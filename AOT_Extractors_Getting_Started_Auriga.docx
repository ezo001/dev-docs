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A2A7" w14:textId="6BA4B737" w:rsidR="00CC6D8E" w:rsidRDefault="00CC6D8E" w:rsidP="00567AEC">
      <w:pPr>
        <w:pStyle w:val="Heading1"/>
      </w:pPr>
      <w:bookmarkStart w:id="0" w:name="_Toc107223755"/>
      <w:bookmarkStart w:id="1" w:name="OLE_LINK1"/>
      <w:bookmarkStart w:id="2" w:name="OLE_LINK2"/>
      <w:r>
        <w:t>Getting Started with Extractors</w:t>
      </w:r>
    </w:p>
    <w:bookmarkEnd w:id="0"/>
    <w:p w14:paraId="6408D1C2" w14:textId="77777777" w:rsidR="00B57411" w:rsidRDefault="00B57411" w:rsidP="0096023D">
      <w:pPr>
        <w:spacing w:after="120"/>
        <w:rPr>
          <w:rFonts w:eastAsia="Graphik" w:cs="Graphik"/>
          <w:color w:val="000000" w:themeColor="text1"/>
          <w:szCs w:val="20"/>
        </w:rPr>
        <w:sectPr w:rsidR="00B57411" w:rsidSect="00520CD7">
          <w:headerReference w:type="default" r:id="rId12"/>
          <w:footerReference w:type="default" r:id="rId13"/>
          <w:headerReference w:type="first" r:id="rId14"/>
          <w:footerReference w:type="first" r:id="rId15"/>
          <w:type w:val="continuous"/>
          <w:pgSz w:w="23040" w:h="15840" w:orient="landscape" w:code="5"/>
          <w:pgMar w:top="1440" w:right="1440" w:bottom="1440" w:left="1440" w:header="720" w:footer="720" w:gutter="0"/>
          <w:cols w:sep="1" w:space="1440"/>
          <w:docGrid w:linePitch="360"/>
        </w:sectPr>
      </w:pPr>
    </w:p>
    <w:p w14:paraId="5DF97DF8" w14:textId="087C5534" w:rsidR="05B22939" w:rsidRPr="0096023D" w:rsidRDefault="43CC65E6" w:rsidP="0096023D">
      <w:pPr>
        <w:spacing w:after="120"/>
        <w:rPr>
          <w:rFonts w:eastAsia="Graphik" w:cs="Graphik"/>
          <w:szCs w:val="20"/>
        </w:rPr>
      </w:pPr>
      <w:r w:rsidRPr="00F50DF7">
        <w:rPr>
          <w:rFonts w:eastAsia="Graphik" w:cs="Graphik"/>
          <w:color w:val="000000" w:themeColor="text1"/>
          <w:szCs w:val="20"/>
        </w:rPr>
        <w:t>Accenture Operations Twin</w:t>
      </w:r>
      <w:r w:rsidRPr="05B22939">
        <w:rPr>
          <w:rFonts w:eastAsia="Graphik" w:cs="Graphik"/>
          <w:color w:val="000000" w:themeColor="text1"/>
          <w:szCs w:val="20"/>
        </w:rPr>
        <w:t xml:space="preserve"> (AOT) is a collection of software accelerators and tools, including data integration extractors, that </w:t>
      </w:r>
      <w:r w:rsidR="000108E1">
        <w:rPr>
          <w:rFonts w:eastAsia="Graphik" w:cs="Graphik"/>
          <w:color w:val="000000" w:themeColor="text1"/>
          <w:szCs w:val="20"/>
        </w:rPr>
        <w:t>are</w:t>
      </w:r>
      <w:r w:rsidRPr="05B22939">
        <w:rPr>
          <w:rFonts w:eastAsia="Graphik" w:cs="Graphik"/>
          <w:color w:val="000000" w:themeColor="text1"/>
          <w:szCs w:val="20"/>
        </w:rPr>
        <w:t xml:space="preserve"> assembled to deliver client solutions. AOT accelerates the integration of product, process, and live data from disparate IT and OT systems, creating a comprehensive and contextualized view of operations to enable better decisions and optimized processes.</w:t>
      </w:r>
    </w:p>
    <w:p w14:paraId="5DB08A20" w14:textId="77777777" w:rsidR="00BA1953" w:rsidRDefault="5D965B25" w:rsidP="003E4CA4">
      <w:pPr>
        <w:spacing w:after="120"/>
        <w:rPr>
          <w:rFonts w:eastAsiaTheme="minorEastAsia" w:cs="Graphik"/>
          <w:color w:val="000000" w:themeColor="text1"/>
          <w:szCs w:val="20"/>
        </w:rPr>
      </w:pPr>
      <w:r w:rsidRPr="05B22939">
        <w:rPr>
          <w:rFonts w:eastAsiaTheme="minorEastAsia" w:cs="Graphik"/>
          <w:color w:val="000000" w:themeColor="text1"/>
          <w:szCs w:val="20"/>
        </w:rPr>
        <w:t xml:space="preserve">AOT includes configurable </w:t>
      </w:r>
      <w:r w:rsidRPr="00F50DF7">
        <w:rPr>
          <w:rFonts w:eastAsiaTheme="minorEastAsia" w:cs="Graphik"/>
          <w:color w:val="000000" w:themeColor="text1"/>
          <w:szCs w:val="20"/>
        </w:rPr>
        <w:t>Extractor</w:t>
      </w:r>
      <w:r w:rsidR="00F50DF7">
        <w:rPr>
          <w:rFonts w:eastAsiaTheme="minorEastAsia" w:cs="Graphik"/>
          <w:color w:val="000000" w:themeColor="text1"/>
          <w:szCs w:val="20"/>
        </w:rPr>
        <w:t xml:space="preserve">s – also </w:t>
      </w:r>
      <w:r w:rsidRPr="05B22939">
        <w:rPr>
          <w:rFonts w:eastAsiaTheme="minorEastAsia" w:cs="Graphik"/>
          <w:color w:val="000000" w:themeColor="text1"/>
          <w:szCs w:val="20"/>
        </w:rPr>
        <w:t>known as data integration accelerator</w:t>
      </w:r>
      <w:r w:rsidR="00F50DF7">
        <w:rPr>
          <w:rFonts w:eastAsiaTheme="minorEastAsia" w:cs="Graphik"/>
          <w:color w:val="000000" w:themeColor="text1"/>
          <w:szCs w:val="20"/>
        </w:rPr>
        <w:t xml:space="preserve">s – that </w:t>
      </w:r>
      <w:r w:rsidRPr="05B22939">
        <w:rPr>
          <w:rFonts w:eastAsiaTheme="minorEastAsia" w:cs="Graphik"/>
          <w:color w:val="000000" w:themeColor="text1"/>
          <w:szCs w:val="20"/>
        </w:rPr>
        <w:t xml:space="preserve">are designed to extract data from a client source system into Cognite Data Fusion (CDF) RAW. </w:t>
      </w:r>
    </w:p>
    <w:p w14:paraId="556FF44F" w14:textId="77777777" w:rsidR="00BA1953"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The extractors</w:t>
      </w:r>
      <w:r w:rsidR="00BA1953" w:rsidRPr="00BA1953">
        <w:rPr>
          <w:rFonts w:eastAsiaTheme="minorEastAsia" w:cs="Graphik"/>
          <w:color w:val="000000" w:themeColor="text1"/>
          <w:szCs w:val="20"/>
        </w:rPr>
        <w:t xml:space="preserve"> </w:t>
      </w:r>
      <w:r w:rsidRPr="00BA1953">
        <w:rPr>
          <w:rFonts w:eastAsiaTheme="minorEastAsia" w:cs="Graphik"/>
          <w:color w:val="000000" w:themeColor="text1"/>
          <w:szCs w:val="20"/>
        </w:rPr>
        <w:t>contain reusable code developed with the Cognite Custom Extractor framework, can be readily deployed either in the cloud or on</w:t>
      </w:r>
      <w:r w:rsidR="00F87771" w:rsidRPr="00BA1953">
        <w:rPr>
          <w:rFonts w:eastAsiaTheme="minorEastAsia" w:cs="Graphik"/>
          <w:color w:val="000000" w:themeColor="text1"/>
          <w:szCs w:val="20"/>
        </w:rPr>
        <w:t>-</w:t>
      </w:r>
      <w:r w:rsidRPr="00BA1953">
        <w:rPr>
          <w:rFonts w:eastAsiaTheme="minorEastAsia" w:cs="Graphik"/>
          <w:color w:val="000000" w:themeColor="text1"/>
          <w:szCs w:val="20"/>
        </w:rPr>
        <w:t xml:space="preserve">premises. </w:t>
      </w:r>
    </w:p>
    <w:p w14:paraId="651EA57C" w14:textId="77777777" w:rsidR="00BA1953"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The source system stores both information technology (IT) and operational technology (OT) data such as asset hierarchy, work order, real</w:t>
      </w:r>
      <w:r w:rsidR="00F87771" w:rsidRPr="00BA1953">
        <w:rPr>
          <w:rFonts w:eastAsiaTheme="minorEastAsia" w:cs="Graphik"/>
          <w:color w:val="000000" w:themeColor="text1"/>
          <w:szCs w:val="20"/>
        </w:rPr>
        <w:t>-</w:t>
      </w:r>
      <w:r w:rsidRPr="00BA1953">
        <w:rPr>
          <w:rFonts w:eastAsiaTheme="minorEastAsia" w:cs="Graphik"/>
          <w:color w:val="000000" w:themeColor="text1"/>
          <w:szCs w:val="20"/>
        </w:rPr>
        <w:t xml:space="preserve">time series, diagrams, and 3D models on the client side. </w:t>
      </w:r>
    </w:p>
    <w:p w14:paraId="70D6DE28" w14:textId="42FC5390" w:rsidR="00385DDD"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 xml:space="preserve">If there is a change in the Asset hierarchy information from the source system, the client can request to extract information to get the latest data. By changing the configuration information in the </w:t>
      </w:r>
      <w:proofErr w:type="gramStart"/>
      <w:r w:rsidRPr="00BA1953">
        <w:rPr>
          <w:rFonts w:eastAsiaTheme="minorEastAsia" w:cs="Graphik"/>
          <w:color w:val="000000" w:themeColor="text1"/>
          <w:szCs w:val="20"/>
        </w:rPr>
        <w:t>build</w:t>
      </w:r>
      <w:proofErr w:type="gramEnd"/>
      <w:r w:rsidRPr="00BA1953">
        <w:rPr>
          <w:rFonts w:eastAsiaTheme="minorEastAsia" w:cs="Graphik"/>
          <w:color w:val="000000" w:themeColor="text1"/>
          <w:szCs w:val="20"/>
        </w:rPr>
        <w:t xml:space="preserve">, the client can trigger the instance of the application so that the requested asset hierarchy information </w:t>
      </w:r>
      <w:r w:rsidR="009A095C" w:rsidRPr="00BA1953">
        <w:rPr>
          <w:rFonts w:eastAsiaTheme="minorEastAsia" w:cs="Graphik"/>
          <w:color w:val="000000" w:themeColor="text1"/>
          <w:szCs w:val="20"/>
        </w:rPr>
        <w:t>is</w:t>
      </w:r>
      <w:r w:rsidRPr="00BA1953">
        <w:rPr>
          <w:rFonts w:eastAsiaTheme="minorEastAsia" w:cs="Graphik"/>
          <w:color w:val="000000" w:themeColor="text1"/>
          <w:szCs w:val="20"/>
        </w:rPr>
        <w:t xml:space="preserve"> extracted and saved in CDF staging tables.</w:t>
      </w:r>
    </w:p>
    <w:p w14:paraId="4B8B33D3" w14:textId="7D005FA9" w:rsidR="00501551" w:rsidRDefault="00626CEB" w:rsidP="003E4CA4">
      <w:pPr>
        <w:spacing w:after="240"/>
        <w:rPr>
          <w:rFonts w:eastAsiaTheme="minorEastAsia" w:cs="Graphik"/>
          <w:color w:val="000000" w:themeColor="text1"/>
          <w:szCs w:val="20"/>
        </w:rPr>
      </w:pPr>
      <w:r>
        <w:rPr>
          <w:rFonts w:eastAsiaTheme="minorEastAsia" w:cs="Graphik"/>
          <w:color w:val="000000" w:themeColor="text1"/>
          <w:szCs w:val="20"/>
        </w:rPr>
        <w:t>AOT Extractors are b</w:t>
      </w:r>
      <w:r w:rsidR="5D965B25" w:rsidRPr="7561C885">
        <w:rPr>
          <w:rFonts w:eastAsiaTheme="minorEastAsia" w:cs="Graphik"/>
          <w:color w:val="000000" w:themeColor="text1"/>
          <w:szCs w:val="20"/>
        </w:rPr>
        <w:t>uilt using combinations of Microsoft Azure Services, Cognite</w:t>
      </w:r>
      <w:r w:rsidR="00471C4A">
        <w:rPr>
          <w:rFonts w:eastAsiaTheme="minorEastAsia" w:cs="Graphik"/>
          <w:color w:val="000000" w:themeColor="text1"/>
          <w:szCs w:val="20"/>
        </w:rPr>
        <w:t>'</w:t>
      </w:r>
      <w:r w:rsidR="5D965B25" w:rsidRPr="7561C885">
        <w:rPr>
          <w:rFonts w:eastAsiaTheme="minorEastAsia" w:cs="Graphik"/>
          <w:color w:val="000000" w:themeColor="text1"/>
          <w:szCs w:val="20"/>
        </w:rPr>
        <w:t>s Extractor Framework, and Python</w:t>
      </w:r>
      <w:r>
        <w:rPr>
          <w:rFonts w:eastAsiaTheme="minorEastAsia" w:cs="Graphik"/>
          <w:color w:val="000000" w:themeColor="text1"/>
          <w:szCs w:val="20"/>
        </w:rPr>
        <w:t>. The Extractors are</w:t>
      </w:r>
      <w:r w:rsidR="5D965B25" w:rsidRPr="7561C885">
        <w:rPr>
          <w:rFonts w:eastAsiaTheme="minorEastAsia" w:cs="Graphik"/>
          <w:color w:val="000000" w:themeColor="text1"/>
          <w:szCs w:val="20"/>
        </w:rPr>
        <w:t xml:space="preserve"> triggered as needed to pull data from client source systems (SAP PM, PI AF, Hexagon, AVEVA, Bentley) and then push</w:t>
      </w:r>
      <w:r w:rsidR="00FA4373">
        <w:rPr>
          <w:rFonts w:eastAsiaTheme="minorEastAsia" w:cs="Graphik"/>
          <w:color w:val="000000" w:themeColor="text1"/>
          <w:szCs w:val="20"/>
        </w:rPr>
        <w:t xml:space="preserve"> the data</w:t>
      </w:r>
      <w:r w:rsidR="5D965B25" w:rsidRPr="7561C885">
        <w:rPr>
          <w:rFonts w:eastAsiaTheme="minorEastAsia" w:cs="Graphik"/>
          <w:color w:val="000000" w:themeColor="text1"/>
          <w:szCs w:val="20"/>
        </w:rPr>
        <w:t xml:space="preserve"> into CDF RAW. Cognite Python SDKs or other Extract, Transform, and Load (ETL) tools such as Azure Data Factory </w:t>
      </w:r>
      <w:r w:rsidR="00FA4373">
        <w:rPr>
          <w:rFonts w:eastAsiaTheme="minorEastAsia" w:cs="Graphik"/>
          <w:color w:val="000000" w:themeColor="text1"/>
          <w:szCs w:val="20"/>
        </w:rPr>
        <w:t>can</w:t>
      </w:r>
      <w:r w:rsidR="5D965B25" w:rsidRPr="7561C885">
        <w:rPr>
          <w:rFonts w:eastAsiaTheme="minorEastAsia" w:cs="Graphik"/>
          <w:color w:val="000000" w:themeColor="text1"/>
          <w:szCs w:val="20"/>
        </w:rPr>
        <w:t xml:space="preserve"> also be used to develop a custom extractor to pull data from other unsupported source systems.</w:t>
      </w:r>
    </w:p>
    <w:p w14:paraId="08707E66" w14:textId="49C0F5FE" w:rsidR="3C36470B" w:rsidRPr="00846E88" w:rsidRDefault="47E8C0BD" w:rsidP="00846E88">
      <w:pPr>
        <w:pStyle w:val="Heading2"/>
      </w:pPr>
      <w:r w:rsidRPr="00846E88">
        <w:t>Purpose</w:t>
      </w:r>
    </w:p>
    <w:p w14:paraId="69F29AEB" w14:textId="6CC4E2A2" w:rsidR="3C36470B" w:rsidRDefault="40A9334A" w:rsidP="00846E88">
      <w:pPr>
        <w:pStyle w:val="BodyText"/>
        <w:rPr>
          <w:rStyle w:val="normaltextrun"/>
        </w:rPr>
      </w:pPr>
      <w:r w:rsidRPr="371B48E9">
        <w:rPr>
          <w:rStyle w:val="normaltextrun"/>
        </w:rPr>
        <w:t xml:space="preserve">This document describes the prerequisites, user journey for setting extractors and links to the related detailed deployment documents. </w:t>
      </w:r>
    </w:p>
    <w:p w14:paraId="4F53A0ED" w14:textId="77777777" w:rsidR="005B5F11" w:rsidRDefault="005B5F11" w:rsidP="005B5F11">
      <w:pPr>
        <w:pStyle w:val="Heading2"/>
      </w:pPr>
      <w:r>
        <w:t>Audience</w:t>
      </w:r>
    </w:p>
    <w:p w14:paraId="56517924" w14:textId="77777777" w:rsidR="005B5F11" w:rsidRPr="009D5AC8" w:rsidRDefault="005B5F11" w:rsidP="005B5F11">
      <w:pPr>
        <w:numPr>
          <w:ilvl w:val="0"/>
          <w:numId w:val="26"/>
        </w:numPr>
      </w:pPr>
      <w:r w:rsidRPr="009D5AC8">
        <w:t>Business Analysts</w:t>
      </w:r>
    </w:p>
    <w:p w14:paraId="0EA13A24" w14:textId="77777777" w:rsidR="005B5F11" w:rsidRPr="009D5AC8" w:rsidRDefault="005B5F11" w:rsidP="005B5F11">
      <w:pPr>
        <w:numPr>
          <w:ilvl w:val="0"/>
          <w:numId w:val="26"/>
        </w:numPr>
      </w:pPr>
      <w:r w:rsidRPr="009D5AC8">
        <w:t>Solution Architects</w:t>
      </w:r>
    </w:p>
    <w:p w14:paraId="5A40254F" w14:textId="77777777" w:rsidR="005B5F11" w:rsidRPr="009D5AC8" w:rsidRDefault="005B5F11" w:rsidP="005B5F11">
      <w:pPr>
        <w:numPr>
          <w:ilvl w:val="0"/>
          <w:numId w:val="26"/>
        </w:numPr>
      </w:pPr>
      <w:r w:rsidRPr="009D5AC8">
        <w:t xml:space="preserve">Technical Architects </w:t>
      </w:r>
    </w:p>
    <w:p w14:paraId="69E4244F" w14:textId="77777777" w:rsidR="005B5F11" w:rsidRPr="009D5AC8" w:rsidRDefault="005B5F11" w:rsidP="005B5F11">
      <w:pPr>
        <w:numPr>
          <w:ilvl w:val="0"/>
          <w:numId w:val="26"/>
        </w:numPr>
      </w:pPr>
      <w:r w:rsidRPr="009D5AC8">
        <w:t>Asset Delivery teams</w:t>
      </w:r>
    </w:p>
    <w:p w14:paraId="71A9CAB3" w14:textId="77777777" w:rsidR="005B5F11" w:rsidRPr="00501551" w:rsidRDefault="005B5F11" w:rsidP="005B5F11">
      <w:pPr>
        <w:pStyle w:val="Heading2"/>
      </w:pPr>
      <w:r w:rsidRPr="00501551">
        <w:t>Prerequisites</w:t>
      </w:r>
    </w:p>
    <w:p w14:paraId="19D23814" w14:textId="77777777" w:rsidR="005B5F11" w:rsidRDefault="005B5F11" w:rsidP="005B5F11">
      <w:pPr>
        <w:pStyle w:val="ListParagraph"/>
        <w:numPr>
          <w:ilvl w:val="0"/>
          <w:numId w:val="28"/>
        </w:numPr>
        <w:spacing w:before="60" w:after="60"/>
        <w:contextualSpacing w:val="0"/>
      </w:pPr>
      <w:r>
        <w:t>The source system and interface must be known.</w:t>
      </w:r>
    </w:p>
    <w:p w14:paraId="30BE2544" w14:textId="77777777" w:rsidR="005B5F11" w:rsidRDefault="005B5F11" w:rsidP="005B5F11">
      <w:pPr>
        <w:pStyle w:val="ListParagraph"/>
        <w:numPr>
          <w:ilvl w:val="0"/>
          <w:numId w:val="28"/>
        </w:numPr>
        <w:spacing w:before="60" w:after="60"/>
        <w:contextualSpacing w:val="0"/>
      </w:pPr>
      <w:r>
        <w:t>The service accounts must already exist.</w:t>
      </w:r>
    </w:p>
    <w:p w14:paraId="09A87EEB" w14:textId="77777777" w:rsidR="005B5F11" w:rsidRDefault="005B5F11" w:rsidP="005B5F11">
      <w:pPr>
        <w:pStyle w:val="ListParagraph"/>
        <w:numPr>
          <w:ilvl w:val="0"/>
          <w:numId w:val="28"/>
        </w:numPr>
        <w:spacing w:before="60" w:after="60"/>
        <w:contextualSpacing w:val="0"/>
      </w:pPr>
      <w:r>
        <w:t>The permissions to connect the source system instance to the extractors must be granted.</w:t>
      </w:r>
    </w:p>
    <w:p w14:paraId="1468C918" w14:textId="77777777" w:rsidR="005B5F11" w:rsidRPr="00B3466A" w:rsidRDefault="005B5F11" w:rsidP="005B5F11">
      <w:pPr>
        <w:ind w:right="15"/>
      </w:pPr>
      <w:r w:rsidRPr="00B3466A">
        <w:t xml:space="preserve">The prerequisites </w:t>
      </w:r>
      <w:r>
        <w:t xml:space="preserve">listed </w:t>
      </w:r>
      <w:r w:rsidRPr="00B3466A">
        <w:t xml:space="preserve">above are specific to the Extractors component. For information about general prerequisites, see the </w:t>
      </w:r>
      <w:hyperlink r:id="rId16" w:history="1">
        <w:r w:rsidRPr="00B3466A">
          <w:rPr>
            <w:rStyle w:val="Hyperlink"/>
            <w:rFonts w:cs="Arial"/>
          </w:rPr>
          <w:t>AOT Getting Started</w:t>
        </w:r>
      </w:hyperlink>
      <w:r>
        <w:t>.</w:t>
      </w:r>
      <w:r w:rsidRPr="00B3466A">
        <w:t xml:space="preserve"> document.</w:t>
      </w:r>
    </w:p>
    <w:p w14:paraId="51617192" w14:textId="10646004" w:rsidR="00501551" w:rsidRPr="00501551" w:rsidRDefault="005B5F11" w:rsidP="00501551">
      <w:pPr>
        <w:pStyle w:val="Heading2"/>
      </w:pPr>
      <w:r>
        <w:br w:type="column"/>
      </w:r>
      <w:r w:rsidR="00501551" w:rsidRPr="00501551">
        <w:t>Contacts</w:t>
      </w:r>
    </w:p>
    <w:p w14:paraId="224EE21B" w14:textId="51182904" w:rsidR="00501551" w:rsidRDefault="004E5D93" w:rsidP="00501551">
      <w:pPr>
        <w:numPr>
          <w:ilvl w:val="0"/>
          <w:numId w:val="18"/>
        </w:numPr>
        <w:spacing w:line="259" w:lineRule="auto"/>
        <w:rPr>
          <w:rFonts w:eastAsia="Graphik" w:cs="Graphik"/>
          <w:szCs w:val="20"/>
        </w:rPr>
      </w:pPr>
      <w:hyperlink r:id="rId17" w:history="1">
        <w:r w:rsidRPr="00D10D32">
          <w:rPr>
            <w:rStyle w:val="Hyperlink"/>
            <w:szCs w:val="20"/>
          </w:rPr>
          <w:t>florian.tournier@accenture.com</w:t>
        </w:r>
      </w:hyperlink>
    </w:p>
    <w:p w14:paraId="4744E725" w14:textId="77777777" w:rsidR="00501551" w:rsidRDefault="00501551" w:rsidP="00501551">
      <w:pPr>
        <w:numPr>
          <w:ilvl w:val="0"/>
          <w:numId w:val="18"/>
        </w:numPr>
        <w:spacing w:line="259" w:lineRule="auto"/>
        <w:rPr>
          <w:rFonts w:eastAsia="Graphik" w:cs="Graphik"/>
          <w:szCs w:val="20"/>
        </w:rPr>
      </w:pPr>
      <w:hyperlink r:id="rId18">
        <w:r w:rsidRPr="371B48E9">
          <w:rPr>
            <w:rStyle w:val="Hyperlink"/>
            <w:szCs w:val="20"/>
          </w:rPr>
          <w:t>susarla.aditya@accenture.com</w:t>
        </w:r>
      </w:hyperlink>
    </w:p>
    <w:p w14:paraId="634A2D26" w14:textId="0D8F570D" w:rsidR="00501551" w:rsidRPr="00501551" w:rsidRDefault="00501551" w:rsidP="00501551">
      <w:pPr>
        <w:numPr>
          <w:ilvl w:val="0"/>
          <w:numId w:val="18"/>
        </w:numPr>
        <w:spacing w:line="259" w:lineRule="auto"/>
        <w:rPr>
          <w:rStyle w:val="Hyperlink"/>
          <w:rFonts w:eastAsia="Graphik" w:cs="Graphik"/>
          <w:szCs w:val="20"/>
          <w:u w:val="none"/>
        </w:rPr>
      </w:pPr>
      <w:hyperlink r:id="rId19">
        <w:r w:rsidRPr="371B48E9">
          <w:rPr>
            <w:rStyle w:val="Hyperlink"/>
          </w:rPr>
          <w:t>rishabh.b.joshi@accenture.com</w:t>
        </w:r>
      </w:hyperlink>
    </w:p>
    <w:p w14:paraId="72DB01A5" w14:textId="3E08EF02" w:rsidR="00501551" w:rsidRDefault="00501551" w:rsidP="00501551">
      <w:pPr>
        <w:pStyle w:val="Heading2"/>
      </w:pPr>
      <w:r>
        <w:t>Related Links</w:t>
      </w:r>
    </w:p>
    <w:p w14:paraId="56DB1472" w14:textId="2951D036" w:rsidR="00501551" w:rsidRDefault="00501551" w:rsidP="00501551">
      <w:pPr>
        <w:pStyle w:val="ListParagraph"/>
        <w:numPr>
          <w:ilvl w:val="0"/>
          <w:numId w:val="21"/>
        </w:numPr>
      </w:pPr>
      <w:hyperlink r:id="rId20">
        <w:r w:rsidRPr="00F41D1D">
          <w:rPr>
            <w:rStyle w:val="Hyperlink"/>
            <w:rFonts w:cs="Arial"/>
            <w:lang w:val="de"/>
          </w:rPr>
          <w:t>DevOps Wiki</w:t>
        </w:r>
      </w:hyperlink>
    </w:p>
    <w:p w14:paraId="2DAC3CD8" w14:textId="77777777" w:rsidR="00501551" w:rsidRDefault="00501551" w:rsidP="00501551">
      <w:pPr>
        <w:pStyle w:val="ListParagraph"/>
        <w:numPr>
          <w:ilvl w:val="0"/>
          <w:numId w:val="21"/>
        </w:numPr>
      </w:pPr>
      <w:hyperlink r:id="rId21">
        <w:r w:rsidRPr="00F41D1D">
          <w:rPr>
            <w:rStyle w:val="Hyperlink"/>
            <w:rFonts w:cs="Arial"/>
          </w:rPr>
          <w:t>Cognite API</w:t>
        </w:r>
      </w:hyperlink>
    </w:p>
    <w:p w14:paraId="43A705BB" w14:textId="77777777" w:rsidR="00501551" w:rsidRDefault="00501551" w:rsidP="00501551">
      <w:pPr>
        <w:pStyle w:val="ListParagraph"/>
        <w:numPr>
          <w:ilvl w:val="0"/>
          <w:numId w:val="21"/>
        </w:numPr>
      </w:pPr>
      <w:hyperlink r:id="rId22">
        <w:r w:rsidRPr="00F41D1D">
          <w:rPr>
            <w:rStyle w:val="Hyperlink"/>
            <w:rFonts w:cs="Arial"/>
          </w:rPr>
          <w:t>Cognite RAW</w:t>
        </w:r>
      </w:hyperlink>
    </w:p>
    <w:p w14:paraId="7993B9E9" w14:textId="77777777" w:rsidR="00501551" w:rsidRPr="00B3466A" w:rsidRDefault="00501551" w:rsidP="00501551">
      <w:pPr>
        <w:pStyle w:val="ListParagraph"/>
        <w:numPr>
          <w:ilvl w:val="0"/>
          <w:numId w:val="21"/>
        </w:numPr>
        <w:rPr>
          <w:rStyle w:val="Hyperlink"/>
          <w:rFonts w:cs="Arial"/>
          <w:color w:val="auto"/>
          <w:u w:val="none"/>
        </w:rPr>
      </w:pPr>
      <w:hyperlink r:id="rId23">
        <w:r>
          <w:rPr>
            <w:rStyle w:val="Hyperlink"/>
            <w:rFonts w:cs="Arial"/>
          </w:rPr>
          <w:t>AOT Release Notes</w:t>
        </w:r>
      </w:hyperlink>
    </w:p>
    <w:p w14:paraId="0EB6237A" w14:textId="3C224106" w:rsidR="05B22939" w:rsidRDefault="00520CD7" w:rsidP="00520CD7">
      <w:pPr>
        <w:pStyle w:val="Heading2"/>
      </w:pPr>
      <w:r>
        <w:t>Glossary</w:t>
      </w:r>
    </w:p>
    <w:tbl>
      <w:tblPr>
        <w:tblStyle w:val="TableGridLight"/>
        <w:tblW w:w="0" w:type="auto"/>
        <w:tblLook w:val="04A0" w:firstRow="1" w:lastRow="0" w:firstColumn="1" w:lastColumn="0" w:noHBand="0" w:noVBand="1"/>
      </w:tblPr>
      <w:tblGrid>
        <w:gridCol w:w="2053"/>
        <w:gridCol w:w="7308"/>
      </w:tblGrid>
      <w:tr w:rsidR="0050355B" w:rsidRPr="0050355B" w14:paraId="2C835D68" w14:textId="77777777" w:rsidTr="0050355B">
        <w:tc>
          <w:tcPr>
            <w:tcW w:w="0" w:type="auto"/>
            <w:shd w:val="clear" w:color="auto" w:fill="E7E6E6" w:themeFill="background2"/>
            <w:hideMark/>
          </w:tcPr>
          <w:p w14:paraId="007518E5" w14:textId="77777777" w:rsidR="0050355B" w:rsidRPr="0050355B" w:rsidRDefault="0050355B" w:rsidP="0050355B">
            <w:pPr>
              <w:jc w:val="left"/>
              <w:rPr>
                <w:b/>
                <w:bCs/>
              </w:rPr>
            </w:pPr>
            <w:r w:rsidRPr="0050355B">
              <w:rPr>
                <w:b/>
                <w:bCs/>
              </w:rPr>
              <w:t>Term</w:t>
            </w:r>
          </w:p>
        </w:tc>
        <w:tc>
          <w:tcPr>
            <w:tcW w:w="0" w:type="auto"/>
            <w:shd w:val="clear" w:color="auto" w:fill="E7E6E6" w:themeFill="background2"/>
            <w:hideMark/>
          </w:tcPr>
          <w:p w14:paraId="2748BCE5" w14:textId="77777777" w:rsidR="0050355B" w:rsidRPr="0050355B" w:rsidRDefault="0050355B" w:rsidP="0050355B">
            <w:pPr>
              <w:jc w:val="left"/>
              <w:rPr>
                <w:b/>
                <w:bCs/>
              </w:rPr>
            </w:pPr>
            <w:r w:rsidRPr="0050355B">
              <w:rPr>
                <w:b/>
                <w:bCs/>
              </w:rPr>
              <w:t>Definition</w:t>
            </w:r>
          </w:p>
        </w:tc>
      </w:tr>
      <w:tr w:rsidR="0050355B" w:rsidRPr="0050355B" w14:paraId="1C9A27AB" w14:textId="77777777" w:rsidTr="0050355B">
        <w:tc>
          <w:tcPr>
            <w:tcW w:w="0" w:type="auto"/>
            <w:hideMark/>
          </w:tcPr>
          <w:p w14:paraId="46A3374F" w14:textId="77777777" w:rsidR="0050355B" w:rsidRPr="0050355B" w:rsidRDefault="0050355B" w:rsidP="0050355B">
            <w:pPr>
              <w:jc w:val="left"/>
            </w:pPr>
            <w:r w:rsidRPr="0050355B">
              <w:t>AOT (Accenture Operations Twin)</w:t>
            </w:r>
          </w:p>
        </w:tc>
        <w:tc>
          <w:tcPr>
            <w:tcW w:w="0" w:type="auto"/>
            <w:hideMark/>
          </w:tcPr>
          <w:p w14:paraId="7E8DAFB1" w14:textId="77777777" w:rsidR="0050355B" w:rsidRPr="0050355B" w:rsidRDefault="0050355B" w:rsidP="0050355B">
            <w:pPr>
              <w:jc w:val="left"/>
            </w:pPr>
            <w:r w:rsidRPr="0050355B">
              <w:t>A suite of software accelerators and tools designed to integrate product, process, and live data from various IT and OT systems, providing a comprehensive view of operations for better decision-making.</w:t>
            </w:r>
          </w:p>
        </w:tc>
      </w:tr>
      <w:tr w:rsidR="0050355B" w:rsidRPr="0050355B" w14:paraId="49C6B971" w14:textId="77777777" w:rsidTr="0050355B">
        <w:tc>
          <w:tcPr>
            <w:tcW w:w="0" w:type="auto"/>
            <w:hideMark/>
          </w:tcPr>
          <w:p w14:paraId="60F08317" w14:textId="77777777" w:rsidR="0050355B" w:rsidRPr="0050355B" w:rsidRDefault="0050355B" w:rsidP="0050355B">
            <w:pPr>
              <w:jc w:val="left"/>
            </w:pPr>
            <w:r w:rsidRPr="0050355B">
              <w:t>Extractor</w:t>
            </w:r>
          </w:p>
        </w:tc>
        <w:tc>
          <w:tcPr>
            <w:tcW w:w="0" w:type="auto"/>
            <w:hideMark/>
          </w:tcPr>
          <w:p w14:paraId="05E1FD80" w14:textId="72BE951F" w:rsidR="0050355B" w:rsidRPr="0050355B" w:rsidRDefault="0050355B" w:rsidP="0050355B">
            <w:pPr>
              <w:jc w:val="left"/>
            </w:pPr>
            <w:r w:rsidRPr="0050355B">
              <w:t>A configurable data integration accelerator that extracts data from client source systems and loads it into Cognite Data Fusion (CDF) RAW. Built using Cognite</w:t>
            </w:r>
            <w:r w:rsidR="00471C4A">
              <w:t>'</w:t>
            </w:r>
            <w:r w:rsidRPr="0050355B">
              <w:t>s Extractor Framework, Azure Services, and Python.</w:t>
            </w:r>
          </w:p>
        </w:tc>
      </w:tr>
      <w:tr w:rsidR="0050355B" w:rsidRPr="0050355B" w14:paraId="15EF330A" w14:textId="77777777" w:rsidTr="0050355B">
        <w:tc>
          <w:tcPr>
            <w:tcW w:w="0" w:type="auto"/>
            <w:hideMark/>
          </w:tcPr>
          <w:p w14:paraId="67C508C1" w14:textId="77777777" w:rsidR="0050355B" w:rsidRPr="0050355B" w:rsidRDefault="0050355B" w:rsidP="0050355B">
            <w:pPr>
              <w:jc w:val="left"/>
            </w:pPr>
            <w:r w:rsidRPr="0050355B">
              <w:t>Cognite Data Fusion (CDF) RAW</w:t>
            </w:r>
          </w:p>
        </w:tc>
        <w:tc>
          <w:tcPr>
            <w:tcW w:w="0" w:type="auto"/>
            <w:hideMark/>
          </w:tcPr>
          <w:p w14:paraId="0CEDB2C0" w14:textId="054AB953" w:rsidR="0050355B" w:rsidRPr="0050355B" w:rsidRDefault="0050355B" w:rsidP="0050355B">
            <w:pPr>
              <w:jc w:val="left"/>
            </w:pPr>
            <w:r w:rsidRPr="0050355B">
              <w:t>The data storage layer in Cognite</w:t>
            </w:r>
            <w:r w:rsidR="00471C4A">
              <w:t>'</w:t>
            </w:r>
            <w:r w:rsidRPr="0050355B">
              <w:t>s platform where extracted data from source systems is staged for further processing and analysis.</w:t>
            </w:r>
          </w:p>
        </w:tc>
      </w:tr>
      <w:tr w:rsidR="0050355B" w:rsidRPr="0050355B" w14:paraId="10125685" w14:textId="77777777" w:rsidTr="0050355B">
        <w:tc>
          <w:tcPr>
            <w:tcW w:w="0" w:type="auto"/>
            <w:hideMark/>
          </w:tcPr>
          <w:p w14:paraId="1485BE75" w14:textId="77777777" w:rsidR="0050355B" w:rsidRPr="0050355B" w:rsidRDefault="0050355B" w:rsidP="0050355B">
            <w:pPr>
              <w:jc w:val="left"/>
            </w:pPr>
            <w:r w:rsidRPr="0050355B">
              <w:t>IT Data</w:t>
            </w:r>
          </w:p>
        </w:tc>
        <w:tc>
          <w:tcPr>
            <w:tcW w:w="0" w:type="auto"/>
            <w:hideMark/>
          </w:tcPr>
          <w:p w14:paraId="69E84E57" w14:textId="77777777" w:rsidR="0050355B" w:rsidRPr="0050355B" w:rsidRDefault="0050355B" w:rsidP="0050355B">
            <w:pPr>
              <w:jc w:val="left"/>
            </w:pPr>
            <w:r w:rsidRPr="0050355B">
              <w:t>Information Technology data, such as asset hierarchies, work orders, and diagrams, stored in client systems.</w:t>
            </w:r>
          </w:p>
        </w:tc>
      </w:tr>
      <w:tr w:rsidR="0050355B" w:rsidRPr="0050355B" w14:paraId="1408F981" w14:textId="77777777" w:rsidTr="0050355B">
        <w:tc>
          <w:tcPr>
            <w:tcW w:w="0" w:type="auto"/>
            <w:hideMark/>
          </w:tcPr>
          <w:p w14:paraId="2A8DE9E9" w14:textId="77777777" w:rsidR="0050355B" w:rsidRPr="0050355B" w:rsidRDefault="0050355B" w:rsidP="0050355B">
            <w:pPr>
              <w:jc w:val="left"/>
            </w:pPr>
            <w:r w:rsidRPr="0050355B">
              <w:t>OT Data</w:t>
            </w:r>
          </w:p>
        </w:tc>
        <w:tc>
          <w:tcPr>
            <w:tcW w:w="0" w:type="auto"/>
            <w:hideMark/>
          </w:tcPr>
          <w:p w14:paraId="21534EF6" w14:textId="77777777" w:rsidR="0050355B" w:rsidRPr="0050355B" w:rsidRDefault="0050355B" w:rsidP="0050355B">
            <w:pPr>
              <w:jc w:val="left"/>
            </w:pPr>
            <w:r w:rsidRPr="0050355B">
              <w:t>Operational Technology data, including real-time series, 3D models, and other operational information from client systems.</w:t>
            </w:r>
          </w:p>
        </w:tc>
      </w:tr>
      <w:tr w:rsidR="0050355B" w:rsidRPr="0050355B" w14:paraId="47F4804F" w14:textId="77777777" w:rsidTr="0050355B">
        <w:tc>
          <w:tcPr>
            <w:tcW w:w="0" w:type="auto"/>
            <w:hideMark/>
          </w:tcPr>
          <w:p w14:paraId="37587DF0" w14:textId="77777777" w:rsidR="0050355B" w:rsidRPr="0050355B" w:rsidRDefault="0050355B" w:rsidP="0050355B">
            <w:pPr>
              <w:jc w:val="left"/>
            </w:pPr>
            <w:r w:rsidRPr="0050355B">
              <w:t>Source System</w:t>
            </w:r>
          </w:p>
        </w:tc>
        <w:tc>
          <w:tcPr>
            <w:tcW w:w="0" w:type="auto"/>
            <w:hideMark/>
          </w:tcPr>
          <w:p w14:paraId="58E4433E" w14:textId="77777777" w:rsidR="0050355B" w:rsidRPr="0050355B" w:rsidRDefault="0050355B" w:rsidP="0050355B">
            <w:pPr>
              <w:jc w:val="left"/>
            </w:pPr>
            <w:r w:rsidRPr="0050355B">
              <w:t>The original system (e.g., SAP PM, PI AF, Hexagon, AVEVA, Bentley) from which data is extracted using AOT Extractors.</w:t>
            </w:r>
          </w:p>
        </w:tc>
      </w:tr>
      <w:tr w:rsidR="0050355B" w:rsidRPr="0050355B" w14:paraId="21A7F9CD" w14:textId="77777777" w:rsidTr="0050355B">
        <w:tc>
          <w:tcPr>
            <w:tcW w:w="0" w:type="auto"/>
            <w:hideMark/>
          </w:tcPr>
          <w:p w14:paraId="09EB27ED" w14:textId="77777777" w:rsidR="0050355B" w:rsidRPr="0050355B" w:rsidRDefault="0050355B" w:rsidP="0050355B">
            <w:pPr>
              <w:jc w:val="left"/>
            </w:pPr>
            <w:r w:rsidRPr="0050355B">
              <w:t>Cognite Custom Extractor Framework</w:t>
            </w:r>
          </w:p>
        </w:tc>
        <w:tc>
          <w:tcPr>
            <w:tcW w:w="0" w:type="auto"/>
            <w:hideMark/>
          </w:tcPr>
          <w:p w14:paraId="1D675EAE" w14:textId="77777777" w:rsidR="0050355B" w:rsidRPr="0050355B" w:rsidRDefault="0050355B" w:rsidP="0050355B">
            <w:pPr>
              <w:jc w:val="left"/>
            </w:pPr>
            <w:r w:rsidRPr="0050355B">
              <w:t>A development framework for building reusable extractors that connect to various source systems and transfer data to CDF RAW.</w:t>
            </w:r>
          </w:p>
        </w:tc>
      </w:tr>
      <w:tr w:rsidR="0050355B" w:rsidRPr="0050355B" w14:paraId="45992E86" w14:textId="77777777" w:rsidTr="0050355B">
        <w:tc>
          <w:tcPr>
            <w:tcW w:w="0" w:type="auto"/>
            <w:hideMark/>
          </w:tcPr>
          <w:p w14:paraId="4426F6FA" w14:textId="77777777" w:rsidR="0050355B" w:rsidRPr="0050355B" w:rsidRDefault="0050355B" w:rsidP="0050355B">
            <w:pPr>
              <w:jc w:val="left"/>
            </w:pPr>
            <w:r w:rsidRPr="0050355B">
              <w:t>Azure Data Factory</w:t>
            </w:r>
          </w:p>
        </w:tc>
        <w:tc>
          <w:tcPr>
            <w:tcW w:w="0" w:type="auto"/>
            <w:hideMark/>
          </w:tcPr>
          <w:p w14:paraId="25DDB5EE" w14:textId="77777777" w:rsidR="0050355B" w:rsidRPr="0050355B" w:rsidRDefault="0050355B" w:rsidP="0050355B">
            <w:pPr>
              <w:jc w:val="left"/>
            </w:pPr>
            <w:r w:rsidRPr="0050355B">
              <w:t>A cloud-based ETL (Extract, Transform, Load) tool from Microsoft Azure, used to develop custom extractors for unsupported source systems.</w:t>
            </w:r>
          </w:p>
        </w:tc>
      </w:tr>
      <w:tr w:rsidR="0050355B" w:rsidRPr="0050355B" w14:paraId="40278077" w14:textId="77777777" w:rsidTr="0050355B">
        <w:tc>
          <w:tcPr>
            <w:tcW w:w="0" w:type="auto"/>
            <w:hideMark/>
          </w:tcPr>
          <w:p w14:paraId="209A93F6" w14:textId="77777777" w:rsidR="0050355B" w:rsidRPr="0050355B" w:rsidRDefault="0050355B" w:rsidP="0050355B">
            <w:pPr>
              <w:jc w:val="left"/>
            </w:pPr>
            <w:r w:rsidRPr="0050355B">
              <w:t>ETL (Extract, Transform, Load)</w:t>
            </w:r>
          </w:p>
        </w:tc>
        <w:tc>
          <w:tcPr>
            <w:tcW w:w="0" w:type="auto"/>
            <w:hideMark/>
          </w:tcPr>
          <w:p w14:paraId="652B1091" w14:textId="77777777" w:rsidR="0050355B" w:rsidRPr="0050355B" w:rsidRDefault="0050355B" w:rsidP="0050355B">
            <w:pPr>
              <w:jc w:val="left"/>
            </w:pPr>
            <w:r w:rsidRPr="0050355B">
              <w:t>A process for extracting data from source systems, transforming it as needed, and loading it into a target system like CDF RAW.</w:t>
            </w:r>
          </w:p>
        </w:tc>
      </w:tr>
    </w:tbl>
    <w:p w14:paraId="35BD8FDD" w14:textId="77777777" w:rsidR="00240E35" w:rsidRDefault="00240E35" w:rsidP="7561C885">
      <w:pPr>
        <w:rPr>
          <w:rFonts w:eastAsiaTheme="majorEastAsia" w:cs="Times New Roman"/>
          <w:b/>
          <w:bCs/>
          <w:color w:val="7030A0"/>
          <w:sz w:val="24"/>
        </w:rPr>
        <w:sectPr w:rsidR="00240E35" w:rsidSect="00B57411">
          <w:type w:val="continuous"/>
          <w:pgSz w:w="23040" w:h="15840" w:orient="landscape" w:code="5"/>
          <w:pgMar w:top="1440" w:right="1440" w:bottom="1440" w:left="1440" w:header="720" w:footer="720" w:gutter="0"/>
          <w:cols w:num="2" w:sep="1" w:space="1418"/>
          <w:docGrid w:linePitch="360"/>
        </w:sectPr>
      </w:pPr>
    </w:p>
    <w:bookmarkEnd w:id="1"/>
    <w:bookmarkEnd w:id="2"/>
    <w:p w14:paraId="495D8561" w14:textId="1187CC93" w:rsidR="00A36F6F" w:rsidRDefault="2E8D2DA8" w:rsidP="00567AEC">
      <w:pPr>
        <w:pStyle w:val="Heading1"/>
      </w:pPr>
      <w:r>
        <w:lastRenderedPageBreak/>
        <w:t>User Journey</w:t>
      </w:r>
    </w:p>
    <w:tbl>
      <w:tblPr>
        <w:tblStyle w:val="TableGrid"/>
        <w:tblW w:w="0" w:type="auto"/>
        <w:tblLook w:val="04A0" w:firstRow="1" w:lastRow="0" w:firstColumn="1" w:lastColumn="0" w:noHBand="0" w:noVBand="1"/>
      </w:tblPr>
      <w:tblGrid>
        <w:gridCol w:w="895"/>
        <w:gridCol w:w="10350"/>
      </w:tblGrid>
      <w:tr w:rsidR="00F46A05" w14:paraId="2FF7A1E5" w14:textId="77777777" w:rsidTr="00F13315">
        <w:tc>
          <w:tcPr>
            <w:tcW w:w="895" w:type="dxa"/>
            <w:shd w:val="clear" w:color="auto" w:fill="D9D9D9" w:themeFill="background1" w:themeFillShade="D9"/>
          </w:tcPr>
          <w:p w14:paraId="2D4D42C9" w14:textId="7472800E" w:rsidR="00F46A05" w:rsidRPr="00F13315" w:rsidRDefault="00F46A05" w:rsidP="00F13315">
            <w:pPr>
              <w:spacing w:before="240" w:after="240"/>
              <w:rPr>
                <w:b/>
                <w:bCs/>
              </w:rPr>
            </w:pPr>
            <w:r w:rsidRPr="00F13315">
              <w:rPr>
                <w:b/>
                <w:bCs/>
              </w:rPr>
              <w:t>Step</w:t>
            </w:r>
          </w:p>
        </w:tc>
        <w:tc>
          <w:tcPr>
            <w:tcW w:w="10350" w:type="dxa"/>
            <w:shd w:val="clear" w:color="auto" w:fill="D9D9D9" w:themeFill="background1" w:themeFillShade="D9"/>
          </w:tcPr>
          <w:p w14:paraId="0807D80A" w14:textId="34E01C9C" w:rsidR="00F46A05" w:rsidRPr="00F13315" w:rsidRDefault="00F46A05" w:rsidP="00F13315">
            <w:pPr>
              <w:spacing w:before="240" w:after="240"/>
              <w:rPr>
                <w:b/>
                <w:bCs/>
              </w:rPr>
            </w:pPr>
            <w:r w:rsidRPr="00F13315">
              <w:rPr>
                <w:b/>
                <w:bCs/>
              </w:rPr>
              <w:t>Task</w:t>
            </w:r>
          </w:p>
        </w:tc>
      </w:tr>
      <w:tr w:rsidR="00F46A05" w14:paraId="061AEA36" w14:textId="77777777" w:rsidTr="00F13315">
        <w:tc>
          <w:tcPr>
            <w:tcW w:w="895" w:type="dxa"/>
          </w:tcPr>
          <w:p w14:paraId="4A0A92C0" w14:textId="51E576F0" w:rsidR="00F46A05" w:rsidRDefault="00D14314" w:rsidP="00F13315">
            <w:pPr>
              <w:spacing w:before="240" w:after="240"/>
              <w:jc w:val="center"/>
            </w:pPr>
            <w:r>
              <w:t>1</w:t>
            </w:r>
          </w:p>
        </w:tc>
        <w:tc>
          <w:tcPr>
            <w:tcW w:w="10350" w:type="dxa"/>
          </w:tcPr>
          <w:p w14:paraId="12ACB14F" w14:textId="76D9E047" w:rsidR="00F46A05" w:rsidRDefault="00F46A05" w:rsidP="00F13315">
            <w:pPr>
              <w:spacing w:before="240" w:after="240"/>
            </w:pPr>
            <w:r>
              <w:t>Client a</w:t>
            </w:r>
            <w:r w:rsidRPr="00F46A05">
              <w:t>ssess</w:t>
            </w:r>
            <w:r>
              <w:t>es</w:t>
            </w:r>
            <w:r w:rsidRPr="00F46A05">
              <w:t xml:space="preserve"> and identif</w:t>
            </w:r>
            <w:r>
              <w:t>ies</w:t>
            </w:r>
            <w:r w:rsidRPr="00F46A05">
              <w:t xml:space="preserve"> source systems</w:t>
            </w:r>
          </w:p>
        </w:tc>
      </w:tr>
      <w:tr w:rsidR="00F46A05" w14:paraId="289D2AFC" w14:textId="77777777" w:rsidTr="00F13315">
        <w:tc>
          <w:tcPr>
            <w:tcW w:w="895" w:type="dxa"/>
          </w:tcPr>
          <w:p w14:paraId="5197CA2C" w14:textId="6B10A6A2" w:rsidR="00F46A05" w:rsidRDefault="00D14314" w:rsidP="00F13315">
            <w:pPr>
              <w:spacing w:before="240" w:after="240"/>
              <w:jc w:val="center"/>
            </w:pPr>
            <w:r>
              <w:t>2</w:t>
            </w:r>
          </w:p>
        </w:tc>
        <w:tc>
          <w:tcPr>
            <w:tcW w:w="10350" w:type="dxa"/>
          </w:tcPr>
          <w:p w14:paraId="4733C86F" w14:textId="592BD9A1" w:rsidR="00F46A05" w:rsidRDefault="00F46A05" w:rsidP="00F13315">
            <w:pPr>
              <w:spacing w:before="240" w:after="240"/>
            </w:pPr>
            <w:r>
              <w:t xml:space="preserve">Client </w:t>
            </w:r>
            <w:r w:rsidR="008C0607">
              <w:t>f</w:t>
            </w:r>
            <w:r w:rsidRPr="00F46A05">
              <w:t>acilitate</w:t>
            </w:r>
            <w:r w:rsidR="008C0607">
              <w:t>s</w:t>
            </w:r>
            <w:r w:rsidRPr="00F46A05">
              <w:t xml:space="preserve"> access to source system</w:t>
            </w:r>
            <w:r w:rsidR="008C0607">
              <w:t>s</w:t>
            </w:r>
          </w:p>
        </w:tc>
      </w:tr>
      <w:tr w:rsidR="00F46A05" w14:paraId="583E42DF" w14:textId="77777777" w:rsidTr="00F13315">
        <w:tc>
          <w:tcPr>
            <w:tcW w:w="895" w:type="dxa"/>
          </w:tcPr>
          <w:p w14:paraId="3086C52A" w14:textId="78D57FB2" w:rsidR="00F46A05" w:rsidRDefault="00D14314" w:rsidP="00F13315">
            <w:pPr>
              <w:spacing w:before="240" w:after="240"/>
              <w:jc w:val="center"/>
            </w:pPr>
            <w:r>
              <w:t>3</w:t>
            </w:r>
          </w:p>
        </w:tc>
        <w:tc>
          <w:tcPr>
            <w:tcW w:w="10350" w:type="dxa"/>
          </w:tcPr>
          <w:p w14:paraId="3D4697E7" w14:textId="787F2B99" w:rsidR="00F46A05" w:rsidRDefault="008C0607" w:rsidP="00F13315">
            <w:pPr>
              <w:spacing w:before="240" w:after="240"/>
            </w:pPr>
            <w:r>
              <w:t xml:space="preserve">AOT delivery team </w:t>
            </w:r>
            <w:r w:rsidR="000501B9">
              <w:t>e</w:t>
            </w:r>
            <w:r w:rsidRPr="008C0607">
              <w:t>nsure</w:t>
            </w:r>
            <w:r w:rsidR="000501B9">
              <w:t>s</w:t>
            </w:r>
            <w:r w:rsidRPr="008C0607">
              <w:t xml:space="preserve"> environment readiness with all prerequisites / resources</w:t>
            </w:r>
          </w:p>
        </w:tc>
      </w:tr>
      <w:tr w:rsidR="00F46A05" w14:paraId="52BFFE67" w14:textId="77777777" w:rsidTr="00F13315">
        <w:tc>
          <w:tcPr>
            <w:tcW w:w="895" w:type="dxa"/>
          </w:tcPr>
          <w:p w14:paraId="67984990" w14:textId="3190D0C4" w:rsidR="00F46A05" w:rsidRDefault="00D14314" w:rsidP="00F13315">
            <w:pPr>
              <w:spacing w:before="240" w:after="240"/>
              <w:jc w:val="center"/>
            </w:pPr>
            <w:r>
              <w:t>4</w:t>
            </w:r>
          </w:p>
        </w:tc>
        <w:tc>
          <w:tcPr>
            <w:tcW w:w="10350" w:type="dxa"/>
          </w:tcPr>
          <w:p w14:paraId="584B105F" w14:textId="6667C8A3" w:rsidR="00F46A05" w:rsidRDefault="000501B9" w:rsidP="00F13315">
            <w:pPr>
              <w:spacing w:before="240" w:after="240"/>
            </w:pPr>
            <w:r w:rsidRPr="000501B9">
              <w:t xml:space="preserve">AOT delivery team </w:t>
            </w:r>
            <w:r w:rsidR="00D14314">
              <w:t>e</w:t>
            </w:r>
            <w:r w:rsidRPr="000501B9">
              <w:t>stablish</w:t>
            </w:r>
            <w:r w:rsidR="00803EDF">
              <w:t>es</w:t>
            </w:r>
            <w:r w:rsidRPr="000501B9">
              <w:t xml:space="preserve"> and validate</w:t>
            </w:r>
            <w:r w:rsidR="00803EDF">
              <w:t>s</w:t>
            </w:r>
            <w:r w:rsidRPr="000501B9">
              <w:t xml:space="preserve"> internal connections between Pipeline and environment</w:t>
            </w:r>
          </w:p>
        </w:tc>
      </w:tr>
      <w:tr w:rsidR="00F46A05" w14:paraId="16C19C73" w14:textId="77777777" w:rsidTr="00F13315">
        <w:tc>
          <w:tcPr>
            <w:tcW w:w="895" w:type="dxa"/>
          </w:tcPr>
          <w:p w14:paraId="2A8F92DB" w14:textId="1BA5C7D9" w:rsidR="00F46A05" w:rsidRDefault="00D14314" w:rsidP="00F13315">
            <w:pPr>
              <w:spacing w:before="240" w:after="240"/>
              <w:jc w:val="center"/>
            </w:pPr>
            <w:r>
              <w:t>5</w:t>
            </w:r>
          </w:p>
        </w:tc>
        <w:tc>
          <w:tcPr>
            <w:tcW w:w="10350" w:type="dxa"/>
          </w:tcPr>
          <w:p w14:paraId="6101A270" w14:textId="60CB2070" w:rsidR="00F46A05" w:rsidRDefault="000501B9" w:rsidP="00F13315">
            <w:pPr>
              <w:spacing w:before="240" w:after="240"/>
            </w:pPr>
            <w:r w:rsidRPr="000501B9">
              <w:t xml:space="preserve">AOT delivery team </w:t>
            </w:r>
            <w:r w:rsidR="00D14314">
              <w:t>e</w:t>
            </w:r>
            <w:r w:rsidRPr="000501B9">
              <w:t>stablish</w:t>
            </w:r>
            <w:r w:rsidR="00803EDF">
              <w:t>es</w:t>
            </w:r>
            <w:r w:rsidRPr="000501B9">
              <w:t xml:space="preserve"> and validate</w:t>
            </w:r>
            <w:r w:rsidR="00803EDF">
              <w:t>s</w:t>
            </w:r>
            <w:r w:rsidRPr="000501B9">
              <w:t xml:space="preserve"> connection between extractors and source system</w:t>
            </w:r>
          </w:p>
        </w:tc>
      </w:tr>
      <w:tr w:rsidR="000501B9" w14:paraId="21813BD5" w14:textId="77777777" w:rsidTr="00F13315">
        <w:tc>
          <w:tcPr>
            <w:tcW w:w="895" w:type="dxa"/>
          </w:tcPr>
          <w:p w14:paraId="30D9E9E9" w14:textId="41F07EBD" w:rsidR="000501B9" w:rsidRDefault="00D14314" w:rsidP="00F13315">
            <w:pPr>
              <w:spacing w:before="240" w:after="240"/>
              <w:jc w:val="center"/>
            </w:pPr>
            <w:r>
              <w:t>6</w:t>
            </w:r>
          </w:p>
        </w:tc>
        <w:tc>
          <w:tcPr>
            <w:tcW w:w="10350" w:type="dxa"/>
          </w:tcPr>
          <w:p w14:paraId="32EF4D9D" w14:textId="7B0F80B6" w:rsidR="000501B9" w:rsidRPr="000501B9" w:rsidRDefault="000501B9" w:rsidP="00F13315">
            <w:pPr>
              <w:spacing w:before="240" w:after="240"/>
            </w:pPr>
            <w:r w:rsidRPr="000501B9">
              <w:t xml:space="preserve">AOT delivery team </w:t>
            </w:r>
            <w:r w:rsidR="00D14314">
              <w:t>t</w:t>
            </w:r>
            <w:r w:rsidRPr="000501B9">
              <w:t>est</w:t>
            </w:r>
            <w:r w:rsidR="00803EDF">
              <w:t>s</w:t>
            </w:r>
            <w:r w:rsidRPr="000501B9">
              <w:t xml:space="preserve"> connection between source to connector to RAW</w:t>
            </w:r>
          </w:p>
        </w:tc>
      </w:tr>
      <w:tr w:rsidR="000501B9" w14:paraId="75015BAA" w14:textId="77777777" w:rsidTr="00F13315">
        <w:tc>
          <w:tcPr>
            <w:tcW w:w="895" w:type="dxa"/>
          </w:tcPr>
          <w:p w14:paraId="75E10BE7" w14:textId="423AE743" w:rsidR="000501B9" w:rsidRDefault="00D14314" w:rsidP="00F13315">
            <w:pPr>
              <w:spacing w:before="240" w:after="240"/>
              <w:jc w:val="center"/>
            </w:pPr>
            <w:r>
              <w:t>7</w:t>
            </w:r>
          </w:p>
        </w:tc>
        <w:tc>
          <w:tcPr>
            <w:tcW w:w="10350" w:type="dxa"/>
          </w:tcPr>
          <w:p w14:paraId="55929F98" w14:textId="1CC9C8A5" w:rsidR="000501B9" w:rsidRPr="000501B9" w:rsidRDefault="000501B9" w:rsidP="00F13315">
            <w:pPr>
              <w:spacing w:before="240" w:after="240"/>
            </w:pPr>
            <w:r w:rsidRPr="000501B9">
              <w:t xml:space="preserve">AOT delivery team </w:t>
            </w:r>
            <w:r w:rsidR="00D14314">
              <w:t>c</w:t>
            </w:r>
            <w:r w:rsidRPr="000501B9">
              <w:t>onfigure</w:t>
            </w:r>
            <w:r w:rsidR="00803EDF">
              <w:t>s</w:t>
            </w:r>
            <w:r w:rsidRPr="000501B9">
              <w:t xml:space="preserve"> the extractor parameters such as frequency and data specifics</w:t>
            </w:r>
          </w:p>
        </w:tc>
      </w:tr>
      <w:tr w:rsidR="000501B9" w14:paraId="705F90EC" w14:textId="77777777" w:rsidTr="00F13315">
        <w:tc>
          <w:tcPr>
            <w:tcW w:w="895" w:type="dxa"/>
          </w:tcPr>
          <w:p w14:paraId="5026739B" w14:textId="68C6BD92" w:rsidR="000501B9" w:rsidRDefault="00D14314" w:rsidP="00F13315">
            <w:pPr>
              <w:spacing w:before="240" w:after="240"/>
              <w:jc w:val="center"/>
            </w:pPr>
            <w:r>
              <w:t>8</w:t>
            </w:r>
          </w:p>
        </w:tc>
        <w:tc>
          <w:tcPr>
            <w:tcW w:w="10350" w:type="dxa"/>
          </w:tcPr>
          <w:p w14:paraId="6E2DDC0B" w14:textId="0423259B" w:rsidR="000501B9" w:rsidRPr="000501B9" w:rsidRDefault="000501B9" w:rsidP="00F13315">
            <w:pPr>
              <w:spacing w:before="240" w:after="240"/>
            </w:pPr>
            <w:r w:rsidRPr="000501B9">
              <w:t xml:space="preserve">AOT delivery team </w:t>
            </w:r>
            <w:r w:rsidR="00D14314">
              <w:t>d</w:t>
            </w:r>
            <w:r w:rsidRPr="000501B9">
              <w:t>eploy</w:t>
            </w:r>
            <w:r w:rsidR="00803EDF">
              <w:t>s</w:t>
            </w:r>
            <w:r w:rsidRPr="000501B9">
              <w:t xml:space="preserve"> the extractor</w:t>
            </w:r>
          </w:p>
        </w:tc>
      </w:tr>
      <w:tr w:rsidR="000501B9" w14:paraId="3ACA4ECD" w14:textId="77777777" w:rsidTr="00F13315">
        <w:tc>
          <w:tcPr>
            <w:tcW w:w="895" w:type="dxa"/>
          </w:tcPr>
          <w:p w14:paraId="1D47A28D" w14:textId="2B6367C7" w:rsidR="000501B9" w:rsidRDefault="00D14314" w:rsidP="00F13315">
            <w:pPr>
              <w:spacing w:before="240" w:after="240"/>
              <w:jc w:val="center"/>
            </w:pPr>
            <w:r>
              <w:t>9</w:t>
            </w:r>
          </w:p>
        </w:tc>
        <w:tc>
          <w:tcPr>
            <w:tcW w:w="10350" w:type="dxa"/>
          </w:tcPr>
          <w:p w14:paraId="6033B597" w14:textId="53910249" w:rsidR="000501B9" w:rsidRPr="000501B9" w:rsidRDefault="000501B9" w:rsidP="00F13315">
            <w:pPr>
              <w:spacing w:before="240" w:after="240"/>
            </w:pPr>
            <w:r w:rsidRPr="000501B9">
              <w:t xml:space="preserve">AOT delivery team </w:t>
            </w:r>
            <w:r w:rsidR="00D14314">
              <w:t>c</w:t>
            </w:r>
            <w:r w:rsidRPr="000501B9">
              <w:t>onfigure</w:t>
            </w:r>
            <w:r w:rsidR="00F13315">
              <w:t>s</w:t>
            </w:r>
            <w:r w:rsidRPr="000501B9">
              <w:t xml:space="preserve"> and schedule</w:t>
            </w:r>
            <w:r w:rsidR="00F13315">
              <w:t>s</w:t>
            </w:r>
            <w:r w:rsidRPr="000501B9">
              <w:t xml:space="preserve"> transformation logic in CDF</w:t>
            </w:r>
          </w:p>
        </w:tc>
      </w:tr>
    </w:tbl>
    <w:p w14:paraId="234F5ADD" w14:textId="77777777" w:rsidR="00F13315" w:rsidRDefault="00F13315" w:rsidP="00567AEC">
      <w:pPr>
        <w:pStyle w:val="Heading1"/>
        <w:sectPr w:rsidR="00F13315" w:rsidSect="007F4209">
          <w:footerReference w:type="even" r:id="rId24"/>
          <w:footerReference w:type="first" r:id="rId25"/>
          <w:pgSz w:w="23040" w:h="15840" w:orient="landscape" w:code="5"/>
          <w:pgMar w:top="1440" w:right="1440" w:bottom="1440" w:left="1440" w:header="720" w:footer="720" w:gutter="0"/>
          <w:cols w:space="720"/>
          <w:titlePg/>
          <w:docGrid w:linePitch="360"/>
        </w:sectPr>
      </w:pPr>
    </w:p>
    <w:p w14:paraId="4E0BAB46" w14:textId="77777777" w:rsidR="00A622BE" w:rsidRDefault="00A622BE" w:rsidP="00567AEC">
      <w:pPr>
        <w:pStyle w:val="Heading1"/>
      </w:pPr>
      <w:r>
        <w:lastRenderedPageBreak/>
        <w:t>Resources</w:t>
      </w:r>
    </w:p>
    <w:tbl>
      <w:tblPr>
        <w:tblStyle w:val="TableGridLight"/>
        <w:tblW w:w="20425" w:type="dxa"/>
        <w:tblLook w:val="04A0" w:firstRow="1" w:lastRow="0" w:firstColumn="1" w:lastColumn="0" w:noHBand="0" w:noVBand="1"/>
      </w:tblPr>
      <w:tblGrid>
        <w:gridCol w:w="6025"/>
        <w:gridCol w:w="9720"/>
        <w:gridCol w:w="4680"/>
      </w:tblGrid>
      <w:tr w:rsidR="000E2CE0" w14:paraId="67241F93" w14:textId="77777777" w:rsidTr="00276B29">
        <w:trPr>
          <w:trHeight w:val="300"/>
          <w:tblHeader/>
        </w:trPr>
        <w:tc>
          <w:tcPr>
            <w:tcW w:w="6025" w:type="dxa"/>
            <w:shd w:val="clear" w:color="auto" w:fill="7030A0"/>
          </w:tcPr>
          <w:p w14:paraId="663F8011" w14:textId="77777777" w:rsidR="000E2CE0" w:rsidRPr="00292A13" w:rsidRDefault="000E2CE0" w:rsidP="007B2E38">
            <w:pPr>
              <w:jc w:val="left"/>
              <w:rPr>
                <w:rFonts w:eastAsiaTheme="majorEastAsia" w:cstheme="majorBidi"/>
                <w:b/>
                <w:color w:val="FFFFFF" w:themeColor="background1"/>
                <w:szCs w:val="18"/>
              </w:rPr>
            </w:pPr>
            <w:r w:rsidRPr="00292A13">
              <w:rPr>
                <w:rFonts w:eastAsiaTheme="majorEastAsia" w:cstheme="majorBidi"/>
                <w:b/>
                <w:color w:val="FFFFFF" w:themeColor="background1"/>
                <w:szCs w:val="18"/>
              </w:rPr>
              <w:t>Document</w:t>
            </w:r>
          </w:p>
        </w:tc>
        <w:tc>
          <w:tcPr>
            <w:tcW w:w="9720" w:type="dxa"/>
            <w:shd w:val="clear" w:color="auto" w:fill="7030A0"/>
          </w:tcPr>
          <w:p w14:paraId="1EC52267" w14:textId="70A082D3" w:rsidR="000E2CE0" w:rsidRDefault="000E2CE0" w:rsidP="007B2E38">
            <w:pPr>
              <w:jc w:val="left"/>
              <w:rPr>
                <w:rFonts w:eastAsiaTheme="majorEastAsia" w:cstheme="majorBidi"/>
                <w:b/>
                <w:color w:val="FFFFFF" w:themeColor="background1"/>
                <w:szCs w:val="18"/>
              </w:rPr>
            </w:pPr>
            <w:r>
              <w:rPr>
                <w:rFonts w:eastAsiaTheme="majorEastAsia" w:cstheme="majorBidi"/>
                <w:b/>
                <w:color w:val="FFFFFF" w:themeColor="background1"/>
                <w:szCs w:val="18"/>
              </w:rPr>
              <w:t>Description</w:t>
            </w:r>
          </w:p>
        </w:tc>
        <w:tc>
          <w:tcPr>
            <w:tcW w:w="4680" w:type="dxa"/>
            <w:shd w:val="clear" w:color="auto" w:fill="7030A0"/>
          </w:tcPr>
          <w:p w14:paraId="2D21075C" w14:textId="4823C18D" w:rsidR="000E2CE0" w:rsidRPr="00292A13" w:rsidRDefault="000E2CE0" w:rsidP="007B2E38">
            <w:pPr>
              <w:jc w:val="left"/>
              <w:rPr>
                <w:rFonts w:eastAsiaTheme="majorEastAsia" w:cstheme="majorBidi"/>
                <w:b/>
                <w:color w:val="FFFFFF" w:themeColor="background1"/>
                <w:szCs w:val="18"/>
              </w:rPr>
            </w:pPr>
            <w:r>
              <w:rPr>
                <w:rFonts w:eastAsiaTheme="majorEastAsia" w:cstheme="majorBidi"/>
                <w:b/>
                <w:color w:val="FFFFFF" w:themeColor="background1"/>
                <w:szCs w:val="18"/>
              </w:rPr>
              <w:t>Topic/Page Number</w:t>
            </w:r>
          </w:p>
        </w:tc>
      </w:tr>
      <w:bookmarkStart w:id="16" w:name="_Hlk129247623"/>
      <w:tr w:rsidR="000E2CE0" w14:paraId="5CD2133D" w14:textId="77777777" w:rsidTr="00276B29">
        <w:trPr>
          <w:trHeight w:val="300"/>
        </w:trPr>
        <w:tc>
          <w:tcPr>
            <w:tcW w:w="6025" w:type="dxa"/>
          </w:tcPr>
          <w:p w14:paraId="6FDC2B5B" w14:textId="71C27B10" w:rsidR="000E2CE0" w:rsidRDefault="000E2CE0" w:rsidP="00D217A8">
            <w:pPr>
              <w:spacing w:line="259" w:lineRule="auto"/>
              <w:jc w:val="left"/>
              <w:rPr>
                <w:rFonts w:asciiTheme="minorHAnsi" w:eastAsiaTheme="minorEastAsia" w:hAnsiTheme="minorHAnsi" w:cs="Times New Roman"/>
                <w:color w:val="0000FF"/>
                <w:u w:val="single"/>
              </w:rPr>
            </w:pPr>
            <w:r>
              <w:fldChar w:fldCharType="begin"/>
            </w:r>
            <w:r w:rsidR="00851D47">
              <w:instrText>HYPERLINK "https://ts.accenture.com/:b:/r/sites/GlobalDocTemplates/Published%20Documents/AOT/AOT%202.5/AOT_Extractors_Architecture_Blueprint_2_5.pdf" \t "_blank"</w:instrText>
            </w:r>
            <w:r>
              <w:fldChar w:fldCharType="separate"/>
            </w:r>
            <w:r>
              <w:rPr>
                <w:rStyle w:val="Hyperlink"/>
                <w:color w:val="004DFF"/>
                <w:spacing w:val="2"/>
                <w:shd w:val="clear" w:color="auto" w:fill="FFFFFF"/>
              </w:rPr>
              <w:t>AOT Extractors Architecture Blueprint</w:t>
            </w:r>
            <w:r>
              <w:fldChar w:fldCharType="end"/>
            </w:r>
          </w:p>
        </w:tc>
        <w:tc>
          <w:tcPr>
            <w:tcW w:w="9720" w:type="dxa"/>
          </w:tcPr>
          <w:p w14:paraId="289F7CAF" w14:textId="000E9489" w:rsidR="000E2CE0" w:rsidRPr="002B370A" w:rsidRDefault="000E2CE0" w:rsidP="00D217A8">
            <w:pPr>
              <w:spacing w:line="257" w:lineRule="auto"/>
              <w:jc w:val="left"/>
              <w:rPr>
                <w:rFonts w:eastAsia="Calibri" w:cs="Calibri"/>
                <w:color w:val="242424"/>
                <w:szCs w:val="20"/>
              </w:rPr>
            </w:pPr>
            <w:r w:rsidRPr="002B370A">
              <w:rPr>
                <w:rFonts w:eastAsia="Calibri" w:cs="Calibri"/>
                <w:color w:val="242424"/>
                <w:szCs w:val="20"/>
              </w:rPr>
              <w:t>Describes the functionality, architecture, and availability of the AOT data integration accelerator</w:t>
            </w:r>
            <w:r>
              <w:rPr>
                <w:rFonts w:eastAsia="Calibri" w:cs="Calibri"/>
                <w:color w:val="242424"/>
                <w:szCs w:val="20"/>
              </w:rPr>
              <w:t>s.</w:t>
            </w:r>
            <w:r w:rsidR="00274948">
              <w:rPr>
                <w:rFonts w:eastAsia="Calibri" w:cs="Calibri"/>
                <w:color w:val="242424"/>
                <w:szCs w:val="20"/>
              </w:rPr>
              <w:t xml:space="preserve"> </w:t>
            </w:r>
          </w:p>
        </w:tc>
        <w:tc>
          <w:tcPr>
            <w:tcW w:w="4680" w:type="dxa"/>
          </w:tcPr>
          <w:p w14:paraId="318169C8" w14:textId="6262622F"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SAP PM Extractor</w:t>
            </w:r>
            <w:r>
              <w:rPr>
                <w:rFonts w:eastAsia="Calibri" w:cs="Calibri"/>
                <w:color w:val="242424"/>
                <w:szCs w:val="20"/>
              </w:rPr>
              <w:t xml:space="preserve"> - </w:t>
            </w:r>
            <w:r w:rsidR="00851D47">
              <w:rPr>
                <w:rFonts w:eastAsia="Calibri" w:cs="Calibri"/>
                <w:color w:val="242424"/>
                <w:szCs w:val="20"/>
              </w:rPr>
              <w:t>5</w:t>
            </w:r>
          </w:p>
          <w:p w14:paraId="4CC3F998" w14:textId="6755EC19"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PI AF Extractor</w:t>
            </w:r>
            <w:r>
              <w:rPr>
                <w:rFonts w:eastAsia="Calibri" w:cs="Calibri"/>
                <w:color w:val="242424"/>
                <w:szCs w:val="20"/>
              </w:rPr>
              <w:t xml:space="preserve"> - </w:t>
            </w:r>
            <w:r w:rsidR="00851D47">
              <w:rPr>
                <w:rFonts w:eastAsia="Calibri" w:cs="Calibri"/>
                <w:color w:val="242424"/>
                <w:szCs w:val="20"/>
              </w:rPr>
              <w:t>6</w:t>
            </w:r>
          </w:p>
          <w:p w14:paraId="154B1131" w14:textId="0DE9A2DB"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Hexagon Extractor</w:t>
            </w:r>
            <w:r>
              <w:rPr>
                <w:rFonts w:eastAsia="Calibri" w:cs="Calibri"/>
                <w:color w:val="242424"/>
                <w:szCs w:val="20"/>
              </w:rPr>
              <w:t xml:space="preserve"> - </w:t>
            </w:r>
            <w:r w:rsidR="00851D47">
              <w:rPr>
                <w:rFonts w:eastAsia="Calibri" w:cs="Calibri"/>
                <w:color w:val="242424"/>
                <w:szCs w:val="20"/>
              </w:rPr>
              <w:t>7</w:t>
            </w:r>
          </w:p>
          <w:p w14:paraId="7BDF3786" w14:textId="04BE5E2B"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Flat File Extractors</w:t>
            </w:r>
            <w:r>
              <w:rPr>
                <w:rFonts w:eastAsia="Calibri" w:cs="Calibri"/>
                <w:color w:val="242424"/>
                <w:szCs w:val="20"/>
              </w:rPr>
              <w:t xml:space="preserve"> - </w:t>
            </w:r>
            <w:r w:rsidR="00851D47">
              <w:rPr>
                <w:rFonts w:eastAsia="Calibri" w:cs="Calibri"/>
                <w:color w:val="242424"/>
                <w:szCs w:val="20"/>
              </w:rPr>
              <w:t>8</w:t>
            </w:r>
          </w:p>
          <w:p w14:paraId="6C7843E8" w14:textId="2EB45784" w:rsidR="000E2CE0" w:rsidRPr="002B370A" w:rsidRDefault="000E2CE0" w:rsidP="00D217A8">
            <w:pPr>
              <w:spacing w:line="257" w:lineRule="auto"/>
              <w:jc w:val="left"/>
              <w:rPr>
                <w:rFonts w:eastAsia="Calibri" w:cs="Calibri"/>
                <w:color w:val="242424"/>
                <w:szCs w:val="20"/>
              </w:rPr>
            </w:pPr>
            <w:r w:rsidRPr="000E2CE0">
              <w:rPr>
                <w:rFonts w:eastAsia="Calibri" w:cs="Calibri"/>
                <w:color w:val="242424"/>
                <w:szCs w:val="20"/>
              </w:rPr>
              <w:t>Availability Matrix</w:t>
            </w:r>
            <w:r>
              <w:rPr>
                <w:rFonts w:eastAsia="Calibri" w:cs="Calibri"/>
                <w:color w:val="242424"/>
                <w:szCs w:val="20"/>
              </w:rPr>
              <w:t xml:space="preserve"> - </w:t>
            </w:r>
            <w:r w:rsidR="00851D47">
              <w:rPr>
                <w:rFonts w:eastAsia="Calibri" w:cs="Calibri"/>
                <w:color w:val="242424"/>
                <w:szCs w:val="20"/>
              </w:rPr>
              <w:t>9</w:t>
            </w:r>
          </w:p>
        </w:tc>
      </w:tr>
      <w:tr w:rsidR="000E2CE0" w14:paraId="4670989C" w14:textId="77777777" w:rsidTr="00276B29">
        <w:trPr>
          <w:trHeight w:val="300"/>
        </w:trPr>
        <w:tc>
          <w:tcPr>
            <w:tcW w:w="6025" w:type="dxa"/>
          </w:tcPr>
          <w:p w14:paraId="02390406" w14:textId="30407F25" w:rsidR="000E2CE0" w:rsidRPr="00676957" w:rsidRDefault="000E2CE0" w:rsidP="00D217A8">
            <w:pPr>
              <w:spacing w:line="259" w:lineRule="auto"/>
              <w:jc w:val="left"/>
            </w:pPr>
            <w:hyperlink r:id="rId26" w:tgtFrame="_blank" w:history="1">
              <w:r>
                <w:rPr>
                  <w:rStyle w:val="Hyperlink"/>
                  <w:color w:val="004DFF"/>
                  <w:spacing w:val="2"/>
                  <w:shd w:val="clear" w:color="auto" w:fill="FFFFFF"/>
                </w:rPr>
                <w:t>AOT SAP PM AH Extractor Deployment Guide</w:t>
              </w:r>
            </w:hyperlink>
          </w:p>
        </w:tc>
        <w:tc>
          <w:tcPr>
            <w:tcW w:w="9720" w:type="dxa"/>
          </w:tcPr>
          <w:p w14:paraId="03F04697" w14:textId="0767C6B0" w:rsidR="000E2CE0" w:rsidRDefault="000E2CE0" w:rsidP="00D217A8">
            <w:r>
              <w:t xml:space="preserve">This document explains </w:t>
            </w:r>
            <w:r w:rsidRPr="000E2CE0">
              <w:t>the process of extracting data from the source and pushing it into CDF RAW. Also addressed in the document are the prerequisites that must be fulfilled before the Extractor can be deployed as well as the steps to configure and deploy the Extractor either in the cloud or on-premises. After reading this document, a developer should be able to configure and run the extractor as well as verify the data flow from the source system to CDF.</w:t>
            </w:r>
          </w:p>
        </w:tc>
        <w:tc>
          <w:tcPr>
            <w:tcW w:w="4680" w:type="dxa"/>
          </w:tcPr>
          <w:p w14:paraId="68181BD6" w14:textId="0704DC37" w:rsidR="000E2CE0" w:rsidRDefault="000E2CE0" w:rsidP="00D217A8">
            <w:pPr>
              <w:jc w:val="left"/>
            </w:pPr>
            <w:r>
              <w:t xml:space="preserve">SAP PM </w:t>
            </w:r>
            <w:r w:rsidR="00827BA4">
              <w:t>Configuration</w:t>
            </w:r>
            <w:r>
              <w:t xml:space="preserve"> - 4</w:t>
            </w:r>
          </w:p>
          <w:p w14:paraId="7FF0D913" w14:textId="0CA00C6A" w:rsidR="000E2CE0" w:rsidRDefault="000E2CE0" w:rsidP="00D217A8">
            <w:pPr>
              <w:jc w:val="left"/>
            </w:pPr>
            <w:r>
              <w:t>Function Module - 4</w:t>
            </w:r>
          </w:p>
          <w:p w14:paraId="2938C779" w14:textId="4EB0D6C0" w:rsidR="000E2CE0" w:rsidRDefault="000E2CE0" w:rsidP="00D217A8">
            <w:pPr>
              <w:jc w:val="left"/>
            </w:pPr>
            <w:r>
              <w:t xml:space="preserve">Open Data Protocol - </w:t>
            </w:r>
            <w:r w:rsidR="00804AC4">
              <w:t>6</w:t>
            </w:r>
          </w:p>
          <w:p w14:paraId="02492AED" w14:textId="11723E1D" w:rsidR="000E2CE0" w:rsidRDefault="000E2CE0" w:rsidP="00D217A8">
            <w:pPr>
              <w:jc w:val="left"/>
            </w:pPr>
            <w:r>
              <w:t xml:space="preserve">Transport and Package - </w:t>
            </w:r>
            <w:r w:rsidR="00804AC4">
              <w:t>8</w:t>
            </w:r>
          </w:p>
          <w:p w14:paraId="4C0081E4" w14:textId="47596DEA" w:rsidR="000E2CE0" w:rsidRDefault="000E2CE0" w:rsidP="00D217A8">
            <w:pPr>
              <w:jc w:val="left"/>
            </w:pPr>
            <w:r>
              <w:t>Cloud Deployment - 1</w:t>
            </w:r>
            <w:r w:rsidR="00804AC4">
              <w:t>0</w:t>
            </w:r>
          </w:p>
          <w:p w14:paraId="402A8929" w14:textId="27F8103A" w:rsidR="000E2CE0" w:rsidRDefault="00804AC4" w:rsidP="00D217A8">
            <w:pPr>
              <w:jc w:val="left"/>
            </w:pPr>
            <w:r>
              <w:t>Configure</w:t>
            </w:r>
            <w:r w:rsidR="000E2CE0">
              <w:t xml:space="preserve"> Azure DevOps - 1</w:t>
            </w:r>
            <w:r>
              <w:t>0</w:t>
            </w:r>
          </w:p>
          <w:p w14:paraId="3ADCB247" w14:textId="46986F0E" w:rsidR="000E2CE0" w:rsidRDefault="000E2CE0" w:rsidP="00D217A8">
            <w:pPr>
              <w:jc w:val="left"/>
            </w:pPr>
            <w:r>
              <w:t xml:space="preserve">Build Pipeline - </w:t>
            </w:r>
            <w:r w:rsidR="00804AC4">
              <w:t>14</w:t>
            </w:r>
          </w:p>
          <w:p w14:paraId="3FB0131A" w14:textId="3A8B1243" w:rsidR="000E2CE0" w:rsidRDefault="000E2CE0" w:rsidP="00D217A8">
            <w:pPr>
              <w:jc w:val="left"/>
            </w:pPr>
            <w:r>
              <w:t xml:space="preserve">Release Pipeline - </w:t>
            </w:r>
            <w:r w:rsidR="00804AC4">
              <w:t>16</w:t>
            </w:r>
          </w:p>
          <w:p w14:paraId="60D9A6F5" w14:textId="74042A7D" w:rsidR="000E2CE0" w:rsidRDefault="000E2CE0" w:rsidP="00D217A8">
            <w:pPr>
              <w:jc w:val="left"/>
            </w:pPr>
            <w:r>
              <w:t xml:space="preserve">On-Prem Deployment - </w:t>
            </w:r>
            <w:r w:rsidR="00804AC4">
              <w:t>19</w:t>
            </w:r>
          </w:p>
          <w:p w14:paraId="6E6CBA34" w14:textId="1D5A638A" w:rsidR="000E2CE0" w:rsidRDefault="000E2CE0" w:rsidP="00D217A8">
            <w:pPr>
              <w:jc w:val="left"/>
            </w:pPr>
            <w:r>
              <w:t xml:space="preserve">Extractor Installation - </w:t>
            </w:r>
            <w:r w:rsidR="00804AC4">
              <w:t>19</w:t>
            </w:r>
          </w:p>
          <w:p w14:paraId="5C3054D9" w14:textId="6824EF5A" w:rsidR="000E2CE0" w:rsidRDefault="000E2CE0" w:rsidP="00D217A8">
            <w:pPr>
              <w:jc w:val="left"/>
            </w:pPr>
            <w:r>
              <w:t xml:space="preserve">Extractor Start Procedure - </w:t>
            </w:r>
            <w:r w:rsidR="00804AC4">
              <w:t>22</w:t>
            </w:r>
          </w:p>
          <w:p w14:paraId="605C0D21" w14:textId="2478D57B" w:rsidR="000E2CE0" w:rsidRPr="00676957" w:rsidRDefault="000E2CE0" w:rsidP="00D217A8">
            <w:pPr>
              <w:jc w:val="left"/>
            </w:pPr>
            <w:r>
              <w:t xml:space="preserve">Extractor Stop Procedure </w:t>
            </w:r>
            <w:bookmarkStart w:id="17" w:name="OLE_LINK3"/>
            <w:r>
              <w:t xml:space="preserve">- </w:t>
            </w:r>
            <w:bookmarkEnd w:id="17"/>
            <w:r w:rsidR="00804AC4">
              <w:t>23</w:t>
            </w:r>
          </w:p>
        </w:tc>
      </w:tr>
      <w:tr w:rsidR="000E2CE0" w14:paraId="2E0525B5" w14:textId="77777777" w:rsidTr="00276B29">
        <w:trPr>
          <w:trHeight w:val="300"/>
        </w:trPr>
        <w:tc>
          <w:tcPr>
            <w:tcW w:w="6025" w:type="dxa"/>
          </w:tcPr>
          <w:p w14:paraId="689B7F8C" w14:textId="1A20E18B" w:rsidR="000E2CE0" w:rsidRPr="00911FB7" w:rsidRDefault="000E2CE0" w:rsidP="00D217A8">
            <w:pPr>
              <w:spacing w:line="259" w:lineRule="auto"/>
              <w:jc w:val="left"/>
              <w:rPr>
                <w:rFonts w:cs="Times New Roman"/>
              </w:rPr>
            </w:pPr>
            <w:hyperlink r:id="rId27" w:tgtFrame="_blank" w:history="1">
              <w:r>
                <w:rPr>
                  <w:rStyle w:val="Hyperlink"/>
                  <w:color w:val="004DFF"/>
                  <w:spacing w:val="2"/>
                  <w:shd w:val="clear" w:color="auto" w:fill="FFFFFF"/>
                </w:rPr>
                <w:t>AOT SAP PM WO Extractor Deployment Guide</w:t>
              </w:r>
            </w:hyperlink>
          </w:p>
        </w:tc>
        <w:tc>
          <w:tcPr>
            <w:tcW w:w="9720" w:type="dxa"/>
          </w:tcPr>
          <w:p w14:paraId="1EEF9F3F" w14:textId="33D41630" w:rsidR="000E2CE0" w:rsidRPr="00614FBF" w:rsidRDefault="000E2CE0" w:rsidP="00D217A8">
            <w:r w:rsidRPr="000E2CE0">
              <w:t>This document explains how to extract data from the source system and load it into CDF RAW. It also covers the prerequisites for deploying the Extractor and provides step-by-step instructions for configuring and deploying it in the cloud or on-premises. After reading the document, a developer should be able to configure and run the Extractor and verify the data flow from the source system to CDF. The objective is to obtain Work Order details from SAP and make them available as an OData service for the Python extractor to consume and store in Cognite Staging areas.</w:t>
            </w:r>
          </w:p>
        </w:tc>
        <w:tc>
          <w:tcPr>
            <w:tcW w:w="4680" w:type="dxa"/>
          </w:tcPr>
          <w:p w14:paraId="010EA3AB" w14:textId="6573C111" w:rsidR="00DA48FE" w:rsidRDefault="00DA48FE" w:rsidP="00D217A8">
            <w:pPr>
              <w:jc w:val="left"/>
            </w:pPr>
            <w:r>
              <w:t>Architecture Diagram</w:t>
            </w:r>
            <w:r w:rsidR="000E2CE0" w:rsidRPr="00614FBF">
              <w:t xml:space="preserve"> </w:t>
            </w:r>
            <w:r>
              <w:t>–</w:t>
            </w:r>
            <w:r w:rsidR="000E2CE0">
              <w:t xml:space="preserve"> </w:t>
            </w:r>
            <w:r>
              <w:t>3</w:t>
            </w:r>
          </w:p>
          <w:p w14:paraId="73F4D72D" w14:textId="3B0D585F" w:rsidR="000E2CE0" w:rsidRDefault="00DA48FE" w:rsidP="00D217A8">
            <w:pPr>
              <w:jc w:val="left"/>
            </w:pPr>
            <w:r>
              <w:t xml:space="preserve">SAP WO Configuration – 5 </w:t>
            </w:r>
            <w:r w:rsidR="000E2CE0" w:rsidRPr="00614FBF">
              <w:t xml:space="preserve"> </w:t>
            </w:r>
          </w:p>
          <w:p w14:paraId="78B4481D" w14:textId="4CF0FE78" w:rsidR="000E2CE0" w:rsidRDefault="000E2CE0" w:rsidP="00D217A8">
            <w:pPr>
              <w:jc w:val="left"/>
            </w:pPr>
            <w:r w:rsidRPr="00614FBF">
              <w:t xml:space="preserve">Function Module </w:t>
            </w:r>
            <w:r>
              <w:t xml:space="preserve">- </w:t>
            </w:r>
            <w:r w:rsidRPr="00614FBF">
              <w:t xml:space="preserve">5 </w:t>
            </w:r>
          </w:p>
          <w:p w14:paraId="473C1A9B" w14:textId="7DFCAD8A" w:rsidR="000E2CE0" w:rsidRDefault="000E2CE0" w:rsidP="00D217A8">
            <w:pPr>
              <w:jc w:val="left"/>
            </w:pPr>
            <w:r w:rsidRPr="00614FBF">
              <w:t>Open Data Protocol</w:t>
            </w:r>
            <w:r>
              <w:t xml:space="preserve"> - </w:t>
            </w:r>
            <w:r w:rsidRPr="00614FBF">
              <w:t xml:space="preserve">8 </w:t>
            </w:r>
          </w:p>
          <w:p w14:paraId="14EFC079" w14:textId="291C263F" w:rsidR="000E2CE0" w:rsidRDefault="000E2CE0" w:rsidP="00D217A8">
            <w:pPr>
              <w:jc w:val="left"/>
            </w:pPr>
            <w:r w:rsidRPr="00614FBF">
              <w:t xml:space="preserve">Transport and Package Creation </w:t>
            </w:r>
            <w:r>
              <w:t xml:space="preserve">- </w:t>
            </w:r>
            <w:r w:rsidRPr="00614FBF">
              <w:t>1</w:t>
            </w:r>
            <w:r w:rsidR="0043337C">
              <w:t>0</w:t>
            </w:r>
          </w:p>
          <w:p w14:paraId="5CABF957" w14:textId="70A1487B" w:rsidR="000E2CE0" w:rsidRDefault="000E2CE0" w:rsidP="00D217A8">
            <w:pPr>
              <w:jc w:val="left"/>
            </w:pPr>
            <w:r w:rsidRPr="00614FBF">
              <w:t xml:space="preserve">Cloud Deployment </w:t>
            </w:r>
            <w:r>
              <w:t xml:space="preserve">- </w:t>
            </w:r>
            <w:r w:rsidRPr="00614FBF">
              <w:t>1</w:t>
            </w:r>
            <w:r w:rsidR="0043337C">
              <w:t>2</w:t>
            </w:r>
          </w:p>
          <w:p w14:paraId="6824A5DE" w14:textId="45B9F374" w:rsidR="000E2CE0" w:rsidRDefault="0043337C" w:rsidP="00D217A8">
            <w:pPr>
              <w:jc w:val="left"/>
            </w:pPr>
            <w:r>
              <w:t>Configure</w:t>
            </w:r>
            <w:r w:rsidR="000E2CE0" w:rsidRPr="00614FBF">
              <w:t xml:space="preserve"> Azure DevOps </w:t>
            </w:r>
            <w:r w:rsidR="000E2CE0">
              <w:t xml:space="preserve">- </w:t>
            </w:r>
            <w:r w:rsidR="000E2CE0" w:rsidRPr="00614FBF">
              <w:t>1</w:t>
            </w:r>
            <w:r w:rsidR="00AE22FC">
              <w:t>2</w:t>
            </w:r>
          </w:p>
          <w:p w14:paraId="419D1425" w14:textId="679BF8B5" w:rsidR="000E2CE0" w:rsidRDefault="000E2CE0" w:rsidP="00D217A8">
            <w:pPr>
              <w:jc w:val="left"/>
            </w:pPr>
            <w:r w:rsidRPr="00614FBF">
              <w:t xml:space="preserve">Build Pipeline </w:t>
            </w:r>
            <w:r>
              <w:t xml:space="preserve">- </w:t>
            </w:r>
            <w:r w:rsidRPr="00614FBF">
              <w:t>1</w:t>
            </w:r>
            <w:r w:rsidR="00AE22FC">
              <w:t>7</w:t>
            </w:r>
          </w:p>
          <w:p w14:paraId="598F45F7" w14:textId="311F3E48" w:rsidR="000E2CE0" w:rsidRDefault="000E2CE0" w:rsidP="00D217A8">
            <w:pPr>
              <w:jc w:val="left"/>
            </w:pPr>
            <w:r w:rsidRPr="00614FBF">
              <w:t xml:space="preserve">Release Pipeline </w:t>
            </w:r>
            <w:r>
              <w:t xml:space="preserve">- </w:t>
            </w:r>
            <w:r w:rsidR="00AE22FC">
              <w:t>19</w:t>
            </w:r>
          </w:p>
          <w:p w14:paraId="1CE4984A" w14:textId="3E1F6500" w:rsidR="000E2CE0" w:rsidRDefault="000E2CE0" w:rsidP="00D217A8">
            <w:pPr>
              <w:jc w:val="left"/>
            </w:pPr>
            <w:r w:rsidRPr="00614FBF">
              <w:t xml:space="preserve">On-Prem Deployment </w:t>
            </w:r>
            <w:r>
              <w:t xml:space="preserve">- </w:t>
            </w:r>
            <w:r w:rsidRPr="00614FBF">
              <w:t>2</w:t>
            </w:r>
            <w:r w:rsidR="00AE22FC">
              <w:t>5</w:t>
            </w:r>
          </w:p>
          <w:p w14:paraId="50C906A5" w14:textId="367A4CA2" w:rsidR="000E2CE0" w:rsidRDefault="000E2CE0" w:rsidP="00D217A8">
            <w:pPr>
              <w:jc w:val="left"/>
            </w:pPr>
            <w:r w:rsidRPr="00614FBF">
              <w:t>Extractor Installation</w:t>
            </w:r>
            <w:r>
              <w:t xml:space="preserve"> - </w:t>
            </w:r>
            <w:r w:rsidRPr="00614FBF">
              <w:t>2</w:t>
            </w:r>
            <w:r w:rsidR="00AE22FC">
              <w:t>5</w:t>
            </w:r>
          </w:p>
          <w:p w14:paraId="2590A1DD" w14:textId="269B9D95" w:rsidR="000E2CE0" w:rsidRDefault="000E2CE0" w:rsidP="00D217A8">
            <w:pPr>
              <w:jc w:val="left"/>
            </w:pPr>
            <w:r w:rsidRPr="00614FBF">
              <w:t>Extractor Start Procedure</w:t>
            </w:r>
            <w:r>
              <w:t xml:space="preserve"> - </w:t>
            </w:r>
            <w:r w:rsidR="00834A99">
              <w:t>28</w:t>
            </w:r>
          </w:p>
          <w:p w14:paraId="307906C3" w14:textId="3D7F88C0" w:rsidR="000E2CE0" w:rsidRDefault="000E2CE0" w:rsidP="00D217A8">
            <w:pPr>
              <w:jc w:val="left"/>
            </w:pPr>
            <w:r w:rsidRPr="00614FBF">
              <w:t xml:space="preserve">Extractor Stop Procedure </w:t>
            </w:r>
            <w:r w:rsidR="00834A99">
              <w:t>29</w:t>
            </w:r>
          </w:p>
        </w:tc>
      </w:tr>
      <w:tr w:rsidR="000E2CE0" w14:paraId="2AE8A601" w14:textId="77777777" w:rsidTr="00276B29">
        <w:trPr>
          <w:trHeight w:val="1250"/>
        </w:trPr>
        <w:tc>
          <w:tcPr>
            <w:tcW w:w="6025" w:type="dxa"/>
          </w:tcPr>
          <w:p w14:paraId="16845371" w14:textId="4BBCE271" w:rsidR="000E2CE0" w:rsidRPr="00676957" w:rsidRDefault="000E2CE0" w:rsidP="00D217A8">
            <w:pPr>
              <w:spacing w:line="259" w:lineRule="auto"/>
              <w:jc w:val="left"/>
              <w:rPr>
                <w:rFonts w:eastAsia="Calibri"/>
                <w:color w:val="0000FF"/>
                <w:u w:val="single"/>
              </w:rPr>
            </w:pPr>
            <w:hyperlink r:id="rId28" w:tgtFrame="_blank" w:history="1">
              <w:r>
                <w:rPr>
                  <w:rStyle w:val="Hyperlink"/>
                  <w:color w:val="004DFF"/>
                  <w:spacing w:val="2"/>
                  <w:shd w:val="clear" w:color="auto" w:fill="FFFFFF"/>
                </w:rPr>
                <w:t>AOT PI AF Extractor Python Deployment Guide</w:t>
              </w:r>
            </w:hyperlink>
          </w:p>
        </w:tc>
        <w:tc>
          <w:tcPr>
            <w:tcW w:w="9720" w:type="dxa"/>
          </w:tcPr>
          <w:p w14:paraId="66B3653F" w14:textId="433694D5" w:rsidR="000E2CE0" w:rsidRDefault="0020340D" w:rsidP="00D217A8">
            <w:pPr>
              <w:jc w:val="left"/>
            </w:pPr>
            <w:r w:rsidRPr="0020340D">
              <w:t>This document explains how to extract data from the source system and load it into CDF RAW using the PI AF extractor. It covers the prerequisites for deploying the Extractor, provides instructions for configuring and deploying it in the cloud, and enables the reader to verify the data flow from the source system to CDF.</w:t>
            </w:r>
          </w:p>
        </w:tc>
        <w:tc>
          <w:tcPr>
            <w:tcW w:w="4680" w:type="dxa"/>
          </w:tcPr>
          <w:p w14:paraId="5F2993CA" w14:textId="38C7D8A8" w:rsidR="000E2CE0" w:rsidRDefault="000E2CE0" w:rsidP="00D217A8">
            <w:pPr>
              <w:jc w:val="left"/>
            </w:pPr>
            <w:r>
              <w:t xml:space="preserve">Cloud Deployment - </w:t>
            </w:r>
            <w:r w:rsidR="00C00517">
              <w:t>5</w:t>
            </w:r>
          </w:p>
          <w:p w14:paraId="5917A46B" w14:textId="53B89A14" w:rsidR="000E2CE0" w:rsidRDefault="000E2CE0" w:rsidP="00D217A8">
            <w:pPr>
              <w:jc w:val="left"/>
            </w:pPr>
            <w:r>
              <w:t xml:space="preserve">Prerequisites - </w:t>
            </w:r>
            <w:r w:rsidR="00C00517">
              <w:t>5</w:t>
            </w:r>
          </w:p>
          <w:p w14:paraId="7B0B7642" w14:textId="283CE51A" w:rsidR="000E2CE0" w:rsidRDefault="00C00517" w:rsidP="00D217A8">
            <w:pPr>
              <w:jc w:val="left"/>
            </w:pPr>
            <w:r>
              <w:t xml:space="preserve">Configure Environment – 6 </w:t>
            </w:r>
          </w:p>
          <w:p w14:paraId="01C4B692" w14:textId="1C76634A" w:rsidR="000E2CE0" w:rsidRDefault="000E2CE0" w:rsidP="00D217A8">
            <w:pPr>
              <w:jc w:val="left"/>
            </w:pPr>
            <w:r>
              <w:t xml:space="preserve">Build Pipeline - </w:t>
            </w:r>
            <w:r w:rsidR="00C00517">
              <w:t>11</w:t>
            </w:r>
          </w:p>
          <w:p w14:paraId="729CA46D" w14:textId="43277D94" w:rsidR="000E2CE0" w:rsidRDefault="000E2CE0" w:rsidP="00D217A8">
            <w:pPr>
              <w:jc w:val="left"/>
            </w:pPr>
            <w:r>
              <w:t>Release Pipeline - 1</w:t>
            </w:r>
            <w:r w:rsidR="00C00517">
              <w:t>3</w:t>
            </w:r>
          </w:p>
          <w:p w14:paraId="7E5CDBF0" w14:textId="2A5CE842" w:rsidR="000E2CE0" w:rsidRDefault="000E2CE0" w:rsidP="00D217A8">
            <w:pPr>
              <w:jc w:val="left"/>
            </w:pPr>
            <w:r>
              <w:t>On-Prem Deployment - 1</w:t>
            </w:r>
            <w:r w:rsidR="00C00517">
              <w:t>7</w:t>
            </w:r>
          </w:p>
          <w:p w14:paraId="4B6E7E26" w14:textId="24DE60B6" w:rsidR="000E2CE0" w:rsidRDefault="000E2CE0" w:rsidP="00D217A8">
            <w:pPr>
              <w:jc w:val="left"/>
            </w:pPr>
            <w:r>
              <w:t>Prerequisites - 1</w:t>
            </w:r>
            <w:r w:rsidR="00C00517">
              <w:t>7</w:t>
            </w:r>
          </w:p>
          <w:p w14:paraId="68EA4A4C" w14:textId="7EFFEFA9" w:rsidR="000E2CE0" w:rsidRDefault="000E2CE0" w:rsidP="00D217A8">
            <w:pPr>
              <w:jc w:val="left"/>
            </w:pPr>
            <w:r>
              <w:t>Installation - 1</w:t>
            </w:r>
            <w:r w:rsidR="00C00517">
              <w:t>7</w:t>
            </w:r>
          </w:p>
          <w:p w14:paraId="7F314549" w14:textId="6B31439C" w:rsidR="000E2CE0" w:rsidRDefault="000E2CE0" w:rsidP="00D217A8">
            <w:pPr>
              <w:jc w:val="left"/>
            </w:pPr>
            <w:r>
              <w:t xml:space="preserve">Start Procedure - </w:t>
            </w:r>
            <w:r w:rsidR="00403240">
              <w:t>20</w:t>
            </w:r>
          </w:p>
          <w:p w14:paraId="6D81E2DA" w14:textId="676DE6CB" w:rsidR="000E2CE0" w:rsidRDefault="000E2CE0" w:rsidP="00D217A8">
            <w:pPr>
              <w:jc w:val="left"/>
            </w:pPr>
            <w:r>
              <w:t>Stop Procedure - 2</w:t>
            </w:r>
            <w:r w:rsidR="00403240">
              <w:t>2</w:t>
            </w:r>
          </w:p>
        </w:tc>
      </w:tr>
      <w:tr w:rsidR="000E2CE0" w14:paraId="1C1B81A3" w14:textId="77777777" w:rsidTr="00276B29">
        <w:trPr>
          <w:trHeight w:val="300"/>
        </w:trPr>
        <w:tc>
          <w:tcPr>
            <w:tcW w:w="6025" w:type="dxa"/>
          </w:tcPr>
          <w:p w14:paraId="3A3541EA" w14:textId="69937E57" w:rsidR="000E2CE0" w:rsidRDefault="000E2CE0" w:rsidP="00D217A8">
            <w:pPr>
              <w:jc w:val="left"/>
            </w:pPr>
            <w:hyperlink r:id="rId29" w:tgtFrame="_blank" w:history="1">
              <w:r>
                <w:rPr>
                  <w:rStyle w:val="Hyperlink"/>
                  <w:color w:val="004DFF"/>
                  <w:spacing w:val="2"/>
                  <w:shd w:val="clear" w:color="auto" w:fill="FFFFFF"/>
                </w:rPr>
                <w:t>AOT Hexagon Extractor Deployment Guide</w:t>
              </w:r>
            </w:hyperlink>
          </w:p>
        </w:tc>
        <w:tc>
          <w:tcPr>
            <w:tcW w:w="9720" w:type="dxa"/>
          </w:tcPr>
          <w:p w14:paraId="5BB37FF7" w14:textId="098EBFBD" w:rsidR="000E2CE0" w:rsidRDefault="0020340D" w:rsidP="00D217A8">
            <w:pPr>
              <w:jc w:val="left"/>
            </w:pPr>
            <w:r w:rsidRPr="0020340D">
              <w:t>This document explains how to extract data from the source system and load it into CDF RAW. It covers the prerequisites for deploying the Extractor and provides step-by-step instructions for configuring and deploying it either in the cloud or on-premises. After reading the document, a developer should be able to configure and run the Extractor and verify the data flow from the source system to CDF.</w:t>
            </w:r>
          </w:p>
        </w:tc>
        <w:tc>
          <w:tcPr>
            <w:tcW w:w="4680" w:type="dxa"/>
          </w:tcPr>
          <w:p w14:paraId="47856246" w14:textId="77777777" w:rsidR="000E2CE0" w:rsidRDefault="00012719" w:rsidP="00D217A8">
            <w:pPr>
              <w:jc w:val="left"/>
            </w:pPr>
            <w:r>
              <w:t xml:space="preserve">Hexagon SDx Configuration – 4 </w:t>
            </w:r>
          </w:p>
          <w:p w14:paraId="33D1532C" w14:textId="77777777" w:rsidR="00012719" w:rsidRDefault="00012719" w:rsidP="00D217A8">
            <w:pPr>
              <w:jc w:val="left"/>
            </w:pPr>
            <w:r>
              <w:t xml:space="preserve">Cloud Deployment – 15 </w:t>
            </w:r>
          </w:p>
          <w:p w14:paraId="282E87C6" w14:textId="28F3E360" w:rsidR="00012719" w:rsidRDefault="00012719" w:rsidP="00D217A8">
            <w:pPr>
              <w:jc w:val="left"/>
            </w:pPr>
            <w:r>
              <w:t>On-Prem Deployment - 24</w:t>
            </w:r>
          </w:p>
        </w:tc>
      </w:tr>
      <w:tr w:rsidR="000E2CE0" w14:paraId="5FF8AE7D" w14:textId="77777777" w:rsidTr="00276B29">
        <w:trPr>
          <w:trHeight w:val="300"/>
        </w:trPr>
        <w:tc>
          <w:tcPr>
            <w:tcW w:w="6025" w:type="dxa"/>
          </w:tcPr>
          <w:p w14:paraId="6649015C" w14:textId="19FECF1E" w:rsidR="000E2CE0" w:rsidRDefault="000E2CE0" w:rsidP="00D217A8">
            <w:pPr>
              <w:jc w:val="left"/>
            </w:pPr>
            <w:hyperlink r:id="rId30" w:tgtFrame="_blank" w:history="1">
              <w:r>
                <w:rPr>
                  <w:rStyle w:val="Hyperlink"/>
                  <w:color w:val="004DFF"/>
                  <w:spacing w:val="2"/>
                  <w:shd w:val="clear" w:color="auto" w:fill="FFFFFF"/>
                </w:rPr>
                <w:t>AOT Flat File Extractor Deployment Guide</w:t>
              </w:r>
            </w:hyperlink>
          </w:p>
        </w:tc>
        <w:tc>
          <w:tcPr>
            <w:tcW w:w="9720" w:type="dxa"/>
          </w:tcPr>
          <w:p w14:paraId="3ECEA5F9" w14:textId="4C946643" w:rsidR="000E2CE0" w:rsidRDefault="00D217A8" w:rsidP="00D217A8">
            <w:pPr>
              <w:jc w:val="left"/>
            </w:pPr>
            <w:r w:rsidRPr="00D217A8">
              <w:t xml:space="preserve">This document explains how to extract data from the source system and load it into CDF RAW using the Flat File extractor. It covers the prerequisites for deploying the Extractor and provides step-by-step instructions for configuring and deploying it either in the cloud or on-premises. After </w:t>
            </w:r>
            <w:r w:rsidRPr="00D217A8">
              <w:lastRenderedPageBreak/>
              <w:t>reading the document, a developer should be able to configure and run the Extractor and verify the data flow from the source system to CDF.</w:t>
            </w:r>
          </w:p>
        </w:tc>
        <w:tc>
          <w:tcPr>
            <w:tcW w:w="4680" w:type="dxa"/>
          </w:tcPr>
          <w:p w14:paraId="5EC30B06" w14:textId="23D8E281" w:rsidR="000E2CE0" w:rsidRDefault="00326CFD" w:rsidP="00D217A8">
            <w:pPr>
              <w:jc w:val="left"/>
            </w:pPr>
            <w:r>
              <w:lastRenderedPageBreak/>
              <w:t xml:space="preserve">Features – 4 </w:t>
            </w:r>
          </w:p>
          <w:p w14:paraId="499D1565" w14:textId="77777777" w:rsidR="00326CFD" w:rsidRDefault="00326CFD" w:rsidP="00D217A8">
            <w:pPr>
              <w:jc w:val="left"/>
            </w:pPr>
            <w:r>
              <w:t xml:space="preserve">Cloud Deployment – 5 </w:t>
            </w:r>
          </w:p>
          <w:p w14:paraId="19C61AA3" w14:textId="35792BD6" w:rsidR="000E2CE0" w:rsidRDefault="008B134E" w:rsidP="00D217A8">
            <w:pPr>
              <w:jc w:val="left"/>
            </w:pPr>
            <w:r>
              <w:t xml:space="preserve">On-Prem Deployment – 15 </w:t>
            </w:r>
          </w:p>
        </w:tc>
      </w:tr>
      <w:tr w:rsidR="000E2CE0" w14:paraId="641D9C48" w14:textId="77777777" w:rsidTr="00276B29">
        <w:trPr>
          <w:trHeight w:val="300"/>
        </w:trPr>
        <w:tc>
          <w:tcPr>
            <w:tcW w:w="6025" w:type="dxa"/>
          </w:tcPr>
          <w:p w14:paraId="624AD1FE" w14:textId="50DE9B6F" w:rsidR="000E2CE0" w:rsidRPr="00911FB7" w:rsidRDefault="000E2CE0" w:rsidP="00D217A8">
            <w:pPr>
              <w:jc w:val="left"/>
              <w:rPr>
                <w:rFonts w:cs="Times New Roman"/>
              </w:rPr>
            </w:pPr>
            <w:hyperlink r:id="rId31" w:tgtFrame="_blank" w:history="1">
              <w:r>
                <w:rPr>
                  <w:rStyle w:val="Hyperlink"/>
                  <w:color w:val="004DFF"/>
                  <w:spacing w:val="2"/>
                  <w:shd w:val="clear" w:color="auto" w:fill="FFFFFF"/>
                </w:rPr>
                <w:t>Automatic Asset Hierarchy Accelerator Deployment Guide</w:t>
              </w:r>
            </w:hyperlink>
          </w:p>
        </w:tc>
        <w:tc>
          <w:tcPr>
            <w:tcW w:w="9720" w:type="dxa"/>
          </w:tcPr>
          <w:p w14:paraId="6C8CA276" w14:textId="274ECB44" w:rsidR="000E2CE0" w:rsidRDefault="00D217A8" w:rsidP="00D217A8">
            <w:pPr>
              <w:jc w:val="left"/>
            </w:pPr>
            <w:r w:rsidRPr="00D217A8">
              <w:t>This document explains how to configure and run the automatic asset hierarchy element and verify the resulting transformation and asset hierarchy, events, relationships, or label actions in CDF. It also provides an understanding of the process of configuring the automatic asset hierarchy element and validating it in CDF. After reading the document, a developer should be able to perform these tasks successfully.</w:t>
            </w:r>
          </w:p>
        </w:tc>
        <w:tc>
          <w:tcPr>
            <w:tcW w:w="4680" w:type="dxa"/>
          </w:tcPr>
          <w:p w14:paraId="684A8A97" w14:textId="7BE3C86B" w:rsidR="000E2CE0" w:rsidRDefault="000E2CE0" w:rsidP="00D217A8">
            <w:pPr>
              <w:jc w:val="left"/>
            </w:pPr>
            <w:r>
              <w:t>Prepare Azure - 5</w:t>
            </w:r>
          </w:p>
          <w:p w14:paraId="0EB3AB9C" w14:textId="6918C728" w:rsidR="000E2CE0" w:rsidRDefault="000E2CE0" w:rsidP="00D217A8">
            <w:pPr>
              <w:jc w:val="left"/>
            </w:pPr>
            <w:r>
              <w:t>Prepare Accelerator Config File - 7</w:t>
            </w:r>
          </w:p>
          <w:p w14:paraId="1DCB309A" w14:textId="09D2321A" w:rsidR="000E2CE0" w:rsidRDefault="000E2CE0" w:rsidP="00D217A8">
            <w:pPr>
              <w:jc w:val="left"/>
            </w:pPr>
            <w:r>
              <w:t>Cognite Parameters - 7</w:t>
            </w:r>
          </w:p>
          <w:p w14:paraId="17144EE0" w14:textId="6AA18445" w:rsidR="000E2CE0" w:rsidRDefault="000E2CE0" w:rsidP="00D217A8">
            <w:pPr>
              <w:jc w:val="left"/>
            </w:pPr>
            <w:r>
              <w:t xml:space="preserve">Transformation Parameters - </w:t>
            </w:r>
            <w:r w:rsidR="00AD21A3">
              <w:t>8</w:t>
            </w:r>
          </w:p>
          <w:p w14:paraId="0122B36E" w14:textId="5BE311B2" w:rsidR="000E2CE0" w:rsidRDefault="000E2CE0" w:rsidP="00D217A8">
            <w:pPr>
              <w:jc w:val="left"/>
            </w:pPr>
            <w:r>
              <w:t xml:space="preserve">Extraction Parameters - </w:t>
            </w:r>
            <w:r w:rsidR="00AD21A3">
              <w:t>9</w:t>
            </w:r>
          </w:p>
          <w:p w14:paraId="2B4A4473" w14:textId="33B5BD9E" w:rsidR="000E2CE0" w:rsidRDefault="000E2CE0" w:rsidP="00D217A8">
            <w:pPr>
              <w:jc w:val="left"/>
            </w:pPr>
            <w:r>
              <w:t xml:space="preserve">Create a Build Pipeline - </w:t>
            </w:r>
            <w:r w:rsidR="00AD21A3">
              <w:t>10</w:t>
            </w:r>
          </w:p>
          <w:p w14:paraId="5B30C02D" w14:textId="0987C00E" w:rsidR="000E2CE0" w:rsidRDefault="000E2CE0" w:rsidP="00D217A8">
            <w:pPr>
              <w:jc w:val="left"/>
            </w:pPr>
            <w:r>
              <w:t>Create a Release Pipeline - 1</w:t>
            </w:r>
            <w:r w:rsidR="00DE091C">
              <w:t>2</w:t>
            </w:r>
          </w:p>
          <w:p w14:paraId="6B66DC48" w14:textId="16F2188C" w:rsidR="000E2CE0" w:rsidRPr="00D53906" w:rsidRDefault="000E2CE0" w:rsidP="00D217A8">
            <w:pPr>
              <w:jc w:val="left"/>
            </w:pPr>
            <w:r>
              <w:t>Result - 1</w:t>
            </w:r>
            <w:r w:rsidR="00DE091C">
              <w:t>7</w:t>
            </w:r>
          </w:p>
        </w:tc>
      </w:tr>
      <w:tr w:rsidR="0060184C" w14:paraId="79FDF565" w14:textId="77777777" w:rsidTr="00276B29">
        <w:trPr>
          <w:trHeight w:val="300"/>
        </w:trPr>
        <w:tc>
          <w:tcPr>
            <w:tcW w:w="6025" w:type="dxa"/>
          </w:tcPr>
          <w:p w14:paraId="62C06B41" w14:textId="7906F132" w:rsidR="0060184C" w:rsidRDefault="00C7163F" w:rsidP="00D217A8">
            <w:pPr>
              <w:jc w:val="left"/>
            </w:pPr>
            <w:hyperlink r:id="rId32" w:history="1">
              <w:r>
                <w:rPr>
                  <w:rStyle w:val="Hyperlink"/>
                  <w:rFonts w:cs="Arial"/>
                </w:rPr>
                <w:t>AOT Simulator and IoT Hub Extractor Deployment Guide</w:t>
              </w:r>
            </w:hyperlink>
          </w:p>
        </w:tc>
        <w:tc>
          <w:tcPr>
            <w:tcW w:w="9720" w:type="dxa"/>
          </w:tcPr>
          <w:p w14:paraId="0ADF848B" w14:textId="1B006902" w:rsidR="0060184C" w:rsidRPr="00D217A8" w:rsidRDefault="00451763" w:rsidP="00451763">
            <w:pPr>
              <w:jc w:val="left"/>
            </w:pPr>
            <w:r>
              <w:t xml:space="preserve">This document explains the prerequisites and steps to configure and deploy the simulator on the cloud including the understanding of configuring the device twin to send data to IoT Hub. </w:t>
            </w:r>
          </w:p>
        </w:tc>
        <w:tc>
          <w:tcPr>
            <w:tcW w:w="4680" w:type="dxa"/>
          </w:tcPr>
          <w:p w14:paraId="7A8F564E" w14:textId="53957DA3" w:rsidR="0060184C" w:rsidRDefault="00876867" w:rsidP="00D217A8">
            <w:pPr>
              <w:jc w:val="left"/>
            </w:pPr>
            <w:r>
              <w:t>Simulator Deployment – 4</w:t>
            </w:r>
          </w:p>
          <w:p w14:paraId="6A2AD9C4" w14:textId="285D4C7D" w:rsidR="00876867" w:rsidRDefault="00876867" w:rsidP="00D217A8">
            <w:pPr>
              <w:jc w:val="left"/>
            </w:pPr>
            <w:r>
              <w:t>IoT Hub Extractor Deployment – 12</w:t>
            </w:r>
          </w:p>
          <w:p w14:paraId="50C6BA75" w14:textId="61F83AE8" w:rsidR="00876867" w:rsidRDefault="008F55D7" w:rsidP="00D217A8">
            <w:pPr>
              <w:jc w:val="left"/>
            </w:pPr>
            <w:r>
              <w:t>Simulator Usage – 17</w:t>
            </w:r>
          </w:p>
          <w:p w14:paraId="57B5CFD9" w14:textId="3E78ED0C" w:rsidR="008F55D7" w:rsidRDefault="008F55D7" w:rsidP="00D217A8">
            <w:pPr>
              <w:jc w:val="left"/>
            </w:pPr>
            <w:r>
              <w:t>First-time Configuration – 21</w:t>
            </w:r>
          </w:p>
          <w:p w14:paraId="3BEC7980" w14:textId="1FA9A28A" w:rsidR="008F55D7" w:rsidRDefault="008F55D7" w:rsidP="00D217A8">
            <w:pPr>
              <w:jc w:val="left"/>
            </w:pPr>
            <w:r>
              <w:t>Changing Attribute Value of a Device - 21</w:t>
            </w:r>
          </w:p>
        </w:tc>
      </w:tr>
    </w:tbl>
    <w:bookmarkEnd w:id="16"/>
    <w:p w14:paraId="56248A97" w14:textId="3BA9033A" w:rsidR="00282B97" w:rsidRPr="00EC7E1A" w:rsidRDefault="00282B97" w:rsidP="00EC7E1A">
      <w:pPr>
        <w:pStyle w:val="Heading3"/>
        <w:rPr>
          <w:rFonts w:cstheme="minorBidi"/>
        </w:rPr>
      </w:pPr>
      <w:r w:rsidRPr="00EC7E1A">
        <w:t>Metadata Table</w:t>
      </w:r>
    </w:p>
    <w:tbl>
      <w:tblPr>
        <w:tblW w:w="0" w:type="auto"/>
        <w:tblCellSpacing w:w="15" w:type="dxa"/>
        <w:tblLook w:val="04A0" w:firstRow="1" w:lastRow="0" w:firstColumn="1" w:lastColumn="0" w:noHBand="0" w:noVBand="1"/>
      </w:tblPr>
      <w:tblGrid>
        <w:gridCol w:w="2947"/>
        <w:gridCol w:w="5700"/>
      </w:tblGrid>
      <w:tr w:rsidR="00C062DF" w:rsidRPr="00C062DF" w14:paraId="088886C0" w14:textId="77777777">
        <w:trPr>
          <w:tblHeader/>
          <w:tblCellSpacing w:w="15" w:type="dxa"/>
        </w:trPr>
        <w:tc>
          <w:tcPr>
            <w:tcW w:w="0" w:type="auto"/>
            <w:tcMar>
              <w:top w:w="15" w:type="dxa"/>
              <w:left w:w="15" w:type="dxa"/>
              <w:bottom w:w="15" w:type="dxa"/>
              <w:right w:w="15" w:type="dxa"/>
            </w:tcMar>
            <w:vAlign w:val="center"/>
            <w:hideMark/>
          </w:tcPr>
          <w:p w14:paraId="52E5A636" w14:textId="77777777" w:rsidR="00282B97" w:rsidRPr="00C062DF" w:rsidRDefault="00282B97">
            <w:pPr>
              <w:jc w:val="left"/>
              <w:rPr>
                <w:b/>
                <w:bCs/>
                <w:color w:val="FFFFFF" w:themeColor="background1"/>
                <w:lang w:val="de-DE"/>
              </w:rPr>
            </w:pPr>
            <w:bookmarkStart w:id="18" w:name="_Hlk97102114"/>
            <w:bookmarkEnd w:id="18"/>
            <w:r w:rsidRPr="00C062DF">
              <w:rPr>
                <w:b/>
                <w:bCs/>
                <w:color w:val="FFFFFF" w:themeColor="background1"/>
                <w:lang w:val="de-DE"/>
              </w:rPr>
              <w:t>Field</w:t>
            </w:r>
          </w:p>
        </w:tc>
        <w:tc>
          <w:tcPr>
            <w:tcW w:w="0" w:type="auto"/>
            <w:tcMar>
              <w:top w:w="15" w:type="dxa"/>
              <w:left w:w="15" w:type="dxa"/>
              <w:bottom w:w="15" w:type="dxa"/>
              <w:right w:w="15" w:type="dxa"/>
            </w:tcMar>
            <w:vAlign w:val="center"/>
            <w:hideMark/>
          </w:tcPr>
          <w:p w14:paraId="4F2639E9" w14:textId="77777777" w:rsidR="00282B97" w:rsidRPr="00C062DF" w:rsidRDefault="00282B97">
            <w:pPr>
              <w:jc w:val="left"/>
              <w:rPr>
                <w:b/>
                <w:bCs/>
                <w:color w:val="FFFFFF" w:themeColor="background1"/>
                <w:lang w:val="de-DE"/>
              </w:rPr>
            </w:pPr>
            <w:r w:rsidRPr="00C062DF">
              <w:rPr>
                <w:b/>
                <w:bCs/>
                <w:color w:val="FFFFFF" w:themeColor="background1"/>
                <w:lang w:val="de-DE"/>
              </w:rPr>
              <w:t>Value</w:t>
            </w:r>
          </w:p>
        </w:tc>
      </w:tr>
      <w:tr w:rsidR="00C062DF" w:rsidRPr="00C062DF" w14:paraId="58B7EF0F" w14:textId="77777777">
        <w:trPr>
          <w:tblCellSpacing w:w="15" w:type="dxa"/>
        </w:trPr>
        <w:tc>
          <w:tcPr>
            <w:tcW w:w="0" w:type="auto"/>
            <w:tcMar>
              <w:top w:w="15" w:type="dxa"/>
              <w:left w:w="15" w:type="dxa"/>
              <w:bottom w:w="15" w:type="dxa"/>
              <w:right w:w="15" w:type="dxa"/>
            </w:tcMar>
            <w:vAlign w:val="center"/>
            <w:hideMark/>
          </w:tcPr>
          <w:p w14:paraId="78A624D3" w14:textId="77777777" w:rsidR="00282B97" w:rsidRPr="00C062DF" w:rsidRDefault="00282B97">
            <w:pPr>
              <w:jc w:val="left"/>
              <w:rPr>
                <w:color w:val="FFFFFF" w:themeColor="background1"/>
                <w:lang w:val="de-DE"/>
              </w:rPr>
            </w:pPr>
            <w:r w:rsidRPr="00C062DF">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18DFB1E2" w14:textId="77777777" w:rsidR="00282B97" w:rsidRPr="00C062DF" w:rsidRDefault="00282B97">
            <w:pPr>
              <w:jc w:val="left"/>
              <w:rPr>
                <w:color w:val="FFFFFF" w:themeColor="background1"/>
                <w:lang w:val="de-DE"/>
              </w:rPr>
            </w:pPr>
            <w:r w:rsidRPr="00C062DF">
              <w:rPr>
                <w:color w:val="FFFFFF" w:themeColor="background1"/>
                <w:lang w:val="de-DE"/>
              </w:rPr>
              <w:t>Accenture Operations Twin / Data Integration Accelerators</w:t>
            </w:r>
          </w:p>
        </w:tc>
      </w:tr>
      <w:tr w:rsidR="00C062DF" w:rsidRPr="00C062DF" w14:paraId="71392119" w14:textId="77777777">
        <w:trPr>
          <w:tblCellSpacing w:w="15" w:type="dxa"/>
        </w:trPr>
        <w:tc>
          <w:tcPr>
            <w:tcW w:w="0" w:type="auto"/>
            <w:tcMar>
              <w:top w:w="15" w:type="dxa"/>
              <w:left w:w="15" w:type="dxa"/>
              <w:bottom w:w="15" w:type="dxa"/>
              <w:right w:w="15" w:type="dxa"/>
            </w:tcMar>
            <w:vAlign w:val="center"/>
            <w:hideMark/>
          </w:tcPr>
          <w:p w14:paraId="235B08FD" w14:textId="77777777" w:rsidR="00282B97" w:rsidRPr="00C062DF" w:rsidRDefault="00282B97">
            <w:pPr>
              <w:jc w:val="left"/>
              <w:rPr>
                <w:color w:val="FFFFFF" w:themeColor="background1"/>
                <w:lang w:val="de-DE"/>
              </w:rPr>
            </w:pPr>
            <w:r w:rsidRPr="00C062DF">
              <w:rPr>
                <w:b/>
                <w:bCs/>
                <w:color w:val="FFFFFF" w:themeColor="background1"/>
                <w:lang w:val="de-DE"/>
              </w:rPr>
              <w:t>Domain / Area</w:t>
            </w:r>
          </w:p>
        </w:tc>
        <w:tc>
          <w:tcPr>
            <w:tcW w:w="0" w:type="auto"/>
            <w:tcMar>
              <w:top w:w="15" w:type="dxa"/>
              <w:left w:w="15" w:type="dxa"/>
              <w:bottom w:w="15" w:type="dxa"/>
              <w:right w:w="15" w:type="dxa"/>
            </w:tcMar>
            <w:vAlign w:val="center"/>
            <w:hideMark/>
          </w:tcPr>
          <w:p w14:paraId="76749305" w14:textId="77777777" w:rsidR="00282B97" w:rsidRPr="00C062DF" w:rsidRDefault="00282B97">
            <w:pPr>
              <w:jc w:val="left"/>
              <w:rPr>
                <w:color w:val="FFFFFF" w:themeColor="background1"/>
                <w:lang w:val="de-DE"/>
              </w:rPr>
            </w:pPr>
            <w:r w:rsidRPr="00C062DF">
              <w:rPr>
                <w:color w:val="FFFFFF" w:themeColor="background1"/>
                <w:lang w:val="de-DE"/>
              </w:rPr>
              <w:t>Extractors / Data Processing</w:t>
            </w:r>
          </w:p>
        </w:tc>
      </w:tr>
      <w:tr w:rsidR="00C062DF" w:rsidRPr="00C062DF" w14:paraId="135C068E" w14:textId="77777777">
        <w:trPr>
          <w:tblCellSpacing w:w="15" w:type="dxa"/>
        </w:trPr>
        <w:tc>
          <w:tcPr>
            <w:tcW w:w="0" w:type="auto"/>
            <w:tcMar>
              <w:top w:w="15" w:type="dxa"/>
              <w:left w:w="15" w:type="dxa"/>
              <w:bottom w:w="15" w:type="dxa"/>
              <w:right w:w="15" w:type="dxa"/>
            </w:tcMar>
            <w:vAlign w:val="center"/>
            <w:hideMark/>
          </w:tcPr>
          <w:p w14:paraId="37B7A6B5" w14:textId="77777777" w:rsidR="00282B97" w:rsidRPr="00C062DF" w:rsidRDefault="00282B97">
            <w:pPr>
              <w:jc w:val="left"/>
              <w:rPr>
                <w:color w:val="FFFFFF" w:themeColor="background1"/>
                <w:lang w:val="de-DE"/>
              </w:rPr>
            </w:pPr>
            <w:r w:rsidRPr="00C062DF">
              <w:rPr>
                <w:b/>
                <w:bCs/>
                <w:color w:val="FFFFFF" w:themeColor="background1"/>
                <w:lang w:val="de-DE"/>
              </w:rPr>
              <w:t>Owner (Team/Person)</w:t>
            </w:r>
          </w:p>
        </w:tc>
        <w:tc>
          <w:tcPr>
            <w:tcW w:w="0" w:type="auto"/>
            <w:tcMar>
              <w:top w:w="15" w:type="dxa"/>
              <w:left w:w="15" w:type="dxa"/>
              <w:bottom w:w="15" w:type="dxa"/>
              <w:right w:w="15" w:type="dxa"/>
            </w:tcMar>
            <w:vAlign w:val="center"/>
            <w:hideMark/>
          </w:tcPr>
          <w:p w14:paraId="1B833384" w14:textId="77777777" w:rsidR="00282B97" w:rsidRPr="00C062DF" w:rsidRDefault="00282B97">
            <w:pPr>
              <w:jc w:val="left"/>
              <w:rPr>
                <w:color w:val="FFFFFF" w:themeColor="background1"/>
                <w:lang w:val="de-DE"/>
              </w:rPr>
            </w:pPr>
            <w:r w:rsidRPr="00C062DF">
              <w:rPr>
                <w:color w:val="FFFFFF" w:themeColor="background1"/>
                <w:lang w:val="de-DE"/>
              </w:rPr>
              <w:t>Tournier, Florian</w:t>
            </w:r>
          </w:p>
        </w:tc>
      </w:tr>
      <w:tr w:rsidR="00C062DF" w:rsidRPr="00C062DF" w14:paraId="76EE72E6" w14:textId="77777777">
        <w:trPr>
          <w:tblCellSpacing w:w="15" w:type="dxa"/>
        </w:trPr>
        <w:tc>
          <w:tcPr>
            <w:tcW w:w="0" w:type="auto"/>
            <w:tcMar>
              <w:top w:w="15" w:type="dxa"/>
              <w:left w:w="15" w:type="dxa"/>
              <w:bottom w:w="15" w:type="dxa"/>
              <w:right w:w="15" w:type="dxa"/>
            </w:tcMar>
            <w:vAlign w:val="center"/>
            <w:hideMark/>
          </w:tcPr>
          <w:p w14:paraId="4C742085" w14:textId="77777777" w:rsidR="00282B97" w:rsidRPr="00C062DF" w:rsidRDefault="00282B97">
            <w:pPr>
              <w:jc w:val="left"/>
              <w:rPr>
                <w:color w:val="FFFFFF" w:themeColor="background1"/>
                <w:lang w:val="de-DE"/>
              </w:rPr>
            </w:pPr>
            <w:r w:rsidRPr="00C062DF">
              <w:rPr>
                <w:b/>
                <w:bCs/>
                <w:color w:val="FFFFFF" w:themeColor="background1"/>
                <w:lang w:val="de-DE"/>
              </w:rPr>
              <w:t>Reviewers</w:t>
            </w:r>
          </w:p>
        </w:tc>
        <w:tc>
          <w:tcPr>
            <w:tcW w:w="0" w:type="auto"/>
            <w:tcMar>
              <w:top w:w="15" w:type="dxa"/>
              <w:left w:w="15" w:type="dxa"/>
              <w:bottom w:w="15" w:type="dxa"/>
              <w:right w:w="15" w:type="dxa"/>
            </w:tcMar>
            <w:vAlign w:val="center"/>
            <w:hideMark/>
          </w:tcPr>
          <w:p w14:paraId="1E106B3B" w14:textId="77777777" w:rsidR="00282B97" w:rsidRPr="00C062DF" w:rsidRDefault="00282B97">
            <w:pPr>
              <w:jc w:val="left"/>
              <w:rPr>
                <w:color w:val="FFFFFF" w:themeColor="background1"/>
                <w:lang w:val="de-DE"/>
              </w:rPr>
            </w:pPr>
            <w:r w:rsidRPr="00C062DF">
              <w:rPr>
                <w:color w:val="FFFFFF" w:themeColor="background1"/>
                <w:lang w:val="de-DE"/>
              </w:rPr>
              <w:t>Joshi, Rishabh</w:t>
            </w:r>
          </w:p>
        </w:tc>
      </w:tr>
      <w:tr w:rsidR="00C062DF" w:rsidRPr="00C062DF" w14:paraId="2E69AD3A" w14:textId="77777777">
        <w:trPr>
          <w:tblCellSpacing w:w="15" w:type="dxa"/>
        </w:trPr>
        <w:tc>
          <w:tcPr>
            <w:tcW w:w="0" w:type="auto"/>
            <w:tcMar>
              <w:top w:w="15" w:type="dxa"/>
              <w:left w:w="15" w:type="dxa"/>
              <w:bottom w:w="15" w:type="dxa"/>
              <w:right w:w="15" w:type="dxa"/>
            </w:tcMar>
            <w:vAlign w:val="center"/>
            <w:hideMark/>
          </w:tcPr>
          <w:p w14:paraId="34BAD1CC" w14:textId="77777777" w:rsidR="00282B97" w:rsidRPr="00C062DF" w:rsidRDefault="00282B97">
            <w:pPr>
              <w:jc w:val="left"/>
              <w:rPr>
                <w:color w:val="FFFFFF" w:themeColor="background1"/>
                <w:lang w:val="de-DE"/>
              </w:rPr>
            </w:pPr>
            <w:r w:rsidRPr="00C062DF">
              <w:rPr>
                <w:b/>
                <w:bCs/>
                <w:color w:val="FFFFFF" w:themeColor="background1"/>
                <w:lang w:val="de-DE"/>
              </w:rPr>
              <w:t>Status</w:t>
            </w:r>
          </w:p>
        </w:tc>
        <w:tc>
          <w:tcPr>
            <w:tcW w:w="0" w:type="auto"/>
            <w:tcMar>
              <w:top w:w="15" w:type="dxa"/>
              <w:left w:w="15" w:type="dxa"/>
              <w:bottom w:w="15" w:type="dxa"/>
              <w:right w:w="15" w:type="dxa"/>
            </w:tcMar>
            <w:vAlign w:val="center"/>
            <w:hideMark/>
          </w:tcPr>
          <w:p w14:paraId="7E0F5CD7" w14:textId="77777777" w:rsidR="00282B97" w:rsidRPr="00C062DF" w:rsidRDefault="00282B97">
            <w:pPr>
              <w:jc w:val="left"/>
              <w:rPr>
                <w:color w:val="FFFFFF" w:themeColor="background1"/>
                <w:lang w:val="de-DE"/>
              </w:rPr>
            </w:pPr>
            <w:r w:rsidRPr="00C062DF">
              <w:rPr>
                <w:color w:val="FFFFFF" w:themeColor="background1"/>
                <w:lang w:val="de-DE"/>
              </w:rPr>
              <w:t>Published / Complete</w:t>
            </w:r>
          </w:p>
        </w:tc>
      </w:tr>
      <w:tr w:rsidR="00C062DF" w:rsidRPr="00C062DF" w14:paraId="4CBE450E" w14:textId="77777777">
        <w:trPr>
          <w:tblCellSpacing w:w="15" w:type="dxa"/>
        </w:trPr>
        <w:tc>
          <w:tcPr>
            <w:tcW w:w="0" w:type="auto"/>
            <w:tcMar>
              <w:top w:w="15" w:type="dxa"/>
              <w:left w:w="15" w:type="dxa"/>
              <w:bottom w:w="15" w:type="dxa"/>
              <w:right w:w="15" w:type="dxa"/>
            </w:tcMar>
            <w:vAlign w:val="center"/>
            <w:hideMark/>
          </w:tcPr>
          <w:p w14:paraId="27274D22" w14:textId="77777777" w:rsidR="00282B97" w:rsidRPr="00C062DF" w:rsidRDefault="00282B97">
            <w:pPr>
              <w:jc w:val="left"/>
              <w:rPr>
                <w:color w:val="FFFFFF" w:themeColor="background1"/>
                <w:lang w:val="de-DE"/>
              </w:rPr>
            </w:pPr>
            <w:r w:rsidRPr="00C062DF">
              <w:rPr>
                <w:b/>
                <w:bCs/>
                <w:color w:val="FFFFFF" w:themeColor="background1"/>
                <w:lang w:val="de-DE"/>
              </w:rPr>
              <w:t>Confidentiality</w:t>
            </w:r>
          </w:p>
        </w:tc>
        <w:tc>
          <w:tcPr>
            <w:tcW w:w="0" w:type="auto"/>
            <w:tcMar>
              <w:top w:w="15" w:type="dxa"/>
              <w:left w:w="15" w:type="dxa"/>
              <w:bottom w:w="15" w:type="dxa"/>
              <w:right w:w="15" w:type="dxa"/>
            </w:tcMar>
            <w:vAlign w:val="center"/>
            <w:hideMark/>
          </w:tcPr>
          <w:p w14:paraId="29C6DAA2" w14:textId="77777777" w:rsidR="00282B97" w:rsidRPr="00C062DF" w:rsidRDefault="00282B97">
            <w:pPr>
              <w:jc w:val="left"/>
              <w:rPr>
                <w:color w:val="FFFFFF" w:themeColor="background1"/>
                <w:lang w:val="de-DE"/>
              </w:rPr>
            </w:pPr>
            <w:r w:rsidRPr="00C062DF">
              <w:rPr>
                <w:color w:val="FFFFFF" w:themeColor="background1"/>
                <w:lang w:val="de-DE"/>
              </w:rPr>
              <w:t>Internal / Confidential</w:t>
            </w:r>
          </w:p>
        </w:tc>
      </w:tr>
      <w:tr w:rsidR="00C062DF" w:rsidRPr="00C062DF" w14:paraId="22211C28" w14:textId="77777777">
        <w:trPr>
          <w:tblCellSpacing w:w="15" w:type="dxa"/>
        </w:trPr>
        <w:tc>
          <w:tcPr>
            <w:tcW w:w="0" w:type="auto"/>
            <w:tcMar>
              <w:top w:w="15" w:type="dxa"/>
              <w:left w:w="15" w:type="dxa"/>
              <w:bottom w:w="15" w:type="dxa"/>
              <w:right w:w="15" w:type="dxa"/>
            </w:tcMar>
            <w:vAlign w:val="center"/>
            <w:hideMark/>
          </w:tcPr>
          <w:p w14:paraId="3A6BF983" w14:textId="77777777" w:rsidR="00282B97" w:rsidRPr="00C062DF" w:rsidRDefault="00282B97">
            <w:pPr>
              <w:jc w:val="left"/>
              <w:rPr>
                <w:color w:val="FFFFFF" w:themeColor="background1"/>
                <w:lang w:val="de-DE"/>
              </w:rPr>
            </w:pPr>
            <w:r w:rsidRPr="00C062DF">
              <w:rPr>
                <w:b/>
                <w:bCs/>
                <w:color w:val="FFFFFF" w:themeColor="background1"/>
                <w:lang w:val="de-DE"/>
              </w:rPr>
              <w:t>Source of Truth</w:t>
            </w:r>
          </w:p>
        </w:tc>
        <w:tc>
          <w:tcPr>
            <w:tcW w:w="0" w:type="auto"/>
            <w:tcMar>
              <w:top w:w="15" w:type="dxa"/>
              <w:left w:w="15" w:type="dxa"/>
              <w:bottom w:w="15" w:type="dxa"/>
              <w:right w:w="15" w:type="dxa"/>
            </w:tcMar>
            <w:vAlign w:val="center"/>
            <w:hideMark/>
          </w:tcPr>
          <w:p w14:paraId="5B4FDEBF" w14:textId="77777777" w:rsidR="00282B97" w:rsidRPr="00C062DF" w:rsidRDefault="00282B97">
            <w:pPr>
              <w:jc w:val="left"/>
              <w:rPr>
                <w:color w:val="FFFFFF" w:themeColor="background1"/>
                <w:lang w:val="de-DE"/>
              </w:rPr>
            </w:pPr>
            <w:hyperlink r:id="rId33" w:history="1">
              <w:r w:rsidRPr="00C062DF">
                <w:rPr>
                  <w:rStyle w:val="Hyperlink"/>
                  <w:color w:val="FFFFFF" w:themeColor="background1"/>
                  <w:lang w:val="de-DE"/>
                </w:rPr>
                <w:t>Summary - Overview</w:t>
              </w:r>
            </w:hyperlink>
          </w:p>
        </w:tc>
      </w:tr>
      <w:tr w:rsidR="00C062DF" w:rsidRPr="00C062DF" w14:paraId="4ECD4F6B" w14:textId="77777777">
        <w:trPr>
          <w:tblCellSpacing w:w="15" w:type="dxa"/>
        </w:trPr>
        <w:tc>
          <w:tcPr>
            <w:tcW w:w="0" w:type="auto"/>
            <w:tcMar>
              <w:top w:w="15" w:type="dxa"/>
              <w:left w:w="15" w:type="dxa"/>
              <w:bottom w:w="15" w:type="dxa"/>
              <w:right w:w="15" w:type="dxa"/>
            </w:tcMar>
            <w:vAlign w:val="center"/>
            <w:hideMark/>
          </w:tcPr>
          <w:p w14:paraId="6B41EB0B" w14:textId="77777777" w:rsidR="00282B97" w:rsidRPr="00C062DF" w:rsidRDefault="00282B97">
            <w:pPr>
              <w:jc w:val="left"/>
              <w:rPr>
                <w:color w:val="FFFFFF" w:themeColor="background1"/>
                <w:lang w:val="de-DE"/>
              </w:rPr>
            </w:pPr>
            <w:r w:rsidRPr="00C062DF">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5AE2EDE5" w14:textId="1F7E2C0D" w:rsidR="00282B97" w:rsidRPr="00C062DF" w:rsidRDefault="00282B97">
            <w:pPr>
              <w:jc w:val="left"/>
              <w:rPr>
                <w:color w:val="FFFFFF" w:themeColor="background1"/>
                <w:lang w:val="de-DE"/>
              </w:rPr>
            </w:pPr>
            <w:r w:rsidRPr="00C062DF">
              <w:rPr>
                <w:color w:val="FFFFFF" w:themeColor="background1"/>
                <w:lang w:val="de-DE"/>
              </w:rPr>
              <w:t>AOT Extractors Architecture Blueprint</w:t>
            </w:r>
          </w:p>
        </w:tc>
      </w:tr>
    </w:tbl>
    <w:p w14:paraId="2C28295E" w14:textId="71D66488" w:rsidR="7561C885" w:rsidRPr="00EC7E1A" w:rsidRDefault="7561C885" w:rsidP="00D217A8">
      <w:pPr>
        <w:rPr>
          <w:color w:val="FFFFFF" w:themeColor="background1"/>
          <w:sz w:val="16"/>
          <w:szCs w:val="20"/>
        </w:rPr>
      </w:pPr>
    </w:p>
    <w:sectPr w:rsidR="7561C885" w:rsidRPr="00EC7E1A" w:rsidSect="007F4209">
      <w:pgSz w:w="23040" w:h="15840" w:orient="landscape"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EF0D" w14:textId="77777777" w:rsidR="00DB3AC1" w:rsidRDefault="00DB3AC1" w:rsidP="00AE2073">
      <w:r>
        <w:separator/>
      </w:r>
    </w:p>
  </w:endnote>
  <w:endnote w:type="continuationSeparator" w:id="0">
    <w:p w14:paraId="34CD09D6" w14:textId="77777777" w:rsidR="00DB3AC1" w:rsidRDefault="00DB3AC1" w:rsidP="00AE2073">
      <w:r>
        <w:continuationSeparator/>
      </w:r>
    </w:p>
  </w:endnote>
  <w:endnote w:type="continuationNotice" w:id="1">
    <w:p w14:paraId="2CCA45E9" w14:textId="77777777" w:rsidR="00DB3AC1" w:rsidRDefault="00DB3A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4EC07C00" w:rsidR="006324D6" w:rsidRPr="00385DDD" w:rsidRDefault="00823C6C" w:rsidP="00D61228">
    <w:pPr>
      <w:ind w:left="-567"/>
      <w:rPr>
        <w:sz w:val="18"/>
        <w:szCs w:val="18"/>
      </w:rPr>
    </w:pPr>
    <w:r>
      <w:rPr>
        <w:sz w:val="18"/>
        <w:szCs w:val="18"/>
      </w:rPr>
      <w:t>© 2025 Accenture. All rights reserved.</w:t>
    </w:r>
    <w:r w:rsidRPr="00823C6C">
      <w:rPr>
        <w:sz w:val="18"/>
        <w:szCs w:val="18"/>
      </w:rPr>
      <w:ptab w:relativeTo="margin" w:alignment="center" w:leader="none"/>
    </w:r>
    <w:r>
      <w:rPr>
        <w:sz w:val="18"/>
        <w:szCs w:val="18"/>
      </w:rPr>
      <w:t xml:space="preserve">Document Version: </w:t>
    </w:r>
    <w:sdt>
      <w:sdtPr>
        <w:rPr>
          <w:sz w:val="18"/>
          <w:szCs w:val="18"/>
        </w:rPr>
        <w:alias w:val="Label"/>
        <w:tag w:val="DLCPolicyLabelValue"/>
        <w:id w:val="-711804803"/>
        <w:lock w:val="contentLocked"/>
        <w:placeholder>
          <w:docPart w:val="F176B35B048F41FFAA145A1D1331F50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4" w:author="Olson, Ed" w:date="2026-01-16T11:17:00Z" w16du:dateUtc="2026-01-16T17:17:00Z">
          <w:r w:rsidR="00804AC4" w:rsidDel="00054070">
            <w:rPr>
              <w:sz w:val="18"/>
              <w:szCs w:val="18"/>
            </w:rPr>
            <w:delText>10.0</w:delText>
          </w:r>
          <w:r w:rsidR="00BE25C5" w:rsidDel="00054070">
            <w:rPr>
              <w:sz w:val="18"/>
              <w:szCs w:val="18"/>
            </w:rPr>
            <w:delText>13.0</w:delText>
          </w:r>
        </w:del>
        <w:ins w:id="5" w:author="Joshi, Rishabh" w:date="2026-01-13T13:23:00Z" w16du:dateUtc="2026-01-13T07:53:00Z">
          <w:del w:id="6" w:author="Olson, Ed" w:date="2026-01-16T11:17:00Z" w16du:dateUtc="2026-01-16T17:17:00Z">
            <w:r w:rsidR="004A588E" w:rsidDel="00054070">
              <w:rPr>
                <w:sz w:val="18"/>
                <w:szCs w:val="18"/>
              </w:rPr>
              <w:delText>15.0</w:delText>
            </w:r>
          </w:del>
        </w:ins>
        <w:r w:rsidR="00054070">
          <w:rPr>
            <w:sz w:val="18"/>
            <w:szCs w:val="18"/>
          </w:rPr>
          <w:t>16.0</w:t>
        </w:r>
      </w:sdtContent>
    </w:sdt>
    <w:r w:rsidRPr="00823C6C">
      <w:rPr>
        <w:sz w:val="18"/>
        <w:szCs w:val="18"/>
      </w:rPr>
      <w:ptab w:relativeTo="margin" w:alignment="right" w:leader="none"/>
    </w:r>
    <w:r w:rsidRPr="00823C6C">
      <w:rPr>
        <w:sz w:val="18"/>
        <w:szCs w:val="18"/>
      </w:rPr>
      <w:fldChar w:fldCharType="begin"/>
    </w:r>
    <w:r w:rsidRPr="00823C6C">
      <w:rPr>
        <w:sz w:val="18"/>
        <w:szCs w:val="18"/>
      </w:rPr>
      <w:instrText xml:space="preserve"> PAGE   \* MERGEFORMAT </w:instrText>
    </w:r>
    <w:r w:rsidRPr="00823C6C">
      <w:rPr>
        <w:sz w:val="18"/>
        <w:szCs w:val="18"/>
      </w:rPr>
      <w:fldChar w:fldCharType="separate"/>
    </w:r>
    <w:r w:rsidRPr="00823C6C">
      <w:rPr>
        <w:noProof/>
        <w:sz w:val="18"/>
        <w:szCs w:val="18"/>
      </w:rPr>
      <w:t>1</w:t>
    </w:r>
    <w:r w:rsidRPr="00823C6C">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42E8" w14:textId="21D4AE63" w:rsidR="004E5891" w:rsidRDefault="004E5891">
    <w:pPr>
      <w:pStyle w:val="Footer"/>
    </w:pPr>
    <w:r>
      <w:rPr>
        <w:sz w:val="18"/>
        <w:szCs w:val="18"/>
      </w:rPr>
      <w:t>© 2025 Accenture. All rights reserved.</w:t>
    </w:r>
    <w:r>
      <w:ptab w:relativeTo="margin" w:alignment="center" w:leader="none"/>
    </w:r>
    <w:r>
      <w:t xml:space="preserve">Document Version: </w:t>
    </w:r>
    <w:sdt>
      <w:sdtPr>
        <w:alias w:val="Label"/>
        <w:tag w:val="DLCPolicyLabelValue"/>
        <w:id w:val="902490818"/>
        <w:lock w:val="contentLocked"/>
        <w:placeholder>
          <w:docPart w:val="67FB39F4A28A4A5FA2FC4D5F01BC49A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7" w:author="Olson, Ed" w:date="2026-01-16T11:17:00Z" w16du:dateUtc="2026-01-16T17:17:00Z">
          <w:r w:rsidR="00804AC4" w:rsidDel="00054070">
            <w:delText>10.0</w:delText>
          </w:r>
          <w:r w:rsidR="00BE25C5" w:rsidDel="00054070">
            <w:delText>13.0</w:delText>
          </w:r>
        </w:del>
        <w:ins w:id="8" w:author="Joshi, Rishabh" w:date="2026-01-13T13:23:00Z" w16du:dateUtc="2026-01-13T07:53:00Z">
          <w:del w:id="9" w:author="Olson, Ed" w:date="2026-01-16T11:17:00Z" w16du:dateUtc="2026-01-16T17:17:00Z">
            <w:r w:rsidR="004A588E" w:rsidDel="00054070">
              <w:delText>15.0</w:delText>
            </w:r>
          </w:del>
        </w:ins>
        <w:r w:rsidR="00054070">
          <w:t>16.0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1702" w14:textId="148282D7" w:rsidR="008F752A" w:rsidRPr="00385DDD" w:rsidRDefault="008F752A">
    <w:pPr>
      <w:ind w:left="-567"/>
      <w:rPr>
        <w:sz w:val="18"/>
        <w:szCs w:val="18"/>
      </w:rPr>
    </w:pPr>
    <w:r>
      <w:rPr>
        <w:noProof/>
      </w:rPr>
      <w:drawing>
        <wp:anchor distT="0" distB="0" distL="114300" distR="114300" simplePos="0" relativeHeight="251658240" behindDoc="0" locked="0" layoutInCell="1" allowOverlap="1" wp14:anchorId="65C88C34" wp14:editId="59B796FB">
          <wp:simplePos x="0" y="0"/>
          <wp:positionH relativeFrom="column">
            <wp:posOffset>12971101</wp:posOffset>
          </wp:positionH>
          <wp:positionV relativeFrom="paragraph">
            <wp:posOffset>7842</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1376601397" name="Picture 1376601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Pr>
        <w:sz w:val="18"/>
        <w:szCs w:val="18"/>
      </w:rPr>
      <w:t>© 202</w:t>
    </w:r>
    <w:r w:rsidR="0037097D">
      <w:rPr>
        <w:sz w:val="18"/>
        <w:szCs w:val="18"/>
      </w:rPr>
      <w:t>4</w:t>
    </w:r>
    <w:r>
      <w:rPr>
        <w:sz w:val="18"/>
        <w:szCs w:val="18"/>
      </w:rPr>
      <w:t xml:space="preserve"> Accenture. All rights reserved.</w:t>
    </w:r>
    <w:r w:rsidRPr="00D61228">
      <w:rPr>
        <w:sz w:val="18"/>
        <w:szCs w:val="18"/>
      </w:rPr>
      <w:ptab w:relativeTo="margin" w:alignment="center" w:leader="none"/>
    </w:r>
    <w:r>
      <w:rPr>
        <w:sz w:val="18"/>
        <w:szCs w:val="18"/>
      </w:rPr>
      <w:t xml:space="preserve">    </w:t>
    </w:r>
    <w:hyperlink r:id="rId2" w:history="1">
      <w:r w:rsidR="007F4209" w:rsidRPr="007F4209">
        <w:rPr>
          <w:rStyle w:val="Hyperlink"/>
          <w:rFonts w:cs="Arial"/>
          <w:sz w:val="18"/>
          <w:szCs w:val="18"/>
        </w:rPr>
        <w:t>Send Feedback</w:t>
      </w:r>
    </w:hyperlink>
    <w:r w:rsidR="007F4209">
      <w:rPr>
        <w:sz w:val="18"/>
        <w:szCs w:val="18"/>
      </w:rPr>
      <w:tab/>
    </w:r>
    <w:r w:rsidR="007F4209">
      <w:rPr>
        <w:sz w:val="18"/>
        <w:szCs w:val="18"/>
      </w:rPr>
      <w:tab/>
    </w:r>
    <w:r>
      <w:rPr>
        <w:sz w:val="18"/>
        <w:szCs w:val="18"/>
      </w:rPr>
      <w:t xml:space="preserve">              Document Version: </w:t>
    </w:r>
    <w:sdt>
      <w:sdtPr>
        <w:rPr>
          <w:sz w:val="18"/>
          <w:szCs w:val="18"/>
        </w:rPr>
        <w:alias w:val="Label"/>
        <w:tag w:val="DLCPolicyLabelValue"/>
        <w:id w:val="-1733916667"/>
        <w:lock w:val="contentLocked"/>
        <w:placeholder>
          <w:docPart w:val="CBC63AC0B1BD460EB390ACBDC27FDEC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10" w:author="Olson, Ed" w:date="2026-01-16T11:17:00Z" w16du:dateUtc="2026-01-16T17:17:00Z">
          <w:r w:rsidR="00804AC4" w:rsidDel="00054070">
            <w:rPr>
              <w:sz w:val="18"/>
              <w:szCs w:val="18"/>
            </w:rPr>
            <w:delText>10.0</w:delText>
          </w:r>
          <w:r w:rsidR="00BE25C5" w:rsidDel="00054070">
            <w:rPr>
              <w:sz w:val="18"/>
              <w:szCs w:val="18"/>
            </w:rPr>
            <w:delText>13.0</w:delText>
          </w:r>
        </w:del>
        <w:ins w:id="11" w:author="Joshi, Rishabh" w:date="2026-01-13T13:23:00Z" w16du:dateUtc="2026-01-13T07:53:00Z">
          <w:del w:id="12" w:author="Olson, Ed" w:date="2026-01-16T11:17:00Z" w16du:dateUtc="2026-01-16T17:17:00Z">
            <w:r w:rsidR="004A588E" w:rsidDel="00054070">
              <w:rPr>
                <w:sz w:val="18"/>
                <w:szCs w:val="18"/>
              </w:rPr>
              <w:delText>15.0</w:delText>
            </w:r>
          </w:del>
        </w:ins>
        <w:r w:rsidR="00054070">
          <w:rPr>
            <w:sz w:val="18"/>
            <w:szCs w:val="18"/>
          </w:rPr>
          <w:t>16.0</w:t>
        </w:r>
      </w:sdtContent>
    </w:sdt>
    <w:r w:rsidRPr="00D61228">
      <w:rPr>
        <w:sz w:val="18"/>
        <w:szCs w:val="18"/>
      </w:rPr>
      <w:ptab w:relativeTo="margin" w:alignment="right" w:leader="none"/>
    </w:r>
    <w:r w:rsidRPr="00B3466A">
      <w:rPr>
        <w:noProof/>
      </w:rPr>
      <w:t xml:space="preserve"> </w:t>
    </w:r>
    <w:r w:rsidRPr="00D61228">
      <w:rPr>
        <w:sz w:val="18"/>
        <w:szCs w:val="18"/>
      </w:rPr>
      <w:fldChar w:fldCharType="begin"/>
    </w:r>
    <w:r w:rsidRPr="00D61228">
      <w:rPr>
        <w:sz w:val="18"/>
        <w:szCs w:val="18"/>
      </w:rPr>
      <w:instrText xml:space="preserve"> PAGE   \* MERGEFORMAT </w:instrText>
    </w:r>
    <w:r w:rsidRPr="00D61228">
      <w:rPr>
        <w:sz w:val="18"/>
        <w:szCs w:val="18"/>
      </w:rPr>
      <w:fldChar w:fldCharType="separate"/>
    </w:r>
    <w:r>
      <w:rPr>
        <w:sz w:val="18"/>
        <w:szCs w:val="18"/>
      </w:rPr>
      <w:t>1</w:t>
    </w:r>
    <w:r w:rsidRPr="00D61228">
      <w:rPr>
        <w:noProof/>
        <w:sz w:val="18"/>
        <w:szCs w:val="18"/>
      </w:rPr>
      <w:fldChar w:fldCharType="end"/>
    </w:r>
  </w:p>
  <w:p w14:paraId="02E350AC" w14:textId="77777777" w:rsidR="006F2832" w:rsidRDefault="006F28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0E41" w14:textId="56D792D4" w:rsidR="008F752A" w:rsidRPr="00385DDD" w:rsidRDefault="008F752A">
    <w:pPr>
      <w:ind w:left="-567"/>
      <w:rPr>
        <w:sz w:val="18"/>
        <w:szCs w:val="18"/>
      </w:rPr>
    </w:pPr>
    <w:r>
      <w:rPr>
        <w:sz w:val="18"/>
        <w:szCs w:val="18"/>
      </w:rPr>
      <w:t>© 202</w:t>
    </w:r>
    <w:r w:rsidR="004E5891">
      <w:rPr>
        <w:sz w:val="18"/>
        <w:szCs w:val="18"/>
      </w:rPr>
      <w:t>5</w:t>
    </w:r>
    <w:r>
      <w:rPr>
        <w:sz w:val="18"/>
        <w:szCs w:val="18"/>
      </w:rPr>
      <w:t xml:space="preserve"> Accenture. All rights reserved.</w:t>
    </w:r>
    <w:r w:rsidRPr="00D61228">
      <w:rPr>
        <w:sz w:val="18"/>
        <w:szCs w:val="18"/>
      </w:rPr>
      <w:ptab w:relativeTo="margin" w:alignment="center" w:leader="none"/>
    </w:r>
    <w:r>
      <w:rPr>
        <w:sz w:val="18"/>
        <w:szCs w:val="18"/>
      </w:rPr>
      <w:t xml:space="preserve">Document Version: </w:t>
    </w:r>
    <w:sdt>
      <w:sdtPr>
        <w:rPr>
          <w:sz w:val="18"/>
          <w:szCs w:val="18"/>
        </w:rPr>
        <w:alias w:val="Label"/>
        <w:tag w:val="DLCPolicyLabelValue"/>
        <w:id w:val="-1365356597"/>
        <w:lock w:val="contentLocked"/>
        <w:placeholder>
          <w:docPart w:val="F907937704CB461CA05562B13D85BA5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13" w:author="Olson, Ed" w:date="2026-01-16T11:17:00Z" w16du:dateUtc="2026-01-16T17:17:00Z">
          <w:r w:rsidR="00804AC4" w:rsidDel="00054070">
            <w:rPr>
              <w:sz w:val="18"/>
              <w:szCs w:val="18"/>
            </w:rPr>
            <w:delText>10.0</w:delText>
          </w:r>
          <w:r w:rsidR="00BE25C5" w:rsidDel="00054070">
            <w:rPr>
              <w:sz w:val="18"/>
              <w:szCs w:val="18"/>
            </w:rPr>
            <w:delText>13.0</w:delText>
          </w:r>
        </w:del>
        <w:ins w:id="14" w:author="Joshi, Rishabh" w:date="2026-01-13T13:23:00Z" w16du:dateUtc="2026-01-13T07:53:00Z">
          <w:del w:id="15" w:author="Olson, Ed" w:date="2026-01-16T11:17:00Z" w16du:dateUtc="2026-01-16T17:17:00Z">
            <w:r w:rsidR="004A588E" w:rsidDel="00054070">
              <w:rPr>
                <w:sz w:val="18"/>
                <w:szCs w:val="18"/>
              </w:rPr>
              <w:delText>15.0</w:delText>
            </w:r>
          </w:del>
        </w:ins>
        <w:r w:rsidR="00054070">
          <w:rPr>
            <w:sz w:val="18"/>
            <w:szCs w:val="18"/>
          </w:rPr>
          <w:t>16.0</w:t>
        </w:r>
      </w:sdtContent>
    </w:sdt>
    <w:r w:rsidRPr="00D61228">
      <w:rPr>
        <w:sz w:val="18"/>
        <w:szCs w:val="18"/>
      </w:rPr>
      <w:ptab w:relativeTo="margin" w:alignment="right" w:leader="none"/>
    </w:r>
    <w:r w:rsidRPr="00B3466A">
      <w:rPr>
        <w:noProof/>
      </w:rPr>
      <w:t xml:space="preserve"> </w:t>
    </w:r>
    <w:r w:rsidRPr="00D61228">
      <w:rPr>
        <w:sz w:val="18"/>
        <w:szCs w:val="18"/>
      </w:rPr>
      <w:fldChar w:fldCharType="begin"/>
    </w:r>
    <w:r w:rsidRPr="00D61228">
      <w:rPr>
        <w:sz w:val="18"/>
        <w:szCs w:val="18"/>
      </w:rPr>
      <w:instrText xml:space="preserve"> PAGE   \* MERGEFORMAT </w:instrText>
    </w:r>
    <w:r w:rsidRPr="00D61228">
      <w:rPr>
        <w:sz w:val="18"/>
        <w:szCs w:val="18"/>
      </w:rPr>
      <w:fldChar w:fldCharType="separate"/>
    </w:r>
    <w:r>
      <w:rPr>
        <w:sz w:val="18"/>
        <w:szCs w:val="18"/>
      </w:rPr>
      <w:t>1</w:t>
    </w:r>
    <w:r w:rsidRPr="00D61228">
      <w:rPr>
        <w:noProof/>
        <w:sz w:val="18"/>
        <w:szCs w:val="18"/>
      </w:rPr>
      <w:fldChar w:fldCharType="end"/>
    </w:r>
  </w:p>
  <w:p w14:paraId="32922762" w14:textId="77777777" w:rsidR="00D82285" w:rsidRDefault="00D82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FEE4" w14:textId="77777777" w:rsidR="00DB3AC1" w:rsidRDefault="00DB3AC1" w:rsidP="00AE2073">
      <w:r>
        <w:separator/>
      </w:r>
    </w:p>
  </w:footnote>
  <w:footnote w:type="continuationSeparator" w:id="0">
    <w:p w14:paraId="7E82BA63" w14:textId="77777777" w:rsidR="00DB3AC1" w:rsidRDefault="00DB3AC1" w:rsidP="00AE2073">
      <w:r>
        <w:continuationSeparator/>
      </w:r>
    </w:p>
  </w:footnote>
  <w:footnote w:type="continuationNotice" w:id="1">
    <w:p w14:paraId="30DC2E8C" w14:textId="77777777" w:rsidR="00DB3AC1" w:rsidRDefault="00DB3A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0750B3CA" w:rsidR="006324D6" w:rsidRPr="006324D6" w:rsidRDefault="00762F9D" w:rsidP="005F7C44">
    <w:pPr>
      <w:pStyle w:val="Header"/>
      <w:spacing w:after="480"/>
    </w:pPr>
    <w:r>
      <w:rPr>
        <w:noProof/>
      </w:rPr>
      <w:drawing>
        <wp:inline distT="0" distB="0" distL="0" distR="0" wp14:anchorId="3F3E3C6F" wp14:editId="041A6A2B">
          <wp:extent cx="1222218" cy="32386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56150" cy="332851"/>
                  </a:xfrm>
                  <a:prstGeom prst="rect">
                    <a:avLst/>
                  </a:prstGeom>
                </pic:spPr>
              </pic:pic>
            </a:graphicData>
          </a:graphic>
        </wp:inline>
      </w:drawing>
    </w:r>
    <w:r w:rsidR="00CC6D8E" w:rsidRPr="00412F8F">
      <w:rPr>
        <w:sz w:val="18"/>
        <w:szCs w:val="22"/>
      </w:rPr>
      <w:ptab w:relativeTo="margin" w:alignment="center" w:leader="none"/>
    </w:r>
    <w:r w:rsidR="00CC6D8E" w:rsidRPr="00412F8F">
      <w:rPr>
        <w:sz w:val="18"/>
        <w:szCs w:val="22"/>
      </w:rPr>
      <w:ptab w:relativeTo="margin" w:alignment="right" w:leader="none"/>
    </w:r>
    <w:bookmarkStart w:id="3" w:name="OLE_LINK5"/>
    <w:r w:rsidR="00823C6C">
      <w:rPr>
        <w:sz w:val="18"/>
        <w:szCs w:val="22"/>
      </w:rPr>
      <w:fldChar w:fldCharType="begin"/>
    </w:r>
    <w:r w:rsidR="00823C6C">
      <w:rPr>
        <w:sz w:val="18"/>
        <w:szCs w:val="22"/>
      </w:rPr>
      <w:instrText>HYPERLINK "https://forms.office.com/r/VzvB13HvFE"</w:instrText>
    </w:r>
    <w:r w:rsidR="00823C6C">
      <w:rPr>
        <w:sz w:val="18"/>
        <w:szCs w:val="22"/>
      </w:rPr>
    </w:r>
    <w:r w:rsidR="00823C6C">
      <w:rPr>
        <w:sz w:val="18"/>
        <w:szCs w:val="22"/>
      </w:rPr>
      <w:fldChar w:fldCharType="separate"/>
    </w:r>
    <w:r w:rsidR="00823C6C" w:rsidRPr="00823C6C">
      <w:rPr>
        <w:rStyle w:val="Hyperlink"/>
        <w:rFonts w:cs="Arial"/>
        <w:sz w:val="18"/>
        <w:szCs w:val="22"/>
      </w:rPr>
      <w:t>Send Feedback</w:t>
    </w:r>
    <w:r w:rsidR="00823C6C">
      <w:rPr>
        <w:sz w:val="18"/>
        <w:szCs w:val="22"/>
      </w:rPr>
      <w:fldChar w:fldCharType="end"/>
    </w:r>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6D39" w14:textId="546E9B3F" w:rsidR="004E5891" w:rsidRDefault="004E5891">
    <w:pPr>
      <w:pStyle w:val="Header"/>
    </w:pPr>
    <w:r>
      <w:rPr>
        <w:noProof/>
      </w:rPr>
      <w:drawing>
        <wp:inline distT="0" distB="0" distL="0" distR="0" wp14:anchorId="3246AAF6" wp14:editId="147FE124">
          <wp:extent cx="1499505" cy="144000"/>
          <wp:effectExtent l="0" t="0" r="0" b="8890"/>
          <wp:docPr id="19959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7481" name="Picture 1995907481"/>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szCs w:val="22"/>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280D92"/>
    <w:multiLevelType w:val="hybridMultilevel"/>
    <w:tmpl w:val="7DAEF0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930FF"/>
    <w:multiLevelType w:val="hybridMultilevel"/>
    <w:tmpl w:val="D914653E"/>
    <w:lvl w:ilvl="0" w:tplc="7A020D3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7599FB"/>
    <w:multiLevelType w:val="hybridMultilevel"/>
    <w:tmpl w:val="17AA1DC6"/>
    <w:lvl w:ilvl="0" w:tplc="35A45816">
      <w:start w:val="1"/>
      <w:numFmt w:val="bullet"/>
      <w:lvlText w:val=""/>
      <w:lvlJc w:val="left"/>
      <w:pPr>
        <w:ind w:left="720" w:hanging="360"/>
      </w:pPr>
      <w:rPr>
        <w:rFonts w:ascii="Symbol" w:hAnsi="Symbol" w:hint="default"/>
      </w:rPr>
    </w:lvl>
    <w:lvl w:ilvl="1" w:tplc="7C7ADDB4">
      <w:start w:val="1"/>
      <w:numFmt w:val="bullet"/>
      <w:lvlText w:val="o"/>
      <w:lvlJc w:val="left"/>
      <w:pPr>
        <w:ind w:left="1353" w:hanging="360"/>
      </w:pPr>
      <w:rPr>
        <w:rFonts w:ascii="Graphik" w:hAnsi="Graphik" w:hint="default"/>
        <w:color w:val="auto"/>
        <w:sz w:val="18"/>
        <w:szCs w:val="22"/>
      </w:rPr>
    </w:lvl>
    <w:lvl w:ilvl="2" w:tplc="9A704980">
      <w:start w:val="1"/>
      <w:numFmt w:val="bullet"/>
      <w:lvlText w:val=""/>
      <w:lvlJc w:val="left"/>
      <w:pPr>
        <w:ind w:left="2160" w:hanging="360"/>
      </w:pPr>
      <w:rPr>
        <w:rFonts w:ascii="Wingdings" w:hAnsi="Wingdings" w:hint="default"/>
      </w:rPr>
    </w:lvl>
    <w:lvl w:ilvl="3" w:tplc="01380352">
      <w:start w:val="1"/>
      <w:numFmt w:val="bullet"/>
      <w:lvlText w:val=""/>
      <w:lvlJc w:val="left"/>
      <w:pPr>
        <w:ind w:left="2880" w:hanging="360"/>
      </w:pPr>
      <w:rPr>
        <w:rFonts w:ascii="Symbol" w:hAnsi="Symbol" w:hint="default"/>
      </w:rPr>
    </w:lvl>
    <w:lvl w:ilvl="4" w:tplc="99B68716">
      <w:start w:val="1"/>
      <w:numFmt w:val="bullet"/>
      <w:lvlText w:val="o"/>
      <w:lvlJc w:val="left"/>
      <w:pPr>
        <w:ind w:left="3600" w:hanging="360"/>
      </w:pPr>
      <w:rPr>
        <w:rFonts w:ascii="Courier New" w:hAnsi="Courier New" w:hint="default"/>
      </w:rPr>
    </w:lvl>
    <w:lvl w:ilvl="5" w:tplc="DD686FFC">
      <w:start w:val="1"/>
      <w:numFmt w:val="bullet"/>
      <w:lvlText w:val=""/>
      <w:lvlJc w:val="left"/>
      <w:pPr>
        <w:ind w:left="4320" w:hanging="360"/>
      </w:pPr>
      <w:rPr>
        <w:rFonts w:ascii="Wingdings" w:hAnsi="Wingdings" w:hint="default"/>
      </w:rPr>
    </w:lvl>
    <w:lvl w:ilvl="6" w:tplc="9F9E0976">
      <w:start w:val="1"/>
      <w:numFmt w:val="bullet"/>
      <w:lvlText w:val=""/>
      <w:lvlJc w:val="left"/>
      <w:pPr>
        <w:ind w:left="5040" w:hanging="360"/>
      </w:pPr>
      <w:rPr>
        <w:rFonts w:ascii="Symbol" w:hAnsi="Symbol" w:hint="default"/>
      </w:rPr>
    </w:lvl>
    <w:lvl w:ilvl="7" w:tplc="68981D44">
      <w:start w:val="1"/>
      <w:numFmt w:val="bullet"/>
      <w:lvlText w:val="o"/>
      <w:lvlJc w:val="left"/>
      <w:pPr>
        <w:ind w:left="5760" w:hanging="360"/>
      </w:pPr>
      <w:rPr>
        <w:rFonts w:ascii="Courier New" w:hAnsi="Courier New" w:hint="default"/>
      </w:rPr>
    </w:lvl>
    <w:lvl w:ilvl="8" w:tplc="0748AC46">
      <w:start w:val="1"/>
      <w:numFmt w:val="bullet"/>
      <w:lvlText w:val=""/>
      <w:lvlJc w:val="left"/>
      <w:pPr>
        <w:ind w:left="6480" w:hanging="360"/>
      </w:pPr>
      <w:rPr>
        <w:rFonts w:ascii="Wingdings" w:hAnsi="Wingdings" w:hint="default"/>
      </w:rPr>
    </w:lvl>
  </w:abstractNum>
  <w:abstractNum w:abstractNumId="8"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36B14"/>
    <w:multiLevelType w:val="hybridMultilevel"/>
    <w:tmpl w:val="65F2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12CA2"/>
    <w:multiLevelType w:val="hybridMultilevel"/>
    <w:tmpl w:val="F3B02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544A64"/>
    <w:multiLevelType w:val="hybridMultilevel"/>
    <w:tmpl w:val="4A4E0E5E"/>
    <w:lvl w:ilvl="0" w:tplc="7A020D3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5115B7"/>
    <w:multiLevelType w:val="hybridMultilevel"/>
    <w:tmpl w:val="FF6C63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D1AE790"/>
    <w:multiLevelType w:val="hybridMultilevel"/>
    <w:tmpl w:val="FC26DA8E"/>
    <w:lvl w:ilvl="0" w:tplc="3DAC510E">
      <w:start w:val="1"/>
      <w:numFmt w:val="bullet"/>
      <w:lvlText w:val="·"/>
      <w:lvlJc w:val="left"/>
      <w:pPr>
        <w:ind w:left="720" w:hanging="360"/>
      </w:pPr>
      <w:rPr>
        <w:rFonts w:ascii="Symbol" w:hAnsi="Symbol" w:hint="default"/>
      </w:rPr>
    </w:lvl>
    <w:lvl w:ilvl="1" w:tplc="00F4F6E8">
      <w:start w:val="1"/>
      <w:numFmt w:val="bullet"/>
      <w:lvlText w:val="o"/>
      <w:lvlJc w:val="left"/>
      <w:pPr>
        <w:ind w:left="1440" w:hanging="360"/>
      </w:pPr>
      <w:rPr>
        <w:rFonts w:ascii="Courier New" w:hAnsi="Courier New" w:hint="default"/>
      </w:rPr>
    </w:lvl>
    <w:lvl w:ilvl="2" w:tplc="ED7AF724">
      <w:start w:val="1"/>
      <w:numFmt w:val="bullet"/>
      <w:lvlText w:val=""/>
      <w:lvlJc w:val="left"/>
      <w:pPr>
        <w:ind w:left="2160" w:hanging="360"/>
      </w:pPr>
      <w:rPr>
        <w:rFonts w:ascii="Wingdings" w:hAnsi="Wingdings" w:hint="default"/>
      </w:rPr>
    </w:lvl>
    <w:lvl w:ilvl="3" w:tplc="A1BE8D72">
      <w:start w:val="1"/>
      <w:numFmt w:val="bullet"/>
      <w:lvlText w:val=""/>
      <w:lvlJc w:val="left"/>
      <w:pPr>
        <w:ind w:left="2880" w:hanging="360"/>
      </w:pPr>
      <w:rPr>
        <w:rFonts w:ascii="Symbol" w:hAnsi="Symbol" w:hint="default"/>
      </w:rPr>
    </w:lvl>
    <w:lvl w:ilvl="4" w:tplc="EBDACB7E">
      <w:start w:val="1"/>
      <w:numFmt w:val="bullet"/>
      <w:lvlText w:val="o"/>
      <w:lvlJc w:val="left"/>
      <w:pPr>
        <w:ind w:left="3600" w:hanging="360"/>
      </w:pPr>
      <w:rPr>
        <w:rFonts w:ascii="Courier New" w:hAnsi="Courier New" w:hint="default"/>
      </w:rPr>
    </w:lvl>
    <w:lvl w:ilvl="5" w:tplc="52E218E2">
      <w:start w:val="1"/>
      <w:numFmt w:val="bullet"/>
      <w:lvlText w:val=""/>
      <w:lvlJc w:val="left"/>
      <w:pPr>
        <w:ind w:left="4320" w:hanging="360"/>
      </w:pPr>
      <w:rPr>
        <w:rFonts w:ascii="Wingdings" w:hAnsi="Wingdings" w:hint="default"/>
      </w:rPr>
    </w:lvl>
    <w:lvl w:ilvl="6" w:tplc="1E38C8B4">
      <w:start w:val="1"/>
      <w:numFmt w:val="bullet"/>
      <w:lvlText w:val=""/>
      <w:lvlJc w:val="left"/>
      <w:pPr>
        <w:ind w:left="5040" w:hanging="360"/>
      </w:pPr>
      <w:rPr>
        <w:rFonts w:ascii="Symbol" w:hAnsi="Symbol" w:hint="default"/>
      </w:rPr>
    </w:lvl>
    <w:lvl w:ilvl="7" w:tplc="5CDCD418">
      <w:start w:val="1"/>
      <w:numFmt w:val="bullet"/>
      <w:lvlText w:val="o"/>
      <w:lvlJc w:val="left"/>
      <w:pPr>
        <w:ind w:left="5760" w:hanging="360"/>
      </w:pPr>
      <w:rPr>
        <w:rFonts w:ascii="Courier New" w:hAnsi="Courier New" w:hint="default"/>
      </w:rPr>
    </w:lvl>
    <w:lvl w:ilvl="8" w:tplc="134CA452">
      <w:start w:val="1"/>
      <w:numFmt w:val="bullet"/>
      <w:lvlText w:val=""/>
      <w:lvlJc w:val="left"/>
      <w:pPr>
        <w:ind w:left="6480" w:hanging="360"/>
      </w:pPr>
      <w:rPr>
        <w:rFonts w:ascii="Wingdings" w:hAnsi="Wingdings" w:hint="default"/>
      </w:rPr>
    </w:lvl>
  </w:abstractNum>
  <w:abstractNum w:abstractNumId="15" w15:restartNumberingAfterBreak="0">
    <w:nsid w:val="4DC89044"/>
    <w:multiLevelType w:val="hybridMultilevel"/>
    <w:tmpl w:val="CDC4608E"/>
    <w:lvl w:ilvl="0" w:tplc="BFBAF59C">
      <w:start w:val="1"/>
      <w:numFmt w:val="decimal"/>
      <w:lvlText w:val="%1."/>
      <w:lvlJc w:val="left"/>
      <w:pPr>
        <w:ind w:left="720" w:hanging="360"/>
      </w:pPr>
    </w:lvl>
    <w:lvl w:ilvl="1" w:tplc="041AA73C">
      <w:start w:val="1"/>
      <w:numFmt w:val="lowerLetter"/>
      <w:lvlText w:val="%2."/>
      <w:lvlJc w:val="left"/>
      <w:pPr>
        <w:ind w:left="1440" w:hanging="360"/>
      </w:pPr>
    </w:lvl>
    <w:lvl w:ilvl="2" w:tplc="42ECE5AA">
      <w:start w:val="1"/>
      <w:numFmt w:val="lowerRoman"/>
      <w:lvlText w:val="%3."/>
      <w:lvlJc w:val="right"/>
      <w:pPr>
        <w:ind w:left="2160" w:hanging="180"/>
      </w:pPr>
    </w:lvl>
    <w:lvl w:ilvl="3" w:tplc="4EDCC710">
      <w:start w:val="1"/>
      <w:numFmt w:val="decimal"/>
      <w:lvlText w:val="%4."/>
      <w:lvlJc w:val="left"/>
      <w:pPr>
        <w:ind w:left="2880" w:hanging="360"/>
      </w:pPr>
    </w:lvl>
    <w:lvl w:ilvl="4" w:tplc="60F647F8">
      <w:start w:val="1"/>
      <w:numFmt w:val="lowerLetter"/>
      <w:lvlText w:val="%5."/>
      <w:lvlJc w:val="left"/>
      <w:pPr>
        <w:ind w:left="3600" w:hanging="360"/>
      </w:pPr>
    </w:lvl>
    <w:lvl w:ilvl="5" w:tplc="6B7E2126">
      <w:start w:val="1"/>
      <w:numFmt w:val="lowerRoman"/>
      <w:lvlText w:val="%6."/>
      <w:lvlJc w:val="right"/>
      <w:pPr>
        <w:ind w:left="4320" w:hanging="180"/>
      </w:pPr>
    </w:lvl>
    <w:lvl w:ilvl="6" w:tplc="38F0C766">
      <w:start w:val="1"/>
      <w:numFmt w:val="decimal"/>
      <w:lvlText w:val="%7."/>
      <w:lvlJc w:val="left"/>
      <w:pPr>
        <w:ind w:left="5040" w:hanging="360"/>
      </w:pPr>
    </w:lvl>
    <w:lvl w:ilvl="7" w:tplc="3902844C">
      <w:start w:val="1"/>
      <w:numFmt w:val="lowerLetter"/>
      <w:lvlText w:val="%8."/>
      <w:lvlJc w:val="left"/>
      <w:pPr>
        <w:ind w:left="5760" w:hanging="360"/>
      </w:pPr>
    </w:lvl>
    <w:lvl w:ilvl="8" w:tplc="BD46CFA6">
      <w:start w:val="1"/>
      <w:numFmt w:val="lowerRoman"/>
      <w:lvlText w:val="%9."/>
      <w:lvlJc w:val="right"/>
      <w:pPr>
        <w:ind w:left="6480" w:hanging="180"/>
      </w:pPr>
    </w:lvl>
  </w:abstractNum>
  <w:abstractNum w:abstractNumId="16"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203D9"/>
    <w:multiLevelType w:val="hybridMultilevel"/>
    <w:tmpl w:val="9D2C3C32"/>
    <w:lvl w:ilvl="0" w:tplc="7A020D3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B40CF"/>
    <w:multiLevelType w:val="hybridMultilevel"/>
    <w:tmpl w:val="0052907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D51F5"/>
    <w:multiLevelType w:val="hybridMultilevel"/>
    <w:tmpl w:val="4002EB0A"/>
    <w:lvl w:ilvl="0" w:tplc="A1525CF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760498"/>
    <w:multiLevelType w:val="hybridMultilevel"/>
    <w:tmpl w:val="516AD29E"/>
    <w:lvl w:ilvl="0" w:tplc="AD0080EE">
      <w:start w:val="1"/>
      <w:numFmt w:val="bullet"/>
      <w:lvlText w:val="·"/>
      <w:lvlJc w:val="left"/>
      <w:pPr>
        <w:ind w:left="720" w:hanging="360"/>
      </w:pPr>
      <w:rPr>
        <w:rFonts w:ascii="Symbol" w:hAnsi="Symbol" w:hint="default"/>
      </w:rPr>
    </w:lvl>
    <w:lvl w:ilvl="1" w:tplc="9E98B6FC">
      <w:start w:val="1"/>
      <w:numFmt w:val="bullet"/>
      <w:lvlText w:val="o"/>
      <w:lvlJc w:val="left"/>
      <w:pPr>
        <w:ind w:left="1440" w:hanging="360"/>
      </w:pPr>
      <w:rPr>
        <w:rFonts w:ascii="Courier New" w:hAnsi="Courier New" w:hint="default"/>
      </w:rPr>
    </w:lvl>
    <w:lvl w:ilvl="2" w:tplc="6A580A1C">
      <w:start w:val="1"/>
      <w:numFmt w:val="bullet"/>
      <w:lvlText w:val=""/>
      <w:lvlJc w:val="left"/>
      <w:pPr>
        <w:ind w:left="2160" w:hanging="360"/>
      </w:pPr>
      <w:rPr>
        <w:rFonts w:ascii="Wingdings" w:hAnsi="Wingdings" w:hint="default"/>
      </w:rPr>
    </w:lvl>
    <w:lvl w:ilvl="3" w:tplc="3EF46AC0">
      <w:start w:val="1"/>
      <w:numFmt w:val="bullet"/>
      <w:lvlText w:val=""/>
      <w:lvlJc w:val="left"/>
      <w:pPr>
        <w:ind w:left="2880" w:hanging="360"/>
      </w:pPr>
      <w:rPr>
        <w:rFonts w:ascii="Symbol" w:hAnsi="Symbol" w:hint="default"/>
      </w:rPr>
    </w:lvl>
    <w:lvl w:ilvl="4" w:tplc="BB52E654">
      <w:start w:val="1"/>
      <w:numFmt w:val="bullet"/>
      <w:lvlText w:val="o"/>
      <w:lvlJc w:val="left"/>
      <w:pPr>
        <w:ind w:left="3600" w:hanging="360"/>
      </w:pPr>
      <w:rPr>
        <w:rFonts w:ascii="Courier New" w:hAnsi="Courier New" w:hint="default"/>
      </w:rPr>
    </w:lvl>
    <w:lvl w:ilvl="5" w:tplc="E44E10AC">
      <w:start w:val="1"/>
      <w:numFmt w:val="bullet"/>
      <w:lvlText w:val=""/>
      <w:lvlJc w:val="left"/>
      <w:pPr>
        <w:ind w:left="4320" w:hanging="360"/>
      </w:pPr>
      <w:rPr>
        <w:rFonts w:ascii="Wingdings" w:hAnsi="Wingdings" w:hint="default"/>
      </w:rPr>
    </w:lvl>
    <w:lvl w:ilvl="6" w:tplc="F18AE3F4">
      <w:start w:val="1"/>
      <w:numFmt w:val="bullet"/>
      <w:lvlText w:val=""/>
      <w:lvlJc w:val="left"/>
      <w:pPr>
        <w:ind w:left="5040" w:hanging="360"/>
      </w:pPr>
      <w:rPr>
        <w:rFonts w:ascii="Symbol" w:hAnsi="Symbol" w:hint="default"/>
      </w:rPr>
    </w:lvl>
    <w:lvl w:ilvl="7" w:tplc="C9B000A6">
      <w:start w:val="1"/>
      <w:numFmt w:val="bullet"/>
      <w:lvlText w:val="o"/>
      <w:lvlJc w:val="left"/>
      <w:pPr>
        <w:ind w:left="5760" w:hanging="360"/>
      </w:pPr>
      <w:rPr>
        <w:rFonts w:ascii="Courier New" w:hAnsi="Courier New" w:hint="default"/>
      </w:rPr>
    </w:lvl>
    <w:lvl w:ilvl="8" w:tplc="1C08A3AC">
      <w:start w:val="1"/>
      <w:numFmt w:val="bullet"/>
      <w:lvlText w:val=""/>
      <w:lvlJc w:val="left"/>
      <w:pPr>
        <w:ind w:left="6480" w:hanging="360"/>
      </w:pPr>
      <w:rPr>
        <w:rFonts w:ascii="Wingdings" w:hAnsi="Wingdings" w:hint="default"/>
      </w:rPr>
    </w:lvl>
  </w:abstractNum>
  <w:abstractNum w:abstractNumId="22"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3"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779CB"/>
    <w:multiLevelType w:val="hybridMultilevel"/>
    <w:tmpl w:val="886C11CE"/>
    <w:lvl w:ilvl="0" w:tplc="FFFFFFFF">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E6A6C"/>
    <w:multiLevelType w:val="hybridMultilevel"/>
    <w:tmpl w:val="929A9338"/>
    <w:lvl w:ilvl="0" w:tplc="7A020D32">
      <w:numFmt w:val="bullet"/>
      <w:lvlText w:val="•"/>
      <w:lvlJc w:val="left"/>
      <w:pPr>
        <w:ind w:left="720" w:hanging="360"/>
      </w:pPr>
      <w:rPr>
        <w:rFonts w:ascii="Calibri" w:eastAsia="Times New Roman" w:hAnsi="Calibri" w:cs="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AFF602B"/>
    <w:multiLevelType w:val="hybridMultilevel"/>
    <w:tmpl w:val="550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628163">
    <w:abstractNumId w:val="15"/>
  </w:num>
  <w:num w:numId="2" w16cid:durableId="1643846974">
    <w:abstractNumId w:val="7"/>
  </w:num>
  <w:num w:numId="3" w16cid:durableId="157692051">
    <w:abstractNumId w:val="14"/>
  </w:num>
  <w:num w:numId="4" w16cid:durableId="516309504">
    <w:abstractNumId w:val="21"/>
  </w:num>
  <w:num w:numId="5" w16cid:durableId="257711305">
    <w:abstractNumId w:val="22"/>
  </w:num>
  <w:num w:numId="6" w16cid:durableId="1911505061">
    <w:abstractNumId w:val="2"/>
  </w:num>
  <w:num w:numId="7" w16cid:durableId="968629096">
    <w:abstractNumId w:val="1"/>
  </w:num>
  <w:num w:numId="8" w16cid:durableId="1450321622">
    <w:abstractNumId w:val="0"/>
  </w:num>
  <w:num w:numId="9" w16cid:durableId="2011325256">
    <w:abstractNumId w:val="4"/>
  </w:num>
  <w:num w:numId="10" w16cid:durableId="408115721">
    <w:abstractNumId w:val="23"/>
  </w:num>
  <w:num w:numId="11" w16cid:durableId="1836845281">
    <w:abstractNumId w:val="19"/>
  </w:num>
  <w:num w:numId="12" w16cid:durableId="681589529">
    <w:abstractNumId w:val="5"/>
  </w:num>
  <w:num w:numId="13" w16cid:durableId="1813862353">
    <w:abstractNumId w:val="16"/>
  </w:num>
  <w:num w:numId="14" w16cid:durableId="308704954">
    <w:abstractNumId w:val="4"/>
    <w:lvlOverride w:ilvl="0">
      <w:startOverride w:val="1"/>
    </w:lvlOverride>
  </w:num>
  <w:num w:numId="15" w16cid:durableId="2024866086">
    <w:abstractNumId w:val="24"/>
  </w:num>
  <w:num w:numId="16" w16cid:durableId="1926567818">
    <w:abstractNumId w:val="24"/>
  </w:num>
  <w:num w:numId="17" w16cid:durableId="1550915397">
    <w:abstractNumId w:val="8"/>
  </w:num>
  <w:num w:numId="18" w16cid:durableId="1451239913">
    <w:abstractNumId w:val="20"/>
  </w:num>
  <w:num w:numId="19" w16cid:durableId="667172775">
    <w:abstractNumId w:val="10"/>
  </w:num>
  <w:num w:numId="20" w16cid:durableId="1234852421">
    <w:abstractNumId w:val="26"/>
  </w:num>
  <w:num w:numId="21" w16cid:durableId="1722165906">
    <w:abstractNumId w:val="3"/>
  </w:num>
  <w:num w:numId="22" w16cid:durableId="1314214297">
    <w:abstractNumId w:val="13"/>
  </w:num>
  <w:num w:numId="23" w16cid:durableId="432677611">
    <w:abstractNumId w:val="18"/>
  </w:num>
  <w:num w:numId="24" w16cid:durableId="2010600908">
    <w:abstractNumId w:val="25"/>
  </w:num>
  <w:num w:numId="25" w16cid:durableId="1628775690">
    <w:abstractNumId w:val="12"/>
  </w:num>
  <w:num w:numId="26" w16cid:durableId="1773552734">
    <w:abstractNumId w:val="6"/>
  </w:num>
  <w:num w:numId="27" w16cid:durableId="1811247800">
    <w:abstractNumId w:val="17"/>
  </w:num>
  <w:num w:numId="28" w16cid:durableId="1705786809">
    <w:abstractNumId w:val="11"/>
  </w:num>
  <w:num w:numId="29" w16cid:durableId="73720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Joshi, Rishabh">
    <w15:presenceInfo w15:providerId="AD" w15:userId="S::rishabh.b.joshi@accenture.com::26856c34-5412-46ca-909c-a4912d835f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tRsIlN+/18wjpeVrOKbuKCmFNdV4H5+HCtApvfe3nKr4En7wltO+cs7GXbyud3k3y4ZQSBJiI4L9PBUIXAJ27g==" w:salt="yOxStsbuNle/B6pAL8Xd2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KsFAIdJTsItAAAA"/>
  </w:docVars>
  <w:rsids>
    <w:rsidRoot w:val="00895BB5"/>
    <w:rsid w:val="000017CF"/>
    <w:rsid w:val="00003140"/>
    <w:rsid w:val="00007A69"/>
    <w:rsid w:val="000108E1"/>
    <w:rsid w:val="00011A14"/>
    <w:rsid w:val="00012719"/>
    <w:rsid w:val="0002168C"/>
    <w:rsid w:val="00024C61"/>
    <w:rsid w:val="00030C53"/>
    <w:rsid w:val="00037668"/>
    <w:rsid w:val="000379EE"/>
    <w:rsid w:val="00042093"/>
    <w:rsid w:val="00044C11"/>
    <w:rsid w:val="000501B9"/>
    <w:rsid w:val="0005316F"/>
    <w:rsid w:val="00054070"/>
    <w:rsid w:val="0005529A"/>
    <w:rsid w:val="00065115"/>
    <w:rsid w:val="00074553"/>
    <w:rsid w:val="000875D1"/>
    <w:rsid w:val="00095049"/>
    <w:rsid w:val="000B0B22"/>
    <w:rsid w:val="000B2D2B"/>
    <w:rsid w:val="000D0B7B"/>
    <w:rsid w:val="000D48C6"/>
    <w:rsid w:val="000D63C5"/>
    <w:rsid w:val="000E23A1"/>
    <w:rsid w:val="000E2CE0"/>
    <w:rsid w:val="000E47D7"/>
    <w:rsid w:val="000E7A43"/>
    <w:rsid w:val="00102530"/>
    <w:rsid w:val="001033EC"/>
    <w:rsid w:val="001047B5"/>
    <w:rsid w:val="00107492"/>
    <w:rsid w:val="00110F7D"/>
    <w:rsid w:val="00114EF4"/>
    <w:rsid w:val="001171C6"/>
    <w:rsid w:val="00121EF7"/>
    <w:rsid w:val="00122CE0"/>
    <w:rsid w:val="00135C7D"/>
    <w:rsid w:val="00142EC4"/>
    <w:rsid w:val="00152050"/>
    <w:rsid w:val="0016248B"/>
    <w:rsid w:val="001848A8"/>
    <w:rsid w:val="001865D9"/>
    <w:rsid w:val="00196EF0"/>
    <w:rsid w:val="001A4296"/>
    <w:rsid w:val="001A6AFE"/>
    <w:rsid w:val="001A7768"/>
    <w:rsid w:val="001B7A35"/>
    <w:rsid w:val="001C5ED0"/>
    <w:rsid w:val="001C6F9C"/>
    <w:rsid w:val="001D05AA"/>
    <w:rsid w:val="001D10E0"/>
    <w:rsid w:val="001D76F5"/>
    <w:rsid w:val="001E1A20"/>
    <w:rsid w:val="001F41BF"/>
    <w:rsid w:val="001F55C6"/>
    <w:rsid w:val="00200458"/>
    <w:rsid w:val="0020340D"/>
    <w:rsid w:val="00213B87"/>
    <w:rsid w:val="00217AE9"/>
    <w:rsid w:val="00220DD1"/>
    <w:rsid w:val="002244BF"/>
    <w:rsid w:val="00226C6C"/>
    <w:rsid w:val="00227726"/>
    <w:rsid w:val="00231307"/>
    <w:rsid w:val="00232899"/>
    <w:rsid w:val="00240E35"/>
    <w:rsid w:val="00246B0A"/>
    <w:rsid w:val="00250C84"/>
    <w:rsid w:val="00252D22"/>
    <w:rsid w:val="00253A68"/>
    <w:rsid w:val="00260444"/>
    <w:rsid w:val="0026359C"/>
    <w:rsid w:val="00265D02"/>
    <w:rsid w:val="00267E05"/>
    <w:rsid w:val="002718AB"/>
    <w:rsid w:val="00274948"/>
    <w:rsid w:val="00276B29"/>
    <w:rsid w:val="0028278B"/>
    <w:rsid w:val="00282B97"/>
    <w:rsid w:val="0028665F"/>
    <w:rsid w:val="00287923"/>
    <w:rsid w:val="00292A13"/>
    <w:rsid w:val="0029387C"/>
    <w:rsid w:val="00295360"/>
    <w:rsid w:val="002B370A"/>
    <w:rsid w:val="002B4287"/>
    <w:rsid w:val="002B446F"/>
    <w:rsid w:val="002C3126"/>
    <w:rsid w:val="002C390F"/>
    <w:rsid w:val="002C4DDD"/>
    <w:rsid w:val="002D28B3"/>
    <w:rsid w:val="002D39FD"/>
    <w:rsid w:val="002E7436"/>
    <w:rsid w:val="002F6851"/>
    <w:rsid w:val="0030520E"/>
    <w:rsid w:val="003078C6"/>
    <w:rsid w:val="00313A4F"/>
    <w:rsid w:val="003156B4"/>
    <w:rsid w:val="00322411"/>
    <w:rsid w:val="00326CFD"/>
    <w:rsid w:val="00344494"/>
    <w:rsid w:val="003444E0"/>
    <w:rsid w:val="00352F1D"/>
    <w:rsid w:val="0035604D"/>
    <w:rsid w:val="00357B1E"/>
    <w:rsid w:val="00357D37"/>
    <w:rsid w:val="00361153"/>
    <w:rsid w:val="003641C8"/>
    <w:rsid w:val="0037097D"/>
    <w:rsid w:val="00385DDD"/>
    <w:rsid w:val="00386254"/>
    <w:rsid w:val="00386E49"/>
    <w:rsid w:val="00396595"/>
    <w:rsid w:val="003B3F7A"/>
    <w:rsid w:val="003B64C4"/>
    <w:rsid w:val="003C1301"/>
    <w:rsid w:val="003C1CFD"/>
    <w:rsid w:val="003C5CD7"/>
    <w:rsid w:val="003D52EF"/>
    <w:rsid w:val="003D548A"/>
    <w:rsid w:val="003D671F"/>
    <w:rsid w:val="003E463B"/>
    <w:rsid w:val="003E4CA4"/>
    <w:rsid w:val="003E5451"/>
    <w:rsid w:val="00403240"/>
    <w:rsid w:val="00405117"/>
    <w:rsid w:val="00405829"/>
    <w:rsid w:val="004063C7"/>
    <w:rsid w:val="00412F8F"/>
    <w:rsid w:val="004145F8"/>
    <w:rsid w:val="00426B07"/>
    <w:rsid w:val="0043337C"/>
    <w:rsid w:val="00440032"/>
    <w:rsid w:val="00440B0F"/>
    <w:rsid w:val="004410C9"/>
    <w:rsid w:val="00444B38"/>
    <w:rsid w:val="00450AE2"/>
    <w:rsid w:val="00451763"/>
    <w:rsid w:val="00463916"/>
    <w:rsid w:val="00467A1C"/>
    <w:rsid w:val="004704DF"/>
    <w:rsid w:val="00471C4A"/>
    <w:rsid w:val="004744EC"/>
    <w:rsid w:val="00487227"/>
    <w:rsid w:val="00490E11"/>
    <w:rsid w:val="00491169"/>
    <w:rsid w:val="004943FC"/>
    <w:rsid w:val="00495AC1"/>
    <w:rsid w:val="00496E0D"/>
    <w:rsid w:val="004A0802"/>
    <w:rsid w:val="004A2EF4"/>
    <w:rsid w:val="004A588E"/>
    <w:rsid w:val="004C43C0"/>
    <w:rsid w:val="004D217C"/>
    <w:rsid w:val="004D7137"/>
    <w:rsid w:val="004E5891"/>
    <w:rsid w:val="004E5D93"/>
    <w:rsid w:val="00500052"/>
    <w:rsid w:val="00501551"/>
    <w:rsid w:val="0050355B"/>
    <w:rsid w:val="00503C2A"/>
    <w:rsid w:val="0051203B"/>
    <w:rsid w:val="005146E1"/>
    <w:rsid w:val="00514A55"/>
    <w:rsid w:val="005162BC"/>
    <w:rsid w:val="005179C4"/>
    <w:rsid w:val="0052028F"/>
    <w:rsid w:val="00520CD7"/>
    <w:rsid w:val="00521019"/>
    <w:rsid w:val="00521954"/>
    <w:rsid w:val="005260ED"/>
    <w:rsid w:val="00534FDF"/>
    <w:rsid w:val="00542F77"/>
    <w:rsid w:val="005437C6"/>
    <w:rsid w:val="005444FA"/>
    <w:rsid w:val="005542BC"/>
    <w:rsid w:val="005549EE"/>
    <w:rsid w:val="005614EE"/>
    <w:rsid w:val="00564B90"/>
    <w:rsid w:val="00567AEC"/>
    <w:rsid w:val="00571C47"/>
    <w:rsid w:val="00572CDF"/>
    <w:rsid w:val="005734C4"/>
    <w:rsid w:val="005760B8"/>
    <w:rsid w:val="005853ED"/>
    <w:rsid w:val="005904C3"/>
    <w:rsid w:val="0059680D"/>
    <w:rsid w:val="00597B26"/>
    <w:rsid w:val="005A152B"/>
    <w:rsid w:val="005B5F11"/>
    <w:rsid w:val="005C0A4D"/>
    <w:rsid w:val="005C35A2"/>
    <w:rsid w:val="005C5107"/>
    <w:rsid w:val="005D655E"/>
    <w:rsid w:val="005D6694"/>
    <w:rsid w:val="005D771F"/>
    <w:rsid w:val="005E2029"/>
    <w:rsid w:val="005E74F2"/>
    <w:rsid w:val="005F2364"/>
    <w:rsid w:val="005F70BF"/>
    <w:rsid w:val="005F7628"/>
    <w:rsid w:val="005F7C44"/>
    <w:rsid w:val="0060184C"/>
    <w:rsid w:val="006048C7"/>
    <w:rsid w:val="00604B9F"/>
    <w:rsid w:val="00604C25"/>
    <w:rsid w:val="00607242"/>
    <w:rsid w:val="00614FBF"/>
    <w:rsid w:val="006254C7"/>
    <w:rsid w:val="00626CEB"/>
    <w:rsid w:val="006324D6"/>
    <w:rsid w:val="00634818"/>
    <w:rsid w:val="0064318F"/>
    <w:rsid w:val="006447AA"/>
    <w:rsid w:val="00647170"/>
    <w:rsid w:val="006547E2"/>
    <w:rsid w:val="00663059"/>
    <w:rsid w:val="006661F9"/>
    <w:rsid w:val="00671C15"/>
    <w:rsid w:val="006741F3"/>
    <w:rsid w:val="0067533F"/>
    <w:rsid w:val="00675E0E"/>
    <w:rsid w:val="00676957"/>
    <w:rsid w:val="0068446C"/>
    <w:rsid w:val="006A2BD2"/>
    <w:rsid w:val="006A5905"/>
    <w:rsid w:val="006A5CF4"/>
    <w:rsid w:val="006A6517"/>
    <w:rsid w:val="006B0DD8"/>
    <w:rsid w:val="006C3B08"/>
    <w:rsid w:val="006C7044"/>
    <w:rsid w:val="006D2520"/>
    <w:rsid w:val="006E66AF"/>
    <w:rsid w:val="006F2832"/>
    <w:rsid w:val="006F45AF"/>
    <w:rsid w:val="006F54F1"/>
    <w:rsid w:val="00703269"/>
    <w:rsid w:val="00703BCA"/>
    <w:rsid w:val="00705968"/>
    <w:rsid w:val="007062CD"/>
    <w:rsid w:val="0071665F"/>
    <w:rsid w:val="0072421C"/>
    <w:rsid w:val="007256B6"/>
    <w:rsid w:val="00734E24"/>
    <w:rsid w:val="0073636F"/>
    <w:rsid w:val="007429B6"/>
    <w:rsid w:val="007431CE"/>
    <w:rsid w:val="007501B6"/>
    <w:rsid w:val="00760F83"/>
    <w:rsid w:val="00762F9D"/>
    <w:rsid w:val="00784594"/>
    <w:rsid w:val="00786803"/>
    <w:rsid w:val="00791EBD"/>
    <w:rsid w:val="007B2E38"/>
    <w:rsid w:val="007C2E92"/>
    <w:rsid w:val="007D0625"/>
    <w:rsid w:val="007D71F3"/>
    <w:rsid w:val="007E4B26"/>
    <w:rsid w:val="007E64E0"/>
    <w:rsid w:val="007F303E"/>
    <w:rsid w:val="007F3B7F"/>
    <w:rsid w:val="007F4209"/>
    <w:rsid w:val="007F5172"/>
    <w:rsid w:val="007F5215"/>
    <w:rsid w:val="00803EDF"/>
    <w:rsid w:val="00804AC4"/>
    <w:rsid w:val="00804DC4"/>
    <w:rsid w:val="008131AC"/>
    <w:rsid w:val="00821C24"/>
    <w:rsid w:val="00823C6C"/>
    <w:rsid w:val="00823CB0"/>
    <w:rsid w:val="0082541C"/>
    <w:rsid w:val="00827BA4"/>
    <w:rsid w:val="00834A99"/>
    <w:rsid w:val="00837F3D"/>
    <w:rsid w:val="008431A7"/>
    <w:rsid w:val="00843390"/>
    <w:rsid w:val="00845FCE"/>
    <w:rsid w:val="00846494"/>
    <w:rsid w:val="00846573"/>
    <w:rsid w:val="00846E88"/>
    <w:rsid w:val="00851D47"/>
    <w:rsid w:val="008603F0"/>
    <w:rsid w:val="00862C14"/>
    <w:rsid w:val="00864480"/>
    <w:rsid w:val="00866565"/>
    <w:rsid w:val="008703C1"/>
    <w:rsid w:val="00870851"/>
    <w:rsid w:val="00870FE2"/>
    <w:rsid w:val="00873E17"/>
    <w:rsid w:val="00876760"/>
    <w:rsid w:val="00876867"/>
    <w:rsid w:val="00890CD6"/>
    <w:rsid w:val="00893056"/>
    <w:rsid w:val="008934C2"/>
    <w:rsid w:val="00895432"/>
    <w:rsid w:val="00895BB5"/>
    <w:rsid w:val="008A3AF6"/>
    <w:rsid w:val="008B134E"/>
    <w:rsid w:val="008B3AC1"/>
    <w:rsid w:val="008B6409"/>
    <w:rsid w:val="008C0607"/>
    <w:rsid w:val="008C1857"/>
    <w:rsid w:val="008C3475"/>
    <w:rsid w:val="008C6829"/>
    <w:rsid w:val="008D600C"/>
    <w:rsid w:val="008E2576"/>
    <w:rsid w:val="008F064A"/>
    <w:rsid w:val="008F55D7"/>
    <w:rsid w:val="008F752A"/>
    <w:rsid w:val="00900CB1"/>
    <w:rsid w:val="00901E23"/>
    <w:rsid w:val="0090221E"/>
    <w:rsid w:val="0090460D"/>
    <w:rsid w:val="00904E24"/>
    <w:rsid w:val="00906BA9"/>
    <w:rsid w:val="00911FB7"/>
    <w:rsid w:val="009154E7"/>
    <w:rsid w:val="00920FE4"/>
    <w:rsid w:val="00923BDB"/>
    <w:rsid w:val="009261DD"/>
    <w:rsid w:val="0093679A"/>
    <w:rsid w:val="009407B0"/>
    <w:rsid w:val="00950F17"/>
    <w:rsid w:val="0096023D"/>
    <w:rsid w:val="009657BA"/>
    <w:rsid w:val="00971954"/>
    <w:rsid w:val="009759A1"/>
    <w:rsid w:val="00987545"/>
    <w:rsid w:val="00994278"/>
    <w:rsid w:val="009A095C"/>
    <w:rsid w:val="009A2952"/>
    <w:rsid w:val="009B2C6C"/>
    <w:rsid w:val="009B4412"/>
    <w:rsid w:val="009B599B"/>
    <w:rsid w:val="009B6219"/>
    <w:rsid w:val="009C0730"/>
    <w:rsid w:val="009C0F25"/>
    <w:rsid w:val="009C1E9B"/>
    <w:rsid w:val="009C2E49"/>
    <w:rsid w:val="009D194B"/>
    <w:rsid w:val="009D1C3F"/>
    <w:rsid w:val="009D2151"/>
    <w:rsid w:val="009D5AC8"/>
    <w:rsid w:val="009D71A0"/>
    <w:rsid w:val="00A00585"/>
    <w:rsid w:val="00A068BF"/>
    <w:rsid w:val="00A1489C"/>
    <w:rsid w:val="00A20CB7"/>
    <w:rsid w:val="00A22209"/>
    <w:rsid w:val="00A22358"/>
    <w:rsid w:val="00A2295C"/>
    <w:rsid w:val="00A26928"/>
    <w:rsid w:val="00A32F51"/>
    <w:rsid w:val="00A35149"/>
    <w:rsid w:val="00A36DD5"/>
    <w:rsid w:val="00A36F6F"/>
    <w:rsid w:val="00A41B46"/>
    <w:rsid w:val="00A436C5"/>
    <w:rsid w:val="00A555D7"/>
    <w:rsid w:val="00A622BE"/>
    <w:rsid w:val="00A65083"/>
    <w:rsid w:val="00A7191F"/>
    <w:rsid w:val="00A75808"/>
    <w:rsid w:val="00A8520D"/>
    <w:rsid w:val="00A91868"/>
    <w:rsid w:val="00AB1838"/>
    <w:rsid w:val="00AB4C75"/>
    <w:rsid w:val="00AB4D1D"/>
    <w:rsid w:val="00AC7139"/>
    <w:rsid w:val="00AD21A3"/>
    <w:rsid w:val="00AD6ACF"/>
    <w:rsid w:val="00AE1D02"/>
    <w:rsid w:val="00AE2073"/>
    <w:rsid w:val="00AE22FC"/>
    <w:rsid w:val="00AE3214"/>
    <w:rsid w:val="00AE4D51"/>
    <w:rsid w:val="00AE6E05"/>
    <w:rsid w:val="00AF08F9"/>
    <w:rsid w:val="00AF12E4"/>
    <w:rsid w:val="00AF17B0"/>
    <w:rsid w:val="00AF7049"/>
    <w:rsid w:val="00AF7739"/>
    <w:rsid w:val="00B02D48"/>
    <w:rsid w:val="00B11194"/>
    <w:rsid w:val="00B154E5"/>
    <w:rsid w:val="00B20274"/>
    <w:rsid w:val="00B20324"/>
    <w:rsid w:val="00B2044B"/>
    <w:rsid w:val="00B2257C"/>
    <w:rsid w:val="00B3308E"/>
    <w:rsid w:val="00B3466A"/>
    <w:rsid w:val="00B368E2"/>
    <w:rsid w:val="00B42958"/>
    <w:rsid w:val="00B4695A"/>
    <w:rsid w:val="00B56FD2"/>
    <w:rsid w:val="00B57411"/>
    <w:rsid w:val="00B60C50"/>
    <w:rsid w:val="00B72D83"/>
    <w:rsid w:val="00B73E4A"/>
    <w:rsid w:val="00B81999"/>
    <w:rsid w:val="00B8653F"/>
    <w:rsid w:val="00BA1953"/>
    <w:rsid w:val="00BA1DB4"/>
    <w:rsid w:val="00BA218D"/>
    <w:rsid w:val="00BC47C3"/>
    <w:rsid w:val="00BD7A9E"/>
    <w:rsid w:val="00BE1DC5"/>
    <w:rsid w:val="00BE25C5"/>
    <w:rsid w:val="00BE6C3E"/>
    <w:rsid w:val="00BF0F0F"/>
    <w:rsid w:val="00BF1561"/>
    <w:rsid w:val="00BF1A0C"/>
    <w:rsid w:val="00C00517"/>
    <w:rsid w:val="00C01B6C"/>
    <w:rsid w:val="00C062DF"/>
    <w:rsid w:val="00C154A6"/>
    <w:rsid w:val="00C21DCD"/>
    <w:rsid w:val="00C24DF8"/>
    <w:rsid w:val="00C359D0"/>
    <w:rsid w:val="00C3690B"/>
    <w:rsid w:val="00C41F4D"/>
    <w:rsid w:val="00C436A0"/>
    <w:rsid w:val="00C477BA"/>
    <w:rsid w:val="00C47DD4"/>
    <w:rsid w:val="00C54AF9"/>
    <w:rsid w:val="00C614B5"/>
    <w:rsid w:val="00C70705"/>
    <w:rsid w:val="00C7163F"/>
    <w:rsid w:val="00C801F5"/>
    <w:rsid w:val="00CA75A6"/>
    <w:rsid w:val="00CB4AF4"/>
    <w:rsid w:val="00CB518C"/>
    <w:rsid w:val="00CC2DB2"/>
    <w:rsid w:val="00CC573E"/>
    <w:rsid w:val="00CC6D8E"/>
    <w:rsid w:val="00CC6DE1"/>
    <w:rsid w:val="00CD5AD8"/>
    <w:rsid w:val="00CD7AFC"/>
    <w:rsid w:val="00CE5C60"/>
    <w:rsid w:val="00CE65CC"/>
    <w:rsid w:val="00CF574C"/>
    <w:rsid w:val="00CF7A57"/>
    <w:rsid w:val="00D0290E"/>
    <w:rsid w:val="00D14314"/>
    <w:rsid w:val="00D217A8"/>
    <w:rsid w:val="00D22D92"/>
    <w:rsid w:val="00D25D33"/>
    <w:rsid w:val="00D34846"/>
    <w:rsid w:val="00D36412"/>
    <w:rsid w:val="00D37CF4"/>
    <w:rsid w:val="00D405C6"/>
    <w:rsid w:val="00D4122F"/>
    <w:rsid w:val="00D474AB"/>
    <w:rsid w:val="00D53906"/>
    <w:rsid w:val="00D54186"/>
    <w:rsid w:val="00D54DF8"/>
    <w:rsid w:val="00D61228"/>
    <w:rsid w:val="00D63081"/>
    <w:rsid w:val="00D64242"/>
    <w:rsid w:val="00D66962"/>
    <w:rsid w:val="00D75C2F"/>
    <w:rsid w:val="00D82285"/>
    <w:rsid w:val="00D867D0"/>
    <w:rsid w:val="00D93D6B"/>
    <w:rsid w:val="00D95BC1"/>
    <w:rsid w:val="00DA0B54"/>
    <w:rsid w:val="00DA48FE"/>
    <w:rsid w:val="00DA7343"/>
    <w:rsid w:val="00DA7593"/>
    <w:rsid w:val="00DB3889"/>
    <w:rsid w:val="00DB3AC1"/>
    <w:rsid w:val="00DB46DC"/>
    <w:rsid w:val="00DC1713"/>
    <w:rsid w:val="00DD2F46"/>
    <w:rsid w:val="00DD3C78"/>
    <w:rsid w:val="00DD4EB6"/>
    <w:rsid w:val="00DE091C"/>
    <w:rsid w:val="00DE2E12"/>
    <w:rsid w:val="00DF6BFF"/>
    <w:rsid w:val="00E005AB"/>
    <w:rsid w:val="00E1042E"/>
    <w:rsid w:val="00E11423"/>
    <w:rsid w:val="00E13A98"/>
    <w:rsid w:val="00E23439"/>
    <w:rsid w:val="00E26330"/>
    <w:rsid w:val="00E3016B"/>
    <w:rsid w:val="00E30D9B"/>
    <w:rsid w:val="00E31572"/>
    <w:rsid w:val="00E36E2C"/>
    <w:rsid w:val="00E40A0D"/>
    <w:rsid w:val="00E41775"/>
    <w:rsid w:val="00E6105A"/>
    <w:rsid w:val="00E71750"/>
    <w:rsid w:val="00E8384C"/>
    <w:rsid w:val="00E9352E"/>
    <w:rsid w:val="00E959B2"/>
    <w:rsid w:val="00E96E47"/>
    <w:rsid w:val="00EB36E2"/>
    <w:rsid w:val="00EB52BF"/>
    <w:rsid w:val="00EB7333"/>
    <w:rsid w:val="00EC409C"/>
    <w:rsid w:val="00EC7E1A"/>
    <w:rsid w:val="00ED317F"/>
    <w:rsid w:val="00F0409F"/>
    <w:rsid w:val="00F0633A"/>
    <w:rsid w:val="00F06F38"/>
    <w:rsid w:val="00F12AEF"/>
    <w:rsid w:val="00F13315"/>
    <w:rsid w:val="00F13B9B"/>
    <w:rsid w:val="00F300CA"/>
    <w:rsid w:val="00F31E6F"/>
    <w:rsid w:val="00F3304B"/>
    <w:rsid w:val="00F3601A"/>
    <w:rsid w:val="00F41D1D"/>
    <w:rsid w:val="00F46A05"/>
    <w:rsid w:val="00F46B09"/>
    <w:rsid w:val="00F47D62"/>
    <w:rsid w:val="00F5005C"/>
    <w:rsid w:val="00F50DF7"/>
    <w:rsid w:val="00F528DF"/>
    <w:rsid w:val="00F55215"/>
    <w:rsid w:val="00F60F25"/>
    <w:rsid w:val="00F631D5"/>
    <w:rsid w:val="00F64002"/>
    <w:rsid w:val="00F66B87"/>
    <w:rsid w:val="00F71244"/>
    <w:rsid w:val="00F72700"/>
    <w:rsid w:val="00F73A60"/>
    <w:rsid w:val="00F87771"/>
    <w:rsid w:val="00FA23EC"/>
    <w:rsid w:val="00FA3ADA"/>
    <w:rsid w:val="00FA4373"/>
    <w:rsid w:val="00FA45FE"/>
    <w:rsid w:val="00FB0EB7"/>
    <w:rsid w:val="00FB5A30"/>
    <w:rsid w:val="00FB6661"/>
    <w:rsid w:val="00FC788B"/>
    <w:rsid w:val="00FD0EE8"/>
    <w:rsid w:val="00FE4D82"/>
    <w:rsid w:val="00FE5704"/>
    <w:rsid w:val="00FE58E1"/>
    <w:rsid w:val="01146C6C"/>
    <w:rsid w:val="01693490"/>
    <w:rsid w:val="032CEBE0"/>
    <w:rsid w:val="05B22939"/>
    <w:rsid w:val="06C0556B"/>
    <w:rsid w:val="07C0EE07"/>
    <w:rsid w:val="0890F8E6"/>
    <w:rsid w:val="08B48A3F"/>
    <w:rsid w:val="09D4F6E8"/>
    <w:rsid w:val="0AC41ED9"/>
    <w:rsid w:val="0B3BF0FB"/>
    <w:rsid w:val="0BEA4228"/>
    <w:rsid w:val="0E09326C"/>
    <w:rsid w:val="0F5637BB"/>
    <w:rsid w:val="11D9CF58"/>
    <w:rsid w:val="12F54E76"/>
    <w:rsid w:val="1396C443"/>
    <w:rsid w:val="13ADD362"/>
    <w:rsid w:val="13EA540D"/>
    <w:rsid w:val="14A6200C"/>
    <w:rsid w:val="14B7FDA7"/>
    <w:rsid w:val="160ABE6B"/>
    <w:rsid w:val="16F91BE8"/>
    <w:rsid w:val="1704E011"/>
    <w:rsid w:val="17638607"/>
    <w:rsid w:val="18600FA6"/>
    <w:rsid w:val="1A2E9DE6"/>
    <w:rsid w:val="1A3217C6"/>
    <w:rsid w:val="1B38D9ED"/>
    <w:rsid w:val="1B7CB467"/>
    <w:rsid w:val="1D9E44C1"/>
    <w:rsid w:val="1DD06C47"/>
    <w:rsid w:val="1DF7D867"/>
    <w:rsid w:val="1EF4CBDD"/>
    <w:rsid w:val="1F3875F8"/>
    <w:rsid w:val="20456148"/>
    <w:rsid w:val="2100207E"/>
    <w:rsid w:val="21080D09"/>
    <w:rsid w:val="222697D7"/>
    <w:rsid w:val="236A8FF0"/>
    <w:rsid w:val="24884A0C"/>
    <w:rsid w:val="24E7BC34"/>
    <w:rsid w:val="253BFD63"/>
    <w:rsid w:val="25C7F34E"/>
    <w:rsid w:val="265D74F9"/>
    <w:rsid w:val="2750D0FA"/>
    <w:rsid w:val="27F18240"/>
    <w:rsid w:val="281197DE"/>
    <w:rsid w:val="288DB109"/>
    <w:rsid w:val="28F2AD90"/>
    <w:rsid w:val="29131435"/>
    <w:rsid w:val="29260E93"/>
    <w:rsid w:val="2A2E4E01"/>
    <w:rsid w:val="2A7571BB"/>
    <w:rsid w:val="2B14A01D"/>
    <w:rsid w:val="2B3E7C47"/>
    <w:rsid w:val="2BA9732B"/>
    <w:rsid w:val="2C2BF5BD"/>
    <w:rsid w:val="2CD04844"/>
    <w:rsid w:val="2D5CA077"/>
    <w:rsid w:val="2E8D2DA8"/>
    <w:rsid w:val="2ED65C6E"/>
    <w:rsid w:val="306EACAD"/>
    <w:rsid w:val="31D1E13B"/>
    <w:rsid w:val="3219DA8B"/>
    <w:rsid w:val="32B2A8FA"/>
    <w:rsid w:val="33E8A323"/>
    <w:rsid w:val="3512B752"/>
    <w:rsid w:val="370BAD99"/>
    <w:rsid w:val="371B48E9"/>
    <w:rsid w:val="374DF000"/>
    <w:rsid w:val="37A129E6"/>
    <w:rsid w:val="37BD0DF5"/>
    <w:rsid w:val="37D927DC"/>
    <w:rsid w:val="381E865A"/>
    <w:rsid w:val="38616CAB"/>
    <w:rsid w:val="3AE6D58B"/>
    <w:rsid w:val="3BA7ECF1"/>
    <w:rsid w:val="3C36470B"/>
    <w:rsid w:val="3E99FF4C"/>
    <w:rsid w:val="3F19ABD7"/>
    <w:rsid w:val="40A9334A"/>
    <w:rsid w:val="41126BCF"/>
    <w:rsid w:val="42060305"/>
    <w:rsid w:val="43511E9F"/>
    <w:rsid w:val="43CC65E6"/>
    <w:rsid w:val="45828C60"/>
    <w:rsid w:val="4585C3AC"/>
    <w:rsid w:val="462A947F"/>
    <w:rsid w:val="464927B6"/>
    <w:rsid w:val="4691FA6B"/>
    <w:rsid w:val="46FF6D46"/>
    <w:rsid w:val="47357A55"/>
    <w:rsid w:val="47E8C0BD"/>
    <w:rsid w:val="48BBDFCF"/>
    <w:rsid w:val="4A9739E7"/>
    <w:rsid w:val="4CA0CAAD"/>
    <w:rsid w:val="4DA64104"/>
    <w:rsid w:val="4DD5C3A4"/>
    <w:rsid w:val="4E8AB4ED"/>
    <w:rsid w:val="4F1C29A0"/>
    <w:rsid w:val="4F5056E4"/>
    <w:rsid w:val="4F92DD08"/>
    <w:rsid w:val="50913022"/>
    <w:rsid w:val="5271D274"/>
    <w:rsid w:val="528EE656"/>
    <w:rsid w:val="5355649E"/>
    <w:rsid w:val="53A05303"/>
    <w:rsid w:val="565713A3"/>
    <w:rsid w:val="56718D09"/>
    <w:rsid w:val="567FD058"/>
    <w:rsid w:val="58059F1A"/>
    <w:rsid w:val="592AAF86"/>
    <w:rsid w:val="592B2813"/>
    <w:rsid w:val="5A4E1D8B"/>
    <w:rsid w:val="5A6A2C80"/>
    <w:rsid w:val="5A6B9BAF"/>
    <w:rsid w:val="5A9FB3BE"/>
    <w:rsid w:val="5B9462F2"/>
    <w:rsid w:val="5BE720B6"/>
    <w:rsid w:val="5D9280B0"/>
    <w:rsid w:val="5D965B25"/>
    <w:rsid w:val="5E75159B"/>
    <w:rsid w:val="5F784AD1"/>
    <w:rsid w:val="60E50304"/>
    <w:rsid w:val="610B1852"/>
    <w:rsid w:val="614E6214"/>
    <w:rsid w:val="61F046E8"/>
    <w:rsid w:val="62A608F6"/>
    <w:rsid w:val="6368FBDB"/>
    <w:rsid w:val="65224228"/>
    <w:rsid w:val="66B67D0F"/>
    <w:rsid w:val="66C093C4"/>
    <w:rsid w:val="6703E07D"/>
    <w:rsid w:val="680F4DDA"/>
    <w:rsid w:val="6828A79D"/>
    <w:rsid w:val="68FE1B56"/>
    <w:rsid w:val="6A350ED0"/>
    <w:rsid w:val="6A688431"/>
    <w:rsid w:val="6B39698F"/>
    <w:rsid w:val="6CA38C41"/>
    <w:rsid w:val="6CFDAE95"/>
    <w:rsid w:val="6D10C46A"/>
    <w:rsid w:val="6D6CAF92"/>
    <w:rsid w:val="705F4DD2"/>
    <w:rsid w:val="708E4BFE"/>
    <w:rsid w:val="74285872"/>
    <w:rsid w:val="7561C885"/>
    <w:rsid w:val="75DB59F5"/>
    <w:rsid w:val="75E8090C"/>
    <w:rsid w:val="771B4B3D"/>
    <w:rsid w:val="786A99F9"/>
    <w:rsid w:val="793835C1"/>
    <w:rsid w:val="7B51173B"/>
    <w:rsid w:val="7BCA410A"/>
    <w:rsid w:val="7D276B06"/>
    <w:rsid w:val="7E2AAAD2"/>
    <w:rsid w:val="7E8E8429"/>
    <w:rsid w:val="7ED979FD"/>
    <w:rsid w:val="7F49281F"/>
    <w:rsid w:val="7F789C0A"/>
    <w:rsid w:val="7FFFEF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5CE75"/>
  <w15:docId w15:val="{74D5047F-4CA7-4FEE-93E5-D9F800EF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EC"/>
    <w:pPr>
      <w:jc w:val="both"/>
    </w:pPr>
    <w:rPr>
      <w:rFonts w:ascii="Graphik" w:hAnsi="Graphik" w:cs="Arial"/>
      <w:sz w:val="20"/>
    </w:rPr>
  </w:style>
  <w:style w:type="paragraph" w:styleId="Heading1">
    <w:name w:val="heading 1"/>
    <w:basedOn w:val="Normal"/>
    <w:next w:val="Normal"/>
    <w:link w:val="Heading1Char"/>
    <w:autoRedefine/>
    <w:qFormat/>
    <w:rsid w:val="00567AEC"/>
    <w:pPr>
      <w:keepNext/>
      <w:keepLines/>
      <w:tabs>
        <w:tab w:val="left" w:pos="1134"/>
      </w:tabs>
      <w:spacing w:before="240" w:after="240"/>
      <w:jc w:val="left"/>
      <w:outlineLvl w:val="0"/>
    </w:pPr>
    <w:rPr>
      <w:rFonts w:eastAsia="Times New Roman" w:cs="Times New Roman"/>
      <w:b/>
      <w:sz w:val="32"/>
      <w:szCs w:val="20"/>
      <w:lang w:val="en-GB"/>
    </w:rPr>
  </w:style>
  <w:style w:type="paragraph" w:styleId="Heading2">
    <w:name w:val="heading 2"/>
    <w:basedOn w:val="Normal"/>
    <w:next w:val="Normal"/>
    <w:link w:val="Heading2Char"/>
    <w:autoRedefine/>
    <w:uiPriority w:val="9"/>
    <w:qFormat/>
    <w:rsid w:val="00501551"/>
    <w:pPr>
      <w:keepNext/>
      <w:keepLines/>
      <w:spacing w:before="240" w:after="120" w:line="276" w:lineRule="auto"/>
      <w:jc w:val="left"/>
      <w:outlineLvl w:val="1"/>
    </w:pPr>
    <w:rPr>
      <w:rFonts w:eastAsiaTheme="majorEastAsia" w:cs="Times New Roman"/>
      <w:b/>
      <w:bCs/>
      <w:color w:val="7030A0"/>
      <w:sz w:val="28"/>
      <w:szCs w:val="26"/>
    </w:rPr>
  </w:style>
  <w:style w:type="paragraph" w:styleId="Heading3">
    <w:name w:val="heading 3"/>
    <w:basedOn w:val="Heading2"/>
    <w:next w:val="Normal"/>
    <w:link w:val="Heading3Char"/>
    <w:autoRedefine/>
    <w:qFormat/>
    <w:rsid w:val="00EC7E1A"/>
    <w:pPr>
      <w:numPr>
        <w:ilvl w:val="2"/>
      </w:numPr>
      <w:tabs>
        <w:tab w:val="left" w:pos="1134"/>
      </w:tabs>
      <w:outlineLvl w:val="2"/>
    </w:pPr>
    <w:rPr>
      <w:rFonts w:cs="Arial"/>
      <w:i/>
      <w:color w:val="FFFFFF" w:themeColor="background1"/>
      <w:sz w:val="22"/>
    </w:rPr>
  </w:style>
  <w:style w:type="paragraph" w:styleId="Heading4">
    <w:name w:val="heading 4"/>
    <w:basedOn w:val="Normal"/>
    <w:next w:val="Normal"/>
    <w:link w:val="Heading4Char"/>
    <w:autoRedefine/>
    <w:qFormat/>
    <w:rsid w:val="001047B5"/>
    <w:pPr>
      <w:keepNext/>
      <w:spacing w:before="120" w:after="120"/>
      <w:outlineLvl w:val="3"/>
    </w:pPr>
    <w:rPr>
      <w:rFonts w:eastAsia="Times New Roman" w:cs="Times New Roman"/>
      <w:b/>
      <w:i/>
      <w:color w:val="7030A0"/>
      <w:szCs w:val="20"/>
      <w:lang w:val="en-GB"/>
    </w:rPr>
  </w:style>
  <w:style w:type="paragraph" w:styleId="Heading5">
    <w:name w:val="heading 5"/>
    <w:basedOn w:val="Normal"/>
    <w:next w:val="NormalIndent"/>
    <w:link w:val="Heading5Char"/>
    <w:autoRedefine/>
    <w:qFormat/>
    <w:rsid w:val="001047B5"/>
    <w:p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1047B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1047B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1047B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1047B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7AEC"/>
    <w:rPr>
      <w:rFonts w:ascii="Graphik" w:eastAsia="Times New Roman" w:hAnsi="Graphik" w:cs="Times New Roman"/>
      <w:b/>
      <w:sz w:val="32"/>
      <w:szCs w:val="20"/>
      <w:lang w:val="en-GB"/>
    </w:rPr>
  </w:style>
  <w:style w:type="character" w:customStyle="1" w:styleId="Heading2Char">
    <w:name w:val="Heading 2 Char"/>
    <w:basedOn w:val="DefaultParagraphFont"/>
    <w:link w:val="Heading2"/>
    <w:uiPriority w:val="9"/>
    <w:rsid w:val="00501551"/>
    <w:rPr>
      <w:rFonts w:ascii="Graphik" w:eastAsiaTheme="majorEastAsia" w:hAnsi="Graphik" w:cs="Times New Roman"/>
      <w:b/>
      <w:bCs/>
      <w:color w:val="7030A0"/>
      <w:sz w:val="28"/>
      <w:szCs w:val="26"/>
    </w:rPr>
  </w:style>
  <w:style w:type="character" w:customStyle="1" w:styleId="Heading3Char">
    <w:name w:val="Heading 3 Char"/>
    <w:basedOn w:val="DefaultParagraphFont"/>
    <w:link w:val="Heading3"/>
    <w:rsid w:val="00EC7E1A"/>
    <w:rPr>
      <w:rFonts w:ascii="Graphik" w:eastAsiaTheme="majorEastAsia" w:hAnsi="Graphik" w:cs="Arial"/>
      <w:b/>
      <w:bCs/>
      <w:i/>
      <w:color w:val="FFFFFF" w:themeColor="background1"/>
      <w:sz w:val="22"/>
      <w:szCs w:val="26"/>
    </w:rPr>
  </w:style>
  <w:style w:type="character" w:customStyle="1" w:styleId="Heading4Char">
    <w:name w:val="Heading 4 Char"/>
    <w:basedOn w:val="DefaultParagraphFont"/>
    <w:link w:val="Heading4"/>
    <w:rsid w:val="001047B5"/>
    <w:rPr>
      <w:rFonts w:ascii="Graphik" w:eastAsia="Times New Roman" w:hAnsi="Graphik" w:cs="Times New Roman"/>
      <w:b/>
      <w:i/>
      <w:color w:val="7030A0"/>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 w:val="22"/>
      <w:szCs w:val="22"/>
    </w:rPr>
  </w:style>
  <w:style w:type="paragraph" w:styleId="TOC2">
    <w:name w:val="toc 2"/>
    <w:basedOn w:val="Normal"/>
    <w:next w:val="Normal"/>
    <w:autoRedefine/>
    <w:uiPriority w:val="39"/>
    <w:rsid w:val="008C1857"/>
    <w:pPr>
      <w:spacing w:after="120"/>
    </w:pPr>
    <w:rPr>
      <w:rFonts w:ascii="Arial" w:eastAsia="Times New Roman" w:hAnsi="Arial" w:cs="Times New Roman"/>
      <w:sz w:val="22"/>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 w:val="22"/>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6"/>
      </w:numPr>
      <w:spacing w:after="60"/>
    </w:pPr>
    <w:rPr>
      <w:rFonts w:ascii="Arial" w:eastAsia="Times New Roman" w:hAnsi="Arial" w:cs="Times New Roman"/>
      <w:sz w:val="22"/>
      <w:szCs w:val="22"/>
    </w:rPr>
  </w:style>
  <w:style w:type="paragraph" w:styleId="ListBullet2">
    <w:name w:val="List Bullet 2"/>
    <w:basedOn w:val="Normal"/>
    <w:link w:val="ListBullet2Char"/>
    <w:uiPriority w:val="99"/>
    <w:semiHidden/>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Normal"/>
    <w:link w:val="UOLIST3Char"/>
    <w:autoRedefine/>
    <w:qFormat/>
    <w:rsid w:val="001047B5"/>
    <w:pPr>
      <w:spacing w:after="120"/>
      <w:ind w:left="360" w:hanging="360"/>
      <w:contextualSpacing/>
    </w:pPr>
    <w:rPr>
      <w:rFonts w:eastAsia="Cambria"/>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5"/>
      </w:numPr>
      <w:spacing w:after="120"/>
    </w:pPr>
  </w:style>
  <w:style w:type="character" w:customStyle="1" w:styleId="UOLIST3Char">
    <w:name w:val="UO LIST 3 Char"/>
    <w:basedOn w:val="DefaultParagraphFont"/>
    <w:link w:val="UOLIST3"/>
    <w:rsid w:val="001047B5"/>
    <w:rPr>
      <w:rFonts w:ascii="Graphik" w:eastAsia="Cambria" w:hAnsi="Graphik" w:cs="Arial"/>
      <w:lang w:val="de-DE"/>
    </w:rPr>
  </w:style>
  <w:style w:type="paragraph" w:customStyle="1" w:styleId="NOLIST2">
    <w:name w:val="NO LIST 2"/>
    <w:basedOn w:val="NOLIST1"/>
    <w:link w:val="NOLIST2Char"/>
    <w:autoRedefine/>
    <w:qFormat/>
    <w:rsid w:val="00A1489C"/>
    <w:pPr>
      <w:numPr>
        <w:numId w:val="10"/>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5D771F"/>
    <w:pPr>
      <w:tabs>
        <w:tab w:val="clear" w:pos="1134"/>
      </w:tabs>
      <w:spacing w:before="360" w:line="480" w:lineRule="auto"/>
      <w:outlineLvl w:val="9"/>
    </w:pPr>
    <w:rPr>
      <w:rFonts w:eastAsiaTheme="majorEastAsia" w:cstheme="majorBidi"/>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1042E"/>
    <w:pPr>
      <w:contextualSpacing/>
      <w:jc w:val="center"/>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E1042E"/>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431CE"/>
    <w:pPr>
      <w:ind w:left="7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4744EC"/>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4744EC"/>
    <w:rPr>
      <w:rFonts w:ascii="Graphik" w:eastAsia="Calibri" w:hAnsi="Graphik" w:cs="Arial"/>
      <w:b/>
      <w:bCs/>
      <w:sz w:val="20"/>
      <w:szCs w:val="20"/>
    </w:rPr>
  </w:style>
  <w:style w:type="character" w:styleId="Mention">
    <w:name w:val="Mention"/>
    <w:basedOn w:val="DefaultParagraphFont"/>
    <w:uiPriority w:val="99"/>
    <w:unhideWhenUsed/>
    <w:rsid w:val="004744EC"/>
    <w:rPr>
      <w:color w:val="2B579A"/>
      <w:shd w:val="clear" w:color="auto" w:fill="E1DFDD"/>
    </w:rPr>
  </w:style>
  <w:style w:type="character" w:customStyle="1" w:styleId="normaltextrun">
    <w:name w:val="normaltextrun"/>
    <w:basedOn w:val="DefaultParagraphFont"/>
    <w:uiPriority w:val="1"/>
    <w:rsid w:val="371B48E9"/>
  </w:style>
  <w:style w:type="paragraph" w:styleId="BodyText">
    <w:name w:val="Body Text"/>
    <w:basedOn w:val="Normal"/>
    <w:link w:val="BodyTextChar"/>
    <w:uiPriority w:val="99"/>
    <w:unhideWhenUsed/>
    <w:rsid w:val="00846E88"/>
    <w:rPr>
      <w:rFonts w:eastAsia="Graphik" w:cs="Graphik"/>
      <w:color w:val="000000" w:themeColor="text1"/>
      <w:szCs w:val="20"/>
      <w:lang w:val="en-GB"/>
    </w:rPr>
  </w:style>
  <w:style w:type="character" w:customStyle="1" w:styleId="BodyTextChar">
    <w:name w:val="Body Text Char"/>
    <w:basedOn w:val="DefaultParagraphFont"/>
    <w:link w:val="BodyText"/>
    <w:uiPriority w:val="99"/>
    <w:rsid w:val="00846E88"/>
    <w:rPr>
      <w:rFonts w:ascii="Graphik" w:eastAsia="Graphik" w:hAnsi="Graphik" w:cs="Graphik"/>
      <w:color w:val="000000" w:themeColor="text1"/>
      <w:sz w:val="20"/>
      <w:szCs w:val="20"/>
      <w:lang w:val="en-GB"/>
    </w:rPr>
  </w:style>
  <w:style w:type="character" w:customStyle="1" w:styleId="ListParagraphChar">
    <w:name w:val="List Paragraph Char"/>
    <w:basedOn w:val="DefaultParagraphFont"/>
    <w:link w:val="ListParagraph"/>
    <w:uiPriority w:val="34"/>
    <w:locked/>
    <w:rsid w:val="000E2CE0"/>
    <w:rPr>
      <w:rFonts w:ascii="Graphik" w:hAnsi="Graphik" w:cs="Arial"/>
      <w:sz w:val="20"/>
    </w:rPr>
  </w:style>
  <w:style w:type="paragraph" w:styleId="Revision">
    <w:name w:val="Revision"/>
    <w:hidden/>
    <w:uiPriority w:val="99"/>
    <w:semiHidden/>
    <w:rsid w:val="00BF0F0F"/>
    <w:rPr>
      <w:rFonts w:ascii="Graphik" w:hAnsi="Graphik" w:cs="Arial"/>
      <w:sz w:val="20"/>
    </w:rPr>
  </w:style>
  <w:style w:type="character" w:styleId="Strong">
    <w:name w:val="Strong"/>
    <w:basedOn w:val="DefaultParagraphFont"/>
    <w:uiPriority w:val="22"/>
    <w:qFormat/>
    <w:rsid w:val="005035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71090">
      <w:bodyDiv w:val="1"/>
      <w:marLeft w:val="0"/>
      <w:marRight w:val="0"/>
      <w:marTop w:val="0"/>
      <w:marBottom w:val="0"/>
      <w:divBdr>
        <w:top w:val="none" w:sz="0" w:space="0" w:color="auto"/>
        <w:left w:val="none" w:sz="0" w:space="0" w:color="auto"/>
        <w:bottom w:val="none" w:sz="0" w:space="0" w:color="auto"/>
        <w:right w:val="none" w:sz="0" w:space="0" w:color="auto"/>
      </w:divBdr>
    </w:div>
    <w:div w:id="1279340103">
      <w:bodyDiv w:val="1"/>
      <w:marLeft w:val="0"/>
      <w:marRight w:val="0"/>
      <w:marTop w:val="0"/>
      <w:marBottom w:val="0"/>
      <w:divBdr>
        <w:top w:val="none" w:sz="0" w:space="0" w:color="auto"/>
        <w:left w:val="none" w:sz="0" w:space="0" w:color="auto"/>
        <w:bottom w:val="none" w:sz="0" w:space="0" w:color="auto"/>
        <w:right w:val="none" w:sz="0" w:space="0" w:color="auto"/>
      </w:divBdr>
    </w:div>
    <w:div w:id="1312637285">
      <w:bodyDiv w:val="1"/>
      <w:marLeft w:val="0"/>
      <w:marRight w:val="0"/>
      <w:marTop w:val="0"/>
      <w:marBottom w:val="0"/>
      <w:divBdr>
        <w:top w:val="none" w:sz="0" w:space="0" w:color="auto"/>
        <w:left w:val="none" w:sz="0" w:space="0" w:color="auto"/>
        <w:bottom w:val="none" w:sz="0" w:space="0" w:color="auto"/>
        <w:right w:val="none" w:sz="0" w:space="0" w:color="auto"/>
      </w:divBdr>
    </w:div>
    <w:div w:id="1331785842">
      <w:bodyDiv w:val="1"/>
      <w:marLeft w:val="0"/>
      <w:marRight w:val="0"/>
      <w:marTop w:val="0"/>
      <w:marBottom w:val="0"/>
      <w:divBdr>
        <w:top w:val="none" w:sz="0" w:space="0" w:color="auto"/>
        <w:left w:val="none" w:sz="0" w:space="0" w:color="auto"/>
        <w:bottom w:val="none" w:sz="0" w:space="0" w:color="auto"/>
        <w:right w:val="none" w:sz="0" w:space="0" w:color="auto"/>
      </w:divBdr>
    </w:div>
    <w:div w:id="1653872574">
      <w:bodyDiv w:val="1"/>
      <w:marLeft w:val="0"/>
      <w:marRight w:val="0"/>
      <w:marTop w:val="0"/>
      <w:marBottom w:val="0"/>
      <w:divBdr>
        <w:top w:val="none" w:sz="0" w:space="0" w:color="auto"/>
        <w:left w:val="none" w:sz="0" w:space="0" w:color="auto"/>
        <w:bottom w:val="none" w:sz="0" w:space="0" w:color="auto"/>
        <w:right w:val="none" w:sz="0" w:space="0" w:color="auto"/>
      </w:divBdr>
    </w:div>
    <w:div w:id="165737102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73303553">
      <w:bodyDiv w:val="1"/>
      <w:marLeft w:val="0"/>
      <w:marRight w:val="0"/>
      <w:marTop w:val="0"/>
      <w:marBottom w:val="0"/>
      <w:divBdr>
        <w:top w:val="none" w:sz="0" w:space="0" w:color="auto"/>
        <w:left w:val="none" w:sz="0" w:space="0" w:color="auto"/>
        <w:bottom w:val="none" w:sz="0" w:space="0" w:color="auto"/>
        <w:right w:val="none" w:sz="0" w:space="0" w:color="auto"/>
      </w:divBdr>
    </w:div>
    <w:div w:id="2070616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usarla.aditya@accenture.com" TargetMode="External"/><Relationship Id="rId26" Type="http://schemas.openxmlformats.org/officeDocument/2006/relationships/hyperlink" Target="https://ts.accenture.com/:b:/r/sites/GlobalDocTemplates/Published%20Documents/AOT/AOT%202.5/AOT_SAP_PM_AH_Extractor_Deployment_Guide_2_5.pdf" TargetMode="External"/><Relationship Id="rId21" Type="http://schemas.openxmlformats.org/officeDocument/2006/relationships/hyperlink" Target="https://docs.cognite.com/api/v1/"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footer" Target="footer4.xml"/><Relationship Id="rId33" Type="http://schemas.openxmlformats.org/officeDocument/2006/relationships/hyperlink" Target="https://dev.azure.com/DigitalPlantProject/Marilyn%20V" TargetMode="External"/><Relationship Id="rId2" Type="http://schemas.openxmlformats.org/officeDocument/2006/relationships/customXml" Target="../customXml/item2.xml"/><Relationship Id="rId16" Type="http://schemas.openxmlformats.org/officeDocument/2006/relationships/hyperlink" Target="https://industryxdevhub.accenture.com/assetdetails/75" TargetMode="External"/><Relationship Id="rId20" Type="http://schemas.openxmlformats.org/officeDocument/2006/relationships/hyperlink" Target="https://dev.azure.com/DigitalPlantProject/Marilyn%20V/_wiki/wikis/Marilyn-V.wiki/1571/Extractors" TargetMode="External"/><Relationship Id="rId29" Type="http://schemas.openxmlformats.org/officeDocument/2006/relationships/hyperlink" Target="https://ts.accenture.com/:b:/r/sites/GlobalDocTemplates/Published%20Documents/AOT/AOT%202.5/AOT_Hexagon_Extractor_Deployment_Guide_2_5.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32" Type="http://schemas.openxmlformats.org/officeDocument/2006/relationships/hyperlink" Target="https://ts.accenture.com/:b:/r/sites/GlobalDocTemplates/Published%20Documents/AOT/AOT%202.5/AOT_Simulator_IoTHub_Extractor_Deployment_Guide_2_5.pdf"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industryxdevhub.accenture.com/assetdetails/45" TargetMode="External"/><Relationship Id="rId28" Type="http://schemas.openxmlformats.org/officeDocument/2006/relationships/hyperlink" Target="https://ts.accenture.com/:b:/r/sites/GlobalDocTemplates/Published%20Documents/AOT/AOT%202.5/AOT_PI_AF_Extractor_Python_Deployment_Guide_2_5.pdf" TargetMode="Externa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hyperlink" Target="https://ts.accenture.com/:b:/r/sites/GlobalDocTemplates/Published%20Documents/AOT/AOT%202.5/AOT_Automatic_Asset_Hierarchy_Accelerator_Deployment_Guide_2_5.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docs.cognite.com/api/v1/%22%20%EF%BF%BDHYPERLINK%20%22https://docs.cognite.com/cdf/integration/guides/extraction/raw_explorer/" TargetMode="External"/><Relationship Id="rId27" Type="http://schemas.openxmlformats.org/officeDocument/2006/relationships/hyperlink" Target="https://ts.accenture.com/:b:/r/sites/GlobalDocTemplates/Published%20Documents/AOT/AOT%202.5/AOT_SAP_WO_Extractor_Deployment_Guide_2_5.pdf" TargetMode="External"/><Relationship Id="rId30" Type="http://schemas.openxmlformats.org/officeDocument/2006/relationships/hyperlink" Target="https://ts.accenture.com/:b:/r/sites/GlobalDocTemplates/Published%20Documents/AOT/AOT%202.5/AOT_Flat_File_Extractor_Deployment_Guide_2_5.pdf" TargetMode="External"/><Relationship Id="rId35"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hyperlink" Target="mailto:edward.r.olson@accenture.com?subject=AOT%20Extractors%20Getting%20Started%20Content"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Getting_Started_Guide/Getting_Started_Gui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76B35B048F41FFAA145A1D1331F50D"/>
        <w:category>
          <w:name w:val="General"/>
          <w:gallery w:val="placeholder"/>
        </w:category>
        <w:types>
          <w:type w:val="bbPlcHdr"/>
        </w:types>
        <w:behaviors>
          <w:behavior w:val="content"/>
        </w:behaviors>
        <w:guid w:val="{F8EAD05B-8B92-4705-9061-406BEF927B4B}"/>
      </w:docPartPr>
      <w:docPartBody>
        <w:p w:rsidR="00477781" w:rsidRDefault="00A32BB8">
          <w:pPr>
            <w:pStyle w:val="F176B35B048F41FFAA145A1D1331F50D"/>
          </w:pPr>
          <w:r w:rsidRPr="00B8139F">
            <w:rPr>
              <w:rStyle w:val="PlaceholderText"/>
            </w:rPr>
            <w:t>[Label]</w:t>
          </w:r>
        </w:p>
      </w:docPartBody>
    </w:docPart>
    <w:docPart>
      <w:docPartPr>
        <w:name w:val="67FB39F4A28A4A5FA2FC4D5F01BC49A0"/>
        <w:category>
          <w:name w:val="General"/>
          <w:gallery w:val="placeholder"/>
        </w:category>
        <w:types>
          <w:type w:val="bbPlcHdr"/>
        </w:types>
        <w:behaviors>
          <w:behavior w:val="content"/>
        </w:behaviors>
        <w:guid w:val="{8A792EA9-1682-4FE3-A7DC-48E389860148}"/>
      </w:docPartPr>
      <w:docPartBody>
        <w:p w:rsidR="00477781" w:rsidRDefault="00A32BB8">
          <w:pPr>
            <w:pStyle w:val="67FB39F4A28A4A5FA2FC4D5F01BC49A0"/>
          </w:pPr>
          <w:r w:rsidRPr="00B8139F">
            <w:rPr>
              <w:rStyle w:val="PlaceholderText"/>
            </w:rPr>
            <w:t>[Label]</w:t>
          </w:r>
        </w:p>
      </w:docPartBody>
    </w:docPart>
    <w:docPart>
      <w:docPartPr>
        <w:name w:val="CBC63AC0B1BD460EB390ACBDC27FDEC3"/>
        <w:category>
          <w:name w:val="General"/>
          <w:gallery w:val="placeholder"/>
        </w:category>
        <w:types>
          <w:type w:val="bbPlcHdr"/>
        </w:types>
        <w:behaviors>
          <w:behavior w:val="content"/>
        </w:behaviors>
        <w:guid w:val="{B9E27766-F4DB-4560-9468-40DFAA0EEB09}"/>
      </w:docPartPr>
      <w:docPartBody>
        <w:p w:rsidR="00477781" w:rsidRDefault="00135406">
          <w:pPr>
            <w:pStyle w:val="CBC63AC0B1BD460EB390ACBDC27FDEC3"/>
          </w:pPr>
          <w:r w:rsidRPr="004442B8">
            <w:rPr>
              <w:rStyle w:val="PlaceholderText"/>
            </w:rPr>
            <w:t>[Label]</w:t>
          </w:r>
        </w:p>
      </w:docPartBody>
    </w:docPart>
    <w:docPart>
      <w:docPartPr>
        <w:name w:val="F907937704CB461CA05562B13D85BA5B"/>
        <w:category>
          <w:name w:val="General"/>
          <w:gallery w:val="placeholder"/>
        </w:category>
        <w:types>
          <w:type w:val="bbPlcHdr"/>
        </w:types>
        <w:behaviors>
          <w:behavior w:val="content"/>
        </w:behaviors>
        <w:guid w:val="{620161D3-77A5-4BB2-ABA5-7E0D55B481F3}"/>
      </w:docPartPr>
      <w:docPartBody>
        <w:p w:rsidR="00477781" w:rsidRDefault="00A32BB8">
          <w:pPr>
            <w:pStyle w:val="F907937704CB461CA05562B13D85BA5B"/>
          </w:pPr>
          <w:r w:rsidRPr="00B8139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33"/>
    <w:rsid w:val="000B0B22"/>
    <w:rsid w:val="0011459E"/>
    <w:rsid w:val="001236B9"/>
    <w:rsid w:val="00135406"/>
    <w:rsid w:val="00232899"/>
    <w:rsid w:val="0028278B"/>
    <w:rsid w:val="002919E6"/>
    <w:rsid w:val="0035351F"/>
    <w:rsid w:val="00405117"/>
    <w:rsid w:val="00410B9A"/>
    <w:rsid w:val="00477781"/>
    <w:rsid w:val="00487BB9"/>
    <w:rsid w:val="005934D6"/>
    <w:rsid w:val="006254C7"/>
    <w:rsid w:val="007B222C"/>
    <w:rsid w:val="00862C14"/>
    <w:rsid w:val="00875A33"/>
    <w:rsid w:val="00896F4E"/>
    <w:rsid w:val="008D600C"/>
    <w:rsid w:val="008F064A"/>
    <w:rsid w:val="00A32BB8"/>
    <w:rsid w:val="00AB209C"/>
    <w:rsid w:val="00C064A9"/>
    <w:rsid w:val="00C567FA"/>
    <w:rsid w:val="00C7552D"/>
    <w:rsid w:val="00CD4F3F"/>
    <w:rsid w:val="00D44E42"/>
    <w:rsid w:val="00D45694"/>
    <w:rsid w:val="00DB1F28"/>
    <w:rsid w:val="00DB46DC"/>
    <w:rsid w:val="00E712E2"/>
    <w:rsid w:val="00F12AEF"/>
    <w:rsid w:val="00F53379"/>
    <w:rsid w:val="00FA63BE"/>
    <w:rsid w:val="00FE58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A3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2BB8"/>
    <w:rPr>
      <w:color w:val="808080"/>
    </w:rPr>
  </w:style>
  <w:style w:type="paragraph" w:customStyle="1" w:styleId="F176B35B048F41FFAA145A1D1331F50D">
    <w:name w:val="F176B35B048F41FFAA145A1D1331F50D"/>
    <w:pPr>
      <w:spacing w:line="278" w:lineRule="auto"/>
    </w:pPr>
    <w:rPr>
      <w:kern w:val="2"/>
      <w:sz w:val="24"/>
      <w:szCs w:val="24"/>
      <w14:ligatures w14:val="standardContextual"/>
    </w:rPr>
  </w:style>
  <w:style w:type="paragraph" w:customStyle="1" w:styleId="67FB39F4A28A4A5FA2FC4D5F01BC49A0">
    <w:name w:val="67FB39F4A28A4A5FA2FC4D5F01BC49A0"/>
    <w:pPr>
      <w:spacing w:line="278" w:lineRule="auto"/>
    </w:pPr>
    <w:rPr>
      <w:kern w:val="2"/>
      <w:sz w:val="24"/>
      <w:szCs w:val="24"/>
      <w14:ligatures w14:val="standardContextual"/>
    </w:rPr>
  </w:style>
  <w:style w:type="paragraph" w:customStyle="1" w:styleId="CBC63AC0B1BD460EB390ACBDC27FDEC3">
    <w:name w:val="CBC63AC0B1BD460EB390ACBDC27FDEC3"/>
    <w:pPr>
      <w:spacing w:line="278" w:lineRule="auto"/>
    </w:pPr>
    <w:rPr>
      <w:kern w:val="2"/>
      <w:sz w:val="24"/>
      <w:szCs w:val="24"/>
      <w14:ligatures w14:val="standardContextual"/>
    </w:rPr>
  </w:style>
  <w:style w:type="paragraph" w:customStyle="1" w:styleId="F907937704CB461CA05562B13D85BA5B">
    <w:name w:val="F907937704CB461CA05562B13D85BA5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Joshi, Rishabh</DisplayName>
        <AccountId>19</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Auto-approved</_Flow_SignoffStatus>
    <Pre_x002d_approvalQC xmlns="81909fe3-6ae3-4e8c-8389-1cd7b8cbfe53">Done</Pre_x002d_approvalQC>
    <Status_x0020_Flag xmlns="c4bbe816-f9b7-401b-8d8f-485022adc0f2">PDF Created</Status_x0020_Flag>
    <Pending_x0020_Content xmlns="c4bbe816-f9b7-401b-8d8f-485022adc0f2">question for Rishabh</Pending_x0020_Content>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EE51F29D-C80C-4759-A775-A4AAFE01562B}">
  <ds:schemaRefs>
    <ds:schemaRef ds:uri="office.server.policy"/>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4E2F3F49-CD73-44C2-B219-E8F05EB970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Getting_Started_Guide.dotx</Template>
  <TotalTime>490</TotalTime>
  <Pages>4</Pages>
  <Words>1833</Words>
  <Characters>10085</Characters>
  <Application>Microsoft Office Word</Application>
  <DocSecurity>0</DocSecurity>
  <Lines>280</Lines>
  <Paragraphs>238</Paragraphs>
  <ScaleCrop>false</ScaleCrop>
  <HeadingPairs>
    <vt:vector size="2" baseType="variant">
      <vt:variant>
        <vt:lpstr>Title</vt:lpstr>
      </vt:variant>
      <vt:variant>
        <vt:i4>1</vt:i4>
      </vt:variant>
    </vt:vector>
  </HeadingPairs>
  <TitlesOfParts>
    <vt:vector size="1" baseType="lpstr">
      <vt:lpstr>AOT Extractors Getting Started Guide</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Extractors Getting Started Guide</dc:title>
  <dc:subject/>
  <dc:creator>Olson, Edward R.</dc:creator>
  <cp:keywords/>
  <dc:description/>
  <cp:lastModifiedBy>Olson, Ed</cp:lastModifiedBy>
  <cp:revision>125</cp:revision>
  <cp:lastPrinted>2026-01-16T17:20:00Z</cp:lastPrinted>
  <dcterms:created xsi:type="dcterms:W3CDTF">2023-10-04T19:43:00Z</dcterms:created>
  <dcterms:modified xsi:type="dcterms:W3CDTF">2026-01-16T17:21:00Z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ies>
</file>