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ADF2" w14:textId="23FDCCDD" w:rsidR="00F10E13" w:rsidRDefault="00F10E13" w:rsidP="00F10E13">
      <w:pPr>
        <w:jc w:val="center"/>
        <w:rPr>
          <w:rFonts w:cs="Arial"/>
          <w:b/>
          <w:bCs/>
          <w:sz w:val="36"/>
          <w:szCs w:val="36"/>
        </w:rPr>
      </w:pPr>
      <w:r w:rsidRPr="000978EB">
        <w:rPr>
          <w:rFonts w:cs="Arial"/>
          <w:b/>
          <w:bCs/>
          <w:sz w:val="36"/>
          <w:szCs w:val="36"/>
        </w:rPr>
        <w:t>Accenture Operations Twin</w:t>
      </w:r>
    </w:p>
    <w:p w14:paraId="4617AA48" w14:textId="209542EA" w:rsidR="00F10E13" w:rsidRPr="00F10E13" w:rsidRDefault="00F10E13" w:rsidP="00F10E13">
      <w:pPr>
        <w:jc w:val="center"/>
        <w:rPr>
          <w:rFonts w:cs="Arial"/>
          <w:b/>
          <w:bCs/>
          <w:sz w:val="72"/>
          <w:szCs w:val="72"/>
        </w:rPr>
      </w:pPr>
      <w:r w:rsidRPr="00F10E13">
        <w:rPr>
          <w:rFonts w:cs="Arial"/>
          <w:b/>
          <w:bCs/>
          <w:sz w:val="72"/>
          <w:szCs w:val="72"/>
        </w:rPr>
        <w:t>EXTRACTORS</w:t>
      </w:r>
    </w:p>
    <w:p w14:paraId="0409330A" w14:textId="6F32B75B" w:rsidR="00F10E13" w:rsidRPr="00D05505" w:rsidRDefault="0024473F" w:rsidP="00F10E13">
      <w:pPr>
        <w:jc w:val="center"/>
        <w:rPr>
          <w:rFonts w:cs="Arial"/>
          <w:b/>
          <w:bCs/>
          <w:sz w:val="36"/>
          <w:szCs w:val="36"/>
        </w:rPr>
      </w:pPr>
      <w:r>
        <w:rPr>
          <w:rFonts w:cs="Arial"/>
          <w:b/>
          <w:bCs/>
          <w:sz w:val="36"/>
          <w:szCs w:val="36"/>
        </w:rPr>
        <w:t>ARCHITECTURE BLUEPRINT</w:t>
      </w:r>
    </w:p>
    <w:p w14:paraId="01A3C6B8" w14:textId="39635FB3" w:rsidR="008B658B" w:rsidRPr="00937BDD" w:rsidRDefault="008B658B" w:rsidP="008B658B">
      <w:pPr>
        <w:jc w:val="center"/>
      </w:pPr>
      <w:r w:rsidRPr="00937BDD">
        <w:t>Release Version</w:t>
      </w:r>
      <w:r w:rsidR="000978EB" w:rsidRPr="00937BDD">
        <w:t xml:space="preserve">: </w:t>
      </w:r>
      <w:sdt>
        <w:sdtPr>
          <w:alias w:val="Release"/>
          <w:tag w:val="Release"/>
          <w:id w:val="580723966"/>
          <w:placeholder>
            <w:docPart w:val="F2583B41E9CE43C295C56BE247A33268"/>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 w:xpath="/ns0:properties[1]/documentManagement[1]/ns3:Release[1]" w:storeItemID="{DFD5A17B-FD5F-48CB-95F1-597035C420FE}"/>
          <w:text/>
        </w:sdtPr>
        <w:sdtContent>
          <w:r w:rsidR="00664AA7">
            <w:t>2.</w:t>
          </w:r>
          <w:r w:rsidR="003726D9">
            <w:t>5</w:t>
          </w:r>
        </w:sdtContent>
      </w:sdt>
    </w:p>
    <w:p w14:paraId="63F48440" w14:textId="77777777" w:rsidR="00FB6E3C" w:rsidRPr="003B0F00" w:rsidRDefault="00FB6E3C" w:rsidP="00FB6E3C">
      <w:pPr>
        <w:jc w:val="left"/>
        <w:rPr>
          <w:b/>
          <w:bCs/>
          <w:color w:val="FFFFFF" w:themeColor="background1"/>
          <w:sz w:val="16"/>
          <w:szCs w:val="18"/>
        </w:rPr>
      </w:pPr>
      <w:r w:rsidRPr="003B0F00">
        <w:rPr>
          <w:b/>
          <w:bCs/>
          <w:color w:val="FFFFFF" w:themeColor="background1"/>
          <w:sz w:val="16"/>
          <w:szCs w:val="18"/>
        </w:rPr>
        <w:t>Metadata Table</w:t>
      </w:r>
    </w:p>
    <w:tbl>
      <w:tblPr>
        <w:tblW w:w="0" w:type="auto"/>
        <w:tblCellSpacing w:w="15" w:type="dxa"/>
        <w:tblLook w:val="04A0" w:firstRow="1" w:lastRow="0" w:firstColumn="1" w:lastColumn="0" w:noHBand="0" w:noVBand="1"/>
      </w:tblPr>
      <w:tblGrid>
        <w:gridCol w:w="2364"/>
        <w:gridCol w:w="4556"/>
      </w:tblGrid>
      <w:tr w:rsidR="003B0F00" w:rsidRPr="003B0F00" w14:paraId="0471E35F" w14:textId="77777777">
        <w:trPr>
          <w:tblHeader/>
          <w:tblCellSpacing w:w="15" w:type="dxa"/>
        </w:trPr>
        <w:tc>
          <w:tcPr>
            <w:tcW w:w="0" w:type="auto"/>
            <w:tcMar>
              <w:top w:w="15" w:type="dxa"/>
              <w:left w:w="15" w:type="dxa"/>
              <w:bottom w:w="15" w:type="dxa"/>
              <w:right w:w="15" w:type="dxa"/>
            </w:tcMar>
            <w:vAlign w:val="center"/>
            <w:hideMark/>
          </w:tcPr>
          <w:p w14:paraId="36827C18" w14:textId="77777777" w:rsidR="00FB6E3C" w:rsidRPr="003B0F00" w:rsidRDefault="00FB6E3C">
            <w:pPr>
              <w:spacing w:after="0"/>
              <w:jc w:val="left"/>
              <w:rPr>
                <w:b/>
                <w:bCs/>
                <w:color w:val="FFFFFF" w:themeColor="background1"/>
                <w:sz w:val="16"/>
                <w:szCs w:val="18"/>
                <w:lang w:val="de-DE"/>
              </w:rPr>
            </w:pPr>
            <w:bookmarkStart w:id="0" w:name="_Hlk97102114"/>
            <w:bookmarkEnd w:id="0"/>
            <w:r w:rsidRPr="003B0F00">
              <w:rPr>
                <w:b/>
                <w:bCs/>
                <w:color w:val="FFFFFF" w:themeColor="background1"/>
                <w:sz w:val="16"/>
                <w:szCs w:val="18"/>
                <w:lang w:val="de-DE"/>
              </w:rPr>
              <w:t>Field</w:t>
            </w:r>
          </w:p>
        </w:tc>
        <w:tc>
          <w:tcPr>
            <w:tcW w:w="0" w:type="auto"/>
            <w:tcMar>
              <w:top w:w="15" w:type="dxa"/>
              <w:left w:w="15" w:type="dxa"/>
              <w:bottom w:w="15" w:type="dxa"/>
              <w:right w:w="15" w:type="dxa"/>
            </w:tcMar>
            <w:vAlign w:val="center"/>
            <w:hideMark/>
          </w:tcPr>
          <w:p w14:paraId="46DF6D53" w14:textId="77777777" w:rsidR="00FB6E3C" w:rsidRPr="003B0F00" w:rsidRDefault="00FB6E3C">
            <w:pPr>
              <w:spacing w:after="0"/>
              <w:jc w:val="left"/>
              <w:rPr>
                <w:b/>
                <w:bCs/>
                <w:color w:val="FFFFFF" w:themeColor="background1"/>
                <w:sz w:val="16"/>
                <w:szCs w:val="18"/>
                <w:lang w:val="de-DE"/>
              </w:rPr>
            </w:pPr>
            <w:r w:rsidRPr="003B0F00">
              <w:rPr>
                <w:b/>
                <w:bCs/>
                <w:color w:val="FFFFFF" w:themeColor="background1"/>
                <w:sz w:val="16"/>
                <w:szCs w:val="18"/>
                <w:lang w:val="de-DE"/>
              </w:rPr>
              <w:t>Value</w:t>
            </w:r>
          </w:p>
        </w:tc>
      </w:tr>
      <w:tr w:rsidR="003B0F00" w:rsidRPr="003B0F00" w14:paraId="7594AB92" w14:textId="77777777">
        <w:trPr>
          <w:tblCellSpacing w:w="15" w:type="dxa"/>
        </w:trPr>
        <w:tc>
          <w:tcPr>
            <w:tcW w:w="0" w:type="auto"/>
            <w:tcMar>
              <w:top w:w="15" w:type="dxa"/>
              <w:left w:w="15" w:type="dxa"/>
              <w:bottom w:w="15" w:type="dxa"/>
              <w:right w:w="15" w:type="dxa"/>
            </w:tcMar>
            <w:vAlign w:val="center"/>
            <w:hideMark/>
          </w:tcPr>
          <w:p w14:paraId="202C5B4D"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Asset / Solution Name</w:t>
            </w:r>
          </w:p>
        </w:tc>
        <w:tc>
          <w:tcPr>
            <w:tcW w:w="0" w:type="auto"/>
            <w:tcMar>
              <w:top w:w="15" w:type="dxa"/>
              <w:left w:w="15" w:type="dxa"/>
              <w:bottom w:w="15" w:type="dxa"/>
              <w:right w:w="15" w:type="dxa"/>
            </w:tcMar>
            <w:vAlign w:val="center"/>
            <w:hideMark/>
          </w:tcPr>
          <w:p w14:paraId="60B75DC1"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Accenture Operations Twin / Data Integration Accelerators</w:t>
            </w:r>
          </w:p>
        </w:tc>
      </w:tr>
      <w:tr w:rsidR="003B0F00" w:rsidRPr="003B0F00" w14:paraId="60BE53D2" w14:textId="77777777">
        <w:trPr>
          <w:tblCellSpacing w:w="15" w:type="dxa"/>
        </w:trPr>
        <w:tc>
          <w:tcPr>
            <w:tcW w:w="0" w:type="auto"/>
            <w:tcMar>
              <w:top w:w="15" w:type="dxa"/>
              <w:left w:w="15" w:type="dxa"/>
              <w:bottom w:w="15" w:type="dxa"/>
              <w:right w:w="15" w:type="dxa"/>
            </w:tcMar>
            <w:vAlign w:val="center"/>
            <w:hideMark/>
          </w:tcPr>
          <w:p w14:paraId="638706E8"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Domain / Area</w:t>
            </w:r>
          </w:p>
        </w:tc>
        <w:tc>
          <w:tcPr>
            <w:tcW w:w="0" w:type="auto"/>
            <w:tcMar>
              <w:top w:w="15" w:type="dxa"/>
              <w:left w:w="15" w:type="dxa"/>
              <w:bottom w:w="15" w:type="dxa"/>
              <w:right w:w="15" w:type="dxa"/>
            </w:tcMar>
            <w:vAlign w:val="center"/>
            <w:hideMark/>
          </w:tcPr>
          <w:p w14:paraId="4E20F0AF"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Extractors / Data Processing</w:t>
            </w:r>
          </w:p>
        </w:tc>
      </w:tr>
      <w:tr w:rsidR="003B0F00" w:rsidRPr="003B0F00" w14:paraId="3935F914" w14:textId="77777777">
        <w:trPr>
          <w:tblCellSpacing w:w="15" w:type="dxa"/>
        </w:trPr>
        <w:tc>
          <w:tcPr>
            <w:tcW w:w="0" w:type="auto"/>
            <w:tcMar>
              <w:top w:w="15" w:type="dxa"/>
              <w:left w:w="15" w:type="dxa"/>
              <w:bottom w:w="15" w:type="dxa"/>
              <w:right w:w="15" w:type="dxa"/>
            </w:tcMar>
            <w:vAlign w:val="center"/>
            <w:hideMark/>
          </w:tcPr>
          <w:p w14:paraId="00A28EDD"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Owner (Team/Person)</w:t>
            </w:r>
          </w:p>
        </w:tc>
        <w:tc>
          <w:tcPr>
            <w:tcW w:w="0" w:type="auto"/>
            <w:tcMar>
              <w:top w:w="15" w:type="dxa"/>
              <w:left w:w="15" w:type="dxa"/>
              <w:bottom w:w="15" w:type="dxa"/>
              <w:right w:w="15" w:type="dxa"/>
            </w:tcMar>
            <w:vAlign w:val="center"/>
            <w:hideMark/>
          </w:tcPr>
          <w:p w14:paraId="774F5327"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Tournier, Florian</w:t>
            </w:r>
          </w:p>
        </w:tc>
      </w:tr>
      <w:tr w:rsidR="003B0F00" w:rsidRPr="003B0F00" w14:paraId="42A23C7A" w14:textId="77777777">
        <w:trPr>
          <w:tblCellSpacing w:w="15" w:type="dxa"/>
        </w:trPr>
        <w:tc>
          <w:tcPr>
            <w:tcW w:w="0" w:type="auto"/>
            <w:tcMar>
              <w:top w:w="15" w:type="dxa"/>
              <w:left w:w="15" w:type="dxa"/>
              <w:bottom w:w="15" w:type="dxa"/>
              <w:right w:w="15" w:type="dxa"/>
            </w:tcMar>
            <w:vAlign w:val="center"/>
            <w:hideMark/>
          </w:tcPr>
          <w:p w14:paraId="66A147A9"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Reviewers</w:t>
            </w:r>
          </w:p>
        </w:tc>
        <w:tc>
          <w:tcPr>
            <w:tcW w:w="0" w:type="auto"/>
            <w:tcMar>
              <w:top w:w="15" w:type="dxa"/>
              <w:left w:w="15" w:type="dxa"/>
              <w:bottom w:w="15" w:type="dxa"/>
              <w:right w:w="15" w:type="dxa"/>
            </w:tcMar>
            <w:vAlign w:val="center"/>
            <w:hideMark/>
          </w:tcPr>
          <w:p w14:paraId="5446FE9A"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Joshi, Rishabh</w:t>
            </w:r>
          </w:p>
        </w:tc>
      </w:tr>
      <w:tr w:rsidR="003B0F00" w:rsidRPr="003B0F00" w14:paraId="750C9E0B" w14:textId="77777777">
        <w:trPr>
          <w:tblCellSpacing w:w="15" w:type="dxa"/>
        </w:trPr>
        <w:tc>
          <w:tcPr>
            <w:tcW w:w="0" w:type="auto"/>
            <w:tcMar>
              <w:top w:w="15" w:type="dxa"/>
              <w:left w:w="15" w:type="dxa"/>
              <w:bottom w:w="15" w:type="dxa"/>
              <w:right w:w="15" w:type="dxa"/>
            </w:tcMar>
            <w:vAlign w:val="center"/>
            <w:hideMark/>
          </w:tcPr>
          <w:p w14:paraId="64F6E8B0"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Status</w:t>
            </w:r>
          </w:p>
        </w:tc>
        <w:tc>
          <w:tcPr>
            <w:tcW w:w="0" w:type="auto"/>
            <w:tcMar>
              <w:top w:w="15" w:type="dxa"/>
              <w:left w:w="15" w:type="dxa"/>
              <w:bottom w:w="15" w:type="dxa"/>
              <w:right w:w="15" w:type="dxa"/>
            </w:tcMar>
            <w:vAlign w:val="center"/>
            <w:hideMark/>
          </w:tcPr>
          <w:p w14:paraId="6F499601"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Published / Complete</w:t>
            </w:r>
          </w:p>
        </w:tc>
      </w:tr>
      <w:tr w:rsidR="003B0F00" w:rsidRPr="003B0F00" w14:paraId="509458AA" w14:textId="77777777">
        <w:trPr>
          <w:tblCellSpacing w:w="15" w:type="dxa"/>
        </w:trPr>
        <w:tc>
          <w:tcPr>
            <w:tcW w:w="0" w:type="auto"/>
            <w:tcMar>
              <w:top w:w="15" w:type="dxa"/>
              <w:left w:w="15" w:type="dxa"/>
              <w:bottom w:w="15" w:type="dxa"/>
              <w:right w:w="15" w:type="dxa"/>
            </w:tcMar>
            <w:vAlign w:val="center"/>
            <w:hideMark/>
          </w:tcPr>
          <w:p w14:paraId="00180B9A"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Confidentiality</w:t>
            </w:r>
          </w:p>
        </w:tc>
        <w:tc>
          <w:tcPr>
            <w:tcW w:w="0" w:type="auto"/>
            <w:tcMar>
              <w:top w:w="15" w:type="dxa"/>
              <w:left w:w="15" w:type="dxa"/>
              <w:bottom w:w="15" w:type="dxa"/>
              <w:right w:w="15" w:type="dxa"/>
            </w:tcMar>
            <w:vAlign w:val="center"/>
            <w:hideMark/>
          </w:tcPr>
          <w:p w14:paraId="3581D34F" w14:textId="77777777"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Internal / Confidential</w:t>
            </w:r>
          </w:p>
        </w:tc>
      </w:tr>
      <w:tr w:rsidR="003B0F00" w:rsidRPr="003B0F00" w14:paraId="03BCBC71" w14:textId="77777777">
        <w:trPr>
          <w:tblCellSpacing w:w="15" w:type="dxa"/>
        </w:trPr>
        <w:tc>
          <w:tcPr>
            <w:tcW w:w="0" w:type="auto"/>
            <w:tcMar>
              <w:top w:w="15" w:type="dxa"/>
              <w:left w:w="15" w:type="dxa"/>
              <w:bottom w:w="15" w:type="dxa"/>
              <w:right w:w="15" w:type="dxa"/>
            </w:tcMar>
            <w:vAlign w:val="center"/>
            <w:hideMark/>
          </w:tcPr>
          <w:p w14:paraId="661A4680"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Source of Truth</w:t>
            </w:r>
          </w:p>
        </w:tc>
        <w:tc>
          <w:tcPr>
            <w:tcW w:w="0" w:type="auto"/>
            <w:tcMar>
              <w:top w:w="15" w:type="dxa"/>
              <w:left w:w="15" w:type="dxa"/>
              <w:bottom w:w="15" w:type="dxa"/>
              <w:right w:w="15" w:type="dxa"/>
            </w:tcMar>
            <w:vAlign w:val="center"/>
            <w:hideMark/>
          </w:tcPr>
          <w:p w14:paraId="190F870D" w14:textId="77777777" w:rsidR="00FB6E3C" w:rsidRPr="003B0F00" w:rsidRDefault="00FB6E3C">
            <w:pPr>
              <w:spacing w:after="0"/>
              <w:jc w:val="left"/>
              <w:rPr>
                <w:color w:val="FFFFFF" w:themeColor="background1"/>
                <w:sz w:val="16"/>
                <w:szCs w:val="18"/>
                <w:lang w:val="de-DE"/>
              </w:rPr>
            </w:pPr>
            <w:hyperlink r:id="rId12" w:history="1">
              <w:r w:rsidRPr="003B0F00">
                <w:rPr>
                  <w:rStyle w:val="Hyperlink"/>
                  <w:color w:val="FFFFFF" w:themeColor="background1"/>
                  <w:sz w:val="16"/>
                  <w:szCs w:val="18"/>
                  <w:lang w:val="de-DE"/>
                </w:rPr>
                <w:t>Summary - Overview</w:t>
              </w:r>
            </w:hyperlink>
          </w:p>
        </w:tc>
      </w:tr>
      <w:tr w:rsidR="003B0F00" w:rsidRPr="003B0F00" w14:paraId="330C8816" w14:textId="77777777">
        <w:trPr>
          <w:tblCellSpacing w:w="15" w:type="dxa"/>
        </w:trPr>
        <w:tc>
          <w:tcPr>
            <w:tcW w:w="0" w:type="auto"/>
            <w:tcMar>
              <w:top w:w="15" w:type="dxa"/>
              <w:left w:w="15" w:type="dxa"/>
              <w:bottom w:w="15" w:type="dxa"/>
              <w:right w:w="15" w:type="dxa"/>
            </w:tcMar>
            <w:vAlign w:val="center"/>
            <w:hideMark/>
          </w:tcPr>
          <w:p w14:paraId="7A95EFCC" w14:textId="77777777" w:rsidR="00FB6E3C" w:rsidRPr="003B0F00" w:rsidRDefault="00FB6E3C">
            <w:pPr>
              <w:spacing w:after="0"/>
              <w:jc w:val="left"/>
              <w:rPr>
                <w:color w:val="FFFFFF" w:themeColor="background1"/>
                <w:sz w:val="16"/>
                <w:szCs w:val="18"/>
                <w:lang w:val="de-DE"/>
              </w:rPr>
            </w:pPr>
            <w:r w:rsidRPr="003B0F00">
              <w:rPr>
                <w:b/>
                <w:bCs/>
                <w:color w:val="FFFFFF" w:themeColor="background1"/>
                <w:sz w:val="16"/>
                <w:szCs w:val="18"/>
                <w:lang w:val="de-DE"/>
              </w:rPr>
              <w:t>Related Assets / Alternatives</w:t>
            </w:r>
          </w:p>
        </w:tc>
        <w:tc>
          <w:tcPr>
            <w:tcW w:w="0" w:type="auto"/>
            <w:tcMar>
              <w:top w:w="15" w:type="dxa"/>
              <w:left w:w="15" w:type="dxa"/>
              <w:bottom w:w="15" w:type="dxa"/>
              <w:right w:w="15" w:type="dxa"/>
            </w:tcMar>
            <w:vAlign w:val="center"/>
            <w:hideMark/>
          </w:tcPr>
          <w:p w14:paraId="651D6084" w14:textId="2A8A13F6" w:rsidR="00FB6E3C" w:rsidRPr="003B0F00" w:rsidRDefault="00FB6E3C">
            <w:pPr>
              <w:spacing w:after="0"/>
              <w:jc w:val="left"/>
              <w:rPr>
                <w:color w:val="FFFFFF" w:themeColor="background1"/>
                <w:sz w:val="16"/>
                <w:szCs w:val="18"/>
                <w:lang w:val="de-DE"/>
              </w:rPr>
            </w:pPr>
            <w:r w:rsidRPr="003B0F00">
              <w:rPr>
                <w:color w:val="FFFFFF" w:themeColor="background1"/>
                <w:sz w:val="16"/>
                <w:szCs w:val="18"/>
                <w:lang w:val="de-DE"/>
              </w:rPr>
              <w:t>AOT Extractors Getting Started</w:t>
            </w:r>
          </w:p>
        </w:tc>
      </w:tr>
    </w:tbl>
    <w:p w14:paraId="6AFB6FE4" w14:textId="2E45D4A7" w:rsidR="00F47D62" w:rsidRDefault="002C61BE">
      <w:pPr>
        <w:sectPr w:rsidR="00F47D62" w:rsidSect="00AF6406">
          <w:headerReference w:type="default" r:id="rId13"/>
          <w:footerReference w:type="default" r:id="rId14"/>
          <w:type w:val="nextColumn"/>
          <w:pgSz w:w="20160" w:h="12960" w:code="1"/>
          <w:pgMar w:top="4320" w:right="1440" w:bottom="1440" w:left="1440" w:header="720" w:footer="720" w:gutter="0"/>
          <w:cols w:space="720"/>
          <w:docGrid w:linePitch="360"/>
        </w:sectPr>
      </w:pPr>
      <w:r>
        <w:rPr>
          <w:noProof/>
        </w:rPr>
        <w:drawing>
          <wp:anchor distT="0" distB="0" distL="114300" distR="114300" simplePos="0" relativeHeight="251658240" behindDoc="0" locked="0" layoutInCell="1" allowOverlap="0" wp14:anchorId="21897AB5" wp14:editId="794B715A">
            <wp:simplePos x="0" y="0"/>
            <wp:positionH relativeFrom="margin">
              <wp:align>right</wp:align>
            </wp:positionH>
            <wp:positionV relativeFrom="margin">
              <wp:align>bottom</wp:align>
            </wp:positionV>
            <wp:extent cx="736600" cy="763270"/>
            <wp:effectExtent l="0" t="0" r="6350" b="0"/>
            <wp:wrapSquare wrapText="bothSides"/>
            <wp:docPr id="61716526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5267" name="Picture 7">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 uri="{C183D7F6-B498-43B3-948B-1728B52AA6E4}">
                          <adec:decorative xmlns:arto="http://schemas.microsoft.com/office/word/2006/arto"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bwMode="auto">
                    <a:xfrm>
                      <a:off x="0" y="0"/>
                      <a:ext cx="73660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HAnsi" w:cstheme="minorBidi"/>
          <w:b w:val="0"/>
          <w:bCs w:val="0"/>
          <w:kern w:val="2"/>
          <w:sz w:val="20"/>
          <w:szCs w:val="24"/>
          <w14:ligatures w14:val="standardContextual"/>
        </w:rPr>
        <w:id w:val="-849490186"/>
        <w:docPartObj>
          <w:docPartGallery w:val="Table of Contents"/>
          <w:docPartUnique/>
        </w:docPartObj>
      </w:sdtPr>
      <w:sdtEndPr>
        <w:rPr>
          <w:noProof/>
          <w:szCs w:val="22"/>
        </w:rPr>
      </w:sdtEndPr>
      <w:sdtContent>
        <w:p w14:paraId="2263E786" w14:textId="6BCD3C83" w:rsidR="00E512F1" w:rsidRDefault="00E512F1" w:rsidP="00457E94">
          <w:pPr>
            <w:pStyle w:val="TOCHeading"/>
          </w:pPr>
          <w:r>
            <w:t>Contents</w:t>
          </w:r>
        </w:p>
        <w:p w14:paraId="35911A5D" w14:textId="29460EA8" w:rsidR="00811471" w:rsidRDefault="00E512F1">
          <w:pPr>
            <w:pStyle w:val="TOC1"/>
            <w:tabs>
              <w:tab w:val="right" w:leader="dot" w:pos="12212"/>
            </w:tabs>
            <w:rPr>
              <w:rFonts w:asciiTheme="minorHAnsi" w:eastAsiaTheme="minorEastAsia" w:hAnsiTheme="minorHAnsi"/>
              <w:noProof/>
              <w:sz w:val="24"/>
              <w:szCs w:val="24"/>
              <w:lang w:val="en-IN" w:eastAsia="en-IN"/>
            </w:rPr>
          </w:pPr>
          <w:r w:rsidRPr="00E512F1">
            <w:rPr>
              <w:rFonts w:ascii="Arial" w:eastAsia="Times New Roman" w:hAnsi="Arial" w:cs="Times New Roman"/>
              <w:szCs w:val="24"/>
            </w:rPr>
            <w:fldChar w:fldCharType="begin"/>
          </w:r>
          <w:r w:rsidRPr="00E512F1">
            <w:rPr>
              <w:szCs w:val="24"/>
            </w:rPr>
            <w:instrText xml:space="preserve"> TOC \o "1-3" \h \z \u </w:instrText>
          </w:r>
          <w:r w:rsidRPr="00E512F1">
            <w:rPr>
              <w:rFonts w:ascii="Arial" w:eastAsia="Times New Roman" w:hAnsi="Arial" w:cs="Times New Roman"/>
              <w:szCs w:val="24"/>
            </w:rPr>
            <w:fldChar w:fldCharType="separate"/>
          </w:r>
          <w:hyperlink w:anchor="_Toc216192198" w:history="1">
            <w:r w:rsidR="00811471" w:rsidRPr="00342BCD">
              <w:rPr>
                <w:rStyle w:val="Hyperlink"/>
                <w:rFonts w:eastAsia="Graphik" w:cs="Graphik"/>
                <w:bCs/>
                <w:noProof/>
              </w:rPr>
              <w:t>Introduction</w:t>
            </w:r>
            <w:r w:rsidR="00811471">
              <w:rPr>
                <w:noProof/>
                <w:webHidden/>
              </w:rPr>
              <w:tab/>
            </w:r>
            <w:r w:rsidR="00811471">
              <w:rPr>
                <w:noProof/>
                <w:webHidden/>
              </w:rPr>
              <w:fldChar w:fldCharType="begin"/>
            </w:r>
            <w:r w:rsidR="00811471">
              <w:rPr>
                <w:noProof/>
                <w:webHidden/>
              </w:rPr>
              <w:instrText xml:space="preserve"> PAGEREF _Toc216192198 \h </w:instrText>
            </w:r>
            <w:r w:rsidR="00811471">
              <w:rPr>
                <w:noProof/>
                <w:webHidden/>
              </w:rPr>
            </w:r>
            <w:r w:rsidR="00811471">
              <w:rPr>
                <w:noProof/>
                <w:webHidden/>
              </w:rPr>
              <w:fldChar w:fldCharType="separate"/>
            </w:r>
            <w:r w:rsidR="002C41FD">
              <w:rPr>
                <w:noProof/>
                <w:webHidden/>
              </w:rPr>
              <w:t>3</w:t>
            </w:r>
            <w:r w:rsidR="00811471">
              <w:rPr>
                <w:noProof/>
                <w:webHidden/>
              </w:rPr>
              <w:fldChar w:fldCharType="end"/>
            </w:r>
          </w:hyperlink>
        </w:p>
        <w:p w14:paraId="1AAD3CAD" w14:textId="3D1CB3CA"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199" w:history="1">
            <w:r w:rsidRPr="00342BCD">
              <w:rPr>
                <w:rStyle w:val="Hyperlink"/>
                <w:rFonts w:eastAsia="Graphik" w:cs="Graphik"/>
                <w:noProof/>
              </w:rPr>
              <w:t>Purpose</w:t>
            </w:r>
            <w:r>
              <w:rPr>
                <w:noProof/>
                <w:webHidden/>
              </w:rPr>
              <w:tab/>
            </w:r>
            <w:r>
              <w:rPr>
                <w:noProof/>
                <w:webHidden/>
              </w:rPr>
              <w:fldChar w:fldCharType="begin"/>
            </w:r>
            <w:r>
              <w:rPr>
                <w:noProof/>
                <w:webHidden/>
              </w:rPr>
              <w:instrText xml:space="preserve"> PAGEREF _Toc216192199 \h </w:instrText>
            </w:r>
            <w:r>
              <w:rPr>
                <w:noProof/>
                <w:webHidden/>
              </w:rPr>
            </w:r>
            <w:r>
              <w:rPr>
                <w:noProof/>
                <w:webHidden/>
              </w:rPr>
              <w:fldChar w:fldCharType="separate"/>
            </w:r>
            <w:r w:rsidR="002C41FD">
              <w:rPr>
                <w:noProof/>
                <w:webHidden/>
              </w:rPr>
              <w:t>3</w:t>
            </w:r>
            <w:r>
              <w:rPr>
                <w:noProof/>
                <w:webHidden/>
              </w:rPr>
              <w:fldChar w:fldCharType="end"/>
            </w:r>
          </w:hyperlink>
        </w:p>
        <w:p w14:paraId="02FD78FE" w14:textId="163D6A95"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0" w:history="1">
            <w:r w:rsidRPr="00342BCD">
              <w:rPr>
                <w:rStyle w:val="Hyperlink"/>
                <w:noProof/>
              </w:rPr>
              <w:t>Related Links</w:t>
            </w:r>
            <w:r>
              <w:rPr>
                <w:noProof/>
                <w:webHidden/>
              </w:rPr>
              <w:tab/>
            </w:r>
            <w:r>
              <w:rPr>
                <w:noProof/>
                <w:webHidden/>
              </w:rPr>
              <w:fldChar w:fldCharType="begin"/>
            </w:r>
            <w:r>
              <w:rPr>
                <w:noProof/>
                <w:webHidden/>
              </w:rPr>
              <w:instrText xml:space="preserve"> PAGEREF _Toc216192200 \h </w:instrText>
            </w:r>
            <w:r>
              <w:rPr>
                <w:noProof/>
                <w:webHidden/>
              </w:rPr>
            </w:r>
            <w:r>
              <w:rPr>
                <w:noProof/>
                <w:webHidden/>
              </w:rPr>
              <w:fldChar w:fldCharType="separate"/>
            </w:r>
            <w:r w:rsidR="002C41FD">
              <w:rPr>
                <w:noProof/>
                <w:webHidden/>
              </w:rPr>
              <w:t>3</w:t>
            </w:r>
            <w:r>
              <w:rPr>
                <w:noProof/>
                <w:webHidden/>
              </w:rPr>
              <w:fldChar w:fldCharType="end"/>
            </w:r>
          </w:hyperlink>
        </w:p>
        <w:p w14:paraId="511747F8" w14:textId="119D803A"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1" w:history="1">
            <w:r w:rsidRPr="00342BCD">
              <w:rPr>
                <w:rStyle w:val="Hyperlink"/>
                <w:noProof/>
              </w:rPr>
              <w:t>Contacts</w:t>
            </w:r>
            <w:r>
              <w:rPr>
                <w:noProof/>
                <w:webHidden/>
              </w:rPr>
              <w:tab/>
            </w:r>
            <w:r>
              <w:rPr>
                <w:noProof/>
                <w:webHidden/>
              </w:rPr>
              <w:fldChar w:fldCharType="begin"/>
            </w:r>
            <w:r>
              <w:rPr>
                <w:noProof/>
                <w:webHidden/>
              </w:rPr>
              <w:instrText xml:space="preserve"> PAGEREF _Toc216192201 \h </w:instrText>
            </w:r>
            <w:r>
              <w:rPr>
                <w:noProof/>
                <w:webHidden/>
              </w:rPr>
            </w:r>
            <w:r>
              <w:rPr>
                <w:noProof/>
                <w:webHidden/>
              </w:rPr>
              <w:fldChar w:fldCharType="separate"/>
            </w:r>
            <w:r w:rsidR="002C41FD">
              <w:rPr>
                <w:noProof/>
                <w:webHidden/>
              </w:rPr>
              <w:t>3</w:t>
            </w:r>
            <w:r>
              <w:rPr>
                <w:noProof/>
                <w:webHidden/>
              </w:rPr>
              <w:fldChar w:fldCharType="end"/>
            </w:r>
          </w:hyperlink>
        </w:p>
        <w:p w14:paraId="0530C892" w14:textId="3DBA2012" w:rsidR="00811471" w:rsidRDefault="00811471">
          <w:pPr>
            <w:pStyle w:val="TOC2"/>
            <w:tabs>
              <w:tab w:val="right" w:leader="dot" w:pos="12212"/>
            </w:tabs>
            <w:rPr>
              <w:rFonts w:asciiTheme="minorHAnsi" w:eastAsiaTheme="minorEastAsia" w:hAnsiTheme="minorHAnsi"/>
              <w:noProof/>
              <w:sz w:val="24"/>
              <w:szCs w:val="24"/>
              <w:lang w:val="en-IN" w:eastAsia="en-IN"/>
            </w:rPr>
          </w:pPr>
          <w:hyperlink w:anchor="_Toc216192202" w:history="1">
            <w:r w:rsidRPr="00342BCD">
              <w:rPr>
                <w:rStyle w:val="Hyperlink"/>
                <w:rFonts w:eastAsia="Graphik" w:cs="Graphik"/>
                <w:noProof/>
              </w:rPr>
              <w:t>Glossary</w:t>
            </w:r>
            <w:r>
              <w:rPr>
                <w:noProof/>
                <w:webHidden/>
              </w:rPr>
              <w:tab/>
            </w:r>
            <w:r>
              <w:rPr>
                <w:noProof/>
                <w:webHidden/>
              </w:rPr>
              <w:fldChar w:fldCharType="begin"/>
            </w:r>
            <w:r>
              <w:rPr>
                <w:noProof/>
                <w:webHidden/>
              </w:rPr>
              <w:instrText xml:space="preserve"> PAGEREF _Toc216192202 \h </w:instrText>
            </w:r>
            <w:r>
              <w:rPr>
                <w:noProof/>
                <w:webHidden/>
              </w:rPr>
            </w:r>
            <w:r>
              <w:rPr>
                <w:noProof/>
                <w:webHidden/>
              </w:rPr>
              <w:fldChar w:fldCharType="separate"/>
            </w:r>
            <w:r w:rsidR="002C41FD">
              <w:rPr>
                <w:noProof/>
                <w:webHidden/>
              </w:rPr>
              <w:t>4</w:t>
            </w:r>
            <w:r>
              <w:rPr>
                <w:noProof/>
                <w:webHidden/>
              </w:rPr>
              <w:fldChar w:fldCharType="end"/>
            </w:r>
          </w:hyperlink>
        </w:p>
        <w:p w14:paraId="3B8B3A7E" w14:textId="7F71B53A"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3" w:history="1">
            <w:r w:rsidRPr="00342BCD">
              <w:rPr>
                <w:rStyle w:val="Hyperlink"/>
                <w:rFonts w:eastAsia="Graphik" w:cs="Graphik"/>
                <w:noProof/>
              </w:rPr>
              <w:t>SAP PM Extractor</w:t>
            </w:r>
            <w:r>
              <w:rPr>
                <w:noProof/>
                <w:webHidden/>
              </w:rPr>
              <w:tab/>
            </w:r>
            <w:r>
              <w:rPr>
                <w:noProof/>
                <w:webHidden/>
              </w:rPr>
              <w:fldChar w:fldCharType="begin"/>
            </w:r>
            <w:r>
              <w:rPr>
                <w:noProof/>
                <w:webHidden/>
              </w:rPr>
              <w:instrText xml:space="preserve"> PAGEREF _Toc216192203 \h </w:instrText>
            </w:r>
            <w:r>
              <w:rPr>
                <w:noProof/>
                <w:webHidden/>
              </w:rPr>
            </w:r>
            <w:r>
              <w:rPr>
                <w:noProof/>
                <w:webHidden/>
              </w:rPr>
              <w:fldChar w:fldCharType="separate"/>
            </w:r>
            <w:r w:rsidR="002C41FD">
              <w:rPr>
                <w:noProof/>
                <w:webHidden/>
              </w:rPr>
              <w:t>5</w:t>
            </w:r>
            <w:r>
              <w:rPr>
                <w:noProof/>
                <w:webHidden/>
              </w:rPr>
              <w:fldChar w:fldCharType="end"/>
            </w:r>
          </w:hyperlink>
        </w:p>
        <w:p w14:paraId="674FC91D" w14:textId="35CDF448"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4" w:history="1">
            <w:r w:rsidRPr="00342BCD">
              <w:rPr>
                <w:rStyle w:val="Hyperlink"/>
                <w:rFonts w:eastAsia="Graphik" w:cs="Graphik"/>
                <w:noProof/>
              </w:rPr>
              <w:t>PI AF Extractor</w:t>
            </w:r>
            <w:r>
              <w:rPr>
                <w:noProof/>
                <w:webHidden/>
              </w:rPr>
              <w:tab/>
            </w:r>
            <w:r>
              <w:rPr>
                <w:noProof/>
                <w:webHidden/>
              </w:rPr>
              <w:fldChar w:fldCharType="begin"/>
            </w:r>
            <w:r>
              <w:rPr>
                <w:noProof/>
                <w:webHidden/>
              </w:rPr>
              <w:instrText xml:space="preserve"> PAGEREF _Toc216192204 \h </w:instrText>
            </w:r>
            <w:r>
              <w:rPr>
                <w:noProof/>
                <w:webHidden/>
              </w:rPr>
            </w:r>
            <w:r>
              <w:rPr>
                <w:noProof/>
                <w:webHidden/>
              </w:rPr>
              <w:fldChar w:fldCharType="separate"/>
            </w:r>
            <w:r w:rsidR="002C41FD">
              <w:rPr>
                <w:noProof/>
                <w:webHidden/>
              </w:rPr>
              <w:t>6</w:t>
            </w:r>
            <w:r>
              <w:rPr>
                <w:noProof/>
                <w:webHidden/>
              </w:rPr>
              <w:fldChar w:fldCharType="end"/>
            </w:r>
          </w:hyperlink>
        </w:p>
        <w:p w14:paraId="7AE35977" w14:textId="4BB1805F"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5" w:history="1">
            <w:r w:rsidRPr="00342BCD">
              <w:rPr>
                <w:rStyle w:val="Hyperlink"/>
                <w:rFonts w:eastAsia="Graphik" w:cs="Graphik"/>
                <w:noProof/>
              </w:rPr>
              <w:t>Hexagon Extractor</w:t>
            </w:r>
            <w:r>
              <w:rPr>
                <w:noProof/>
                <w:webHidden/>
              </w:rPr>
              <w:tab/>
            </w:r>
            <w:r>
              <w:rPr>
                <w:noProof/>
                <w:webHidden/>
              </w:rPr>
              <w:fldChar w:fldCharType="begin"/>
            </w:r>
            <w:r>
              <w:rPr>
                <w:noProof/>
                <w:webHidden/>
              </w:rPr>
              <w:instrText xml:space="preserve"> PAGEREF _Toc216192205 \h </w:instrText>
            </w:r>
            <w:r>
              <w:rPr>
                <w:noProof/>
                <w:webHidden/>
              </w:rPr>
            </w:r>
            <w:r>
              <w:rPr>
                <w:noProof/>
                <w:webHidden/>
              </w:rPr>
              <w:fldChar w:fldCharType="separate"/>
            </w:r>
            <w:r w:rsidR="002C41FD">
              <w:rPr>
                <w:noProof/>
                <w:webHidden/>
              </w:rPr>
              <w:t>7</w:t>
            </w:r>
            <w:r>
              <w:rPr>
                <w:noProof/>
                <w:webHidden/>
              </w:rPr>
              <w:fldChar w:fldCharType="end"/>
            </w:r>
          </w:hyperlink>
        </w:p>
        <w:p w14:paraId="7EEC14B3" w14:textId="72243719" w:rsidR="00811471" w:rsidRDefault="00811471">
          <w:pPr>
            <w:pStyle w:val="TOC1"/>
            <w:tabs>
              <w:tab w:val="right" w:leader="dot" w:pos="12212"/>
            </w:tabs>
            <w:rPr>
              <w:rFonts w:asciiTheme="minorHAnsi" w:eastAsiaTheme="minorEastAsia" w:hAnsiTheme="minorHAnsi"/>
              <w:noProof/>
              <w:sz w:val="24"/>
              <w:szCs w:val="24"/>
              <w:lang w:val="en-IN" w:eastAsia="en-IN"/>
            </w:rPr>
          </w:pPr>
          <w:hyperlink w:anchor="_Toc216192206" w:history="1">
            <w:r w:rsidRPr="00342BCD">
              <w:rPr>
                <w:rStyle w:val="Hyperlink"/>
                <w:rFonts w:eastAsia="Graphik" w:cs="Graphik"/>
                <w:noProof/>
              </w:rPr>
              <w:t>Flat File Extractors</w:t>
            </w:r>
            <w:r>
              <w:rPr>
                <w:noProof/>
                <w:webHidden/>
              </w:rPr>
              <w:tab/>
            </w:r>
            <w:r>
              <w:rPr>
                <w:noProof/>
                <w:webHidden/>
              </w:rPr>
              <w:fldChar w:fldCharType="begin"/>
            </w:r>
            <w:r>
              <w:rPr>
                <w:noProof/>
                <w:webHidden/>
              </w:rPr>
              <w:instrText xml:space="preserve"> PAGEREF _Toc216192206 \h </w:instrText>
            </w:r>
            <w:r>
              <w:rPr>
                <w:noProof/>
                <w:webHidden/>
              </w:rPr>
            </w:r>
            <w:r>
              <w:rPr>
                <w:noProof/>
                <w:webHidden/>
              </w:rPr>
              <w:fldChar w:fldCharType="separate"/>
            </w:r>
            <w:r w:rsidR="002C41FD">
              <w:rPr>
                <w:noProof/>
                <w:webHidden/>
              </w:rPr>
              <w:t>8</w:t>
            </w:r>
            <w:r>
              <w:rPr>
                <w:noProof/>
                <w:webHidden/>
              </w:rPr>
              <w:fldChar w:fldCharType="end"/>
            </w:r>
          </w:hyperlink>
        </w:p>
        <w:p w14:paraId="6DB5C536" w14:textId="25CBC460" w:rsidR="00E512F1" w:rsidRDefault="00811471" w:rsidP="004E7066">
          <w:pPr>
            <w:pStyle w:val="TOC1"/>
            <w:tabs>
              <w:tab w:val="right" w:leader="dot" w:pos="12212"/>
            </w:tabs>
          </w:pPr>
          <w:hyperlink w:anchor="_Toc216192207" w:history="1">
            <w:r w:rsidRPr="00342BCD">
              <w:rPr>
                <w:rStyle w:val="Hyperlink"/>
                <w:rFonts w:eastAsia="Graphik" w:cs="Graphik"/>
                <w:noProof/>
              </w:rPr>
              <w:t>Availability Matrix</w:t>
            </w:r>
            <w:r>
              <w:rPr>
                <w:noProof/>
                <w:webHidden/>
              </w:rPr>
              <w:tab/>
            </w:r>
            <w:r>
              <w:rPr>
                <w:noProof/>
                <w:webHidden/>
              </w:rPr>
              <w:fldChar w:fldCharType="begin"/>
            </w:r>
            <w:r>
              <w:rPr>
                <w:noProof/>
                <w:webHidden/>
              </w:rPr>
              <w:instrText xml:space="preserve"> PAGEREF _Toc216192207 \h </w:instrText>
            </w:r>
            <w:r>
              <w:rPr>
                <w:noProof/>
                <w:webHidden/>
              </w:rPr>
            </w:r>
            <w:r>
              <w:rPr>
                <w:noProof/>
                <w:webHidden/>
              </w:rPr>
              <w:fldChar w:fldCharType="separate"/>
            </w:r>
            <w:r w:rsidR="002C41FD">
              <w:rPr>
                <w:noProof/>
                <w:webHidden/>
              </w:rPr>
              <w:t>9</w:t>
            </w:r>
            <w:r>
              <w:rPr>
                <w:noProof/>
                <w:webHidden/>
              </w:rPr>
              <w:fldChar w:fldCharType="end"/>
            </w:r>
          </w:hyperlink>
          <w:r w:rsidR="00E512F1" w:rsidRPr="00E512F1">
            <w:rPr>
              <w:b/>
              <w:bCs/>
              <w:noProof/>
            </w:rPr>
            <w:fldChar w:fldCharType="end"/>
          </w:r>
        </w:p>
      </w:sdtContent>
    </w:sdt>
    <w:p w14:paraId="4475CCF4" w14:textId="08079A72" w:rsidR="00E512F1" w:rsidRPr="00E512F1" w:rsidRDefault="00E512F1" w:rsidP="00E512F1">
      <w:pPr>
        <w:sectPr w:rsidR="00E512F1" w:rsidRPr="00E512F1" w:rsidSect="00A36DB2">
          <w:type w:val="nextColumn"/>
          <w:pgSz w:w="20160" w:h="12960" w:code="1"/>
          <w:pgMar w:top="1440" w:right="5760" w:bottom="1440" w:left="5760" w:header="720" w:footer="720" w:gutter="0"/>
          <w:cols w:space="720"/>
          <w:docGrid w:linePitch="360"/>
        </w:sectPr>
      </w:pPr>
    </w:p>
    <w:p w14:paraId="05FA4473" w14:textId="77777777" w:rsidR="00C4459B" w:rsidRDefault="00C4459B" w:rsidP="3A0E8379">
      <w:pPr>
        <w:pStyle w:val="Heading1"/>
        <w:rPr>
          <w:rFonts w:eastAsia="Graphik" w:cs="Graphik"/>
          <w:bCs/>
          <w:szCs w:val="28"/>
        </w:rPr>
        <w:sectPr w:rsidR="00C4459B" w:rsidSect="00C4459B">
          <w:type w:val="continuous"/>
          <w:pgSz w:w="20160" w:h="12960" w:code="1"/>
          <w:pgMar w:top="1440" w:right="5760" w:bottom="1440" w:left="1440" w:header="720" w:footer="720" w:gutter="0"/>
          <w:cols w:sep="1" w:space="1440"/>
          <w:docGrid w:linePitch="360"/>
        </w:sectPr>
      </w:pPr>
    </w:p>
    <w:p w14:paraId="63FB9A99" w14:textId="02751F28" w:rsidR="36B9F53C" w:rsidRDefault="36B9F53C" w:rsidP="3A0E8379">
      <w:pPr>
        <w:pStyle w:val="Heading1"/>
        <w:rPr>
          <w:rFonts w:eastAsia="Graphik" w:cs="Graphik"/>
          <w:bCs/>
          <w:szCs w:val="28"/>
        </w:rPr>
      </w:pPr>
      <w:bookmarkStart w:id="6" w:name="_Toc216192198"/>
      <w:r w:rsidRPr="3A0E8379">
        <w:rPr>
          <w:rFonts w:eastAsia="Graphik" w:cs="Graphik"/>
          <w:bCs/>
          <w:szCs w:val="28"/>
        </w:rPr>
        <w:lastRenderedPageBreak/>
        <w:t>Introduction</w:t>
      </w:r>
      <w:bookmarkEnd w:id="6"/>
    </w:p>
    <w:p w14:paraId="35127395" w14:textId="77777777" w:rsidR="004F24B9" w:rsidRDefault="004F24B9" w:rsidP="00C143E2">
      <w:pPr>
        <w:sectPr w:rsidR="004F24B9" w:rsidSect="00C4459B">
          <w:pgSz w:w="20160" w:h="12960" w:code="1"/>
          <w:pgMar w:top="1440" w:right="1440" w:bottom="1440" w:left="1440" w:header="720" w:footer="720" w:gutter="0"/>
          <w:cols w:sep="1" w:space="1440"/>
          <w:docGrid w:linePitch="360"/>
        </w:sectPr>
      </w:pPr>
    </w:p>
    <w:p w14:paraId="38431BB1" w14:textId="465758CB" w:rsidR="0038408C" w:rsidRPr="008A7730" w:rsidRDefault="0038408C" w:rsidP="00C143E2">
      <w:r w:rsidRPr="008A7730">
        <w:t>Accenture Operations Twin (AOT) is a collection of software accelerators and tools that can be assembled to deliver client solutions. AOT accelerates the integration of product, process, and live data from disparate</w:t>
      </w:r>
      <w:r w:rsidR="00F77B70">
        <w:t xml:space="preserve"> </w:t>
      </w:r>
      <w:r w:rsidR="00F77B70" w:rsidRPr="00F77B70">
        <w:t>informational</w:t>
      </w:r>
      <w:r w:rsidRPr="008A7730">
        <w:t xml:space="preserve"> </w:t>
      </w:r>
      <w:r w:rsidR="00F77B70">
        <w:t>(</w:t>
      </w:r>
      <w:r w:rsidRPr="008A7730">
        <w:t>IT</w:t>
      </w:r>
      <w:r w:rsidR="00F77B70">
        <w:t xml:space="preserve">) </w:t>
      </w:r>
      <w:r w:rsidRPr="008A7730">
        <w:t xml:space="preserve">and </w:t>
      </w:r>
      <w:r w:rsidR="00F77B70" w:rsidRPr="00F77B70">
        <w:t xml:space="preserve">operational </w:t>
      </w:r>
      <w:r w:rsidR="00F77B70">
        <w:t>(</w:t>
      </w:r>
      <w:r w:rsidRPr="008A7730">
        <w:t>OT</w:t>
      </w:r>
      <w:r w:rsidR="00F77B70">
        <w:t>)</w:t>
      </w:r>
      <w:r w:rsidRPr="008A7730">
        <w:t xml:space="preserve"> systems, creating a comprehensive and contextualized view of operations to enable better decisions and optimized processes.</w:t>
      </w:r>
    </w:p>
    <w:p w14:paraId="4B7AEF6B" w14:textId="4F0096BE" w:rsidR="008A7730" w:rsidRPr="008A7730" w:rsidRDefault="36B9F53C" w:rsidP="00C143E2">
      <w:pPr>
        <w:spacing w:before="240"/>
      </w:pPr>
      <w:r w:rsidRPr="008A7730">
        <w:t>AOT includes</w:t>
      </w:r>
      <w:r w:rsidR="007A55BD">
        <w:t xml:space="preserve"> configurable</w:t>
      </w:r>
      <w:r w:rsidRPr="008A7730">
        <w:t xml:space="preserve"> extractors – also known as data integration accelerators – that are designed to extract data from a client source system into Cognite Data Fusion (CDF) R</w:t>
      </w:r>
      <w:r w:rsidR="00625B46">
        <w:t>AW</w:t>
      </w:r>
      <w:r w:rsidRPr="008A7730">
        <w:t xml:space="preserve">. </w:t>
      </w:r>
      <w:r w:rsidR="008A7730" w:rsidRPr="008A7730">
        <w:t>The extractors</w:t>
      </w:r>
      <w:r w:rsidR="008A7730">
        <w:t>, which</w:t>
      </w:r>
      <w:r w:rsidR="008A7730" w:rsidRPr="008A7730">
        <w:t xml:space="preserve"> contain reusable code developed with the Cognite Custom Extractor framework</w:t>
      </w:r>
      <w:r w:rsidR="008A7730">
        <w:t xml:space="preserve">, </w:t>
      </w:r>
      <w:r w:rsidR="008A7730" w:rsidRPr="008A7730">
        <w:t xml:space="preserve">can be readily deployed </w:t>
      </w:r>
      <w:r w:rsidR="008A7730">
        <w:t xml:space="preserve">either </w:t>
      </w:r>
      <w:r w:rsidR="008A7730" w:rsidRPr="008A7730">
        <w:t>in the cloud or on</w:t>
      </w:r>
      <w:r w:rsidR="00457E94">
        <w:t>-</w:t>
      </w:r>
      <w:r w:rsidR="008A7730" w:rsidRPr="008A7730">
        <w:t xml:space="preserve">premises. The source system stores </w:t>
      </w:r>
      <w:r w:rsidR="008A7730">
        <w:t xml:space="preserve">both </w:t>
      </w:r>
      <w:bookmarkStart w:id="7" w:name="OLE_LINK2"/>
      <w:r w:rsidR="00625B46">
        <w:t>information technology (</w:t>
      </w:r>
      <w:r w:rsidR="008A7730" w:rsidRPr="008A7730">
        <w:t>IT</w:t>
      </w:r>
      <w:r w:rsidR="00625B46">
        <w:t>)</w:t>
      </w:r>
      <w:r w:rsidR="00F77B70">
        <w:t xml:space="preserve"> </w:t>
      </w:r>
      <w:r w:rsidR="008A7730" w:rsidRPr="008A7730">
        <w:t xml:space="preserve">and </w:t>
      </w:r>
      <w:r w:rsidR="00625B46">
        <w:t>operational technology (</w:t>
      </w:r>
      <w:r w:rsidR="008A7730" w:rsidRPr="008A7730">
        <w:t>OT</w:t>
      </w:r>
      <w:r w:rsidR="00625B46">
        <w:t>)</w:t>
      </w:r>
      <w:r w:rsidR="008A7730" w:rsidRPr="008A7730">
        <w:t xml:space="preserve"> data</w:t>
      </w:r>
      <w:bookmarkEnd w:id="7"/>
      <w:r w:rsidR="008A7730" w:rsidRPr="008A7730">
        <w:t xml:space="preserve"> </w:t>
      </w:r>
      <w:r w:rsidR="00B60D23">
        <w:t>such as</w:t>
      </w:r>
      <w:r w:rsidR="008A7730">
        <w:t xml:space="preserve"> </w:t>
      </w:r>
      <w:r w:rsidR="008A7730" w:rsidRPr="008A7730">
        <w:t>asset hierarchy, work order, real</w:t>
      </w:r>
      <w:r w:rsidR="00457E94">
        <w:t>-</w:t>
      </w:r>
      <w:r w:rsidR="008A7730" w:rsidRPr="008A7730">
        <w:t xml:space="preserve">time series, diagrams, </w:t>
      </w:r>
      <w:r w:rsidR="008A7730">
        <w:t xml:space="preserve">and </w:t>
      </w:r>
      <w:r w:rsidR="008A7730" w:rsidRPr="008A7730">
        <w:t>3D models</w:t>
      </w:r>
      <w:r w:rsidR="008A7730">
        <w:t xml:space="preserve"> on the</w:t>
      </w:r>
      <w:r w:rsidR="008A7730" w:rsidRPr="008A7730">
        <w:t xml:space="preserve"> client side. If there is a change in the Asset hierarchy information from the source system, the client can request to extract information to get the latest data. By changing the configuration information in the build, the client can trigger the instance of the application so that the requested asset hierarchy information can be extracted and saved in CDF staging tables.</w:t>
      </w:r>
    </w:p>
    <w:p w14:paraId="7FB69A4D" w14:textId="327C8314" w:rsidR="008A7730" w:rsidRDefault="008A7730" w:rsidP="00C143E2">
      <w:pPr>
        <w:spacing w:before="240" w:after="240"/>
      </w:pPr>
      <w:r w:rsidRPr="008A7730">
        <w:t>Built using combinations of Microsoft</w:t>
      </w:r>
      <w:r w:rsidR="00A77A36">
        <w:t xml:space="preserve"> </w:t>
      </w:r>
      <w:r w:rsidRPr="008A7730">
        <w:t>Azure Services, Cognite</w:t>
      </w:r>
      <w:r w:rsidR="00AF6406">
        <w:t>'</w:t>
      </w:r>
      <w:r w:rsidRPr="008A7730">
        <w:t>s Extractor Framework, and Python, AOT</w:t>
      </w:r>
      <w:r w:rsidR="00AF6406">
        <w:t>'</w:t>
      </w:r>
      <w:r>
        <w:t>s</w:t>
      </w:r>
      <w:r w:rsidRPr="008A7730">
        <w:t xml:space="preserve"> Extractors can be triggered as needed to pull data from client source systems (SAP PM, PI AF, Hexagon, AVEVA, Bentley) and then push it into CDF RAW. Cognite Python SDKs or other Extract, Transform, and Load (ETL) tools such as Azure Data Factory</w:t>
      </w:r>
      <w:r>
        <w:t xml:space="preserve"> </w:t>
      </w:r>
      <w:r w:rsidR="00306337">
        <w:t>(ADF)</w:t>
      </w:r>
      <w:r>
        <w:t xml:space="preserve"> could also be used to develop a custom extractor to pull data from other unsupported s</w:t>
      </w:r>
      <w:r w:rsidRPr="008A7730">
        <w:t>ource systems</w:t>
      </w:r>
      <w:r>
        <w:t>.</w:t>
      </w:r>
    </w:p>
    <w:p w14:paraId="29F8C42F" w14:textId="3EA114C6" w:rsidR="36B9F53C" w:rsidRDefault="00CA6CA6" w:rsidP="009E51DE">
      <w:pPr>
        <w:rPr>
          <w:rFonts w:eastAsia="Graphik" w:cs="Graphik"/>
        </w:rPr>
      </w:pPr>
      <w:r>
        <w:t>Features</w:t>
      </w:r>
      <w:r w:rsidR="00DF4101" w:rsidRPr="008A7730">
        <w:t xml:space="preserve"> include </w:t>
      </w:r>
      <w:r w:rsidR="00DF4101">
        <w:t>extended</w:t>
      </w:r>
      <w:r w:rsidR="00DF4101" w:rsidRPr="008A7730">
        <w:t xml:space="preserve"> configurations through config files, a timer mechanism to pull data at specified intervals, validations, and exception handling. </w:t>
      </w:r>
      <w:r>
        <w:t>T</w:t>
      </w:r>
      <w:r w:rsidR="00DF4101">
        <w:t>he extractors</w:t>
      </w:r>
      <w:r w:rsidR="00DF4101" w:rsidRPr="008A7730">
        <w:t xml:space="preserve"> </w:t>
      </w:r>
      <w:r w:rsidR="00C63063">
        <w:t>are</w:t>
      </w:r>
      <w:r w:rsidR="00DF4101" w:rsidRPr="008A7730">
        <w:t xml:space="preserve"> packaged as a service</w:t>
      </w:r>
      <w:r w:rsidR="00C63063">
        <w:t xml:space="preserve"> so they can</w:t>
      </w:r>
      <w:r w:rsidR="00DF4101" w:rsidRPr="008A7730">
        <w:t xml:space="preserve"> be readily deployed </w:t>
      </w:r>
      <w:r w:rsidR="00DF4101">
        <w:t xml:space="preserve">either </w:t>
      </w:r>
      <w:r w:rsidR="00DF4101" w:rsidRPr="008A7730">
        <w:t>on</w:t>
      </w:r>
      <w:r w:rsidR="00457E94">
        <w:t>-</w:t>
      </w:r>
      <w:r w:rsidR="00DF4101" w:rsidRPr="008A7730">
        <w:t xml:space="preserve">cloud </w:t>
      </w:r>
      <w:r w:rsidR="00DF4101">
        <w:t>or</w:t>
      </w:r>
      <w:r w:rsidR="00DF4101" w:rsidRPr="008A7730">
        <w:t xml:space="preserve"> </w:t>
      </w:r>
      <w:r w:rsidR="00DF4101">
        <w:t>on</w:t>
      </w:r>
      <w:r w:rsidR="00457E94">
        <w:t>-</w:t>
      </w:r>
      <w:r w:rsidR="00DF4101">
        <w:t xml:space="preserve">premises </w:t>
      </w:r>
      <w:r w:rsidR="00DF4101" w:rsidRPr="008A7730">
        <w:t xml:space="preserve">for client implementation. </w:t>
      </w:r>
      <w:r w:rsidR="004F24B9">
        <w:br w:type="column"/>
      </w:r>
      <w:r w:rsidR="36B9F53C" w:rsidRPr="009E51DE">
        <w:rPr>
          <w:rStyle w:val="Heading2Char"/>
        </w:rPr>
        <w:t>Target Audience</w:t>
      </w:r>
      <w:r w:rsidR="36B9F53C" w:rsidRPr="3A0E8379">
        <w:rPr>
          <w:rFonts w:eastAsia="Graphik" w:cs="Graphik"/>
        </w:rPr>
        <w:t xml:space="preserve"> </w:t>
      </w:r>
    </w:p>
    <w:p w14:paraId="0F30AD07" w14:textId="071B0C5F" w:rsidR="36B9F53C" w:rsidRPr="00E5797E" w:rsidRDefault="36B9F53C" w:rsidP="00DD25AC">
      <w:pPr>
        <w:pStyle w:val="ListParagraph"/>
        <w:numPr>
          <w:ilvl w:val="0"/>
          <w:numId w:val="3"/>
        </w:numPr>
        <w:rPr>
          <w:color w:val="242424"/>
          <w:szCs w:val="20"/>
        </w:rPr>
      </w:pPr>
      <w:r w:rsidRPr="00E5797E">
        <w:rPr>
          <w:color w:val="242424"/>
          <w:szCs w:val="20"/>
        </w:rPr>
        <w:t xml:space="preserve">Solution Architect </w:t>
      </w:r>
    </w:p>
    <w:p w14:paraId="2477AA3E" w14:textId="10EC3487" w:rsidR="36B9F53C" w:rsidRPr="00E5797E" w:rsidRDefault="36B9F53C" w:rsidP="00DD25AC">
      <w:pPr>
        <w:pStyle w:val="ListParagraph"/>
        <w:numPr>
          <w:ilvl w:val="0"/>
          <w:numId w:val="3"/>
        </w:numPr>
        <w:rPr>
          <w:color w:val="242424"/>
          <w:szCs w:val="20"/>
        </w:rPr>
      </w:pPr>
      <w:r w:rsidRPr="00E5797E">
        <w:rPr>
          <w:color w:val="242424"/>
          <w:szCs w:val="20"/>
        </w:rPr>
        <w:t xml:space="preserve">Business Analyst </w:t>
      </w:r>
    </w:p>
    <w:p w14:paraId="5CE2BB88" w14:textId="3F4EC2C7" w:rsidR="36B9F53C" w:rsidRPr="00E5797E" w:rsidRDefault="36B9F53C" w:rsidP="00DD25AC">
      <w:pPr>
        <w:pStyle w:val="ListParagraph"/>
        <w:numPr>
          <w:ilvl w:val="0"/>
          <w:numId w:val="3"/>
        </w:numPr>
        <w:rPr>
          <w:color w:val="242424"/>
          <w:szCs w:val="20"/>
        </w:rPr>
      </w:pPr>
      <w:r w:rsidRPr="00E5797E">
        <w:rPr>
          <w:color w:val="242424"/>
          <w:szCs w:val="20"/>
        </w:rPr>
        <w:t xml:space="preserve">Technical Architect </w:t>
      </w:r>
    </w:p>
    <w:p w14:paraId="6B0246C5" w14:textId="3029E80F" w:rsidR="36B9F53C" w:rsidRPr="00E5797E" w:rsidRDefault="36B9F53C" w:rsidP="00DD25AC">
      <w:pPr>
        <w:pStyle w:val="ListParagraph"/>
        <w:numPr>
          <w:ilvl w:val="0"/>
          <w:numId w:val="3"/>
        </w:numPr>
        <w:rPr>
          <w:color w:val="242424"/>
          <w:szCs w:val="20"/>
        </w:rPr>
      </w:pPr>
      <w:r w:rsidRPr="00E5797E">
        <w:rPr>
          <w:color w:val="242424"/>
          <w:szCs w:val="20"/>
        </w:rPr>
        <w:t xml:space="preserve">Asset Delivery teams </w:t>
      </w:r>
    </w:p>
    <w:p w14:paraId="1AA1B6EA" w14:textId="0177226F" w:rsidR="36B9F53C" w:rsidRPr="00DF4101" w:rsidRDefault="36B9F53C" w:rsidP="3A0E8379">
      <w:pPr>
        <w:pStyle w:val="Heading2"/>
        <w:rPr>
          <w:rFonts w:eastAsia="Graphik" w:cs="Graphik"/>
        </w:rPr>
      </w:pPr>
      <w:bookmarkStart w:id="8" w:name="_Toc216192199"/>
      <w:r w:rsidRPr="00DF4101">
        <w:rPr>
          <w:rFonts w:eastAsia="Graphik" w:cs="Graphik"/>
        </w:rPr>
        <w:t>Purpose</w:t>
      </w:r>
      <w:bookmarkEnd w:id="8"/>
      <w:r w:rsidRPr="00DF4101">
        <w:rPr>
          <w:rFonts w:eastAsia="Graphik" w:cs="Graphik"/>
        </w:rPr>
        <w:t xml:space="preserve"> </w:t>
      </w:r>
    </w:p>
    <w:p w14:paraId="0BAA3473" w14:textId="77777777" w:rsidR="00C4459B" w:rsidRDefault="36B9F53C" w:rsidP="00597247">
      <w:pPr>
        <w:rPr>
          <w:rFonts w:eastAsia="Graphik" w:cs="Graphik"/>
          <w:color w:val="242424"/>
        </w:rPr>
      </w:pPr>
      <w:r w:rsidRPr="3A0E8379">
        <w:rPr>
          <w:rFonts w:eastAsia="Graphik" w:cs="Graphik"/>
          <w:color w:val="242424"/>
        </w:rPr>
        <w:t>This overview document describes the architectur</w:t>
      </w:r>
      <w:r w:rsidR="00DA2CE2">
        <w:rPr>
          <w:rFonts w:eastAsia="Graphik" w:cs="Graphik"/>
          <w:color w:val="242424"/>
        </w:rPr>
        <w:t xml:space="preserve">al design </w:t>
      </w:r>
      <w:r w:rsidRPr="3A0E8379">
        <w:rPr>
          <w:rFonts w:eastAsia="Graphik" w:cs="Graphik"/>
          <w:color w:val="242424"/>
        </w:rPr>
        <w:t xml:space="preserve">of the data integration accelerators </w:t>
      </w:r>
      <w:r w:rsidR="008A7730">
        <w:rPr>
          <w:rFonts w:eastAsia="Graphik" w:cs="Graphik"/>
          <w:color w:val="242424"/>
        </w:rPr>
        <w:t xml:space="preserve">that are </w:t>
      </w:r>
      <w:r w:rsidRPr="3A0E8379">
        <w:rPr>
          <w:rFonts w:eastAsia="Graphik" w:cs="Graphik"/>
          <w:color w:val="242424"/>
        </w:rPr>
        <w:t>currently in production.</w:t>
      </w:r>
    </w:p>
    <w:p w14:paraId="140C2AC8" w14:textId="6F509528" w:rsidR="36B9F53C" w:rsidRPr="00DF4101" w:rsidRDefault="36B9F53C" w:rsidP="004F24B9">
      <w:pPr>
        <w:pStyle w:val="Heading2"/>
      </w:pPr>
      <w:bookmarkStart w:id="9" w:name="_Toc216192200"/>
      <w:r w:rsidRPr="00597247">
        <w:t>Related Links</w:t>
      </w:r>
      <w:bookmarkEnd w:id="9"/>
    </w:p>
    <w:p w14:paraId="167F522E" w14:textId="2B07B848" w:rsidR="36B9F53C" w:rsidRPr="00E5797E" w:rsidRDefault="36B9F53C" w:rsidP="00DD25AC">
      <w:pPr>
        <w:pStyle w:val="ListParagraph"/>
        <w:numPr>
          <w:ilvl w:val="0"/>
          <w:numId w:val="2"/>
        </w:numPr>
        <w:rPr>
          <w:color w:val="0000FF"/>
          <w:szCs w:val="20"/>
          <w:u w:val="single"/>
          <w:lang w:val="de"/>
        </w:rPr>
      </w:pPr>
      <w:hyperlink r:id="rId16">
        <w:r w:rsidRPr="00E5797E">
          <w:rPr>
            <w:rStyle w:val="Hyperlink"/>
            <w:rFonts w:cs="Graphik"/>
            <w:szCs w:val="20"/>
            <w:lang w:val="de"/>
          </w:rPr>
          <w:t>DevOps Wiki</w:t>
        </w:r>
      </w:hyperlink>
    </w:p>
    <w:p w14:paraId="40ED8452" w14:textId="46F601F8" w:rsidR="36B9F53C" w:rsidRPr="00E5797E" w:rsidRDefault="00FD29B3" w:rsidP="00DD25AC">
      <w:pPr>
        <w:pStyle w:val="ListParagraph"/>
        <w:numPr>
          <w:ilvl w:val="0"/>
          <w:numId w:val="2"/>
        </w:numPr>
        <w:rPr>
          <w:rStyle w:val="Hyperlink"/>
          <w:rFonts w:cs="Graphik"/>
          <w:szCs w:val="20"/>
        </w:rPr>
      </w:pPr>
      <w:r w:rsidRPr="00E5797E">
        <w:rPr>
          <w:szCs w:val="20"/>
        </w:rPr>
        <w:fldChar w:fldCharType="begin"/>
      </w:r>
      <w:r w:rsidRPr="00E5797E">
        <w:rPr>
          <w:szCs w:val="20"/>
        </w:rPr>
        <w:instrText xml:space="preserve"> HYPERLINK "https://docs.cognite.com/api/v1/" </w:instrText>
      </w:r>
      <w:r w:rsidRPr="00E5797E">
        <w:rPr>
          <w:szCs w:val="20"/>
        </w:rPr>
      </w:r>
      <w:r w:rsidRPr="00E5797E">
        <w:rPr>
          <w:szCs w:val="20"/>
        </w:rPr>
        <w:fldChar w:fldCharType="separate"/>
      </w:r>
      <w:r w:rsidR="36B9F53C" w:rsidRPr="00E5797E">
        <w:rPr>
          <w:rStyle w:val="Hyperlink"/>
          <w:rFonts w:cs="Graphik"/>
          <w:szCs w:val="20"/>
        </w:rPr>
        <w:t>Cognite API</w:t>
      </w:r>
    </w:p>
    <w:p w14:paraId="52F62995" w14:textId="2ACBD370" w:rsidR="00625B46" w:rsidRPr="00E5797E" w:rsidRDefault="00FD29B3" w:rsidP="00041CE3">
      <w:pPr>
        <w:pStyle w:val="ListParagraph"/>
        <w:numPr>
          <w:ilvl w:val="0"/>
          <w:numId w:val="2"/>
        </w:numPr>
        <w:rPr>
          <w:color w:val="0000FF"/>
          <w:szCs w:val="20"/>
          <w:u w:val="single"/>
        </w:rPr>
      </w:pPr>
      <w:r w:rsidRPr="00E5797E">
        <w:rPr>
          <w:szCs w:val="20"/>
        </w:rPr>
        <w:fldChar w:fldCharType="end"/>
      </w:r>
      <w:hyperlink r:id="rId17" w:history="1">
        <w:r w:rsidR="00625B46" w:rsidRPr="00E5797E">
          <w:rPr>
            <w:rStyle w:val="Hyperlink"/>
            <w:rFonts w:cs="Graphik"/>
            <w:szCs w:val="20"/>
          </w:rPr>
          <w:t>Cognite RAW</w:t>
        </w:r>
      </w:hyperlink>
    </w:p>
    <w:p w14:paraId="767126EB" w14:textId="44E2FC4F" w:rsidR="36B9F53C" w:rsidRPr="00E5797E" w:rsidRDefault="36B9F53C" w:rsidP="00041CE3">
      <w:pPr>
        <w:pStyle w:val="ListParagraph"/>
        <w:numPr>
          <w:ilvl w:val="0"/>
          <w:numId w:val="2"/>
        </w:numPr>
        <w:rPr>
          <w:color w:val="0000FF"/>
          <w:szCs w:val="20"/>
          <w:u w:val="single"/>
        </w:rPr>
      </w:pPr>
      <w:hyperlink r:id="rId18">
        <w:r w:rsidRPr="00E5797E">
          <w:rPr>
            <w:rStyle w:val="Hyperlink"/>
            <w:rFonts w:cs="Graphik"/>
            <w:szCs w:val="20"/>
          </w:rPr>
          <w:t>Release Notes</w:t>
        </w:r>
      </w:hyperlink>
    </w:p>
    <w:p w14:paraId="376B499F" w14:textId="1EEECA1D" w:rsidR="36B9F53C" w:rsidRPr="004F24B9" w:rsidRDefault="36B9F53C" w:rsidP="004F24B9">
      <w:pPr>
        <w:pStyle w:val="Heading2"/>
      </w:pPr>
      <w:bookmarkStart w:id="10" w:name="_Toc216192201"/>
      <w:r w:rsidRPr="004F24B9">
        <w:t>Contacts</w:t>
      </w:r>
      <w:bookmarkEnd w:id="10"/>
    </w:p>
    <w:p w14:paraId="4367F8D9" w14:textId="1F610DD7" w:rsidR="36B9F53C" w:rsidRDefault="36B9F53C" w:rsidP="005340AB">
      <w:pPr>
        <w:pStyle w:val="ListParagraph"/>
        <w:numPr>
          <w:ilvl w:val="0"/>
          <w:numId w:val="1"/>
        </w:numPr>
        <w:spacing w:after="0"/>
        <w:rPr>
          <w:color w:val="0000FF"/>
          <w:u w:val="single"/>
        </w:rPr>
      </w:pPr>
      <w:hyperlink r:id="rId19">
        <w:r w:rsidRPr="3A0E8379">
          <w:rPr>
            <w:rStyle w:val="Hyperlink"/>
            <w:rFonts w:cs="Graphik"/>
          </w:rPr>
          <w:t>rishabh.b.joshi@accenture.com</w:t>
        </w:r>
      </w:hyperlink>
    </w:p>
    <w:p w14:paraId="67F2C5BE" w14:textId="31C31A3A" w:rsidR="3A0E8379" w:rsidRDefault="005364B1" w:rsidP="005364B1">
      <w:pPr>
        <w:numPr>
          <w:ilvl w:val="0"/>
          <w:numId w:val="1"/>
        </w:numPr>
        <w:rPr>
          <w:rFonts w:eastAsia="Graphik" w:cs="Graphik"/>
        </w:rPr>
      </w:pPr>
      <w:hyperlink r:id="rId20" w:history="1">
        <w:r w:rsidRPr="0034408A">
          <w:rPr>
            <w:rStyle w:val="Hyperlink"/>
          </w:rPr>
          <w:t>hanuman.prasad.gali@accenture.com</w:t>
        </w:r>
      </w:hyperlink>
      <w:r>
        <w:rPr>
          <w:rStyle w:val="ui-provider"/>
        </w:rPr>
        <w:t xml:space="preserve"> </w:t>
      </w:r>
    </w:p>
    <w:p w14:paraId="2D5D5C79" w14:textId="5BE1BFB6" w:rsidR="3A0E8379" w:rsidRDefault="3A0E8379" w:rsidP="3A0E8379">
      <w:pPr>
        <w:rPr>
          <w:lang w:val="en-GB"/>
        </w:rPr>
        <w:sectPr w:rsidR="3A0E8379" w:rsidSect="004F24B9">
          <w:type w:val="continuous"/>
          <w:pgSz w:w="20160" w:h="12960" w:code="1"/>
          <w:pgMar w:top="1440" w:right="1440" w:bottom="1440" w:left="1440" w:header="720" w:footer="720" w:gutter="0"/>
          <w:cols w:num="2" w:sep="1" w:space="1440"/>
          <w:docGrid w:linePitch="360"/>
        </w:sectPr>
      </w:pPr>
    </w:p>
    <w:p w14:paraId="070525DA" w14:textId="77777777" w:rsidR="004E3481" w:rsidRDefault="004E3481" w:rsidP="003726D9">
      <w:pPr>
        <w:pStyle w:val="Heading2"/>
        <w:rPr>
          <w:rFonts w:eastAsia="Graphik" w:cs="Graphik"/>
          <w:szCs w:val="22"/>
        </w:rPr>
      </w:pPr>
      <w:bookmarkStart w:id="11" w:name="_Toc216192202"/>
      <w:bookmarkStart w:id="12" w:name="OLE_LINK1"/>
      <w:r>
        <w:rPr>
          <w:rFonts w:eastAsia="Graphik" w:cs="Graphik"/>
          <w:szCs w:val="22"/>
        </w:rPr>
        <w:lastRenderedPageBreak/>
        <w:t>Glossary</w:t>
      </w:r>
      <w:bookmarkEnd w:id="11"/>
    </w:p>
    <w:tbl>
      <w:tblPr>
        <w:tblStyle w:val="TableGrid"/>
        <w:tblW w:w="0" w:type="auto"/>
        <w:tblLook w:val="0420" w:firstRow="1" w:lastRow="0" w:firstColumn="0" w:lastColumn="0" w:noHBand="0" w:noVBand="1"/>
      </w:tblPr>
      <w:tblGrid>
        <w:gridCol w:w="2695"/>
        <w:gridCol w:w="8815"/>
      </w:tblGrid>
      <w:tr w:rsidR="004E3481" w:rsidRPr="004E3481" w14:paraId="2F834310" w14:textId="77777777" w:rsidTr="004E3481">
        <w:tc>
          <w:tcPr>
            <w:tcW w:w="2695" w:type="dxa"/>
            <w:shd w:val="clear" w:color="auto" w:fill="F2F2F2" w:themeFill="background1" w:themeFillShade="F2"/>
          </w:tcPr>
          <w:p w14:paraId="5AA20F0F" w14:textId="59B076A8" w:rsidR="004E3481" w:rsidRPr="004E3481" w:rsidRDefault="004E3481" w:rsidP="004E3481">
            <w:pPr>
              <w:spacing w:before="60" w:after="60"/>
              <w:rPr>
                <w:b/>
                <w:bCs/>
              </w:rPr>
            </w:pPr>
            <w:r w:rsidRPr="004E3481">
              <w:rPr>
                <w:b/>
                <w:bCs/>
              </w:rPr>
              <w:t>Term</w:t>
            </w:r>
          </w:p>
        </w:tc>
        <w:tc>
          <w:tcPr>
            <w:tcW w:w="8815" w:type="dxa"/>
            <w:shd w:val="clear" w:color="auto" w:fill="F2F2F2" w:themeFill="background1" w:themeFillShade="F2"/>
          </w:tcPr>
          <w:p w14:paraId="16289FB3" w14:textId="61C4ED8F" w:rsidR="004E3481" w:rsidRPr="004E3481" w:rsidRDefault="004E3481" w:rsidP="004E3481">
            <w:pPr>
              <w:spacing w:before="60" w:after="60"/>
              <w:rPr>
                <w:b/>
                <w:bCs/>
              </w:rPr>
            </w:pPr>
            <w:r w:rsidRPr="004E3481">
              <w:rPr>
                <w:b/>
                <w:bCs/>
              </w:rPr>
              <w:t>Definition</w:t>
            </w:r>
          </w:p>
        </w:tc>
      </w:tr>
      <w:tr w:rsidR="005108D8" w:rsidRPr="004E3481" w14:paraId="408BB116" w14:textId="77777777" w:rsidTr="004E3481">
        <w:tc>
          <w:tcPr>
            <w:tcW w:w="2695" w:type="dxa"/>
          </w:tcPr>
          <w:p w14:paraId="7098A11F" w14:textId="08CBADCA" w:rsidR="005108D8" w:rsidRDefault="005108D8" w:rsidP="004E3481">
            <w:pPr>
              <w:spacing w:before="60" w:after="60"/>
            </w:pPr>
            <w:r>
              <w:t>ADF</w:t>
            </w:r>
          </w:p>
        </w:tc>
        <w:tc>
          <w:tcPr>
            <w:tcW w:w="8815" w:type="dxa"/>
          </w:tcPr>
          <w:p w14:paraId="2A6A0698" w14:textId="4C05E92F" w:rsidR="005108D8" w:rsidRDefault="005108D8" w:rsidP="004E3481">
            <w:pPr>
              <w:spacing w:before="60" w:after="60"/>
            </w:pPr>
            <w:r>
              <w:t>Azure Data Factory</w:t>
            </w:r>
          </w:p>
        </w:tc>
      </w:tr>
      <w:tr w:rsidR="004E3481" w:rsidRPr="004E3481" w14:paraId="332118F7" w14:textId="77777777" w:rsidTr="004E3481">
        <w:tc>
          <w:tcPr>
            <w:tcW w:w="2695" w:type="dxa"/>
          </w:tcPr>
          <w:p w14:paraId="325479E8" w14:textId="17C78025" w:rsidR="004E3481" w:rsidRDefault="004E3481" w:rsidP="004E3481">
            <w:pPr>
              <w:spacing w:before="60" w:after="60"/>
            </w:pPr>
            <w:r>
              <w:t>CDF</w:t>
            </w:r>
          </w:p>
        </w:tc>
        <w:tc>
          <w:tcPr>
            <w:tcW w:w="8815" w:type="dxa"/>
          </w:tcPr>
          <w:p w14:paraId="6DD58375" w14:textId="5B8BB8B2" w:rsidR="004E3481" w:rsidRDefault="004E3481" w:rsidP="004E3481">
            <w:pPr>
              <w:spacing w:before="60" w:after="60"/>
            </w:pPr>
            <w:r>
              <w:t>Cognite Data Fusion, a platform used for integrating, managing, and consuming industrial data.</w:t>
            </w:r>
          </w:p>
        </w:tc>
      </w:tr>
      <w:tr w:rsidR="004E3481" w:rsidRPr="004E3481" w14:paraId="741233EC" w14:textId="77777777" w:rsidTr="004E3481">
        <w:tc>
          <w:tcPr>
            <w:tcW w:w="2695" w:type="dxa"/>
          </w:tcPr>
          <w:p w14:paraId="193DBDFF" w14:textId="795EC803" w:rsidR="004E3481" w:rsidRDefault="004E3481" w:rsidP="004E3481">
            <w:pPr>
              <w:spacing w:before="60" w:after="60"/>
            </w:pPr>
            <w:r>
              <w:t>OData</w:t>
            </w:r>
          </w:p>
        </w:tc>
        <w:tc>
          <w:tcPr>
            <w:tcW w:w="8815" w:type="dxa"/>
          </w:tcPr>
          <w:p w14:paraId="70AE9189" w14:textId="442C0EDB" w:rsidR="004E3481" w:rsidRDefault="004E3481" w:rsidP="004E3481">
            <w:pPr>
              <w:spacing w:before="60" w:after="60"/>
            </w:pPr>
            <w:r>
              <w:t>Open Data Protocol, a standard protocol for creating and consuming RESTful APIs.</w:t>
            </w:r>
          </w:p>
        </w:tc>
      </w:tr>
      <w:tr w:rsidR="004E3481" w:rsidRPr="004E3481" w14:paraId="590FDD62" w14:textId="77777777" w:rsidTr="004E3481">
        <w:tc>
          <w:tcPr>
            <w:tcW w:w="2695" w:type="dxa"/>
          </w:tcPr>
          <w:p w14:paraId="67574CA5" w14:textId="50ACE3E6" w:rsidR="004E3481" w:rsidRDefault="004E3481" w:rsidP="004E3481">
            <w:pPr>
              <w:spacing w:before="60" w:after="60"/>
            </w:pPr>
            <w:r>
              <w:t>SAP PM</w:t>
            </w:r>
          </w:p>
        </w:tc>
        <w:tc>
          <w:tcPr>
            <w:tcW w:w="8815" w:type="dxa"/>
          </w:tcPr>
          <w:p w14:paraId="1B24424A" w14:textId="13AFCC98" w:rsidR="004E3481" w:rsidRDefault="004E3481" w:rsidP="004E3481">
            <w:pPr>
              <w:spacing w:before="60" w:after="60"/>
            </w:pPr>
            <w:r>
              <w:t>SAP Plant Maintenance, a module in SAP used for managing maintenance activities in industrial plants.</w:t>
            </w:r>
          </w:p>
        </w:tc>
      </w:tr>
      <w:tr w:rsidR="004E3481" w:rsidRPr="004E3481" w14:paraId="41768E64" w14:textId="77777777" w:rsidTr="004E3481">
        <w:tc>
          <w:tcPr>
            <w:tcW w:w="2695" w:type="dxa"/>
          </w:tcPr>
          <w:p w14:paraId="56E0C05A" w14:textId="7C4157C9" w:rsidR="004E3481" w:rsidRDefault="004E3481" w:rsidP="004E3481">
            <w:pPr>
              <w:spacing w:before="60" w:after="60"/>
            </w:pPr>
            <w:r>
              <w:t>Asset Hierarchy</w:t>
            </w:r>
          </w:p>
        </w:tc>
        <w:tc>
          <w:tcPr>
            <w:tcW w:w="8815" w:type="dxa"/>
          </w:tcPr>
          <w:p w14:paraId="07401BC8" w14:textId="71D1A278" w:rsidR="004E3481" w:rsidRDefault="004E3481" w:rsidP="004E3481">
            <w:pPr>
              <w:spacing w:before="60" w:after="60"/>
            </w:pPr>
            <w:r>
              <w:t>A structured representation of assets, typically showing parent-child relationships and dependencies.</w:t>
            </w:r>
          </w:p>
        </w:tc>
      </w:tr>
      <w:tr w:rsidR="004E3481" w:rsidRPr="004E3481" w14:paraId="3377E68C" w14:textId="77777777" w:rsidTr="004E3481">
        <w:tc>
          <w:tcPr>
            <w:tcW w:w="2695" w:type="dxa"/>
          </w:tcPr>
          <w:p w14:paraId="2E90C9B0" w14:textId="19D45849" w:rsidR="004E3481" w:rsidRDefault="004E3481" w:rsidP="004E3481">
            <w:pPr>
              <w:spacing w:before="60" w:after="60"/>
            </w:pPr>
            <w:r>
              <w:t>PI AF</w:t>
            </w:r>
          </w:p>
        </w:tc>
        <w:tc>
          <w:tcPr>
            <w:tcW w:w="8815" w:type="dxa"/>
          </w:tcPr>
          <w:p w14:paraId="03962E39" w14:textId="4D994194" w:rsidR="004E3481" w:rsidRDefault="004E3481" w:rsidP="004E3481">
            <w:pPr>
              <w:spacing w:before="60" w:after="60"/>
            </w:pPr>
            <w:r>
              <w:t xml:space="preserve">PI Asset Framework, a system for </w:t>
            </w:r>
            <w:r w:rsidR="005108D8">
              <w:t>organizing</w:t>
            </w:r>
            <w:r>
              <w:t xml:space="preserve"> and </w:t>
            </w:r>
            <w:r w:rsidR="005108D8">
              <w:t>contextualizing</w:t>
            </w:r>
            <w:r>
              <w:t xml:space="preserve"> PI System data.</w:t>
            </w:r>
          </w:p>
        </w:tc>
      </w:tr>
      <w:tr w:rsidR="004E3481" w:rsidRPr="004E3481" w14:paraId="60428C65" w14:textId="77777777" w:rsidTr="004E3481">
        <w:tc>
          <w:tcPr>
            <w:tcW w:w="2695" w:type="dxa"/>
          </w:tcPr>
          <w:p w14:paraId="767FE4F3" w14:textId="7410F839" w:rsidR="004E3481" w:rsidRDefault="004E3481" w:rsidP="004E3481">
            <w:pPr>
              <w:spacing w:before="60" w:after="60"/>
            </w:pPr>
            <w:r>
              <w:t>RAW tables</w:t>
            </w:r>
          </w:p>
        </w:tc>
        <w:tc>
          <w:tcPr>
            <w:tcW w:w="8815" w:type="dxa"/>
          </w:tcPr>
          <w:p w14:paraId="237F2887" w14:textId="4A0F945F" w:rsidR="004E3481" w:rsidRDefault="004E3481" w:rsidP="004E3481">
            <w:pPr>
              <w:spacing w:before="60" w:after="60"/>
            </w:pPr>
            <w:r>
              <w:t xml:space="preserve">Database tables within Cognite Data Fusion </w:t>
            </w:r>
            <w:proofErr w:type="gramStart"/>
            <w:r>
              <w:t>used</w:t>
            </w:r>
            <w:proofErr w:type="gramEnd"/>
            <w:r>
              <w:t xml:space="preserve"> for storing unprocessed data.</w:t>
            </w:r>
          </w:p>
        </w:tc>
      </w:tr>
      <w:tr w:rsidR="004E3481" w:rsidRPr="004E3481" w14:paraId="1CC87238" w14:textId="77777777" w:rsidTr="004E3481">
        <w:tc>
          <w:tcPr>
            <w:tcW w:w="2695" w:type="dxa"/>
          </w:tcPr>
          <w:p w14:paraId="65C22D13" w14:textId="50D27E26" w:rsidR="004E3481" w:rsidRDefault="004E3481" w:rsidP="004E3481">
            <w:pPr>
              <w:spacing w:before="60" w:after="60"/>
            </w:pPr>
            <w:r>
              <w:t>Hexagon SDx</w:t>
            </w:r>
          </w:p>
        </w:tc>
        <w:tc>
          <w:tcPr>
            <w:tcW w:w="8815" w:type="dxa"/>
          </w:tcPr>
          <w:p w14:paraId="65482BE2" w14:textId="1623DD43" w:rsidR="004E3481" w:rsidRDefault="004E3481" w:rsidP="004E3481">
            <w:pPr>
              <w:spacing w:before="60" w:after="60"/>
            </w:pPr>
            <w:r>
              <w:t>A digital platform for managing engineering information and asset data, part of Hexagon</w:t>
            </w:r>
            <w:r w:rsidR="00AF6406">
              <w:t>'</w:t>
            </w:r>
            <w:r>
              <w:t>s suite of industrial solutions.</w:t>
            </w:r>
          </w:p>
        </w:tc>
      </w:tr>
      <w:tr w:rsidR="004E3481" w:rsidRPr="004E3481" w14:paraId="6BCBE5A6" w14:textId="77777777" w:rsidTr="004E3481">
        <w:tc>
          <w:tcPr>
            <w:tcW w:w="2695" w:type="dxa"/>
          </w:tcPr>
          <w:p w14:paraId="4D92EA48" w14:textId="08360479" w:rsidR="004E3481" w:rsidRDefault="004E3481" w:rsidP="004E3481">
            <w:pPr>
              <w:spacing w:before="60" w:after="60"/>
            </w:pPr>
            <w:r>
              <w:t>Smart Plant Foundation</w:t>
            </w:r>
          </w:p>
        </w:tc>
        <w:tc>
          <w:tcPr>
            <w:tcW w:w="8815" w:type="dxa"/>
          </w:tcPr>
          <w:p w14:paraId="1832B163" w14:textId="1B56507B" w:rsidR="004E3481" w:rsidRDefault="004E3481" w:rsidP="004E3481">
            <w:pPr>
              <w:spacing w:before="60" w:after="60"/>
            </w:pPr>
            <w:r>
              <w:t>An enterprise-level solution for managing plant engineering data, provided by Hexagon.</w:t>
            </w:r>
          </w:p>
        </w:tc>
      </w:tr>
      <w:tr w:rsidR="004E3481" w:rsidRPr="004E3481" w14:paraId="6686A293" w14:textId="77777777" w:rsidTr="004E3481">
        <w:tc>
          <w:tcPr>
            <w:tcW w:w="2695" w:type="dxa"/>
          </w:tcPr>
          <w:p w14:paraId="30763214" w14:textId="5617D5FD" w:rsidR="004E3481" w:rsidRDefault="004E3481" w:rsidP="004E3481">
            <w:pPr>
              <w:spacing w:before="60" w:after="60"/>
            </w:pPr>
            <w:r>
              <w:t>TAG</w:t>
            </w:r>
          </w:p>
        </w:tc>
        <w:tc>
          <w:tcPr>
            <w:tcW w:w="8815" w:type="dxa"/>
          </w:tcPr>
          <w:p w14:paraId="416BFAF0" w14:textId="6B793D06" w:rsidR="004E3481" w:rsidRDefault="004E3481" w:rsidP="004E3481">
            <w:pPr>
              <w:spacing w:before="60" w:after="60"/>
            </w:pPr>
            <w:r>
              <w:t>A unique identifier used to link and classify design properties or assets in industrial data systems.</w:t>
            </w:r>
          </w:p>
        </w:tc>
      </w:tr>
      <w:tr w:rsidR="004E3481" w:rsidRPr="004E3481" w14:paraId="1B6337DC" w14:textId="77777777" w:rsidTr="004E3481">
        <w:tc>
          <w:tcPr>
            <w:tcW w:w="2695" w:type="dxa"/>
          </w:tcPr>
          <w:p w14:paraId="5D7CD887" w14:textId="4862B77B" w:rsidR="004E3481" w:rsidRDefault="004E3481" w:rsidP="004E3481">
            <w:pPr>
              <w:spacing w:before="60" w:after="60"/>
            </w:pPr>
            <w:r>
              <w:t>RESTful API</w:t>
            </w:r>
          </w:p>
        </w:tc>
        <w:tc>
          <w:tcPr>
            <w:tcW w:w="8815" w:type="dxa"/>
          </w:tcPr>
          <w:p w14:paraId="198B986C" w14:textId="0E25CB3E" w:rsidR="004E3481" w:rsidRDefault="004E3481" w:rsidP="004E3481">
            <w:pPr>
              <w:spacing w:before="60" w:after="60"/>
            </w:pPr>
            <w:r>
              <w:t>An application programming interface that adheres to the principles of Representational State Transfer, enabling interaction with web services.</w:t>
            </w:r>
          </w:p>
        </w:tc>
      </w:tr>
      <w:tr w:rsidR="004E3481" w:rsidRPr="004E3481" w14:paraId="519B8B66" w14:textId="77777777" w:rsidTr="004E3481">
        <w:tc>
          <w:tcPr>
            <w:tcW w:w="2695" w:type="dxa"/>
          </w:tcPr>
          <w:p w14:paraId="18BE8013" w14:textId="573FB24D" w:rsidR="004E3481" w:rsidRDefault="004E3481" w:rsidP="004E3481">
            <w:pPr>
              <w:spacing w:before="60" w:after="60"/>
            </w:pPr>
            <w:r>
              <w:t>Extractor</w:t>
            </w:r>
          </w:p>
        </w:tc>
        <w:tc>
          <w:tcPr>
            <w:tcW w:w="8815" w:type="dxa"/>
          </w:tcPr>
          <w:p w14:paraId="5F44130C" w14:textId="41A8238B" w:rsidR="004E3481" w:rsidRDefault="004E3481" w:rsidP="004E3481">
            <w:pPr>
              <w:spacing w:before="60" w:after="60"/>
            </w:pPr>
            <w:r>
              <w:t>A software component or tool that retrieves and processes data from a source system for integration.</w:t>
            </w:r>
          </w:p>
        </w:tc>
      </w:tr>
      <w:tr w:rsidR="004E3481" w:rsidRPr="004E3481" w14:paraId="281514EA" w14:textId="77777777" w:rsidTr="004E3481">
        <w:tc>
          <w:tcPr>
            <w:tcW w:w="2695" w:type="dxa"/>
          </w:tcPr>
          <w:p w14:paraId="3E42C7D0" w14:textId="4BD02508" w:rsidR="004E3481" w:rsidRDefault="004E3481" w:rsidP="004E3481">
            <w:pPr>
              <w:spacing w:before="60" w:after="60"/>
            </w:pPr>
            <w:r>
              <w:t>Azure Services</w:t>
            </w:r>
          </w:p>
        </w:tc>
        <w:tc>
          <w:tcPr>
            <w:tcW w:w="8815" w:type="dxa"/>
          </w:tcPr>
          <w:p w14:paraId="22F83BA6" w14:textId="0B297D73" w:rsidR="004E3481" w:rsidRDefault="004E3481" w:rsidP="004E3481">
            <w:pPr>
              <w:spacing w:before="60" w:after="60"/>
            </w:pPr>
            <w:r>
              <w:t>Cloud-based computing services provided by Microsoft Azure, used for hosting and managing various applications.</w:t>
            </w:r>
          </w:p>
        </w:tc>
      </w:tr>
    </w:tbl>
    <w:p w14:paraId="1F56C854" w14:textId="77777777" w:rsidR="004E3481" w:rsidRDefault="004E3481" w:rsidP="008A7730">
      <w:pPr>
        <w:pStyle w:val="Heading1"/>
        <w:rPr>
          <w:rFonts w:eastAsia="Graphik" w:cs="Graphik"/>
          <w:szCs w:val="22"/>
        </w:rPr>
        <w:sectPr w:rsidR="004E3481" w:rsidSect="004E31D6">
          <w:pgSz w:w="20160" w:h="12960" w:orient="landscape" w:code="1"/>
          <w:pgMar w:top="1440" w:right="7200" w:bottom="1440" w:left="1440" w:header="720" w:footer="720" w:gutter="0"/>
          <w:cols w:space="720"/>
          <w:docGrid w:linePitch="360"/>
        </w:sectPr>
      </w:pPr>
    </w:p>
    <w:p w14:paraId="5712CE11" w14:textId="6FCE2ACB" w:rsidR="27E0BBC4" w:rsidRDefault="27E0BBC4" w:rsidP="008A7730">
      <w:pPr>
        <w:pStyle w:val="Heading1"/>
        <w:rPr>
          <w:rFonts w:eastAsia="Graphik" w:cs="Graphik"/>
          <w:szCs w:val="22"/>
        </w:rPr>
      </w:pPr>
      <w:bookmarkStart w:id="13" w:name="_Toc216192203"/>
      <w:r w:rsidRPr="3A0E8379">
        <w:rPr>
          <w:rFonts w:eastAsia="Graphik" w:cs="Graphik"/>
          <w:szCs w:val="22"/>
        </w:rPr>
        <w:lastRenderedPageBreak/>
        <w:t>SAP PM Extractor</w:t>
      </w:r>
      <w:bookmarkEnd w:id="13"/>
    </w:p>
    <w:p w14:paraId="798A11D8" w14:textId="1EBDA842" w:rsidR="27E0BBC4" w:rsidRPr="00C10D06" w:rsidRDefault="007A55BD" w:rsidP="00C143E2">
      <w:r>
        <w:t>In this extractor, c</w:t>
      </w:r>
      <w:r w:rsidR="27E0BBC4" w:rsidRPr="00C10D06">
        <w:t xml:space="preserve">ustom packages are installed on </w:t>
      </w:r>
      <w:hyperlink r:id="rId21" w:history="1">
        <w:r w:rsidR="27E0BBC4" w:rsidRPr="00721949">
          <w:rPr>
            <w:rStyle w:val="Hyperlink"/>
          </w:rPr>
          <w:t>SAP PM</w:t>
        </w:r>
      </w:hyperlink>
      <w:r w:rsidR="27E0BBC4" w:rsidRPr="00C10D06">
        <w:t xml:space="preserve"> to create </w:t>
      </w:r>
      <w:r w:rsidR="00BC47AF">
        <w:t>Open Data</w:t>
      </w:r>
      <w:r w:rsidR="004C0513">
        <w:t xml:space="preserve"> Protocol</w:t>
      </w:r>
      <w:r w:rsidR="00BC47AF">
        <w:t xml:space="preserve"> (</w:t>
      </w:r>
      <w:r w:rsidR="27E0BBC4" w:rsidRPr="00C10D06">
        <w:t>OData</w:t>
      </w:r>
      <w:r w:rsidR="00BC47AF">
        <w:t>)</w:t>
      </w:r>
      <w:r w:rsidR="27E0BBC4" w:rsidRPr="00C10D06">
        <w:t xml:space="preserve"> Services on the source system</w:t>
      </w:r>
      <w:r w:rsidR="00C10D06">
        <w:t xml:space="preserve"> and those services are </w:t>
      </w:r>
      <w:r w:rsidR="27E0BBC4" w:rsidRPr="00C10D06">
        <w:t xml:space="preserve">used by extractors to extract </w:t>
      </w:r>
      <w:r w:rsidR="00BC3981" w:rsidRPr="00C10D06">
        <w:t>Work Order and Asset Hierarchy data</w:t>
      </w:r>
      <w:r w:rsidR="27E0BBC4" w:rsidRPr="00C10D06">
        <w:t>. The extractor</w:t>
      </w:r>
      <w:r w:rsidR="27E0BBC4">
        <w:t xml:space="preserve"> </w:t>
      </w:r>
      <w:r w:rsidR="27E0BBC4" w:rsidRPr="00C10D06">
        <w:t xml:space="preserve">is based on Python and Cognite Extractor utilities and is </w:t>
      </w:r>
      <w:r w:rsidR="00BC3981">
        <w:t xml:space="preserve">typically </w:t>
      </w:r>
      <w:r w:rsidR="27E0BBC4" w:rsidRPr="00C10D06">
        <w:t xml:space="preserve">hosted </w:t>
      </w:r>
      <w:r w:rsidR="00457E94">
        <w:t>in</w:t>
      </w:r>
      <w:r w:rsidR="27E0BBC4" w:rsidRPr="00C10D06">
        <w:t xml:space="preserve"> </w:t>
      </w:r>
      <w:r w:rsidR="00457E94">
        <w:t xml:space="preserve">the </w:t>
      </w:r>
      <w:r w:rsidR="27E0BBC4" w:rsidRPr="00C10D06">
        <w:t>cloud using Azure services</w:t>
      </w:r>
      <w:r w:rsidR="27E0BBC4">
        <w:t>.</w:t>
      </w:r>
      <w:r w:rsidR="27E0BBC4" w:rsidRPr="00C10D06">
        <w:t xml:space="preserve"> The extractor uses an optional timer-based mechanism</w:t>
      </w:r>
      <w:r w:rsidR="00BC3981">
        <w:t xml:space="preserve"> that can </w:t>
      </w:r>
      <w:r w:rsidR="27E0BBC4" w:rsidRPr="00C10D06">
        <w:t>make</w:t>
      </w:r>
      <w:r w:rsidR="27E0BBC4">
        <w:t xml:space="preserve"> </w:t>
      </w:r>
      <w:r w:rsidR="27E0BBC4" w:rsidRPr="00C10D06">
        <w:t xml:space="preserve">it run at intervals specified in the configuration file. </w:t>
      </w:r>
      <w:r w:rsidR="00BC3981">
        <w:t>Its e</w:t>
      </w:r>
      <w:r w:rsidR="27E0BBC4" w:rsidRPr="00C10D06">
        <w:t xml:space="preserve">xtraction pipeline functionality </w:t>
      </w:r>
      <w:r w:rsidR="00BC3981">
        <w:t>notifies specified users</w:t>
      </w:r>
      <w:r w:rsidR="27E0BBC4" w:rsidRPr="00C10D06">
        <w:t xml:space="preserve"> of successful and failed pipeline runs on CDF UI</w:t>
      </w:r>
      <w:r w:rsidR="00BC3981">
        <w:t>.</w:t>
      </w:r>
    </w:p>
    <w:p w14:paraId="3699F8C0" w14:textId="79A4215A" w:rsidR="6A5AE2D7" w:rsidRDefault="6A5AE2D7" w:rsidP="006F61DE">
      <w:pPr>
        <w:spacing w:after="240"/>
      </w:pPr>
      <w:r>
        <w:rPr>
          <w:noProof/>
        </w:rPr>
        <w:drawing>
          <wp:inline distT="0" distB="0" distL="0" distR="0" wp14:anchorId="1FC83A80" wp14:editId="10B8DE7A">
            <wp:extent cx="10201275" cy="3861543"/>
            <wp:effectExtent l="0" t="0" r="0" b="5715"/>
            <wp:docPr id="2046140381" name="Picture 2046140381" descr="Diagram for SAP-CDF Data Integr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0381" name="Picture 2046140381" descr="Diagram for SAP-CDF Data Integration Architecture"/>
                    <pic:cNvPicPr/>
                  </pic:nvPicPr>
                  <pic:blipFill rotWithShape="1">
                    <a:blip r:embed="rId22">
                      <a:extLst>
                        <a:ext uri="{28A0092B-C50C-407E-A947-70E740481C1C}">
                          <a14:useLocalDpi xmlns:a14="http://schemas.microsoft.com/office/drawing/2010/main" val="0"/>
                        </a:ext>
                      </a:extLst>
                    </a:blip>
                    <a:srcRect t="21078"/>
                    <a:stretch/>
                  </pic:blipFill>
                  <pic:spPr bwMode="auto">
                    <a:xfrm>
                      <a:off x="0" y="0"/>
                      <a:ext cx="10246641" cy="3878715"/>
                    </a:xfrm>
                    <a:prstGeom prst="rect">
                      <a:avLst/>
                    </a:prstGeom>
                    <a:ln>
                      <a:noFill/>
                    </a:ln>
                    <a:extLst>
                      <a:ext uri="{53640926-AAD7-44D8-BBD7-CCE9431645EC}">
                        <a14:shadowObscured xmlns:a14="http://schemas.microsoft.com/office/drawing/2010/main"/>
                      </a:ext>
                    </a:extLst>
                  </pic:spPr>
                </pic:pic>
              </a:graphicData>
            </a:graphic>
          </wp:inline>
        </w:drawing>
      </w:r>
    </w:p>
    <w:p w14:paraId="7EEDBEDA" w14:textId="0A2EBFF5" w:rsidR="006F61DE" w:rsidRDefault="006F61DE" w:rsidP="00597247">
      <w:pPr>
        <w:jc w:val="center"/>
      </w:pPr>
      <w:r w:rsidRPr="006F61DE">
        <w:rPr>
          <w:b/>
          <w:bCs/>
        </w:rPr>
        <w:t>Figure</w:t>
      </w:r>
      <w:r>
        <w:t>: SAP-CDF Data Integration Architecture</w:t>
      </w:r>
    </w:p>
    <w:p w14:paraId="23C2DB54" w14:textId="77777777" w:rsidR="00597247" w:rsidRDefault="00597247" w:rsidP="008A7730">
      <w:pPr>
        <w:pStyle w:val="Heading1"/>
        <w:rPr>
          <w:rFonts w:eastAsia="Graphik" w:cs="Graphik"/>
          <w:szCs w:val="22"/>
        </w:rPr>
        <w:sectPr w:rsidR="00597247" w:rsidSect="004E31D6">
          <w:pgSz w:w="20160" w:h="12960" w:orient="landscape" w:code="1"/>
          <w:pgMar w:top="1440" w:right="7200" w:bottom="1440" w:left="1440" w:header="720" w:footer="720" w:gutter="0"/>
          <w:cols w:space="720"/>
          <w:docGrid w:linePitch="360"/>
        </w:sectPr>
      </w:pPr>
    </w:p>
    <w:p w14:paraId="5D029791" w14:textId="64A1A0E7" w:rsidR="3C454E85" w:rsidRDefault="3C454E85" w:rsidP="008A7730">
      <w:pPr>
        <w:pStyle w:val="Heading1"/>
        <w:rPr>
          <w:rFonts w:eastAsia="Graphik" w:cs="Graphik"/>
          <w:szCs w:val="22"/>
        </w:rPr>
      </w:pPr>
      <w:bookmarkStart w:id="14" w:name="_Toc216192204"/>
      <w:r w:rsidRPr="3A0E8379">
        <w:rPr>
          <w:rFonts w:eastAsia="Graphik" w:cs="Graphik"/>
          <w:szCs w:val="22"/>
        </w:rPr>
        <w:lastRenderedPageBreak/>
        <w:t>PI AF Extractor</w:t>
      </w:r>
      <w:bookmarkEnd w:id="14"/>
    </w:p>
    <w:p w14:paraId="53E40950" w14:textId="12584B65" w:rsidR="3C454E85" w:rsidRPr="00C10D06" w:rsidRDefault="007A55BD" w:rsidP="00C143E2">
      <w:r>
        <w:t xml:space="preserve">In this extractor, </w:t>
      </w:r>
      <w:hyperlink r:id="rId23" w:history="1">
        <w:r w:rsidR="00BD21BD" w:rsidRPr="00721949">
          <w:rPr>
            <w:rStyle w:val="Hyperlink"/>
          </w:rPr>
          <w:t>OSI</w:t>
        </w:r>
        <w:r w:rsidR="00AF6406">
          <w:rPr>
            <w:rStyle w:val="Hyperlink"/>
          </w:rPr>
          <w:t>'</w:t>
        </w:r>
        <w:r w:rsidR="00BD21BD" w:rsidRPr="00721949">
          <w:rPr>
            <w:rStyle w:val="Hyperlink"/>
          </w:rPr>
          <w:t>s</w:t>
        </w:r>
      </w:hyperlink>
      <w:r w:rsidR="00BD21BD">
        <w:t xml:space="preserve"> </w:t>
      </w:r>
      <w:r w:rsidR="3C454E85" w:rsidRPr="00C10D06">
        <w:t xml:space="preserve">PI batch request APIs </w:t>
      </w:r>
      <w:r>
        <w:t xml:space="preserve">are used </w:t>
      </w:r>
      <w:r w:rsidR="3C454E85" w:rsidRPr="00C10D06">
        <w:t xml:space="preserve">to get </w:t>
      </w:r>
      <w:r w:rsidR="00457E94">
        <w:t xml:space="preserve">user-provided </w:t>
      </w:r>
      <w:r w:rsidR="000541C6">
        <w:t>details about the root asse</w:t>
      </w:r>
      <w:r w:rsidR="00457E94">
        <w:t>t</w:t>
      </w:r>
      <w:r w:rsidR="000541C6">
        <w:t xml:space="preserve">. </w:t>
      </w:r>
      <w:r w:rsidR="3C454E85" w:rsidRPr="00C10D06">
        <w:t>AOT extractors extract the PI</w:t>
      </w:r>
      <w:r>
        <w:t xml:space="preserve"> </w:t>
      </w:r>
      <w:r w:rsidR="3C454E85" w:rsidRPr="00C10D06">
        <w:t xml:space="preserve">AF data, transform it </w:t>
      </w:r>
      <w:r w:rsidR="00DF4101">
        <w:t>into</w:t>
      </w:r>
      <w:r w:rsidR="3C454E85">
        <w:t xml:space="preserve"> </w:t>
      </w:r>
      <w:r w:rsidR="3C454E85" w:rsidRPr="00C10D06">
        <w:t xml:space="preserve">data </w:t>
      </w:r>
      <w:r w:rsidR="00DF4101">
        <w:t xml:space="preserve">that </w:t>
      </w:r>
      <w:r w:rsidR="3C454E85" w:rsidRPr="00C10D06">
        <w:t>CDF can consume</w:t>
      </w:r>
      <w:r>
        <w:t>,</w:t>
      </w:r>
      <w:r w:rsidR="3C454E85" w:rsidRPr="00C10D06">
        <w:t xml:space="preserve"> and </w:t>
      </w:r>
      <w:r>
        <w:t>then</w:t>
      </w:r>
      <w:r w:rsidR="3C454E85">
        <w:t xml:space="preserve"> </w:t>
      </w:r>
      <w:r w:rsidR="3C454E85" w:rsidRPr="00C10D06">
        <w:t xml:space="preserve">push the </w:t>
      </w:r>
      <w:r>
        <w:t>data</w:t>
      </w:r>
      <w:r w:rsidR="3C454E85" w:rsidRPr="00C10D06">
        <w:t xml:space="preserve"> to CDF RAW tables. </w:t>
      </w:r>
      <w:r>
        <w:t>The e</w:t>
      </w:r>
      <w:r w:rsidR="3C454E85" w:rsidRPr="00C10D06">
        <w:t>xtractor is based on Python</w:t>
      </w:r>
      <w:r>
        <w:t xml:space="preserve"> and </w:t>
      </w:r>
      <w:r w:rsidR="3C454E85" w:rsidRPr="00C10D06">
        <w:t>Cognite Extractor Util</w:t>
      </w:r>
      <w:r>
        <w:t>itie</w:t>
      </w:r>
      <w:r w:rsidR="3C454E85" w:rsidRPr="00C10D06">
        <w:t xml:space="preserve">s and </w:t>
      </w:r>
      <w:r>
        <w:t xml:space="preserve">is </w:t>
      </w:r>
      <w:r w:rsidR="00DF4101">
        <w:t xml:space="preserve">typically </w:t>
      </w:r>
      <w:r w:rsidR="3C454E85" w:rsidRPr="00C10D06">
        <w:t>hosted on Azure Services.</w:t>
      </w:r>
      <w:bookmarkStart w:id="15" w:name="OLE_LINK3"/>
      <w:r w:rsidR="00A44D16">
        <w:t xml:space="preserve"> </w:t>
      </w:r>
      <w:r w:rsidR="00DF4101">
        <w:t>Its e</w:t>
      </w:r>
      <w:r w:rsidR="00DF4101" w:rsidRPr="00C10D06">
        <w:t xml:space="preserve">xtraction pipeline functionality </w:t>
      </w:r>
      <w:r w:rsidR="00DF4101">
        <w:t>notifies specified users</w:t>
      </w:r>
      <w:r w:rsidR="00DF4101" w:rsidRPr="00C10D06">
        <w:t xml:space="preserve"> of successful and failed pipeline runs on CDF UI</w:t>
      </w:r>
      <w:r w:rsidR="00DF4101">
        <w:t>.</w:t>
      </w:r>
    </w:p>
    <w:bookmarkEnd w:id="15"/>
    <w:p w14:paraId="2D6BC0D5" w14:textId="77777777" w:rsidR="3C454E85" w:rsidRDefault="3C454E85" w:rsidP="006F61DE">
      <w:pPr>
        <w:spacing w:after="240"/>
        <w:rPr>
          <w:rFonts w:eastAsia="Graphik" w:cs="Graphik"/>
        </w:rPr>
      </w:pPr>
      <w:r>
        <w:rPr>
          <w:noProof/>
        </w:rPr>
        <w:drawing>
          <wp:inline distT="0" distB="0" distL="0" distR="0" wp14:anchorId="1AB4E719" wp14:editId="398E79A4">
            <wp:extent cx="11001602" cy="3857625"/>
            <wp:effectExtent l="0" t="0" r="9525" b="0"/>
            <wp:docPr id="1485491400" name="Picture 1485491400" descr="Diagram for PI AF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91400" name="Picture 1485491400" descr="Diagram for PI AF Extractor Architecture"/>
                    <pic:cNvPicPr/>
                  </pic:nvPicPr>
                  <pic:blipFill rotWithShape="1">
                    <a:blip r:embed="rId24">
                      <a:extLst>
                        <a:ext uri="{28A0092B-C50C-407E-A947-70E740481C1C}">
                          <a14:useLocalDpi xmlns:a14="http://schemas.microsoft.com/office/drawing/2010/main" val="0"/>
                        </a:ext>
                      </a:extLst>
                    </a:blip>
                    <a:srcRect t="22236"/>
                    <a:stretch/>
                  </pic:blipFill>
                  <pic:spPr bwMode="auto">
                    <a:xfrm>
                      <a:off x="0" y="0"/>
                      <a:ext cx="11040746" cy="3871350"/>
                    </a:xfrm>
                    <a:prstGeom prst="rect">
                      <a:avLst/>
                    </a:prstGeom>
                    <a:ln>
                      <a:noFill/>
                    </a:ln>
                    <a:extLst>
                      <a:ext uri="{53640926-AAD7-44D8-BBD7-CCE9431645EC}">
                        <a14:shadowObscured xmlns:a14="http://schemas.microsoft.com/office/drawing/2010/main"/>
                      </a:ext>
                    </a:extLst>
                  </pic:spPr>
                </pic:pic>
              </a:graphicData>
            </a:graphic>
          </wp:inline>
        </w:drawing>
      </w:r>
    </w:p>
    <w:p w14:paraId="1F08899F" w14:textId="7BDAD29F" w:rsidR="006F61DE" w:rsidRDefault="006F61DE" w:rsidP="006F61DE">
      <w:pPr>
        <w:jc w:val="center"/>
        <w:rPr>
          <w:rFonts w:eastAsia="Graphik" w:cs="Graphik"/>
        </w:rPr>
      </w:pPr>
      <w:r w:rsidRPr="006F61DE">
        <w:rPr>
          <w:rFonts w:eastAsia="Graphik" w:cs="Graphik"/>
          <w:b/>
          <w:bCs/>
        </w:rPr>
        <w:t>Figure</w:t>
      </w:r>
      <w:r>
        <w:rPr>
          <w:rFonts w:eastAsia="Graphik" w:cs="Graphik"/>
        </w:rPr>
        <w:t>: PI AF Extractor Architecture</w:t>
      </w:r>
    </w:p>
    <w:p w14:paraId="29DD6DF5" w14:textId="77777777" w:rsidR="00597247" w:rsidRDefault="00597247" w:rsidP="008A7730">
      <w:pPr>
        <w:pStyle w:val="Heading1"/>
        <w:rPr>
          <w:rFonts w:eastAsia="Graphik" w:cs="Graphik"/>
          <w:szCs w:val="22"/>
        </w:rPr>
        <w:sectPr w:rsidR="00597247" w:rsidSect="004E31D6">
          <w:type w:val="nextColumn"/>
          <w:pgSz w:w="20160" w:h="12960" w:orient="landscape" w:code="1"/>
          <w:pgMar w:top="1440" w:right="7200" w:bottom="1440" w:left="1440" w:header="720" w:footer="720" w:gutter="0"/>
          <w:cols w:space="720"/>
          <w:docGrid w:linePitch="360"/>
        </w:sectPr>
      </w:pPr>
    </w:p>
    <w:p w14:paraId="4FBDFF4F" w14:textId="13001C3C" w:rsidR="00A67494" w:rsidRDefault="50A9E146" w:rsidP="008A7730">
      <w:pPr>
        <w:pStyle w:val="Heading1"/>
        <w:rPr>
          <w:rFonts w:eastAsia="Graphik" w:cs="Graphik"/>
          <w:szCs w:val="22"/>
        </w:rPr>
      </w:pPr>
      <w:bookmarkStart w:id="16" w:name="_Toc216192205"/>
      <w:r w:rsidRPr="3A0E8379">
        <w:rPr>
          <w:rFonts w:eastAsia="Graphik" w:cs="Graphik"/>
          <w:szCs w:val="22"/>
        </w:rPr>
        <w:lastRenderedPageBreak/>
        <w:t>Hexagon Extractor</w:t>
      </w:r>
      <w:bookmarkEnd w:id="16"/>
    </w:p>
    <w:p w14:paraId="7B2AD103" w14:textId="20B46F29" w:rsidR="00A67494" w:rsidRPr="00C10D06" w:rsidRDefault="00721949" w:rsidP="00C143E2">
      <w:pPr>
        <w:spacing w:after="240"/>
      </w:pPr>
      <w:r>
        <w:t>In</w:t>
      </w:r>
      <w:r w:rsidR="50A9E146">
        <w:t xml:space="preserve"> this </w:t>
      </w:r>
      <w:r>
        <w:t xml:space="preserve">extractor, </w:t>
      </w:r>
      <w:hyperlink r:id="rId25" w:history="1">
        <w:r w:rsidR="000541C6" w:rsidRPr="00BD21BD">
          <w:rPr>
            <w:rStyle w:val="Hyperlink"/>
          </w:rPr>
          <w:t>Hexagon</w:t>
        </w:r>
        <w:r w:rsidR="00AF6406">
          <w:rPr>
            <w:rStyle w:val="Hyperlink"/>
          </w:rPr>
          <w:t>'</w:t>
        </w:r>
        <w:r w:rsidR="000541C6" w:rsidRPr="00BD21BD">
          <w:rPr>
            <w:rStyle w:val="Hyperlink"/>
          </w:rPr>
          <w:t>s</w:t>
        </w:r>
      </w:hyperlink>
      <w:r w:rsidR="50A9E146" w:rsidRPr="00C10D06">
        <w:t xml:space="preserve"> API services provide access to data </w:t>
      </w:r>
      <w:r>
        <w:t>hosted on</w:t>
      </w:r>
      <w:r w:rsidR="50A9E146" w:rsidRPr="00C10D06">
        <w:t xml:space="preserve"> a Hexagon SDx or Smart Plant Foundation site. The configurable access is processed through RESTful APIs that are provided in a standardized format using the OData. TAGS are used as unique </w:t>
      </w:r>
      <w:r w:rsidR="00A44D16" w:rsidRPr="00C10D06">
        <w:t>identifiers</w:t>
      </w:r>
      <w:r w:rsidR="00A44D16">
        <w:t xml:space="preserve"> </w:t>
      </w:r>
      <w:r w:rsidR="00A44D16" w:rsidRPr="00C10D06">
        <w:t>and</w:t>
      </w:r>
      <w:r w:rsidR="50A9E146" w:rsidRPr="00C10D06">
        <w:t xml:space="preserve"> every design property is linked to a TAG</w:t>
      </w:r>
      <w:r>
        <w:t>. This results</w:t>
      </w:r>
      <w:r w:rsidR="50A9E146">
        <w:t xml:space="preserve"> in </w:t>
      </w:r>
      <w:r w:rsidR="50A9E146" w:rsidRPr="00C10D06">
        <w:t>Tag-to-Tag level classification</w:t>
      </w:r>
      <w:r w:rsidR="50A9E146">
        <w:t xml:space="preserve"> </w:t>
      </w:r>
      <w:r w:rsidR="50A9E146" w:rsidRPr="00C10D06">
        <w:t xml:space="preserve">rather than </w:t>
      </w:r>
      <w:r w:rsidR="00457E94">
        <w:t xml:space="preserve">a </w:t>
      </w:r>
      <w:r w:rsidR="50A9E146" w:rsidRPr="00C10D06">
        <w:t xml:space="preserve">parent-child relationship. </w:t>
      </w:r>
    </w:p>
    <w:p w14:paraId="34F9411B" w14:textId="5AA21088" w:rsidR="00A67494" w:rsidRPr="00C10D06" w:rsidRDefault="50A9E146" w:rsidP="00C143E2">
      <w:r w:rsidRPr="00C10D06">
        <w:t xml:space="preserve">The user specifies all necessary parameters </w:t>
      </w:r>
      <w:r w:rsidR="00721949">
        <w:t>(</w:t>
      </w:r>
      <w:r w:rsidRPr="00C10D06">
        <w:t>hexagon_asset_hierarchy_endpoint, hexagon_token_endpoint, targeted SDx server, client_id, client_secret, grant_type, scope, resource, destination</w:t>
      </w:r>
      <w:r w:rsidR="00721949">
        <w:t>)</w:t>
      </w:r>
      <w:r w:rsidRPr="00C10D06">
        <w:t xml:space="preserve"> that enable the extractor to read the correct endpoint from the SDx se</w:t>
      </w:r>
      <w:r w:rsidR="008E62C0">
        <w:t>r</w:t>
      </w:r>
      <w:r w:rsidRPr="00C10D06">
        <w:t xml:space="preserve">ver. </w:t>
      </w:r>
      <w:r w:rsidR="0022243B">
        <w:t>This e</w:t>
      </w:r>
      <w:r w:rsidRPr="00C10D06">
        <w:t>xtractor is based on Python</w:t>
      </w:r>
      <w:r w:rsidR="0022243B">
        <w:t xml:space="preserve"> and </w:t>
      </w:r>
      <w:r w:rsidRPr="00C10D06">
        <w:t>Cognite Extractor Util</w:t>
      </w:r>
      <w:r w:rsidR="0022243B">
        <w:t>itie</w:t>
      </w:r>
      <w:r w:rsidRPr="00C10D06">
        <w:t xml:space="preserve">s and </w:t>
      </w:r>
      <w:r w:rsidR="0022243B">
        <w:t xml:space="preserve">is typically </w:t>
      </w:r>
      <w:r w:rsidRPr="00C10D06">
        <w:t>hosted on Azure Services.</w:t>
      </w:r>
    </w:p>
    <w:p w14:paraId="4F6958EC" w14:textId="77777777" w:rsidR="50A9E146" w:rsidRDefault="50A9E146" w:rsidP="006F61DE">
      <w:pPr>
        <w:spacing w:after="240"/>
      </w:pPr>
      <w:r>
        <w:rPr>
          <w:noProof/>
        </w:rPr>
        <w:drawing>
          <wp:inline distT="0" distB="0" distL="0" distR="0" wp14:anchorId="5F86A597" wp14:editId="7247BAE6">
            <wp:extent cx="10582275" cy="3466985"/>
            <wp:effectExtent l="0" t="0" r="0" b="635"/>
            <wp:docPr id="459628949" name="Picture 459628949" descr="Diagram for Hexagon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28949" name="Picture 459628949" descr="Diagram for Hexagon Extractor Architecture"/>
                    <pic:cNvPicPr/>
                  </pic:nvPicPr>
                  <pic:blipFill rotWithShape="1">
                    <a:blip r:embed="rId26">
                      <a:extLst>
                        <a:ext uri="{28A0092B-C50C-407E-A947-70E740481C1C}">
                          <a14:useLocalDpi xmlns:a14="http://schemas.microsoft.com/office/drawing/2010/main" val="0"/>
                        </a:ext>
                      </a:extLst>
                    </a:blip>
                    <a:srcRect t="20680"/>
                    <a:stretch/>
                  </pic:blipFill>
                  <pic:spPr bwMode="auto">
                    <a:xfrm>
                      <a:off x="0" y="0"/>
                      <a:ext cx="10690449" cy="3502425"/>
                    </a:xfrm>
                    <a:prstGeom prst="rect">
                      <a:avLst/>
                    </a:prstGeom>
                    <a:ln>
                      <a:noFill/>
                    </a:ln>
                    <a:extLst>
                      <a:ext uri="{53640926-AAD7-44D8-BBD7-CCE9431645EC}">
                        <a14:shadowObscured xmlns:a14="http://schemas.microsoft.com/office/drawing/2010/main"/>
                      </a:ext>
                    </a:extLst>
                  </pic:spPr>
                </pic:pic>
              </a:graphicData>
            </a:graphic>
          </wp:inline>
        </w:drawing>
      </w:r>
    </w:p>
    <w:p w14:paraId="0BD511BC" w14:textId="451DE8E4" w:rsidR="006F61DE" w:rsidRDefault="006F61DE" w:rsidP="006F61DE">
      <w:pPr>
        <w:jc w:val="center"/>
      </w:pPr>
      <w:r w:rsidRPr="006F61DE">
        <w:rPr>
          <w:b/>
          <w:bCs/>
        </w:rPr>
        <w:t>Figure</w:t>
      </w:r>
      <w:r>
        <w:t>: Hexagon Extractor Architecture</w:t>
      </w:r>
    </w:p>
    <w:p w14:paraId="75FF8367" w14:textId="77777777" w:rsidR="00597247" w:rsidRDefault="00597247" w:rsidP="008A7730">
      <w:pPr>
        <w:pStyle w:val="Heading1"/>
        <w:rPr>
          <w:rFonts w:eastAsia="Graphik" w:cs="Graphik"/>
          <w:szCs w:val="24"/>
        </w:rPr>
        <w:sectPr w:rsidR="00597247" w:rsidSect="00DA2CE2">
          <w:type w:val="nextColumn"/>
          <w:pgSz w:w="20160" w:h="12960" w:orient="landscape" w:code="1"/>
          <w:pgMar w:top="1440" w:right="5760" w:bottom="1440" w:left="1440" w:header="720" w:footer="720" w:gutter="0"/>
          <w:cols w:space="720"/>
          <w:docGrid w:linePitch="360"/>
        </w:sectPr>
      </w:pPr>
    </w:p>
    <w:p w14:paraId="44D9F826" w14:textId="77777777" w:rsidR="00991829" w:rsidRDefault="00991829" w:rsidP="008A7730">
      <w:pPr>
        <w:pStyle w:val="Heading1"/>
        <w:rPr>
          <w:rFonts w:eastAsia="Graphik" w:cs="Graphik"/>
          <w:szCs w:val="24"/>
        </w:rPr>
        <w:sectPr w:rsidR="00991829" w:rsidSect="00A72E6E">
          <w:type w:val="continuous"/>
          <w:pgSz w:w="20160" w:h="12960" w:orient="landscape" w:code="1"/>
          <w:pgMar w:top="1440" w:right="7200" w:bottom="1440" w:left="1440" w:header="720" w:footer="720" w:gutter="0"/>
          <w:cols w:space="720"/>
          <w:docGrid w:linePitch="360"/>
        </w:sectPr>
      </w:pPr>
    </w:p>
    <w:p w14:paraId="47CD4E7C" w14:textId="5CC31FE2" w:rsidR="186B9279" w:rsidRDefault="186B9279" w:rsidP="008A7730">
      <w:pPr>
        <w:pStyle w:val="Heading1"/>
        <w:rPr>
          <w:rFonts w:eastAsia="Graphik" w:cs="Graphik"/>
          <w:szCs w:val="24"/>
        </w:rPr>
      </w:pPr>
      <w:bookmarkStart w:id="17" w:name="_Toc216192206"/>
      <w:r w:rsidRPr="3A0E8379">
        <w:rPr>
          <w:rFonts w:eastAsia="Graphik" w:cs="Graphik"/>
          <w:szCs w:val="24"/>
        </w:rPr>
        <w:lastRenderedPageBreak/>
        <w:t>Flat File Extractors</w:t>
      </w:r>
      <w:bookmarkEnd w:id="17"/>
    </w:p>
    <w:p w14:paraId="752E9EDB" w14:textId="29943487" w:rsidR="006C6F46" w:rsidRDefault="00721949" w:rsidP="00C143E2">
      <w:r>
        <w:t>Flat file</w:t>
      </w:r>
      <w:r w:rsidR="186B9279" w:rsidRPr="00C10D06">
        <w:t xml:space="preserve"> extractors extract the </w:t>
      </w:r>
      <w:r w:rsidR="00E634A2">
        <w:t>CSV</w:t>
      </w:r>
      <w:r w:rsidR="186B9279" w:rsidRPr="00C10D06">
        <w:t xml:space="preserve"> file from </w:t>
      </w:r>
      <w:r w:rsidR="000E63CB">
        <w:t>A</w:t>
      </w:r>
      <w:r w:rsidR="186B9279" w:rsidRPr="00C10D06">
        <w:t xml:space="preserve">zure </w:t>
      </w:r>
      <w:r w:rsidR="008E62C0">
        <w:t>B</w:t>
      </w:r>
      <w:r w:rsidR="186B9279" w:rsidRPr="00C10D06">
        <w:t xml:space="preserve">lob </w:t>
      </w:r>
      <w:r w:rsidR="002557C1">
        <w:t>S</w:t>
      </w:r>
      <w:r w:rsidR="002557C1" w:rsidRPr="00C10D06">
        <w:t>torage</w:t>
      </w:r>
      <w:r w:rsidR="186B9279" w:rsidRPr="00C10D06">
        <w:t xml:space="preserve"> or </w:t>
      </w:r>
      <w:r w:rsidR="00457E94">
        <w:t xml:space="preserve">a </w:t>
      </w:r>
      <w:r w:rsidR="186B9279" w:rsidRPr="00C10D06">
        <w:t>local file system based on different optional parameter</w:t>
      </w:r>
      <w:r w:rsidR="008E62C0">
        <w:t>s</w:t>
      </w:r>
      <w:r w:rsidR="186B9279" w:rsidRPr="00C10D06">
        <w:t xml:space="preserve"> given by the user (</w:t>
      </w:r>
      <w:r w:rsidR="00D05505">
        <w:t>c</w:t>
      </w:r>
      <w:r w:rsidR="186B9279" w:rsidRPr="00C10D06">
        <w:t xml:space="preserve">lient) in the config file. The user specifies all necessary parameters in the configuration file that help the extractor pick the correct file from the Blob Storage or local file system. </w:t>
      </w:r>
      <w:r>
        <w:t>B</w:t>
      </w:r>
      <w:r w:rsidR="186B9279" w:rsidRPr="00C10D06">
        <w:t>ased on Python</w:t>
      </w:r>
      <w:r>
        <w:t xml:space="preserve"> and</w:t>
      </w:r>
      <w:r w:rsidR="186B9279" w:rsidRPr="00C10D06">
        <w:t xml:space="preserve"> Cognite's Extractor Util</w:t>
      </w:r>
      <w:r>
        <w:t>itie</w:t>
      </w:r>
      <w:r w:rsidR="186B9279" w:rsidRPr="00C10D06">
        <w:t>s and hosted on Azure Services</w:t>
      </w:r>
      <w:r>
        <w:t xml:space="preserve">, this </w:t>
      </w:r>
      <w:r w:rsidR="186B9279" w:rsidRPr="00C10D06">
        <w:t>extractor uses an optional timer-based mechanism, which</w:t>
      </w:r>
      <w:r w:rsidR="006C6F46">
        <w:t>,</w:t>
      </w:r>
      <w:r w:rsidR="186B9279" w:rsidRPr="00C10D06">
        <w:t xml:space="preserve"> if configured</w:t>
      </w:r>
      <w:r w:rsidR="006C6F46">
        <w:t>,</w:t>
      </w:r>
      <w:r w:rsidR="186B9279" w:rsidRPr="00C10D06">
        <w:t xml:space="preserve"> keep</w:t>
      </w:r>
      <w:r w:rsidR="006C6F46">
        <w:t>s</w:t>
      </w:r>
      <w:r w:rsidR="186B9279" w:rsidRPr="00C10D06">
        <w:t xml:space="preserve"> checking for files in the Blob or Local directory </w:t>
      </w:r>
      <w:r w:rsidR="006C6F46">
        <w:t>at</w:t>
      </w:r>
      <w:r w:rsidR="186B9279" w:rsidRPr="00C10D06">
        <w:t xml:space="preserve"> the configured interval. </w:t>
      </w:r>
      <w:r w:rsidR="006C6F46">
        <w:t>Its e</w:t>
      </w:r>
      <w:r w:rsidR="006C6F46" w:rsidRPr="00C10D06">
        <w:t xml:space="preserve">xtraction pipeline functionality </w:t>
      </w:r>
      <w:r w:rsidR="006C6F46">
        <w:t>notifies specified users</w:t>
      </w:r>
      <w:r w:rsidR="006C6F46" w:rsidRPr="00C10D06">
        <w:t xml:space="preserve"> of successful and failed pipeline runs on CDF UI</w:t>
      </w:r>
      <w:r w:rsidR="006C6F46">
        <w:t>.</w:t>
      </w:r>
    </w:p>
    <w:p w14:paraId="2A3C779F" w14:textId="77777777" w:rsidR="186B9279" w:rsidRDefault="186B9279" w:rsidP="00C10D06">
      <w:r>
        <w:rPr>
          <w:noProof/>
        </w:rPr>
        <w:drawing>
          <wp:inline distT="0" distB="0" distL="0" distR="0" wp14:anchorId="3DB6DE16" wp14:editId="575AAD75">
            <wp:extent cx="10961685" cy="3790950"/>
            <wp:effectExtent l="0" t="0" r="0" b="0"/>
            <wp:docPr id="1021200419" name="Picture 1021200419" descr="Diagram for Flat File Extracto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0419" name="Picture 1021200419" descr="Diagram for Flat File Extractor Architecture"/>
                    <pic:cNvPicPr/>
                  </pic:nvPicPr>
                  <pic:blipFill rotWithShape="1">
                    <a:blip r:embed="rId27">
                      <a:extLst>
                        <a:ext uri="{28A0092B-C50C-407E-A947-70E740481C1C}">
                          <a14:useLocalDpi xmlns:a14="http://schemas.microsoft.com/office/drawing/2010/main" val="0"/>
                        </a:ext>
                      </a:extLst>
                    </a:blip>
                    <a:srcRect t="19056"/>
                    <a:stretch/>
                  </pic:blipFill>
                  <pic:spPr bwMode="auto">
                    <a:xfrm>
                      <a:off x="0" y="0"/>
                      <a:ext cx="11067019" cy="3827378"/>
                    </a:xfrm>
                    <a:prstGeom prst="rect">
                      <a:avLst/>
                    </a:prstGeom>
                    <a:ln>
                      <a:noFill/>
                    </a:ln>
                    <a:extLst>
                      <a:ext uri="{53640926-AAD7-44D8-BBD7-CCE9431645EC}">
                        <a14:shadowObscured xmlns:a14="http://schemas.microsoft.com/office/drawing/2010/main"/>
                      </a:ext>
                    </a:extLst>
                  </pic:spPr>
                </pic:pic>
              </a:graphicData>
            </a:graphic>
          </wp:inline>
        </w:drawing>
      </w:r>
    </w:p>
    <w:p w14:paraId="0C711620" w14:textId="421AD146" w:rsidR="006F61DE" w:rsidRDefault="006F61DE" w:rsidP="006F61DE">
      <w:pPr>
        <w:jc w:val="center"/>
      </w:pPr>
      <w:r w:rsidRPr="006F61DE">
        <w:rPr>
          <w:b/>
          <w:bCs/>
        </w:rPr>
        <w:t>Figure</w:t>
      </w:r>
      <w:r>
        <w:t>: Flat File Extractor Architecture</w:t>
      </w:r>
    </w:p>
    <w:bookmarkEnd w:id="12"/>
    <w:p w14:paraId="0ADB8C8B" w14:textId="77777777" w:rsidR="00597247" w:rsidRDefault="00597247" w:rsidP="00597247">
      <w:pPr>
        <w:pStyle w:val="Heading1"/>
        <w:rPr>
          <w:rFonts w:eastAsia="Graphik" w:cs="Graphik"/>
          <w:szCs w:val="28"/>
        </w:rPr>
        <w:sectPr w:rsidR="00597247" w:rsidSect="00991829">
          <w:pgSz w:w="20160" w:h="12960" w:orient="landscape" w:code="1"/>
          <w:pgMar w:top="1440" w:right="7200" w:bottom="1440" w:left="1440" w:header="720" w:footer="720" w:gutter="0"/>
          <w:cols w:space="720"/>
          <w:docGrid w:linePitch="360"/>
        </w:sectPr>
      </w:pPr>
    </w:p>
    <w:p w14:paraId="6465BA80" w14:textId="38DE09A9" w:rsidR="00725CB3" w:rsidRPr="003726D9" w:rsidRDefault="00597247" w:rsidP="003726D9">
      <w:pPr>
        <w:pStyle w:val="Heading1"/>
        <w:rPr>
          <w:rFonts w:eastAsia="Graphik" w:cs="Graphik"/>
          <w:szCs w:val="28"/>
        </w:rPr>
      </w:pPr>
      <w:bookmarkStart w:id="18" w:name="_Toc216192207"/>
      <w:r>
        <w:rPr>
          <w:rFonts w:eastAsia="Graphik" w:cs="Graphik"/>
          <w:szCs w:val="28"/>
        </w:rPr>
        <w:lastRenderedPageBreak/>
        <w:t>Availabilit</w:t>
      </w:r>
      <w:r w:rsidR="00811471">
        <w:rPr>
          <w:rFonts w:eastAsia="Graphik" w:cs="Graphik"/>
          <w:szCs w:val="28"/>
        </w:rPr>
        <w:t>y Matrix</w:t>
      </w:r>
      <w:bookmarkEnd w:id="18"/>
    </w:p>
    <w:p w14:paraId="4F76E7A6" w14:textId="50AE325F" w:rsidR="00D310E3" w:rsidRPr="003726D9" w:rsidRDefault="00597247" w:rsidP="00597247">
      <w:r w:rsidRPr="008A7730">
        <w:t xml:space="preserve">The table below summarizes the AOT Data </w:t>
      </w:r>
      <w:r>
        <w:t>Integration</w:t>
      </w:r>
      <w:r w:rsidRPr="008A7730">
        <w:t xml:space="preserve"> Accelerators that are currently available</w:t>
      </w:r>
      <w:r>
        <w:t xml:space="preserve"> for both source systems and flat files</w:t>
      </w:r>
      <w:r w:rsidRPr="008A7730">
        <w:t>.</w:t>
      </w:r>
    </w:p>
    <w:tbl>
      <w:tblPr>
        <w:tblStyle w:val="TableGridLight"/>
        <w:tblW w:w="0" w:type="auto"/>
        <w:tblLook w:val="04A0" w:firstRow="1" w:lastRow="0" w:firstColumn="1" w:lastColumn="0" w:noHBand="0" w:noVBand="1"/>
      </w:tblPr>
      <w:tblGrid>
        <w:gridCol w:w="3038"/>
        <w:gridCol w:w="2202"/>
        <w:gridCol w:w="3260"/>
        <w:gridCol w:w="2835"/>
        <w:gridCol w:w="2694"/>
      </w:tblGrid>
      <w:tr w:rsidR="000B7161" w14:paraId="25F377CE" w14:textId="77777777" w:rsidTr="00690AB2">
        <w:tc>
          <w:tcPr>
            <w:tcW w:w="3038" w:type="dxa"/>
            <w:shd w:val="clear" w:color="auto" w:fill="7030A0"/>
          </w:tcPr>
          <w:p w14:paraId="59BC882C" w14:textId="69407265" w:rsidR="000B7161" w:rsidRPr="000B7161" w:rsidRDefault="009F5735" w:rsidP="00CC3D17">
            <w:pPr>
              <w:rPr>
                <w:color w:val="FFFFFF" w:themeColor="background1"/>
              </w:rPr>
            </w:pPr>
            <w:r>
              <w:rPr>
                <w:color w:val="FFFFFF" w:themeColor="background1"/>
              </w:rPr>
              <w:t>Data Source/Format</w:t>
            </w:r>
          </w:p>
        </w:tc>
        <w:tc>
          <w:tcPr>
            <w:tcW w:w="2202" w:type="dxa"/>
            <w:shd w:val="clear" w:color="auto" w:fill="7030A0"/>
          </w:tcPr>
          <w:p w14:paraId="30C0F878" w14:textId="0F550C6C" w:rsidR="000B7161" w:rsidRPr="000B7161" w:rsidRDefault="000B7161" w:rsidP="00CC3D17">
            <w:pPr>
              <w:rPr>
                <w:color w:val="FFFFFF" w:themeColor="background1"/>
              </w:rPr>
            </w:pPr>
            <w:r w:rsidRPr="000B7161">
              <w:rPr>
                <w:color w:val="FFFFFF" w:themeColor="background1"/>
              </w:rPr>
              <w:t>ADF Pipeline</w:t>
            </w:r>
          </w:p>
        </w:tc>
        <w:tc>
          <w:tcPr>
            <w:tcW w:w="3260" w:type="dxa"/>
            <w:shd w:val="clear" w:color="auto" w:fill="7030A0"/>
          </w:tcPr>
          <w:p w14:paraId="7608F06D" w14:textId="6578D9D8" w:rsidR="000B7161" w:rsidRPr="000B7161" w:rsidRDefault="000B7161" w:rsidP="00CC3D17">
            <w:pPr>
              <w:rPr>
                <w:color w:val="FFFFFF" w:themeColor="background1"/>
              </w:rPr>
            </w:pPr>
            <w:r w:rsidRPr="000B7161">
              <w:rPr>
                <w:color w:val="FFFFFF" w:themeColor="background1"/>
              </w:rPr>
              <w:t>Cognite Python SDK/Utils</w:t>
            </w:r>
          </w:p>
        </w:tc>
        <w:tc>
          <w:tcPr>
            <w:tcW w:w="2835" w:type="dxa"/>
            <w:shd w:val="clear" w:color="auto" w:fill="7030A0"/>
          </w:tcPr>
          <w:p w14:paraId="337DD213" w14:textId="29DF1266" w:rsidR="000B7161" w:rsidRPr="000B7161" w:rsidRDefault="000B7161" w:rsidP="00CC3D17">
            <w:pPr>
              <w:rPr>
                <w:color w:val="FFFFFF" w:themeColor="background1"/>
              </w:rPr>
            </w:pPr>
            <w:r w:rsidRPr="000B7161">
              <w:rPr>
                <w:color w:val="FFFFFF" w:themeColor="background1"/>
              </w:rPr>
              <w:t>Enhancements</w:t>
            </w:r>
          </w:p>
        </w:tc>
        <w:tc>
          <w:tcPr>
            <w:tcW w:w="2694" w:type="dxa"/>
            <w:shd w:val="clear" w:color="auto" w:fill="7030A0"/>
          </w:tcPr>
          <w:p w14:paraId="4FFC87D3" w14:textId="2FF05F1E" w:rsidR="000B7161" w:rsidRPr="000B7161" w:rsidRDefault="000B7161" w:rsidP="00CC3D17">
            <w:pPr>
              <w:rPr>
                <w:color w:val="FFFFFF" w:themeColor="background1"/>
              </w:rPr>
            </w:pPr>
            <w:r w:rsidRPr="000B7161">
              <w:rPr>
                <w:color w:val="FFFFFF" w:themeColor="background1"/>
              </w:rPr>
              <w:t>Packaging</w:t>
            </w:r>
          </w:p>
        </w:tc>
      </w:tr>
      <w:tr w:rsidR="000B7161" w14:paraId="13B07340" w14:textId="77777777" w:rsidTr="00690AB2">
        <w:tc>
          <w:tcPr>
            <w:tcW w:w="3038" w:type="dxa"/>
            <w:shd w:val="clear" w:color="auto" w:fill="E7E6E6" w:themeFill="background2"/>
          </w:tcPr>
          <w:p w14:paraId="0847DEA0" w14:textId="3753407E" w:rsidR="000B7161" w:rsidRDefault="000B7161" w:rsidP="00CC3D17">
            <w:r>
              <w:t>PI AF</w:t>
            </w:r>
          </w:p>
        </w:tc>
        <w:tc>
          <w:tcPr>
            <w:tcW w:w="2202" w:type="dxa"/>
          </w:tcPr>
          <w:p w14:paraId="483449DC" w14:textId="77777777" w:rsidR="000B7161" w:rsidRDefault="000B7161" w:rsidP="00CC3D17"/>
        </w:tc>
        <w:tc>
          <w:tcPr>
            <w:tcW w:w="3260" w:type="dxa"/>
          </w:tcPr>
          <w:p w14:paraId="19025D6F" w14:textId="21B4C960" w:rsidR="000B7161" w:rsidRDefault="000B7161" w:rsidP="00CC3D17">
            <w:r>
              <w:t>Flat File, API Call</w:t>
            </w:r>
          </w:p>
        </w:tc>
        <w:tc>
          <w:tcPr>
            <w:tcW w:w="2835" w:type="dxa"/>
          </w:tcPr>
          <w:p w14:paraId="04913867" w14:textId="11036193" w:rsidR="000B7161" w:rsidRDefault="000B7161" w:rsidP="00CC3D17">
            <w:r>
              <w:t>Timer, Validations</w:t>
            </w:r>
          </w:p>
        </w:tc>
        <w:tc>
          <w:tcPr>
            <w:tcW w:w="2694" w:type="dxa"/>
          </w:tcPr>
          <w:p w14:paraId="0AC71D01" w14:textId="1CA6CD49" w:rsidR="000B7161" w:rsidRDefault="000B7161" w:rsidP="00CC3D17">
            <w:r>
              <w:t>Cloud, On-prem</w:t>
            </w:r>
          </w:p>
        </w:tc>
      </w:tr>
      <w:tr w:rsidR="000B7161" w14:paraId="54DA968F" w14:textId="77777777" w:rsidTr="00690AB2">
        <w:tc>
          <w:tcPr>
            <w:tcW w:w="3038" w:type="dxa"/>
            <w:shd w:val="clear" w:color="auto" w:fill="E7E6E6" w:themeFill="background2"/>
          </w:tcPr>
          <w:p w14:paraId="73422774" w14:textId="2BF4EE73" w:rsidR="000B7161" w:rsidRDefault="000B7161" w:rsidP="00CC3D17">
            <w:r>
              <w:t>SAP PM</w:t>
            </w:r>
          </w:p>
        </w:tc>
        <w:tc>
          <w:tcPr>
            <w:tcW w:w="2202" w:type="dxa"/>
          </w:tcPr>
          <w:p w14:paraId="4BF078BD" w14:textId="29B169F0" w:rsidR="000B7161" w:rsidRDefault="000B7161" w:rsidP="00CC3D17">
            <w:r>
              <w:t>API Call</w:t>
            </w:r>
          </w:p>
        </w:tc>
        <w:tc>
          <w:tcPr>
            <w:tcW w:w="3260" w:type="dxa"/>
          </w:tcPr>
          <w:p w14:paraId="6354BE34" w14:textId="0088243B" w:rsidR="000B7161" w:rsidRDefault="000B7161" w:rsidP="00CC3D17">
            <w:r>
              <w:t>Flat File, API Call</w:t>
            </w:r>
          </w:p>
        </w:tc>
        <w:tc>
          <w:tcPr>
            <w:tcW w:w="2835" w:type="dxa"/>
          </w:tcPr>
          <w:p w14:paraId="091742C7" w14:textId="1BCAA490" w:rsidR="000B7161" w:rsidRDefault="000B7161" w:rsidP="00CC3D17">
            <w:r>
              <w:t>Timer, Validations</w:t>
            </w:r>
          </w:p>
        </w:tc>
        <w:tc>
          <w:tcPr>
            <w:tcW w:w="2694" w:type="dxa"/>
          </w:tcPr>
          <w:p w14:paraId="4511BF09" w14:textId="3B9F5E9F" w:rsidR="000B7161" w:rsidRDefault="000B7161" w:rsidP="00CC3D17">
            <w:r>
              <w:t>Cloud, On-prem</w:t>
            </w:r>
          </w:p>
        </w:tc>
      </w:tr>
      <w:tr w:rsidR="000B7161" w14:paraId="4768CE1B" w14:textId="77777777" w:rsidTr="00690AB2">
        <w:tc>
          <w:tcPr>
            <w:tcW w:w="3038" w:type="dxa"/>
            <w:shd w:val="clear" w:color="auto" w:fill="E7E6E6" w:themeFill="background2"/>
          </w:tcPr>
          <w:p w14:paraId="60CEC111" w14:textId="20AB5D9F" w:rsidR="000B7161" w:rsidRDefault="000B7161" w:rsidP="00CC3D17">
            <w:r>
              <w:t>Hexagon</w:t>
            </w:r>
          </w:p>
        </w:tc>
        <w:tc>
          <w:tcPr>
            <w:tcW w:w="2202" w:type="dxa"/>
          </w:tcPr>
          <w:p w14:paraId="76D19033" w14:textId="77777777" w:rsidR="000B7161" w:rsidRDefault="000B7161" w:rsidP="00CC3D17"/>
        </w:tc>
        <w:tc>
          <w:tcPr>
            <w:tcW w:w="3260" w:type="dxa"/>
          </w:tcPr>
          <w:p w14:paraId="6095EB5D" w14:textId="514637D3" w:rsidR="000B7161" w:rsidRDefault="000B7161" w:rsidP="00CC3D17">
            <w:r>
              <w:t>Flat File, API Call</w:t>
            </w:r>
          </w:p>
        </w:tc>
        <w:tc>
          <w:tcPr>
            <w:tcW w:w="2835" w:type="dxa"/>
          </w:tcPr>
          <w:p w14:paraId="31E39BF6" w14:textId="45AAE2EC" w:rsidR="000B7161" w:rsidRDefault="000B7161" w:rsidP="00CC3D17">
            <w:r>
              <w:t>Timer, Validations</w:t>
            </w:r>
          </w:p>
        </w:tc>
        <w:tc>
          <w:tcPr>
            <w:tcW w:w="2694" w:type="dxa"/>
          </w:tcPr>
          <w:p w14:paraId="72732BEB" w14:textId="47981572" w:rsidR="000B7161" w:rsidRDefault="000B7161" w:rsidP="00CC3D17">
            <w:r>
              <w:t>Cloud, On-prem</w:t>
            </w:r>
          </w:p>
        </w:tc>
      </w:tr>
      <w:tr w:rsidR="000B7161" w14:paraId="3A06B568" w14:textId="77777777" w:rsidTr="00690AB2">
        <w:tc>
          <w:tcPr>
            <w:tcW w:w="3038" w:type="dxa"/>
            <w:shd w:val="clear" w:color="auto" w:fill="E7E6E6" w:themeFill="background2"/>
          </w:tcPr>
          <w:p w14:paraId="1AB7C5D7" w14:textId="0047D86F" w:rsidR="000B7161" w:rsidRDefault="000B7161" w:rsidP="00CC3D17">
            <w:r>
              <w:t>SAP PM Work Order</w:t>
            </w:r>
          </w:p>
        </w:tc>
        <w:tc>
          <w:tcPr>
            <w:tcW w:w="2202" w:type="dxa"/>
          </w:tcPr>
          <w:p w14:paraId="172D8F64" w14:textId="77777777" w:rsidR="000B7161" w:rsidRDefault="000B7161" w:rsidP="00CC3D17"/>
        </w:tc>
        <w:tc>
          <w:tcPr>
            <w:tcW w:w="3260" w:type="dxa"/>
          </w:tcPr>
          <w:p w14:paraId="49E2B157" w14:textId="35C161B6" w:rsidR="000B7161" w:rsidRDefault="000B7161" w:rsidP="00CC3D17">
            <w:r>
              <w:t>Flat File, API Call</w:t>
            </w:r>
          </w:p>
        </w:tc>
        <w:tc>
          <w:tcPr>
            <w:tcW w:w="2835" w:type="dxa"/>
          </w:tcPr>
          <w:p w14:paraId="0A8FD608" w14:textId="64ADEF27" w:rsidR="000B7161" w:rsidRDefault="000B7161" w:rsidP="00CC3D17">
            <w:r>
              <w:t>Timer, Validations</w:t>
            </w:r>
          </w:p>
        </w:tc>
        <w:tc>
          <w:tcPr>
            <w:tcW w:w="2694" w:type="dxa"/>
          </w:tcPr>
          <w:p w14:paraId="18BA316C" w14:textId="52640E7C" w:rsidR="000B7161" w:rsidRDefault="000B7161" w:rsidP="00CC3D17">
            <w:r>
              <w:t>Cloud, On-prem</w:t>
            </w:r>
          </w:p>
        </w:tc>
      </w:tr>
      <w:tr w:rsidR="000B7161" w14:paraId="33D10B53" w14:textId="77777777" w:rsidTr="00690AB2">
        <w:tc>
          <w:tcPr>
            <w:tcW w:w="3038" w:type="dxa"/>
            <w:shd w:val="clear" w:color="auto" w:fill="E7E6E6" w:themeFill="background2"/>
          </w:tcPr>
          <w:p w14:paraId="5C2F0D43" w14:textId="20EC7890" w:rsidR="000B7161" w:rsidRDefault="000B7161" w:rsidP="00CC3D17">
            <w:r>
              <w:t>Flat File</w:t>
            </w:r>
          </w:p>
        </w:tc>
        <w:tc>
          <w:tcPr>
            <w:tcW w:w="2202" w:type="dxa"/>
          </w:tcPr>
          <w:p w14:paraId="141CAE1E" w14:textId="77777777" w:rsidR="000B7161" w:rsidRDefault="000B7161" w:rsidP="00CC3D17"/>
        </w:tc>
        <w:tc>
          <w:tcPr>
            <w:tcW w:w="3260" w:type="dxa"/>
          </w:tcPr>
          <w:p w14:paraId="2B506228" w14:textId="26EB364D" w:rsidR="000B7161" w:rsidRDefault="000B7161" w:rsidP="00CC3D17">
            <w:r>
              <w:t>API Call</w:t>
            </w:r>
          </w:p>
        </w:tc>
        <w:tc>
          <w:tcPr>
            <w:tcW w:w="2835" w:type="dxa"/>
          </w:tcPr>
          <w:p w14:paraId="50816FAC" w14:textId="37E804D4" w:rsidR="000B7161" w:rsidRDefault="000B7161" w:rsidP="00CC3D17">
            <w:r>
              <w:t>Timer, Validations</w:t>
            </w:r>
          </w:p>
        </w:tc>
        <w:tc>
          <w:tcPr>
            <w:tcW w:w="2694" w:type="dxa"/>
          </w:tcPr>
          <w:p w14:paraId="45D26748" w14:textId="01F846FF" w:rsidR="000B7161" w:rsidRDefault="000B7161" w:rsidP="00CC3D17">
            <w:r>
              <w:t>Cloud, On-prem</w:t>
            </w:r>
          </w:p>
        </w:tc>
      </w:tr>
    </w:tbl>
    <w:p w14:paraId="04FFC5B4" w14:textId="77777777" w:rsidR="00597247" w:rsidRDefault="00597247" w:rsidP="00C55346">
      <w:pPr>
        <w:spacing w:line="240" w:lineRule="auto"/>
        <w:rPr>
          <w:rFonts w:asciiTheme="minorHAnsi" w:hAnsiTheme="minorHAnsi"/>
          <w:sz w:val="24"/>
          <w:szCs w:val="24"/>
        </w:rPr>
      </w:pPr>
    </w:p>
    <w:sectPr w:rsidR="00597247" w:rsidSect="008337CD">
      <w:pgSz w:w="20160" w:h="12960" w:orient="landscape" w:code="1"/>
      <w:pgMar w:top="1440" w:right="371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05B5" w14:textId="77777777" w:rsidR="00264625" w:rsidRDefault="00264625" w:rsidP="00AF7049">
      <w:r>
        <w:separator/>
      </w:r>
    </w:p>
  </w:endnote>
  <w:endnote w:type="continuationSeparator" w:id="0">
    <w:p w14:paraId="75D49D8C" w14:textId="77777777" w:rsidR="00264625" w:rsidRDefault="00264625" w:rsidP="00AF7049">
      <w:r>
        <w:continuationSeparator/>
      </w:r>
    </w:p>
  </w:endnote>
  <w:endnote w:type="continuationNotice" w:id="1">
    <w:p w14:paraId="1F39FA4E" w14:textId="77777777" w:rsidR="00264625" w:rsidRDefault="002646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34565" w14:textId="55F2F72E" w:rsidR="006324D6" w:rsidRDefault="00937BDD" w:rsidP="000978EB">
    <w:pPr>
      <w:jc w:val="center"/>
      <w:rPr>
        <w:rFonts w:eastAsia="Graphik" w:cs="Graphik"/>
        <w:noProof/>
        <w:sz w:val="16"/>
        <w:szCs w:val="16"/>
      </w:rPr>
    </w:pPr>
    <w:r w:rsidRPr="00937BDD">
      <w:rPr>
        <w:rFonts w:eastAsia="Graphik" w:cs="Graphik"/>
        <w:sz w:val="16"/>
        <w:szCs w:val="16"/>
      </w:rPr>
      <w:t>©202</w:t>
    </w:r>
    <w:r w:rsidR="001F4DF6">
      <w:rPr>
        <w:rFonts w:eastAsia="Graphik" w:cs="Graphik"/>
        <w:sz w:val="16"/>
        <w:szCs w:val="16"/>
      </w:rPr>
      <w:t>5</w:t>
    </w:r>
    <w:r w:rsidRPr="00937BDD">
      <w:rPr>
        <w:rFonts w:eastAsia="Graphik" w:cs="Graphik"/>
        <w:sz w:val="16"/>
        <w:szCs w:val="16"/>
      </w:rPr>
      <w:t xml:space="preserve"> Accenture. All rights reserved.</w:t>
    </w:r>
    <w:r w:rsidRPr="00937BDD">
      <w:rPr>
        <w:rFonts w:eastAsia="Graphik" w:cs="Graphik"/>
        <w:sz w:val="16"/>
        <w:szCs w:val="16"/>
      </w:rPr>
      <w:ptab w:relativeTo="margin" w:alignment="center" w:leader="none"/>
    </w:r>
    <w:r w:rsidRPr="00937BDD">
      <w:rPr>
        <w:rFonts w:eastAsia="Graphik" w:cs="Graphik"/>
        <w:sz w:val="16"/>
        <w:szCs w:val="16"/>
      </w:rPr>
      <w:t xml:space="preserve">Document Version: </w:t>
    </w:r>
    <w:sdt>
      <w:sdtPr>
        <w:rPr>
          <w:rFonts w:eastAsia="Graphik" w:cs="Graphik"/>
          <w:sz w:val="16"/>
          <w:szCs w:val="16"/>
        </w:rPr>
        <w:alias w:val="Label"/>
        <w:tag w:val="DLCPolicyLabelValue"/>
        <w:id w:val="-1586985932"/>
        <w:lock w:val="contentLocked"/>
        <w:placeholder>
          <w:docPart w:val="BFFBD50A60A24D4FB48901FF325D6D2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DFD5A17B-FD5F-48CB-95F1-597035C420FE}"/>
        <w:text w:multiLine="1"/>
      </w:sdtPr>
      <w:sdtContent>
        <w:del w:id="1" w:author="Olson, Ed" w:date="2026-01-12T09:37:00Z" w16du:dateUtc="2026-01-12T15:37:00Z">
          <w:r w:rsidR="00EE3E5B" w:rsidDel="00C12A6D">
            <w:rPr>
              <w:rFonts w:eastAsia="Graphik" w:cs="Graphik"/>
              <w:sz w:val="16"/>
              <w:szCs w:val="16"/>
            </w:rPr>
            <w:delText>15.0</w:delText>
          </w:r>
        </w:del>
        <w:ins w:id="2" w:author="Farheen, Zara" w:date="2025-12-09T17:40:00Z" w16du:dateUtc="2025-12-09T12:10:00Z">
          <w:del w:id="3" w:author="Olson, Ed" w:date="2026-01-12T09:37:00Z" w16du:dateUtc="2026-01-12T15:37:00Z">
            <w:r w:rsidR="003C7455" w:rsidDel="00C12A6D">
              <w:rPr>
                <w:rFonts w:eastAsia="Graphik" w:cs="Graphik"/>
                <w:sz w:val="16"/>
                <w:szCs w:val="16"/>
              </w:rPr>
              <w:delText>16.0</w:delText>
            </w:r>
          </w:del>
        </w:ins>
        <w:del w:id="4" w:author="Olson, Ed" w:date="2026-01-16T09:57:00Z" w16du:dateUtc="2026-01-16T15:57:00Z">
          <w:r w:rsidR="00C12A6D" w:rsidDel="004E7066">
            <w:rPr>
              <w:rFonts w:eastAsia="Graphik" w:cs="Graphik"/>
              <w:sz w:val="16"/>
              <w:szCs w:val="16"/>
            </w:rPr>
            <w:delText>18.0</w:delText>
          </w:r>
        </w:del>
        <w:ins w:id="5" w:author="Olson, Ed" w:date="2026-01-16T09:57:00Z" w16du:dateUtc="2026-01-16T15:57:00Z">
          <w:r w:rsidR="004E7066">
            <w:rPr>
              <w:rFonts w:eastAsia="Graphik" w:cs="Graphik"/>
              <w:sz w:val="16"/>
              <w:szCs w:val="16"/>
            </w:rPr>
            <w:t>19.0</w:t>
          </w:r>
        </w:ins>
      </w:sdtContent>
    </w:sdt>
    <w:r w:rsidRPr="00937BDD">
      <w:rPr>
        <w:rFonts w:eastAsia="Graphik" w:cs="Graphik"/>
        <w:sz w:val="16"/>
        <w:szCs w:val="16"/>
      </w:rPr>
      <w:ptab w:relativeTo="margin" w:alignment="right" w:leader="none"/>
    </w:r>
    <w:r w:rsidRPr="00937BDD">
      <w:rPr>
        <w:rFonts w:eastAsia="Graphik" w:cs="Graphik"/>
        <w:sz w:val="16"/>
        <w:szCs w:val="16"/>
      </w:rPr>
      <w:fldChar w:fldCharType="begin"/>
    </w:r>
    <w:r w:rsidRPr="00937BDD">
      <w:rPr>
        <w:rFonts w:eastAsia="Graphik" w:cs="Graphik"/>
        <w:sz w:val="16"/>
        <w:szCs w:val="16"/>
      </w:rPr>
      <w:instrText xml:space="preserve"> PAGE   \* MERGEFORMAT </w:instrText>
    </w:r>
    <w:r w:rsidRPr="00937BDD">
      <w:rPr>
        <w:rFonts w:eastAsia="Graphik" w:cs="Graphik"/>
        <w:sz w:val="16"/>
        <w:szCs w:val="16"/>
      </w:rPr>
      <w:fldChar w:fldCharType="separate"/>
    </w:r>
    <w:r w:rsidRPr="00937BDD">
      <w:rPr>
        <w:rFonts w:eastAsia="Graphik" w:cs="Graphik"/>
        <w:noProof/>
        <w:sz w:val="16"/>
        <w:szCs w:val="16"/>
      </w:rPr>
      <w:t>1</w:t>
    </w:r>
    <w:r w:rsidRPr="00937BDD">
      <w:rPr>
        <w:rFonts w:eastAsia="Graphik" w:cs="Graphik"/>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3E8B1" w14:textId="77777777" w:rsidR="00264625" w:rsidRDefault="00264625" w:rsidP="00AF7049">
      <w:r>
        <w:separator/>
      </w:r>
    </w:p>
  </w:footnote>
  <w:footnote w:type="continuationSeparator" w:id="0">
    <w:p w14:paraId="10BFDC4C" w14:textId="77777777" w:rsidR="00264625" w:rsidRDefault="00264625" w:rsidP="00AF7049">
      <w:r>
        <w:continuationSeparator/>
      </w:r>
    </w:p>
  </w:footnote>
  <w:footnote w:type="continuationNotice" w:id="1">
    <w:p w14:paraId="75FC9827" w14:textId="77777777" w:rsidR="00264625" w:rsidRDefault="002646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475B2" w14:textId="727202FC" w:rsidR="006324D6" w:rsidRPr="006324D6" w:rsidRDefault="00F57391" w:rsidP="006324D6">
    <w:pPr>
      <w:pStyle w:val="Header"/>
      <w:jc w:val="right"/>
      <w:rPr>
        <w:sz w:val="16"/>
        <w:szCs w:val="16"/>
      </w:rPr>
    </w:pPr>
    <w:r>
      <w:rPr>
        <w:noProof/>
        <w14:ligatures w14:val="none"/>
      </w:rPr>
      <w:drawing>
        <wp:inline distT="0" distB="0" distL="0" distR="0" wp14:anchorId="6A239F86" wp14:editId="7712549B">
          <wp:extent cx="1349829" cy="129610"/>
          <wp:effectExtent l="0" t="0" r="3175" b="3810"/>
          <wp:docPr id="2126326264" name="Picture 2"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4053" name="Picture 2" descr="Accenture Industry X log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30088" cy="146918"/>
                  </a:xfrm>
                  <a:prstGeom prst="rect">
                    <a:avLst/>
                  </a:prstGeom>
                </pic:spPr>
              </pic:pic>
            </a:graphicData>
          </a:graphic>
        </wp:inline>
      </w:drawing>
    </w:r>
    <w:r w:rsidRPr="00F57391">
      <w:rPr>
        <w:sz w:val="16"/>
        <w:szCs w:val="16"/>
      </w:rPr>
      <w:ptab w:relativeTo="margin" w:alignment="center" w:leader="none"/>
    </w:r>
    <w:r w:rsidRPr="00F57391">
      <w:rPr>
        <w:sz w:val="16"/>
        <w:szCs w:val="16"/>
      </w:rPr>
      <w:ptab w:relativeTo="margin" w:alignment="right" w:leader="none"/>
    </w:r>
    <w:hyperlink r:id="rId2" w:history="1">
      <w:r w:rsidRPr="00F57391">
        <w:rPr>
          <w:rStyle w:val="Hyperlink"/>
          <w:sz w:val="16"/>
          <w:szCs w:val="16"/>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gIy51rSsNWh5ow" int2:id="02mslkG3">
      <int2:state int2:value="Rejected" int2:type="LegacyProofing"/>
    </int2:textHash>
    <int2:textHash int2:hashCode="SZpG+YgtvL5zpi" int2:id="1r92FTjH">
      <int2:state int2:value="Rejected" int2:type="LegacyProofing"/>
    </int2:textHash>
    <int2:textHash int2:hashCode="lxxBndYJMxND3u" int2:id="7u2oT7Pl">
      <int2:state int2:value="Rejected" int2:type="LegacyProofing"/>
    </int2:textHash>
    <int2:textHash int2:hashCode="u3RhzMLZ0AENFq" int2:id="DLGyalbu">
      <int2:state int2:value="Rejected" int2:type="LegacyProofing"/>
    </int2:textHash>
    <int2:textHash int2:hashCode="mX+TnVvS/HEaiW" int2:id="GXwIPfui">
      <int2:state int2:value="Rejected" int2:type="LegacyProofing"/>
    </int2:textHash>
    <int2:textHash int2:hashCode="qa6a/HsKGnlbHL" int2:id="SgbYqLVW">
      <int2:state int2:value="Rejected" int2:type="LegacyProofing"/>
    </int2:textHash>
    <int2:textHash int2:hashCode="RJ7dqWm9wny4FS" int2:id="eUltWOfD">
      <int2:state int2:value="Rejected" int2:type="LegacyProofing"/>
    </int2:textHash>
    <int2:textHash int2:hashCode="cuyzSee7bRTA2t" int2:id="eWmkUqFi">
      <int2:state int2:value="Rejected" int2:type="LegacyProofing"/>
    </int2:textHash>
    <int2:textHash int2:hashCode="gxjfns2gOd6smG" int2:id="fQOq4QPQ">
      <int2:state int2:value="Rejected" int2:type="LegacyProofing"/>
    </int2:textHash>
    <int2:textHash int2:hashCode="Zgz/whtmHkx5hL" int2:id="fbnPtOxk">
      <int2:state int2:value="Rejected" int2:type="LegacyProofing"/>
    </int2:textHash>
    <int2:textHash int2:hashCode="9dCNda2he5ybDz" int2:id="hTZEzSbe">
      <int2:state int2:value="Rejected" int2:type="LegacyProofing"/>
    </int2:textHash>
    <int2:textHash int2:hashCode="lR18FYFFwtQJe9" int2:id="v48XwwLZ">
      <int2:state int2:value="Rejected" int2:type="LegacyProofing"/>
    </int2:textHash>
    <int2:textHash int2:hashCode="kPd18QRofQTcbB" int2:id="vpuMCOyS">
      <int2:state int2:value="Rejected" int2:type="LegacyProofing"/>
    </int2:textHash>
    <int2:textHash int2:hashCode="ltpJOBdpMDplFa" int2:id="yF0XwzO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663C2FF"/>
    <w:multiLevelType w:val="hybridMultilevel"/>
    <w:tmpl w:val="EA86D272"/>
    <w:lvl w:ilvl="0" w:tplc="023050B0">
      <w:start w:val="1"/>
      <w:numFmt w:val="bullet"/>
      <w:lvlText w:val="·"/>
      <w:lvlJc w:val="left"/>
      <w:pPr>
        <w:ind w:left="720" w:hanging="360"/>
      </w:pPr>
      <w:rPr>
        <w:rFonts w:ascii="Symbol" w:hAnsi="Symbol" w:hint="default"/>
        <w:color w:val="auto"/>
      </w:rPr>
    </w:lvl>
    <w:lvl w:ilvl="1" w:tplc="2D4E718E">
      <w:start w:val="1"/>
      <w:numFmt w:val="bullet"/>
      <w:lvlText w:val="o"/>
      <w:lvlJc w:val="left"/>
      <w:pPr>
        <w:ind w:left="1440" w:hanging="360"/>
      </w:pPr>
      <w:rPr>
        <w:rFonts w:ascii="Courier New" w:hAnsi="Courier New" w:hint="default"/>
      </w:rPr>
    </w:lvl>
    <w:lvl w:ilvl="2" w:tplc="ED06B326">
      <w:start w:val="1"/>
      <w:numFmt w:val="bullet"/>
      <w:lvlText w:val=""/>
      <w:lvlJc w:val="left"/>
      <w:pPr>
        <w:ind w:left="2160" w:hanging="360"/>
      </w:pPr>
      <w:rPr>
        <w:rFonts w:ascii="Wingdings" w:hAnsi="Wingdings" w:hint="default"/>
      </w:rPr>
    </w:lvl>
    <w:lvl w:ilvl="3" w:tplc="2C88DDA2">
      <w:start w:val="1"/>
      <w:numFmt w:val="bullet"/>
      <w:lvlText w:val=""/>
      <w:lvlJc w:val="left"/>
      <w:pPr>
        <w:ind w:left="2880" w:hanging="360"/>
      </w:pPr>
      <w:rPr>
        <w:rFonts w:ascii="Symbol" w:hAnsi="Symbol" w:hint="default"/>
      </w:rPr>
    </w:lvl>
    <w:lvl w:ilvl="4" w:tplc="1610E230">
      <w:start w:val="1"/>
      <w:numFmt w:val="bullet"/>
      <w:lvlText w:val="o"/>
      <w:lvlJc w:val="left"/>
      <w:pPr>
        <w:ind w:left="3600" w:hanging="360"/>
      </w:pPr>
      <w:rPr>
        <w:rFonts w:ascii="Courier New" w:hAnsi="Courier New" w:hint="default"/>
      </w:rPr>
    </w:lvl>
    <w:lvl w:ilvl="5" w:tplc="D8526944">
      <w:start w:val="1"/>
      <w:numFmt w:val="bullet"/>
      <w:lvlText w:val=""/>
      <w:lvlJc w:val="left"/>
      <w:pPr>
        <w:ind w:left="4320" w:hanging="360"/>
      </w:pPr>
      <w:rPr>
        <w:rFonts w:ascii="Wingdings" w:hAnsi="Wingdings" w:hint="default"/>
      </w:rPr>
    </w:lvl>
    <w:lvl w:ilvl="6" w:tplc="F1FCE070">
      <w:start w:val="1"/>
      <w:numFmt w:val="bullet"/>
      <w:lvlText w:val=""/>
      <w:lvlJc w:val="left"/>
      <w:pPr>
        <w:ind w:left="5040" w:hanging="360"/>
      </w:pPr>
      <w:rPr>
        <w:rFonts w:ascii="Symbol" w:hAnsi="Symbol" w:hint="default"/>
      </w:rPr>
    </w:lvl>
    <w:lvl w:ilvl="7" w:tplc="C288683A">
      <w:start w:val="1"/>
      <w:numFmt w:val="bullet"/>
      <w:lvlText w:val="o"/>
      <w:lvlJc w:val="left"/>
      <w:pPr>
        <w:ind w:left="5760" w:hanging="360"/>
      </w:pPr>
      <w:rPr>
        <w:rFonts w:ascii="Courier New" w:hAnsi="Courier New" w:hint="default"/>
      </w:rPr>
    </w:lvl>
    <w:lvl w:ilvl="8" w:tplc="190C4BDE">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B8A2216"/>
    <w:multiLevelType w:val="hybridMultilevel"/>
    <w:tmpl w:val="B790A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CA2BC7"/>
    <w:multiLevelType w:val="hybridMultilevel"/>
    <w:tmpl w:val="D62878AA"/>
    <w:lvl w:ilvl="0" w:tplc="A80AF918">
      <w:start w:val="1"/>
      <w:numFmt w:val="bullet"/>
      <w:lvlText w:val="·"/>
      <w:lvlJc w:val="left"/>
      <w:pPr>
        <w:ind w:left="720" w:hanging="360"/>
      </w:pPr>
      <w:rPr>
        <w:rFonts w:ascii="Symbol" w:hAnsi="Symbol" w:hint="default"/>
      </w:rPr>
    </w:lvl>
    <w:lvl w:ilvl="1" w:tplc="BAA86488">
      <w:start w:val="1"/>
      <w:numFmt w:val="bullet"/>
      <w:lvlText w:val="o"/>
      <w:lvlJc w:val="left"/>
      <w:pPr>
        <w:ind w:left="1440" w:hanging="360"/>
      </w:pPr>
      <w:rPr>
        <w:rFonts w:ascii="Courier New" w:hAnsi="Courier New" w:hint="default"/>
      </w:rPr>
    </w:lvl>
    <w:lvl w:ilvl="2" w:tplc="2476281A">
      <w:start w:val="1"/>
      <w:numFmt w:val="bullet"/>
      <w:lvlText w:val=""/>
      <w:lvlJc w:val="left"/>
      <w:pPr>
        <w:ind w:left="2160" w:hanging="360"/>
      </w:pPr>
      <w:rPr>
        <w:rFonts w:ascii="Wingdings" w:hAnsi="Wingdings" w:hint="default"/>
      </w:rPr>
    </w:lvl>
    <w:lvl w:ilvl="3" w:tplc="EA40232A">
      <w:start w:val="1"/>
      <w:numFmt w:val="bullet"/>
      <w:lvlText w:val=""/>
      <w:lvlJc w:val="left"/>
      <w:pPr>
        <w:ind w:left="2880" w:hanging="360"/>
      </w:pPr>
      <w:rPr>
        <w:rFonts w:ascii="Symbol" w:hAnsi="Symbol" w:hint="default"/>
      </w:rPr>
    </w:lvl>
    <w:lvl w:ilvl="4" w:tplc="8C588E7C">
      <w:start w:val="1"/>
      <w:numFmt w:val="bullet"/>
      <w:lvlText w:val="o"/>
      <w:lvlJc w:val="left"/>
      <w:pPr>
        <w:ind w:left="3600" w:hanging="360"/>
      </w:pPr>
      <w:rPr>
        <w:rFonts w:ascii="Courier New" w:hAnsi="Courier New" w:hint="default"/>
      </w:rPr>
    </w:lvl>
    <w:lvl w:ilvl="5" w:tplc="9666632A">
      <w:start w:val="1"/>
      <w:numFmt w:val="bullet"/>
      <w:lvlText w:val=""/>
      <w:lvlJc w:val="left"/>
      <w:pPr>
        <w:ind w:left="4320" w:hanging="360"/>
      </w:pPr>
      <w:rPr>
        <w:rFonts w:ascii="Wingdings" w:hAnsi="Wingdings" w:hint="default"/>
      </w:rPr>
    </w:lvl>
    <w:lvl w:ilvl="6" w:tplc="C002A6F4">
      <w:start w:val="1"/>
      <w:numFmt w:val="bullet"/>
      <w:lvlText w:val=""/>
      <w:lvlJc w:val="left"/>
      <w:pPr>
        <w:ind w:left="5040" w:hanging="360"/>
      </w:pPr>
      <w:rPr>
        <w:rFonts w:ascii="Symbol" w:hAnsi="Symbol" w:hint="default"/>
      </w:rPr>
    </w:lvl>
    <w:lvl w:ilvl="7" w:tplc="6206FAD0">
      <w:start w:val="1"/>
      <w:numFmt w:val="bullet"/>
      <w:lvlText w:val="o"/>
      <w:lvlJc w:val="left"/>
      <w:pPr>
        <w:ind w:left="5760" w:hanging="360"/>
      </w:pPr>
      <w:rPr>
        <w:rFonts w:ascii="Courier New" w:hAnsi="Courier New" w:hint="default"/>
      </w:rPr>
    </w:lvl>
    <w:lvl w:ilvl="8" w:tplc="82567C8C">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C5B48B6"/>
    <w:multiLevelType w:val="hybridMultilevel"/>
    <w:tmpl w:val="4984DD20"/>
    <w:lvl w:ilvl="0" w:tplc="AE5CB4B2">
      <w:start w:val="1"/>
      <w:numFmt w:val="lowerLetter"/>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5A6F0F"/>
    <w:multiLevelType w:val="hybridMultilevel"/>
    <w:tmpl w:val="AE50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057380"/>
    <w:multiLevelType w:val="hybridMultilevel"/>
    <w:tmpl w:val="9CC24894"/>
    <w:lvl w:ilvl="0" w:tplc="C7407844">
      <w:start w:val="1"/>
      <w:numFmt w:val="decimal"/>
      <w:pStyle w:val="NOLIST2"/>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463C6F"/>
    <w:multiLevelType w:val="hybridMultilevel"/>
    <w:tmpl w:val="68867D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56A31D"/>
    <w:multiLevelType w:val="hybridMultilevel"/>
    <w:tmpl w:val="5406EBDE"/>
    <w:lvl w:ilvl="0" w:tplc="7F2091A0">
      <w:start w:val="1"/>
      <w:numFmt w:val="bullet"/>
      <w:lvlText w:val="·"/>
      <w:lvlJc w:val="left"/>
      <w:pPr>
        <w:ind w:left="720" w:hanging="360"/>
      </w:pPr>
      <w:rPr>
        <w:rFonts w:ascii="Symbol" w:hAnsi="Symbol" w:hint="default"/>
        <w:color w:val="auto"/>
      </w:rPr>
    </w:lvl>
    <w:lvl w:ilvl="1" w:tplc="F7701CE4">
      <w:start w:val="1"/>
      <w:numFmt w:val="bullet"/>
      <w:lvlText w:val="o"/>
      <w:lvlJc w:val="left"/>
      <w:pPr>
        <w:ind w:left="1440" w:hanging="360"/>
      </w:pPr>
      <w:rPr>
        <w:rFonts w:ascii="Courier New" w:hAnsi="Courier New" w:hint="default"/>
      </w:rPr>
    </w:lvl>
    <w:lvl w:ilvl="2" w:tplc="AF9A267C">
      <w:start w:val="1"/>
      <w:numFmt w:val="bullet"/>
      <w:lvlText w:val=""/>
      <w:lvlJc w:val="left"/>
      <w:pPr>
        <w:ind w:left="2160" w:hanging="360"/>
      </w:pPr>
      <w:rPr>
        <w:rFonts w:ascii="Wingdings" w:hAnsi="Wingdings" w:hint="default"/>
      </w:rPr>
    </w:lvl>
    <w:lvl w:ilvl="3" w:tplc="BF025B36">
      <w:start w:val="1"/>
      <w:numFmt w:val="bullet"/>
      <w:lvlText w:val=""/>
      <w:lvlJc w:val="left"/>
      <w:pPr>
        <w:ind w:left="2880" w:hanging="360"/>
      </w:pPr>
      <w:rPr>
        <w:rFonts w:ascii="Symbol" w:hAnsi="Symbol" w:hint="default"/>
      </w:rPr>
    </w:lvl>
    <w:lvl w:ilvl="4" w:tplc="AD2E6E6A">
      <w:start w:val="1"/>
      <w:numFmt w:val="bullet"/>
      <w:lvlText w:val="o"/>
      <w:lvlJc w:val="left"/>
      <w:pPr>
        <w:ind w:left="3600" w:hanging="360"/>
      </w:pPr>
      <w:rPr>
        <w:rFonts w:ascii="Courier New" w:hAnsi="Courier New" w:hint="default"/>
      </w:rPr>
    </w:lvl>
    <w:lvl w:ilvl="5" w:tplc="4E36DE36">
      <w:start w:val="1"/>
      <w:numFmt w:val="bullet"/>
      <w:lvlText w:val=""/>
      <w:lvlJc w:val="left"/>
      <w:pPr>
        <w:ind w:left="4320" w:hanging="360"/>
      </w:pPr>
      <w:rPr>
        <w:rFonts w:ascii="Wingdings" w:hAnsi="Wingdings" w:hint="default"/>
      </w:rPr>
    </w:lvl>
    <w:lvl w:ilvl="6" w:tplc="779AAAF4">
      <w:start w:val="1"/>
      <w:numFmt w:val="bullet"/>
      <w:lvlText w:val=""/>
      <w:lvlJc w:val="left"/>
      <w:pPr>
        <w:ind w:left="5040" w:hanging="360"/>
      </w:pPr>
      <w:rPr>
        <w:rFonts w:ascii="Symbol" w:hAnsi="Symbol" w:hint="default"/>
      </w:rPr>
    </w:lvl>
    <w:lvl w:ilvl="7" w:tplc="C102DE90">
      <w:start w:val="1"/>
      <w:numFmt w:val="bullet"/>
      <w:lvlText w:val="o"/>
      <w:lvlJc w:val="left"/>
      <w:pPr>
        <w:ind w:left="5760" w:hanging="360"/>
      </w:pPr>
      <w:rPr>
        <w:rFonts w:ascii="Courier New" w:hAnsi="Courier New" w:hint="default"/>
      </w:rPr>
    </w:lvl>
    <w:lvl w:ilvl="8" w:tplc="CD1A0A56">
      <w:start w:val="1"/>
      <w:numFmt w:val="bullet"/>
      <w:lvlText w:val=""/>
      <w:lvlJc w:val="left"/>
      <w:pPr>
        <w:ind w:left="6480" w:hanging="360"/>
      </w:pPr>
      <w:rPr>
        <w:rFonts w:ascii="Wingdings" w:hAnsi="Wingdings" w:hint="default"/>
      </w:rPr>
    </w:lvl>
  </w:abstractNum>
  <w:num w:numId="1" w16cid:durableId="2067871074">
    <w:abstractNumId w:val="13"/>
  </w:num>
  <w:num w:numId="2" w16cid:durableId="516041943">
    <w:abstractNumId w:val="3"/>
  </w:num>
  <w:num w:numId="3" w16cid:durableId="1547721341">
    <w:abstractNumId w:val="7"/>
  </w:num>
  <w:num w:numId="4" w16cid:durableId="351033728">
    <w:abstractNumId w:val="2"/>
  </w:num>
  <w:num w:numId="5" w16cid:durableId="44650393">
    <w:abstractNumId w:val="1"/>
  </w:num>
  <w:num w:numId="6" w16cid:durableId="1690790690">
    <w:abstractNumId w:val="0"/>
  </w:num>
  <w:num w:numId="7" w16cid:durableId="395008278">
    <w:abstractNumId w:val="9"/>
  </w:num>
  <w:num w:numId="8" w16cid:durableId="347564410">
    <w:abstractNumId w:val="11"/>
  </w:num>
  <w:num w:numId="9" w16cid:durableId="1353846306">
    <w:abstractNumId w:val="4"/>
  </w:num>
  <w:num w:numId="10" w16cid:durableId="2122143729">
    <w:abstractNumId w:val="5"/>
  </w:num>
  <w:num w:numId="11" w16cid:durableId="49808471">
    <w:abstractNumId w:val="8"/>
  </w:num>
  <w:num w:numId="12" w16cid:durableId="378283049">
    <w:abstractNumId w:val="12"/>
  </w:num>
  <w:num w:numId="13" w16cid:durableId="890656174">
    <w:abstractNumId w:val="5"/>
  </w:num>
  <w:num w:numId="14" w16cid:durableId="1192258887">
    <w:abstractNumId w:val="12"/>
  </w:num>
  <w:num w:numId="15" w16cid:durableId="213585884">
    <w:abstractNumId w:val="6"/>
  </w:num>
  <w:num w:numId="16" w16cid:durableId="786701365">
    <w:abstractNumId w:val="1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88RB39WANrUK4IYKMjONcIE+b1KYvcuQYZgWA60sUk1p7Ek101e4m8Fyektl9exExNmwWK1RuzjFHYIrU0dn+w==" w:salt="9J2NeIFICoXuwQowE5ZO0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7QwNjE3NzU1NjVQ0lEKTi0uzszPAykwMq0FANuT3QQtAAAA"/>
  </w:docVars>
  <w:rsids>
    <w:rsidRoot w:val="00AF12E4"/>
    <w:rsid w:val="000004CF"/>
    <w:rsid w:val="000017CF"/>
    <w:rsid w:val="00003140"/>
    <w:rsid w:val="00003CED"/>
    <w:rsid w:val="00004E5D"/>
    <w:rsid w:val="00012C09"/>
    <w:rsid w:val="000135E3"/>
    <w:rsid w:val="00020778"/>
    <w:rsid w:val="00020B72"/>
    <w:rsid w:val="0002168C"/>
    <w:rsid w:val="00022D91"/>
    <w:rsid w:val="000238E8"/>
    <w:rsid w:val="00032CEA"/>
    <w:rsid w:val="000351BC"/>
    <w:rsid w:val="000373FD"/>
    <w:rsid w:val="00040623"/>
    <w:rsid w:val="00041CE3"/>
    <w:rsid w:val="00046953"/>
    <w:rsid w:val="00050EFA"/>
    <w:rsid w:val="0005259E"/>
    <w:rsid w:val="00053401"/>
    <w:rsid w:val="000541C6"/>
    <w:rsid w:val="000642F0"/>
    <w:rsid w:val="000678E6"/>
    <w:rsid w:val="00072BAC"/>
    <w:rsid w:val="00073791"/>
    <w:rsid w:val="00084C0D"/>
    <w:rsid w:val="00087D94"/>
    <w:rsid w:val="00090C2E"/>
    <w:rsid w:val="00096C9E"/>
    <w:rsid w:val="000978EB"/>
    <w:rsid w:val="000A49DE"/>
    <w:rsid w:val="000B1853"/>
    <w:rsid w:val="000B6DC1"/>
    <w:rsid w:val="000B7161"/>
    <w:rsid w:val="000C1023"/>
    <w:rsid w:val="000D5423"/>
    <w:rsid w:val="000D5743"/>
    <w:rsid w:val="000E63CB"/>
    <w:rsid w:val="000E6744"/>
    <w:rsid w:val="000F5C8F"/>
    <w:rsid w:val="001071B0"/>
    <w:rsid w:val="00120A51"/>
    <w:rsid w:val="00121A7D"/>
    <w:rsid w:val="00121EF7"/>
    <w:rsid w:val="00133A48"/>
    <w:rsid w:val="00135E25"/>
    <w:rsid w:val="0013643C"/>
    <w:rsid w:val="00136572"/>
    <w:rsid w:val="0015121C"/>
    <w:rsid w:val="001542FA"/>
    <w:rsid w:val="0016147E"/>
    <w:rsid w:val="00165F1B"/>
    <w:rsid w:val="00166938"/>
    <w:rsid w:val="00177EFA"/>
    <w:rsid w:val="001A0597"/>
    <w:rsid w:val="001A4305"/>
    <w:rsid w:val="001A5DDB"/>
    <w:rsid w:val="001A7BD6"/>
    <w:rsid w:val="001B0835"/>
    <w:rsid w:val="001B42D2"/>
    <w:rsid w:val="001B5B42"/>
    <w:rsid w:val="001B6A21"/>
    <w:rsid w:val="001B76FB"/>
    <w:rsid w:val="001C1FEB"/>
    <w:rsid w:val="001D5945"/>
    <w:rsid w:val="001E1230"/>
    <w:rsid w:val="001E435B"/>
    <w:rsid w:val="001E58FC"/>
    <w:rsid w:val="001E62A7"/>
    <w:rsid w:val="001E6D8B"/>
    <w:rsid w:val="001E6DEA"/>
    <w:rsid w:val="001F4DF6"/>
    <w:rsid w:val="00213B87"/>
    <w:rsid w:val="00216D3D"/>
    <w:rsid w:val="00222071"/>
    <w:rsid w:val="0022243B"/>
    <w:rsid w:val="00223660"/>
    <w:rsid w:val="00223EE9"/>
    <w:rsid w:val="002323FB"/>
    <w:rsid w:val="00232899"/>
    <w:rsid w:val="0023297F"/>
    <w:rsid w:val="00234DA1"/>
    <w:rsid w:val="0024473F"/>
    <w:rsid w:val="00247284"/>
    <w:rsid w:val="00251D81"/>
    <w:rsid w:val="00254406"/>
    <w:rsid w:val="002557C1"/>
    <w:rsid w:val="002562A7"/>
    <w:rsid w:val="00260444"/>
    <w:rsid w:val="0026108F"/>
    <w:rsid w:val="00261E28"/>
    <w:rsid w:val="00264625"/>
    <w:rsid w:val="00276766"/>
    <w:rsid w:val="00281B4E"/>
    <w:rsid w:val="0029387C"/>
    <w:rsid w:val="002A017B"/>
    <w:rsid w:val="002A4056"/>
    <w:rsid w:val="002A4170"/>
    <w:rsid w:val="002A5ADD"/>
    <w:rsid w:val="002B1DBC"/>
    <w:rsid w:val="002B4A5C"/>
    <w:rsid w:val="002C1F9C"/>
    <w:rsid w:val="002C3126"/>
    <w:rsid w:val="002C41FD"/>
    <w:rsid w:val="002C61BE"/>
    <w:rsid w:val="002D055F"/>
    <w:rsid w:val="002D0E27"/>
    <w:rsid w:val="002E476E"/>
    <w:rsid w:val="002F4135"/>
    <w:rsid w:val="00300156"/>
    <w:rsid w:val="00301892"/>
    <w:rsid w:val="00303B47"/>
    <w:rsid w:val="00306337"/>
    <w:rsid w:val="00307005"/>
    <w:rsid w:val="00311A01"/>
    <w:rsid w:val="003130D6"/>
    <w:rsid w:val="00313A4F"/>
    <w:rsid w:val="00313E07"/>
    <w:rsid w:val="0031467A"/>
    <w:rsid w:val="00315B0D"/>
    <w:rsid w:val="00320F8C"/>
    <w:rsid w:val="003243EC"/>
    <w:rsid w:val="003275A5"/>
    <w:rsid w:val="00335FA7"/>
    <w:rsid w:val="003444E0"/>
    <w:rsid w:val="00345F5D"/>
    <w:rsid w:val="00347792"/>
    <w:rsid w:val="00350292"/>
    <w:rsid w:val="00352C66"/>
    <w:rsid w:val="00356919"/>
    <w:rsid w:val="003617FA"/>
    <w:rsid w:val="0037183D"/>
    <w:rsid w:val="003726D9"/>
    <w:rsid w:val="00373BFA"/>
    <w:rsid w:val="003837FD"/>
    <w:rsid w:val="0038408C"/>
    <w:rsid w:val="00396966"/>
    <w:rsid w:val="003A5117"/>
    <w:rsid w:val="003B0F00"/>
    <w:rsid w:val="003B5CF5"/>
    <w:rsid w:val="003B7E8D"/>
    <w:rsid w:val="003C06AA"/>
    <w:rsid w:val="003C4530"/>
    <w:rsid w:val="003C7095"/>
    <w:rsid w:val="003C7455"/>
    <w:rsid w:val="003D087F"/>
    <w:rsid w:val="003D3F46"/>
    <w:rsid w:val="003D55D8"/>
    <w:rsid w:val="003D7A5D"/>
    <w:rsid w:val="003E463B"/>
    <w:rsid w:val="003F1091"/>
    <w:rsid w:val="003F1A94"/>
    <w:rsid w:val="0040396E"/>
    <w:rsid w:val="004058EF"/>
    <w:rsid w:val="00410A0F"/>
    <w:rsid w:val="00413CD1"/>
    <w:rsid w:val="00416C8F"/>
    <w:rsid w:val="00422922"/>
    <w:rsid w:val="004314C8"/>
    <w:rsid w:val="004323B0"/>
    <w:rsid w:val="00434977"/>
    <w:rsid w:val="00441143"/>
    <w:rsid w:val="00447874"/>
    <w:rsid w:val="00452A86"/>
    <w:rsid w:val="00456898"/>
    <w:rsid w:val="00457E94"/>
    <w:rsid w:val="00461172"/>
    <w:rsid w:val="004649FD"/>
    <w:rsid w:val="00466C5D"/>
    <w:rsid w:val="0047753B"/>
    <w:rsid w:val="00477D60"/>
    <w:rsid w:val="00480A26"/>
    <w:rsid w:val="00496137"/>
    <w:rsid w:val="004A3489"/>
    <w:rsid w:val="004A7C61"/>
    <w:rsid w:val="004A7DE3"/>
    <w:rsid w:val="004B0D60"/>
    <w:rsid w:val="004B3214"/>
    <w:rsid w:val="004C0513"/>
    <w:rsid w:val="004C2448"/>
    <w:rsid w:val="004C7BD5"/>
    <w:rsid w:val="004E31D6"/>
    <w:rsid w:val="004E33EB"/>
    <w:rsid w:val="004E3481"/>
    <w:rsid w:val="004E7066"/>
    <w:rsid w:val="004F24B9"/>
    <w:rsid w:val="00504B36"/>
    <w:rsid w:val="005108D8"/>
    <w:rsid w:val="0051301F"/>
    <w:rsid w:val="00521954"/>
    <w:rsid w:val="00521DAB"/>
    <w:rsid w:val="0052278A"/>
    <w:rsid w:val="005260ED"/>
    <w:rsid w:val="00530AA6"/>
    <w:rsid w:val="005340AB"/>
    <w:rsid w:val="005364B1"/>
    <w:rsid w:val="00540586"/>
    <w:rsid w:val="0055157A"/>
    <w:rsid w:val="00551617"/>
    <w:rsid w:val="0055431B"/>
    <w:rsid w:val="005549EE"/>
    <w:rsid w:val="0056436E"/>
    <w:rsid w:val="00567DBF"/>
    <w:rsid w:val="005708DA"/>
    <w:rsid w:val="00570CF2"/>
    <w:rsid w:val="00572C53"/>
    <w:rsid w:val="005734C4"/>
    <w:rsid w:val="0057608C"/>
    <w:rsid w:val="005760B8"/>
    <w:rsid w:val="0058218D"/>
    <w:rsid w:val="00591715"/>
    <w:rsid w:val="00594CC9"/>
    <w:rsid w:val="00597247"/>
    <w:rsid w:val="00597367"/>
    <w:rsid w:val="005A2C78"/>
    <w:rsid w:val="005A3FA3"/>
    <w:rsid w:val="005B43D1"/>
    <w:rsid w:val="005B685D"/>
    <w:rsid w:val="005B763E"/>
    <w:rsid w:val="005C5107"/>
    <w:rsid w:val="005D39D1"/>
    <w:rsid w:val="005D6694"/>
    <w:rsid w:val="005D70EB"/>
    <w:rsid w:val="005E0650"/>
    <w:rsid w:val="005E3232"/>
    <w:rsid w:val="005E3AEB"/>
    <w:rsid w:val="005E3D00"/>
    <w:rsid w:val="005E42B2"/>
    <w:rsid w:val="005E54C1"/>
    <w:rsid w:val="005E7A86"/>
    <w:rsid w:val="005F563F"/>
    <w:rsid w:val="006048C7"/>
    <w:rsid w:val="00606C4A"/>
    <w:rsid w:val="00607242"/>
    <w:rsid w:val="00612AB5"/>
    <w:rsid w:val="006228EA"/>
    <w:rsid w:val="00625B46"/>
    <w:rsid w:val="0063086E"/>
    <w:rsid w:val="00632290"/>
    <w:rsid w:val="006324D6"/>
    <w:rsid w:val="0063501B"/>
    <w:rsid w:val="00636C97"/>
    <w:rsid w:val="0064698B"/>
    <w:rsid w:val="006520C5"/>
    <w:rsid w:val="006569A0"/>
    <w:rsid w:val="00662910"/>
    <w:rsid w:val="00664AA7"/>
    <w:rsid w:val="00675623"/>
    <w:rsid w:val="00675E0E"/>
    <w:rsid w:val="00680596"/>
    <w:rsid w:val="00690AB2"/>
    <w:rsid w:val="00693C6B"/>
    <w:rsid w:val="00694DBB"/>
    <w:rsid w:val="006B4B8C"/>
    <w:rsid w:val="006C19B8"/>
    <w:rsid w:val="006C34E2"/>
    <w:rsid w:val="006C6F46"/>
    <w:rsid w:val="006D0A3C"/>
    <w:rsid w:val="006D5449"/>
    <w:rsid w:val="006E3617"/>
    <w:rsid w:val="006E6E20"/>
    <w:rsid w:val="006E7342"/>
    <w:rsid w:val="006F1E72"/>
    <w:rsid w:val="006F61DE"/>
    <w:rsid w:val="00700BD7"/>
    <w:rsid w:val="00705909"/>
    <w:rsid w:val="00721949"/>
    <w:rsid w:val="00725CB3"/>
    <w:rsid w:val="00737A30"/>
    <w:rsid w:val="00737EDE"/>
    <w:rsid w:val="007429B6"/>
    <w:rsid w:val="007553A1"/>
    <w:rsid w:val="00755EA9"/>
    <w:rsid w:val="007622B6"/>
    <w:rsid w:val="0076DEAC"/>
    <w:rsid w:val="007751E6"/>
    <w:rsid w:val="0078122F"/>
    <w:rsid w:val="007925EF"/>
    <w:rsid w:val="00792BB7"/>
    <w:rsid w:val="007A0BF8"/>
    <w:rsid w:val="007A55BD"/>
    <w:rsid w:val="007A5717"/>
    <w:rsid w:val="007A7522"/>
    <w:rsid w:val="007A96D7"/>
    <w:rsid w:val="007B0A9F"/>
    <w:rsid w:val="007B4B9A"/>
    <w:rsid w:val="007B4D09"/>
    <w:rsid w:val="007D1ADC"/>
    <w:rsid w:val="007D27EA"/>
    <w:rsid w:val="007D487F"/>
    <w:rsid w:val="007D5E25"/>
    <w:rsid w:val="007F0577"/>
    <w:rsid w:val="007F0880"/>
    <w:rsid w:val="00804C27"/>
    <w:rsid w:val="00811471"/>
    <w:rsid w:val="008337CD"/>
    <w:rsid w:val="00840086"/>
    <w:rsid w:val="008431A7"/>
    <w:rsid w:val="008458C7"/>
    <w:rsid w:val="008537E4"/>
    <w:rsid w:val="00860407"/>
    <w:rsid w:val="008611F9"/>
    <w:rsid w:val="0086204A"/>
    <w:rsid w:val="00863D93"/>
    <w:rsid w:val="00872D69"/>
    <w:rsid w:val="008773F7"/>
    <w:rsid w:val="0088597B"/>
    <w:rsid w:val="00886B0E"/>
    <w:rsid w:val="00890CD6"/>
    <w:rsid w:val="0089121B"/>
    <w:rsid w:val="00897559"/>
    <w:rsid w:val="008A0330"/>
    <w:rsid w:val="008A7730"/>
    <w:rsid w:val="008B0D6A"/>
    <w:rsid w:val="008B3AC1"/>
    <w:rsid w:val="008B658B"/>
    <w:rsid w:val="008C077E"/>
    <w:rsid w:val="008C1857"/>
    <w:rsid w:val="008D29AC"/>
    <w:rsid w:val="008D30DB"/>
    <w:rsid w:val="008D3743"/>
    <w:rsid w:val="008D56BC"/>
    <w:rsid w:val="008E62C0"/>
    <w:rsid w:val="008E68D5"/>
    <w:rsid w:val="009008BD"/>
    <w:rsid w:val="0090354D"/>
    <w:rsid w:val="00904213"/>
    <w:rsid w:val="00907BC3"/>
    <w:rsid w:val="00912338"/>
    <w:rsid w:val="00917E49"/>
    <w:rsid w:val="00925ECB"/>
    <w:rsid w:val="00925F75"/>
    <w:rsid w:val="00926458"/>
    <w:rsid w:val="00931964"/>
    <w:rsid w:val="00936D1A"/>
    <w:rsid w:val="00937BDD"/>
    <w:rsid w:val="00943852"/>
    <w:rsid w:val="00947821"/>
    <w:rsid w:val="009504BE"/>
    <w:rsid w:val="00957E9B"/>
    <w:rsid w:val="00963F5D"/>
    <w:rsid w:val="0096652D"/>
    <w:rsid w:val="0097459D"/>
    <w:rsid w:val="00981155"/>
    <w:rsid w:val="0098329A"/>
    <w:rsid w:val="00991829"/>
    <w:rsid w:val="00992BF3"/>
    <w:rsid w:val="00994F7A"/>
    <w:rsid w:val="00997A3A"/>
    <w:rsid w:val="009A0C7F"/>
    <w:rsid w:val="009A2118"/>
    <w:rsid w:val="009A3A7A"/>
    <w:rsid w:val="009A5DFB"/>
    <w:rsid w:val="009BD882"/>
    <w:rsid w:val="009C33E2"/>
    <w:rsid w:val="009C42A7"/>
    <w:rsid w:val="009D1AD8"/>
    <w:rsid w:val="009D2076"/>
    <w:rsid w:val="009D2FEF"/>
    <w:rsid w:val="009E008B"/>
    <w:rsid w:val="009E51DE"/>
    <w:rsid w:val="009F401A"/>
    <w:rsid w:val="009F5735"/>
    <w:rsid w:val="00A0050C"/>
    <w:rsid w:val="00A01B4E"/>
    <w:rsid w:val="00A03FA4"/>
    <w:rsid w:val="00A14494"/>
    <w:rsid w:val="00A1635A"/>
    <w:rsid w:val="00A21A7E"/>
    <w:rsid w:val="00A2618F"/>
    <w:rsid w:val="00A3113A"/>
    <w:rsid w:val="00A33BA5"/>
    <w:rsid w:val="00A35C1E"/>
    <w:rsid w:val="00A36CD9"/>
    <w:rsid w:val="00A36DB2"/>
    <w:rsid w:val="00A44D16"/>
    <w:rsid w:val="00A458CC"/>
    <w:rsid w:val="00A46FAD"/>
    <w:rsid w:val="00A67494"/>
    <w:rsid w:val="00A72407"/>
    <w:rsid w:val="00A72E6E"/>
    <w:rsid w:val="00A746DC"/>
    <w:rsid w:val="00A77A36"/>
    <w:rsid w:val="00A91CEA"/>
    <w:rsid w:val="00A92C84"/>
    <w:rsid w:val="00A9529C"/>
    <w:rsid w:val="00A9568F"/>
    <w:rsid w:val="00A95F8D"/>
    <w:rsid w:val="00A96DA5"/>
    <w:rsid w:val="00AA06A5"/>
    <w:rsid w:val="00AA41F2"/>
    <w:rsid w:val="00AC166A"/>
    <w:rsid w:val="00AC53B1"/>
    <w:rsid w:val="00AC56A9"/>
    <w:rsid w:val="00AC77AC"/>
    <w:rsid w:val="00AD2934"/>
    <w:rsid w:val="00AD7242"/>
    <w:rsid w:val="00AE138E"/>
    <w:rsid w:val="00AE2611"/>
    <w:rsid w:val="00AE67C2"/>
    <w:rsid w:val="00AF01A3"/>
    <w:rsid w:val="00AF12E4"/>
    <w:rsid w:val="00AF4558"/>
    <w:rsid w:val="00AF5CA9"/>
    <w:rsid w:val="00AF6406"/>
    <w:rsid w:val="00AF7049"/>
    <w:rsid w:val="00B012AC"/>
    <w:rsid w:val="00B02FDE"/>
    <w:rsid w:val="00B063E8"/>
    <w:rsid w:val="00B21C4A"/>
    <w:rsid w:val="00B25CD3"/>
    <w:rsid w:val="00B32160"/>
    <w:rsid w:val="00B40CC7"/>
    <w:rsid w:val="00B432D6"/>
    <w:rsid w:val="00B52465"/>
    <w:rsid w:val="00B60D23"/>
    <w:rsid w:val="00B7497C"/>
    <w:rsid w:val="00B756BE"/>
    <w:rsid w:val="00B81BE4"/>
    <w:rsid w:val="00B8402A"/>
    <w:rsid w:val="00B9020C"/>
    <w:rsid w:val="00B96D26"/>
    <w:rsid w:val="00BA133D"/>
    <w:rsid w:val="00BA63AE"/>
    <w:rsid w:val="00BB4572"/>
    <w:rsid w:val="00BC3981"/>
    <w:rsid w:val="00BC47AF"/>
    <w:rsid w:val="00BD21BD"/>
    <w:rsid w:val="00BD6ACF"/>
    <w:rsid w:val="00BD6CF2"/>
    <w:rsid w:val="00BD78FA"/>
    <w:rsid w:val="00BE213E"/>
    <w:rsid w:val="00BE627A"/>
    <w:rsid w:val="00BE6C3E"/>
    <w:rsid w:val="00BF0924"/>
    <w:rsid w:val="00C01B50"/>
    <w:rsid w:val="00C033CE"/>
    <w:rsid w:val="00C06E4B"/>
    <w:rsid w:val="00C10D06"/>
    <w:rsid w:val="00C1174A"/>
    <w:rsid w:val="00C12A6D"/>
    <w:rsid w:val="00C143E2"/>
    <w:rsid w:val="00C20112"/>
    <w:rsid w:val="00C26F0D"/>
    <w:rsid w:val="00C3246C"/>
    <w:rsid w:val="00C34517"/>
    <w:rsid w:val="00C3637B"/>
    <w:rsid w:val="00C437AF"/>
    <w:rsid w:val="00C4459B"/>
    <w:rsid w:val="00C507B7"/>
    <w:rsid w:val="00C523ED"/>
    <w:rsid w:val="00C55346"/>
    <w:rsid w:val="00C63063"/>
    <w:rsid w:val="00C661D5"/>
    <w:rsid w:val="00C70705"/>
    <w:rsid w:val="00C73C19"/>
    <w:rsid w:val="00C7491F"/>
    <w:rsid w:val="00C76435"/>
    <w:rsid w:val="00C7763F"/>
    <w:rsid w:val="00C81A0E"/>
    <w:rsid w:val="00C83135"/>
    <w:rsid w:val="00C858AE"/>
    <w:rsid w:val="00C90856"/>
    <w:rsid w:val="00C91C1B"/>
    <w:rsid w:val="00C958EC"/>
    <w:rsid w:val="00CA6CA6"/>
    <w:rsid w:val="00CB6B5C"/>
    <w:rsid w:val="00CC3D17"/>
    <w:rsid w:val="00CC580C"/>
    <w:rsid w:val="00CC5E0D"/>
    <w:rsid w:val="00CC7C97"/>
    <w:rsid w:val="00CD2F57"/>
    <w:rsid w:val="00CE6D7D"/>
    <w:rsid w:val="00CE7978"/>
    <w:rsid w:val="00CF4137"/>
    <w:rsid w:val="00D00B12"/>
    <w:rsid w:val="00D00DFA"/>
    <w:rsid w:val="00D05505"/>
    <w:rsid w:val="00D07063"/>
    <w:rsid w:val="00D25DA5"/>
    <w:rsid w:val="00D30508"/>
    <w:rsid w:val="00D30934"/>
    <w:rsid w:val="00D310E3"/>
    <w:rsid w:val="00D3237D"/>
    <w:rsid w:val="00D33DD1"/>
    <w:rsid w:val="00D36412"/>
    <w:rsid w:val="00D405C5"/>
    <w:rsid w:val="00D45D2E"/>
    <w:rsid w:val="00D474AB"/>
    <w:rsid w:val="00D4DC26"/>
    <w:rsid w:val="00D550CD"/>
    <w:rsid w:val="00D55CE7"/>
    <w:rsid w:val="00D62CCB"/>
    <w:rsid w:val="00D64242"/>
    <w:rsid w:val="00D65F42"/>
    <w:rsid w:val="00D67585"/>
    <w:rsid w:val="00D67FA9"/>
    <w:rsid w:val="00D70D56"/>
    <w:rsid w:val="00D76F1D"/>
    <w:rsid w:val="00D778FA"/>
    <w:rsid w:val="00D851B1"/>
    <w:rsid w:val="00D860DF"/>
    <w:rsid w:val="00D867D0"/>
    <w:rsid w:val="00D90D91"/>
    <w:rsid w:val="00D90FAD"/>
    <w:rsid w:val="00D945A1"/>
    <w:rsid w:val="00DA1AE2"/>
    <w:rsid w:val="00DA2CE2"/>
    <w:rsid w:val="00DA3ECE"/>
    <w:rsid w:val="00DA77B2"/>
    <w:rsid w:val="00DB0A6A"/>
    <w:rsid w:val="00DB0FA8"/>
    <w:rsid w:val="00DB5AD2"/>
    <w:rsid w:val="00DB6ABF"/>
    <w:rsid w:val="00DB6D75"/>
    <w:rsid w:val="00DC281D"/>
    <w:rsid w:val="00DC5532"/>
    <w:rsid w:val="00DD25AC"/>
    <w:rsid w:val="00DD7D27"/>
    <w:rsid w:val="00DE0C30"/>
    <w:rsid w:val="00DE2E12"/>
    <w:rsid w:val="00DE7075"/>
    <w:rsid w:val="00DE73FC"/>
    <w:rsid w:val="00DF4101"/>
    <w:rsid w:val="00DF5E72"/>
    <w:rsid w:val="00E005AB"/>
    <w:rsid w:val="00E11414"/>
    <w:rsid w:val="00E13634"/>
    <w:rsid w:val="00E13A98"/>
    <w:rsid w:val="00E20146"/>
    <w:rsid w:val="00E24531"/>
    <w:rsid w:val="00E269A0"/>
    <w:rsid w:val="00E269AE"/>
    <w:rsid w:val="00E27111"/>
    <w:rsid w:val="00E2733F"/>
    <w:rsid w:val="00E40C8C"/>
    <w:rsid w:val="00E45C6B"/>
    <w:rsid w:val="00E45F22"/>
    <w:rsid w:val="00E512F1"/>
    <w:rsid w:val="00E553D3"/>
    <w:rsid w:val="00E557D3"/>
    <w:rsid w:val="00E5797E"/>
    <w:rsid w:val="00E60808"/>
    <w:rsid w:val="00E6105A"/>
    <w:rsid w:val="00E634A2"/>
    <w:rsid w:val="00E66D77"/>
    <w:rsid w:val="00E828BD"/>
    <w:rsid w:val="00E8768A"/>
    <w:rsid w:val="00E87933"/>
    <w:rsid w:val="00E90879"/>
    <w:rsid w:val="00E978F0"/>
    <w:rsid w:val="00EA0461"/>
    <w:rsid w:val="00EA672F"/>
    <w:rsid w:val="00EB2845"/>
    <w:rsid w:val="00EB52BF"/>
    <w:rsid w:val="00EB7333"/>
    <w:rsid w:val="00ED4B86"/>
    <w:rsid w:val="00ED6334"/>
    <w:rsid w:val="00EE0A7C"/>
    <w:rsid w:val="00EE3E5B"/>
    <w:rsid w:val="00EE425E"/>
    <w:rsid w:val="00EF457B"/>
    <w:rsid w:val="00F071A7"/>
    <w:rsid w:val="00F074BE"/>
    <w:rsid w:val="00F10E13"/>
    <w:rsid w:val="00F1204D"/>
    <w:rsid w:val="00F262C3"/>
    <w:rsid w:val="00F300CA"/>
    <w:rsid w:val="00F31FC6"/>
    <w:rsid w:val="00F33E13"/>
    <w:rsid w:val="00F3415B"/>
    <w:rsid w:val="00F3687E"/>
    <w:rsid w:val="00F4488A"/>
    <w:rsid w:val="00F45416"/>
    <w:rsid w:val="00F47B80"/>
    <w:rsid w:val="00F47D62"/>
    <w:rsid w:val="00F50183"/>
    <w:rsid w:val="00F51C3A"/>
    <w:rsid w:val="00F52FE1"/>
    <w:rsid w:val="00F56657"/>
    <w:rsid w:val="00F57391"/>
    <w:rsid w:val="00F61168"/>
    <w:rsid w:val="00F626C3"/>
    <w:rsid w:val="00F64863"/>
    <w:rsid w:val="00F66D86"/>
    <w:rsid w:val="00F67D0F"/>
    <w:rsid w:val="00F7025E"/>
    <w:rsid w:val="00F77B70"/>
    <w:rsid w:val="00F8008D"/>
    <w:rsid w:val="00F96FBF"/>
    <w:rsid w:val="00FA237E"/>
    <w:rsid w:val="00FB6E3C"/>
    <w:rsid w:val="00FC410A"/>
    <w:rsid w:val="00FD0EE8"/>
    <w:rsid w:val="00FD29B3"/>
    <w:rsid w:val="00FD35FD"/>
    <w:rsid w:val="00FE4B38"/>
    <w:rsid w:val="00FE5FEB"/>
    <w:rsid w:val="00FE7332"/>
    <w:rsid w:val="00FF2133"/>
    <w:rsid w:val="00FF39EA"/>
    <w:rsid w:val="01615FAF"/>
    <w:rsid w:val="016DA6FB"/>
    <w:rsid w:val="0177AEFE"/>
    <w:rsid w:val="017CD9FD"/>
    <w:rsid w:val="019AA47D"/>
    <w:rsid w:val="01F7B1C2"/>
    <w:rsid w:val="022862E9"/>
    <w:rsid w:val="023E7172"/>
    <w:rsid w:val="0254A123"/>
    <w:rsid w:val="0271112E"/>
    <w:rsid w:val="027E7777"/>
    <w:rsid w:val="02D727E7"/>
    <w:rsid w:val="030FED39"/>
    <w:rsid w:val="039347B0"/>
    <w:rsid w:val="039D0245"/>
    <w:rsid w:val="03C580AC"/>
    <w:rsid w:val="03DA41D3"/>
    <w:rsid w:val="04047FCB"/>
    <w:rsid w:val="04239F07"/>
    <w:rsid w:val="04525EF7"/>
    <w:rsid w:val="046FE400"/>
    <w:rsid w:val="04E5D87D"/>
    <w:rsid w:val="051E2C9A"/>
    <w:rsid w:val="0556DC3D"/>
    <w:rsid w:val="05F1F7EA"/>
    <w:rsid w:val="06094A41"/>
    <w:rsid w:val="0612EF43"/>
    <w:rsid w:val="062D48EE"/>
    <w:rsid w:val="06F28FF8"/>
    <w:rsid w:val="071D5051"/>
    <w:rsid w:val="0724CE2F"/>
    <w:rsid w:val="072B28D5"/>
    <w:rsid w:val="074E71CB"/>
    <w:rsid w:val="07775D6F"/>
    <w:rsid w:val="0791556B"/>
    <w:rsid w:val="07AF0427"/>
    <w:rsid w:val="07FE5762"/>
    <w:rsid w:val="0820D250"/>
    <w:rsid w:val="08C56286"/>
    <w:rsid w:val="08FEA513"/>
    <w:rsid w:val="0954D8EB"/>
    <w:rsid w:val="09859D99"/>
    <w:rsid w:val="09C0F3E6"/>
    <w:rsid w:val="09E15E72"/>
    <w:rsid w:val="0A2A30BA"/>
    <w:rsid w:val="0AFAFC3D"/>
    <w:rsid w:val="0B2949F3"/>
    <w:rsid w:val="0B371533"/>
    <w:rsid w:val="0BD15306"/>
    <w:rsid w:val="0BDBE62A"/>
    <w:rsid w:val="0BEC73A1"/>
    <w:rsid w:val="0C1712AC"/>
    <w:rsid w:val="0C728A23"/>
    <w:rsid w:val="0CD4D321"/>
    <w:rsid w:val="0CDC2834"/>
    <w:rsid w:val="0D14D7D7"/>
    <w:rsid w:val="0D661612"/>
    <w:rsid w:val="0DB66410"/>
    <w:rsid w:val="0E166DD5"/>
    <w:rsid w:val="0E2D8345"/>
    <w:rsid w:val="0E383EF6"/>
    <w:rsid w:val="0E5B5D05"/>
    <w:rsid w:val="0E906D6E"/>
    <w:rsid w:val="0EBE8910"/>
    <w:rsid w:val="0EF078CB"/>
    <w:rsid w:val="0EF91F9B"/>
    <w:rsid w:val="0F142354"/>
    <w:rsid w:val="0F156F93"/>
    <w:rsid w:val="0F7C3CD5"/>
    <w:rsid w:val="0F7CCBCF"/>
    <w:rsid w:val="0FB9694B"/>
    <w:rsid w:val="10450C92"/>
    <w:rsid w:val="104DBCB9"/>
    <w:rsid w:val="105B23BA"/>
    <w:rsid w:val="1069B6D5"/>
    <w:rsid w:val="1094EFFC"/>
    <w:rsid w:val="10BCD37E"/>
    <w:rsid w:val="10DBE91D"/>
    <w:rsid w:val="10DC5341"/>
    <w:rsid w:val="10E302D3"/>
    <w:rsid w:val="111C808B"/>
    <w:rsid w:val="119356E3"/>
    <w:rsid w:val="11C00AE0"/>
    <w:rsid w:val="11C7B496"/>
    <w:rsid w:val="120534A0"/>
    <w:rsid w:val="1206AAAF"/>
    <w:rsid w:val="1221AAD8"/>
    <w:rsid w:val="12470366"/>
    <w:rsid w:val="126009B1"/>
    <w:rsid w:val="1291ABCD"/>
    <w:rsid w:val="12A410AB"/>
    <w:rsid w:val="12CA02D2"/>
    <w:rsid w:val="12F91B3B"/>
    <w:rsid w:val="131D7017"/>
    <w:rsid w:val="1322CF4A"/>
    <w:rsid w:val="13E664B5"/>
    <w:rsid w:val="13F34665"/>
    <w:rsid w:val="14405B9B"/>
    <w:rsid w:val="14CA9E89"/>
    <w:rsid w:val="14F8BD0A"/>
    <w:rsid w:val="15CF29BB"/>
    <w:rsid w:val="15DE4123"/>
    <w:rsid w:val="1642B963"/>
    <w:rsid w:val="1649F1A6"/>
    <w:rsid w:val="1667B366"/>
    <w:rsid w:val="16CDF5B6"/>
    <w:rsid w:val="16EB0923"/>
    <w:rsid w:val="1717C09E"/>
    <w:rsid w:val="17326DF6"/>
    <w:rsid w:val="17368493"/>
    <w:rsid w:val="174C16BE"/>
    <w:rsid w:val="176C831B"/>
    <w:rsid w:val="177380AD"/>
    <w:rsid w:val="186B9279"/>
    <w:rsid w:val="1881016A"/>
    <w:rsid w:val="1882A132"/>
    <w:rsid w:val="18B9BBD2"/>
    <w:rsid w:val="18C8BFF6"/>
    <w:rsid w:val="18D0537E"/>
    <w:rsid w:val="197E394B"/>
    <w:rsid w:val="198BD74E"/>
    <w:rsid w:val="199E0FAC"/>
    <w:rsid w:val="1A6CF970"/>
    <w:rsid w:val="1A7BB8E7"/>
    <w:rsid w:val="1A808452"/>
    <w:rsid w:val="1AC69A6D"/>
    <w:rsid w:val="1AC9ABB3"/>
    <w:rsid w:val="1B373707"/>
    <w:rsid w:val="1BC58E02"/>
    <w:rsid w:val="1BEB87E5"/>
    <w:rsid w:val="1C120CD5"/>
    <w:rsid w:val="1C2B54B7"/>
    <w:rsid w:val="1C6D5C5E"/>
    <w:rsid w:val="1CB557DE"/>
    <w:rsid w:val="1CC4BEFF"/>
    <w:rsid w:val="1CCA1856"/>
    <w:rsid w:val="1CE8F91C"/>
    <w:rsid w:val="1CEB6C51"/>
    <w:rsid w:val="1D48B4DC"/>
    <w:rsid w:val="1D8D2555"/>
    <w:rsid w:val="1D8FAA06"/>
    <w:rsid w:val="1EBC16FB"/>
    <w:rsid w:val="1EF06990"/>
    <w:rsid w:val="1F0862FD"/>
    <w:rsid w:val="1F66FC39"/>
    <w:rsid w:val="1FD7AB8F"/>
    <w:rsid w:val="1FF87114"/>
    <w:rsid w:val="1FFB18D2"/>
    <w:rsid w:val="202C8366"/>
    <w:rsid w:val="20797DD4"/>
    <w:rsid w:val="20AAD29F"/>
    <w:rsid w:val="20E496DF"/>
    <w:rsid w:val="217B5470"/>
    <w:rsid w:val="218F64C0"/>
    <w:rsid w:val="21988579"/>
    <w:rsid w:val="21DB10F0"/>
    <w:rsid w:val="2240CB3E"/>
    <w:rsid w:val="226C9C9A"/>
    <w:rsid w:val="22938FE7"/>
    <w:rsid w:val="22BD6D5C"/>
    <w:rsid w:val="22CC4165"/>
    <w:rsid w:val="22D114DA"/>
    <w:rsid w:val="2357DA8F"/>
    <w:rsid w:val="23A36ECB"/>
    <w:rsid w:val="245B44C2"/>
    <w:rsid w:val="24A14A34"/>
    <w:rsid w:val="24BFBD02"/>
    <w:rsid w:val="24D372A2"/>
    <w:rsid w:val="24FCE1C2"/>
    <w:rsid w:val="25692C31"/>
    <w:rsid w:val="258150F0"/>
    <w:rsid w:val="25A6B72A"/>
    <w:rsid w:val="25BB3AAA"/>
    <w:rsid w:val="25C32735"/>
    <w:rsid w:val="2609CD12"/>
    <w:rsid w:val="26107C6E"/>
    <w:rsid w:val="2639B9DE"/>
    <w:rsid w:val="268F00C2"/>
    <w:rsid w:val="26A00EAC"/>
    <w:rsid w:val="26C1711A"/>
    <w:rsid w:val="271A8237"/>
    <w:rsid w:val="27773309"/>
    <w:rsid w:val="2796C746"/>
    <w:rsid w:val="27BA631A"/>
    <w:rsid w:val="27E0BBC4"/>
    <w:rsid w:val="28312981"/>
    <w:rsid w:val="283BCD5F"/>
    <w:rsid w:val="289EB4B6"/>
    <w:rsid w:val="28CE5857"/>
    <w:rsid w:val="2918321C"/>
    <w:rsid w:val="298BA641"/>
    <w:rsid w:val="29F911DC"/>
    <w:rsid w:val="2A45980D"/>
    <w:rsid w:val="2A73A15A"/>
    <w:rsid w:val="2A76E436"/>
    <w:rsid w:val="2A9E0B65"/>
    <w:rsid w:val="2A9E95A2"/>
    <w:rsid w:val="2ABDB065"/>
    <w:rsid w:val="2AD57D72"/>
    <w:rsid w:val="2ADD3E35"/>
    <w:rsid w:val="2AE494DA"/>
    <w:rsid w:val="2B011A2E"/>
    <w:rsid w:val="2B0E0189"/>
    <w:rsid w:val="2B9B049F"/>
    <w:rsid w:val="2B9FF6D8"/>
    <w:rsid w:val="2C046F18"/>
    <w:rsid w:val="2C0D4CA4"/>
    <w:rsid w:val="2C237AC3"/>
    <w:rsid w:val="2C3CEFAB"/>
    <w:rsid w:val="2C5F553C"/>
    <w:rsid w:val="2CA3610B"/>
    <w:rsid w:val="2CAF5456"/>
    <w:rsid w:val="2CC21BAA"/>
    <w:rsid w:val="2CE4B0FB"/>
    <w:rsid w:val="2D66DCC2"/>
    <w:rsid w:val="2DAE2051"/>
    <w:rsid w:val="2E4D1244"/>
    <w:rsid w:val="2E681CF7"/>
    <w:rsid w:val="2E80D1F3"/>
    <w:rsid w:val="2E894E4B"/>
    <w:rsid w:val="2EB18A84"/>
    <w:rsid w:val="2ECF2CA0"/>
    <w:rsid w:val="2ED9F498"/>
    <w:rsid w:val="2F02CBB1"/>
    <w:rsid w:val="2F1602C4"/>
    <w:rsid w:val="2FBC39C6"/>
    <w:rsid w:val="2FF9EBA6"/>
    <w:rsid w:val="30123A23"/>
    <w:rsid w:val="30196CF7"/>
    <w:rsid w:val="30556EC7"/>
    <w:rsid w:val="30B3E84C"/>
    <w:rsid w:val="312485C6"/>
    <w:rsid w:val="316F4A4A"/>
    <w:rsid w:val="31841B8E"/>
    <w:rsid w:val="31AE34C1"/>
    <w:rsid w:val="323EB695"/>
    <w:rsid w:val="32428ED2"/>
    <w:rsid w:val="3245A113"/>
    <w:rsid w:val="330C8C30"/>
    <w:rsid w:val="336FE9D5"/>
    <w:rsid w:val="3396E33F"/>
    <w:rsid w:val="342C11DD"/>
    <w:rsid w:val="348165D7"/>
    <w:rsid w:val="34E55636"/>
    <w:rsid w:val="34EDE02E"/>
    <w:rsid w:val="3548163D"/>
    <w:rsid w:val="361C38B1"/>
    <w:rsid w:val="362F8776"/>
    <w:rsid w:val="36364150"/>
    <w:rsid w:val="36538244"/>
    <w:rsid w:val="36B4568F"/>
    <w:rsid w:val="36B6C373"/>
    <w:rsid w:val="36B9F53C"/>
    <w:rsid w:val="36C7B712"/>
    <w:rsid w:val="3754ECAF"/>
    <w:rsid w:val="379271A2"/>
    <w:rsid w:val="37BF3C53"/>
    <w:rsid w:val="380E3AD8"/>
    <w:rsid w:val="383CFD2D"/>
    <w:rsid w:val="38D434EE"/>
    <w:rsid w:val="38E8390D"/>
    <w:rsid w:val="394AC7A2"/>
    <w:rsid w:val="399A877B"/>
    <w:rsid w:val="3A0E8379"/>
    <w:rsid w:val="3AA6C301"/>
    <w:rsid w:val="3AB7478D"/>
    <w:rsid w:val="3AE1962B"/>
    <w:rsid w:val="3AF0A75B"/>
    <w:rsid w:val="3AF6786E"/>
    <w:rsid w:val="3B400D95"/>
    <w:rsid w:val="3B419599"/>
    <w:rsid w:val="3B5385B3"/>
    <w:rsid w:val="3B956A61"/>
    <w:rsid w:val="3B976350"/>
    <w:rsid w:val="3BC09DD3"/>
    <w:rsid w:val="3BCD6B98"/>
    <w:rsid w:val="3BD18357"/>
    <w:rsid w:val="3BDA4B68"/>
    <w:rsid w:val="3C1A6606"/>
    <w:rsid w:val="3C38E8A4"/>
    <w:rsid w:val="3C3ED990"/>
    <w:rsid w:val="3C454E85"/>
    <w:rsid w:val="3C676074"/>
    <w:rsid w:val="3CBC6BE7"/>
    <w:rsid w:val="3CD04F52"/>
    <w:rsid w:val="3CE9BECE"/>
    <w:rsid w:val="3D244021"/>
    <w:rsid w:val="3D769658"/>
    <w:rsid w:val="3D8A4BF8"/>
    <w:rsid w:val="3DA67A4D"/>
    <w:rsid w:val="3DAF45FB"/>
    <w:rsid w:val="3DB4224C"/>
    <w:rsid w:val="3E18B074"/>
    <w:rsid w:val="3ED2AD1A"/>
    <w:rsid w:val="3EF031BE"/>
    <w:rsid w:val="3F30EBEB"/>
    <w:rsid w:val="3F6B9736"/>
    <w:rsid w:val="3FCFDDDE"/>
    <w:rsid w:val="403C0730"/>
    <w:rsid w:val="405C6167"/>
    <w:rsid w:val="406CCCAE"/>
    <w:rsid w:val="40C15542"/>
    <w:rsid w:val="410270BB"/>
    <w:rsid w:val="4122401B"/>
    <w:rsid w:val="4126A424"/>
    <w:rsid w:val="4152E5CA"/>
    <w:rsid w:val="41723A1D"/>
    <w:rsid w:val="41CAB716"/>
    <w:rsid w:val="41D5896C"/>
    <w:rsid w:val="41F6BB76"/>
    <w:rsid w:val="420E2D02"/>
    <w:rsid w:val="4236384B"/>
    <w:rsid w:val="425A7904"/>
    <w:rsid w:val="42B91240"/>
    <w:rsid w:val="42C829A8"/>
    <w:rsid w:val="42D37FB3"/>
    <w:rsid w:val="42EFCA55"/>
    <w:rsid w:val="4300F2DB"/>
    <w:rsid w:val="430F64C4"/>
    <w:rsid w:val="4314C931"/>
    <w:rsid w:val="4356FAD9"/>
    <w:rsid w:val="437E996D"/>
    <w:rsid w:val="43928BD7"/>
    <w:rsid w:val="44585054"/>
    <w:rsid w:val="447E6144"/>
    <w:rsid w:val="44CD6A77"/>
    <w:rsid w:val="44CE88DA"/>
    <w:rsid w:val="44D83927"/>
    <w:rsid w:val="4508B142"/>
    <w:rsid w:val="45721DE6"/>
    <w:rsid w:val="45AEF227"/>
    <w:rsid w:val="45BA3C03"/>
    <w:rsid w:val="45C7E973"/>
    <w:rsid w:val="45F11937"/>
    <w:rsid w:val="45F62D5F"/>
    <w:rsid w:val="46232AE1"/>
    <w:rsid w:val="462448D2"/>
    <w:rsid w:val="4680F4FD"/>
    <w:rsid w:val="46C85E4E"/>
    <w:rsid w:val="4775BCAE"/>
    <w:rsid w:val="47A6F0D6"/>
    <w:rsid w:val="47C01933"/>
    <w:rsid w:val="480473C1"/>
    <w:rsid w:val="48089B2B"/>
    <w:rsid w:val="489BDDD0"/>
    <w:rsid w:val="48BB4238"/>
    <w:rsid w:val="496EA977"/>
    <w:rsid w:val="498731AD"/>
    <w:rsid w:val="49E116C9"/>
    <w:rsid w:val="4A01CD5B"/>
    <w:rsid w:val="4A6C983E"/>
    <w:rsid w:val="4A8E4026"/>
    <w:rsid w:val="4AF6DA26"/>
    <w:rsid w:val="4BA7B556"/>
    <w:rsid w:val="4BDC0295"/>
    <w:rsid w:val="4BE03C08"/>
    <w:rsid w:val="4BFF88D8"/>
    <w:rsid w:val="4C906328"/>
    <w:rsid w:val="4CF07E2C"/>
    <w:rsid w:val="4D3C5584"/>
    <w:rsid w:val="4D5EAA99"/>
    <w:rsid w:val="4DA6DFE3"/>
    <w:rsid w:val="4E279379"/>
    <w:rsid w:val="4E36AAE1"/>
    <w:rsid w:val="4E531AEC"/>
    <w:rsid w:val="4ED5C3E8"/>
    <w:rsid w:val="4EED1AA6"/>
    <w:rsid w:val="4F2AFDAC"/>
    <w:rsid w:val="4F3A1514"/>
    <w:rsid w:val="4F5BD0F5"/>
    <w:rsid w:val="4F9E8D54"/>
    <w:rsid w:val="501081C5"/>
    <w:rsid w:val="501E8CA5"/>
    <w:rsid w:val="50A9E146"/>
    <w:rsid w:val="5104EFB3"/>
    <w:rsid w:val="5121AD87"/>
    <w:rsid w:val="5128BD3C"/>
    <w:rsid w:val="512D33DA"/>
    <w:rsid w:val="514AB2B7"/>
    <w:rsid w:val="5164AE98"/>
    <w:rsid w:val="517CA805"/>
    <w:rsid w:val="519E006C"/>
    <w:rsid w:val="51DE1B33"/>
    <w:rsid w:val="5216F6DA"/>
    <w:rsid w:val="521F307E"/>
    <w:rsid w:val="52887294"/>
    <w:rsid w:val="52909FAF"/>
    <w:rsid w:val="5294E37C"/>
    <w:rsid w:val="52DA0D3C"/>
    <w:rsid w:val="534539EE"/>
    <w:rsid w:val="536F7010"/>
    <w:rsid w:val="5400E854"/>
    <w:rsid w:val="5405FE53"/>
    <w:rsid w:val="5413A8F4"/>
    <w:rsid w:val="5423E46D"/>
    <w:rsid w:val="548604DB"/>
    <w:rsid w:val="54F5B2E6"/>
    <w:rsid w:val="5523F4B0"/>
    <w:rsid w:val="552C5288"/>
    <w:rsid w:val="558728A8"/>
    <w:rsid w:val="55EE45DE"/>
    <w:rsid w:val="55F38887"/>
    <w:rsid w:val="56039A55"/>
    <w:rsid w:val="5621443F"/>
    <w:rsid w:val="56489144"/>
    <w:rsid w:val="569C8864"/>
    <w:rsid w:val="569CBFA2"/>
    <w:rsid w:val="56AB8637"/>
    <w:rsid w:val="56CF89CA"/>
    <w:rsid w:val="57149602"/>
    <w:rsid w:val="5745D23F"/>
    <w:rsid w:val="5747C92D"/>
    <w:rsid w:val="5760FF8C"/>
    <w:rsid w:val="57F65DB6"/>
    <w:rsid w:val="5844B197"/>
    <w:rsid w:val="58AAD6BD"/>
    <w:rsid w:val="58ADB065"/>
    <w:rsid w:val="591C77F6"/>
    <w:rsid w:val="5922AA32"/>
    <w:rsid w:val="59245AB2"/>
    <w:rsid w:val="592B8005"/>
    <w:rsid w:val="59A6863B"/>
    <w:rsid w:val="59BEA7BF"/>
    <w:rsid w:val="59C19C25"/>
    <w:rsid w:val="5A3E0DD2"/>
    <w:rsid w:val="5A608E18"/>
    <w:rsid w:val="5AD72861"/>
    <w:rsid w:val="5AF456AE"/>
    <w:rsid w:val="5AFC8116"/>
    <w:rsid w:val="5B0D0E8D"/>
    <w:rsid w:val="5B478327"/>
    <w:rsid w:val="5B87599F"/>
    <w:rsid w:val="5B9A9929"/>
    <w:rsid w:val="5B9CE918"/>
    <w:rsid w:val="5BC8708B"/>
    <w:rsid w:val="5BE07F41"/>
    <w:rsid w:val="5BE284C2"/>
    <w:rsid w:val="5C15343E"/>
    <w:rsid w:val="5CA6F11E"/>
    <w:rsid w:val="5CB9D5B7"/>
    <w:rsid w:val="5CE6E571"/>
    <w:rsid w:val="5D3DCF2F"/>
    <w:rsid w:val="5DB06ADC"/>
    <w:rsid w:val="5E241AEB"/>
    <w:rsid w:val="5E32068D"/>
    <w:rsid w:val="5E488E75"/>
    <w:rsid w:val="5F23995E"/>
    <w:rsid w:val="5F353EA2"/>
    <w:rsid w:val="5F90EF97"/>
    <w:rsid w:val="5FC37D3B"/>
    <w:rsid w:val="606C29CA"/>
    <w:rsid w:val="60C870E6"/>
    <w:rsid w:val="60D1EAA7"/>
    <w:rsid w:val="610D02D4"/>
    <w:rsid w:val="610D4313"/>
    <w:rsid w:val="6138DA81"/>
    <w:rsid w:val="61F7A24F"/>
    <w:rsid w:val="6224C321"/>
    <w:rsid w:val="627E2C5F"/>
    <w:rsid w:val="6283173B"/>
    <w:rsid w:val="62AD3092"/>
    <w:rsid w:val="62C0C5A0"/>
    <w:rsid w:val="6376119F"/>
    <w:rsid w:val="63F36E5D"/>
    <w:rsid w:val="644725CF"/>
    <w:rsid w:val="645CD8D6"/>
    <w:rsid w:val="648A5CD1"/>
    <w:rsid w:val="649BBE33"/>
    <w:rsid w:val="64F6D890"/>
    <w:rsid w:val="65E923C9"/>
    <w:rsid w:val="66068A0F"/>
    <w:rsid w:val="660B2847"/>
    <w:rsid w:val="6660B7FD"/>
    <w:rsid w:val="668F38F9"/>
    <w:rsid w:val="66AFF93E"/>
    <w:rsid w:val="66D0AF74"/>
    <w:rsid w:val="6709F442"/>
    <w:rsid w:val="670E927A"/>
    <w:rsid w:val="671DA9E2"/>
    <w:rsid w:val="67454A8F"/>
    <w:rsid w:val="67EE9E44"/>
    <w:rsid w:val="687F3CFE"/>
    <w:rsid w:val="688B2151"/>
    <w:rsid w:val="6914F2F2"/>
    <w:rsid w:val="69484366"/>
    <w:rsid w:val="699858BF"/>
    <w:rsid w:val="69C2C1CF"/>
    <w:rsid w:val="69CF03D6"/>
    <w:rsid w:val="6A0FBC3D"/>
    <w:rsid w:val="6A1BDC91"/>
    <w:rsid w:val="6A375CEA"/>
    <w:rsid w:val="6A5AE2D7"/>
    <w:rsid w:val="6A7B7F0F"/>
    <w:rsid w:val="6A7C53D9"/>
    <w:rsid w:val="6AB2AF28"/>
    <w:rsid w:val="6AC54254"/>
    <w:rsid w:val="6AFF70D0"/>
    <w:rsid w:val="6B4E08BE"/>
    <w:rsid w:val="6B6C7308"/>
    <w:rsid w:val="6BAAF45D"/>
    <w:rsid w:val="6C0D583F"/>
    <w:rsid w:val="6C675343"/>
    <w:rsid w:val="6C8D74AC"/>
    <w:rsid w:val="6D3DBFF4"/>
    <w:rsid w:val="6D46C587"/>
    <w:rsid w:val="6D6ABD76"/>
    <w:rsid w:val="6D73476E"/>
    <w:rsid w:val="6DB5661C"/>
    <w:rsid w:val="6DBEAE45"/>
    <w:rsid w:val="6DDC85EC"/>
    <w:rsid w:val="6DDCB1E7"/>
    <w:rsid w:val="6DF49E45"/>
    <w:rsid w:val="6E4D2B1F"/>
    <w:rsid w:val="6E8E8307"/>
    <w:rsid w:val="6F1D1874"/>
    <w:rsid w:val="6F929013"/>
    <w:rsid w:val="701253ED"/>
    <w:rsid w:val="702A0041"/>
    <w:rsid w:val="70468844"/>
    <w:rsid w:val="70D9FB35"/>
    <w:rsid w:val="70E3B6A5"/>
    <w:rsid w:val="70F6CF8B"/>
    <w:rsid w:val="70FD0078"/>
    <w:rsid w:val="710BA4F1"/>
    <w:rsid w:val="7177F109"/>
    <w:rsid w:val="718AEBCD"/>
    <w:rsid w:val="72440CFE"/>
    <w:rsid w:val="724FFBE9"/>
    <w:rsid w:val="725199D7"/>
    <w:rsid w:val="72B3CBC8"/>
    <w:rsid w:val="72F4E728"/>
    <w:rsid w:val="7313C16A"/>
    <w:rsid w:val="736297CC"/>
    <w:rsid w:val="737BDFAE"/>
    <w:rsid w:val="73AC0559"/>
    <w:rsid w:val="73C0D69D"/>
    <w:rsid w:val="74924002"/>
    <w:rsid w:val="74975897"/>
    <w:rsid w:val="74BF5961"/>
    <w:rsid w:val="7534C55E"/>
    <w:rsid w:val="755FC413"/>
    <w:rsid w:val="75A354BE"/>
    <w:rsid w:val="75C7951B"/>
    <w:rsid w:val="75D94179"/>
    <w:rsid w:val="7629C57C"/>
    <w:rsid w:val="762C2343"/>
    <w:rsid w:val="76729041"/>
    <w:rsid w:val="76909B83"/>
    <w:rsid w:val="770B19EC"/>
    <w:rsid w:val="77100C25"/>
    <w:rsid w:val="773013EF"/>
    <w:rsid w:val="7739D2EF"/>
    <w:rsid w:val="7783FEC9"/>
    <w:rsid w:val="77EB7561"/>
    <w:rsid w:val="77FB4439"/>
    <w:rsid w:val="7823C55A"/>
    <w:rsid w:val="786369D5"/>
    <w:rsid w:val="78684C52"/>
    <w:rsid w:val="78CE4D94"/>
    <w:rsid w:val="78D93EAF"/>
    <w:rsid w:val="78EDBCD4"/>
    <w:rsid w:val="796341D6"/>
    <w:rsid w:val="79812691"/>
    <w:rsid w:val="79FC78D9"/>
    <w:rsid w:val="7A20C584"/>
    <w:rsid w:val="7A743AAE"/>
    <w:rsid w:val="7A9C99D5"/>
    <w:rsid w:val="7AA71711"/>
    <w:rsid w:val="7AB31593"/>
    <w:rsid w:val="7B0DDBC1"/>
    <w:rsid w:val="7B3E9A3C"/>
    <w:rsid w:val="7B61E36C"/>
    <w:rsid w:val="7BAD1AC9"/>
    <w:rsid w:val="7BB64CF5"/>
    <w:rsid w:val="7BEE7F68"/>
    <w:rsid w:val="7C4082ED"/>
    <w:rsid w:val="7C47C2B7"/>
    <w:rsid w:val="7C5CC6CC"/>
    <w:rsid w:val="7C74C039"/>
    <w:rsid w:val="7C7670B9"/>
    <w:rsid w:val="7D048AEA"/>
    <w:rsid w:val="7DC0B7E1"/>
    <w:rsid w:val="7E54966A"/>
    <w:rsid w:val="7E5F2494"/>
    <w:rsid w:val="7E6C252A"/>
    <w:rsid w:val="7E841E97"/>
    <w:rsid w:val="7EDB0E4A"/>
    <w:rsid w:val="7EE9F1C1"/>
    <w:rsid w:val="7F4ED727"/>
    <w:rsid w:val="7F64A7AF"/>
    <w:rsid w:val="7F7776EE"/>
    <w:rsid w:val="7FA785B6"/>
    <w:rsid w:val="7FB816DD"/>
    <w:rsid w:val="7FC5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B7A4B"/>
  <w15:chartTrackingRefBased/>
  <w15:docId w15:val="{0655A782-FE06-4FDC-B98E-5E47AFAF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06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4E706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4E7066"/>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4E7066"/>
    <w:pPr>
      <w:outlineLvl w:val="2"/>
    </w:pPr>
    <w:rPr>
      <w:b/>
      <w:bCs/>
      <w:sz w:val="22"/>
      <w:szCs w:val="24"/>
    </w:rPr>
  </w:style>
  <w:style w:type="paragraph" w:styleId="Heading4">
    <w:name w:val="heading 4"/>
    <w:basedOn w:val="Normal"/>
    <w:next w:val="Normal"/>
    <w:link w:val="Heading4Char"/>
    <w:uiPriority w:val="9"/>
    <w:unhideWhenUsed/>
    <w:qFormat/>
    <w:rsid w:val="004E7066"/>
    <w:pPr>
      <w:outlineLvl w:val="3"/>
    </w:pPr>
    <w:rPr>
      <w:b/>
      <w:bCs/>
      <w:i/>
      <w:iCs/>
    </w:rPr>
  </w:style>
  <w:style w:type="paragraph" w:styleId="Heading5">
    <w:name w:val="heading 5"/>
    <w:basedOn w:val="Normal"/>
    <w:next w:val="NormalIndent"/>
    <w:link w:val="Heading5Char"/>
    <w:autoRedefine/>
    <w:qFormat/>
    <w:rsid w:val="00E11414"/>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11414"/>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11414"/>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11414"/>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11414"/>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E70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066"/>
  </w:style>
  <w:style w:type="character" w:customStyle="1" w:styleId="Heading1Char">
    <w:name w:val="Heading 1 Char"/>
    <w:basedOn w:val="DefaultParagraphFont"/>
    <w:link w:val="Heading1"/>
    <w:rsid w:val="004E706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4E7066"/>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4E706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4E7066"/>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11414"/>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E11414"/>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E11414"/>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E11414"/>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E11414"/>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4E7066"/>
    <w:rPr>
      <w:color w:val="0563C1" w:themeColor="hyperlink"/>
      <w:u w:val="single"/>
    </w:rPr>
  </w:style>
  <w:style w:type="paragraph" w:styleId="TOC1">
    <w:name w:val="toc 1"/>
    <w:basedOn w:val="Normal"/>
    <w:next w:val="Normal"/>
    <w:autoRedefine/>
    <w:uiPriority w:val="39"/>
    <w:unhideWhenUsed/>
    <w:rsid w:val="004E7066"/>
    <w:pPr>
      <w:spacing w:after="100"/>
    </w:pPr>
  </w:style>
  <w:style w:type="paragraph" w:styleId="TOC2">
    <w:name w:val="toc 2"/>
    <w:basedOn w:val="Normal"/>
    <w:next w:val="Normal"/>
    <w:autoRedefine/>
    <w:uiPriority w:val="39"/>
    <w:unhideWhenUsed/>
    <w:rsid w:val="004E7066"/>
    <w:pPr>
      <w:spacing w:after="100"/>
      <w:ind w:left="200"/>
    </w:pPr>
  </w:style>
  <w:style w:type="paragraph" w:styleId="TOC3">
    <w:name w:val="toc 3"/>
    <w:basedOn w:val="Normal"/>
    <w:next w:val="Normal"/>
    <w:autoRedefine/>
    <w:uiPriority w:val="39"/>
    <w:unhideWhenUsed/>
    <w:rsid w:val="004E7066"/>
    <w:pPr>
      <w:spacing w:after="100"/>
      <w:ind w:left="400"/>
    </w:pPr>
  </w:style>
  <w:style w:type="paragraph" w:styleId="NormalIndent">
    <w:name w:val="Normal Indent"/>
    <w:basedOn w:val="Normal"/>
    <w:uiPriority w:val="99"/>
    <w:semiHidden/>
    <w:unhideWhenUsed/>
    <w:rsid w:val="00E11414"/>
    <w:pPr>
      <w:ind w:left="720"/>
    </w:pPr>
  </w:style>
  <w:style w:type="paragraph" w:styleId="ListBullet">
    <w:name w:val="List Bullet"/>
    <w:basedOn w:val="Normal"/>
    <w:link w:val="ListBulletChar"/>
    <w:uiPriority w:val="3"/>
    <w:qFormat/>
    <w:rsid w:val="00E11414"/>
    <w:pPr>
      <w:numPr>
        <w:numId w:val="4"/>
      </w:numPr>
      <w:spacing w:after="60"/>
    </w:pPr>
    <w:rPr>
      <w:rFonts w:eastAsia="Times New Roman" w:cs="Arial"/>
      <w:lang w:val="de-DE"/>
    </w:rPr>
  </w:style>
  <w:style w:type="paragraph" w:styleId="ListBullet2">
    <w:name w:val="List Bullet 2"/>
    <w:basedOn w:val="Normal"/>
    <w:link w:val="ListBullet2Char"/>
    <w:uiPriority w:val="99"/>
    <w:semiHidden/>
    <w:unhideWhenUsed/>
    <w:rsid w:val="00E11414"/>
    <w:pPr>
      <w:numPr>
        <w:numId w:val="5"/>
      </w:numPr>
      <w:contextualSpacing/>
    </w:pPr>
  </w:style>
  <w:style w:type="paragraph" w:styleId="ListBullet3">
    <w:name w:val="List Bullet 3"/>
    <w:basedOn w:val="Normal"/>
    <w:link w:val="ListBullet3Char"/>
    <w:uiPriority w:val="99"/>
    <w:unhideWhenUsed/>
    <w:rsid w:val="00E11414"/>
    <w:pPr>
      <w:numPr>
        <w:numId w:val="6"/>
      </w:numPr>
      <w:contextualSpacing/>
    </w:pPr>
  </w:style>
  <w:style w:type="paragraph" w:customStyle="1" w:styleId="Accenture">
    <w:name w:val="Accenture"/>
    <w:basedOn w:val="Normal"/>
    <w:rsid w:val="00E11414"/>
    <w:pPr>
      <w:spacing w:before="200"/>
    </w:pPr>
    <w:rPr>
      <w:rFonts w:cs="Arial"/>
    </w:rPr>
  </w:style>
  <w:style w:type="table" w:styleId="TableGrid">
    <w:name w:val="Table Grid"/>
    <w:basedOn w:val="TableNormal"/>
    <w:uiPriority w:val="39"/>
    <w:rsid w:val="00E11414"/>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E11414"/>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E11414"/>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B9020C"/>
    <w:pPr>
      <w:spacing w:after="0"/>
      <w:ind w:left="504"/>
    </w:pPr>
    <w:rPr>
      <w:sz w:val="24"/>
    </w:rPr>
  </w:style>
  <w:style w:type="character" w:customStyle="1" w:styleId="ParagraphChar">
    <w:name w:val="Paragraph Char"/>
    <w:basedOn w:val="DefaultParagraphFont"/>
    <w:link w:val="Paragraph"/>
    <w:rsid w:val="00C70705"/>
    <w:rPr>
      <w:rFonts w:ascii="Graphik" w:hAnsi="Graphik" w:cs="Arial"/>
      <w:sz w:val="20"/>
    </w:rPr>
  </w:style>
  <w:style w:type="paragraph" w:customStyle="1" w:styleId="UOLIST2">
    <w:name w:val="UO LIST 2"/>
    <w:basedOn w:val="ListBullet2"/>
    <w:link w:val="UOLIST2Char"/>
    <w:autoRedefine/>
    <w:qFormat/>
    <w:rsid w:val="00AF7049"/>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rsid w:val="00B9020C"/>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AF12E4"/>
    <w:pPr>
      <w:tabs>
        <w:tab w:val="num" w:pos="926"/>
      </w:tabs>
      <w:spacing w:after="120"/>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autoRedefine/>
    <w:qFormat/>
    <w:rsid w:val="0029387C"/>
    <w:pPr>
      <w:numPr>
        <w:numId w:val="7"/>
      </w:numPr>
      <w:spacing w:after="120"/>
    </w:pPr>
    <w:rPr>
      <w:rFonts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autoRedefine/>
    <w:qFormat/>
    <w:rsid w:val="0029387C"/>
    <w:pPr>
      <w:numPr>
        <w:numId w:val="8"/>
      </w:numPr>
    </w:pPr>
  </w:style>
  <w:style w:type="character" w:customStyle="1" w:styleId="NOLIST1Char">
    <w:name w:val="NO LIST 1 Char"/>
    <w:basedOn w:val="DefaultParagraphFont"/>
    <w:link w:val="NOLIST1"/>
    <w:rsid w:val="0029387C"/>
    <w:rPr>
      <w:rFonts w:ascii="Graphik" w:hAnsi="Graphik" w:cs="Arial"/>
      <w:kern w:val="2"/>
      <w:sz w:val="20"/>
      <w:szCs w:val="22"/>
      <w14:ligatures w14:val="standardContextual"/>
    </w:rPr>
  </w:style>
  <w:style w:type="paragraph" w:styleId="Header">
    <w:name w:val="header"/>
    <w:basedOn w:val="Normal"/>
    <w:link w:val="HeaderChar"/>
    <w:uiPriority w:val="99"/>
    <w:unhideWhenUsed/>
    <w:rsid w:val="004E7066"/>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kern w:val="2"/>
      <w:sz w:val="20"/>
      <w:szCs w:val="22"/>
      <w14:ligatures w14:val="standardContextual"/>
    </w:rPr>
  </w:style>
  <w:style w:type="character" w:customStyle="1" w:styleId="HeaderChar">
    <w:name w:val="Header Char"/>
    <w:basedOn w:val="DefaultParagraphFont"/>
    <w:link w:val="Header"/>
    <w:uiPriority w:val="99"/>
    <w:rsid w:val="004E7066"/>
    <w:rPr>
      <w:rFonts w:ascii="Graphik" w:hAnsi="Graphik"/>
      <w:kern w:val="2"/>
      <w:sz w:val="20"/>
      <w:szCs w:val="22"/>
      <w14:ligatures w14:val="standardContextual"/>
    </w:rPr>
  </w:style>
  <w:style w:type="paragraph" w:styleId="Footer">
    <w:name w:val="footer"/>
    <w:basedOn w:val="Normal"/>
    <w:link w:val="FooterChar"/>
    <w:uiPriority w:val="99"/>
    <w:unhideWhenUsed/>
    <w:rsid w:val="004E7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06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4E706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E11414"/>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11414"/>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paragraph" w:styleId="ListParagraph">
    <w:name w:val="List Paragraph"/>
    <w:basedOn w:val="Normal"/>
    <w:link w:val="ListParagraphChar"/>
    <w:uiPriority w:val="34"/>
    <w:qFormat/>
    <w:rsid w:val="004E7066"/>
    <w:pPr>
      <w:numPr>
        <w:numId w:val="10"/>
      </w:numPr>
      <w:spacing w:before="120" w:after="120" w:line="240" w:lineRule="auto"/>
      <w:ind w:right="720"/>
    </w:pPr>
  </w:style>
  <w:style w:type="character" w:styleId="FollowedHyperlink">
    <w:name w:val="FollowedHyperlink"/>
    <w:basedOn w:val="DefaultParagraphFont"/>
    <w:uiPriority w:val="99"/>
    <w:semiHidden/>
    <w:unhideWhenUsed/>
    <w:rsid w:val="00997A3A"/>
    <w:rPr>
      <w:color w:val="954F72" w:themeColor="followedHyperlink"/>
      <w:u w:val="single"/>
    </w:rPr>
  </w:style>
  <w:style w:type="character" w:styleId="CommentReference">
    <w:name w:val="annotation reference"/>
    <w:basedOn w:val="DefaultParagraphFont"/>
    <w:uiPriority w:val="99"/>
    <w:semiHidden/>
    <w:unhideWhenUsed/>
    <w:rsid w:val="00E11414"/>
    <w:rPr>
      <w:sz w:val="16"/>
      <w:szCs w:val="16"/>
    </w:rPr>
  </w:style>
  <w:style w:type="paragraph" w:styleId="CommentText">
    <w:name w:val="annotation text"/>
    <w:basedOn w:val="Normal"/>
    <w:link w:val="CommentTextChar"/>
    <w:uiPriority w:val="99"/>
    <w:unhideWhenUsed/>
    <w:rsid w:val="00E11414"/>
    <w:rPr>
      <w:szCs w:val="20"/>
    </w:rPr>
  </w:style>
  <w:style w:type="character" w:customStyle="1" w:styleId="CommentTextChar">
    <w:name w:val="Comment Text Char"/>
    <w:basedOn w:val="DefaultParagraphFont"/>
    <w:link w:val="CommentText"/>
    <w:uiPriority w:val="99"/>
    <w:rsid w:val="00E11414"/>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11414"/>
    <w:rPr>
      <w:b/>
      <w:bCs/>
    </w:rPr>
  </w:style>
  <w:style w:type="character" w:customStyle="1" w:styleId="CommentSubjectChar">
    <w:name w:val="Comment Subject Char"/>
    <w:basedOn w:val="CommentTextChar"/>
    <w:link w:val="CommentSubject"/>
    <w:uiPriority w:val="99"/>
    <w:semiHidden/>
    <w:rsid w:val="00E11414"/>
    <w:rPr>
      <w:rFonts w:ascii="Graphik" w:hAnsi="Graphik"/>
      <w:b/>
      <w:bCs/>
      <w:kern w:val="2"/>
      <w:sz w:val="20"/>
      <w:szCs w:val="20"/>
      <w14:ligatures w14:val="standardContextual"/>
    </w:rPr>
  </w:style>
  <w:style w:type="character" w:styleId="UnresolvedMention">
    <w:name w:val="Unresolved Mention"/>
    <w:basedOn w:val="DefaultParagraphFont"/>
    <w:uiPriority w:val="99"/>
    <w:unhideWhenUsed/>
    <w:rsid w:val="00E11414"/>
    <w:rPr>
      <w:color w:val="605E5C"/>
      <w:shd w:val="clear" w:color="auto" w:fill="E1DFDD"/>
    </w:rPr>
  </w:style>
  <w:style w:type="character" w:styleId="Mention">
    <w:name w:val="Mention"/>
    <w:basedOn w:val="DefaultParagraphFont"/>
    <w:uiPriority w:val="99"/>
    <w:unhideWhenUsed/>
    <w:rsid w:val="00E11414"/>
    <w:rPr>
      <w:color w:val="2B579A"/>
      <w:shd w:val="clear" w:color="auto" w:fill="E1DFDD"/>
    </w:rPr>
  </w:style>
  <w:style w:type="paragraph" w:styleId="Revision">
    <w:name w:val="Revision"/>
    <w:hidden/>
    <w:uiPriority w:val="99"/>
    <w:semiHidden/>
    <w:rsid w:val="00E11414"/>
    <w:pPr>
      <w:spacing w:before="80" w:after="80"/>
    </w:pPr>
    <w:rPr>
      <w:rFonts w:ascii="Calibri" w:eastAsia="Times New Roman" w:hAnsi="Calibri" w:cs="Times New Roman"/>
      <w:kern w:val="2"/>
      <w:szCs w:val="20"/>
      <w14:ligatures w14:val="standardContextual"/>
    </w:rPr>
  </w:style>
  <w:style w:type="paragraph" w:customStyle="1" w:styleId="CodeSample">
    <w:name w:val="Code Sample"/>
    <w:basedOn w:val="Normal"/>
    <w:link w:val="CodeSampleChar"/>
    <w:autoRedefine/>
    <w:qFormat/>
    <w:rsid w:val="00E11414"/>
    <w:pPr>
      <w:ind w:left="360"/>
    </w:pPr>
    <w:rPr>
      <w:rFonts w:ascii="Consolas" w:hAnsi="Consolas"/>
      <w:lang w:val="fr-FR"/>
    </w:rPr>
  </w:style>
  <w:style w:type="character" w:customStyle="1" w:styleId="CodeSampleChar">
    <w:name w:val="Code Sample Char"/>
    <w:basedOn w:val="DefaultParagraphFont"/>
    <w:link w:val="CodeSample"/>
    <w:rsid w:val="00E11414"/>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E11414"/>
    <w:rPr>
      <w:rFonts w:ascii="Tahoma" w:hAnsi="Tahoma" w:cs="Tahoma"/>
      <w:sz w:val="16"/>
      <w:szCs w:val="16"/>
    </w:rPr>
  </w:style>
  <w:style w:type="character" w:customStyle="1" w:styleId="BalloonTextChar">
    <w:name w:val="Balloon Text Char"/>
    <w:basedOn w:val="DefaultParagraphFont"/>
    <w:link w:val="BalloonText"/>
    <w:uiPriority w:val="99"/>
    <w:semiHidden/>
    <w:rsid w:val="00E11414"/>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E11414"/>
    <w:rPr>
      <w:rFonts w:ascii="Lucida Grande" w:hAnsi="Lucida Grande"/>
    </w:rPr>
  </w:style>
  <w:style w:type="character" w:customStyle="1" w:styleId="DocumentMapChar">
    <w:name w:val="Document Map Char"/>
    <w:basedOn w:val="DefaultParagraphFont"/>
    <w:link w:val="DocumentMap"/>
    <w:uiPriority w:val="99"/>
    <w:semiHidden/>
    <w:rsid w:val="00E11414"/>
    <w:rPr>
      <w:rFonts w:ascii="Lucida Grande" w:hAnsi="Lucida Grande"/>
      <w:kern w:val="2"/>
      <w:sz w:val="20"/>
      <w:szCs w:val="22"/>
      <w14:ligatures w14:val="standardContextual"/>
    </w:rPr>
  </w:style>
  <w:style w:type="character" w:styleId="Emphasis">
    <w:name w:val="Emphasis"/>
    <w:basedOn w:val="DefaultParagraphFont"/>
    <w:uiPriority w:val="20"/>
    <w:rsid w:val="00E11414"/>
    <w:rPr>
      <w:i/>
      <w:iCs/>
    </w:rPr>
  </w:style>
  <w:style w:type="paragraph" w:styleId="NormalWeb">
    <w:name w:val="Normal (Web)"/>
    <w:basedOn w:val="Normal"/>
    <w:uiPriority w:val="99"/>
    <w:semiHidden/>
    <w:unhideWhenUsed/>
    <w:rsid w:val="00E11414"/>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E11414"/>
    <w:pPr>
      <w:numPr>
        <w:numId w:val="9"/>
      </w:numPr>
    </w:pPr>
  </w:style>
  <w:style w:type="character" w:styleId="PageNumber">
    <w:name w:val="page number"/>
    <w:basedOn w:val="DefaultParagraphFont"/>
    <w:uiPriority w:val="99"/>
    <w:semiHidden/>
    <w:unhideWhenUsed/>
    <w:rsid w:val="00E11414"/>
  </w:style>
  <w:style w:type="paragraph" w:customStyle="1" w:styleId="Picture">
    <w:name w:val="Picture"/>
    <w:basedOn w:val="Accenture"/>
    <w:next w:val="Subtitle"/>
    <w:link w:val="PictureChar"/>
    <w:rsid w:val="00E11414"/>
    <w:pPr>
      <w:jc w:val="center"/>
    </w:pPr>
    <w:rPr>
      <w:noProof/>
    </w:rPr>
  </w:style>
  <w:style w:type="character" w:customStyle="1" w:styleId="PictureChar">
    <w:name w:val="Picture Char"/>
    <w:basedOn w:val="DefaultParagraphFont"/>
    <w:link w:val="Picture"/>
    <w:rsid w:val="00E11414"/>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E11414"/>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E11414"/>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E11414"/>
    <w:pPr>
      <w:jc w:val="center"/>
    </w:pPr>
    <w:rPr>
      <w:rFonts w:eastAsia="Times New Roman" w:cs="Arial"/>
      <w:szCs w:val="20"/>
    </w:rPr>
  </w:style>
  <w:style w:type="paragraph" w:customStyle="1" w:styleId="Style1">
    <w:name w:val="Style1"/>
    <w:basedOn w:val="Normal"/>
    <w:link w:val="Style1Char"/>
    <w:rsid w:val="00E11414"/>
    <w:rPr>
      <w:rFonts w:ascii="Consolas" w:hAnsi="Consolas"/>
    </w:rPr>
  </w:style>
  <w:style w:type="character" w:customStyle="1" w:styleId="Style1Char">
    <w:name w:val="Style1 Char"/>
    <w:basedOn w:val="DefaultParagraphFont"/>
    <w:link w:val="Style1"/>
    <w:rsid w:val="00E11414"/>
    <w:rPr>
      <w:rFonts w:ascii="Consolas" w:hAnsi="Consolas"/>
      <w:kern w:val="2"/>
      <w:sz w:val="20"/>
      <w:szCs w:val="22"/>
      <w14:ligatures w14:val="standardContextual"/>
    </w:rPr>
  </w:style>
  <w:style w:type="paragraph" w:customStyle="1" w:styleId="CodeStyle">
    <w:name w:val="CodeStyle"/>
    <w:basedOn w:val="Normal"/>
    <w:autoRedefine/>
    <w:qFormat/>
    <w:rsid w:val="001E6DEA"/>
    <w:pPr>
      <w:spacing w:line="285" w:lineRule="exact"/>
      <w:ind w:left="720"/>
    </w:pPr>
    <w:rPr>
      <w:rFonts w:ascii="Consolas" w:eastAsia="Consolas" w:hAnsi="Consolas" w:cs="Consolas"/>
      <w:noProof/>
      <w:color w:val="BFBFBF" w:themeColor="background1" w:themeShade="BF"/>
      <w:sz w:val="21"/>
      <w:szCs w:val="21"/>
    </w:rPr>
  </w:style>
  <w:style w:type="paragraph" w:customStyle="1" w:styleId="CodeWhiteBG">
    <w:name w:val="CodeWhiteBG"/>
    <w:basedOn w:val="Normal"/>
    <w:autoRedefine/>
    <w:qFormat/>
    <w:rsid w:val="001E6DEA"/>
    <w:rPr>
      <w:rFonts w:ascii="Consolas" w:eastAsia="Calibri" w:hAnsi="Consolas" w:cs="Calibri"/>
      <w:noProof/>
      <w:szCs w:val="20"/>
    </w:rPr>
  </w:style>
  <w:style w:type="paragraph" w:customStyle="1" w:styleId="TOCHeading2">
    <w:name w:val="TOC Heading 2"/>
    <w:basedOn w:val="TOC1"/>
    <w:link w:val="TOCHeading2Char"/>
    <w:qFormat/>
    <w:rsid w:val="00E11414"/>
    <w:pPr>
      <w:tabs>
        <w:tab w:val="right" w:leader="dot" w:pos="9350"/>
      </w:tabs>
    </w:pPr>
    <w:rPr>
      <w:noProof/>
    </w:rPr>
  </w:style>
  <w:style w:type="character" w:customStyle="1" w:styleId="TOCHeading2Char">
    <w:name w:val="TOC Heading 2 Char"/>
    <w:basedOn w:val="DefaultParagraphFont"/>
    <w:link w:val="TOCHeading2"/>
    <w:rsid w:val="00E11414"/>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E11414"/>
    <w:pPr>
      <w:tabs>
        <w:tab w:val="right" w:leader="dot" w:pos="9350"/>
      </w:tabs>
    </w:pPr>
  </w:style>
  <w:style w:type="character" w:customStyle="1" w:styleId="TOCHeading3Char">
    <w:name w:val="TOC Heading 3 Char"/>
    <w:basedOn w:val="DefaultParagraphFont"/>
    <w:link w:val="TOCHeading3"/>
    <w:rsid w:val="00E11414"/>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E11414"/>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11414"/>
    <w:rPr>
      <w:rFonts w:ascii="Graphik" w:hAnsi="Graphik"/>
      <w:noProof/>
      <w:kern w:val="2"/>
      <w:sz w:val="20"/>
      <w:szCs w:val="22"/>
      <w14:ligatures w14:val="standardContextual"/>
    </w:rPr>
  </w:style>
  <w:style w:type="character" w:customStyle="1" w:styleId="ui-provider">
    <w:name w:val="ui-provider"/>
    <w:basedOn w:val="DefaultParagraphFont"/>
    <w:rsid w:val="005364B1"/>
  </w:style>
  <w:style w:type="character" w:customStyle="1" w:styleId="ListParagraphChar">
    <w:name w:val="List Paragraph Char"/>
    <w:basedOn w:val="DefaultParagraphFont"/>
    <w:link w:val="ListParagraph"/>
    <w:uiPriority w:val="34"/>
    <w:rsid w:val="004E7066"/>
    <w:rPr>
      <w:rFonts w:ascii="Graphik" w:hAnsi="Graphik"/>
      <w:kern w:val="2"/>
      <w:sz w:val="20"/>
      <w:szCs w:val="22"/>
      <w14:ligatures w14:val="standardContextual"/>
    </w:rPr>
  </w:style>
  <w:style w:type="paragraph" w:customStyle="1" w:styleId="Tight">
    <w:name w:val="Tight"/>
    <w:basedOn w:val="Normal"/>
    <w:link w:val="TightChar"/>
    <w:qFormat/>
    <w:rsid w:val="004E7066"/>
    <w:pPr>
      <w:spacing w:after="0"/>
    </w:pPr>
  </w:style>
  <w:style w:type="character" w:customStyle="1" w:styleId="TightChar">
    <w:name w:val="Tight Char"/>
    <w:basedOn w:val="DefaultParagraphFont"/>
    <w:link w:val="Tight"/>
    <w:rsid w:val="004E7066"/>
    <w:rPr>
      <w:rFonts w:ascii="Graphik" w:hAnsi="Graphik"/>
      <w:kern w:val="2"/>
      <w:sz w:val="20"/>
      <w:szCs w:val="22"/>
      <w14:ligatures w14:val="standardContextual"/>
    </w:rPr>
  </w:style>
  <w:style w:type="paragraph" w:customStyle="1" w:styleId="ProductName">
    <w:name w:val="Product_Name"/>
    <w:basedOn w:val="Normal"/>
    <w:link w:val="ProductNameChar"/>
    <w:qFormat/>
    <w:rsid w:val="004E7066"/>
    <w:pPr>
      <w:jc w:val="center"/>
    </w:pPr>
    <w:rPr>
      <w:b/>
      <w:bCs/>
      <w:sz w:val="56"/>
      <w:szCs w:val="72"/>
    </w:rPr>
  </w:style>
  <w:style w:type="character" w:customStyle="1" w:styleId="ProductNameChar">
    <w:name w:val="Product_Name Char"/>
    <w:basedOn w:val="DefaultParagraphFont"/>
    <w:link w:val="ProductName"/>
    <w:rsid w:val="004E706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4E7066"/>
    <w:rPr>
      <w:sz w:val="36"/>
      <w:szCs w:val="40"/>
    </w:rPr>
  </w:style>
  <w:style w:type="character" w:customStyle="1" w:styleId="DocumentTypeChar">
    <w:name w:val="Document_Type Char"/>
    <w:basedOn w:val="ProductNameChar"/>
    <w:link w:val="DocumentType"/>
    <w:rsid w:val="004E706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4E7066"/>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4E706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4E7066"/>
    <w:pPr>
      <w:spacing w:before="100" w:beforeAutospacing="1" w:after="0"/>
      <w:jc w:val="left"/>
    </w:pPr>
  </w:style>
  <w:style w:type="character" w:customStyle="1" w:styleId="TightLeftAlignedChar">
    <w:name w:val="Tight_Left_Aligned Char"/>
    <w:basedOn w:val="DefaultParagraphFont"/>
    <w:link w:val="TightLeftAligned"/>
    <w:rsid w:val="004E7066"/>
    <w:rPr>
      <w:rFonts w:ascii="Graphik" w:hAnsi="Graphik"/>
      <w:kern w:val="2"/>
      <w:sz w:val="20"/>
      <w:szCs w:val="22"/>
      <w14:ligatures w14:val="standardContextual"/>
    </w:rPr>
  </w:style>
  <w:style w:type="paragraph" w:customStyle="1" w:styleId="TableHeader">
    <w:name w:val="Table_Header"/>
    <w:basedOn w:val="Normal"/>
    <w:link w:val="TableHeaderChar"/>
    <w:qFormat/>
    <w:rsid w:val="004E7066"/>
    <w:pPr>
      <w:spacing w:before="100" w:beforeAutospacing="1" w:after="0"/>
    </w:pPr>
    <w:rPr>
      <w:b/>
      <w:bCs/>
    </w:rPr>
  </w:style>
  <w:style w:type="character" w:customStyle="1" w:styleId="TableHeaderChar">
    <w:name w:val="Table_Header Char"/>
    <w:basedOn w:val="DefaultParagraphFont"/>
    <w:link w:val="TableHeader"/>
    <w:rsid w:val="004E7066"/>
    <w:rPr>
      <w:rFonts w:ascii="Graphik" w:hAnsi="Graphik"/>
      <w:b/>
      <w:bCs/>
      <w:kern w:val="2"/>
      <w:sz w:val="20"/>
      <w:szCs w:val="22"/>
      <w14:ligatures w14:val="standardContextual"/>
    </w:rPr>
  </w:style>
  <w:style w:type="table" w:styleId="PlainTable1">
    <w:name w:val="Plain Table 1"/>
    <w:basedOn w:val="TableNormal"/>
    <w:uiPriority w:val="41"/>
    <w:rsid w:val="004E34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B7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22061">
      <w:bodyDiv w:val="1"/>
      <w:marLeft w:val="0"/>
      <w:marRight w:val="0"/>
      <w:marTop w:val="0"/>
      <w:marBottom w:val="0"/>
      <w:divBdr>
        <w:top w:val="none" w:sz="0" w:space="0" w:color="auto"/>
        <w:left w:val="none" w:sz="0" w:space="0" w:color="auto"/>
        <w:bottom w:val="none" w:sz="0" w:space="0" w:color="auto"/>
        <w:right w:val="none" w:sz="0" w:space="0" w:color="auto"/>
      </w:divBdr>
    </w:div>
    <w:div w:id="108203406">
      <w:bodyDiv w:val="1"/>
      <w:marLeft w:val="0"/>
      <w:marRight w:val="0"/>
      <w:marTop w:val="0"/>
      <w:marBottom w:val="0"/>
      <w:divBdr>
        <w:top w:val="none" w:sz="0" w:space="0" w:color="auto"/>
        <w:left w:val="none" w:sz="0" w:space="0" w:color="auto"/>
        <w:bottom w:val="none" w:sz="0" w:space="0" w:color="auto"/>
        <w:right w:val="none" w:sz="0" w:space="0" w:color="auto"/>
      </w:divBdr>
    </w:div>
    <w:div w:id="177431734">
      <w:bodyDiv w:val="1"/>
      <w:marLeft w:val="0"/>
      <w:marRight w:val="0"/>
      <w:marTop w:val="0"/>
      <w:marBottom w:val="0"/>
      <w:divBdr>
        <w:top w:val="none" w:sz="0" w:space="0" w:color="auto"/>
        <w:left w:val="none" w:sz="0" w:space="0" w:color="auto"/>
        <w:bottom w:val="none" w:sz="0" w:space="0" w:color="auto"/>
        <w:right w:val="none" w:sz="0" w:space="0" w:color="auto"/>
      </w:divBdr>
    </w:div>
    <w:div w:id="450827989">
      <w:bodyDiv w:val="1"/>
      <w:marLeft w:val="0"/>
      <w:marRight w:val="0"/>
      <w:marTop w:val="0"/>
      <w:marBottom w:val="0"/>
      <w:divBdr>
        <w:top w:val="none" w:sz="0" w:space="0" w:color="auto"/>
        <w:left w:val="none" w:sz="0" w:space="0" w:color="auto"/>
        <w:bottom w:val="none" w:sz="0" w:space="0" w:color="auto"/>
        <w:right w:val="none" w:sz="0" w:space="0" w:color="auto"/>
      </w:divBdr>
    </w:div>
    <w:div w:id="549342335">
      <w:bodyDiv w:val="1"/>
      <w:marLeft w:val="0"/>
      <w:marRight w:val="0"/>
      <w:marTop w:val="0"/>
      <w:marBottom w:val="0"/>
      <w:divBdr>
        <w:top w:val="none" w:sz="0" w:space="0" w:color="auto"/>
        <w:left w:val="none" w:sz="0" w:space="0" w:color="auto"/>
        <w:bottom w:val="none" w:sz="0" w:space="0" w:color="auto"/>
        <w:right w:val="none" w:sz="0" w:space="0" w:color="auto"/>
      </w:divBdr>
    </w:div>
    <w:div w:id="819879829">
      <w:bodyDiv w:val="1"/>
      <w:marLeft w:val="0"/>
      <w:marRight w:val="0"/>
      <w:marTop w:val="0"/>
      <w:marBottom w:val="0"/>
      <w:divBdr>
        <w:top w:val="none" w:sz="0" w:space="0" w:color="auto"/>
        <w:left w:val="none" w:sz="0" w:space="0" w:color="auto"/>
        <w:bottom w:val="none" w:sz="0" w:space="0" w:color="auto"/>
        <w:right w:val="none" w:sz="0" w:space="0" w:color="auto"/>
      </w:divBdr>
    </w:div>
    <w:div w:id="904797752">
      <w:bodyDiv w:val="1"/>
      <w:marLeft w:val="0"/>
      <w:marRight w:val="0"/>
      <w:marTop w:val="0"/>
      <w:marBottom w:val="0"/>
      <w:divBdr>
        <w:top w:val="none" w:sz="0" w:space="0" w:color="auto"/>
        <w:left w:val="none" w:sz="0" w:space="0" w:color="auto"/>
        <w:bottom w:val="none" w:sz="0" w:space="0" w:color="auto"/>
        <w:right w:val="none" w:sz="0" w:space="0" w:color="auto"/>
      </w:divBdr>
    </w:div>
    <w:div w:id="1181775444">
      <w:bodyDiv w:val="1"/>
      <w:marLeft w:val="0"/>
      <w:marRight w:val="0"/>
      <w:marTop w:val="0"/>
      <w:marBottom w:val="0"/>
      <w:divBdr>
        <w:top w:val="none" w:sz="0" w:space="0" w:color="auto"/>
        <w:left w:val="none" w:sz="0" w:space="0" w:color="auto"/>
        <w:bottom w:val="none" w:sz="0" w:space="0" w:color="auto"/>
        <w:right w:val="none" w:sz="0" w:space="0" w:color="auto"/>
      </w:divBdr>
    </w:div>
    <w:div w:id="1514301504">
      <w:bodyDiv w:val="1"/>
      <w:marLeft w:val="0"/>
      <w:marRight w:val="0"/>
      <w:marTop w:val="0"/>
      <w:marBottom w:val="0"/>
      <w:divBdr>
        <w:top w:val="none" w:sz="0" w:space="0" w:color="auto"/>
        <w:left w:val="none" w:sz="0" w:space="0" w:color="auto"/>
        <w:bottom w:val="none" w:sz="0" w:space="0" w:color="auto"/>
        <w:right w:val="none" w:sz="0" w:space="0" w:color="auto"/>
      </w:divBdr>
    </w:div>
    <w:div w:id="1964381926">
      <w:bodyDiv w:val="1"/>
      <w:marLeft w:val="0"/>
      <w:marRight w:val="0"/>
      <w:marTop w:val="0"/>
      <w:marBottom w:val="0"/>
      <w:divBdr>
        <w:top w:val="none" w:sz="0" w:space="0" w:color="auto"/>
        <w:left w:val="none" w:sz="0" w:space="0" w:color="auto"/>
        <w:bottom w:val="none" w:sz="0" w:space="0" w:color="auto"/>
        <w:right w:val="none" w:sz="0" w:space="0" w:color="auto"/>
      </w:divBdr>
    </w:div>
    <w:div w:id="208675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5" TargetMode="External"/><Relationship Id="rId26"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help.sap.com/docs/SAP_ERP_SPV/61f8c51bfee94fa78c8835db685249eb/b97cb6535fe6b74ce10000000a174cb4.html?version=6.18.11"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docs.cognite.com/cdf/integration/guides/extraction/raw_explorer/" TargetMode="External"/><Relationship Id="rId25" Type="http://schemas.openxmlformats.org/officeDocument/2006/relationships/hyperlink" Target="https://hexagon.com/"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dev.azure.com/DigitalPlantProject/Marilyn%20V/_wiki/wikis/Marilyn-V.wiki/1571/Extractors" TargetMode="External"/><Relationship Id="rId20" Type="http://schemas.openxmlformats.org/officeDocument/2006/relationships/hyperlink" Target="mailto:hanuman.prasad.gali@accenture.c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cs.osisoft.com/bundle/pi-server/page/pi-asset-framework-and-pi-system-explorer.html"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glossaryDocument" Target="glossary/document.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6578A95B-029D-4581-9982-1BBC6D6AC127}">
    <t:Anchor>
      <t:Comment id="802855874"/>
    </t:Anchor>
    <t:History>
      <t:Event id="{B3A8EA13-37E1-4686-BD06-71632CC296AD}" time="2022-08-05T00:58:28.764Z">
        <t:Attribution userId="S::florian.tournier@accenture.com::75a4fb60-d83b-4e4e-b6a2-f581a05b5159" userProvider="AD" userName="Tournier, Florian"/>
        <t:Anchor>
          <t:Comment id="802855874"/>
        </t:Anchor>
        <t:Create/>
      </t:Event>
      <t:Event id="{34CB9A63-4820-47A0-8642-5ED320317B91}" time="2022-08-05T00:58:28.764Z">
        <t:Attribution userId="S::florian.tournier@accenture.com::75a4fb60-d83b-4e4e-b6a2-f581a05b5159" userProvider="AD" userName="Tournier, Florian"/>
        <t:Anchor>
          <t:Comment id="802855874"/>
        </t:Anchor>
        <t:Assign userId="S::edward.r.olson@accenture.com::dc6b8c1a-53c8-415a-8797-f9cedce5fcee" userProvider="AD" userName="Olson, Ed"/>
      </t:Event>
      <t:Event id="{52027405-8000-499A-A2D8-BD773F95FCA1}" time="2022-08-05T00:58:28.764Z">
        <t:Attribution userId="S::florian.tournier@accenture.com::75a4fb60-d83b-4e4e-b6a2-f581a05b5159" userProvider="AD" userName="Tournier, Florian"/>
        <t:Anchor>
          <t:Comment id="802855874"/>
        </t:Anchor>
        <t:SetTitle title="@Olson, Ed Calypso is an internal Code name, the release is AOT 1.0. I did not mange to edit it myself due to some Word magic going on her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583B41E9CE43C295C56BE247A33268"/>
        <w:category>
          <w:name w:val="General"/>
          <w:gallery w:val="placeholder"/>
        </w:category>
        <w:types>
          <w:type w:val="bbPlcHdr"/>
        </w:types>
        <w:behaviors>
          <w:behavior w:val="content"/>
        </w:behaviors>
        <w:guid w:val="{E7B804DB-268D-41A6-A750-A62D109ACF7E}"/>
      </w:docPartPr>
      <w:docPartBody>
        <w:p w:rsidR="00384187" w:rsidRDefault="002D055F">
          <w:r w:rsidRPr="009552BA">
            <w:rPr>
              <w:rStyle w:val="PlaceholderText"/>
            </w:rPr>
            <w:t>[Release]</w:t>
          </w:r>
        </w:p>
      </w:docPartBody>
    </w:docPart>
    <w:docPart>
      <w:docPartPr>
        <w:name w:val="BFFBD50A60A24D4FB48901FF325D6D22"/>
        <w:category>
          <w:name w:val="General"/>
          <w:gallery w:val="placeholder"/>
        </w:category>
        <w:types>
          <w:type w:val="bbPlcHdr"/>
        </w:types>
        <w:behaviors>
          <w:behavior w:val="content"/>
        </w:behaviors>
        <w:guid w:val="{4B558188-4427-40AA-A18F-C3D0D9968DF9}"/>
      </w:docPartPr>
      <w:docPartBody>
        <w:p w:rsidR="006A50FB" w:rsidRDefault="00F5043D">
          <w:pPr>
            <w:pStyle w:val="BFFBD50A60A24D4FB48901FF325D6D22"/>
          </w:pPr>
          <w:r w:rsidRPr="006C5BF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D93"/>
    <w:rsid w:val="00090584"/>
    <w:rsid w:val="00093BE3"/>
    <w:rsid w:val="00177EFA"/>
    <w:rsid w:val="001A08F0"/>
    <w:rsid w:val="00232899"/>
    <w:rsid w:val="002D055F"/>
    <w:rsid w:val="00373774"/>
    <w:rsid w:val="00384187"/>
    <w:rsid w:val="003E136A"/>
    <w:rsid w:val="004273D4"/>
    <w:rsid w:val="0043591C"/>
    <w:rsid w:val="00477D60"/>
    <w:rsid w:val="00496137"/>
    <w:rsid w:val="004A29E0"/>
    <w:rsid w:val="00555EC8"/>
    <w:rsid w:val="00636C97"/>
    <w:rsid w:val="00667838"/>
    <w:rsid w:val="006902DE"/>
    <w:rsid w:val="006924AC"/>
    <w:rsid w:val="006944C2"/>
    <w:rsid w:val="006A50FB"/>
    <w:rsid w:val="00706A95"/>
    <w:rsid w:val="00812A21"/>
    <w:rsid w:val="00860EE5"/>
    <w:rsid w:val="00863D93"/>
    <w:rsid w:val="008A3F04"/>
    <w:rsid w:val="008F19FC"/>
    <w:rsid w:val="00931964"/>
    <w:rsid w:val="009530A2"/>
    <w:rsid w:val="00963F5D"/>
    <w:rsid w:val="009C32E9"/>
    <w:rsid w:val="00A34359"/>
    <w:rsid w:val="00A71FEC"/>
    <w:rsid w:val="00AC166A"/>
    <w:rsid w:val="00AE0DCE"/>
    <w:rsid w:val="00AF3F90"/>
    <w:rsid w:val="00B114CE"/>
    <w:rsid w:val="00B7497C"/>
    <w:rsid w:val="00C73C19"/>
    <w:rsid w:val="00C76421"/>
    <w:rsid w:val="00D05445"/>
    <w:rsid w:val="00D07063"/>
    <w:rsid w:val="00D945A1"/>
    <w:rsid w:val="00DD7D27"/>
    <w:rsid w:val="00EC4BDB"/>
    <w:rsid w:val="00F44C8C"/>
    <w:rsid w:val="00F5043D"/>
    <w:rsid w:val="00FC45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043D"/>
    <w:rPr>
      <w:color w:val="808080"/>
    </w:rPr>
  </w:style>
  <w:style w:type="paragraph" w:customStyle="1" w:styleId="BFFBD50A60A24D4FB48901FF325D6D22">
    <w:name w:val="BFFBD50A60A24D4FB48901FF325D6D22"/>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Auto-approved</_Flow_SignoffStatus>
    <SharedWithUsers xmlns="c4bbe816-f9b7-401b-8d8f-485022adc0f2">
      <UserInfo>
        <DisplayName/>
        <AccountId xsi:nil="true"/>
        <AccountType/>
      </UserInfo>
    </SharedWithUsers>
    <Pre_x002d_approvalQC xmlns="81909fe3-6ae3-4e8c-8389-1cd7b8cbfe53">Done</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20.0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76EE5B15-EFF8-49BD-A259-5A3AA88AC42B}">
  <ds:schemaRefs>
    <ds:schemaRef ds:uri="http://schemas.openxmlformats.org/officeDocument/2006/bibliography"/>
  </ds:schemaRefs>
</ds:datastoreItem>
</file>

<file path=customXml/itemProps2.xml><?xml version="1.0" encoding="utf-8"?>
<ds:datastoreItem xmlns:ds="http://schemas.openxmlformats.org/officeDocument/2006/customXml" ds:itemID="{54DB1701-D79E-4707-B1CC-3E6922CAE2D7}">
  <ds:schemaRefs>
    <ds:schemaRef ds:uri="http://schemas.microsoft.com/sharepoint/v3/contenttype/forms"/>
  </ds:schemaRefs>
</ds:datastoreItem>
</file>

<file path=customXml/itemProps3.xml><?xml version="1.0" encoding="utf-8"?>
<ds:datastoreItem xmlns:ds="http://schemas.openxmlformats.org/officeDocument/2006/customXml" ds:itemID="{AEAC7EC1-CEAD-42BD-988C-EB829D6FF65B}">
  <ds:schemaRefs>
    <ds:schemaRef ds:uri="office.server.policy"/>
  </ds:schemaRefs>
</ds:datastoreItem>
</file>

<file path=customXml/itemProps4.xml><?xml version="1.0" encoding="utf-8"?>
<ds:datastoreItem xmlns:ds="http://schemas.openxmlformats.org/officeDocument/2006/customXml" ds:itemID="{CB4903D4-7BC9-4B89-8785-B87DC9B108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FD5A17B-FD5F-48CB-95F1-597035C420FE}">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1326</TotalTime>
  <Pages>9</Pages>
  <Words>1359</Words>
  <Characters>7848</Characters>
  <Application>Microsoft Office Word</Application>
  <DocSecurity>0</DocSecurity>
  <Lines>230</Lines>
  <Paragraphs>170</Paragraphs>
  <ScaleCrop>false</ScaleCrop>
  <HeadingPairs>
    <vt:vector size="2" baseType="variant">
      <vt:variant>
        <vt:lpstr>Title</vt:lpstr>
      </vt:variant>
      <vt:variant>
        <vt:i4>1</vt:i4>
      </vt:variant>
    </vt:vector>
  </HeadingPairs>
  <TitlesOfParts>
    <vt:vector size="1" baseType="lpstr">
      <vt:lpstr>AOT Extractors Architecture Blueprint</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Extractors Architecture Blueprint</dc:title>
  <dc:subject/>
  <dc:creator>anonymous</dc:creator>
  <cp:keywords/>
  <dc:description/>
  <cp:lastModifiedBy>Olson, Ed</cp:lastModifiedBy>
  <cp:revision>234</cp:revision>
  <cp:lastPrinted>2026-01-12T15:42:00Z</cp:lastPrinted>
  <dcterms:created xsi:type="dcterms:W3CDTF">2022-05-25T21:07:00Z</dcterms:created>
  <dcterms:modified xsi:type="dcterms:W3CDTF">2026-01-16T15:59:00Z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3902900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10;#Olson, Ed</vt:lpwstr>
  </property>
  <property fmtid="{D5CDD505-2E9C-101B-9397-08002B2CF9AE}" pid="15" name="_Version">
    <vt:lpwstr>2.0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2.0</vt:lpwstr>
  </property>
  <property fmtid="{D5CDD505-2E9C-101B-9397-08002B2CF9AE}" pid="19" name="Project Acronym">
    <vt:lpwstr>AOT</vt:lpwstr>
  </property>
  <property fmtid="{D5CDD505-2E9C-101B-9397-08002B2CF9AE}" pid="20" name="RFTrigger">
    <vt:lpwstr>No</vt:lpwstr>
  </property>
</Properties>
</file>