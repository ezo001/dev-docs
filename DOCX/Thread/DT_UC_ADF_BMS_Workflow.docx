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DAFF0" w14:textId="5F0FD748" w:rsidR="00564CDE" w:rsidRPr="007546E1" w:rsidRDefault="002A3ADF" w:rsidP="00C52C48">
      <w:pPr>
        <w:spacing w:after="0"/>
        <w:jc w:val="center"/>
        <w:rPr>
          <w:b/>
          <w:sz w:val="36"/>
          <w:szCs w:val="36"/>
        </w:rPr>
      </w:pPr>
      <w:r>
        <w:rPr>
          <w:b/>
          <w:sz w:val="36"/>
          <w:szCs w:val="36"/>
        </w:rPr>
        <w:t>Digital Thread Foundations</w:t>
      </w:r>
    </w:p>
    <w:p w14:paraId="2EA79E0F" w14:textId="1A2B4632" w:rsidR="00224333" w:rsidRDefault="00224333" w:rsidP="00C52C48">
      <w:pPr>
        <w:spacing w:after="0"/>
        <w:jc w:val="center"/>
        <w:rPr>
          <w:b/>
          <w:bCs/>
          <w:sz w:val="72"/>
          <w:szCs w:val="72"/>
        </w:rPr>
      </w:pPr>
      <w:r>
        <w:rPr>
          <w:b/>
          <w:bCs/>
          <w:sz w:val="72"/>
          <w:szCs w:val="72"/>
        </w:rPr>
        <w:t xml:space="preserve">ADF Battery Management </w:t>
      </w:r>
      <w:r w:rsidR="00C52C48">
        <w:rPr>
          <w:b/>
          <w:bCs/>
          <w:sz w:val="72"/>
          <w:szCs w:val="72"/>
        </w:rPr>
        <w:t>System</w:t>
      </w:r>
    </w:p>
    <w:p w14:paraId="45490C72" w14:textId="6DEAEE45" w:rsidR="007546E1" w:rsidRPr="00C52C48" w:rsidRDefault="00D00772" w:rsidP="00C52C48">
      <w:pPr>
        <w:spacing w:after="0"/>
        <w:jc w:val="center"/>
        <w:rPr>
          <w:b/>
          <w:sz w:val="36"/>
          <w:szCs w:val="36"/>
        </w:rPr>
      </w:pPr>
      <w:r>
        <w:rPr>
          <w:b/>
          <w:bCs/>
          <w:sz w:val="36"/>
          <w:szCs w:val="36"/>
        </w:rPr>
        <w:t>WORKFLOW</w:t>
      </w:r>
    </w:p>
    <w:p w14:paraId="2ECF0C7A" w14:textId="7C02E1B5" w:rsidR="007546E1" w:rsidRPr="007546E1" w:rsidRDefault="007546E1" w:rsidP="00C52C48">
      <w:pPr>
        <w:spacing w:after="0"/>
        <w:jc w:val="center"/>
      </w:pPr>
      <w:r>
        <w:t xml:space="preserve">Release Version: </w:t>
      </w:r>
      <w:sdt>
        <w:sdtPr>
          <w:alias w:val="Release"/>
          <w:tag w:val="Release"/>
          <w:id w:val="1020670068"/>
          <w:placeholder>
            <w:docPart w:val="077BA218C0FA466F9787FFA2A65F882B"/>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3:Release[1]" w:storeItemID="{8D02FCFF-CA75-45BC-A806-88D993452CB5}"/>
          <w:text/>
        </w:sdtPr>
        <w:sdtContent>
          <w:r w:rsidR="00AD289A">
            <w:t>1.2</w:t>
          </w:r>
        </w:sdtContent>
      </w:sdt>
    </w:p>
    <w:p w14:paraId="57358179" w14:textId="066182B3" w:rsidR="00564CDE" w:rsidRPr="004177D5" w:rsidRDefault="00337E6F" w:rsidP="00564CDE">
      <w:pPr>
        <w:rPr>
          <w:color w:val="FFFFFF" w:themeColor="background1"/>
        </w:rPr>
      </w:pPr>
      <w:r w:rsidRPr="004177D5">
        <w:rPr>
          <w:color w:val="FFFFFF" w:themeColor="background1"/>
        </w:rPr>
        <w:t>Metadata Table</w:t>
      </w:r>
    </w:p>
    <w:tbl>
      <w:tblPr>
        <w:tblW w:w="0" w:type="auto"/>
        <w:tblCellSpacing w:w="15" w:type="dxa"/>
        <w:tblLook w:val="04A0" w:firstRow="1" w:lastRow="0" w:firstColumn="1" w:lastColumn="0" w:noHBand="0" w:noVBand="1"/>
      </w:tblPr>
      <w:tblGrid>
        <w:gridCol w:w="2937"/>
        <w:gridCol w:w="5881"/>
      </w:tblGrid>
      <w:tr w:rsidR="004177D5" w:rsidRPr="004177D5" w14:paraId="303492EA" w14:textId="77777777">
        <w:trPr>
          <w:tblHeader/>
          <w:tblCellSpacing w:w="15" w:type="dxa"/>
        </w:trPr>
        <w:tc>
          <w:tcPr>
            <w:tcW w:w="0" w:type="auto"/>
            <w:tcMar>
              <w:top w:w="15" w:type="dxa"/>
              <w:left w:w="15" w:type="dxa"/>
              <w:bottom w:w="15" w:type="dxa"/>
              <w:right w:w="15" w:type="dxa"/>
            </w:tcMar>
            <w:vAlign w:val="center"/>
            <w:hideMark/>
          </w:tcPr>
          <w:p w14:paraId="5D0641BA" w14:textId="77777777" w:rsidR="004177D5" w:rsidRPr="004177D5" w:rsidRDefault="004177D5" w:rsidP="004177D5">
            <w:pPr>
              <w:rPr>
                <w:b/>
                <w:color w:val="FFFFFF" w:themeColor="background1"/>
              </w:rPr>
            </w:pPr>
            <w:r w:rsidRPr="004177D5">
              <w:rPr>
                <w:b/>
                <w:color w:val="FFFFFF" w:themeColor="background1"/>
              </w:rPr>
              <w:t>Field</w:t>
            </w:r>
          </w:p>
        </w:tc>
        <w:tc>
          <w:tcPr>
            <w:tcW w:w="0" w:type="auto"/>
            <w:tcMar>
              <w:top w:w="15" w:type="dxa"/>
              <w:left w:w="15" w:type="dxa"/>
              <w:bottom w:w="15" w:type="dxa"/>
              <w:right w:w="15" w:type="dxa"/>
            </w:tcMar>
            <w:vAlign w:val="center"/>
            <w:hideMark/>
          </w:tcPr>
          <w:p w14:paraId="54147760" w14:textId="77777777" w:rsidR="004177D5" w:rsidRPr="004177D5" w:rsidRDefault="004177D5" w:rsidP="004177D5">
            <w:pPr>
              <w:rPr>
                <w:b/>
                <w:color w:val="FFFFFF" w:themeColor="background1"/>
              </w:rPr>
            </w:pPr>
            <w:r w:rsidRPr="004177D5">
              <w:rPr>
                <w:b/>
                <w:color w:val="FFFFFF" w:themeColor="background1"/>
              </w:rPr>
              <w:t>Value</w:t>
            </w:r>
          </w:p>
        </w:tc>
      </w:tr>
      <w:tr w:rsidR="004177D5" w:rsidRPr="004177D5" w14:paraId="31C543C8" w14:textId="77777777">
        <w:trPr>
          <w:tblCellSpacing w:w="15" w:type="dxa"/>
        </w:trPr>
        <w:tc>
          <w:tcPr>
            <w:tcW w:w="0" w:type="auto"/>
            <w:tcMar>
              <w:top w:w="15" w:type="dxa"/>
              <w:left w:w="15" w:type="dxa"/>
              <w:bottom w:w="15" w:type="dxa"/>
              <w:right w:w="15" w:type="dxa"/>
            </w:tcMar>
            <w:vAlign w:val="center"/>
            <w:hideMark/>
          </w:tcPr>
          <w:p w14:paraId="6BF4EA34" w14:textId="77777777" w:rsidR="004177D5" w:rsidRPr="004177D5" w:rsidRDefault="004177D5" w:rsidP="004177D5">
            <w:pPr>
              <w:rPr>
                <w:color w:val="FFFFFF" w:themeColor="background1"/>
              </w:rPr>
            </w:pPr>
            <w:r w:rsidRPr="004177D5">
              <w:rPr>
                <w:b/>
                <w:color w:val="FFFFFF" w:themeColor="background1"/>
              </w:rPr>
              <w:t>Asset / Solution Name</w:t>
            </w:r>
          </w:p>
        </w:tc>
        <w:tc>
          <w:tcPr>
            <w:tcW w:w="0" w:type="auto"/>
            <w:tcMar>
              <w:top w:w="15" w:type="dxa"/>
              <w:left w:w="15" w:type="dxa"/>
              <w:bottom w:w="15" w:type="dxa"/>
              <w:right w:w="15" w:type="dxa"/>
            </w:tcMar>
            <w:vAlign w:val="center"/>
            <w:hideMark/>
          </w:tcPr>
          <w:p w14:paraId="2DC9CCDF" w14:textId="77777777" w:rsidR="004177D5" w:rsidRPr="004177D5" w:rsidRDefault="004177D5" w:rsidP="004177D5">
            <w:pPr>
              <w:rPr>
                <w:color w:val="FFFFFF" w:themeColor="background1"/>
              </w:rPr>
            </w:pPr>
            <w:r w:rsidRPr="004177D5">
              <w:rPr>
                <w:color w:val="FFFFFF" w:themeColor="background1"/>
              </w:rPr>
              <w:t>Digital Thread</w:t>
            </w:r>
          </w:p>
        </w:tc>
      </w:tr>
      <w:tr w:rsidR="004177D5" w:rsidRPr="004177D5" w14:paraId="0EB6E143" w14:textId="77777777">
        <w:trPr>
          <w:tblCellSpacing w:w="15" w:type="dxa"/>
        </w:trPr>
        <w:tc>
          <w:tcPr>
            <w:tcW w:w="0" w:type="auto"/>
            <w:tcMar>
              <w:top w:w="15" w:type="dxa"/>
              <w:left w:w="15" w:type="dxa"/>
              <w:bottom w:w="15" w:type="dxa"/>
              <w:right w:w="15" w:type="dxa"/>
            </w:tcMar>
            <w:vAlign w:val="center"/>
            <w:hideMark/>
          </w:tcPr>
          <w:p w14:paraId="77C60F0B" w14:textId="77777777" w:rsidR="004177D5" w:rsidRPr="004177D5" w:rsidRDefault="004177D5" w:rsidP="004177D5">
            <w:pPr>
              <w:rPr>
                <w:color w:val="FFFFFF" w:themeColor="background1"/>
              </w:rPr>
            </w:pPr>
            <w:r w:rsidRPr="004177D5">
              <w:rPr>
                <w:b/>
                <w:color w:val="FFFFFF" w:themeColor="background1"/>
              </w:rPr>
              <w:t>Domain / Area</w:t>
            </w:r>
          </w:p>
        </w:tc>
        <w:tc>
          <w:tcPr>
            <w:tcW w:w="0" w:type="auto"/>
            <w:tcMar>
              <w:top w:w="15" w:type="dxa"/>
              <w:left w:w="15" w:type="dxa"/>
              <w:bottom w:w="15" w:type="dxa"/>
              <w:right w:w="15" w:type="dxa"/>
            </w:tcMar>
            <w:vAlign w:val="center"/>
            <w:hideMark/>
          </w:tcPr>
          <w:p w14:paraId="043C0C77" w14:textId="77777777" w:rsidR="004177D5" w:rsidRPr="004177D5" w:rsidRDefault="004177D5" w:rsidP="004177D5">
            <w:pPr>
              <w:rPr>
                <w:color w:val="FFFFFF" w:themeColor="background1"/>
              </w:rPr>
            </w:pPr>
            <w:r w:rsidRPr="004177D5">
              <w:rPr>
                <w:color w:val="FFFFFF" w:themeColor="background1"/>
              </w:rPr>
              <w:t>Engineering</w:t>
            </w:r>
          </w:p>
        </w:tc>
      </w:tr>
      <w:tr w:rsidR="004177D5" w:rsidRPr="004177D5" w14:paraId="67E5B1CE" w14:textId="77777777">
        <w:trPr>
          <w:tblCellSpacing w:w="15" w:type="dxa"/>
        </w:trPr>
        <w:tc>
          <w:tcPr>
            <w:tcW w:w="0" w:type="auto"/>
            <w:tcMar>
              <w:top w:w="15" w:type="dxa"/>
              <w:left w:w="15" w:type="dxa"/>
              <w:bottom w:w="15" w:type="dxa"/>
              <w:right w:w="15" w:type="dxa"/>
            </w:tcMar>
            <w:vAlign w:val="center"/>
            <w:hideMark/>
          </w:tcPr>
          <w:p w14:paraId="18EC8B61" w14:textId="77777777" w:rsidR="004177D5" w:rsidRPr="004177D5" w:rsidRDefault="004177D5" w:rsidP="004177D5">
            <w:pPr>
              <w:rPr>
                <w:color w:val="FFFFFF" w:themeColor="background1"/>
              </w:rPr>
            </w:pPr>
            <w:r w:rsidRPr="004177D5">
              <w:rPr>
                <w:b/>
                <w:color w:val="FFFFFF" w:themeColor="background1"/>
              </w:rPr>
              <w:t>Owner (Team/Person)</w:t>
            </w:r>
          </w:p>
        </w:tc>
        <w:tc>
          <w:tcPr>
            <w:tcW w:w="0" w:type="auto"/>
            <w:tcMar>
              <w:top w:w="15" w:type="dxa"/>
              <w:left w:w="15" w:type="dxa"/>
              <w:bottom w:w="15" w:type="dxa"/>
              <w:right w:w="15" w:type="dxa"/>
            </w:tcMar>
            <w:vAlign w:val="center"/>
            <w:hideMark/>
          </w:tcPr>
          <w:p w14:paraId="45ABB904" w14:textId="77777777" w:rsidR="004177D5" w:rsidRPr="004177D5" w:rsidRDefault="004177D5" w:rsidP="004177D5">
            <w:pPr>
              <w:rPr>
                <w:color w:val="FFFFFF" w:themeColor="background1"/>
              </w:rPr>
            </w:pPr>
            <w:r w:rsidRPr="004177D5">
              <w:rPr>
                <w:color w:val="FFFFFF" w:themeColor="background1"/>
              </w:rPr>
              <w:t>Karthik Ramachandra</w:t>
            </w:r>
          </w:p>
        </w:tc>
      </w:tr>
      <w:tr w:rsidR="004177D5" w:rsidRPr="004177D5" w14:paraId="25D0E6D1" w14:textId="77777777">
        <w:trPr>
          <w:tblCellSpacing w:w="15" w:type="dxa"/>
        </w:trPr>
        <w:tc>
          <w:tcPr>
            <w:tcW w:w="0" w:type="auto"/>
            <w:tcMar>
              <w:top w:w="15" w:type="dxa"/>
              <w:left w:w="15" w:type="dxa"/>
              <w:bottom w:w="15" w:type="dxa"/>
              <w:right w:w="15" w:type="dxa"/>
            </w:tcMar>
            <w:vAlign w:val="center"/>
            <w:hideMark/>
          </w:tcPr>
          <w:p w14:paraId="71E3267E" w14:textId="77777777" w:rsidR="004177D5" w:rsidRPr="004177D5" w:rsidRDefault="004177D5" w:rsidP="004177D5">
            <w:pPr>
              <w:rPr>
                <w:color w:val="FFFFFF" w:themeColor="background1"/>
              </w:rPr>
            </w:pPr>
            <w:r w:rsidRPr="004177D5">
              <w:rPr>
                <w:b/>
                <w:color w:val="FFFFFF" w:themeColor="background1"/>
              </w:rPr>
              <w:t>Reviewers</w:t>
            </w:r>
          </w:p>
        </w:tc>
        <w:tc>
          <w:tcPr>
            <w:tcW w:w="0" w:type="auto"/>
            <w:tcMar>
              <w:top w:w="15" w:type="dxa"/>
              <w:left w:w="15" w:type="dxa"/>
              <w:bottom w:w="15" w:type="dxa"/>
              <w:right w:w="15" w:type="dxa"/>
            </w:tcMar>
            <w:vAlign w:val="center"/>
            <w:hideMark/>
          </w:tcPr>
          <w:p w14:paraId="324896E0" w14:textId="77777777" w:rsidR="004177D5" w:rsidRPr="004177D5" w:rsidRDefault="004177D5" w:rsidP="004177D5">
            <w:pPr>
              <w:rPr>
                <w:color w:val="FFFFFF" w:themeColor="background1"/>
              </w:rPr>
            </w:pPr>
            <w:r w:rsidRPr="004177D5">
              <w:rPr>
                <w:color w:val="FFFFFF" w:themeColor="background1"/>
              </w:rPr>
              <w:t>Karthik Ramachandra</w:t>
            </w:r>
          </w:p>
        </w:tc>
      </w:tr>
      <w:tr w:rsidR="004177D5" w:rsidRPr="004177D5" w14:paraId="2C3FBB30" w14:textId="77777777">
        <w:trPr>
          <w:tblCellSpacing w:w="15" w:type="dxa"/>
        </w:trPr>
        <w:tc>
          <w:tcPr>
            <w:tcW w:w="0" w:type="auto"/>
            <w:tcMar>
              <w:top w:w="15" w:type="dxa"/>
              <w:left w:w="15" w:type="dxa"/>
              <w:bottom w:w="15" w:type="dxa"/>
              <w:right w:w="15" w:type="dxa"/>
            </w:tcMar>
            <w:vAlign w:val="center"/>
            <w:hideMark/>
          </w:tcPr>
          <w:p w14:paraId="5A33B8CA" w14:textId="77777777" w:rsidR="004177D5" w:rsidRPr="004177D5" w:rsidRDefault="004177D5" w:rsidP="004177D5">
            <w:pPr>
              <w:rPr>
                <w:color w:val="FFFFFF" w:themeColor="background1"/>
              </w:rPr>
            </w:pPr>
            <w:r w:rsidRPr="004177D5">
              <w:rPr>
                <w:b/>
                <w:color w:val="FFFFFF" w:themeColor="background1"/>
              </w:rPr>
              <w:t>Status</w:t>
            </w:r>
          </w:p>
        </w:tc>
        <w:tc>
          <w:tcPr>
            <w:tcW w:w="0" w:type="auto"/>
            <w:tcMar>
              <w:top w:w="15" w:type="dxa"/>
              <w:left w:w="15" w:type="dxa"/>
              <w:bottom w:w="15" w:type="dxa"/>
              <w:right w:w="15" w:type="dxa"/>
            </w:tcMar>
            <w:vAlign w:val="center"/>
            <w:hideMark/>
          </w:tcPr>
          <w:p w14:paraId="0D45078F" w14:textId="77777777" w:rsidR="004177D5" w:rsidRPr="004177D5" w:rsidRDefault="004177D5" w:rsidP="004177D5">
            <w:pPr>
              <w:rPr>
                <w:color w:val="FFFFFF" w:themeColor="background1"/>
              </w:rPr>
            </w:pPr>
            <w:r w:rsidRPr="004177D5">
              <w:rPr>
                <w:color w:val="FFFFFF" w:themeColor="background1"/>
              </w:rPr>
              <w:t>Approved / Complete</w:t>
            </w:r>
          </w:p>
        </w:tc>
      </w:tr>
      <w:tr w:rsidR="004177D5" w:rsidRPr="004177D5" w14:paraId="35B179AD" w14:textId="77777777">
        <w:trPr>
          <w:tblCellSpacing w:w="15" w:type="dxa"/>
        </w:trPr>
        <w:tc>
          <w:tcPr>
            <w:tcW w:w="0" w:type="auto"/>
            <w:tcMar>
              <w:top w:w="15" w:type="dxa"/>
              <w:left w:w="15" w:type="dxa"/>
              <w:bottom w:w="15" w:type="dxa"/>
              <w:right w:w="15" w:type="dxa"/>
            </w:tcMar>
            <w:vAlign w:val="center"/>
            <w:hideMark/>
          </w:tcPr>
          <w:p w14:paraId="23FCE9CB" w14:textId="77777777" w:rsidR="004177D5" w:rsidRPr="004177D5" w:rsidRDefault="004177D5" w:rsidP="004177D5">
            <w:pPr>
              <w:rPr>
                <w:color w:val="FFFFFF" w:themeColor="background1"/>
              </w:rPr>
            </w:pPr>
            <w:r w:rsidRPr="004177D5">
              <w:rPr>
                <w:b/>
                <w:color w:val="FFFFFF" w:themeColor="background1"/>
              </w:rPr>
              <w:t>Confidentiality</w:t>
            </w:r>
          </w:p>
        </w:tc>
        <w:tc>
          <w:tcPr>
            <w:tcW w:w="0" w:type="auto"/>
            <w:tcMar>
              <w:top w:w="15" w:type="dxa"/>
              <w:left w:w="15" w:type="dxa"/>
              <w:bottom w:w="15" w:type="dxa"/>
              <w:right w:w="15" w:type="dxa"/>
            </w:tcMar>
            <w:vAlign w:val="center"/>
            <w:hideMark/>
          </w:tcPr>
          <w:p w14:paraId="38A1E3EB" w14:textId="77777777" w:rsidR="004177D5" w:rsidRPr="004177D5" w:rsidRDefault="004177D5" w:rsidP="004177D5">
            <w:pPr>
              <w:rPr>
                <w:color w:val="FFFFFF" w:themeColor="background1"/>
              </w:rPr>
            </w:pPr>
            <w:r w:rsidRPr="004177D5">
              <w:rPr>
                <w:color w:val="FFFFFF" w:themeColor="background1"/>
              </w:rPr>
              <w:t>Internal / Confidential</w:t>
            </w:r>
          </w:p>
        </w:tc>
      </w:tr>
      <w:tr w:rsidR="004177D5" w:rsidRPr="004177D5" w14:paraId="61BC4D64" w14:textId="77777777">
        <w:trPr>
          <w:tblCellSpacing w:w="15" w:type="dxa"/>
        </w:trPr>
        <w:tc>
          <w:tcPr>
            <w:tcW w:w="0" w:type="auto"/>
            <w:tcMar>
              <w:top w:w="15" w:type="dxa"/>
              <w:left w:w="15" w:type="dxa"/>
              <w:bottom w:w="15" w:type="dxa"/>
              <w:right w:w="15" w:type="dxa"/>
            </w:tcMar>
            <w:vAlign w:val="center"/>
            <w:hideMark/>
          </w:tcPr>
          <w:p w14:paraId="7495AA60" w14:textId="77777777" w:rsidR="004177D5" w:rsidRPr="004177D5" w:rsidRDefault="004177D5" w:rsidP="004177D5">
            <w:pPr>
              <w:rPr>
                <w:color w:val="FFFFFF" w:themeColor="background1"/>
              </w:rPr>
            </w:pPr>
            <w:r w:rsidRPr="004177D5">
              <w:rPr>
                <w:b/>
                <w:color w:val="FFFFFF" w:themeColor="background1"/>
              </w:rPr>
              <w:t>Source of Truth</w:t>
            </w:r>
          </w:p>
        </w:tc>
        <w:tc>
          <w:tcPr>
            <w:tcW w:w="0" w:type="auto"/>
            <w:tcMar>
              <w:top w:w="15" w:type="dxa"/>
              <w:left w:w="15" w:type="dxa"/>
              <w:bottom w:w="15" w:type="dxa"/>
              <w:right w:w="15" w:type="dxa"/>
            </w:tcMar>
            <w:vAlign w:val="center"/>
            <w:hideMark/>
          </w:tcPr>
          <w:p w14:paraId="2CB61E7C" w14:textId="77777777" w:rsidR="004177D5" w:rsidRPr="004177D5" w:rsidRDefault="004177D5" w:rsidP="004177D5">
            <w:pPr>
              <w:rPr>
                <w:color w:val="FFFFFF" w:themeColor="background1"/>
              </w:rPr>
            </w:pPr>
            <w:r w:rsidRPr="004177D5">
              <w:rPr>
                <w:color w:val="FFFFFF" w:themeColor="background1"/>
              </w:rPr>
              <w:t>https://dev.azure.com/IXAssets/IXAssetsProject/_git/ixassets</w:t>
            </w:r>
          </w:p>
        </w:tc>
      </w:tr>
      <w:tr w:rsidR="004177D5" w:rsidRPr="004177D5" w14:paraId="3275E7C2" w14:textId="77777777">
        <w:trPr>
          <w:tblCellSpacing w:w="15" w:type="dxa"/>
        </w:trPr>
        <w:tc>
          <w:tcPr>
            <w:tcW w:w="0" w:type="auto"/>
            <w:tcMar>
              <w:top w:w="15" w:type="dxa"/>
              <w:left w:w="15" w:type="dxa"/>
              <w:bottom w:w="15" w:type="dxa"/>
              <w:right w:w="15" w:type="dxa"/>
            </w:tcMar>
            <w:vAlign w:val="center"/>
            <w:hideMark/>
          </w:tcPr>
          <w:p w14:paraId="0FF1E713" w14:textId="77777777" w:rsidR="004177D5" w:rsidRPr="004177D5" w:rsidRDefault="004177D5" w:rsidP="004177D5">
            <w:pPr>
              <w:rPr>
                <w:color w:val="FFFFFF" w:themeColor="background1"/>
              </w:rPr>
            </w:pPr>
            <w:r w:rsidRPr="004177D5">
              <w:rPr>
                <w:b/>
                <w:color w:val="FFFFFF" w:themeColor="background1"/>
              </w:rPr>
              <w:t>Related Assets / Alternatives</w:t>
            </w:r>
          </w:p>
        </w:tc>
        <w:tc>
          <w:tcPr>
            <w:tcW w:w="0" w:type="auto"/>
            <w:tcMar>
              <w:top w:w="15" w:type="dxa"/>
              <w:left w:w="15" w:type="dxa"/>
              <w:bottom w:w="15" w:type="dxa"/>
              <w:right w:w="15" w:type="dxa"/>
            </w:tcMar>
            <w:vAlign w:val="center"/>
            <w:hideMark/>
          </w:tcPr>
          <w:p w14:paraId="4E3A6D0A" w14:textId="77777777" w:rsidR="004177D5" w:rsidRPr="004177D5" w:rsidRDefault="004177D5" w:rsidP="004177D5">
            <w:pPr>
              <w:rPr>
                <w:color w:val="FFFFFF" w:themeColor="background1"/>
              </w:rPr>
            </w:pPr>
            <w:r w:rsidRPr="004177D5">
              <w:rPr>
                <w:color w:val="FFFFFF" w:themeColor="background1"/>
              </w:rPr>
              <w:t>AOT / Engineering Orchestration / Engineering Agents</w:t>
            </w:r>
          </w:p>
        </w:tc>
      </w:tr>
    </w:tbl>
    <w:p w14:paraId="0B2902FA" w14:textId="77777777" w:rsidR="002D7052" w:rsidRDefault="002D7052" w:rsidP="00564CDE"/>
    <w:p w14:paraId="3AB4DA12" w14:textId="77777777" w:rsidR="00D97E87" w:rsidRDefault="00D97E87" w:rsidP="00564CDE">
      <w:pPr>
        <w:sectPr w:rsidR="00D97E87" w:rsidSect="002D0F0E">
          <w:headerReference w:type="default" r:id="rId12"/>
          <w:footerReference w:type="default" r:id="rId13"/>
          <w:pgSz w:w="23040" w:h="15840" w:orient="landscape" w:code="5"/>
          <w:pgMar w:top="5760" w:right="1080" w:bottom="1440" w:left="1080" w:header="720" w:footer="720" w:gutter="0"/>
          <w:cols w:sep="1" w:space="720"/>
          <w:docGrid w:linePitch="360"/>
        </w:sectPr>
      </w:pPr>
    </w:p>
    <w:sdt>
      <w:sdtPr>
        <w:rPr>
          <w:rFonts w:eastAsiaTheme="minorEastAsia" w:cs="Arial"/>
          <w:b w:val="0"/>
          <w:bCs w:val="0"/>
          <w:kern w:val="2"/>
          <w:sz w:val="22"/>
          <w:szCs w:val="22"/>
          <w14:ligatures w14:val="standardContextual"/>
        </w:rPr>
        <w:id w:val="-527958557"/>
        <w:docPartObj>
          <w:docPartGallery w:val="Table of Contents"/>
          <w:docPartUnique/>
        </w:docPartObj>
      </w:sdtPr>
      <w:sdtEndPr>
        <w:rPr>
          <w:rFonts w:cstheme="minorBidi"/>
          <w:sz w:val="20"/>
          <w:szCs w:val="20"/>
          <w14:ligatures w14:val="none"/>
        </w:rPr>
      </w:sdtEndPr>
      <w:sdtContent>
        <w:p w14:paraId="00C26931" w14:textId="77777777" w:rsidR="00E325C4" w:rsidRDefault="00E325C4" w:rsidP="00FD337A">
          <w:pPr>
            <w:pStyle w:val="TOCHeading"/>
          </w:pPr>
          <w:r>
            <w:t>Contents</w:t>
          </w:r>
        </w:p>
        <w:p w14:paraId="16CC34F8" w14:textId="6A7F6595" w:rsidR="00F56C22" w:rsidRDefault="00E325C4">
          <w:pPr>
            <w:pStyle w:val="TOC1"/>
            <w:tabs>
              <w:tab w:val="right" w:leader="dot" w:pos="10556"/>
            </w:tabs>
            <w:rPr>
              <w:rFonts w:asciiTheme="minorHAnsi" w:eastAsiaTheme="minorEastAsia" w:hAnsiTheme="minorHAnsi"/>
              <w:noProof/>
              <w:sz w:val="24"/>
              <w:szCs w:val="24"/>
              <w:lang w:val="en-IN" w:eastAsia="en-IN"/>
            </w:rPr>
          </w:pPr>
          <w:r>
            <w:rPr>
              <w:rFonts w:eastAsia="Times New Roman" w:cs="Times New Roman"/>
            </w:rPr>
            <w:fldChar w:fldCharType="begin"/>
          </w:r>
          <w:r>
            <w:instrText xml:space="preserve"> TOC \o "1-3" \h \z \u </w:instrText>
          </w:r>
          <w:r>
            <w:rPr>
              <w:rFonts w:eastAsia="Times New Roman" w:cs="Times New Roman"/>
            </w:rPr>
            <w:fldChar w:fldCharType="separate"/>
          </w:r>
          <w:hyperlink w:anchor="_Toc209619745" w:history="1">
            <w:r w:rsidR="00F56C22" w:rsidRPr="00C6399F">
              <w:rPr>
                <w:rStyle w:val="Hyperlink"/>
                <w:noProof/>
              </w:rPr>
              <w:t>Introduction</w:t>
            </w:r>
            <w:r w:rsidR="00F56C22">
              <w:rPr>
                <w:noProof/>
                <w:webHidden/>
              </w:rPr>
              <w:tab/>
            </w:r>
            <w:r w:rsidR="00F56C22">
              <w:rPr>
                <w:noProof/>
                <w:webHidden/>
              </w:rPr>
              <w:fldChar w:fldCharType="begin"/>
            </w:r>
            <w:r w:rsidR="00F56C22">
              <w:rPr>
                <w:noProof/>
                <w:webHidden/>
              </w:rPr>
              <w:instrText xml:space="preserve"> PAGEREF _Toc209619745 \h </w:instrText>
            </w:r>
            <w:r w:rsidR="00F56C22">
              <w:rPr>
                <w:noProof/>
                <w:webHidden/>
              </w:rPr>
            </w:r>
            <w:r w:rsidR="00F56C22">
              <w:rPr>
                <w:noProof/>
                <w:webHidden/>
              </w:rPr>
              <w:fldChar w:fldCharType="separate"/>
            </w:r>
            <w:r w:rsidR="00FF20E8">
              <w:rPr>
                <w:noProof/>
                <w:webHidden/>
              </w:rPr>
              <w:t>3</w:t>
            </w:r>
            <w:r w:rsidR="00F56C22">
              <w:rPr>
                <w:noProof/>
                <w:webHidden/>
              </w:rPr>
              <w:fldChar w:fldCharType="end"/>
            </w:r>
          </w:hyperlink>
        </w:p>
        <w:p w14:paraId="3318CED5" w14:textId="7D97FF22" w:rsidR="00F56C22" w:rsidRDefault="00F56C22">
          <w:pPr>
            <w:pStyle w:val="TOC2"/>
            <w:tabs>
              <w:tab w:val="right" w:leader="dot" w:pos="10556"/>
            </w:tabs>
            <w:rPr>
              <w:rFonts w:asciiTheme="minorHAnsi" w:eastAsiaTheme="minorEastAsia" w:hAnsiTheme="minorHAnsi"/>
              <w:noProof/>
              <w:sz w:val="24"/>
              <w:szCs w:val="24"/>
              <w:lang w:val="en-IN" w:eastAsia="en-IN"/>
            </w:rPr>
          </w:pPr>
          <w:hyperlink w:anchor="_Toc209619746" w:history="1">
            <w:r w:rsidRPr="00C6399F">
              <w:rPr>
                <w:rStyle w:val="Hyperlink"/>
                <w:noProof/>
              </w:rPr>
              <w:t>Purpose</w:t>
            </w:r>
            <w:r>
              <w:rPr>
                <w:noProof/>
                <w:webHidden/>
              </w:rPr>
              <w:tab/>
            </w:r>
            <w:r>
              <w:rPr>
                <w:noProof/>
                <w:webHidden/>
              </w:rPr>
              <w:fldChar w:fldCharType="begin"/>
            </w:r>
            <w:r>
              <w:rPr>
                <w:noProof/>
                <w:webHidden/>
              </w:rPr>
              <w:instrText xml:space="preserve"> PAGEREF _Toc209619746 \h </w:instrText>
            </w:r>
            <w:r>
              <w:rPr>
                <w:noProof/>
                <w:webHidden/>
              </w:rPr>
            </w:r>
            <w:r>
              <w:rPr>
                <w:noProof/>
                <w:webHidden/>
              </w:rPr>
              <w:fldChar w:fldCharType="separate"/>
            </w:r>
            <w:r w:rsidR="00FF20E8">
              <w:rPr>
                <w:noProof/>
                <w:webHidden/>
              </w:rPr>
              <w:t>3</w:t>
            </w:r>
            <w:r>
              <w:rPr>
                <w:noProof/>
                <w:webHidden/>
              </w:rPr>
              <w:fldChar w:fldCharType="end"/>
            </w:r>
          </w:hyperlink>
        </w:p>
        <w:p w14:paraId="59C398D2" w14:textId="37040FB5" w:rsidR="00F56C22" w:rsidRDefault="00F56C22">
          <w:pPr>
            <w:pStyle w:val="TOC2"/>
            <w:tabs>
              <w:tab w:val="right" w:leader="dot" w:pos="10556"/>
            </w:tabs>
            <w:rPr>
              <w:rFonts w:asciiTheme="minorHAnsi" w:eastAsiaTheme="minorEastAsia" w:hAnsiTheme="minorHAnsi"/>
              <w:noProof/>
              <w:sz w:val="24"/>
              <w:szCs w:val="24"/>
              <w:lang w:val="en-IN" w:eastAsia="en-IN"/>
            </w:rPr>
          </w:pPr>
          <w:hyperlink w:anchor="_Toc209619747" w:history="1">
            <w:r w:rsidRPr="00C6399F">
              <w:rPr>
                <w:rStyle w:val="Hyperlink"/>
                <w:noProof/>
              </w:rPr>
              <w:t>Target Audience</w:t>
            </w:r>
            <w:r>
              <w:rPr>
                <w:noProof/>
                <w:webHidden/>
              </w:rPr>
              <w:tab/>
            </w:r>
            <w:r>
              <w:rPr>
                <w:noProof/>
                <w:webHidden/>
              </w:rPr>
              <w:fldChar w:fldCharType="begin"/>
            </w:r>
            <w:r>
              <w:rPr>
                <w:noProof/>
                <w:webHidden/>
              </w:rPr>
              <w:instrText xml:space="preserve"> PAGEREF _Toc209619747 \h </w:instrText>
            </w:r>
            <w:r>
              <w:rPr>
                <w:noProof/>
                <w:webHidden/>
              </w:rPr>
            </w:r>
            <w:r>
              <w:rPr>
                <w:noProof/>
                <w:webHidden/>
              </w:rPr>
              <w:fldChar w:fldCharType="separate"/>
            </w:r>
            <w:r w:rsidR="00FF20E8">
              <w:rPr>
                <w:noProof/>
                <w:webHidden/>
              </w:rPr>
              <w:t>3</w:t>
            </w:r>
            <w:r>
              <w:rPr>
                <w:noProof/>
                <w:webHidden/>
              </w:rPr>
              <w:fldChar w:fldCharType="end"/>
            </w:r>
          </w:hyperlink>
        </w:p>
        <w:p w14:paraId="3FCA8928" w14:textId="48ED7FE2" w:rsidR="00F56C22" w:rsidRDefault="00F56C22">
          <w:pPr>
            <w:pStyle w:val="TOC2"/>
            <w:tabs>
              <w:tab w:val="right" w:leader="dot" w:pos="10556"/>
            </w:tabs>
            <w:rPr>
              <w:rFonts w:asciiTheme="minorHAnsi" w:eastAsiaTheme="minorEastAsia" w:hAnsiTheme="minorHAnsi"/>
              <w:noProof/>
              <w:sz w:val="24"/>
              <w:szCs w:val="24"/>
              <w:lang w:val="en-IN" w:eastAsia="en-IN"/>
            </w:rPr>
          </w:pPr>
          <w:hyperlink w:anchor="_Toc209619748" w:history="1">
            <w:r w:rsidRPr="00C6399F">
              <w:rPr>
                <w:rStyle w:val="Hyperlink"/>
                <w:noProof/>
              </w:rPr>
              <w:t>Prerequisites</w:t>
            </w:r>
            <w:r>
              <w:rPr>
                <w:noProof/>
                <w:webHidden/>
              </w:rPr>
              <w:tab/>
            </w:r>
            <w:r>
              <w:rPr>
                <w:noProof/>
                <w:webHidden/>
              </w:rPr>
              <w:fldChar w:fldCharType="begin"/>
            </w:r>
            <w:r>
              <w:rPr>
                <w:noProof/>
                <w:webHidden/>
              </w:rPr>
              <w:instrText xml:space="preserve"> PAGEREF _Toc209619748 \h </w:instrText>
            </w:r>
            <w:r>
              <w:rPr>
                <w:noProof/>
                <w:webHidden/>
              </w:rPr>
            </w:r>
            <w:r>
              <w:rPr>
                <w:noProof/>
                <w:webHidden/>
              </w:rPr>
              <w:fldChar w:fldCharType="separate"/>
            </w:r>
            <w:r w:rsidR="00FF20E8">
              <w:rPr>
                <w:noProof/>
                <w:webHidden/>
              </w:rPr>
              <w:t>3</w:t>
            </w:r>
            <w:r>
              <w:rPr>
                <w:noProof/>
                <w:webHidden/>
              </w:rPr>
              <w:fldChar w:fldCharType="end"/>
            </w:r>
          </w:hyperlink>
        </w:p>
        <w:p w14:paraId="57FC8757" w14:textId="453E7955" w:rsidR="00F56C22" w:rsidRDefault="00F56C22">
          <w:pPr>
            <w:pStyle w:val="TOC2"/>
            <w:tabs>
              <w:tab w:val="right" w:leader="dot" w:pos="10556"/>
            </w:tabs>
            <w:rPr>
              <w:rFonts w:asciiTheme="minorHAnsi" w:eastAsiaTheme="minorEastAsia" w:hAnsiTheme="minorHAnsi"/>
              <w:noProof/>
              <w:sz w:val="24"/>
              <w:szCs w:val="24"/>
              <w:lang w:val="en-IN" w:eastAsia="en-IN"/>
            </w:rPr>
          </w:pPr>
          <w:hyperlink w:anchor="_Toc209619749" w:history="1">
            <w:r w:rsidRPr="00C6399F">
              <w:rPr>
                <w:rStyle w:val="Hyperlink"/>
                <w:noProof/>
              </w:rPr>
              <w:t>Technology Stack</w:t>
            </w:r>
            <w:r>
              <w:rPr>
                <w:noProof/>
                <w:webHidden/>
              </w:rPr>
              <w:tab/>
            </w:r>
            <w:r>
              <w:rPr>
                <w:noProof/>
                <w:webHidden/>
              </w:rPr>
              <w:fldChar w:fldCharType="begin"/>
            </w:r>
            <w:r>
              <w:rPr>
                <w:noProof/>
                <w:webHidden/>
              </w:rPr>
              <w:instrText xml:space="preserve"> PAGEREF _Toc209619749 \h </w:instrText>
            </w:r>
            <w:r>
              <w:rPr>
                <w:noProof/>
                <w:webHidden/>
              </w:rPr>
            </w:r>
            <w:r>
              <w:rPr>
                <w:noProof/>
                <w:webHidden/>
              </w:rPr>
              <w:fldChar w:fldCharType="separate"/>
            </w:r>
            <w:r w:rsidR="00FF20E8">
              <w:rPr>
                <w:noProof/>
                <w:webHidden/>
              </w:rPr>
              <w:t>3</w:t>
            </w:r>
            <w:r>
              <w:rPr>
                <w:noProof/>
                <w:webHidden/>
              </w:rPr>
              <w:fldChar w:fldCharType="end"/>
            </w:r>
          </w:hyperlink>
        </w:p>
        <w:p w14:paraId="0DE0FD35" w14:textId="069AE6AE" w:rsidR="00F56C22" w:rsidRDefault="00F56C22">
          <w:pPr>
            <w:pStyle w:val="TOC2"/>
            <w:tabs>
              <w:tab w:val="right" w:leader="dot" w:pos="10556"/>
            </w:tabs>
            <w:rPr>
              <w:rFonts w:asciiTheme="minorHAnsi" w:eastAsiaTheme="minorEastAsia" w:hAnsiTheme="minorHAnsi"/>
              <w:noProof/>
              <w:sz w:val="24"/>
              <w:szCs w:val="24"/>
              <w:lang w:val="en-IN" w:eastAsia="en-IN"/>
            </w:rPr>
          </w:pPr>
          <w:hyperlink w:anchor="_Toc209619750" w:history="1">
            <w:r w:rsidRPr="00C6399F">
              <w:rPr>
                <w:rStyle w:val="Hyperlink"/>
                <w:noProof/>
              </w:rPr>
              <w:t>Business Contacts</w:t>
            </w:r>
            <w:r>
              <w:rPr>
                <w:noProof/>
                <w:webHidden/>
              </w:rPr>
              <w:tab/>
            </w:r>
            <w:r>
              <w:rPr>
                <w:noProof/>
                <w:webHidden/>
              </w:rPr>
              <w:fldChar w:fldCharType="begin"/>
            </w:r>
            <w:r>
              <w:rPr>
                <w:noProof/>
                <w:webHidden/>
              </w:rPr>
              <w:instrText xml:space="preserve"> PAGEREF _Toc209619750 \h </w:instrText>
            </w:r>
            <w:r>
              <w:rPr>
                <w:noProof/>
                <w:webHidden/>
              </w:rPr>
            </w:r>
            <w:r>
              <w:rPr>
                <w:noProof/>
                <w:webHidden/>
              </w:rPr>
              <w:fldChar w:fldCharType="separate"/>
            </w:r>
            <w:r w:rsidR="00FF20E8">
              <w:rPr>
                <w:noProof/>
                <w:webHidden/>
              </w:rPr>
              <w:t>3</w:t>
            </w:r>
            <w:r>
              <w:rPr>
                <w:noProof/>
                <w:webHidden/>
              </w:rPr>
              <w:fldChar w:fldCharType="end"/>
            </w:r>
          </w:hyperlink>
        </w:p>
        <w:p w14:paraId="0B5EA39D" w14:textId="5F3E9369" w:rsidR="00F56C22" w:rsidRDefault="00F56C22">
          <w:pPr>
            <w:pStyle w:val="TOC2"/>
            <w:tabs>
              <w:tab w:val="right" w:leader="dot" w:pos="10556"/>
            </w:tabs>
            <w:rPr>
              <w:rFonts w:asciiTheme="minorHAnsi" w:eastAsiaTheme="minorEastAsia" w:hAnsiTheme="minorHAnsi"/>
              <w:noProof/>
              <w:sz w:val="24"/>
              <w:szCs w:val="24"/>
              <w:lang w:val="en-IN" w:eastAsia="en-IN"/>
            </w:rPr>
          </w:pPr>
          <w:hyperlink w:anchor="_Toc209619751" w:history="1">
            <w:r w:rsidRPr="00C6399F">
              <w:rPr>
                <w:rStyle w:val="Hyperlink"/>
                <w:noProof/>
              </w:rPr>
              <w:t>Technical Contacts</w:t>
            </w:r>
            <w:r>
              <w:rPr>
                <w:noProof/>
                <w:webHidden/>
              </w:rPr>
              <w:tab/>
            </w:r>
            <w:r>
              <w:rPr>
                <w:noProof/>
                <w:webHidden/>
              </w:rPr>
              <w:fldChar w:fldCharType="begin"/>
            </w:r>
            <w:r>
              <w:rPr>
                <w:noProof/>
                <w:webHidden/>
              </w:rPr>
              <w:instrText xml:space="preserve"> PAGEREF _Toc209619751 \h </w:instrText>
            </w:r>
            <w:r>
              <w:rPr>
                <w:noProof/>
                <w:webHidden/>
              </w:rPr>
            </w:r>
            <w:r>
              <w:rPr>
                <w:noProof/>
                <w:webHidden/>
              </w:rPr>
              <w:fldChar w:fldCharType="separate"/>
            </w:r>
            <w:r w:rsidR="00FF20E8">
              <w:rPr>
                <w:noProof/>
                <w:webHidden/>
              </w:rPr>
              <w:t>3</w:t>
            </w:r>
            <w:r>
              <w:rPr>
                <w:noProof/>
                <w:webHidden/>
              </w:rPr>
              <w:fldChar w:fldCharType="end"/>
            </w:r>
          </w:hyperlink>
        </w:p>
        <w:p w14:paraId="48B76AD8" w14:textId="5B4C965B" w:rsidR="00F56C22" w:rsidRDefault="00F56C22">
          <w:pPr>
            <w:pStyle w:val="TOC2"/>
            <w:tabs>
              <w:tab w:val="right" w:leader="dot" w:pos="10556"/>
            </w:tabs>
            <w:rPr>
              <w:rFonts w:asciiTheme="minorHAnsi" w:eastAsiaTheme="minorEastAsia" w:hAnsiTheme="minorHAnsi"/>
              <w:noProof/>
              <w:sz w:val="24"/>
              <w:szCs w:val="24"/>
              <w:lang w:val="en-IN" w:eastAsia="en-IN"/>
            </w:rPr>
          </w:pPr>
          <w:hyperlink w:anchor="_Toc209619752" w:history="1">
            <w:r w:rsidRPr="00C6399F">
              <w:rPr>
                <w:rStyle w:val="Hyperlink"/>
                <w:noProof/>
              </w:rPr>
              <w:t>Related Links</w:t>
            </w:r>
            <w:r>
              <w:rPr>
                <w:noProof/>
                <w:webHidden/>
              </w:rPr>
              <w:tab/>
            </w:r>
            <w:r>
              <w:rPr>
                <w:noProof/>
                <w:webHidden/>
              </w:rPr>
              <w:fldChar w:fldCharType="begin"/>
            </w:r>
            <w:r>
              <w:rPr>
                <w:noProof/>
                <w:webHidden/>
              </w:rPr>
              <w:instrText xml:space="preserve"> PAGEREF _Toc209619752 \h </w:instrText>
            </w:r>
            <w:r>
              <w:rPr>
                <w:noProof/>
                <w:webHidden/>
              </w:rPr>
            </w:r>
            <w:r>
              <w:rPr>
                <w:noProof/>
                <w:webHidden/>
              </w:rPr>
              <w:fldChar w:fldCharType="separate"/>
            </w:r>
            <w:r w:rsidR="00FF20E8">
              <w:rPr>
                <w:noProof/>
                <w:webHidden/>
              </w:rPr>
              <w:t>3</w:t>
            </w:r>
            <w:r>
              <w:rPr>
                <w:noProof/>
                <w:webHidden/>
              </w:rPr>
              <w:fldChar w:fldCharType="end"/>
            </w:r>
          </w:hyperlink>
        </w:p>
        <w:p w14:paraId="3F8AABC6" w14:textId="05E81D4D" w:rsidR="00F56C22" w:rsidRDefault="00F56C22">
          <w:pPr>
            <w:pStyle w:val="TOC2"/>
            <w:tabs>
              <w:tab w:val="right" w:leader="dot" w:pos="10556"/>
            </w:tabs>
            <w:rPr>
              <w:rFonts w:asciiTheme="minorHAnsi" w:eastAsiaTheme="minorEastAsia" w:hAnsiTheme="minorHAnsi"/>
              <w:noProof/>
              <w:sz w:val="24"/>
              <w:szCs w:val="24"/>
              <w:lang w:val="en-IN" w:eastAsia="en-IN"/>
            </w:rPr>
          </w:pPr>
          <w:hyperlink w:anchor="_Toc209619753" w:history="1">
            <w:r w:rsidRPr="00C6399F">
              <w:rPr>
                <w:rStyle w:val="Hyperlink"/>
                <w:noProof/>
              </w:rPr>
              <w:t>Definitions</w:t>
            </w:r>
            <w:r>
              <w:rPr>
                <w:noProof/>
                <w:webHidden/>
              </w:rPr>
              <w:tab/>
            </w:r>
            <w:r>
              <w:rPr>
                <w:noProof/>
                <w:webHidden/>
              </w:rPr>
              <w:fldChar w:fldCharType="begin"/>
            </w:r>
            <w:r>
              <w:rPr>
                <w:noProof/>
                <w:webHidden/>
              </w:rPr>
              <w:instrText xml:space="preserve"> PAGEREF _Toc209619753 \h </w:instrText>
            </w:r>
            <w:r>
              <w:rPr>
                <w:noProof/>
                <w:webHidden/>
              </w:rPr>
            </w:r>
            <w:r>
              <w:rPr>
                <w:noProof/>
                <w:webHidden/>
              </w:rPr>
              <w:fldChar w:fldCharType="separate"/>
            </w:r>
            <w:r w:rsidR="00FF20E8">
              <w:rPr>
                <w:noProof/>
                <w:webHidden/>
              </w:rPr>
              <w:t>3</w:t>
            </w:r>
            <w:r>
              <w:rPr>
                <w:noProof/>
                <w:webHidden/>
              </w:rPr>
              <w:fldChar w:fldCharType="end"/>
            </w:r>
          </w:hyperlink>
        </w:p>
        <w:p w14:paraId="45EC9376" w14:textId="2DF2CED9" w:rsidR="00F56C22" w:rsidRDefault="00F56C22">
          <w:pPr>
            <w:pStyle w:val="TOC1"/>
            <w:tabs>
              <w:tab w:val="right" w:leader="dot" w:pos="10556"/>
            </w:tabs>
            <w:rPr>
              <w:rFonts w:asciiTheme="minorHAnsi" w:eastAsiaTheme="minorEastAsia" w:hAnsiTheme="minorHAnsi"/>
              <w:noProof/>
              <w:sz w:val="24"/>
              <w:szCs w:val="24"/>
              <w:lang w:val="en-IN" w:eastAsia="en-IN"/>
            </w:rPr>
          </w:pPr>
          <w:hyperlink w:anchor="_Toc209619754" w:history="1">
            <w:r w:rsidRPr="00C6399F">
              <w:rPr>
                <w:rStyle w:val="Hyperlink"/>
                <w:noProof/>
              </w:rPr>
              <w:t>Workflow</w:t>
            </w:r>
            <w:r>
              <w:rPr>
                <w:noProof/>
                <w:webHidden/>
              </w:rPr>
              <w:tab/>
            </w:r>
            <w:r>
              <w:rPr>
                <w:noProof/>
                <w:webHidden/>
              </w:rPr>
              <w:fldChar w:fldCharType="begin"/>
            </w:r>
            <w:r>
              <w:rPr>
                <w:noProof/>
                <w:webHidden/>
              </w:rPr>
              <w:instrText xml:space="preserve"> PAGEREF _Toc209619754 \h </w:instrText>
            </w:r>
            <w:r>
              <w:rPr>
                <w:noProof/>
                <w:webHidden/>
              </w:rPr>
            </w:r>
            <w:r>
              <w:rPr>
                <w:noProof/>
                <w:webHidden/>
              </w:rPr>
              <w:fldChar w:fldCharType="separate"/>
            </w:r>
            <w:r w:rsidR="00FF20E8">
              <w:rPr>
                <w:noProof/>
                <w:webHidden/>
              </w:rPr>
              <w:t>4</w:t>
            </w:r>
            <w:r>
              <w:rPr>
                <w:noProof/>
                <w:webHidden/>
              </w:rPr>
              <w:fldChar w:fldCharType="end"/>
            </w:r>
          </w:hyperlink>
        </w:p>
        <w:p w14:paraId="1FE1E91D" w14:textId="3EE4F56F" w:rsidR="00F56C22" w:rsidRDefault="00F56C22">
          <w:pPr>
            <w:pStyle w:val="TOC2"/>
            <w:tabs>
              <w:tab w:val="right" w:leader="dot" w:pos="10556"/>
            </w:tabs>
            <w:rPr>
              <w:rFonts w:asciiTheme="minorHAnsi" w:eastAsiaTheme="minorEastAsia" w:hAnsiTheme="minorHAnsi"/>
              <w:noProof/>
              <w:sz w:val="24"/>
              <w:szCs w:val="24"/>
              <w:lang w:val="en-IN" w:eastAsia="en-IN"/>
            </w:rPr>
          </w:pPr>
          <w:hyperlink w:anchor="_Toc209619755" w:history="1">
            <w:r w:rsidRPr="00C6399F">
              <w:rPr>
                <w:rStyle w:val="Hyperlink"/>
                <w:noProof/>
              </w:rPr>
              <w:t>Step 1 - Initiate ADF Pipelines</w:t>
            </w:r>
            <w:r>
              <w:rPr>
                <w:noProof/>
                <w:webHidden/>
              </w:rPr>
              <w:tab/>
            </w:r>
            <w:r>
              <w:rPr>
                <w:noProof/>
                <w:webHidden/>
              </w:rPr>
              <w:fldChar w:fldCharType="begin"/>
            </w:r>
            <w:r>
              <w:rPr>
                <w:noProof/>
                <w:webHidden/>
              </w:rPr>
              <w:instrText xml:space="preserve"> PAGEREF _Toc209619755 \h </w:instrText>
            </w:r>
            <w:r>
              <w:rPr>
                <w:noProof/>
                <w:webHidden/>
              </w:rPr>
            </w:r>
            <w:r>
              <w:rPr>
                <w:noProof/>
                <w:webHidden/>
              </w:rPr>
              <w:fldChar w:fldCharType="separate"/>
            </w:r>
            <w:r w:rsidR="00FF20E8">
              <w:rPr>
                <w:noProof/>
                <w:webHidden/>
              </w:rPr>
              <w:t>5</w:t>
            </w:r>
            <w:r>
              <w:rPr>
                <w:noProof/>
                <w:webHidden/>
              </w:rPr>
              <w:fldChar w:fldCharType="end"/>
            </w:r>
          </w:hyperlink>
        </w:p>
        <w:p w14:paraId="38B8CFCF" w14:textId="0766ED82" w:rsidR="00F56C22" w:rsidRDefault="00F56C22">
          <w:pPr>
            <w:pStyle w:val="TOC2"/>
            <w:tabs>
              <w:tab w:val="right" w:leader="dot" w:pos="10556"/>
            </w:tabs>
            <w:rPr>
              <w:rFonts w:asciiTheme="minorHAnsi" w:eastAsiaTheme="minorEastAsia" w:hAnsiTheme="minorHAnsi"/>
              <w:noProof/>
              <w:sz w:val="24"/>
              <w:szCs w:val="24"/>
              <w:lang w:val="en-IN" w:eastAsia="en-IN"/>
            </w:rPr>
          </w:pPr>
          <w:hyperlink w:anchor="_Toc209619756" w:history="1">
            <w:r w:rsidRPr="00C6399F">
              <w:rPr>
                <w:rStyle w:val="Hyperlink"/>
                <w:noProof/>
              </w:rPr>
              <w:t>Step 2- Extract Data from Source Systems</w:t>
            </w:r>
            <w:r>
              <w:rPr>
                <w:noProof/>
                <w:webHidden/>
              </w:rPr>
              <w:tab/>
            </w:r>
            <w:r>
              <w:rPr>
                <w:noProof/>
                <w:webHidden/>
              </w:rPr>
              <w:fldChar w:fldCharType="begin"/>
            </w:r>
            <w:r>
              <w:rPr>
                <w:noProof/>
                <w:webHidden/>
              </w:rPr>
              <w:instrText xml:space="preserve"> PAGEREF _Toc209619756 \h </w:instrText>
            </w:r>
            <w:r>
              <w:rPr>
                <w:noProof/>
                <w:webHidden/>
              </w:rPr>
            </w:r>
            <w:r>
              <w:rPr>
                <w:noProof/>
                <w:webHidden/>
              </w:rPr>
              <w:fldChar w:fldCharType="separate"/>
            </w:r>
            <w:r w:rsidR="00FF20E8">
              <w:rPr>
                <w:noProof/>
                <w:webHidden/>
              </w:rPr>
              <w:t>6</w:t>
            </w:r>
            <w:r>
              <w:rPr>
                <w:noProof/>
                <w:webHidden/>
              </w:rPr>
              <w:fldChar w:fldCharType="end"/>
            </w:r>
          </w:hyperlink>
        </w:p>
        <w:p w14:paraId="2508FC9C" w14:textId="5BA69F5F" w:rsidR="00F56C22" w:rsidRDefault="00F56C22">
          <w:pPr>
            <w:pStyle w:val="TOC2"/>
            <w:tabs>
              <w:tab w:val="right" w:leader="dot" w:pos="10556"/>
            </w:tabs>
            <w:rPr>
              <w:rFonts w:asciiTheme="minorHAnsi" w:eastAsiaTheme="minorEastAsia" w:hAnsiTheme="minorHAnsi"/>
              <w:noProof/>
              <w:sz w:val="24"/>
              <w:szCs w:val="24"/>
              <w:lang w:val="en-IN" w:eastAsia="en-IN"/>
            </w:rPr>
          </w:pPr>
          <w:hyperlink w:anchor="_Toc209619757" w:history="1">
            <w:r w:rsidRPr="00C6399F">
              <w:rPr>
                <w:rStyle w:val="Hyperlink"/>
                <w:noProof/>
              </w:rPr>
              <w:t>Step 3 - Store Extracted Data</w:t>
            </w:r>
            <w:r>
              <w:rPr>
                <w:noProof/>
                <w:webHidden/>
              </w:rPr>
              <w:tab/>
            </w:r>
            <w:r>
              <w:rPr>
                <w:noProof/>
                <w:webHidden/>
              </w:rPr>
              <w:fldChar w:fldCharType="begin"/>
            </w:r>
            <w:r>
              <w:rPr>
                <w:noProof/>
                <w:webHidden/>
              </w:rPr>
              <w:instrText xml:space="preserve"> PAGEREF _Toc209619757 \h </w:instrText>
            </w:r>
            <w:r>
              <w:rPr>
                <w:noProof/>
                <w:webHidden/>
              </w:rPr>
            </w:r>
            <w:r>
              <w:rPr>
                <w:noProof/>
                <w:webHidden/>
              </w:rPr>
              <w:fldChar w:fldCharType="separate"/>
            </w:r>
            <w:r w:rsidR="00FF20E8">
              <w:rPr>
                <w:noProof/>
                <w:webHidden/>
              </w:rPr>
              <w:t>7</w:t>
            </w:r>
            <w:r>
              <w:rPr>
                <w:noProof/>
                <w:webHidden/>
              </w:rPr>
              <w:fldChar w:fldCharType="end"/>
            </w:r>
          </w:hyperlink>
        </w:p>
        <w:p w14:paraId="64CFC04A" w14:textId="1792B385" w:rsidR="00F56C22" w:rsidRDefault="00F56C22">
          <w:pPr>
            <w:pStyle w:val="TOC2"/>
            <w:tabs>
              <w:tab w:val="right" w:leader="dot" w:pos="10556"/>
            </w:tabs>
            <w:rPr>
              <w:rFonts w:asciiTheme="minorHAnsi" w:eastAsiaTheme="minorEastAsia" w:hAnsiTheme="minorHAnsi"/>
              <w:noProof/>
              <w:sz w:val="24"/>
              <w:szCs w:val="24"/>
              <w:lang w:val="en-IN" w:eastAsia="en-IN"/>
            </w:rPr>
          </w:pPr>
          <w:hyperlink w:anchor="_Toc209619758" w:history="1">
            <w:r w:rsidRPr="00C6399F">
              <w:rPr>
                <w:rStyle w:val="Hyperlink"/>
                <w:noProof/>
              </w:rPr>
              <w:t>Step 4 - Convert Extracted Data</w:t>
            </w:r>
            <w:r>
              <w:rPr>
                <w:noProof/>
                <w:webHidden/>
              </w:rPr>
              <w:tab/>
            </w:r>
            <w:r>
              <w:rPr>
                <w:noProof/>
                <w:webHidden/>
              </w:rPr>
              <w:fldChar w:fldCharType="begin"/>
            </w:r>
            <w:r>
              <w:rPr>
                <w:noProof/>
                <w:webHidden/>
              </w:rPr>
              <w:instrText xml:space="preserve"> PAGEREF _Toc209619758 \h </w:instrText>
            </w:r>
            <w:r>
              <w:rPr>
                <w:noProof/>
                <w:webHidden/>
              </w:rPr>
            </w:r>
            <w:r>
              <w:rPr>
                <w:noProof/>
                <w:webHidden/>
              </w:rPr>
              <w:fldChar w:fldCharType="separate"/>
            </w:r>
            <w:r w:rsidR="00FF20E8">
              <w:rPr>
                <w:noProof/>
                <w:webHidden/>
              </w:rPr>
              <w:t>8</w:t>
            </w:r>
            <w:r>
              <w:rPr>
                <w:noProof/>
                <w:webHidden/>
              </w:rPr>
              <w:fldChar w:fldCharType="end"/>
            </w:r>
          </w:hyperlink>
        </w:p>
        <w:p w14:paraId="1110CC00" w14:textId="2CA5B562" w:rsidR="00F56C22" w:rsidRDefault="00F56C22">
          <w:pPr>
            <w:pStyle w:val="TOC2"/>
            <w:tabs>
              <w:tab w:val="right" w:leader="dot" w:pos="10556"/>
            </w:tabs>
            <w:rPr>
              <w:rFonts w:asciiTheme="minorHAnsi" w:eastAsiaTheme="minorEastAsia" w:hAnsiTheme="minorHAnsi"/>
              <w:noProof/>
              <w:sz w:val="24"/>
              <w:szCs w:val="24"/>
              <w:lang w:val="en-IN" w:eastAsia="en-IN"/>
            </w:rPr>
          </w:pPr>
          <w:hyperlink w:anchor="_Toc209619759" w:history="1">
            <w:r w:rsidRPr="00C6399F">
              <w:rPr>
                <w:rStyle w:val="Hyperlink"/>
                <w:noProof/>
              </w:rPr>
              <w:t>Step 5 - Fetch and Transform Data</w:t>
            </w:r>
            <w:r>
              <w:rPr>
                <w:noProof/>
                <w:webHidden/>
              </w:rPr>
              <w:tab/>
            </w:r>
            <w:r>
              <w:rPr>
                <w:noProof/>
                <w:webHidden/>
              </w:rPr>
              <w:fldChar w:fldCharType="begin"/>
            </w:r>
            <w:r>
              <w:rPr>
                <w:noProof/>
                <w:webHidden/>
              </w:rPr>
              <w:instrText xml:space="preserve"> PAGEREF _Toc209619759 \h </w:instrText>
            </w:r>
            <w:r>
              <w:rPr>
                <w:noProof/>
                <w:webHidden/>
              </w:rPr>
            </w:r>
            <w:r>
              <w:rPr>
                <w:noProof/>
                <w:webHidden/>
              </w:rPr>
              <w:fldChar w:fldCharType="separate"/>
            </w:r>
            <w:r w:rsidR="00FF20E8">
              <w:rPr>
                <w:noProof/>
                <w:webHidden/>
              </w:rPr>
              <w:t>9</w:t>
            </w:r>
            <w:r>
              <w:rPr>
                <w:noProof/>
                <w:webHidden/>
              </w:rPr>
              <w:fldChar w:fldCharType="end"/>
            </w:r>
          </w:hyperlink>
        </w:p>
        <w:p w14:paraId="4C6ECBCE" w14:textId="784DB872" w:rsidR="00F56C22" w:rsidRDefault="00F56C22">
          <w:pPr>
            <w:pStyle w:val="TOC2"/>
            <w:tabs>
              <w:tab w:val="right" w:leader="dot" w:pos="10556"/>
            </w:tabs>
            <w:rPr>
              <w:rFonts w:asciiTheme="minorHAnsi" w:eastAsiaTheme="minorEastAsia" w:hAnsiTheme="minorHAnsi"/>
              <w:noProof/>
              <w:sz w:val="24"/>
              <w:szCs w:val="24"/>
              <w:lang w:val="en-IN" w:eastAsia="en-IN"/>
            </w:rPr>
          </w:pPr>
          <w:hyperlink w:anchor="_Toc209619760" w:history="1">
            <w:r w:rsidRPr="00C6399F">
              <w:rPr>
                <w:rStyle w:val="Hyperlink"/>
                <w:noProof/>
              </w:rPr>
              <w:t>Step 6 - Load Transformed Data</w:t>
            </w:r>
            <w:r>
              <w:rPr>
                <w:noProof/>
                <w:webHidden/>
              </w:rPr>
              <w:tab/>
            </w:r>
            <w:r>
              <w:rPr>
                <w:noProof/>
                <w:webHidden/>
              </w:rPr>
              <w:fldChar w:fldCharType="begin"/>
            </w:r>
            <w:r>
              <w:rPr>
                <w:noProof/>
                <w:webHidden/>
              </w:rPr>
              <w:instrText xml:space="preserve"> PAGEREF _Toc209619760 \h </w:instrText>
            </w:r>
            <w:r>
              <w:rPr>
                <w:noProof/>
                <w:webHidden/>
              </w:rPr>
            </w:r>
            <w:r>
              <w:rPr>
                <w:noProof/>
                <w:webHidden/>
              </w:rPr>
              <w:fldChar w:fldCharType="separate"/>
            </w:r>
            <w:r w:rsidR="00FF20E8">
              <w:rPr>
                <w:noProof/>
                <w:webHidden/>
              </w:rPr>
              <w:t>10</w:t>
            </w:r>
            <w:r>
              <w:rPr>
                <w:noProof/>
                <w:webHidden/>
              </w:rPr>
              <w:fldChar w:fldCharType="end"/>
            </w:r>
          </w:hyperlink>
        </w:p>
        <w:p w14:paraId="518D7354" w14:textId="0A471590" w:rsidR="00F56C22" w:rsidRDefault="00F56C22">
          <w:pPr>
            <w:pStyle w:val="TOC2"/>
            <w:tabs>
              <w:tab w:val="right" w:leader="dot" w:pos="10556"/>
            </w:tabs>
            <w:rPr>
              <w:rFonts w:asciiTheme="minorHAnsi" w:eastAsiaTheme="minorEastAsia" w:hAnsiTheme="minorHAnsi"/>
              <w:noProof/>
              <w:sz w:val="24"/>
              <w:szCs w:val="24"/>
              <w:lang w:val="en-IN" w:eastAsia="en-IN"/>
            </w:rPr>
          </w:pPr>
          <w:hyperlink w:anchor="_Toc209619761" w:history="1">
            <w:r w:rsidRPr="00C6399F">
              <w:rPr>
                <w:rStyle w:val="Hyperlink"/>
                <w:noProof/>
              </w:rPr>
              <w:t xml:space="preserve">Step 7 </w:t>
            </w:r>
            <w:r w:rsidR="00A14589">
              <w:rPr>
                <w:rStyle w:val="Hyperlink"/>
                <w:noProof/>
              </w:rPr>
              <w:t>-</w:t>
            </w:r>
            <w:r w:rsidRPr="00C6399F">
              <w:rPr>
                <w:rStyle w:val="Hyperlink"/>
                <w:noProof/>
              </w:rPr>
              <w:t xml:space="preserve"> Trigger GE Pipeline</w:t>
            </w:r>
            <w:r>
              <w:rPr>
                <w:noProof/>
                <w:webHidden/>
              </w:rPr>
              <w:tab/>
            </w:r>
            <w:r>
              <w:rPr>
                <w:noProof/>
                <w:webHidden/>
              </w:rPr>
              <w:fldChar w:fldCharType="begin"/>
            </w:r>
            <w:r>
              <w:rPr>
                <w:noProof/>
                <w:webHidden/>
              </w:rPr>
              <w:instrText xml:space="preserve"> PAGEREF _Toc209619761 \h </w:instrText>
            </w:r>
            <w:r>
              <w:rPr>
                <w:noProof/>
                <w:webHidden/>
              </w:rPr>
            </w:r>
            <w:r>
              <w:rPr>
                <w:noProof/>
                <w:webHidden/>
              </w:rPr>
              <w:fldChar w:fldCharType="separate"/>
            </w:r>
            <w:r w:rsidR="00FF20E8">
              <w:rPr>
                <w:noProof/>
                <w:webHidden/>
              </w:rPr>
              <w:t>11</w:t>
            </w:r>
            <w:r>
              <w:rPr>
                <w:noProof/>
                <w:webHidden/>
              </w:rPr>
              <w:fldChar w:fldCharType="end"/>
            </w:r>
          </w:hyperlink>
        </w:p>
        <w:p w14:paraId="3A8E4105" w14:textId="4498FDA2" w:rsidR="00F56C22" w:rsidRDefault="00F56C22">
          <w:pPr>
            <w:pStyle w:val="TOC2"/>
            <w:tabs>
              <w:tab w:val="right" w:leader="dot" w:pos="10556"/>
            </w:tabs>
            <w:rPr>
              <w:rFonts w:asciiTheme="minorHAnsi" w:eastAsiaTheme="minorEastAsia" w:hAnsiTheme="minorHAnsi"/>
              <w:noProof/>
              <w:sz w:val="24"/>
              <w:szCs w:val="24"/>
              <w:lang w:val="en-IN" w:eastAsia="en-IN"/>
            </w:rPr>
          </w:pPr>
          <w:hyperlink w:anchor="_Toc209619762" w:history="1">
            <w:r w:rsidRPr="00C6399F">
              <w:rPr>
                <w:rStyle w:val="Hyperlink"/>
                <w:noProof/>
              </w:rPr>
              <w:t xml:space="preserve">Step 8 </w:t>
            </w:r>
            <w:r w:rsidR="00A14589">
              <w:rPr>
                <w:rStyle w:val="Hyperlink"/>
                <w:noProof/>
              </w:rPr>
              <w:t>-</w:t>
            </w:r>
            <w:r w:rsidRPr="00C6399F">
              <w:rPr>
                <w:rStyle w:val="Hyperlink"/>
                <w:noProof/>
              </w:rPr>
              <w:t xml:space="preserve"> Validate Data with GE API</w:t>
            </w:r>
            <w:r>
              <w:rPr>
                <w:noProof/>
                <w:webHidden/>
              </w:rPr>
              <w:tab/>
            </w:r>
            <w:r>
              <w:rPr>
                <w:noProof/>
                <w:webHidden/>
              </w:rPr>
              <w:fldChar w:fldCharType="begin"/>
            </w:r>
            <w:r>
              <w:rPr>
                <w:noProof/>
                <w:webHidden/>
              </w:rPr>
              <w:instrText xml:space="preserve"> PAGEREF _Toc209619762 \h </w:instrText>
            </w:r>
            <w:r>
              <w:rPr>
                <w:noProof/>
                <w:webHidden/>
              </w:rPr>
            </w:r>
            <w:r>
              <w:rPr>
                <w:noProof/>
                <w:webHidden/>
              </w:rPr>
              <w:fldChar w:fldCharType="separate"/>
            </w:r>
            <w:r w:rsidR="00FF20E8">
              <w:rPr>
                <w:noProof/>
                <w:webHidden/>
              </w:rPr>
              <w:t>12</w:t>
            </w:r>
            <w:r>
              <w:rPr>
                <w:noProof/>
                <w:webHidden/>
              </w:rPr>
              <w:fldChar w:fldCharType="end"/>
            </w:r>
          </w:hyperlink>
        </w:p>
        <w:p w14:paraId="7E613F0B" w14:textId="0B2F09C8" w:rsidR="00F56C22" w:rsidRDefault="00F56C22">
          <w:pPr>
            <w:pStyle w:val="TOC2"/>
            <w:tabs>
              <w:tab w:val="right" w:leader="dot" w:pos="10556"/>
            </w:tabs>
            <w:rPr>
              <w:rFonts w:asciiTheme="minorHAnsi" w:eastAsiaTheme="minorEastAsia" w:hAnsiTheme="minorHAnsi"/>
              <w:noProof/>
              <w:sz w:val="24"/>
              <w:szCs w:val="24"/>
              <w:lang w:val="en-IN" w:eastAsia="en-IN"/>
            </w:rPr>
          </w:pPr>
          <w:hyperlink w:anchor="_Toc209619763" w:history="1">
            <w:r w:rsidRPr="00C6399F">
              <w:rPr>
                <w:rStyle w:val="Hyperlink"/>
                <w:noProof/>
              </w:rPr>
              <w:t xml:space="preserve">Step 9 </w:t>
            </w:r>
            <w:r w:rsidR="00A14589">
              <w:rPr>
                <w:rStyle w:val="Hyperlink"/>
                <w:noProof/>
              </w:rPr>
              <w:t>-</w:t>
            </w:r>
            <w:r w:rsidRPr="00C6399F">
              <w:rPr>
                <w:rStyle w:val="Hyperlink"/>
                <w:noProof/>
              </w:rPr>
              <w:t xml:space="preserve"> Store Validated Data</w:t>
            </w:r>
            <w:r>
              <w:rPr>
                <w:noProof/>
                <w:webHidden/>
              </w:rPr>
              <w:tab/>
            </w:r>
            <w:r>
              <w:rPr>
                <w:noProof/>
                <w:webHidden/>
              </w:rPr>
              <w:fldChar w:fldCharType="begin"/>
            </w:r>
            <w:r>
              <w:rPr>
                <w:noProof/>
                <w:webHidden/>
              </w:rPr>
              <w:instrText xml:space="preserve"> PAGEREF _Toc209619763 \h </w:instrText>
            </w:r>
            <w:r>
              <w:rPr>
                <w:noProof/>
                <w:webHidden/>
              </w:rPr>
            </w:r>
            <w:r>
              <w:rPr>
                <w:noProof/>
                <w:webHidden/>
              </w:rPr>
              <w:fldChar w:fldCharType="separate"/>
            </w:r>
            <w:r w:rsidR="00FF20E8">
              <w:rPr>
                <w:noProof/>
                <w:webHidden/>
              </w:rPr>
              <w:t>13</w:t>
            </w:r>
            <w:r>
              <w:rPr>
                <w:noProof/>
                <w:webHidden/>
              </w:rPr>
              <w:fldChar w:fldCharType="end"/>
            </w:r>
          </w:hyperlink>
        </w:p>
        <w:p w14:paraId="73BC8E37" w14:textId="0582AFFD" w:rsidR="00F56C22" w:rsidRDefault="00F56C22">
          <w:pPr>
            <w:pStyle w:val="TOC2"/>
            <w:tabs>
              <w:tab w:val="right" w:leader="dot" w:pos="10556"/>
            </w:tabs>
            <w:rPr>
              <w:rFonts w:asciiTheme="minorHAnsi" w:eastAsiaTheme="minorEastAsia" w:hAnsiTheme="minorHAnsi"/>
              <w:noProof/>
              <w:sz w:val="24"/>
              <w:szCs w:val="24"/>
              <w:lang w:val="en-IN" w:eastAsia="en-IN"/>
            </w:rPr>
          </w:pPr>
          <w:hyperlink w:anchor="_Toc209619764" w:history="1">
            <w:r w:rsidRPr="00C6399F">
              <w:rPr>
                <w:rStyle w:val="Hyperlink"/>
                <w:noProof/>
              </w:rPr>
              <w:t>Step 10 - Send Data to Event Hub</w:t>
            </w:r>
            <w:r>
              <w:rPr>
                <w:noProof/>
                <w:webHidden/>
              </w:rPr>
              <w:tab/>
            </w:r>
            <w:r>
              <w:rPr>
                <w:noProof/>
                <w:webHidden/>
              </w:rPr>
              <w:fldChar w:fldCharType="begin"/>
            </w:r>
            <w:r>
              <w:rPr>
                <w:noProof/>
                <w:webHidden/>
              </w:rPr>
              <w:instrText xml:space="preserve"> PAGEREF _Toc209619764 \h </w:instrText>
            </w:r>
            <w:r>
              <w:rPr>
                <w:noProof/>
                <w:webHidden/>
              </w:rPr>
            </w:r>
            <w:r>
              <w:rPr>
                <w:noProof/>
                <w:webHidden/>
              </w:rPr>
              <w:fldChar w:fldCharType="separate"/>
            </w:r>
            <w:r w:rsidR="00FF20E8">
              <w:rPr>
                <w:noProof/>
                <w:webHidden/>
              </w:rPr>
              <w:t>14</w:t>
            </w:r>
            <w:r>
              <w:rPr>
                <w:noProof/>
                <w:webHidden/>
              </w:rPr>
              <w:fldChar w:fldCharType="end"/>
            </w:r>
          </w:hyperlink>
        </w:p>
        <w:p w14:paraId="23A8D2B0" w14:textId="5E000A21" w:rsidR="00F56C22" w:rsidRDefault="00F56C22">
          <w:pPr>
            <w:pStyle w:val="TOC2"/>
            <w:tabs>
              <w:tab w:val="right" w:leader="dot" w:pos="10556"/>
            </w:tabs>
            <w:rPr>
              <w:rFonts w:asciiTheme="minorHAnsi" w:eastAsiaTheme="minorEastAsia" w:hAnsiTheme="minorHAnsi"/>
              <w:noProof/>
              <w:sz w:val="24"/>
              <w:szCs w:val="24"/>
              <w:lang w:val="en-IN" w:eastAsia="en-IN"/>
            </w:rPr>
          </w:pPr>
          <w:hyperlink w:anchor="_Toc209619765" w:history="1">
            <w:r w:rsidRPr="00C6399F">
              <w:rPr>
                <w:rStyle w:val="Hyperlink"/>
                <w:noProof/>
              </w:rPr>
              <w:t>Step 11 - Ingest Data into ADX</w:t>
            </w:r>
            <w:r>
              <w:rPr>
                <w:noProof/>
                <w:webHidden/>
              </w:rPr>
              <w:tab/>
            </w:r>
            <w:r>
              <w:rPr>
                <w:noProof/>
                <w:webHidden/>
              </w:rPr>
              <w:fldChar w:fldCharType="begin"/>
            </w:r>
            <w:r>
              <w:rPr>
                <w:noProof/>
                <w:webHidden/>
              </w:rPr>
              <w:instrText xml:space="preserve"> PAGEREF _Toc209619765 \h </w:instrText>
            </w:r>
            <w:r>
              <w:rPr>
                <w:noProof/>
                <w:webHidden/>
              </w:rPr>
            </w:r>
            <w:r>
              <w:rPr>
                <w:noProof/>
                <w:webHidden/>
              </w:rPr>
              <w:fldChar w:fldCharType="separate"/>
            </w:r>
            <w:r w:rsidR="00FF20E8">
              <w:rPr>
                <w:noProof/>
                <w:webHidden/>
              </w:rPr>
              <w:t>15</w:t>
            </w:r>
            <w:r>
              <w:rPr>
                <w:noProof/>
                <w:webHidden/>
              </w:rPr>
              <w:fldChar w:fldCharType="end"/>
            </w:r>
          </w:hyperlink>
        </w:p>
        <w:p w14:paraId="15EC751A" w14:textId="6231C400" w:rsidR="00E325C4" w:rsidRPr="00EA2145" w:rsidRDefault="00F56C22" w:rsidP="004177D5">
          <w:pPr>
            <w:pStyle w:val="TOC2"/>
            <w:tabs>
              <w:tab w:val="right" w:leader="dot" w:pos="10556"/>
            </w:tabs>
            <w:rPr>
              <w:rFonts w:asciiTheme="minorHAnsi" w:eastAsiaTheme="minorEastAsia" w:hAnsiTheme="minorHAnsi"/>
              <w:noProof/>
              <w:sz w:val="22"/>
            </w:rPr>
          </w:pPr>
          <w:hyperlink w:anchor="_Toc209619766" w:history="1">
            <w:r w:rsidRPr="00C6399F">
              <w:rPr>
                <w:rStyle w:val="Hyperlink"/>
                <w:noProof/>
              </w:rPr>
              <w:t>Step 12 - Visualize Data</w:t>
            </w:r>
            <w:r>
              <w:rPr>
                <w:noProof/>
                <w:webHidden/>
              </w:rPr>
              <w:tab/>
            </w:r>
            <w:r>
              <w:rPr>
                <w:noProof/>
                <w:webHidden/>
              </w:rPr>
              <w:fldChar w:fldCharType="begin"/>
            </w:r>
            <w:r>
              <w:rPr>
                <w:noProof/>
                <w:webHidden/>
              </w:rPr>
              <w:instrText xml:space="preserve"> PAGEREF _Toc209619766 \h </w:instrText>
            </w:r>
            <w:r>
              <w:rPr>
                <w:noProof/>
                <w:webHidden/>
              </w:rPr>
            </w:r>
            <w:r>
              <w:rPr>
                <w:noProof/>
                <w:webHidden/>
              </w:rPr>
              <w:fldChar w:fldCharType="separate"/>
            </w:r>
            <w:r w:rsidR="00FF20E8">
              <w:rPr>
                <w:noProof/>
                <w:webHidden/>
              </w:rPr>
              <w:t>16</w:t>
            </w:r>
            <w:r>
              <w:rPr>
                <w:noProof/>
                <w:webHidden/>
              </w:rPr>
              <w:fldChar w:fldCharType="end"/>
            </w:r>
          </w:hyperlink>
          <w:r w:rsidR="00E325C4">
            <w:rPr>
              <w:bCs/>
              <w:noProof/>
            </w:rPr>
            <w:fldChar w:fldCharType="end"/>
          </w:r>
        </w:p>
      </w:sdtContent>
    </w:sdt>
    <w:p w14:paraId="23252CAD" w14:textId="77777777" w:rsidR="001808FB" w:rsidRPr="001808FB" w:rsidRDefault="001808FB" w:rsidP="001808FB">
      <w:pPr>
        <w:rPr>
          <w:lang w:val="en-GB"/>
        </w:rPr>
        <w:sectPr w:rsidR="001808FB" w:rsidRPr="001808FB" w:rsidSect="002D0F0E">
          <w:pgSz w:w="23040" w:h="15840" w:orient="landscape" w:code="5"/>
          <w:pgMar w:top="2880" w:right="7200" w:bottom="1440" w:left="7200" w:header="720" w:footer="720" w:gutter="0"/>
          <w:cols w:sep="1" w:space="720"/>
          <w:docGrid w:linePitch="360"/>
        </w:sectPr>
      </w:pPr>
      <w:bookmarkStart w:id="2" w:name="OLE_LINK1"/>
      <w:bookmarkStart w:id="3" w:name="OLE_LINK2"/>
    </w:p>
    <w:p w14:paraId="642FAE61" w14:textId="77777777" w:rsidR="00DE2E12" w:rsidRDefault="00564CDE" w:rsidP="006A24E5">
      <w:pPr>
        <w:pStyle w:val="Heading1"/>
      </w:pPr>
      <w:bookmarkStart w:id="4" w:name="_Toc209619745"/>
      <w:r>
        <w:lastRenderedPageBreak/>
        <w:t>Introduction</w:t>
      </w:r>
      <w:bookmarkEnd w:id="4"/>
    </w:p>
    <w:p w14:paraId="1441AEA9" w14:textId="77777777" w:rsidR="00135A26" w:rsidRDefault="00135A26" w:rsidP="00557A3C">
      <w:pPr>
        <w:spacing w:after="120"/>
        <w:sectPr w:rsidR="00135A26" w:rsidSect="00A94B41">
          <w:pgSz w:w="23040" w:h="15840" w:orient="landscape" w:code="5"/>
          <w:pgMar w:top="1440" w:right="1440" w:bottom="1440" w:left="1440" w:header="720" w:footer="720" w:gutter="0"/>
          <w:cols w:sep="1" w:space="720"/>
          <w:docGrid w:linePitch="360"/>
        </w:sectPr>
      </w:pPr>
    </w:p>
    <w:p w14:paraId="2582880F" w14:textId="6B18C3F5" w:rsidR="00352C0A" w:rsidRPr="00783F48" w:rsidRDefault="006C1E0E" w:rsidP="006C1E0E">
      <w:pPr>
        <w:rPr>
          <w:rStyle w:val="ui-provider"/>
        </w:rPr>
      </w:pPr>
      <w:bookmarkStart w:id="5" w:name="OLE_LINK4"/>
      <w:r>
        <w:rPr>
          <w:rStyle w:val="ui-provider"/>
        </w:rPr>
        <w:t xml:space="preserve">A digital thread refers to the continuous and consistent flow of information throughout the entire lifecycle of a product or system </w:t>
      </w:r>
      <w:r w:rsidR="00A14589">
        <w:rPr>
          <w:rStyle w:val="ui-provider"/>
        </w:rPr>
        <w:t>-</w:t>
      </w:r>
      <w:r>
        <w:rPr>
          <w:rStyle w:val="ui-provider"/>
        </w:rPr>
        <w:t xml:space="preserve"> from design and development to operation and maintenance. It enables the integration of data from different stages and sources, allowing effective traceability, seamless collaboration, and efficient decision-making by unleashing the power of sleeping data. The digital thread is considered a key aspect of Industry 4.0 and the digital transformation of the manufacturing industry. It is the core of what we call the Enterprise Operating System (EOS). Digital Thread is a communication framework that helps integrate various enterprise systems involved in the engineering and manufacturing product life cycle</w:t>
      </w:r>
      <w:r w:rsidR="00352C0A" w:rsidRPr="00783F48">
        <w:rPr>
          <w:rStyle w:val="ui-provider"/>
        </w:rPr>
        <w:t>.</w:t>
      </w:r>
    </w:p>
    <w:bookmarkEnd w:id="5"/>
    <w:p w14:paraId="1F927780" w14:textId="76A646A3" w:rsidR="00783F48" w:rsidRDefault="00783F48" w:rsidP="00783F48">
      <w:pPr>
        <w:rPr>
          <w:rStyle w:val="ui-provider"/>
        </w:rPr>
      </w:pPr>
      <w:r w:rsidRPr="00783F48">
        <w:rPr>
          <w:rStyle w:val="ui-provider"/>
        </w:rPr>
        <w:t xml:space="preserve">The Battery Management System (BMS) use case is part of the </w:t>
      </w:r>
      <w:r w:rsidR="00D7785E">
        <w:rPr>
          <w:rStyle w:val="ui-provider"/>
        </w:rPr>
        <w:t xml:space="preserve">IX </w:t>
      </w:r>
      <w:r w:rsidRPr="00783F48">
        <w:rPr>
          <w:rStyle w:val="ui-provider"/>
        </w:rPr>
        <w:t xml:space="preserve">Digital Thread framework. It </w:t>
      </w:r>
      <w:r w:rsidR="002E7551">
        <w:rPr>
          <w:rStyle w:val="ui-provider"/>
        </w:rPr>
        <w:t xml:space="preserve">is a data product that </w:t>
      </w:r>
      <w:r w:rsidRPr="00783F48">
        <w:rPr>
          <w:rStyle w:val="ui-provider"/>
        </w:rPr>
        <w:t>helps different components communicate and work together. This makes it easier for users to work with data. The system can handle any type of industrial data. Azure Data Factory (ADF) pipelines are used to move data from different sources into a PostgreSQL database. ADF also checks the data to make sure it is correct.</w:t>
      </w:r>
    </w:p>
    <w:p w14:paraId="4C631363" w14:textId="77777777" w:rsidR="009F45A8" w:rsidRDefault="009F45A8" w:rsidP="002A0F47">
      <w:pPr>
        <w:pStyle w:val="Heading2"/>
      </w:pPr>
      <w:bookmarkStart w:id="6" w:name="_Toc173418135"/>
      <w:bookmarkStart w:id="7" w:name="_Toc209619746"/>
      <w:bookmarkStart w:id="8" w:name="_Toc142910894"/>
      <w:r>
        <w:t>Purpose</w:t>
      </w:r>
      <w:bookmarkEnd w:id="6"/>
      <w:bookmarkEnd w:id="7"/>
    </w:p>
    <w:p w14:paraId="200987EB" w14:textId="6002DCDE" w:rsidR="00EE56E6" w:rsidRDefault="00EE56E6" w:rsidP="00EE56E6">
      <w:r>
        <w:t xml:space="preserve">This </w:t>
      </w:r>
      <w:r w:rsidR="00696B58">
        <w:t>document</w:t>
      </w:r>
      <w:r>
        <w:t xml:space="preserve"> delves into a specific Azure Data Factory (ADF) workflow designed for the Software-defined Battery Management System (BMS) use case within the Digital Thread</w:t>
      </w:r>
      <w:r w:rsidR="00A14589">
        <w:t>'</w:t>
      </w:r>
      <w:r>
        <w:t xml:space="preserve">s framework. This workflow demonstrates how ADF streamlines data movement, transformation, and integration across diverse sources related to battery management data. </w:t>
      </w:r>
    </w:p>
    <w:p w14:paraId="713171E6" w14:textId="77777777" w:rsidR="00B7452B" w:rsidRDefault="00B7452B" w:rsidP="002A0F47">
      <w:pPr>
        <w:pStyle w:val="Heading2"/>
      </w:pPr>
      <w:bookmarkStart w:id="9" w:name="_Toc173418136"/>
      <w:bookmarkStart w:id="10" w:name="_Toc209619747"/>
      <w:r>
        <w:t>Target Audience</w:t>
      </w:r>
      <w:bookmarkEnd w:id="8"/>
      <w:bookmarkEnd w:id="9"/>
      <w:bookmarkEnd w:id="10"/>
    </w:p>
    <w:p w14:paraId="41E2C91E" w14:textId="2A3EC058" w:rsidR="00AA031C" w:rsidRDefault="00194131" w:rsidP="00F527A5">
      <w:pPr>
        <w:pStyle w:val="ListParagraph"/>
        <w:rPr>
          <w:shd w:val="clear" w:color="auto" w:fill="FFFFFF"/>
        </w:rPr>
      </w:pPr>
      <w:bookmarkStart w:id="11" w:name="OLE_LINK43"/>
      <w:r>
        <w:rPr>
          <w:shd w:val="clear" w:color="auto" w:fill="FFFFFF"/>
        </w:rPr>
        <w:t>Azure Data Factory</w:t>
      </w:r>
      <w:r w:rsidR="00A213B8">
        <w:rPr>
          <w:shd w:val="clear" w:color="auto" w:fill="FFFFFF"/>
        </w:rPr>
        <w:t xml:space="preserve"> Developers</w:t>
      </w:r>
    </w:p>
    <w:p w14:paraId="24DB4352" w14:textId="73666382" w:rsidR="00640561" w:rsidRDefault="00640561" w:rsidP="00640561">
      <w:pPr>
        <w:pStyle w:val="ListParagraph"/>
      </w:pPr>
      <w:bookmarkStart w:id="12" w:name="_Toc135035745"/>
      <w:r>
        <w:t>Software Architects</w:t>
      </w:r>
    </w:p>
    <w:p w14:paraId="1A39896D" w14:textId="1D47ACA5" w:rsidR="00640561" w:rsidRPr="00640561" w:rsidRDefault="00640561" w:rsidP="00640561">
      <w:pPr>
        <w:pStyle w:val="ListParagraph"/>
      </w:pPr>
      <w:r>
        <w:t>Integrators with IT Background</w:t>
      </w:r>
      <w:bookmarkEnd w:id="12"/>
    </w:p>
    <w:p w14:paraId="56B8A14A" w14:textId="77777777" w:rsidR="00706B85" w:rsidRDefault="00706B85" w:rsidP="00706B85">
      <w:pPr>
        <w:pStyle w:val="Heading2"/>
      </w:pPr>
      <w:bookmarkStart w:id="13" w:name="_Toc173418141"/>
      <w:bookmarkStart w:id="14" w:name="_Toc209619748"/>
      <w:bookmarkStart w:id="15" w:name="_Toc157074527"/>
      <w:bookmarkStart w:id="16" w:name="_Toc160612332"/>
      <w:bookmarkStart w:id="17" w:name="_Toc160613139"/>
      <w:bookmarkStart w:id="18" w:name="_Toc161139308"/>
      <w:bookmarkStart w:id="19" w:name="_Toc161134676"/>
      <w:bookmarkStart w:id="20" w:name="_Toc173418137"/>
      <w:bookmarkEnd w:id="11"/>
      <w:r>
        <w:t>Prerequisites</w:t>
      </w:r>
      <w:bookmarkEnd w:id="13"/>
      <w:bookmarkEnd w:id="14"/>
    </w:p>
    <w:p w14:paraId="04107B37" w14:textId="77777777" w:rsidR="00706B85" w:rsidRDefault="00706B85" w:rsidP="00706B85">
      <w:pPr>
        <w:pStyle w:val="ListParagraph"/>
        <w:numPr>
          <w:ilvl w:val="0"/>
          <w:numId w:val="17"/>
        </w:numPr>
        <w:spacing w:before="0" w:after="160" w:line="252" w:lineRule="auto"/>
        <w:ind w:right="0"/>
        <w:contextualSpacing/>
        <w:jc w:val="left"/>
        <w:rPr>
          <w:rFonts w:cstheme="minorHAnsi"/>
          <w:sz w:val="22"/>
        </w:rPr>
      </w:pPr>
      <w:r>
        <w:rPr>
          <w:rFonts w:cstheme="minorHAnsi"/>
        </w:rPr>
        <w:t>Access to Azure subscription with relevant resources.</w:t>
      </w:r>
    </w:p>
    <w:p w14:paraId="07538C9B" w14:textId="77777777" w:rsidR="00706B85" w:rsidRDefault="00706B85" w:rsidP="00706B85">
      <w:pPr>
        <w:pStyle w:val="ListParagraph"/>
        <w:numPr>
          <w:ilvl w:val="0"/>
          <w:numId w:val="17"/>
        </w:numPr>
        <w:spacing w:before="0" w:after="160" w:line="252" w:lineRule="auto"/>
        <w:ind w:right="0"/>
        <w:contextualSpacing/>
        <w:jc w:val="left"/>
        <w:rPr>
          <w:rFonts w:cstheme="minorHAnsi"/>
        </w:rPr>
      </w:pPr>
      <w:r>
        <w:rPr>
          <w:rFonts w:cstheme="minorHAnsi"/>
        </w:rPr>
        <w:t>Basic/Working knowledge of ADF.</w:t>
      </w:r>
    </w:p>
    <w:p w14:paraId="2B45BC73" w14:textId="77777777" w:rsidR="00706B85" w:rsidRPr="00706B85" w:rsidRDefault="00706B85" w:rsidP="00706B85">
      <w:pPr>
        <w:pStyle w:val="ListParagraph"/>
        <w:numPr>
          <w:ilvl w:val="0"/>
          <w:numId w:val="17"/>
        </w:numPr>
        <w:spacing w:before="0" w:after="160" w:line="252" w:lineRule="auto"/>
        <w:ind w:right="0"/>
        <w:contextualSpacing/>
        <w:jc w:val="left"/>
        <w:rPr>
          <w:rStyle w:val="Strong"/>
          <w:b w:val="0"/>
          <w:bCs w:val="0"/>
        </w:rPr>
      </w:pPr>
      <w:r w:rsidRPr="005C63AB">
        <w:rPr>
          <w:rStyle w:val="Strong"/>
          <w:rFonts w:cstheme="minorHAnsi"/>
          <w:b w:val="0"/>
          <w:bCs w:val="0"/>
          <w:color w:val="1F1F1F"/>
          <w:shd w:val="clear" w:color="auto" w:fill="FFFFFF"/>
        </w:rPr>
        <w:t>Basic understanding of data integration concepts</w:t>
      </w:r>
    </w:p>
    <w:p w14:paraId="6564FDA4" w14:textId="3584A881" w:rsidR="00706B85" w:rsidRDefault="00706B85" w:rsidP="00706B85">
      <w:pPr>
        <w:pStyle w:val="Heading2"/>
      </w:pPr>
      <w:bookmarkStart w:id="21" w:name="_Toc173418142"/>
      <w:r>
        <w:br w:type="column"/>
      </w:r>
      <w:bookmarkStart w:id="22" w:name="_Toc209619749"/>
      <w:r>
        <w:t>Technology Stack</w:t>
      </w:r>
      <w:bookmarkEnd w:id="21"/>
      <w:bookmarkEnd w:id="22"/>
    </w:p>
    <w:p w14:paraId="6E63700A" w14:textId="77777777" w:rsidR="00706B85" w:rsidRDefault="00706B85" w:rsidP="00706B85">
      <w:pPr>
        <w:pStyle w:val="ListParagraph"/>
        <w:numPr>
          <w:ilvl w:val="0"/>
          <w:numId w:val="46"/>
        </w:numPr>
        <w:rPr>
          <w:lang w:val="en-GB"/>
        </w:rPr>
      </w:pPr>
      <w:r>
        <w:rPr>
          <w:lang w:val="en-GB"/>
        </w:rPr>
        <w:t>Azure Data Factory</w:t>
      </w:r>
    </w:p>
    <w:p w14:paraId="77CE2C4F" w14:textId="77777777" w:rsidR="00706B85" w:rsidRDefault="00706B85" w:rsidP="00706B85">
      <w:pPr>
        <w:pStyle w:val="ListParagraph"/>
        <w:numPr>
          <w:ilvl w:val="0"/>
          <w:numId w:val="46"/>
        </w:numPr>
        <w:rPr>
          <w:lang w:val="en-GB"/>
        </w:rPr>
      </w:pPr>
      <w:r>
        <w:rPr>
          <w:lang w:val="en-GB"/>
        </w:rPr>
        <w:t>PostgreSQL</w:t>
      </w:r>
    </w:p>
    <w:p w14:paraId="3B86DC7E" w14:textId="77777777" w:rsidR="00706B85" w:rsidRDefault="00706B85" w:rsidP="00706B85">
      <w:pPr>
        <w:pStyle w:val="ListParagraph"/>
        <w:numPr>
          <w:ilvl w:val="0"/>
          <w:numId w:val="46"/>
        </w:numPr>
        <w:rPr>
          <w:lang w:val="en-GB"/>
        </w:rPr>
      </w:pPr>
      <w:r>
        <w:rPr>
          <w:lang w:val="en-GB"/>
        </w:rPr>
        <w:t>SAP</w:t>
      </w:r>
    </w:p>
    <w:p w14:paraId="3FC5A91D" w14:textId="77777777" w:rsidR="00706B85" w:rsidRDefault="00706B85" w:rsidP="00706B85">
      <w:pPr>
        <w:pStyle w:val="ListParagraph"/>
        <w:numPr>
          <w:ilvl w:val="0"/>
          <w:numId w:val="46"/>
        </w:numPr>
        <w:rPr>
          <w:lang w:val="en-GB"/>
        </w:rPr>
      </w:pPr>
      <w:r>
        <w:rPr>
          <w:lang w:val="en-GB"/>
        </w:rPr>
        <w:t>Teamcenter</w:t>
      </w:r>
    </w:p>
    <w:p w14:paraId="1CF5811F" w14:textId="77777777" w:rsidR="00706B85" w:rsidRDefault="00706B85" w:rsidP="00706B85">
      <w:pPr>
        <w:pStyle w:val="ListParagraph"/>
        <w:numPr>
          <w:ilvl w:val="0"/>
          <w:numId w:val="46"/>
        </w:numPr>
        <w:rPr>
          <w:lang w:val="en-GB"/>
        </w:rPr>
      </w:pPr>
      <w:r>
        <w:rPr>
          <w:lang w:val="en-GB"/>
        </w:rPr>
        <w:t>Aveva MES</w:t>
      </w:r>
    </w:p>
    <w:p w14:paraId="37ACA7DD" w14:textId="77777777" w:rsidR="00F527A5" w:rsidRDefault="00F527A5" w:rsidP="00F527A5">
      <w:pPr>
        <w:pStyle w:val="Heading2"/>
        <w:rPr>
          <w:rFonts w:eastAsiaTheme="minorHAnsi"/>
        </w:rPr>
      </w:pPr>
      <w:bookmarkStart w:id="23" w:name="_Toc209619750"/>
      <w:r>
        <w:rPr>
          <w:rFonts w:eastAsiaTheme="minorHAnsi"/>
        </w:rPr>
        <w:t>Business Contacts</w:t>
      </w:r>
      <w:bookmarkEnd w:id="15"/>
      <w:bookmarkEnd w:id="16"/>
      <w:bookmarkEnd w:id="17"/>
      <w:bookmarkEnd w:id="18"/>
      <w:bookmarkEnd w:id="19"/>
      <w:bookmarkEnd w:id="20"/>
      <w:bookmarkEnd w:id="23"/>
    </w:p>
    <w:bookmarkStart w:id="24" w:name="OLE_LINK3"/>
    <w:p w14:paraId="75B094E3" w14:textId="77777777" w:rsidR="00F527A5" w:rsidRDefault="003E388D" w:rsidP="00723725">
      <w:pPr>
        <w:numPr>
          <w:ilvl w:val="0"/>
          <w:numId w:val="8"/>
        </w:numPr>
        <w:spacing w:before="120" w:after="120" w:line="254" w:lineRule="auto"/>
        <w:ind w:right="922"/>
        <w:rPr>
          <w:rFonts w:eastAsia="Calibri" w:cs="Times New Roman"/>
        </w:rPr>
      </w:pPr>
      <w:r>
        <w:fldChar w:fldCharType="begin"/>
      </w:r>
      <w:r>
        <w:instrText>HYPERLINK "mailto:florian.tournier@accenture.com"</w:instrText>
      </w:r>
      <w:r>
        <w:fldChar w:fldCharType="separate"/>
      </w:r>
      <w:r w:rsidR="00F527A5">
        <w:rPr>
          <w:rStyle w:val="Hyperlink"/>
          <w:rFonts w:eastAsia="Calibri"/>
        </w:rPr>
        <w:t>florian.tournier@accenture.com</w:t>
      </w:r>
      <w:r>
        <w:rPr>
          <w:rStyle w:val="Hyperlink"/>
          <w:rFonts w:eastAsia="Calibri"/>
        </w:rPr>
        <w:fldChar w:fldCharType="end"/>
      </w:r>
      <w:r w:rsidR="00F527A5">
        <w:rPr>
          <w:rFonts w:eastAsia="Calibri" w:cs="Times New Roman"/>
        </w:rPr>
        <w:t xml:space="preserve">  </w:t>
      </w:r>
    </w:p>
    <w:bookmarkEnd w:id="24"/>
    <w:p w14:paraId="124CACDF" w14:textId="77777777" w:rsidR="00F527A5" w:rsidRDefault="003E388D" w:rsidP="00723725">
      <w:pPr>
        <w:numPr>
          <w:ilvl w:val="0"/>
          <w:numId w:val="8"/>
        </w:numPr>
        <w:spacing w:before="120" w:after="120" w:line="254" w:lineRule="auto"/>
        <w:ind w:right="922"/>
        <w:rPr>
          <w:rFonts w:eastAsia="Calibri" w:cs="Times New Roman"/>
        </w:rPr>
      </w:pPr>
      <w:r>
        <w:fldChar w:fldCharType="begin"/>
      </w:r>
      <w:r>
        <w:instrText>HYPERLINK "mailto:laura.mosconi@accenture.com"</w:instrText>
      </w:r>
      <w:r>
        <w:fldChar w:fldCharType="separate"/>
      </w:r>
      <w:r w:rsidR="00F527A5">
        <w:rPr>
          <w:rStyle w:val="Hyperlink"/>
          <w:rFonts w:eastAsia="Calibri"/>
        </w:rPr>
        <w:t>laura.mosconi@accenture.com</w:t>
      </w:r>
      <w:r>
        <w:rPr>
          <w:rStyle w:val="Hyperlink"/>
          <w:rFonts w:eastAsia="Calibri"/>
        </w:rPr>
        <w:fldChar w:fldCharType="end"/>
      </w:r>
    </w:p>
    <w:p w14:paraId="2290A9C6" w14:textId="77777777" w:rsidR="00F527A5" w:rsidRDefault="00F527A5" w:rsidP="00723725">
      <w:pPr>
        <w:numPr>
          <w:ilvl w:val="0"/>
          <w:numId w:val="8"/>
        </w:numPr>
        <w:spacing w:before="120" w:after="120" w:line="254" w:lineRule="auto"/>
        <w:ind w:right="922"/>
        <w:rPr>
          <w:rFonts w:eastAsia="Calibri" w:cs="Times New Roman"/>
        </w:rPr>
      </w:pPr>
      <w:hyperlink r:id="rId14" w:history="1">
        <w:r>
          <w:rPr>
            <w:rStyle w:val="Hyperlink"/>
            <w:rFonts w:eastAsia="Calibri"/>
          </w:rPr>
          <w:t>karthik.ramachandra@accenture.com</w:t>
        </w:r>
      </w:hyperlink>
    </w:p>
    <w:p w14:paraId="22CDE4B4" w14:textId="77777777" w:rsidR="00F527A5" w:rsidRDefault="00F527A5" w:rsidP="00F527A5">
      <w:pPr>
        <w:pStyle w:val="Heading2"/>
        <w:rPr>
          <w:rFonts w:eastAsiaTheme="minorHAnsi"/>
        </w:rPr>
      </w:pPr>
      <w:bookmarkStart w:id="25" w:name="_Toc157074528"/>
      <w:bookmarkStart w:id="26" w:name="_Toc160612333"/>
      <w:bookmarkStart w:id="27" w:name="_Toc160613140"/>
      <w:bookmarkStart w:id="28" w:name="_Toc161139309"/>
      <w:bookmarkStart w:id="29" w:name="_Toc161134677"/>
      <w:bookmarkStart w:id="30" w:name="_Toc173418138"/>
      <w:bookmarkStart w:id="31" w:name="_Toc209619751"/>
      <w:r>
        <w:rPr>
          <w:rFonts w:eastAsiaTheme="minorHAnsi"/>
        </w:rPr>
        <w:t>Technical Contacts</w:t>
      </w:r>
      <w:bookmarkEnd w:id="25"/>
      <w:bookmarkEnd w:id="26"/>
      <w:bookmarkEnd w:id="27"/>
      <w:bookmarkEnd w:id="28"/>
      <w:bookmarkEnd w:id="29"/>
      <w:bookmarkEnd w:id="30"/>
      <w:bookmarkEnd w:id="31"/>
    </w:p>
    <w:p w14:paraId="4FCB83B7" w14:textId="77777777" w:rsidR="00F527A5" w:rsidRDefault="00F527A5" w:rsidP="00723725">
      <w:pPr>
        <w:numPr>
          <w:ilvl w:val="0"/>
          <w:numId w:val="8"/>
        </w:numPr>
        <w:spacing w:before="120" w:after="120" w:line="254" w:lineRule="auto"/>
        <w:ind w:right="922"/>
        <w:rPr>
          <w:rFonts w:eastAsia="Calibri" w:cs="Times New Roman"/>
          <w:color w:val="0563C1" w:themeColor="hyperlink"/>
          <w:u w:val="single"/>
        </w:rPr>
      </w:pPr>
      <w:hyperlink r:id="rId15" w:history="1">
        <w:r>
          <w:rPr>
            <w:rStyle w:val="Hyperlink"/>
            <w:rFonts w:eastAsia="Calibri"/>
          </w:rPr>
          <w:t>laura.mosconi@accenture.com</w:t>
        </w:r>
      </w:hyperlink>
      <w:r>
        <w:rPr>
          <w:rFonts w:eastAsia="Calibri" w:cs="Times New Roman"/>
          <w:color w:val="0563C1" w:themeColor="hyperlink"/>
          <w:u w:val="single"/>
        </w:rPr>
        <w:t xml:space="preserve"> </w:t>
      </w:r>
    </w:p>
    <w:p w14:paraId="7E2217A3" w14:textId="77777777" w:rsidR="00F527A5" w:rsidRDefault="00F527A5" w:rsidP="00723725">
      <w:pPr>
        <w:numPr>
          <w:ilvl w:val="0"/>
          <w:numId w:val="8"/>
        </w:numPr>
        <w:spacing w:before="120" w:after="120" w:line="254" w:lineRule="auto"/>
        <w:ind w:right="922"/>
        <w:rPr>
          <w:rFonts w:eastAsia="Calibri" w:cs="Times New Roman"/>
          <w:color w:val="0563C1" w:themeColor="hyperlink"/>
          <w:u w:val="single"/>
        </w:rPr>
      </w:pPr>
      <w:hyperlink r:id="rId16" w:history="1">
        <w:r>
          <w:rPr>
            <w:rStyle w:val="Hyperlink"/>
            <w:rFonts w:eastAsia="Calibri"/>
          </w:rPr>
          <w:t>stefano.giacco@accenture.com</w:t>
        </w:r>
      </w:hyperlink>
      <w:r>
        <w:rPr>
          <w:rFonts w:eastAsia="Calibri" w:cs="Times New Roman"/>
          <w:color w:val="0563C1" w:themeColor="hyperlink"/>
          <w:u w:val="single"/>
        </w:rPr>
        <w:t xml:space="preserve"> </w:t>
      </w:r>
    </w:p>
    <w:p w14:paraId="2357FFD0" w14:textId="46E789AD" w:rsidR="007870E1" w:rsidRPr="007870E1" w:rsidRDefault="007870E1" w:rsidP="00723725">
      <w:pPr>
        <w:numPr>
          <w:ilvl w:val="0"/>
          <w:numId w:val="8"/>
        </w:numPr>
        <w:spacing w:before="120" w:after="120" w:line="252" w:lineRule="auto"/>
        <w:ind w:right="922"/>
        <w:rPr>
          <w:rFonts w:eastAsia="Calibri" w:cs="Times New Roman"/>
        </w:rPr>
      </w:pPr>
      <w:hyperlink r:id="rId17" w:history="1">
        <w:r>
          <w:rPr>
            <w:rStyle w:val="Hyperlink"/>
            <w:rFonts w:eastAsia="Calibri"/>
          </w:rPr>
          <w:t>florian.tournier@accenture.com</w:t>
        </w:r>
      </w:hyperlink>
      <w:r>
        <w:rPr>
          <w:rFonts w:eastAsia="Calibri" w:cs="Times New Roman"/>
        </w:rPr>
        <w:t xml:space="preserve">  </w:t>
      </w:r>
    </w:p>
    <w:p w14:paraId="740DC019" w14:textId="77777777" w:rsidR="00AA2A62" w:rsidRDefault="00AA2A62" w:rsidP="002A0F47">
      <w:pPr>
        <w:pStyle w:val="Heading2"/>
      </w:pPr>
      <w:bookmarkStart w:id="32" w:name="_Toc173418139"/>
      <w:bookmarkStart w:id="33" w:name="_Toc209619752"/>
      <w:r>
        <w:t>Related Links</w:t>
      </w:r>
      <w:bookmarkEnd w:id="32"/>
      <w:bookmarkEnd w:id="33"/>
    </w:p>
    <w:bookmarkStart w:id="34" w:name="OLE_LINK7"/>
    <w:p w14:paraId="78908130" w14:textId="3EA5504A" w:rsidR="00DF4E03" w:rsidRPr="00F17591" w:rsidRDefault="003E388D" w:rsidP="00723725">
      <w:pPr>
        <w:pStyle w:val="ListParagraph"/>
        <w:numPr>
          <w:ilvl w:val="0"/>
          <w:numId w:val="19"/>
        </w:numPr>
        <w:rPr>
          <w:rStyle w:val="Hyperlink"/>
          <w:color w:val="auto"/>
          <w:u w:val="none"/>
        </w:rPr>
      </w:pPr>
      <w:r>
        <w:fldChar w:fldCharType="begin"/>
      </w:r>
      <w:r w:rsidR="007745BE">
        <w:instrText>HYPERLINK "https://industryxdevhub.accenture.com/asset-home;search_text=ix%20digital%20thread"</w:instrText>
      </w:r>
      <w:r>
        <w:fldChar w:fldCharType="separate"/>
      </w:r>
      <w:r w:rsidR="007745BE">
        <w:rPr>
          <w:rStyle w:val="Hyperlink"/>
        </w:rPr>
        <w:t>IX Digital Thread Documentation</w:t>
      </w:r>
      <w:r>
        <w:rPr>
          <w:rStyle w:val="Hyperlink"/>
        </w:rPr>
        <w:fldChar w:fldCharType="end"/>
      </w:r>
    </w:p>
    <w:p w14:paraId="6C73965A" w14:textId="07E34CBF" w:rsidR="00F17591" w:rsidRPr="00DF4E03" w:rsidRDefault="00E85372" w:rsidP="00723725">
      <w:pPr>
        <w:pStyle w:val="ListParagraph"/>
        <w:numPr>
          <w:ilvl w:val="0"/>
          <w:numId w:val="19"/>
        </w:numPr>
      </w:pPr>
      <w:hyperlink r:id="rId18" w:history="1">
        <w:r>
          <w:rPr>
            <w:rStyle w:val="Hyperlink"/>
          </w:rPr>
          <w:t>Data Products Documentation</w:t>
        </w:r>
      </w:hyperlink>
    </w:p>
    <w:p w14:paraId="61DF406F" w14:textId="59BC5DD6" w:rsidR="00AA2A62" w:rsidRDefault="00F56C22" w:rsidP="00460E4F">
      <w:pPr>
        <w:pStyle w:val="Heading2"/>
      </w:pPr>
      <w:bookmarkStart w:id="35" w:name="_Toc209619753"/>
      <w:bookmarkEnd w:id="34"/>
      <w:r>
        <w:t>Definitions</w:t>
      </w:r>
      <w:bookmarkEnd w:id="35"/>
    </w:p>
    <w:tbl>
      <w:tblPr>
        <w:tblStyle w:val="TableGridLight"/>
        <w:tblW w:w="0" w:type="auto"/>
        <w:tblLook w:val="04A0" w:firstRow="1" w:lastRow="0" w:firstColumn="1" w:lastColumn="0" w:noHBand="0" w:noVBand="1"/>
      </w:tblPr>
      <w:tblGrid>
        <w:gridCol w:w="1345"/>
        <w:gridCol w:w="4433"/>
      </w:tblGrid>
      <w:tr w:rsidR="00152C8E" w14:paraId="3995F929" w14:textId="77777777" w:rsidTr="00DF4E03">
        <w:tc>
          <w:tcPr>
            <w:tcW w:w="1345" w:type="dxa"/>
            <w:shd w:val="clear" w:color="auto" w:fill="E7E6E6" w:themeFill="background2"/>
          </w:tcPr>
          <w:p w14:paraId="4CB7D291" w14:textId="77777777" w:rsidR="00152C8E" w:rsidRPr="00121BD8" w:rsidRDefault="00152C8E" w:rsidP="00C9620D">
            <w:pPr>
              <w:spacing w:after="120"/>
              <w:rPr>
                <w:b/>
                <w:bCs/>
                <w:lang w:val="en-GB"/>
              </w:rPr>
            </w:pPr>
            <w:r w:rsidRPr="00121BD8">
              <w:rPr>
                <w:b/>
                <w:bCs/>
                <w:lang w:val="en-GB"/>
              </w:rPr>
              <w:t>Term</w:t>
            </w:r>
          </w:p>
        </w:tc>
        <w:tc>
          <w:tcPr>
            <w:tcW w:w="4433" w:type="dxa"/>
            <w:shd w:val="clear" w:color="auto" w:fill="E7E6E6" w:themeFill="background2"/>
          </w:tcPr>
          <w:p w14:paraId="4315E243" w14:textId="77777777" w:rsidR="00152C8E" w:rsidRPr="00121BD8" w:rsidRDefault="00152C8E" w:rsidP="00C9620D">
            <w:pPr>
              <w:spacing w:after="120"/>
              <w:rPr>
                <w:b/>
                <w:bCs/>
                <w:lang w:val="en-GB"/>
              </w:rPr>
            </w:pPr>
            <w:r w:rsidRPr="00121BD8">
              <w:rPr>
                <w:b/>
                <w:bCs/>
                <w:lang w:val="en-GB"/>
              </w:rPr>
              <w:t>Definition</w:t>
            </w:r>
          </w:p>
        </w:tc>
      </w:tr>
      <w:tr w:rsidR="00152C8E" w14:paraId="6FA024E9" w14:textId="77777777" w:rsidTr="00DF4E03">
        <w:tc>
          <w:tcPr>
            <w:tcW w:w="1345" w:type="dxa"/>
          </w:tcPr>
          <w:p w14:paraId="4984650C" w14:textId="430FD197" w:rsidR="00152C8E" w:rsidRDefault="006C1E0E" w:rsidP="003A4C89">
            <w:pPr>
              <w:spacing w:after="0"/>
              <w:rPr>
                <w:lang w:val="en-GB"/>
              </w:rPr>
            </w:pPr>
            <w:r>
              <w:rPr>
                <w:lang w:val="en-GB"/>
              </w:rPr>
              <w:t>A</w:t>
            </w:r>
            <w:r w:rsidR="008536F8">
              <w:rPr>
                <w:lang w:val="en-GB"/>
              </w:rPr>
              <w:t>DF</w:t>
            </w:r>
          </w:p>
        </w:tc>
        <w:tc>
          <w:tcPr>
            <w:tcW w:w="4433" w:type="dxa"/>
          </w:tcPr>
          <w:p w14:paraId="77255E50" w14:textId="5C3C0920" w:rsidR="00152C8E" w:rsidRDefault="006C1E0E" w:rsidP="003A4C89">
            <w:pPr>
              <w:spacing w:after="0"/>
              <w:rPr>
                <w:lang w:val="en-GB"/>
              </w:rPr>
            </w:pPr>
            <w:r>
              <w:rPr>
                <w:lang w:val="en-GB"/>
              </w:rPr>
              <w:t>Azure Data Factory</w:t>
            </w:r>
          </w:p>
        </w:tc>
      </w:tr>
      <w:tr w:rsidR="00152C8E" w14:paraId="17BF3A3A" w14:textId="77777777" w:rsidTr="00DF4E03">
        <w:tc>
          <w:tcPr>
            <w:tcW w:w="1345" w:type="dxa"/>
          </w:tcPr>
          <w:p w14:paraId="6DB4F69A" w14:textId="6C3CD3D3" w:rsidR="00152C8E" w:rsidRDefault="008536F8" w:rsidP="003A4C89">
            <w:pPr>
              <w:spacing w:after="0"/>
              <w:rPr>
                <w:lang w:val="en-GB"/>
              </w:rPr>
            </w:pPr>
            <w:r>
              <w:rPr>
                <w:lang w:val="en-GB"/>
              </w:rPr>
              <w:t>A</w:t>
            </w:r>
            <w:r w:rsidR="006C1E0E">
              <w:rPr>
                <w:lang w:val="en-GB"/>
              </w:rPr>
              <w:t>DX</w:t>
            </w:r>
          </w:p>
        </w:tc>
        <w:tc>
          <w:tcPr>
            <w:tcW w:w="4433" w:type="dxa"/>
          </w:tcPr>
          <w:p w14:paraId="52656ACE" w14:textId="07937D74" w:rsidR="00152C8E" w:rsidRDefault="00121BD8" w:rsidP="003A4C89">
            <w:pPr>
              <w:spacing w:after="0"/>
              <w:rPr>
                <w:lang w:val="en-GB"/>
              </w:rPr>
            </w:pPr>
            <w:r w:rsidRPr="00B744A5">
              <w:rPr>
                <w:color w:val="000000" w:themeColor="text1"/>
              </w:rPr>
              <w:t xml:space="preserve">Azure </w:t>
            </w:r>
            <w:r w:rsidR="006C1E0E">
              <w:rPr>
                <w:color w:val="000000" w:themeColor="text1"/>
              </w:rPr>
              <w:t>Data Explorer</w:t>
            </w:r>
          </w:p>
        </w:tc>
      </w:tr>
      <w:tr w:rsidR="00152C8E" w14:paraId="178DA7C4" w14:textId="77777777" w:rsidTr="00DF4E03">
        <w:tc>
          <w:tcPr>
            <w:tcW w:w="1345" w:type="dxa"/>
          </w:tcPr>
          <w:p w14:paraId="1E29914C" w14:textId="1DE62E34" w:rsidR="00152C8E" w:rsidRDefault="006C1E0E" w:rsidP="003A4C89">
            <w:pPr>
              <w:spacing w:after="0"/>
              <w:rPr>
                <w:lang w:val="en-GB"/>
              </w:rPr>
            </w:pPr>
            <w:r>
              <w:rPr>
                <w:lang w:val="en-GB"/>
              </w:rPr>
              <w:t>GE</w:t>
            </w:r>
          </w:p>
        </w:tc>
        <w:tc>
          <w:tcPr>
            <w:tcW w:w="4433" w:type="dxa"/>
          </w:tcPr>
          <w:p w14:paraId="3BB7DC5D" w14:textId="3CF31F69" w:rsidR="00152C8E" w:rsidRDefault="006C1E0E" w:rsidP="003A4C89">
            <w:pPr>
              <w:spacing w:after="0"/>
              <w:rPr>
                <w:lang w:val="en-GB"/>
              </w:rPr>
            </w:pPr>
            <w:r>
              <w:rPr>
                <w:lang w:val="en-GB"/>
              </w:rPr>
              <w:t>Great Expectations</w:t>
            </w:r>
          </w:p>
        </w:tc>
      </w:tr>
    </w:tbl>
    <w:p w14:paraId="633D242C" w14:textId="3E65E8CF" w:rsidR="00F527A5" w:rsidRPr="00F527A5" w:rsidRDefault="00F527A5" w:rsidP="00723725">
      <w:pPr>
        <w:pStyle w:val="ListParagraph"/>
        <w:numPr>
          <w:ilvl w:val="0"/>
          <w:numId w:val="9"/>
        </w:numPr>
        <w:rPr>
          <w:lang w:val="en-GB"/>
        </w:rPr>
        <w:sectPr w:rsidR="00F527A5" w:rsidRPr="00F527A5" w:rsidSect="00AD289A">
          <w:type w:val="continuous"/>
          <w:pgSz w:w="23040" w:h="15840" w:orient="landscape" w:code="5"/>
          <w:pgMar w:top="1440" w:right="1440" w:bottom="1440" w:left="1440" w:header="720" w:footer="720" w:gutter="0"/>
          <w:cols w:num="2" w:sep="1" w:space="1418"/>
          <w:docGrid w:linePitch="360"/>
        </w:sectPr>
      </w:pPr>
    </w:p>
    <w:p w14:paraId="3BA191F6" w14:textId="77777777" w:rsidR="009F45A8" w:rsidRDefault="009F45A8" w:rsidP="006A24E5">
      <w:pPr>
        <w:pStyle w:val="Heading1"/>
        <w:sectPr w:rsidR="009F45A8" w:rsidSect="00135A26">
          <w:type w:val="continuous"/>
          <w:pgSz w:w="23040" w:h="15840" w:orient="landscape" w:code="5"/>
          <w:pgMar w:top="1440" w:right="7200" w:bottom="1440" w:left="1440" w:header="720" w:footer="720" w:gutter="0"/>
          <w:cols w:sep="1" w:space="720"/>
          <w:docGrid w:linePitch="360"/>
        </w:sectPr>
      </w:pPr>
    </w:p>
    <w:p w14:paraId="73A5E520" w14:textId="77777777" w:rsidR="00A917BB" w:rsidRDefault="00A917BB" w:rsidP="00152C8E">
      <w:pPr>
        <w:jc w:val="left"/>
      </w:pPr>
    </w:p>
    <w:p w14:paraId="51DED90A" w14:textId="77777777" w:rsidR="00A917BB" w:rsidRDefault="00A917BB" w:rsidP="006A24E5">
      <w:pPr>
        <w:pStyle w:val="Heading1"/>
        <w:sectPr w:rsidR="00A917BB" w:rsidSect="00CA33CF">
          <w:type w:val="continuous"/>
          <w:pgSz w:w="23040" w:h="15840" w:orient="landscape" w:code="5"/>
          <w:pgMar w:top="1440" w:right="1440" w:bottom="1440" w:left="1440" w:header="720" w:footer="720" w:gutter="0"/>
          <w:cols w:space="720"/>
          <w:docGrid w:linePitch="360"/>
        </w:sectPr>
      </w:pPr>
      <w:bookmarkStart w:id="36" w:name="OLE_LINK6"/>
    </w:p>
    <w:p w14:paraId="0C9DCFDD" w14:textId="4B219519" w:rsidR="00EA2145" w:rsidRDefault="00CC1F48" w:rsidP="004D0067">
      <w:pPr>
        <w:pStyle w:val="Heading1"/>
      </w:pPr>
      <w:bookmarkStart w:id="37" w:name="_Toc209619754"/>
      <w:bookmarkEnd w:id="36"/>
      <w:r>
        <w:lastRenderedPageBreak/>
        <w:t>Workf</w:t>
      </w:r>
      <w:r w:rsidR="00A917BB">
        <w:t>low</w:t>
      </w:r>
      <w:bookmarkEnd w:id="37"/>
    </w:p>
    <w:p w14:paraId="67829FE8" w14:textId="45932E2E" w:rsidR="00AD6466" w:rsidRDefault="00AD6466" w:rsidP="000B5386">
      <w:pPr>
        <w:ind w:right="10080"/>
      </w:pPr>
      <w:r>
        <w:t xml:space="preserve">This diagram illustrates the data processing </w:t>
      </w:r>
      <w:r w:rsidRPr="00D74508">
        <w:t>flow</w:t>
      </w:r>
      <w:r>
        <w:t xml:space="preserve"> for BMS</w:t>
      </w:r>
      <w:r w:rsidRPr="00D74508">
        <w:t>.</w:t>
      </w:r>
      <w:r>
        <w:t xml:space="preserve"> The workflow involves the extraction, transformation, validation, and loading of data from three different source systems: SAP, Teamcenter (TC), and Aveva MES. Each step is designed to ensure efficient and secure data handling, from initial extraction to final validation and visualization.</w:t>
      </w:r>
    </w:p>
    <w:p w14:paraId="54F108EE" w14:textId="77777777" w:rsidR="00BE76A5" w:rsidRDefault="00790BAF" w:rsidP="00603E6E">
      <w:r w:rsidRPr="00603E6E">
        <w:rPr>
          <w:noProof/>
        </w:rPr>
        <w:drawing>
          <wp:inline distT="0" distB="0" distL="0" distR="0" wp14:anchorId="5FFADF8D" wp14:editId="6738A97E">
            <wp:extent cx="12775044" cy="5153025"/>
            <wp:effectExtent l="0" t="0" r="0" b="0"/>
            <wp:docPr id="1892330262" name="Picture 1" descr="ADF workflow diagram from B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330262" name="Picture 1" descr="ADF workflow diagram from BMS"/>
                    <pic:cNvPicPr/>
                  </pic:nvPicPr>
                  <pic:blipFill>
                    <a:blip r:embed="rId19">
                      <a:extLst>
                        <a:ext uri="{28A0092B-C50C-407E-A947-70E740481C1C}">
                          <a14:useLocalDpi xmlns:a14="http://schemas.microsoft.com/office/drawing/2010/main" val="0"/>
                        </a:ext>
                      </a:extLst>
                    </a:blip>
                    <a:stretch>
                      <a:fillRect/>
                    </a:stretch>
                  </pic:blipFill>
                  <pic:spPr>
                    <a:xfrm>
                      <a:off x="0" y="0"/>
                      <a:ext cx="12842211" cy="5180118"/>
                    </a:xfrm>
                    <a:prstGeom prst="rect">
                      <a:avLst/>
                    </a:prstGeom>
                  </pic:spPr>
                </pic:pic>
              </a:graphicData>
            </a:graphic>
          </wp:inline>
        </w:drawing>
      </w:r>
    </w:p>
    <w:p w14:paraId="43D356B8" w14:textId="0057A2CC" w:rsidR="000B5386" w:rsidRPr="000B5386" w:rsidRDefault="000B5386" w:rsidP="000B5386">
      <w:r w:rsidRPr="000B5386">
        <w:t xml:space="preserve">The subsequent sections describe the comprehensive workflow depicted in the image </w:t>
      </w:r>
      <w:r>
        <w:t>above</w:t>
      </w:r>
      <w:r w:rsidRPr="000B5386">
        <w:t xml:space="preserve">. </w:t>
      </w:r>
    </w:p>
    <w:bookmarkEnd w:id="2"/>
    <w:bookmarkEnd w:id="3"/>
    <w:p w14:paraId="17C1B5B0" w14:textId="77777777" w:rsidR="00BE769C" w:rsidRDefault="00BE769C" w:rsidP="006A50FA">
      <w:pPr>
        <w:pStyle w:val="Heading2"/>
        <w:spacing w:before="0" w:after="0"/>
        <w:jc w:val="left"/>
        <w:sectPr w:rsidR="00BE769C" w:rsidSect="005E25E4">
          <w:headerReference w:type="default" r:id="rId20"/>
          <w:footerReference w:type="default" r:id="rId21"/>
          <w:pgSz w:w="23040" w:h="15840" w:orient="landscape" w:code="5"/>
          <w:pgMar w:top="1440" w:right="1440" w:bottom="1440" w:left="1440" w:header="720" w:footer="720" w:gutter="0"/>
          <w:cols w:space="1440"/>
          <w:docGrid w:linePitch="360"/>
        </w:sectPr>
      </w:pPr>
    </w:p>
    <w:p w14:paraId="25D5AA0B" w14:textId="77777777" w:rsidR="00F57A68" w:rsidRDefault="00F57A68" w:rsidP="00370CA4">
      <w:pPr>
        <w:pStyle w:val="Heading2"/>
        <w:spacing w:before="120"/>
        <w:jc w:val="left"/>
        <w:sectPr w:rsidR="00F57A68" w:rsidSect="004B7863">
          <w:type w:val="continuous"/>
          <w:pgSz w:w="23040" w:h="15840" w:orient="landscape" w:code="5"/>
          <w:pgMar w:top="1440" w:right="7200" w:bottom="1440" w:left="1440" w:header="720" w:footer="720" w:gutter="0"/>
          <w:cols w:space="720"/>
          <w:docGrid w:linePitch="360"/>
        </w:sectPr>
      </w:pPr>
    </w:p>
    <w:p w14:paraId="0D857C6F" w14:textId="76477FC3" w:rsidR="00BE769C" w:rsidRDefault="001F0B15" w:rsidP="00370CA4">
      <w:pPr>
        <w:pStyle w:val="Heading2"/>
        <w:spacing w:before="120"/>
        <w:jc w:val="left"/>
      </w:pPr>
      <w:bookmarkStart w:id="40" w:name="_Toc209619755"/>
      <w:r>
        <w:lastRenderedPageBreak/>
        <w:t xml:space="preserve">Step </w:t>
      </w:r>
      <w:r w:rsidR="005E3CC3">
        <w:t xml:space="preserve">1 - </w:t>
      </w:r>
      <w:r w:rsidR="00AD6466" w:rsidRPr="00AD6466">
        <w:t>Initiat</w:t>
      </w:r>
      <w:r w:rsidR="00F86282">
        <w:t>e</w:t>
      </w:r>
      <w:r w:rsidR="00AD6466" w:rsidRPr="00AD6466">
        <w:t xml:space="preserve"> ADF Pipelines</w:t>
      </w:r>
      <w:bookmarkEnd w:id="40"/>
    </w:p>
    <w:p w14:paraId="7C71A195" w14:textId="77777777" w:rsidR="00CD1D05" w:rsidRDefault="00CD1D05" w:rsidP="00F57A68">
      <w:pPr>
        <w:spacing w:before="120" w:after="120"/>
        <w:jc w:val="left"/>
        <w:sectPr w:rsidR="00CD1D05" w:rsidSect="00854A41">
          <w:pgSz w:w="23040" w:h="15840" w:orient="landscape" w:code="5"/>
          <w:pgMar w:top="1440" w:right="1440" w:bottom="1440" w:left="1440" w:header="720" w:footer="720" w:gutter="0"/>
          <w:cols w:sep="1" w:space="1440"/>
          <w:docGrid w:linePitch="360"/>
        </w:sectPr>
      </w:pPr>
    </w:p>
    <w:p w14:paraId="66E724E8" w14:textId="6E10C007" w:rsidR="00D04996" w:rsidRDefault="00F86282" w:rsidP="00F57A68">
      <w:pPr>
        <w:spacing w:before="120" w:after="120"/>
        <w:jc w:val="left"/>
      </w:pPr>
      <w:r w:rsidRPr="00BE769C">
        <w:t>The first step is to initiate the three pipelines</w:t>
      </w:r>
      <w:r w:rsidR="00A14589">
        <w:t>-</w:t>
      </w:r>
      <w:r w:rsidRPr="00BE769C">
        <w:t>SAP, TC, and MES</w:t>
      </w:r>
      <w:r w:rsidR="00A14589">
        <w:t>-</w:t>
      </w:r>
      <w:r w:rsidRPr="00BE769C">
        <w:t>with parameters</w:t>
      </w:r>
      <w:r w:rsidR="00085272" w:rsidRPr="00BE769C">
        <w:t xml:space="preserve"> to e</w:t>
      </w:r>
      <w:r w:rsidR="00190FD7" w:rsidRPr="00BE769C">
        <w:t>stablish a secure and verified connection with the</w:t>
      </w:r>
      <w:r w:rsidR="002E2937" w:rsidRPr="00BE769C">
        <w:t xml:space="preserve"> respective</w:t>
      </w:r>
      <w:r w:rsidR="00190FD7" w:rsidRPr="00BE769C">
        <w:t xml:space="preserve"> </w:t>
      </w:r>
      <w:r w:rsidR="002E2937" w:rsidRPr="00BE769C">
        <w:t xml:space="preserve">source </w:t>
      </w:r>
      <w:r w:rsidR="00D04996" w:rsidRPr="00BE769C">
        <w:t>system.</w:t>
      </w:r>
      <w:r w:rsidR="00D04996">
        <w:t xml:space="preserve"> </w:t>
      </w:r>
    </w:p>
    <w:p w14:paraId="26737221" w14:textId="5D1417EF" w:rsidR="00B212E5" w:rsidRDefault="00D04996" w:rsidP="00723725">
      <w:pPr>
        <w:pStyle w:val="ListParagraph"/>
        <w:numPr>
          <w:ilvl w:val="0"/>
          <w:numId w:val="22"/>
        </w:numPr>
        <w:jc w:val="left"/>
      </w:pPr>
      <w:r>
        <w:t>SAP</w:t>
      </w:r>
      <w:r w:rsidR="00B212E5">
        <w:t xml:space="preserve"> ADF Pipeline</w:t>
      </w:r>
      <w:r w:rsidR="00FF4D46">
        <w:t xml:space="preserve"> </w:t>
      </w:r>
      <w:r w:rsidR="00B212E5">
        <w:t>calls parameters such as URLs for OData services, authorization credentials, and other linked service parameters specific to SAP. This step ensures necessary authentications and authorizations are in place to fetch data from SAP.</w:t>
      </w:r>
    </w:p>
    <w:p w14:paraId="35EE1EFA" w14:textId="6E9A75A7" w:rsidR="00B212E5" w:rsidRDefault="00B212E5" w:rsidP="00723725">
      <w:pPr>
        <w:pStyle w:val="ListParagraph"/>
        <w:numPr>
          <w:ilvl w:val="0"/>
          <w:numId w:val="20"/>
        </w:numPr>
      </w:pPr>
      <w:r>
        <w:t>TC ADF Pipeline calls parameters for the TC Connector such as URLs, authentication tokens, and other configurations required to connect to Teamcenter and retrieve data.</w:t>
      </w:r>
    </w:p>
    <w:p w14:paraId="784907C9" w14:textId="0893C0E2" w:rsidR="0016309D" w:rsidRDefault="00B212E5" w:rsidP="00723725">
      <w:pPr>
        <w:pStyle w:val="ListParagraph"/>
        <w:numPr>
          <w:ilvl w:val="0"/>
          <w:numId w:val="20"/>
        </w:numPr>
      </w:pPr>
      <w:r>
        <w:t>MES ADF Pipeline invokes parameters related to the Aveva MES Connector, using the provided URLs and credentials to fetch data from Aveva MES.</w:t>
      </w:r>
    </w:p>
    <w:p w14:paraId="10DFE534" w14:textId="1A8B664E" w:rsidR="00CD1D05" w:rsidRPr="00824272" w:rsidRDefault="00CD1D05" w:rsidP="00CD1D05">
      <w:r>
        <w:rPr>
          <w:noProof/>
        </w:rPr>
        <w:drawing>
          <wp:inline distT="0" distB="0" distL="0" distR="0" wp14:anchorId="70E08092" wp14:editId="1483B072">
            <wp:extent cx="12775040" cy="5153025"/>
            <wp:effectExtent l="0" t="0" r="0" b="0"/>
            <wp:docPr id="1860781587" name="Picture 1" descr="Initiate ADF pipeline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781587" name="Picture 1" descr="Initiate ADF pipeline flow"/>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12784359" cy="5156784"/>
                    </a:xfrm>
                    <a:prstGeom prst="rect">
                      <a:avLst/>
                    </a:prstGeom>
                  </pic:spPr>
                </pic:pic>
              </a:graphicData>
            </a:graphic>
          </wp:inline>
        </w:drawing>
      </w:r>
    </w:p>
    <w:p w14:paraId="08115121" w14:textId="77777777" w:rsidR="005A0423" w:rsidRDefault="005A0423" w:rsidP="00370CA4">
      <w:pPr>
        <w:pStyle w:val="Heading2"/>
        <w:spacing w:before="120"/>
        <w:sectPr w:rsidR="005A0423" w:rsidSect="00CD1D05">
          <w:type w:val="continuous"/>
          <w:pgSz w:w="23040" w:h="15840" w:orient="landscape" w:code="5"/>
          <w:pgMar w:top="1440" w:right="8640" w:bottom="1440" w:left="1440" w:header="720" w:footer="720" w:gutter="0"/>
          <w:cols w:sep="1" w:space="1440"/>
          <w:docGrid w:linePitch="360"/>
        </w:sectPr>
      </w:pPr>
    </w:p>
    <w:p w14:paraId="6221089B" w14:textId="77777777" w:rsidR="00E62C0B" w:rsidRDefault="00E62C0B" w:rsidP="00370CA4">
      <w:pPr>
        <w:pStyle w:val="Heading2"/>
        <w:spacing w:before="120"/>
        <w:sectPr w:rsidR="00E62C0B" w:rsidSect="00CD1D05">
          <w:type w:val="continuous"/>
          <w:pgSz w:w="23040" w:h="15840" w:orient="landscape" w:code="5"/>
          <w:pgMar w:top="1440" w:right="8640" w:bottom="1440" w:left="1440" w:header="720" w:footer="720" w:gutter="0"/>
          <w:cols w:sep="1" w:space="1440"/>
          <w:docGrid w:linePitch="360"/>
        </w:sectPr>
      </w:pPr>
    </w:p>
    <w:p w14:paraId="0EF9A1FF" w14:textId="6EFA0150" w:rsidR="00AD6466" w:rsidRPr="00917C42" w:rsidRDefault="008D679E" w:rsidP="00370CA4">
      <w:pPr>
        <w:pStyle w:val="Heading2"/>
        <w:spacing w:before="120"/>
      </w:pPr>
      <w:bookmarkStart w:id="41" w:name="_Toc209619756"/>
      <w:r>
        <w:lastRenderedPageBreak/>
        <w:t xml:space="preserve">Step </w:t>
      </w:r>
      <w:r w:rsidR="00246AC6">
        <w:t xml:space="preserve">2- </w:t>
      </w:r>
      <w:bookmarkStart w:id="42" w:name="OLE_LINK14"/>
      <w:r w:rsidR="00AD6466" w:rsidRPr="00917C42">
        <w:t>Extract</w:t>
      </w:r>
      <w:r w:rsidR="00603E6E" w:rsidRPr="00917C42">
        <w:t xml:space="preserve"> </w:t>
      </w:r>
      <w:r w:rsidR="00AD6466" w:rsidRPr="00917C42">
        <w:t>Data from Source Systems</w:t>
      </w:r>
      <w:bookmarkEnd w:id="41"/>
      <w:r w:rsidR="00AD6466" w:rsidRPr="00917C42">
        <w:t xml:space="preserve"> </w:t>
      </w:r>
      <w:bookmarkEnd w:id="42"/>
    </w:p>
    <w:p w14:paraId="7C7D0458" w14:textId="7A6A086A" w:rsidR="00917C42" w:rsidRDefault="00276662" w:rsidP="00370CA4">
      <w:pPr>
        <w:spacing w:before="120" w:after="120"/>
      </w:pPr>
      <w:r>
        <w:t xml:space="preserve">In the second step, </w:t>
      </w:r>
      <w:r w:rsidR="00573A6E">
        <w:t xml:space="preserve">the pipelines extract </w:t>
      </w:r>
      <w:r w:rsidR="12E48016" w:rsidRPr="00FB587C">
        <w:t>data</w:t>
      </w:r>
      <w:r w:rsidR="00573A6E">
        <w:t xml:space="preserve"> </w:t>
      </w:r>
      <w:r w:rsidR="00EE2896">
        <w:t>from the</w:t>
      </w:r>
      <w:r w:rsidR="00573A6E">
        <w:t xml:space="preserve"> respective</w:t>
      </w:r>
      <w:r w:rsidR="00EE2896">
        <w:t xml:space="preserve"> source systems</w:t>
      </w:r>
      <w:r w:rsidR="00573A6E">
        <w:t>.</w:t>
      </w:r>
    </w:p>
    <w:p w14:paraId="6CB83917" w14:textId="500C1741" w:rsidR="00FF4D46" w:rsidRDefault="00FF4D46" w:rsidP="00723725">
      <w:pPr>
        <w:pStyle w:val="ListParagraph"/>
        <w:numPr>
          <w:ilvl w:val="0"/>
          <w:numId w:val="21"/>
        </w:numPr>
        <w:spacing w:before="0" w:after="0"/>
      </w:pPr>
      <w:r>
        <w:t>SAP ADF Pipeline utilizes OData services to extract data from SAP.</w:t>
      </w:r>
    </w:p>
    <w:p w14:paraId="72731460" w14:textId="4C8E6967" w:rsidR="00FF4D46" w:rsidRDefault="00FF4D46" w:rsidP="00723725">
      <w:pPr>
        <w:pStyle w:val="ListParagraph"/>
        <w:numPr>
          <w:ilvl w:val="0"/>
          <w:numId w:val="21"/>
        </w:numPr>
        <w:spacing w:before="0" w:after="0"/>
      </w:pPr>
      <w:r>
        <w:t>TC ADF Pipeline uses the TC Connector to extract data from Teamcenter.</w:t>
      </w:r>
    </w:p>
    <w:p w14:paraId="08999774" w14:textId="39EA5D1F" w:rsidR="002716DC" w:rsidRDefault="00FF4D46" w:rsidP="00723725">
      <w:pPr>
        <w:pStyle w:val="ListParagraph"/>
        <w:numPr>
          <w:ilvl w:val="0"/>
          <w:numId w:val="21"/>
        </w:numPr>
        <w:spacing w:before="0" w:after="0"/>
      </w:pPr>
      <w:r>
        <w:t>MES ADF Pipeline leverages the Aveva MES Connector to fetch data from Aveva MES.</w:t>
      </w:r>
    </w:p>
    <w:p w14:paraId="692B8520" w14:textId="7C177159" w:rsidR="00E62C0B" w:rsidRDefault="00762588" w:rsidP="00E62C0B">
      <w:pPr>
        <w:spacing w:after="0"/>
      </w:pPr>
      <w:r w:rsidRPr="00762588">
        <w:rPr>
          <w:noProof/>
        </w:rPr>
        <w:drawing>
          <wp:inline distT="0" distB="0" distL="0" distR="0" wp14:anchorId="2A64652F" wp14:editId="44D33674">
            <wp:extent cx="12776584" cy="5153025"/>
            <wp:effectExtent l="0" t="0" r="0" b="0"/>
            <wp:docPr id="1150428630" name="Picture 1" descr="Extract Data from Source System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428630" name="Picture 1" descr="Extract Data from Source Systems "/>
                    <pic:cNvPicPr/>
                  </pic:nvPicPr>
                  <pic:blipFill>
                    <a:blip r:embed="rId23"/>
                    <a:stretch>
                      <a:fillRect/>
                    </a:stretch>
                  </pic:blipFill>
                  <pic:spPr>
                    <a:xfrm>
                      <a:off x="0" y="0"/>
                      <a:ext cx="12806553" cy="5165112"/>
                    </a:xfrm>
                    <a:prstGeom prst="rect">
                      <a:avLst/>
                    </a:prstGeom>
                  </pic:spPr>
                </pic:pic>
              </a:graphicData>
            </a:graphic>
          </wp:inline>
        </w:drawing>
      </w:r>
    </w:p>
    <w:p w14:paraId="28540CDC" w14:textId="77777777" w:rsidR="00E62C0B" w:rsidRDefault="00E62C0B" w:rsidP="00370CA4">
      <w:pPr>
        <w:pStyle w:val="Heading2"/>
        <w:spacing w:before="120"/>
        <w:sectPr w:rsidR="00E62C0B" w:rsidSect="00E62C0B">
          <w:pgSz w:w="23040" w:h="15840" w:orient="landscape" w:code="5"/>
          <w:pgMar w:top="1440" w:right="8640" w:bottom="1440" w:left="1440" w:header="720" w:footer="720" w:gutter="0"/>
          <w:cols w:sep="1" w:space="1440"/>
          <w:docGrid w:linePitch="360"/>
        </w:sectPr>
      </w:pPr>
    </w:p>
    <w:p w14:paraId="54F22D68" w14:textId="7761CB95" w:rsidR="00AD6466" w:rsidRDefault="0037601C" w:rsidP="00370CA4">
      <w:pPr>
        <w:pStyle w:val="Heading2"/>
        <w:spacing w:before="120"/>
      </w:pPr>
      <w:bookmarkStart w:id="43" w:name="_Toc209619757"/>
      <w:r w:rsidRPr="00BD7C32">
        <w:lastRenderedPageBreak/>
        <w:t xml:space="preserve">Step </w:t>
      </w:r>
      <w:r w:rsidR="00246AC6">
        <w:t xml:space="preserve">3 - </w:t>
      </w:r>
      <w:bookmarkStart w:id="44" w:name="OLE_LINK15"/>
      <w:r w:rsidR="00AD6466" w:rsidRPr="00AD6466">
        <w:t>Stor</w:t>
      </w:r>
      <w:r w:rsidR="00573A6E">
        <w:t>e</w:t>
      </w:r>
      <w:r w:rsidR="00AD6466" w:rsidRPr="00AD6466">
        <w:t xml:space="preserve"> Extracted Data</w:t>
      </w:r>
      <w:bookmarkEnd w:id="43"/>
      <w:bookmarkEnd w:id="44"/>
    </w:p>
    <w:p w14:paraId="64C96A69" w14:textId="39836E75" w:rsidR="00AD6466" w:rsidRDefault="002A1AED" w:rsidP="00370CA4">
      <w:pPr>
        <w:spacing w:before="120" w:after="120"/>
      </w:pPr>
      <w:r>
        <w:t xml:space="preserve">The extracted data from </w:t>
      </w:r>
      <w:r w:rsidR="00573A6E">
        <w:t>the</w:t>
      </w:r>
      <w:r>
        <w:t xml:space="preserve"> three source systems is initially in JSON format. This JSON data is temporarily stored in Azure Blob Storage. Blob Storage provides scalable and secure storage for large volumes of unstructured data, ensuring that the extracted JSON files are safely stored before further processing.</w:t>
      </w:r>
    </w:p>
    <w:p w14:paraId="3E3FFED0" w14:textId="7FB1BDFF" w:rsidR="00EA7059" w:rsidRPr="00BD7C32" w:rsidRDefault="003168D5" w:rsidP="00370CA4">
      <w:pPr>
        <w:spacing w:before="120" w:after="120"/>
      </w:pPr>
      <w:r w:rsidRPr="003168D5">
        <w:rPr>
          <w:noProof/>
        </w:rPr>
        <w:drawing>
          <wp:inline distT="0" distB="0" distL="0" distR="0" wp14:anchorId="60D2CE14" wp14:editId="3009E88E">
            <wp:extent cx="12752966" cy="5143500"/>
            <wp:effectExtent l="0" t="0" r="0" b="0"/>
            <wp:docPr id="1136343801" name="Picture 1" descr="Store Extracted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343801" name="Picture 1" descr="Store Extracted Data"/>
                    <pic:cNvPicPr/>
                  </pic:nvPicPr>
                  <pic:blipFill>
                    <a:blip r:embed="rId24"/>
                    <a:stretch>
                      <a:fillRect/>
                    </a:stretch>
                  </pic:blipFill>
                  <pic:spPr>
                    <a:xfrm>
                      <a:off x="0" y="0"/>
                      <a:ext cx="12768680" cy="5149838"/>
                    </a:xfrm>
                    <a:prstGeom prst="rect">
                      <a:avLst/>
                    </a:prstGeom>
                  </pic:spPr>
                </pic:pic>
              </a:graphicData>
            </a:graphic>
          </wp:inline>
        </w:drawing>
      </w:r>
    </w:p>
    <w:p w14:paraId="15B375E5" w14:textId="77777777" w:rsidR="00EA7059" w:rsidRDefault="00EA7059" w:rsidP="00370CA4">
      <w:pPr>
        <w:pStyle w:val="Heading2"/>
        <w:spacing w:before="120"/>
        <w:sectPr w:rsidR="00EA7059" w:rsidSect="00E62C0B">
          <w:pgSz w:w="23040" w:h="15840" w:orient="landscape" w:code="5"/>
          <w:pgMar w:top="1440" w:right="8640" w:bottom="1440" w:left="1440" w:header="720" w:footer="720" w:gutter="0"/>
          <w:cols w:sep="1" w:space="1440"/>
          <w:docGrid w:linePitch="360"/>
        </w:sectPr>
      </w:pPr>
    </w:p>
    <w:p w14:paraId="2BB1A7DA" w14:textId="5F13CD2F" w:rsidR="00AD6466" w:rsidRDefault="00A66032" w:rsidP="00370CA4">
      <w:pPr>
        <w:pStyle w:val="Heading2"/>
        <w:spacing w:before="120"/>
      </w:pPr>
      <w:bookmarkStart w:id="45" w:name="_Toc209619758"/>
      <w:r>
        <w:lastRenderedPageBreak/>
        <w:t xml:space="preserve">Step </w:t>
      </w:r>
      <w:r w:rsidR="00246AC6">
        <w:t xml:space="preserve">4 - </w:t>
      </w:r>
      <w:bookmarkStart w:id="46" w:name="OLE_LINK16"/>
      <w:r w:rsidR="00AD6466" w:rsidRPr="003F14A4">
        <w:t>Convert</w:t>
      </w:r>
      <w:r w:rsidR="00DB49EC">
        <w:t xml:space="preserve"> Extracted Data</w:t>
      </w:r>
      <w:bookmarkEnd w:id="45"/>
      <w:r w:rsidR="00AD6466" w:rsidRPr="003F14A4">
        <w:t xml:space="preserve"> </w:t>
      </w:r>
      <w:bookmarkEnd w:id="46"/>
    </w:p>
    <w:p w14:paraId="34685EE2" w14:textId="54D774B7" w:rsidR="00121498" w:rsidRPr="00FB587C" w:rsidRDefault="00DB49EC" w:rsidP="00370CA4">
      <w:pPr>
        <w:spacing w:before="120" w:after="120"/>
      </w:pPr>
      <w:r w:rsidRPr="00FB587C">
        <w:t xml:space="preserve">The extracted data is converted by </w:t>
      </w:r>
      <w:r w:rsidR="00970BB0" w:rsidRPr="00FB587C">
        <w:t xml:space="preserve">triggering </w:t>
      </w:r>
      <w:r w:rsidR="0028069C" w:rsidRPr="00FB587C">
        <w:t xml:space="preserve">an </w:t>
      </w:r>
      <w:r w:rsidR="00121498" w:rsidRPr="00FB587C">
        <w:t xml:space="preserve">Azure </w:t>
      </w:r>
      <w:r w:rsidR="0028069C" w:rsidRPr="00FB587C">
        <w:t>f</w:t>
      </w:r>
      <w:r w:rsidR="00121498" w:rsidRPr="00FB587C">
        <w:t>unction</w:t>
      </w:r>
      <w:r w:rsidR="0028069C" w:rsidRPr="00FB587C">
        <w:t>.</w:t>
      </w:r>
      <w:r w:rsidR="00D650D1" w:rsidRPr="00FB587C">
        <w:t xml:space="preserve"> The function </w:t>
      </w:r>
      <w:r w:rsidR="00970BB0" w:rsidRPr="00FB587C">
        <w:t>processes</w:t>
      </w:r>
      <w:r w:rsidR="00121498" w:rsidRPr="00FB587C">
        <w:t xml:space="preserve"> the JSON data stored in Blob Storage</w:t>
      </w:r>
      <w:r w:rsidR="00D650D1" w:rsidRPr="00FB587C">
        <w:t xml:space="preserve"> </w:t>
      </w:r>
      <w:r w:rsidR="00970BB0" w:rsidRPr="00FB587C">
        <w:t>by:</w:t>
      </w:r>
    </w:p>
    <w:p w14:paraId="230CE24A" w14:textId="0E7F1591" w:rsidR="00121498" w:rsidRPr="00121498" w:rsidRDefault="00121498" w:rsidP="00723725">
      <w:pPr>
        <w:pStyle w:val="ListParagraph"/>
        <w:numPr>
          <w:ilvl w:val="0"/>
          <w:numId w:val="18"/>
        </w:numPr>
      </w:pPr>
      <w:r w:rsidRPr="00121498">
        <w:t>Read</w:t>
      </w:r>
      <w:r w:rsidR="00970BB0">
        <w:t>ing</w:t>
      </w:r>
      <w:r w:rsidRPr="00121498">
        <w:t xml:space="preserve"> the JSON files from Blob Storage.</w:t>
      </w:r>
    </w:p>
    <w:p w14:paraId="4051F0B9" w14:textId="29F817AF" w:rsidR="00121498" w:rsidRPr="00121498" w:rsidRDefault="00121498" w:rsidP="00723725">
      <w:pPr>
        <w:pStyle w:val="ListParagraph"/>
        <w:numPr>
          <w:ilvl w:val="0"/>
          <w:numId w:val="18"/>
        </w:numPr>
      </w:pPr>
      <w:r w:rsidRPr="00121498">
        <w:t>Convert</w:t>
      </w:r>
      <w:r w:rsidR="00970BB0">
        <w:t xml:space="preserve">ing </w:t>
      </w:r>
      <w:r w:rsidRPr="00121498">
        <w:t>the complex JSON structure into CSV format for easier processing and analysis.</w:t>
      </w:r>
    </w:p>
    <w:p w14:paraId="4869DC23" w14:textId="566C3D36" w:rsidR="00AD6466" w:rsidRPr="00A33731" w:rsidRDefault="00121498" w:rsidP="00723725">
      <w:pPr>
        <w:pStyle w:val="ListParagraph"/>
        <w:numPr>
          <w:ilvl w:val="0"/>
          <w:numId w:val="18"/>
        </w:numPr>
      </w:pPr>
      <w:r w:rsidRPr="00121498">
        <w:t>Writ</w:t>
      </w:r>
      <w:r w:rsidR="00970BB0">
        <w:t>ing</w:t>
      </w:r>
      <w:r w:rsidRPr="00121498">
        <w:t xml:space="preserve"> the resulting CSV files back to Blob Storage, making them ready for the next steps.</w:t>
      </w:r>
    </w:p>
    <w:p w14:paraId="4E405C54" w14:textId="2BAA95E0" w:rsidR="0039195B" w:rsidRPr="00A33731" w:rsidRDefault="0039195B" w:rsidP="0039195B">
      <w:r w:rsidRPr="0039195B">
        <w:rPr>
          <w:noProof/>
        </w:rPr>
        <w:drawing>
          <wp:inline distT="0" distB="0" distL="0" distR="0" wp14:anchorId="4A447CA1" wp14:editId="6D322107">
            <wp:extent cx="12800199" cy="5162550"/>
            <wp:effectExtent l="0" t="0" r="0" b="0"/>
            <wp:docPr id="14173393" name="Picture 1" descr="Convert Extracted Dat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3393" name="Picture 1" descr="Convert Extracted Data "/>
                    <pic:cNvPicPr/>
                  </pic:nvPicPr>
                  <pic:blipFill>
                    <a:blip r:embed="rId25"/>
                    <a:stretch>
                      <a:fillRect/>
                    </a:stretch>
                  </pic:blipFill>
                  <pic:spPr>
                    <a:xfrm>
                      <a:off x="0" y="0"/>
                      <a:ext cx="12819760" cy="5170439"/>
                    </a:xfrm>
                    <a:prstGeom prst="rect">
                      <a:avLst/>
                    </a:prstGeom>
                  </pic:spPr>
                </pic:pic>
              </a:graphicData>
            </a:graphic>
          </wp:inline>
        </w:drawing>
      </w:r>
    </w:p>
    <w:p w14:paraId="591D0D36" w14:textId="77777777" w:rsidR="00655924" w:rsidRDefault="00655924" w:rsidP="00370CA4">
      <w:pPr>
        <w:pStyle w:val="Heading2"/>
        <w:spacing w:before="120"/>
        <w:sectPr w:rsidR="00655924" w:rsidSect="00E62C0B">
          <w:pgSz w:w="23040" w:h="15840" w:orient="landscape" w:code="5"/>
          <w:pgMar w:top="1440" w:right="8640" w:bottom="1440" w:left="1440" w:header="720" w:footer="720" w:gutter="0"/>
          <w:cols w:sep="1" w:space="1440"/>
          <w:docGrid w:linePitch="360"/>
        </w:sectPr>
      </w:pPr>
    </w:p>
    <w:p w14:paraId="6D81C2C0" w14:textId="77777777" w:rsidR="0039195B" w:rsidRDefault="0039195B" w:rsidP="00370CA4">
      <w:pPr>
        <w:pStyle w:val="Heading2"/>
        <w:spacing w:before="120"/>
        <w:sectPr w:rsidR="0039195B" w:rsidSect="00CD1D05">
          <w:type w:val="continuous"/>
          <w:pgSz w:w="23040" w:h="15840" w:orient="landscape" w:code="5"/>
          <w:pgMar w:top="1440" w:right="8640" w:bottom="1440" w:left="1440" w:header="720" w:footer="720" w:gutter="0"/>
          <w:cols w:sep="1" w:space="1440"/>
          <w:docGrid w:linePitch="360"/>
        </w:sectPr>
      </w:pPr>
    </w:p>
    <w:p w14:paraId="7E4F35BA" w14:textId="00A51B82" w:rsidR="005B6823" w:rsidRDefault="00655924" w:rsidP="00370CA4">
      <w:pPr>
        <w:pStyle w:val="Heading2"/>
        <w:spacing w:before="120"/>
      </w:pPr>
      <w:bookmarkStart w:id="47" w:name="_Toc209619759"/>
      <w:r>
        <w:lastRenderedPageBreak/>
        <w:t xml:space="preserve">Step </w:t>
      </w:r>
      <w:r w:rsidR="00AD6466" w:rsidRPr="00970BB0">
        <w:t>5</w:t>
      </w:r>
      <w:r w:rsidR="00246AC6">
        <w:t xml:space="preserve"> -</w:t>
      </w:r>
      <w:r w:rsidR="00AD6466" w:rsidRPr="00970BB0">
        <w:t xml:space="preserve"> </w:t>
      </w:r>
      <w:bookmarkStart w:id="48" w:name="OLE_LINK17"/>
      <w:r w:rsidR="00AD6466" w:rsidRPr="00970BB0">
        <w:t>Fetch and Transform Data</w:t>
      </w:r>
      <w:bookmarkEnd w:id="47"/>
      <w:r w:rsidR="00AD6466" w:rsidRPr="00970BB0">
        <w:t xml:space="preserve"> </w:t>
      </w:r>
      <w:bookmarkEnd w:id="48"/>
    </w:p>
    <w:p w14:paraId="6DD52DCA" w14:textId="33AE0062" w:rsidR="005B6823" w:rsidRDefault="005B6823" w:rsidP="00370CA4">
      <w:pPr>
        <w:spacing w:before="120" w:after="120"/>
      </w:pPr>
      <w:r>
        <w:t>ADF pipeline</w:t>
      </w:r>
      <w:r w:rsidR="1B9C121C">
        <w:t>s</w:t>
      </w:r>
      <w:r>
        <w:t xml:space="preserve"> </w:t>
      </w:r>
      <w:r w:rsidR="691253A4">
        <w:t xml:space="preserve">designed to perform data transformations specific to the </w:t>
      </w:r>
      <w:r w:rsidR="00445854">
        <w:t>source</w:t>
      </w:r>
      <w:r w:rsidR="691253A4">
        <w:t xml:space="preserve"> (SAP, TC, MES) </w:t>
      </w:r>
      <w:r w:rsidR="5731C2A8">
        <w:t>are</w:t>
      </w:r>
      <w:r>
        <w:t xml:space="preserve"> triggered to fetch the CSV data from</w:t>
      </w:r>
      <w:r w:rsidR="00825868">
        <w:t xml:space="preserve"> the</w:t>
      </w:r>
      <w:r>
        <w:t xml:space="preserve"> Blob Storage. This pipeline performs several transformation tasks, such as:</w:t>
      </w:r>
    </w:p>
    <w:p w14:paraId="264A943F" w14:textId="60E2D78A" w:rsidR="005B6823" w:rsidRDefault="005B6823" w:rsidP="00723725">
      <w:pPr>
        <w:pStyle w:val="ListParagraph"/>
        <w:numPr>
          <w:ilvl w:val="0"/>
          <w:numId w:val="10"/>
        </w:numPr>
      </w:pPr>
      <w:r>
        <w:t xml:space="preserve">Data cleansing: </w:t>
      </w:r>
      <w:r w:rsidR="00AE1CE4">
        <w:t>Null</w:t>
      </w:r>
      <w:r>
        <w:t xml:space="preserve"> values</w:t>
      </w:r>
      <w:r w:rsidR="00AE1CE4">
        <w:t xml:space="preserve"> are </w:t>
      </w:r>
      <w:r w:rsidR="00601EED">
        <w:t>removed,</w:t>
      </w:r>
      <w:r>
        <w:t xml:space="preserve"> and data inconsistencies</w:t>
      </w:r>
      <w:r w:rsidR="00601EED">
        <w:t xml:space="preserve"> are rectified</w:t>
      </w:r>
      <w:r>
        <w:t>.</w:t>
      </w:r>
    </w:p>
    <w:p w14:paraId="16260417" w14:textId="72345997" w:rsidR="005B6823" w:rsidRDefault="005B6823" w:rsidP="00723725">
      <w:pPr>
        <w:pStyle w:val="ListParagraph"/>
        <w:numPr>
          <w:ilvl w:val="0"/>
          <w:numId w:val="10"/>
        </w:numPr>
      </w:pPr>
      <w:r>
        <w:t xml:space="preserve">Deduplication: </w:t>
      </w:r>
      <w:r w:rsidR="00AE1CE4">
        <w:t>D</w:t>
      </w:r>
      <w:r>
        <w:t>uplicate records are identified and removed.</w:t>
      </w:r>
    </w:p>
    <w:p w14:paraId="3045A0C8" w14:textId="073FA40C" w:rsidR="005B6823" w:rsidRDefault="005B6823" w:rsidP="00370CA4">
      <w:pPr>
        <w:pStyle w:val="ListParagraph"/>
        <w:numPr>
          <w:ilvl w:val="0"/>
          <w:numId w:val="0"/>
        </w:numPr>
        <w:ind w:left="720"/>
      </w:pPr>
      <w:r>
        <w:t xml:space="preserve">Applying business logic: </w:t>
      </w:r>
      <w:r w:rsidR="00BF074A">
        <w:t xml:space="preserve">Data is transformed as per the </w:t>
      </w:r>
      <w:r w:rsidR="003C79CF">
        <w:t>business requirements specified in the logic.</w:t>
      </w:r>
    </w:p>
    <w:p w14:paraId="497D2E20" w14:textId="77777777" w:rsidR="003C79CF" w:rsidRDefault="003C79CF" w:rsidP="00370CA4">
      <w:pPr>
        <w:pStyle w:val="ListParagraph"/>
        <w:numPr>
          <w:ilvl w:val="0"/>
          <w:numId w:val="0"/>
        </w:numPr>
        <w:ind w:left="720"/>
      </w:pPr>
    </w:p>
    <w:p w14:paraId="70476CAF" w14:textId="464CB270" w:rsidR="005B6823" w:rsidRDefault="005B6823" w:rsidP="00370CA4">
      <w:pPr>
        <w:spacing w:before="120" w:after="120"/>
      </w:pPr>
      <w:r>
        <w:t>The transformed data is then prepared for loading into the target database.</w:t>
      </w:r>
    </w:p>
    <w:p w14:paraId="4FD5588F" w14:textId="7B2195F9" w:rsidR="00654DF0" w:rsidRDefault="00777565" w:rsidP="00370CA4">
      <w:pPr>
        <w:spacing w:before="120" w:after="120"/>
      </w:pPr>
      <w:r w:rsidRPr="00777565">
        <w:rPr>
          <w:noProof/>
        </w:rPr>
        <w:drawing>
          <wp:inline distT="0" distB="0" distL="0" distR="0" wp14:anchorId="52836A51" wp14:editId="4396BC6C">
            <wp:extent cx="12800200" cy="5162550"/>
            <wp:effectExtent l="0" t="0" r="0" b="0"/>
            <wp:docPr id="1829559600" name="Picture 1" descr="Fetch and Transform Dat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559600" name="Picture 1" descr="Fetch and Transform Data "/>
                    <pic:cNvPicPr/>
                  </pic:nvPicPr>
                  <pic:blipFill>
                    <a:blip r:embed="rId26"/>
                    <a:stretch>
                      <a:fillRect/>
                    </a:stretch>
                  </pic:blipFill>
                  <pic:spPr>
                    <a:xfrm>
                      <a:off x="0" y="0"/>
                      <a:ext cx="12824604" cy="5172393"/>
                    </a:xfrm>
                    <a:prstGeom prst="rect">
                      <a:avLst/>
                    </a:prstGeom>
                  </pic:spPr>
                </pic:pic>
              </a:graphicData>
            </a:graphic>
          </wp:inline>
        </w:drawing>
      </w:r>
    </w:p>
    <w:p w14:paraId="11C8D4B3" w14:textId="77777777" w:rsidR="0039195B" w:rsidRDefault="0039195B" w:rsidP="00370CA4">
      <w:pPr>
        <w:pStyle w:val="Heading2"/>
        <w:spacing w:before="120"/>
        <w:sectPr w:rsidR="0039195B" w:rsidSect="0039195B">
          <w:pgSz w:w="23040" w:h="15840" w:orient="landscape" w:code="5"/>
          <w:pgMar w:top="1440" w:right="8640" w:bottom="1440" w:left="1440" w:header="720" w:footer="720" w:gutter="0"/>
          <w:cols w:sep="1" w:space="1440"/>
          <w:docGrid w:linePitch="360"/>
        </w:sectPr>
      </w:pPr>
    </w:p>
    <w:p w14:paraId="1C27130D" w14:textId="0A8B0198" w:rsidR="00AD6466" w:rsidRDefault="00655924" w:rsidP="00370CA4">
      <w:pPr>
        <w:pStyle w:val="Heading2"/>
        <w:spacing w:before="120"/>
      </w:pPr>
      <w:bookmarkStart w:id="49" w:name="_Toc209619760"/>
      <w:r>
        <w:lastRenderedPageBreak/>
        <w:t xml:space="preserve">Step </w:t>
      </w:r>
      <w:r w:rsidR="00AD6466" w:rsidRPr="00AD6466">
        <w:t>6</w:t>
      </w:r>
      <w:r w:rsidR="003C79CF">
        <w:t xml:space="preserve"> - </w:t>
      </w:r>
      <w:bookmarkStart w:id="50" w:name="OLE_LINK18"/>
      <w:r w:rsidR="00AD6466" w:rsidRPr="00AD6466">
        <w:t>Load Transformed Data</w:t>
      </w:r>
      <w:bookmarkEnd w:id="49"/>
      <w:r w:rsidR="00AD6466" w:rsidRPr="00AD6466">
        <w:t xml:space="preserve"> </w:t>
      </w:r>
      <w:bookmarkEnd w:id="50"/>
    </w:p>
    <w:p w14:paraId="44B5D06B" w14:textId="0308ECE3" w:rsidR="00DE39E8" w:rsidRDefault="00DE39E8" w:rsidP="00370CA4">
      <w:pPr>
        <w:spacing w:before="120" w:after="120"/>
      </w:pPr>
      <w:r>
        <w:t xml:space="preserve">The transformed CSV data is loaded into PostgreSQL target tables, </w:t>
      </w:r>
      <w:r w:rsidR="0081075E">
        <w:t>where it is stored</w:t>
      </w:r>
      <w:r>
        <w:t xml:space="preserve"> for further processing and validation. PostgreSQL is a powerful, open-source relational database system that provides robust data management capabilities. The loading process involves:</w:t>
      </w:r>
    </w:p>
    <w:p w14:paraId="0E0976E9" w14:textId="77777777" w:rsidR="00DE39E8" w:rsidRDefault="00DE39E8" w:rsidP="00723725">
      <w:pPr>
        <w:pStyle w:val="ListParagraph"/>
        <w:numPr>
          <w:ilvl w:val="0"/>
          <w:numId w:val="11"/>
        </w:numPr>
      </w:pPr>
      <w:r>
        <w:t>Connecting to the PostgreSQL database.</w:t>
      </w:r>
    </w:p>
    <w:p w14:paraId="1C237A8D" w14:textId="77777777" w:rsidR="00DE39E8" w:rsidRDefault="00DE39E8" w:rsidP="00723725">
      <w:pPr>
        <w:pStyle w:val="ListParagraph"/>
        <w:numPr>
          <w:ilvl w:val="0"/>
          <w:numId w:val="11"/>
        </w:numPr>
      </w:pPr>
      <w:r>
        <w:t>Inserting the transformed data into the appropriate tables.</w:t>
      </w:r>
    </w:p>
    <w:p w14:paraId="5AF3DD8A" w14:textId="182125A7" w:rsidR="00DE39E8" w:rsidRDefault="00DE39E8" w:rsidP="00723725">
      <w:pPr>
        <w:pStyle w:val="ListParagraph"/>
        <w:numPr>
          <w:ilvl w:val="0"/>
          <w:numId w:val="11"/>
        </w:numPr>
      </w:pPr>
      <w:r>
        <w:t>Ensuring data integrity and consistency during the loading process.</w:t>
      </w:r>
    </w:p>
    <w:p w14:paraId="23CFC2A1" w14:textId="23401A45" w:rsidR="00FB739A" w:rsidRDefault="00FB739A" w:rsidP="00FB739A">
      <w:r w:rsidRPr="00FB739A">
        <w:rPr>
          <w:noProof/>
        </w:rPr>
        <w:drawing>
          <wp:inline distT="0" distB="0" distL="0" distR="0" wp14:anchorId="6D3C8E39" wp14:editId="009067C3">
            <wp:extent cx="12776583" cy="5153025"/>
            <wp:effectExtent l="0" t="0" r="0" b="0"/>
            <wp:docPr id="2073639975" name="Picture 1" descr="Load Transformed Dat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639975" name="Picture 1" descr="Load Transformed Data "/>
                    <pic:cNvPicPr/>
                  </pic:nvPicPr>
                  <pic:blipFill>
                    <a:blip r:embed="rId27"/>
                    <a:stretch>
                      <a:fillRect/>
                    </a:stretch>
                  </pic:blipFill>
                  <pic:spPr>
                    <a:xfrm>
                      <a:off x="0" y="0"/>
                      <a:ext cx="12812588" cy="5167546"/>
                    </a:xfrm>
                    <a:prstGeom prst="rect">
                      <a:avLst/>
                    </a:prstGeom>
                  </pic:spPr>
                </pic:pic>
              </a:graphicData>
            </a:graphic>
          </wp:inline>
        </w:drawing>
      </w:r>
    </w:p>
    <w:p w14:paraId="283C964D" w14:textId="77777777" w:rsidR="00FD1465" w:rsidRDefault="00FD1465" w:rsidP="00370CA4">
      <w:pPr>
        <w:pStyle w:val="Heading2"/>
        <w:spacing w:before="120"/>
        <w:sectPr w:rsidR="00FD1465" w:rsidSect="0039195B">
          <w:pgSz w:w="23040" w:h="15840" w:orient="landscape" w:code="5"/>
          <w:pgMar w:top="1440" w:right="8640" w:bottom="1440" w:left="1440" w:header="720" w:footer="720" w:gutter="0"/>
          <w:cols w:sep="1" w:space="1440"/>
          <w:docGrid w:linePitch="360"/>
        </w:sectPr>
      </w:pPr>
    </w:p>
    <w:p w14:paraId="60949E82" w14:textId="77777777" w:rsidR="0039195B" w:rsidRDefault="0039195B" w:rsidP="00370CA4">
      <w:pPr>
        <w:pStyle w:val="Heading2"/>
        <w:spacing w:before="120"/>
        <w:sectPr w:rsidR="0039195B" w:rsidSect="00CD1D05">
          <w:type w:val="continuous"/>
          <w:pgSz w:w="23040" w:h="15840" w:orient="landscape" w:code="5"/>
          <w:pgMar w:top="1440" w:right="8640" w:bottom="1440" w:left="1440" w:header="720" w:footer="720" w:gutter="0"/>
          <w:cols w:sep="1" w:space="1440"/>
          <w:docGrid w:linePitch="360"/>
        </w:sectPr>
      </w:pPr>
    </w:p>
    <w:p w14:paraId="2297F4FC" w14:textId="7FF6B1DF" w:rsidR="00AD6466" w:rsidRDefault="00655924" w:rsidP="00370CA4">
      <w:pPr>
        <w:pStyle w:val="Heading2"/>
        <w:spacing w:before="120"/>
      </w:pPr>
      <w:bookmarkStart w:id="51" w:name="_Toc209619761"/>
      <w:r>
        <w:lastRenderedPageBreak/>
        <w:t xml:space="preserve">Step </w:t>
      </w:r>
      <w:r w:rsidR="00AD6466" w:rsidRPr="00AD6466">
        <w:t>7</w:t>
      </w:r>
      <w:r w:rsidR="00006EC7">
        <w:t xml:space="preserve"> </w:t>
      </w:r>
      <w:r w:rsidR="00A14589">
        <w:t>-</w:t>
      </w:r>
      <w:r w:rsidR="00006EC7">
        <w:t xml:space="preserve"> </w:t>
      </w:r>
      <w:bookmarkStart w:id="52" w:name="OLE_LINK19"/>
      <w:r w:rsidR="00C66CA1">
        <w:t>Trigger GE</w:t>
      </w:r>
      <w:r w:rsidR="002728BA">
        <w:t xml:space="preserve"> </w:t>
      </w:r>
      <w:r w:rsidR="00781FB1">
        <w:t>Pipeline</w:t>
      </w:r>
      <w:bookmarkEnd w:id="51"/>
      <w:bookmarkEnd w:id="52"/>
    </w:p>
    <w:p w14:paraId="36143A96" w14:textId="77777777" w:rsidR="003739AC" w:rsidRDefault="003739AC" w:rsidP="00370CA4">
      <w:pPr>
        <w:spacing w:before="120" w:after="120"/>
      </w:pPr>
      <w:r>
        <w:t>After the data is loaded into PostgreSQL, the GE ADF pipeline is triggered. This pipeline calls the Great Expectations (GE) API, which is a tool for validating, documenting, and profiling data. The GE pipeline performs the following tasks:</w:t>
      </w:r>
    </w:p>
    <w:p w14:paraId="41186E46" w14:textId="77777777" w:rsidR="003739AC" w:rsidRDefault="003739AC" w:rsidP="00723725">
      <w:pPr>
        <w:pStyle w:val="ListParagraph"/>
        <w:numPr>
          <w:ilvl w:val="0"/>
          <w:numId w:val="12"/>
        </w:numPr>
      </w:pPr>
      <w:r>
        <w:t>Initiates the GE API to start the validation process.</w:t>
      </w:r>
    </w:p>
    <w:p w14:paraId="13C77D33" w14:textId="614B4ED7" w:rsidR="002D7F94" w:rsidRDefault="003739AC" w:rsidP="00723725">
      <w:pPr>
        <w:pStyle w:val="ListParagraph"/>
        <w:numPr>
          <w:ilvl w:val="0"/>
          <w:numId w:val="12"/>
        </w:numPr>
      </w:pPr>
      <w:r>
        <w:t>Passes the necessary parameters to the GE API to specify the validation rules and expectations.</w:t>
      </w:r>
    </w:p>
    <w:p w14:paraId="553F9360" w14:textId="485C9881" w:rsidR="002929D8" w:rsidRDefault="00BC037D" w:rsidP="00370CA4">
      <w:pPr>
        <w:spacing w:before="120" w:after="120"/>
      </w:pPr>
      <w:r>
        <w:rPr>
          <w:noProof/>
        </w:rPr>
        <w:drawing>
          <wp:inline distT="0" distB="0" distL="0" distR="0" wp14:anchorId="54EB6B03" wp14:editId="6A5D67D7">
            <wp:extent cx="12798339" cy="5162550"/>
            <wp:effectExtent l="0" t="0" r="0" b="0"/>
            <wp:docPr id="960281791" name="Picture 7" descr="Trigger GE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281791" name="Picture 7" descr="Trigger GE Pipelin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2813222" cy="5168553"/>
                    </a:xfrm>
                    <a:prstGeom prst="rect">
                      <a:avLst/>
                    </a:prstGeom>
                    <a:noFill/>
                  </pic:spPr>
                </pic:pic>
              </a:graphicData>
            </a:graphic>
          </wp:inline>
        </w:drawing>
      </w:r>
    </w:p>
    <w:p w14:paraId="26598E95" w14:textId="77777777" w:rsidR="002929D8" w:rsidRDefault="002929D8" w:rsidP="00370CA4">
      <w:pPr>
        <w:pStyle w:val="Heading2"/>
        <w:spacing w:before="120"/>
        <w:sectPr w:rsidR="002929D8" w:rsidSect="0039195B">
          <w:pgSz w:w="23040" w:h="15840" w:orient="landscape" w:code="5"/>
          <w:pgMar w:top="1440" w:right="8640" w:bottom="1440" w:left="1440" w:header="720" w:footer="720" w:gutter="0"/>
          <w:cols w:sep="1" w:space="1440"/>
          <w:docGrid w:linePitch="360"/>
        </w:sectPr>
      </w:pPr>
    </w:p>
    <w:p w14:paraId="06976339" w14:textId="0BF1CA77" w:rsidR="00AD3B38" w:rsidRPr="00440666" w:rsidRDefault="00FD1465" w:rsidP="00370CA4">
      <w:pPr>
        <w:pStyle w:val="Heading2"/>
        <w:spacing w:before="120"/>
      </w:pPr>
      <w:bookmarkStart w:id="53" w:name="_Toc209619762"/>
      <w:r>
        <w:lastRenderedPageBreak/>
        <w:t xml:space="preserve">Step </w:t>
      </w:r>
      <w:r w:rsidR="00AD6466" w:rsidRPr="00AD6466">
        <w:t>8</w:t>
      </w:r>
      <w:r w:rsidR="00440666">
        <w:t xml:space="preserve"> </w:t>
      </w:r>
      <w:r w:rsidR="00A14589">
        <w:t>-</w:t>
      </w:r>
      <w:r w:rsidR="00440666">
        <w:t xml:space="preserve"> </w:t>
      </w:r>
      <w:bookmarkStart w:id="54" w:name="OLE_LINK20"/>
      <w:r w:rsidR="00C66CA1">
        <w:t xml:space="preserve">Validate Data with </w:t>
      </w:r>
      <w:r w:rsidR="00781FB1">
        <w:t>GE API</w:t>
      </w:r>
      <w:bookmarkEnd w:id="53"/>
      <w:r w:rsidR="006C53E9">
        <w:t xml:space="preserve"> </w:t>
      </w:r>
      <w:r w:rsidR="00AD6466" w:rsidRPr="00AD6466">
        <w:t xml:space="preserve"> </w:t>
      </w:r>
      <w:bookmarkEnd w:id="54"/>
    </w:p>
    <w:p w14:paraId="12BFCAB0" w14:textId="4F7B0AA7" w:rsidR="00AD3B38" w:rsidRDefault="00AD3B38" w:rsidP="00370CA4">
      <w:pPr>
        <w:spacing w:before="120" w:after="120"/>
      </w:pPr>
      <w:r>
        <w:t xml:space="preserve">The GE API </w:t>
      </w:r>
      <w:r w:rsidR="004407D6">
        <w:t>performs data validations to</w:t>
      </w:r>
      <w:r>
        <w:t xml:space="preserve"> </w:t>
      </w:r>
      <w:r w:rsidR="004407D6">
        <w:t>ensure</w:t>
      </w:r>
      <w:r>
        <w:t xml:space="preserve"> that the data meets the required quality standards</w:t>
      </w:r>
      <w:r w:rsidR="004407D6">
        <w:t>. Its tasks include:</w:t>
      </w:r>
    </w:p>
    <w:p w14:paraId="62CF6C7F" w14:textId="77777777" w:rsidR="00AD3B38" w:rsidRDefault="00AD3B38" w:rsidP="00723725">
      <w:pPr>
        <w:pStyle w:val="ListParagraph"/>
        <w:numPr>
          <w:ilvl w:val="0"/>
          <w:numId w:val="13"/>
        </w:numPr>
      </w:pPr>
      <w:r>
        <w:t>Reading data from PostgreSQL tables.</w:t>
      </w:r>
    </w:p>
    <w:p w14:paraId="4A822492" w14:textId="77777777" w:rsidR="00AD3B38" w:rsidRDefault="00AD3B38" w:rsidP="00723725">
      <w:pPr>
        <w:pStyle w:val="ListParagraph"/>
        <w:numPr>
          <w:ilvl w:val="0"/>
          <w:numId w:val="13"/>
        </w:numPr>
      </w:pPr>
      <w:r>
        <w:t>Applying validation rules to check for data accuracy, completeness, and consistency.</w:t>
      </w:r>
    </w:p>
    <w:p w14:paraId="1D0EF6CD" w14:textId="7DC1C61C" w:rsidR="00AD3B38" w:rsidRDefault="00AD3B38" w:rsidP="00723725">
      <w:pPr>
        <w:pStyle w:val="ListParagraph"/>
        <w:numPr>
          <w:ilvl w:val="0"/>
          <w:numId w:val="13"/>
        </w:numPr>
      </w:pPr>
      <w:r>
        <w:t>Generating validation reports and logs for review.</w:t>
      </w:r>
    </w:p>
    <w:p w14:paraId="78E08A4C" w14:textId="0E355E40" w:rsidR="00BC037D" w:rsidRDefault="006C026C" w:rsidP="00BC037D">
      <w:r w:rsidRPr="006C026C">
        <w:rPr>
          <w:noProof/>
        </w:rPr>
        <w:drawing>
          <wp:inline distT="0" distB="0" distL="0" distR="0" wp14:anchorId="306D730D" wp14:editId="598741E3">
            <wp:extent cx="12776581" cy="5153025"/>
            <wp:effectExtent l="0" t="0" r="0" b="0"/>
            <wp:docPr id="1942164262" name="Picture 1" descr="Validate Data with GE API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164262" name="Picture 1" descr="Validate Data with GE API  "/>
                    <pic:cNvPicPr/>
                  </pic:nvPicPr>
                  <pic:blipFill>
                    <a:blip r:embed="rId29"/>
                    <a:stretch>
                      <a:fillRect/>
                    </a:stretch>
                  </pic:blipFill>
                  <pic:spPr>
                    <a:xfrm>
                      <a:off x="0" y="0"/>
                      <a:ext cx="12792772" cy="5159555"/>
                    </a:xfrm>
                    <a:prstGeom prst="rect">
                      <a:avLst/>
                    </a:prstGeom>
                  </pic:spPr>
                </pic:pic>
              </a:graphicData>
            </a:graphic>
          </wp:inline>
        </w:drawing>
      </w:r>
    </w:p>
    <w:p w14:paraId="4091C601" w14:textId="77777777" w:rsidR="0039195B" w:rsidRDefault="0039195B" w:rsidP="00370CA4">
      <w:pPr>
        <w:pStyle w:val="Heading2"/>
        <w:spacing w:before="120"/>
        <w:sectPr w:rsidR="0039195B" w:rsidSect="0039195B">
          <w:pgSz w:w="23040" w:h="15840" w:orient="landscape" w:code="5"/>
          <w:pgMar w:top="1440" w:right="8640" w:bottom="1440" w:left="1440" w:header="720" w:footer="720" w:gutter="0"/>
          <w:cols w:sep="1" w:space="1440"/>
          <w:docGrid w:linePitch="360"/>
        </w:sectPr>
      </w:pPr>
    </w:p>
    <w:p w14:paraId="33A3EA39" w14:textId="61B0F62D" w:rsidR="00AD6466" w:rsidRDefault="00131674" w:rsidP="00370CA4">
      <w:pPr>
        <w:pStyle w:val="Heading2"/>
        <w:spacing w:before="120"/>
      </w:pPr>
      <w:bookmarkStart w:id="55" w:name="_Toc209619763"/>
      <w:r>
        <w:lastRenderedPageBreak/>
        <w:t xml:space="preserve">Step </w:t>
      </w:r>
      <w:r w:rsidR="00AD6466" w:rsidRPr="00AD6466">
        <w:t>9</w:t>
      </w:r>
      <w:r w:rsidR="004407D6">
        <w:t xml:space="preserve"> </w:t>
      </w:r>
      <w:r w:rsidR="00A14589">
        <w:t>-</w:t>
      </w:r>
      <w:r w:rsidR="004407D6">
        <w:t xml:space="preserve"> </w:t>
      </w:r>
      <w:bookmarkStart w:id="56" w:name="OLE_LINK21"/>
      <w:r w:rsidR="004C3890">
        <w:t>Store Validated Data</w:t>
      </w:r>
      <w:bookmarkEnd w:id="55"/>
      <w:r w:rsidR="00AD6466" w:rsidRPr="00AD6466">
        <w:t xml:space="preserve"> </w:t>
      </w:r>
      <w:bookmarkEnd w:id="56"/>
    </w:p>
    <w:p w14:paraId="1F8654A5" w14:textId="271CC257" w:rsidR="00155C5D" w:rsidRDefault="00AD6466" w:rsidP="00370CA4">
      <w:pPr>
        <w:spacing w:before="120" w:after="120"/>
      </w:pPr>
      <w:r>
        <w:t>The validated data is handled</w:t>
      </w:r>
      <w:r w:rsidR="005E6E0A">
        <w:t xml:space="preserve"> as well as stored</w:t>
      </w:r>
      <w:r>
        <w:t xml:space="preserve"> by Great Expectations, ensuring it conforms to all specified rules and quality checks.</w:t>
      </w:r>
    </w:p>
    <w:p w14:paraId="1B91285B" w14:textId="5824057D" w:rsidR="006C026C" w:rsidRDefault="00A376A8" w:rsidP="00370CA4">
      <w:pPr>
        <w:spacing w:before="120" w:after="120"/>
      </w:pPr>
      <w:r w:rsidRPr="00A376A8">
        <w:rPr>
          <w:noProof/>
        </w:rPr>
        <w:drawing>
          <wp:inline distT="0" distB="0" distL="0" distR="0" wp14:anchorId="78F3723C" wp14:editId="0406274A">
            <wp:extent cx="12776582" cy="5153025"/>
            <wp:effectExtent l="0" t="0" r="0" b="0"/>
            <wp:docPr id="674856792" name="Picture 1" descr="Store Validated Dat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856792" name="Picture 1" descr="Store Validated Data "/>
                    <pic:cNvPicPr/>
                  </pic:nvPicPr>
                  <pic:blipFill>
                    <a:blip r:embed="rId30"/>
                    <a:stretch>
                      <a:fillRect/>
                    </a:stretch>
                  </pic:blipFill>
                  <pic:spPr>
                    <a:xfrm>
                      <a:off x="0" y="0"/>
                      <a:ext cx="12790983" cy="5158833"/>
                    </a:xfrm>
                    <a:prstGeom prst="rect">
                      <a:avLst/>
                    </a:prstGeom>
                  </pic:spPr>
                </pic:pic>
              </a:graphicData>
            </a:graphic>
          </wp:inline>
        </w:drawing>
      </w:r>
    </w:p>
    <w:p w14:paraId="326F4425" w14:textId="0F52240A" w:rsidR="00AD6466" w:rsidRDefault="00131674" w:rsidP="00370CA4">
      <w:pPr>
        <w:pStyle w:val="Heading2"/>
        <w:spacing w:before="120"/>
      </w:pPr>
      <w:r>
        <w:br w:type="column"/>
      </w:r>
      <w:bookmarkStart w:id="57" w:name="_Toc209619764"/>
      <w:r>
        <w:lastRenderedPageBreak/>
        <w:t xml:space="preserve">Step </w:t>
      </w:r>
      <w:r w:rsidR="00155C5D" w:rsidRPr="00155C5D">
        <w:t>10</w:t>
      </w:r>
      <w:r w:rsidR="005E6E0A">
        <w:t xml:space="preserve"> - </w:t>
      </w:r>
      <w:bookmarkStart w:id="58" w:name="OLE_LINK22"/>
      <w:r w:rsidR="00AD6466" w:rsidRPr="00155C5D">
        <w:t>Send Data to Event Hub</w:t>
      </w:r>
      <w:bookmarkEnd w:id="57"/>
      <w:r w:rsidR="00AD6466" w:rsidRPr="00155C5D">
        <w:t xml:space="preserve"> </w:t>
      </w:r>
      <w:bookmarkEnd w:id="58"/>
    </w:p>
    <w:p w14:paraId="134DCE02" w14:textId="77777777" w:rsidR="0029538F" w:rsidRDefault="0029538F" w:rsidP="00370CA4">
      <w:pPr>
        <w:spacing w:before="120" w:after="120"/>
      </w:pPr>
      <w:r>
        <w:t>After validation, the data is sent to Azure Event Hub. Event Hub is a big data streaming platform and event ingestion service that can receive and process millions of events per second. This step involves:</w:t>
      </w:r>
    </w:p>
    <w:p w14:paraId="2AE4DB86" w14:textId="6804B026" w:rsidR="0029538F" w:rsidRDefault="0029538F" w:rsidP="00723725">
      <w:pPr>
        <w:pStyle w:val="ListParagraph"/>
        <w:numPr>
          <w:ilvl w:val="0"/>
          <w:numId w:val="14"/>
        </w:numPr>
      </w:pPr>
      <w:r>
        <w:t xml:space="preserve">Streaming the </w:t>
      </w:r>
      <w:r w:rsidR="00D5034E">
        <w:t xml:space="preserve">data that has been validated with the status of validations and other </w:t>
      </w:r>
      <w:r w:rsidR="003C4504">
        <w:t xml:space="preserve">logs </w:t>
      </w:r>
      <w:r>
        <w:t xml:space="preserve">to </w:t>
      </w:r>
      <w:r w:rsidR="00F47A39">
        <w:t xml:space="preserve">the </w:t>
      </w:r>
      <w:r>
        <w:t>Event Hub.</w:t>
      </w:r>
    </w:p>
    <w:p w14:paraId="28C67162" w14:textId="77777777" w:rsidR="0029538F" w:rsidRDefault="0029538F" w:rsidP="00723725">
      <w:pPr>
        <w:pStyle w:val="ListParagraph"/>
        <w:numPr>
          <w:ilvl w:val="0"/>
          <w:numId w:val="14"/>
        </w:numPr>
      </w:pPr>
      <w:r>
        <w:t>Ensuring that the data is securely transmitted.</w:t>
      </w:r>
    </w:p>
    <w:p w14:paraId="31CC3566" w14:textId="36D027EB" w:rsidR="00155C5D" w:rsidRDefault="0029538F" w:rsidP="00723725">
      <w:pPr>
        <w:pStyle w:val="ListParagraph"/>
        <w:numPr>
          <w:ilvl w:val="0"/>
          <w:numId w:val="14"/>
        </w:numPr>
      </w:pPr>
      <w:r>
        <w:t>Preparing the data for further processing and analysis.</w:t>
      </w:r>
    </w:p>
    <w:p w14:paraId="52F06F20" w14:textId="77BC7DCF" w:rsidR="00EF3C3D" w:rsidRDefault="00A73C2C" w:rsidP="00EF3C3D">
      <w:r w:rsidRPr="00A73C2C">
        <w:rPr>
          <w:noProof/>
        </w:rPr>
        <w:drawing>
          <wp:inline distT="0" distB="0" distL="0" distR="0" wp14:anchorId="15335CCC" wp14:editId="0E0F617F">
            <wp:extent cx="12800115" cy="5162515"/>
            <wp:effectExtent l="0" t="0" r="0" b="0"/>
            <wp:docPr id="2105424691" name="Picture 1" descr="Send Data to Event Hub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424691" name="Picture 1" descr="Send Data to Event Hub "/>
                    <pic:cNvPicPr/>
                  </pic:nvPicPr>
                  <pic:blipFill>
                    <a:blip r:embed="rId31"/>
                    <a:stretch>
                      <a:fillRect/>
                    </a:stretch>
                  </pic:blipFill>
                  <pic:spPr>
                    <a:xfrm>
                      <a:off x="0" y="0"/>
                      <a:ext cx="12852231" cy="5183534"/>
                    </a:xfrm>
                    <a:prstGeom prst="rect">
                      <a:avLst/>
                    </a:prstGeom>
                  </pic:spPr>
                </pic:pic>
              </a:graphicData>
            </a:graphic>
          </wp:inline>
        </w:drawing>
      </w:r>
    </w:p>
    <w:p w14:paraId="024E56D9" w14:textId="77777777" w:rsidR="00131674" w:rsidRDefault="00131674" w:rsidP="00370CA4">
      <w:pPr>
        <w:pStyle w:val="Heading2"/>
        <w:spacing w:before="120"/>
        <w:sectPr w:rsidR="00131674" w:rsidSect="0039195B">
          <w:pgSz w:w="23040" w:h="15840" w:orient="landscape" w:code="5"/>
          <w:pgMar w:top="1440" w:right="8640" w:bottom="1440" w:left="1440" w:header="720" w:footer="720" w:gutter="0"/>
          <w:cols w:sep="1" w:space="1440"/>
          <w:docGrid w:linePitch="360"/>
        </w:sectPr>
      </w:pPr>
    </w:p>
    <w:p w14:paraId="42F0B4E4" w14:textId="77777777" w:rsidR="00EF3C3D" w:rsidRDefault="00EF3C3D" w:rsidP="00370CA4">
      <w:pPr>
        <w:pStyle w:val="Heading2"/>
        <w:spacing w:before="120"/>
        <w:sectPr w:rsidR="00EF3C3D" w:rsidSect="00CD1D05">
          <w:type w:val="continuous"/>
          <w:pgSz w:w="23040" w:h="15840" w:orient="landscape" w:code="5"/>
          <w:pgMar w:top="1440" w:right="8640" w:bottom="1440" w:left="1440" w:header="720" w:footer="720" w:gutter="0"/>
          <w:cols w:sep="1" w:space="1440"/>
          <w:docGrid w:linePitch="360"/>
        </w:sectPr>
      </w:pPr>
    </w:p>
    <w:p w14:paraId="24B6C374" w14:textId="274E4F8B" w:rsidR="00AD6466" w:rsidRDefault="00131674" w:rsidP="00370CA4">
      <w:pPr>
        <w:pStyle w:val="Heading2"/>
        <w:spacing w:before="120"/>
      </w:pPr>
      <w:bookmarkStart w:id="59" w:name="_Toc209619765"/>
      <w:r>
        <w:lastRenderedPageBreak/>
        <w:t xml:space="preserve">Step </w:t>
      </w:r>
      <w:r w:rsidR="00155C5D" w:rsidRPr="00155C5D">
        <w:t>11</w:t>
      </w:r>
      <w:r w:rsidR="00520946">
        <w:t xml:space="preserve"> - </w:t>
      </w:r>
      <w:bookmarkStart w:id="60" w:name="OLE_LINK23"/>
      <w:r w:rsidR="00AD6466" w:rsidRPr="00155C5D">
        <w:t>Ingest Data into A</w:t>
      </w:r>
      <w:r w:rsidR="00D927AE">
        <w:t>DX</w:t>
      </w:r>
      <w:bookmarkEnd w:id="59"/>
      <w:bookmarkEnd w:id="60"/>
    </w:p>
    <w:p w14:paraId="2E7B2D47" w14:textId="486A9205" w:rsidR="004473C2" w:rsidRDefault="004473C2" w:rsidP="00370CA4">
      <w:pPr>
        <w:spacing w:before="120" w:after="120"/>
      </w:pPr>
      <w:r>
        <w:t>ADX provides powerful querying capabilities, allowing users to perform advanced data analysis and gain insights from the validated data.</w:t>
      </w:r>
      <w:r w:rsidR="008A7115">
        <w:t xml:space="preserve"> The following tasks are performed at this step:</w:t>
      </w:r>
    </w:p>
    <w:p w14:paraId="749D3A4D" w14:textId="232087B3" w:rsidR="00BB4455" w:rsidRDefault="008A7115" w:rsidP="00723725">
      <w:pPr>
        <w:pStyle w:val="ListParagraph"/>
        <w:numPr>
          <w:ilvl w:val="0"/>
          <w:numId w:val="15"/>
        </w:numPr>
      </w:pPr>
      <w:r>
        <w:t xml:space="preserve">A connection between </w:t>
      </w:r>
      <w:r w:rsidR="00BB4455">
        <w:t xml:space="preserve">Event Hub </w:t>
      </w:r>
      <w:r>
        <w:t>and</w:t>
      </w:r>
      <w:r w:rsidR="00BB4455">
        <w:t xml:space="preserve"> ADX </w:t>
      </w:r>
      <w:r>
        <w:t xml:space="preserve">is established </w:t>
      </w:r>
      <w:r w:rsidR="00BB4455">
        <w:t>for data ingestion.</w:t>
      </w:r>
    </w:p>
    <w:p w14:paraId="4ED29967" w14:textId="1C5800B8" w:rsidR="00BB4455" w:rsidRDefault="008A7115" w:rsidP="00723725">
      <w:pPr>
        <w:pStyle w:val="ListParagraph"/>
        <w:numPr>
          <w:ilvl w:val="0"/>
          <w:numId w:val="15"/>
        </w:numPr>
      </w:pPr>
      <w:r>
        <w:t>Data is ingested</w:t>
      </w:r>
      <w:r w:rsidR="00BB4455">
        <w:t xml:space="preserve"> into ADX for real-time analysis.</w:t>
      </w:r>
    </w:p>
    <w:p w14:paraId="27993ADD" w14:textId="38D2FC6E" w:rsidR="00BB4455" w:rsidRDefault="008A7115" w:rsidP="00723725">
      <w:pPr>
        <w:pStyle w:val="ListParagraph"/>
        <w:numPr>
          <w:ilvl w:val="0"/>
          <w:numId w:val="15"/>
        </w:numPr>
      </w:pPr>
      <w:r>
        <w:t>Complex queries are p</w:t>
      </w:r>
      <w:r w:rsidR="00BB4455">
        <w:t>erform</w:t>
      </w:r>
      <w:r>
        <w:t>ed</w:t>
      </w:r>
      <w:r w:rsidR="00BB4455">
        <w:t xml:space="preserve"> on the data to derive insights.</w:t>
      </w:r>
    </w:p>
    <w:p w14:paraId="3E1F3966" w14:textId="407AC001" w:rsidR="00E91B48" w:rsidRDefault="00E91B48" w:rsidP="00370CA4">
      <w:pPr>
        <w:spacing w:before="120" w:after="120"/>
      </w:pPr>
      <w:r w:rsidRPr="00E91B48">
        <w:rPr>
          <w:noProof/>
        </w:rPr>
        <w:drawing>
          <wp:inline distT="0" distB="0" distL="0" distR="0" wp14:anchorId="4024B1BE" wp14:editId="1B112AFA">
            <wp:extent cx="12630150" cy="5093965"/>
            <wp:effectExtent l="0" t="0" r="0" b="0"/>
            <wp:docPr id="1941806674" name="Picture 1" descr="Ingest Data into AD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806674" name="Picture 1" descr="Ingest Data into ADX"/>
                    <pic:cNvPicPr/>
                  </pic:nvPicPr>
                  <pic:blipFill>
                    <a:blip r:embed="rId32"/>
                    <a:stretch>
                      <a:fillRect/>
                    </a:stretch>
                  </pic:blipFill>
                  <pic:spPr>
                    <a:xfrm>
                      <a:off x="0" y="0"/>
                      <a:ext cx="12691303" cy="5118629"/>
                    </a:xfrm>
                    <a:prstGeom prst="rect">
                      <a:avLst/>
                    </a:prstGeom>
                  </pic:spPr>
                </pic:pic>
              </a:graphicData>
            </a:graphic>
          </wp:inline>
        </w:drawing>
      </w:r>
    </w:p>
    <w:p w14:paraId="03E53A8B" w14:textId="56DBFA91" w:rsidR="00AD6466" w:rsidRDefault="00131674" w:rsidP="00370CA4">
      <w:pPr>
        <w:pStyle w:val="Heading2"/>
        <w:spacing w:before="120"/>
      </w:pPr>
      <w:r>
        <w:br w:type="column"/>
      </w:r>
      <w:bookmarkStart w:id="61" w:name="_Toc209619766"/>
      <w:r>
        <w:lastRenderedPageBreak/>
        <w:t xml:space="preserve">Step </w:t>
      </w:r>
      <w:r w:rsidR="00155C5D" w:rsidRPr="00155C5D">
        <w:t>12</w:t>
      </w:r>
      <w:r w:rsidR="008A7115">
        <w:t xml:space="preserve"> - </w:t>
      </w:r>
      <w:bookmarkStart w:id="62" w:name="OLE_LINK24"/>
      <w:r w:rsidR="00AD6466" w:rsidRPr="00155C5D">
        <w:t>Visualiz</w:t>
      </w:r>
      <w:r w:rsidR="008A7115">
        <w:t>e</w:t>
      </w:r>
      <w:r w:rsidR="00AD6466" w:rsidRPr="00155C5D">
        <w:t xml:space="preserve"> Data</w:t>
      </w:r>
      <w:bookmarkEnd w:id="61"/>
      <w:r w:rsidR="00AD6466" w:rsidRPr="00155C5D">
        <w:t xml:space="preserve"> </w:t>
      </w:r>
      <w:bookmarkEnd w:id="62"/>
    </w:p>
    <w:p w14:paraId="73025F13" w14:textId="562A4A89" w:rsidR="00BE21E0" w:rsidRDefault="00AD6466" w:rsidP="00370CA4">
      <w:pPr>
        <w:spacing w:before="120" w:after="120"/>
      </w:pPr>
      <w:r>
        <w:t xml:space="preserve">Finally, the results of the data analysis are visualized in dashboards and </w:t>
      </w:r>
      <w:r w:rsidR="00A66777">
        <w:t xml:space="preserve">as </w:t>
      </w:r>
      <w:r>
        <w:t>reports. These visualization</w:t>
      </w:r>
      <w:r w:rsidR="00A66777">
        <w:t xml:space="preserve"> methods</w:t>
      </w:r>
      <w:r>
        <w:t xml:space="preserve"> provide end-users with actionable insights, enabling informed decision-making based on the processed and validated data.</w:t>
      </w:r>
      <w:r w:rsidR="00BE21E0">
        <w:t xml:space="preserve"> </w:t>
      </w:r>
      <w:r w:rsidR="005B3BFF">
        <w:t>The following tasks are performed at this step:</w:t>
      </w:r>
    </w:p>
    <w:p w14:paraId="4617969D" w14:textId="77777777" w:rsidR="00BE21E0" w:rsidRDefault="00BE21E0" w:rsidP="00723725">
      <w:pPr>
        <w:pStyle w:val="ListParagraph"/>
        <w:numPr>
          <w:ilvl w:val="0"/>
          <w:numId w:val="16"/>
        </w:numPr>
      </w:pPr>
      <w:r>
        <w:t>The queried results are pinned to workbooks in Azure Data Explorer.</w:t>
      </w:r>
    </w:p>
    <w:p w14:paraId="762A7DBE" w14:textId="11F9EE76" w:rsidR="00BE21E0" w:rsidRDefault="00BE21E0" w:rsidP="00723725">
      <w:pPr>
        <w:pStyle w:val="ListParagraph"/>
        <w:numPr>
          <w:ilvl w:val="0"/>
          <w:numId w:val="16"/>
        </w:numPr>
      </w:pPr>
      <w:r>
        <w:t>These workbooks are then used to create interactive dashboards that provide visual insights and facilitate decision-making.</w:t>
      </w:r>
    </w:p>
    <w:p w14:paraId="41B91442" w14:textId="26355314" w:rsidR="00155C5D" w:rsidRDefault="00071F29" w:rsidP="00AD6466">
      <w:pPr>
        <w:spacing w:after="0"/>
      </w:pPr>
      <w:r w:rsidRPr="00071F29">
        <w:rPr>
          <w:noProof/>
        </w:rPr>
        <w:drawing>
          <wp:inline distT="0" distB="0" distL="0" distR="0" wp14:anchorId="600DAE1C" wp14:editId="1F44D0F4">
            <wp:extent cx="12752967" cy="5143500"/>
            <wp:effectExtent l="0" t="0" r="0" b="0"/>
            <wp:docPr id="232609309" name="Picture 1" descr="Visualize Dat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609309" name="Picture 1" descr="Visualize Data "/>
                    <pic:cNvPicPr/>
                  </pic:nvPicPr>
                  <pic:blipFill>
                    <a:blip r:embed="rId33"/>
                    <a:stretch>
                      <a:fillRect/>
                    </a:stretch>
                  </pic:blipFill>
                  <pic:spPr>
                    <a:xfrm>
                      <a:off x="0" y="0"/>
                      <a:ext cx="12773798" cy="5151902"/>
                    </a:xfrm>
                    <a:prstGeom prst="rect">
                      <a:avLst/>
                    </a:prstGeom>
                  </pic:spPr>
                </pic:pic>
              </a:graphicData>
            </a:graphic>
          </wp:inline>
        </w:drawing>
      </w:r>
    </w:p>
    <w:sectPr w:rsidR="00155C5D" w:rsidSect="00EF3C3D">
      <w:pgSz w:w="23040" w:h="15840" w:orient="landscape" w:code="5"/>
      <w:pgMar w:top="1440" w:right="8640" w:bottom="1440" w:left="1440" w:header="720" w:footer="720" w:gutter="0"/>
      <w:cols w:sep="1" w:space="144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456400" w14:textId="77777777" w:rsidR="00377CE2" w:rsidRDefault="00377CE2" w:rsidP="00564CDE">
      <w:r>
        <w:separator/>
      </w:r>
    </w:p>
  </w:endnote>
  <w:endnote w:type="continuationSeparator" w:id="0">
    <w:p w14:paraId="0155F3BD" w14:textId="77777777" w:rsidR="00377CE2" w:rsidRDefault="00377CE2" w:rsidP="00564CDE">
      <w:r>
        <w:continuationSeparator/>
      </w:r>
    </w:p>
  </w:endnote>
  <w:endnote w:type="continuationNotice" w:id="1">
    <w:p w14:paraId="5F18F9DE" w14:textId="77777777" w:rsidR="00377CE2" w:rsidRDefault="00377CE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raphik">
    <w:panose1 w:val="020B0503030202060203"/>
    <w:charset w:val="00"/>
    <w:family w:val="swiss"/>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CB54B" w14:textId="0DF97EC3" w:rsidR="00E67211" w:rsidRDefault="007546E1">
    <w:pPr>
      <w:pStyle w:val="Footer"/>
    </w:pPr>
    <w:r>
      <w:t>© 202</w:t>
    </w:r>
    <w:r w:rsidR="00D7785E">
      <w:t>5</w:t>
    </w:r>
    <w:r>
      <w:t xml:space="preserve"> Accenture. All rights reserved.</w:t>
    </w:r>
    <w:r w:rsidR="00FC5F57">
      <w:ptab w:relativeTo="margin" w:alignment="center" w:leader="none"/>
    </w:r>
    <w:r w:rsidR="00736472">
      <w:t xml:space="preserve">                              </w:t>
    </w:r>
    <w:r>
      <w:t xml:space="preserve">Document Version: </w:t>
    </w:r>
    <w:sdt>
      <w:sdtPr>
        <w:alias w:val="Label"/>
        <w:tag w:val="DLCPolicyLabelValue"/>
        <w:id w:val="-1863969347"/>
        <w:lock w:val="contentLocked"/>
        <w:placeholder>
          <w:docPart w:val="65F12F0127D444F2BAE3C804BB7B51C5"/>
        </w:placeholder>
        <w:dataBinding w:prefixMappings="xmlns:ns0='http://schemas.microsoft.com/office/2006/metadata/properties' xmlns:ns1='http://www.w3.org/2001/XMLSchema-instance' xmlns:ns2='http://schemas.microsoft.com/office/infopath/2007/PartnerControls' xmlns:ns3='c4bbe816-f9b7-401b-8d8f-485022adc0f2' xmlns:ns4='4dd2697e-1121-4f39-a4a5-b3e938ee93d2' " w:xpath="/ns0:properties[1]/documentManagement[1]/ns4:DLCPolicyLabelValue[1]" w:storeItemID="{8D02FCFF-CA75-45BC-A806-88D993452CB5}"/>
        <w:text w:multiLine="1"/>
      </w:sdtPr>
      <w:sdtContent>
        <w:del w:id="0" w:author="Olson, Ed" w:date="2026-02-02T14:35:00Z" w16du:dateUtc="2026-02-02T20:35:00Z">
          <w:r w:rsidR="00A16132" w:rsidDel="00DB4590">
            <w:delText>4.0</w:delText>
          </w:r>
        </w:del>
        <w:ins w:id="1" w:author="Olson, Ed" w:date="2026-02-02T14:35:00Z" w16du:dateUtc="2026-02-02T20:35:00Z">
          <w:r w:rsidR="00DB4590">
            <w:t>6.0</w:t>
          </w:r>
        </w:ins>
      </w:sdtContent>
    </w:sdt>
    <w:r w:rsidR="00FC5F57">
      <w:ptab w:relativeTo="margin" w:alignment="right" w:leader="none"/>
    </w:r>
    <w:r>
      <w:fldChar w:fldCharType="begin"/>
    </w:r>
    <w:r>
      <w:instrText xml:space="preserve"> PAGE   \* MERGEFORMAT </w:instrText>
    </w:r>
    <w:r>
      <w:fldChar w:fldCharType="separate"/>
    </w:r>
    <w:r>
      <w:rPr>
        <w:noProof/>
      </w:rPr>
      <w:t>1</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2DF09" w14:textId="5E31AB83" w:rsidR="006324D6" w:rsidRPr="001808FB" w:rsidRDefault="001808FB" w:rsidP="001808FB">
    <w:pPr>
      <w:pStyle w:val="Footer"/>
      <w:rPr>
        <w:sz w:val="18"/>
        <w:szCs w:val="18"/>
      </w:rPr>
    </w:pPr>
    <w:r w:rsidRPr="001808FB">
      <w:rPr>
        <w:sz w:val="18"/>
        <w:szCs w:val="18"/>
      </w:rPr>
      <w:t>© 202</w:t>
    </w:r>
    <w:r w:rsidR="0074156A">
      <w:rPr>
        <w:sz w:val="18"/>
        <w:szCs w:val="18"/>
      </w:rPr>
      <w:t>5</w:t>
    </w:r>
    <w:r w:rsidRPr="001808FB">
      <w:rPr>
        <w:sz w:val="18"/>
        <w:szCs w:val="18"/>
      </w:rPr>
      <w:t xml:space="preserve"> Accenture. All rights reserved.</w:t>
    </w:r>
    <w:r w:rsidRPr="001808FB">
      <w:rPr>
        <w:sz w:val="18"/>
        <w:szCs w:val="18"/>
      </w:rPr>
      <w:ptab w:relativeTo="margin" w:alignment="center" w:leader="none"/>
    </w:r>
    <w:r w:rsidRPr="001808FB">
      <w:rPr>
        <w:sz w:val="18"/>
        <w:szCs w:val="18"/>
      </w:rPr>
      <w:t>Document Version:</w:t>
    </w:r>
    <w:r w:rsidR="001B3E37">
      <w:rPr>
        <w:sz w:val="18"/>
        <w:szCs w:val="18"/>
      </w:rPr>
      <w:t xml:space="preserve"> </w:t>
    </w:r>
    <w:sdt>
      <w:sdtPr>
        <w:rPr>
          <w:sz w:val="18"/>
          <w:szCs w:val="18"/>
        </w:rPr>
        <w:alias w:val="Label"/>
        <w:tag w:val="DLCPolicyLabelValue"/>
        <w:id w:val="1347522067"/>
        <w:lock w:val="contentLocked"/>
        <w:placeholder>
          <w:docPart w:val="78F69E14953B4CB29F399CD933910EF5"/>
        </w:placeholder>
        <w:dataBinding w:prefixMappings="xmlns:ns0='http://schemas.microsoft.com/office/2006/metadata/properties' xmlns:ns1='http://www.w3.org/2001/XMLSchema-instance' xmlns:ns2='http://schemas.microsoft.com/office/infopath/2007/PartnerControls' xmlns:ns3='c4bbe816-f9b7-401b-8d8f-485022adc0f2' xmlns:ns4='4dd2697e-1121-4f39-a4a5-b3e938ee93d2' " w:xpath="/ns0:properties[1]/documentManagement[1]/ns4:DLCPolicyLabelValue[1]" w:storeItemID="{8D02FCFF-CA75-45BC-A806-88D993452CB5}"/>
        <w:text w:multiLine="1"/>
      </w:sdtPr>
      <w:sdtContent>
        <w:del w:id="38" w:author="Olson, Ed" w:date="2026-02-02T14:35:00Z" w16du:dateUtc="2026-02-02T20:35:00Z">
          <w:r w:rsidR="00A16132" w:rsidDel="00DB4590">
            <w:rPr>
              <w:sz w:val="18"/>
              <w:szCs w:val="18"/>
            </w:rPr>
            <w:delText>4.0</w:delText>
          </w:r>
        </w:del>
        <w:ins w:id="39" w:author="Olson, Ed" w:date="2026-02-02T14:35:00Z" w16du:dateUtc="2026-02-02T20:35:00Z">
          <w:r w:rsidR="00DB4590">
            <w:rPr>
              <w:sz w:val="18"/>
              <w:szCs w:val="18"/>
            </w:rPr>
            <w:t>6.0</w:t>
          </w:r>
        </w:ins>
      </w:sdtContent>
    </w:sdt>
    <w:r w:rsidRPr="001808FB">
      <w:rPr>
        <w:sz w:val="18"/>
        <w:szCs w:val="18"/>
      </w:rPr>
      <w:ptab w:relativeTo="margin" w:alignment="right" w:leader="none"/>
    </w:r>
    <w:r w:rsidRPr="001808FB">
      <w:rPr>
        <w:sz w:val="18"/>
        <w:szCs w:val="18"/>
      </w:rPr>
      <w:fldChar w:fldCharType="begin"/>
    </w:r>
    <w:r w:rsidRPr="001808FB">
      <w:rPr>
        <w:sz w:val="18"/>
        <w:szCs w:val="18"/>
      </w:rPr>
      <w:instrText xml:space="preserve"> PAGE   \* MERGEFORMAT </w:instrText>
    </w:r>
    <w:r w:rsidRPr="001808FB">
      <w:rPr>
        <w:sz w:val="18"/>
        <w:szCs w:val="18"/>
      </w:rPr>
      <w:fldChar w:fldCharType="separate"/>
    </w:r>
    <w:r w:rsidRPr="001808FB">
      <w:rPr>
        <w:noProof/>
        <w:sz w:val="18"/>
        <w:szCs w:val="18"/>
      </w:rPr>
      <w:t>1</w:t>
    </w:r>
    <w:r w:rsidRPr="001808FB">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3ABFFA" w14:textId="77777777" w:rsidR="00377CE2" w:rsidRDefault="00377CE2" w:rsidP="00564CDE">
      <w:r>
        <w:separator/>
      </w:r>
    </w:p>
  </w:footnote>
  <w:footnote w:type="continuationSeparator" w:id="0">
    <w:p w14:paraId="0C6A154F" w14:textId="77777777" w:rsidR="00377CE2" w:rsidRDefault="00377CE2" w:rsidP="00564CDE">
      <w:r>
        <w:continuationSeparator/>
      </w:r>
    </w:p>
  </w:footnote>
  <w:footnote w:type="continuationNotice" w:id="1">
    <w:p w14:paraId="53BDE996" w14:textId="77777777" w:rsidR="00377CE2" w:rsidRDefault="00377CE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4387D" w14:textId="715872AE" w:rsidR="00D7785E" w:rsidRDefault="00D7785E">
    <w:pPr>
      <w:pStyle w:val="Header"/>
    </w:pPr>
    <w:r>
      <w:rPr>
        <w:noProof/>
        <w14:ligatures w14:val="none"/>
      </w:rPr>
      <w:drawing>
        <wp:inline distT="0" distB="0" distL="0" distR="0" wp14:anchorId="01AA22A4" wp14:editId="3603F9F4">
          <wp:extent cx="1499610" cy="144000"/>
          <wp:effectExtent l="0" t="0" r="0" b="8890"/>
          <wp:docPr id="1804321288"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321288" name="Picture 1">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499610" cy="144000"/>
                  </a:xfrm>
                  <a:prstGeom prst="rect">
                    <a:avLst/>
                  </a:prstGeom>
                </pic:spPr>
              </pic:pic>
            </a:graphicData>
          </a:graphic>
        </wp:inline>
      </w:drawing>
    </w:r>
    <w:r>
      <w:ptab w:relativeTo="margin" w:alignment="center" w:leader="none"/>
    </w:r>
    <w:r>
      <w:ptab w:relativeTo="margin" w:alignment="right" w:leader="none"/>
    </w:r>
    <w:hyperlink r:id="rId2" w:history="1">
      <w:r>
        <w:rPr>
          <w:rStyle w:val="Hyperlink"/>
        </w:rPr>
        <w:t>Send Feedback</w:t>
      </w:r>
    </w:hyperlink>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B0049" w14:textId="015ECCFE" w:rsidR="006324D6" w:rsidRPr="007511C5" w:rsidRDefault="0074156A" w:rsidP="007511C5">
    <w:pPr>
      <w:pStyle w:val="Header"/>
    </w:pPr>
    <w:r>
      <w:rPr>
        <w:noProof/>
        <w14:ligatures w14:val="none"/>
      </w:rPr>
      <w:drawing>
        <wp:inline distT="0" distB="0" distL="0" distR="0" wp14:anchorId="233D8395" wp14:editId="196A2CC1">
          <wp:extent cx="1499505" cy="144000"/>
          <wp:effectExtent l="0" t="0" r="0" b="8890"/>
          <wp:docPr id="13988923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892374" name="Picture 1398892374"/>
                  <pic:cNvPicPr/>
                </pic:nvPicPr>
                <pic:blipFill>
                  <a:blip r:embed="rId1">
                    <a:extLst>
                      <a:ext uri="{28A0092B-C50C-407E-A947-70E740481C1C}">
                        <a14:useLocalDpi xmlns:a14="http://schemas.microsoft.com/office/drawing/2010/main" val="0"/>
                      </a:ext>
                    </a:extLst>
                  </a:blip>
                  <a:stretch>
                    <a:fillRect/>
                  </a:stretch>
                </pic:blipFill>
                <pic:spPr>
                  <a:xfrm>
                    <a:off x="0" y="0"/>
                    <a:ext cx="1499505" cy="144000"/>
                  </a:xfrm>
                  <a:prstGeom prst="rect">
                    <a:avLst/>
                  </a:prstGeom>
                </pic:spPr>
              </pic:pic>
            </a:graphicData>
          </a:graphic>
        </wp:inline>
      </w:drawing>
    </w:r>
    <w:r>
      <w:ptab w:relativeTo="margin" w:alignment="center" w:leader="none"/>
    </w:r>
    <w:r>
      <w:ptab w:relativeTo="margin" w:alignment="right" w:leader="none"/>
    </w:r>
    <w:hyperlink r:id="rId2" w:history="1">
      <w:r>
        <w:rPr>
          <w:rStyle w:val="Hyperlink"/>
        </w:rPr>
        <w:t>Send Feedback</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F990D14E"/>
    <w:lvl w:ilvl="0">
      <w:start w:val="1"/>
      <w:numFmt w:val="bullet"/>
      <w:pStyle w:val="ListBullet3"/>
      <w:lvlText w:val=""/>
      <w:lvlJc w:val="left"/>
      <w:pPr>
        <w:tabs>
          <w:tab w:val="num" w:pos="2780"/>
        </w:tabs>
        <w:ind w:left="2780" w:hanging="360"/>
      </w:pPr>
      <w:rPr>
        <w:rFonts w:ascii="Symbol" w:hAnsi="Symbol" w:hint="default"/>
      </w:rPr>
    </w:lvl>
  </w:abstractNum>
  <w:abstractNum w:abstractNumId="1" w15:restartNumberingAfterBreak="0">
    <w:nsid w:val="FFFFFF83"/>
    <w:multiLevelType w:val="singleLevel"/>
    <w:tmpl w:val="4EE2B46C"/>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CF5A3A60"/>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32B2BAF"/>
    <w:multiLevelType w:val="hybridMultilevel"/>
    <w:tmpl w:val="1214EF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655C98"/>
    <w:multiLevelType w:val="hybridMultilevel"/>
    <w:tmpl w:val="E8021A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578743C"/>
    <w:multiLevelType w:val="hybridMultilevel"/>
    <w:tmpl w:val="F564BF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76E2900"/>
    <w:multiLevelType w:val="hybridMultilevel"/>
    <w:tmpl w:val="4A3E8A1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8" w15:restartNumberingAfterBreak="0">
    <w:nsid w:val="0FC05B7D"/>
    <w:multiLevelType w:val="hybridMultilevel"/>
    <w:tmpl w:val="E7068BD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0E55E9E"/>
    <w:multiLevelType w:val="hybridMultilevel"/>
    <w:tmpl w:val="50C2B8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1981CAD"/>
    <w:multiLevelType w:val="hybridMultilevel"/>
    <w:tmpl w:val="861C7B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A22CCD"/>
    <w:multiLevelType w:val="hybridMultilevel"/>
    <w:tmpl w:val="6DB2D252"/>
    <w:lvl w:ilvl="0" w:tplc="0C7C2BF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740FDA"/>
    <w:multiLevelType w:val="hybridMultilevel"/>
    <w:tmpl w:val="9296FB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95B9762"/>
    <w:multiLevelType w:val="hybridMultilevel"/>
    <w:tmpl w:val="E7C87032"/>
    <w:lvl w:ilvl="0" w:tplc="A8CE75DA">
      <w:start w:val="1"/>
      <w:numFmt w:val="bullet"/>
      <w:lvlText w:val="·"/>
      <w:lvlJc w:val="left"/>
      <w:pPr>
        <w:ind w:left="720" w:hanging="360"/>
      </w:pPr>
      <w:rPr>
        <w:rFonts w:ascii="Symbol" w:hAnsi="Symbol" w:hint="default"/>
      </w:rPr>
    </w:lvl>
    <w:lvl w:ilvl="1" w:tplc="D1F8A72E">
      <w:start w:val="1"/>
      <w:numFmt w:val="bullet"/>
      <w:lvlText w:val="o"/>
      <w:lvlJc w:val="left"/>
      <w:pPr>
        <w:ind w:left="1440" w:hanging="360"/>
      </w:pPr>
      <w:rPr>
        <w:rFonts w:ascii="Courier New" w:hAnsi="Courier New" w:hint="default"/>
      </w:rPr>
    </w:lvl>
    <w:lvl w:ilvl="2" w:tplc="0F94EEFA">
      <w:start w:val="1"/>
      <w:numFmt w:val="bullet"/>
      <w:lvlText w:val=""/>
      <w:lvlJc w:val="left"/>
      <w:pPr>
        <w:ind w:left="2160" w:hanging="360"/>
      </w:pPr>
      <w:rPr>
        <w:rFonts w:ascii="Wingdings" w:hAnsi="Wingdings" w:hint="default"/>
      </w:rPr>
    </w:lvl>
    <w:lvl w:ilvl="3" w:tplc="A712FAB4">
      <w:start w:val="1"/>
      <w:numFmt w:val="bullet"/>
      <w:lvlText w:val=""/>
      <w:lvlJc w:val="left"/>
      <w:pPr>
        <w:ind w:left="2880" w:hanging="360"/>
      </w:pPr>
      <w:rPr>
        <w:rFonts w:ascii="Symbol" w:hAnsi="Symbol" w:hint="default"/>
      </w:rPr>
    </w:lvl>
    <w:lvl w:ilvl="4" w:tplc="67D25172">
      <w:start w:val="1"/>
      <w:numFmt w:val="bullet"/>
      <w:lvlText w:val="o"/>
      <w:lvlJc w:val="left"/>
      <w:pPr>
        <w:ind w:left="3600" w:hanging="360"/>
      </w:pPr>
      <w:rPr>
        <w:rFonts w:ascii="Courier New" w:hAnsi="Courier New" w:hint="default"/>
      </w:rPr>
    </w:lvl>
    <w:lvl w:ilvl="5" w:tplc="E9A0214E">
      <w:start w:val="1"/>
      <w:numFmt w:val="bullet"/>
      <w:lvlText w:val=""/>
      <w:lvlJc w:val="left"/>
      <w:pPr>
        <w:ind w:left="4320" w:hanging="360"/>
      </w:pPr>
      <w:rPr>
        <w:rFonts w:ascii="Wingdings" w:hAnsi="Wingdings" w:hint="default"/>
      </w:rPr>
    </w:lvl>
    <w:lvl w:ilvl="6" w:tplc="03A64BCC">
      <w:start w:val="1"/>
      <w:numFmt w:val="bullet"/>
      <w:lvlText w:val=""/>
      <w:lvlJc w:val="left"/>
      <w:pPr>
        <w:ind w:left="5040" w:hanging="360"/>
      </w:pPr>
      <w:rPr>
        <w:rFonts w:ascii="Symbol" w:hAnsi="Symbol" w:hint="default"/>
      </w:rPr>
    </w:lvl>
    <w:lvl w:ilvl="7" w:tplc="25F0ABB2">
      <w:start w:val="1"/>
      <w:numFmt w:val="bullet"/>
      <w:lvlText w:val="o"/>
      <w:lvlJc w:val="left"/>
      <w:pPr>
        <w:ind w:left="5760" w:hanging="360"/>
      </w:pPr>
      <w:rPr>
        <w:rFonts w:ascii="Courier New" w:hAnsi="Courier New" w:hint="default"/>
      </w:rPr>
    </w:lvl>
    <w:lvl w:ilvl="8" w:tplc="798EB4AC">
      <w:start w:val="1"/>
      <w:numFmt w:val="bullet"/>
      <w:lvlText w:val=""/>
      <w:lvlJc w:val="left"/>
      <w:pPr>
        <w:ind w:left="6480" w:hanging="360"/>
      </w:pPr>
      <w:rPr>
        <w:rFonts w:ascii="Wingdings" w:hAnsi="Wingdings" w:hint="default"/>
      </w:rPr>
    </w:lvl>
  </w:abstractNum>
  <w:abstractNum w:abstractNumId="14" w15:restartNumberingAfterBreak="0">
    <w:nsid w:val="1C355F92"/>
    <w:multiLevelType w:val="hybridMultilevel"/>
    <w:tmpl w:val="F65CEF1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1DC96390"/>
    <w:multiLevelType w:val="hybridMultilevel"/>
    <w:tmpl w:val="D24426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B215023"/>
    <w:multiLevelType w:val="hybridMultilevel"/>
    <w:tmpl w:val="10225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2D7B76CB"/>
    <w:multiLevelType w:val="hybridMultilevel"/>
    <w:tmpl w:val="2A2C56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2FB60C7E"/>
    <w:multiLevelType w:val="hybridMultilevel"/>
    <w:tmpl w:val="EADECD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3C36B38"/>
    <w:multiLevelType w:val="hybridMultilevel"/>
    <w:tmpl w:val="2C7272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5716DB0"/>
    <w:multiLevelType w:val="hybridMultilevel"/>
    <w:tmpl w:val="9528BA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AB56098"/>
    <w:multiLevelType w:val="hybridMultilevel"/>
    <w:tmpl w:val="FE4EBD5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15:restartNumberingAfterBreak="0">
    <w:nsid w:val="3EE05ECE"/>
    <w:multiLevelType w:val="hybridMultilevel"/>
    <w:tmpl w:val="79425E9E"/>
    <w:lvl w:ilvl="0" w:tplc="04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3F752D99"/>
    <w:multiLevelType w:val="hybridMultilevel"/>
    <w:tmpl w:val="6F7C7796"/>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AF67FD9"/>
    <w:multiLevelType w:val="hybridMultilevel"/>
    <w:tmpl w:val="4B8213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CF47F4E"/>
    <w:multiLevelType w:val="hybridMultilevel"/>
    <w:tmpl w:val="5360F5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DD239F8"/>
    <w:multiLevelType w:val="hybridMultilevel"/>
    <w:tmpl w:val="75E696B4"/>
    <w:lvl w:ilvl="0" w:tplc="4009000F">
      <w:start w:val="1"/>
      <w:numFmt w:val="decimal"/>
      <w:lvlText w:val="%1."/>
      <w:lvlJc w:val="left"/>
      <w:pPr>
        <w:ind w:left="720" w:hanging="360"/>
      </w:pPr>
      <w:rPr>
        <w:rFonts w:hint="default"/>
      </w:rPr>
    </w:lvl>
    <w:lvl w:ilvl="1" w:tplc="1A408160">
      <w:start w:val="1"/>
      <w:numFmt w:val="lowerLetter"/>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39D000F"/>
    <w:multiLevelType w:val="hybridMultilevel"/>
    <w:tmpl w:val="D7E89D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9" w15:restartNumberingAfterBreak="0">
    <w:nsid w:val="573B2937"/>
    <w:multiLevelType w:val="hybridMultilevel"/>
    <w:tmpl w:val="B95C6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7B055DB"/>
    <w:multiLevelType w:val="hybridMultilevel"/>
    <w:tmpl w:val="09DE019C"/>
    <w:lvl w:ilvl="0" w:tplc="FFFFFFFF">
      <w:start w:val="1"/>
      <w:numFmt w:val="decimal"/>
      <w:lvlText w:val="%1."/>
      <w:lvlJc w:val="left"/>
      <w:pPr>
        <w:ind w:left="720" w:hanging="360"/>
      </w:pPr>
      <w:rPr>
        <w:rFonts w:hint="default"/>
      </w:rPr>
    </w:lvl>
    <w:lvl w:ilvl="1" w:tplc="40090001">
      <w:start w:val="1"/>
      <w:numFmt w:val="bullet"/>
      <w:lvlText w:val=""/>
      <w:lvlJc w:val="left"/>
      <w:pPr>
        <w:ind w:left="72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B685E5D"/>
    <w:multiLevelType w:val="multilevel"/>
    <w:tmpl w:val="209092AE"/>
    <w:lvl w:ilvl="0">
      <w:start w:val="1"/>
      <w:numFmt w:val="decimal"/>
      <w:lvlText w:val="%1"/>
      <w:lvlJc w:val="left"/>
      <w:pPr>
        <w:tabs>
          <w:tab w:val="num" w:pos="432"/>
        </w:tabs>
        <w:ind w:left="432" w:hanging="432"/>
      </w:pPr>
      <w:rPr>
        <w:rFonts w:cs="Times New Roman"/>
      </w:rPr>
    </w:lvl>
    <w:lvl w:ilvl="1">
      <w:start w:val="1"/>
      <w:numFmt w:val="decimal"/>
      <w:lvlText w:val="%1.%2"/>
      <w:lvlJc w:val="left"/>
      <w:pPr>
        <w:tabs>
          <w:tab w:val="num" w:pos="576"/>
        </w:tabs>
        <w:ind w:left="576" w:hanging="576"/>
      </w:pPr>
      <w:rPr>
        <w:rFonts w:cs="Times New Roman"/>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864"/>
        </w:tabs>
        <w:ind w:left="864" w:hanging="864"/>
      </w:pPr>
      <w:rPr>
        <w:rFonts w:cs="Times New Roman"/>
      </w:rPr>
    </w:lvl>
    <w:lvl w:ilvl="4">
      <w:start w:val="1"/>
      <w:numFmt w:val="decimal"/>
      <w:pStyle w:val="Heading5"/>
      <w:lvlText w:val="%1.%2.%3.%4.%5"/>
      <w:lvlJc w:val="left"/>
      <w:pPr>
        <w:tabs>
          <w:tab w:val="num" w:pos="1008"/>
        </w:tabs>
        <w:ind w:left="1008" w:hanging="1008"/>
      </w:pPr>
      <w:rPr>
        <w:rFonts w:cs="Times New Roman"/>
      </w:rPr>
    </w:lvl>
    <w:lvl w:ilvl="5">
      <w:start w:val="1"/>
      <w:numFmt w:val="decimal"/>
      <w:pStyle w:val="Heading6"/>
      <w:lvlText w:val="%1.%2.%3.%4.%5.%6"/>
      <w:lvlJc w:val="left"/>
      <w:pPr>
        <w:tabs>
          <w:tab w:val="num" w:pos="1152"/>
        </w:tabs>
        <w:ind w:left="1152" w:hanging="1152"/>
      </w:pPr>
      <w:rPr>
        <w:rFonts w:cs="Times New Roman"/>
      </w:rPr>
    </w:lvl>
    <w:lvl w:ilvl="6">
      <w:start w:val="1"/>
      <w:numFmt w:val="decimal"/>
      <w:pStyle w:val="Heading7"/>
      <w:lvlText w:val="%1.%2.%3.%4.%5.%6.%7"/>
      <w:lvlJc w:val="left"/>
      <w:pPr>
        <w:tabs>
          <w:tab w:val="num" w:pos="1296"/>
        </w:tabs>
        <w:ind w:left="1296" w:hanging="1296"/>
      </w:pPr>
      <w:rPr>
        <w:rFonts w:cs="Times New Roman"/>
      </w:rPr>
    </w:lvl>
    <w:lvl w:ilvl="7">
      <w:start w:val="1"/>
      <w:numFmt w:val="decimal"/>
      <w:pStyle w:val="Heading8"/>
      <w:lvlText w:val="%1.%2.%3.%4.%5.%6.%7.%8"/>
      <w:lvlJc w:val="left"/>
      <w:pPr>
        <w:tabs>
          <w:tab w:val="num" w:pos="1440"/>
        </w:tabs>
        <w:ind w:left="1440" w:hanging="1440"/>
      </w:pPr>
      <w:rPr>
        <w:rFonts w:cs="Times New Roman"/>
      </w:rPr>
    </w:lvl>
    <w:lvl w:ilvl="8">
      <w:start w:val="1"/>
      <w:numFmt w:val="decimal"/>
      <w:pStyle w:val="Heading9"/>
      <w:lvlText w:val="%1.%2.%3.%4.%5.%6.%7.%8.%9"/>
      <w:lvlJc w:val="left"/>
      <w:pPr>
        <w:tabs>
          <w:tab w:val="num" w:pos="1584"/>
        </w:tabs>
        <w:ind w:left="1584" w:hanging="1584"/>
      </w:pPr>
      <w:rPr>
        <w:rFonts w:cs="Times New Roman"/>
      </w:rPr>
    </w:lvl>
  </w:abstractNum>
  <w:abstractNum w:abstractNumId="32" w15:restartNumberingAfterBreak="0">
    <w:nsid w:val="5C5B48B6"/>
    <w:multiLevelType w:val="hybridMultilevel"/>
    <w:tmpl w:val="65CEFD7E"/>
    <w:lvl w:ilvl="0" w:tplc="6E96D404">
      <w:start w:val="1"/>
      <w:numFmt w:val="lowerLetter"/>
      <w:pStyle w:val="NOLIST2"/>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E1C1D98"/>
    <w:multiLevelType w:val="hybridMultilevel"/>
    <w:tmpl w:val="0AB2B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37E218F"/>
    <w:multiLevelType w:val="hybridMultilevel"/>
    <w:tmpl w:val="7B26EF24"/>
    <w:lvl w:ilvl="0" w:tplc="C896DA14">
      <w:start w:val="1"/>
      <w:numFmt w:val="decimal"/>
      <w:lvlText w:val="%1."/>
      <w:lvlJc w:val="left"/>
      <w:pPr>
        <w:tabs>
          <w:tab w:val="num" w:pos="360"/>
        </w:tabs>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649F65E6"/>
    <w:multiLevelType w:val="hybridMultilevel"/>
    <w:tmpl w:val="CCF0AB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534488C"/>
    <w:multiLevelType w:val="hybridMultilevel"/>
    <w:tmpl w:val="AE8A6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8913D9E"/>
    <w:multiLevelType w:val="hybridMultilevel"/>
    <w:tmpl w:val="31A4B6D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6D937AD3"/>
    <w:multiLevelType w:val="hybridMultilevel"/>
    <w:tmpl w:val="9E5E1C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E493AF0"/>
    <w:multiLevelType w:val="hybridMultilevel"/>
    <w:tmpl w:val="9DFC4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12B443C"/>
    <w:multiLevelType w:val="hybridMultilevel"/>
    <w:tmpl w:val="09823B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2282662"/>
    <w:multiLevelType w:val="hybridMultilevel"/>
    <w:tmpl w:val="2598BDD6"/>
    <w:lvl w:ilvl="0" w:tplc="3FF63222">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2" w15:restartNumberingAfterBreak="0">
    <w:nsid w:val="78664354"/>
    <w:multiLevelType w:val="hybridMultilevel"/>
    <w:tmpl w:val="7512A1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7B983BB6"/>
    <w:multiLevelType w:val="hybridMultilevel"/>
    <w:tmpl w:val="E14A83C4"/>
    <w:lvl w:ilvl="0" w:tplc="C896DA14">
      <w:start w:val="1"/>
      <w:numFmt w:val="decimal"/>
      <w:lvlText w:val="%1."/>
      <w:lvlJc w:val="left"/>
      <w:pPr>
        <w:tabs>
          <w:tab w:val="num" w:pos="360"/>
        </w:tabs>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31115147">
    <w:abstractNumId w:val="31"/>
  </w:num>
  <w:num w:numId="2" w16cid:durableId="1431269258">
    <w:abstractNumId w:val="2"/>
  </w:num>
  <w:num w:numId="3" w16cid:durableId="1744184981">
    <w:abstractNumId w:val="1"/>
  </w:num>
  <w:num w:numId="4" w16cid:durableId="1871721680">
    <w:abstractNumId w:val="0"/>
  </w:num>
  <w:num w:numId="5" w16cid:durableId="1618608524">
    <w:abstractNumId w:val="32"/>
  </w:num>
  <w:num w:numId="6" w16cid:durableId="2122143729">
    <w:abstractNumId w:val="7"/>
  </w:num>
  <w:num w:numId="7" w16cid:durableId="49808471">
    <w:abstractNumId w:val="17"/>
  </w:num>
  <w:num w:numId="8" w16cid:durableId="386997184">
    <w:abstractNumId w:val="41"/>
  </w:num>
  <w:num w:numId="9" w16cid:durableId="702705675">
    <w:abstractNumId w:val="16"/>
  </w:num>
  <w:num w:numId="10" w16cid:durableId="1840345638">
    <w:abstractNumId w:val="33"/>
  </w:num>
  <w:num w:numId="11" w16cid:durableId="2083746036">
    <w:abstractNumId w:val="9"/>
  </w:num>
  <w:num w:numId="12" w16cid:durableId="1149787822">
    <w:abstractNumId w:val="40"/>
  </w:num>
  <w:num w:numId="13" w16cid:durableId="95299278">
    <w:abstractNumId w:val="36"/>
  </w:num>
  <w:num w:numId="14" w16cid:durableId="1856571246">
    <w:abstractNumId w:val="20"/>
  </w:num>
  <w:num w:numId="15" w16cid:durableId="616524156">
    <w:abstractNumId w:val="10"/>
  </w:num>
  <w:num w:numId="16" w16cid:durableId="1387144496">
    <w:abstractNumId w:val="38"/>
  </w:num>
  <w:num w:numId="17" w16cid:durableId="1406993485">
    <w:abstractNumId w:val="28"/>
  </w:num>
  <w:num w:numId="18" w16cid:durableId="1623732157">
    <w:abstractNumId w:val="12"/>
  </w:num>
  <w:num w:numId="19" w16cid:durableId="79446248">
    <w:abstractNumId w:val="21"/>
  </w:num>
  <w:num w:numId="20" w16cid:durableId="312223048">
    <w:abstractNumId w:val="8"/>
  </w:num>
  <w:num w:numId="21" w16cid:durableId="1531187456">
    <w:abstractNumId w:val="39"/>
  </w:num>
  <w:num w:numId="22" w16cid:durableId="1120487733">
    <w:abstractNumId w:val="19"/>
  </w:num>
  <w:num w:numId="23" w16cid:durableId="903181985">
    <w:abstractNumId w:val="11"/>
  </w:num>
  <w:num w:numId="24" w16cid:durableId="1102526899">
    <w:abstractNumId w:val="3"/>
  </w:num>
  <w:num w:numId="25" w16cid:durableId="1998220108">
    <w:abstractNumId w:val="13"/>
  </w:num>
  <w:num w:numId="26" w16cid:durableId="1223370939">
    <w:abstractNumId w:val="22"/>
  </w:num>
  <w:num w:numId="27" w16cid:durableId="429811703">
    <w:abstractNumId w:val="27"/>
  </w:num>
  <w:num w:numId="28" w16cid:durableId="87847416">
    <w:abstractNumId w:val="30"/>
  </w:num>
  <w:num w:numId="29" w16cid:durableId="247234149">
    <w:abstractNumId w:val="23"/>
  </w:num>
  <w:num w:numId="30" w16cid:durableId="203718174">
    <w:abstractNumId w:val="37"/>
  </w:num>
  <w:num w:numId="31" w16cid:durableId="931667345">
    <w:abstractNumId w:val="14"/>
  </w:num>
  <w:num w:numId="32" w16cid:durableId="1138382143">
    <w:abstractNumId w:val="42"/>
  </w:num>
  <w:num w:numId="33" w16cid:durableId="2024354236">
    <w:abstractNumId w:val="24"/>
  </w:num>
  <w:num w:numId="34" w16cid:durableId="998070747">
    <w:abstractNumId w:val="29"/>
  </w:num>
  <w:num w:numId="35" w16cid:durableId="1309629840">
    <w:abstractNumId w:val="15"/>
  </w:num>
  <w:num w:numId="36" w16cid:durableId="1610165803">
    <w:abstractNumId w:val="35"/>
  </w:num>
  <w:num w:numId="37" w16cid:durableId="2074503013">
    <w:abstractNumId w:val="34"/>
  </w:num>
  <w:num w:numId="38" w16cid:durableId="1156454104">
    <w:abstractNumId w:val="4"/>
  </w:num>
  <w:num w:numId="39" w16cid:durableId="1566259019">
    <w:abstractNumId w:val="5"/>
  </w:num>
  <w:num w:numId="40" w16cid:durableId="1284116245">
    <w:abstractNumId w:val="26"/>
  </w:num>
  <w:num w:numId="41" w16cid:durableId="335377241">
    <w:abstractNumId w:val="25"/>
  </w:num>
  <w:num w:numId="42" w16cid:durableId="1900284785">
    <w:abstractNumId w:val="6"/>
  </w:num>
  <w:num w:numId="43" w16cid:durableId="116068585">
    <w:abstractNumId w:val="43"/>
  </w:num>
  <w:num w:numId="44" w16cid:durableId="896279814">
    <w:abstractNumId w:val="18"/>
  </w:num>
  <w:num w:numId="45" w16cid:durableId="241138606">
    <w:abstractNumId w:val="7"/>
  </w:num>
  <w:num w:numId="46" w16cid:durableId="1196039978">
    <w:abstractNumId w:val="16"/>
  </w:num>
  <w:numIdMacAtCleanup w:val="2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lson, Ed">
    <w15:presenceInfo w15:providerId="AD" w15:userId="S::edward.r.olson@accenture.com::dc6b8c1a-53c8-415a-8797-f9cedce5fce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trackRevisions/>
  <w:documentProtection w:edit="trackedChanges" w:enforcement="1" w:cryptProviderType="rsaAES" w:cryptAlgorithmClass="hash" w:cryptAlgorithmType="typeAny" w:cryptAlgorithmSid="14" w:cryptSpinCount="100000" w:hash="B1g6VrLH61ooO0yS7skYw3m5bIIzIB9c2k3/qWQYUGypY8dxdmkbfrBNVocujhmLj20s8zfqYSKTNR5tN/DKRg==" w:salt="2MTzo9n6KBmolAlnumIaSg=="/>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M3tjA0N7I0MTExMzRX0lEKTi0uzszPAykwMqkFAG9J7yUtAAAA"/>
  </w:docVars>
  <w:rsids>
    <w:rsidRoot w:val="00EB40B1"/>
    <w:rsid w:val="000017CF"/>
    <w:rsid w:val="00001FE2"/>
    <w:rsid w:val="00003140"/>
    <w:rsid w:val="00003D24"/>
    <w:rsid w:val="00004C0D"/>
    <w:rsid w:val="00006EC7"/>
    <w:rsid w:val="000148F9"/>
    <w:rsid w:val="00015BF3"/>
    <w:rsid w:val="00020F4F"/>
    <w:rsid w:val="00021248"/>
    <w:rsid w:val="0002168C"/>
    <w:rsid w:val="0002267D"/>
    <w:rsid w:val="00022853"/>
    <w:rsid w:val="000257CD"/>
    <w:rsid w:val="00026393"/>
    <w:rsid w:val="00026886"/>
    <w:rsid w:val="00027215"/>
    <w:rsid w:val="000318BE"/>
    <w:rsid w:val="00031A05"/>
    <w:rsid w:val="000414D3"/>
    <w:rsid w:val="0004351C"/>
    <w:rsid w:val="00045D21"/>
    <w:rsid w:val="00045DCB"/>
    <w:rsid w:val="000535BF"/>
    <w:rsid w:val="0005752B"/>
    <w:rsid w:val="00060FB8"/>
    <w:rsid w:val="00061931"/>
    <w:rsid w:val="0006259F"/>
    <w:rsid w:val="0006265B"/>
    <w:rsid w:val="00064F56"/>
    <w:rsid w:val="00067A1F"/>
    <w:rsid w:val="00067FF2"/>
    <w:rsid w:val="00070E7F"/>
    <w:rsid w:val="00071F29"/>
    <w:rsid w:val="00080294"/>
    <w:rsid w:val="0008177C"/>
    <w:rsid w:val="000835E8"/>
    <w:rsid w:val="00085272"/>
    <w:rsid w:val="00087A15"/>
    <w:rsid w:val="00091C08"/>
    <w:rsid w:val="0009261B"/>
    <w:rsid w:val="0009369B"/>
    <w:rsid w:val="00093A55"/>
    <w:rsid w:val="0009478A"/>
    <w:rsid w:val="000960F6"/>
    <w:rsid w:val="000A474A"/>
    <w:rsid w:val="000A5148"/>
    <w:rsid w:val="000B5386"/>
    <w:rsid w:val="000B7397"/>
    <w:rsid w:val="000C070A"/>
    <w:rsid w:val="000C0A68"/>
    <w:rsid w:val="000C2D09"/>
    <w:rsid w:val="000C4FD1"/>
    <w:rsid w:val="000D0167"/>
    <w:rsid w:val="000D1ABE"/>
    <w:rsid w:val="000D271C"/>
    <w:rsid w:val="000D37D0"/>
    <w:rsid w:val="000D3BF8"/>
    <w:rsid w:val="000D46EF"/>
    <w:rsid w:val="000D48C6"/>
    <w:rsid w:val="000E1C77"/>
    <w:rsid w:val="000E23A1"/>
    <w:rsid w:val="000E34F4"/>
    <w:rsid w:val="000E484F"/>
    <w:rsid w:val="000E4A39"/>
    <w:rsid w:val="000F24D4"/>
    <w:rsid w:val="001003B5"/>
    <w:rsid w:val="0010055F"/>
    <w:rsid w:val="001008BD"/>
    <w:rsid w:val="001033EC"/>
    <w:rsid w:val="00103A73"/>
    <w:rsid w:val="0010416B"/>
    <w:rsid w:val="001042D8"/>
    <w:rsid w:val="001057BE"/>
    <w:rsid w:val="00111BAC"/>
    <w:rsid w:val="00112FDB"/>
    <w:rsid w:val="00113505"/>
    <w:rsid w:val="0011456C"/>
    <w:rsid w:val="00115006"/>
    <w:rsid w:val="0011558A"/>
    <w:rsid w:val="00116933"/>
    <w:rsid w:val="00116972"/>
    <w:rsid w:val="00121498"/>
    <w:rsid w:val="00121BD8"/>
    <w:rsid w:val="00121EF7"/>
    <w:rsid w:val="00123BF6"/>
    <w:rsid w:val="001245F1"/>
    <w:rsid w:val="00125C51"/>
    <w:rsid w:val="00131674"/>
    <w:rsid w:val="0013274D"/>
    <w:rsid w:val="00133C4A"/>
    <w:rsid w:val="00135A26"/>
    <w:rsid w:val="00135C5B"/>
    <w:rsid w:val="00135EA7"/>
    <w:rsid w:val="001378A5"/>
    <w:rsid w:val="001408CB"/>
    <w:rsid w:val="00141F35"/>
    <w:rsid w:val="00142EC4"/>
    <w:rsid w:val="00143F51"/>
    <w:rsid w:val="001445A9"/>
    <w:rsid w:val="00146D05"/>
    <w:rsid w:val="00147555"/>
    <w:rsid w:val="00150C17"/>
    <w:rsid w:val="00152C8E"/>
    <w:rsid w:val="001552FE"/>
    <w:rsid w:val="00155B88"/>
    <w:rsid w:val="00155C5D"/>
    <w:rsid w:val="00157D57"/>
    <w:rsid w:val="00157DA0"/>
    <w:rsid w:val="0016309D"/>
    <w:rsid w:val="00167DA2"/>
    <w:rsid w:val="00171F6F"/>
    <w:rsid w:val="00172971"/>
    <w:rsid w:val="0017362D"/>
    <w:rsid w:val="00174290"/>
    <w:rsid w:val="00174DE6"/>
    <w:rsid w:val="00175708"/>
    <w:rsid w:val="00175D2E"/>
    <w:rsid w:val="001808FB"/>
    <w:rsid w:val="00181940"/>
    <w:rsid w:val="0018371B"/>
    <w:rsid w:val="001848A8"/>
    <w:rsid w:val="00186565"/>
    <w:rsid w:val="00190FD7"/>
    <w:rsid w:val="00194131"/>
    <w:rsid w:val="00194A4D"/>
    <w:rsid w:val="00194D37"/>
    <w:rsid w:val="00196235"/>
    <w:rsid w:val="0019653C"/>
    <w:rsid w:val="00197A7C"/>
    <w:rsid w:val="001A0A1E"/>
    <w:rsid w:val="001A1F24"/>
    <w:rsid w:val="001A300E"/>
    <w:rsid w:val="001A4383"/>
    <w:rsid w:val="001A4BF1"/>
    <w:rsid w:val="001A6235"/>
    <w:rsid w:val="001A76DD"/>
    <w:rsid w:val="001B01E0"/>
    <w:rsid w:val="001B0B29"/>
    <w:rsid w:val="001B0DEE"/>
    <w:rsid w:val="001B390E"/>
    <w:rsid w:val="001B3E37"/>
    <w:rsid w:val="001B4877"/>
    <w:rsid w:val="001B4DEE"/>
    <w:rsid w:val="001B7EEE"/>
    <w:rsid w:val="001C010E"/>
    <w:rsid w:val="001D42CE"/>
    <w:rsid w:val="001D4885"/>
    <w:rsid w:val="001E09AE"/>
    <w:rsid w:val="001E0E55"/>
    <w:rsid w:val="001E158C"/>
    <w:rsid w:val="001E1B24"/>
    <w:rsid w:val="001E1BB6"/>
    <w:rsid w:val="001E280F"/>
    <w:rsid w:val="001E2CB3"/>
    <w:rsid w:val="001E430F"/>
    <w:rsid w:val="001E4E1A"/>
    <w:rsid w:val="001E60BB"/>
    <w:rsid w:val="001E6977"/>
    <w:rsid w:val="001E703C"/>
    <w:rsid w:val="001F01B9"/>
    <w:rsid w:val="001F0B15"/>
    <w:rsid w:val="001F2848"/>
    <w:rsid w:val="001F4BDF"/>
    <w:rsid w:val="001F5483"/>
    <w:rsid w:val="00201401"/>
    <w:rsid w:val="00203EF8"/>
    <w:rsid w:val="00205DE0"/>
    <w:rsid w:val="002066EF"/>
    <w:rsid w:val="00206BF4"/>
    <w:rsid w:val="00206FE1"/>
    <w:rsid w:val="002131EB"/>
    <w:rsid w:val="00213B87"/>
    <w:rsid w:val="00215A76"/>
    <w:rsid w:val="00217AE9"/>
    <w:rsid w:val="00220C52"/>
    <w:rsid w:val="00222795"/>
    <w:rsid w:val="00224084"/>
    <w:rsid w:val="00224093"/>
    <w:rsid w:val="00224333"/>
    <w:rsid w:val="002254A6"/>
    <w:rsid w:val="00231307"/>
    <w:rsid w:val="00231EA0"/>
    <w:rsid w:val="00235998"/>
    <w:rsid w:val="00237317"/>
    <w:rsid w:val="00243347"/>
    <w:rsid w:val="00244202"/>
    <w:rsid w:val="002456D0"/>
    <w:rsid w:val="00246AC6"/>
    <w:rsid w:val="00246B0A"/>
    <w:rsid w:val="00247E75"/>
    <w:rsid w:val="002508CF"/>
    <w:rsid w:val="00250C84"/>
    <w:rsid w:val="0025122C"/>
    <w:rsid w:val="002515F4"/>
    <w:rsid w:val="00253A68"/>
    <w:rsid w:val="00254850"/>
    <w:rsid w:val="002554C6"/>
    <w:rsid w:val="002557E5"/>
    <w:rsid w:val="002564D3"/>
    <w:rsid w:val="00260444"/>
    <w:rsid w:val="00263AD9"/>
    <w:rsid w:val="00263B21"/>
    <w:rsid w:val="00264F22"/>
    <w:rsid w:val="00266398"/>
    <w:rsid w:val="00267CAA"/>
    <w:rsid w:val="00270E69"/>
    <w:rsid w:val="002716DC"/>
    <w:rsid w:val="002718AB"/>
    <w:rsid w:val="002728BA"/>
    <w:rsid w:val="00274BFC"/>
    <w:rsid w:val="002765B0"/>
    <w:rsid w:val="00276662"/>
    <w:rsid w:val="0028069C"/>
    <w:rsid w:val="00281DD3"/>
    <w:rsid w:val="00282237"/>
    <w:rsid w:val="00282DE7"/>
    <w:rsid w:val="002840E5"/>
    <w:rsid w:val="00284EC4"/>
    <w:rsid w:val="0028569D"/>
    <w:rsid w:val="00287923"/>
    <w:rsid w:val="002929D8"/>
    <w:rsid w:val="00292A08"/>
    <w:rsid w:val="00292F94"/>
    <w:rsid w:val="0029325F"/>
    <w:rsid w:val="0029387C"/>
    <w:rsid w:val="00293914"/>
    <w:rsid w:val="00294CD3"/>
    <w:rsid w:val="0029538F"/>
    <w:rsid w:val="0029BFA1"/>
    <w:rsid w:val="002A0F47"/>
    <w:rsid w:val="002A1AED"/>
    <w:rsid w:val="002A2496"/>
    <w:rsid w:val="002A3ADF"/>
    <w:rsid w:val="002A71BB"/>
    <w:rsid w:val="002B1D90"/>
    <w:rsid w:val="002B1E81"/>
    <w:rsid w:val="002B250F"/>
    <w:rsid w:val="002B69AF"/>
    <w:rsid w:val="002C2129"/>
    <w:rsid w:val="002C2582"/>
    <w:rsid w:val="002C3126"/>
    <w:rsid w:val="002C3A1B"/>
    <w:rsid w:val="002C3F31"/>
    <w:rsid w:val="002C47F5"/>
    <w:rsid w:val="002C4814"/>
    <w:rsid w:val="002C4C4C"/>
    <w:rsid w:val="002C4DDD"/>
    <w:rsid w:val="002C5AE0"/>
    <w:rsid w:val="002C6D7C"/>
    <w:rsid w:val="002C77A2"/>
    <w:rsid w:val="002C797D"/>
    <w:rsid w:val="002D0F0E"/>
    <w:rsid w:val="002D4577"/>
    <w:rsid w:val="002D558A"/>
    <w:rsid w:val="002D6335"/>
    <w:rsid w:val="002D7052"/>
    <w:rsid w:val="002D7F94"/>
    <w:rsid w:val="002E0497"/>
    <w:rsid w:val="002E2937"/>
    <w:rsid w:val="002E6462"/>
    <w:rsid w:val="002E7551"/>
    <w:rsid w:val="002F19A3"/>
    <w:rsid w:val="002F1F1D"/>
    <w:rsid w:val="002F2CFD"/>
    <w:rsid w:val="002F4027"/>
    <w:rsid w:val="00303F23"/>
    <w:rsid w:val="0030459A"/>
    <w:rsid w:val="0030508B"/>
    <w:rsid w:val="00313A4F"/>
    <w:rsid w:val="00315F28"/>
    <w:rsid w:val="003167AD"/>
    <w:rsid w:val="003168D5"/>
    <w:rsid w:val="00320B25"/>
    <w:rsid w:val="00322411"/>
    <w:rsid w:val="00322457"/>
    <w:rsid w:val="0032659F"/>
    <w:rsid w:val="00331D8D"/>
    <w:rsid w:val="00334C5E"/>
    <w:rsid w:val="003356CA"/>
    <w:rsid w:val="0033719F"/>
    <w:rsid w:val="003377F9"/>
    <w:rsid w:val="00337E6F"/>
    <w:rsid w:val="003427DB"/>
    <w:rsid w:val="003427F5"/>
    <w:rsid w:val="00344494"/>
    <w:rsid w:val="003444E0"/>
    <w:rsid w:val="00346545"/>
    <w:rsid w:val="00347882"/>
    <w:rsid w:val="00350394"/>
    <w:rsid w:val="00352C0A"/>
    <w:rsid w:val="00352F1D"/>
    <w:rsid w:val="003539D0"/>
    <w:rsid w:val="00357D37"/>
    <w:rsid w:val="00361C82"/>
    <w:rsid w:val="00362A45"/>
    <w:rsid w:val="003664A8"/>
    <w:rsid w:val="0036E8FC"/>
    <w:rsid w:val="00370C5B"/>
    <w:rsid w:val="00370CA4"/>
    <w:rsid w:val="0037102A"/>
    <w:rsid w:val="003739AC"/>
    <w:rsid w:val="00373F2E"/>
    <w:rsid w:val="003741E2"/>
    <w:rsid w:val="00375527"/>
    <w:rsid w:val="0037601C"/>
    <w:rsid w:val="00376C45"/>
    <w:rsid w:val="00376E08"/>
    <w:rsid w:val="00377CE2"/>
    <w:rsid w:val="003879CF"/>
    <w:rsid w:val="0039195B"/>
    <w:rsid w:val="00396326"/>
    <w:rsid w:val="00396595"/>
    <w:rsid w:val="00396783"/>
    <w:rsid w:val="0039685C"/>
    <w:rsid w:val="00396913"/>
    <w:rsid w:val="0039706A"/>
    <w:rsid w:val="003A04AE"/>
    <w:rsid w:val="003A0970"/>
    <w:rsid w:val="003A4C89"/>
    <w:rsid w:val="003A5078"/>
    <w:rsid w:val="003A75C3"/>
    <w:rsid w:val="003A7D95"/>
    <w:rsid w:val="003B7547"/>
    <w:rsid w:val="003C4504"/>
    <w:rsid w:val="003C48C0"/>
    <w:rsid w:val="003C5CD7"/>
    <w:rsid w:val="003C79CF"/>
    <w:rsid w:val="003D057A"/>
    <w:rsid w:val="003D1B6A"/>
    <w:rsid w:val="003D3A4C"/>
    <w:rsid w:val="003D3C36"/>
    <w:rsid w:val="003D45F8"/>
    <w:rsid w:val="003D5508"/>
    <w:rsid w:val="003D5BD4"/>
    <w:rsid w:val="003E2DAE"/>
    <w:rsid w:val="003E388D"/>
    <w:rsid w:val="003E463B"/>
    <w:rsid w:val="003E79B8"/>
    <w:rsid w:val="003F0B99"/>
    <w:rsid w:val="003F14A4"/>
    <w:rsid w:val="003F1500"/>
    <w:rsid w:val="003F1A81"/>
    <w:rsid w:val="003F1B43"/>
    <w:rsid w:val="003F33D6"/>
    <w:rsid w:val="003F4C39"/>
    <w:rsid w:val="003F63BE"/>
    <w:rsid w:val="003F73DC"/>
    <w:rsid w:val="003F7855"/>
    <w:rsid w:val="00400674"/>
    <w:rsid w:val="00400AAA"/>
    <w:rsid w:val="00401378"/>
    <w:rsid w:val="004021BA"/>
    <w:rsid w:val="00402F6D"/>
    <w:rsid w:val="00406E2C"/>
    <w:rsid w:val="00407BCE"/>
    <w:rsid w:val="004101A2"/>
    <w:rsid w:val="00410B76"/>
    <w:rsid w:val="0041540F"/>
    <w:rsid w:val="00417354"/>
    <w:rsid w:val="004177D5"/>
    <w:rsid w:val="00420189"/>
    <w:rsid w:val="004201F1"/>
    <w:rsid w:val="00426C7E"/>
    <w:rsid w:val="00426C90"/>
    <w:rsid w:val="004303DB"/>
    <w:rsid w:val="00430CDB"/>
    <w:rsid w:val="00433320"/>
    <w:rsid w:val="00434C09"/>
    <w:rsid w:val="00434CB7"/>
    <w:rsid w:val="00435D30"/>
    <w:rsid w:val="0043710B"/>
    <w:rsid w:val="00440666"/>
    <w:rsid w:val="004407D6"/>
    <w:rsid w:val="004416BB"/>
    <w:rsid w:val="00441A05"/>
    <w:rsid w:val="00443974"/>
    <w:rsid w:val="00444FB2"/>
    <w:rsid w:val="00445537"/>
    <w:rsid w:val="00445854"/>
    <w:rsid w:val="00446DAA"/>
    <w:rsid w:val="004473C2"/>
    <w:rsid w:val="00450690"/>
    <w:rsid w:val="00452217"/>
    <w:rsid w:val="00452531"/>
    <w:rsid w:val="00454167"/>
    <w:rsid w:val="00454C39"/>
    <w:rsid w:val="00455043"/>
    <w:rsid w:val="004558CF"/>
    <w:rsid w:val="00460E4F"/>
    <w:rsid w:val="0046373D"/>
    <w:rsid w:val="00463DA3"/>
    <w:rsid w:val="00464A6D"/>
    <w:rsid w:val="00466D32"/>
    <w:rsid w:val="004674C1"/>
    <w:rsid w:val="00473169"/>
    <w:rsid w:val="00475554"/>
    <w:rsid w:val="00475CD5"/>
    <w:rsid w:val="00476452"/>
    <w:rsid w:val="0048019D"/>
    <w:rsid w:val="00481B4D"/>
    <w:rsid w:val="004829BE"/>
    <w:rsid w:val="00482FBB"/>
    <w:rsid w:val="00483B33"/>
    <w:rsid w:val="00492C60"/>
    <w:rsid w:val="004932E1"/>
    <w:rsid w:val="0049654E"/>
    <w:rsid w:val="0049655C"/>
    <w:rsid w:val="0049780F"/>
    <w:rsid w:val="004A3014"/>
    <w:rsid w:val="004A4D72"/>
    <w:rsid w:val="004B06DA"/>
    <w:rsid w:val="004B0AB8"/>
    <w:rsid w:val="004B3BB2"/>
    <w:rsid w:val="004B40D7"/>
    <w:rsid w:val="004B5BA5"/>
    <w:rsid w:val="004B7863"/>
    <w:rsid w:val="004C0952"/>
    <w:rsid w:val="004C0F40"/>
    <w:rsid w:val="004C11EE"/>
    <w:rsid w:val="004C3890"/>
    <w:rsid w:val="004C3896"/>
    <w:rsid w:val="004C6560"/>
    <w:rsid w:val="004C7146"/>
    <w:rsid w:val="004D0067"/>
    <w:rsid w:val="004D2F08"/>
    <w:rsid w:val="004D5375"/>
    <w:rsid w:val="004D5FC0"/>
    <w:rsid w:val="004D672D"/>
    <w:rsid w:val="004D6D95"/>
    <w:rsid w:val="004D7AD1"/>
    <w:rsid w:val="004E3740"/>
    <w:rsid w:val="004E39A8"/>
    <w:rsid w:val="004E4354"/>
    <w:rsid w:val="004E4D41"/>
    <w:rsid w:val="004F218B"/>
    <w:rsid w:val="004F27E8"/>
    <w:rsid w:val="004F5399"/>
    <w:rsid w:val="004F6441"/>
    <w:rsid w:val="00500B84"/>
    <w:rsid w:val="00507274"/>
    <w:rsid w:val="00507658"/>
    <w:rsid w:val="0051033A"/>
    <w:rsid w:val="00512E84"/>
    <w:rsid w:val="00512F25"/>
    <w:rsid w:val="00514A55"/>
    <w:rsid w:val="00520946"/>
    <w:rsid w:val="00521954"/>
    <w:rsid w:val="00521B30"/>
    <w:rsid w:val="00523E10"/>
    <w:rsid w:val="0052594B"/>
    <w:rsid w:val="005260ED"/>
    <w:rsid w:val="0052620F"/>
    <w:rsid w:val="00527CA7"/>
    <w:rsid w:val="00530521"/>
    <w:rsid w:val="00530CA6"/>
    <w:rsid w:val="00534FDF"/>
    <w:rsid w:val="0053595D"/>
    <w:rsid w:val="005363A4"/>
    <w:rsid w:val="005414ED"/>
    <w:rsid w:val="00541745"/>
    <w:rsid w:val="00542A53"/>
    <w:rsid w:val="00544F37"/>
    <w:rsid w:val="005468A1"/>
    <w:rsid w:val="00552E73"/>
    <w:rsid w:val="005549EE"/>
    <w:rsid w:val="0055687F"/>
    <w:rsid w:val="00557A3C"/>
    <w:rsid w:val="005607D4"/>
    <w:rsid w:val="00561692"/>
    <w:rsid w:val="00564CDE"/>
    <w:rsid w:val="0056593D"/>
    <w:rsid w:val="005668C5"/>
    <w:rsid w:val="00571A41"/>
    <w:rsid w:val="0057216D"/>
    <w:rsid w:val="005734C4"/>
    <w:rsid w:val="00573A6E"/>
    <w:rsid w:val="005760B8"/>
    <w:rsid w:val="005763D8"/>
    <w:rsid w:val="0057660F"/>
    <w:rsid w:val="00580117"/>
    <w:rsid w:val="0058032B"/>
    <w:rsid w:val="0058112C"/>
    <w:rsid w:val="0058175F"/>
    <w:rsid w:val="00582DD0"/>
    <w:rsid w:val="00584C75"/>
    <w:rsid w:val="005853ED"/>
    <w:rsid w:val="00593D4F"/>
    <w:rsid w:val="00595FD6"/>
    <w:rsid w:val="005A0423"/>
    <w:rsid w:val="005A1303"/>
    <w:rsid w:val="005A152B"/>
    <w:rsid w:val="005A1C1D"/>
    <w:rsid w:val="005A2D6F"/>
    <w:rsid w:val="005B239C"/>
    <w:rsid w:val="005B2AF5"/>
    <w:rsid w:val="005B3BFF"/>
    <w:rsid w:val="005B5B1C"/>
    <w:rsid w:val="005B6823"/>
    <w:rsid w:val="005C0EC7"/>
    <w:rsid w:val="005C14BC"/>
    <w:rsid w:val="005C1D6F"/>
    <w:rsid w:val="005C24E8"/>
    <w:rsid w:val="005C50EA"/>
    <w:rsid w:val="005C5107"/>
    <w:rsid w:val="005C6163"/>
    <w:rsid w:val="005C63AB"/>
    <w:rsid w:val="005D11BB"/>
    <w:rsid w:val="005D6694"/>
    <w:rsid w:val="005D672E"/>
    <w:rsid w:val="005D771F"/>
    <w:rsid w:val="005E25E4"/>
    <w:rsid w:val="005E319D"/>
    <w:rsid w:val="005E3CC3"/>
    <w:rsid w:val="005E56B3"/>
    <w:rsid w:val="005E68D8"/>
    <w:rsid w:val="005E6E0A"/>
    <w:rsid w:val="005E7B7B"/>
    <w:rsid w:val="005F09B4"/>
    <w:rsid w:val="005F1C9B"/>
    <w:rsid w:val="005F442B"/>
    <w:rsid w:val="005F5FE8"/>
    <w:rsid w:val="0060140C"/>
    <w:rsid w:val="00601EED"/>
    <w:rsid w:val="006026A5"/>
    <w:rsid w:val="00603E6E"/>
    <w:rsid w:val="006048C7"/>
    <w:rsid w:val="00607242"/>
    <w:rsid w:val="006118D4"/>
    <w:rsid w:val="00613D3E"/>
    <w:rsid w:val="00614655"/>
    <w:rsid w:val="00614DC6"/>
    <w:rsid w:val="00616142"/>
    <w:rsid w:val="00616FAE"/>
    <w:rsid w:val="00617600"/>
    <w:rsid w:val="006240D0"/>
    <w:rsid w:val="00627E5B"/>
    <w:rsid w:val="006324D6"/>
    <w:rsid w:val="00632CF2"/>
    <w:rsid w:val="00634818"/>
    <w:rsid w:val="00634FB7"/>
    <w:rsid w:val="00640561"/>
    <w:rsid w:val="00643D96"/>
    <w:rsid w:val="00643FB9"/>
    <w:rsid w:val="006447AA"/>
    <w:rsid w:val="00644E60"/>
    <w:rsid w:val="0064592D"/>
    <w:rsid w:val="00651125"/>
    <w:rsid w:val="00651515"/>
    <w:rsid w:val="00653C29"/>
    <w:rsid w:val="0065454F"/>
    <w:rsid w:val="00654DF0"/>
    <w:rsid w:val="00655924"/>
    <w:rsid w:val="0065644A"/>
    <w:rsid w:val="006572D1"/>
    <w:rsid w:val="006617D2"/>
    <w:rsid w:val="006635F4"/>
    <w:rsid w:val="006637FF"/>
    <w:rsid w:val="006718A6"/>
    <w:rsid w:val="006733C2"/>
    <w:rsid w:val="00673DFC"/>
    <w:rsid w:val="00675252"/>
    <w:rsid w:val="006753AB"/>
    <w:rsid w:val="00675E0E"/>
    <w:rsid w:val="00684765"/>
    <w:rsid w:val="0068570A"/>
    <w:rsid w:val="00685D4D"/>
    <w:rsid w:val="00686928"/>
    <w:rsid w:val="006919FF"/>
    <w:rsid w:val="00691AF3"/>
    <w:rsid w:val="0069296E"/>
    <w:rsid w:val="006944BB"/>
    <w:rsid w:val="00694A57"/>
    <w:rsid w:val="00694E8C"/>
    <w:rsid w:val="00696B58"/>
    <w:rsid w:val="00697A41"/>
    <w:rsid w:val="006A19F1"/>
    <w:rsid w:val="006A24E5"/>
    <w:rsid w:val="006A3266"/>
    <w:rsid w:val="006A3B6B"/>
    <w:rsid w:val="006A50FA"/>
    <w:rsid w:val="006A626E"/>
    <w:rsid w:val="006A6773"/>
    <w:rsid w:val="006A6E0F"/>
    <w:rsid w:val="006B219B"/>
    <w:rsid w:val="006B258D"/>
    <w:rsid w:val="006B3FE9"/>
    <w:rsid w:val="006B56B7"/>
    <w:rsid w:val="006B75C9"/>
    <w:rsid w:val="006B796D"/>
    <w:rsid w:val="006B7E5C"/>
    <w:rsid w:val="006C026C"/>
    <w:rsid w:val="006C1DD5"/>
    <w:rsid w:val="006C1E0E"/>
    <w:rsid w:val="006C2779"/>
    <w:rsid w:val="006C35FA"/>
    <w:rsid w:val="006C53E9"/>
    <w:rsid w:val="006D0CD7"/>
    <w:rsid w:val="006D63DB"/>
    <w:rsid w:val="006D6634"/>
    <w:rsid w:val="006D7144"/>
    <w:rsid w:val="006E2DF0"/>
    <w:rsid w:val="006E5413"/>
    <w:rsid w:val="006E5415"/>
    <w:rsid w:val="006E761B"/>
    <w:rsid w:val="006F1A57"/>
    <w:rsid w:val="006F1BAF"/>
    <w:rsid w:val="006F361E"/>
    <w:rsid w:val="006F54F1"/>
    <w:rsid w:val="006F58F6"/>
    <w:rsid w:val="00704E90"/>
    <w:rsid w:val="00705390"/>
    <w:rsid w:val="00706B85"/>
    <w:rsid w:val="00710706"/>
    <w:rsid w:val="0071408F"/>
    <w:rsid w:val="007151A7"/>
    <w:rsid w:val="00715A55"/>
    <w:rsid w:val="0071665F"/>
    <w:rsid w:val="00717348"/>
    <w:rsid w:val="00721125"/>
    <w:rsid w:val="00723725"/>
    <w:rsid w:val="00723BA0"/>
    <w:rsid w:val="0072470A"/>
    <w:rsid w:val="00732484"/>
    <w:rsid w:val="00733EDB"/>
    <w:rsid w:val="0073436F"/>
    <w:rsid w:val="00736472"/>
    <w:rsid w:val="007378CD"/>
    <w:rsid w:val="00740D3F"/>
    <w:rsid w:val="0074156A"/>
    <w:rsid w:val="0074206F"/>
    <w:rsid w:val="007429B6"/>
    <w:rsid w:val="007431CE"/>
    <w:rsid w:val="007501B6"/>
    <w:rsid w:val="007503D6"/>
    <w:rsid w:val="00750869"/>
    <w:rsid w:val="007511C5"/>
    <w:rsid w:val="007511F2"/>
    <w:rsid w:val="007546E1"/>
    <w:rsid w:val="00754ED2"/>
    <w:rsid w:val="00757C6E"/>
    <w:rsid w:val="00762297"/>
    <w:rsid w:val="00762588"/>
    <w:rsid w:val="0076326F"/>
    <w:rsid w:val="00766322"/>
    <w:rsid w:val="00772665"/>
    <w:rsid w:val="00772A98"/>
    <w:rsid w:val="007745BE"/>
    <w:rsid w:val="00774CFF"/>
    <w:rsid w:val="00776AE5"/>
    <w:rsid w:val="00777565"/>
    <w:rsid w:val="007802CE"/>
    <w:rsid w:val="00781856"/>
    <w:rsid w:val="00781FB1"/>
    <w:rsid w:val="00783547"/>
    <w:rsid w:val="00783F48"/>
    <w:rsid w:val="00786803"/>
    <w:rsid w:val="007870E1"/>
    <w:rsid w:val="0078792B"/>
    <w:rsid w:val="00790BAF"/>
    <w:rsid w:val="007913AD"/>
    <w:rsid w:val="00792B5B"/>
    <w:rsid w:val="00795156"/>
    <w:rsid w:val="00795B7B"/>
    <w:rsid w:val="00795D0A"/>
    <w:rsid w:val="00795D51"/>
    <w:rsid w:val="007A06E8"/>
    <w:rsid w:val="007A2F7E"/>
    <w:rsid w:val="007A2FDB"/>
    <w:rsid w:val="007A6009"/>
    <w:rsid w:val="007A7FD1"/>
    <w:rsid w:val="007B0252"/>
    <w:rsid w:val="007B1395"/>
    <w:rsid w:val="007B2C85"/>
    <w:rsid w:val="007B3073"/>
    <w:rsid w:val="007B56C0"/>
    <w:rsid w:val="007B6015"/>
    <w:rsid w:val="007B69DD"/>
    <w:rsid w:val="007C14C4"/>
    <w:rsid w:val="007D0189"/>
    <w:rsid w:val="007D1A0F"/>
    <w:rsid w:val="007D254C"/>
    <w:rsid w:val="007D5A8C"/>
    <w:rsid w:val="007D5E1B"/>
    <w:rsid w:val="007D5E4B"/>
    <w:rsid w:val="007E39D4"/>
    <w:rsid w:val="007E4B26"/>
    <w:rsid w:val="007E6135"/>
    <w:rsid w:val="007E64E0"/>
    <w:rsid w:val="007E6F40"/>
    <w:rsid w:val="007F0CE1"/>
    <w:rsid w:val="007F3B7F"/>
    <w:rsid w:val="007F5215"/>
    <w:rsid w:val="007F52EE"/>
    <w:rsid w:val="007F52F9"/>
    <w:rsid w:val="007F5F8F"/>
    <w:rsid w:val="007F6F18"/>
    <w:rsid w:val="0080162B"/>
    <w:rsid w:val="00801C2B"/>
    <w:rsid w:val="0080374D"/>
    <w:rsid w:val="0081075E"/>
    <w:rsid w:val="00811D48"/>
    <w:rsid w:val="00813CD0"/>
    <w:rsid w:val="00814502"/>
    <w:rsid w:val="00817BBC"/>
    <w:rsid w:val="00820165"/>
    <w:rsid w:val="00822F9E"/>
    <w:rsid w:val="0082384A"/>
    <w:rsid w:val="00823CB0"/>
    <w:rsid w:val="00824272"/>
    <w:rsid w:val="00825868"/>
    <w:rsid w:val="00830641"/>
    <w:rsid w:val="008349D1"/>
    <w:rsid w:val="00835F65"/>
    <w:rsid w:val="008378B3"/>
    <w:rsid w:val="0084178F"/>
    <w:rsid w:val="008431A7"/>
    <w:rsid w:val="00846573"/>
    <w:rsid w:val="00846C86"/>
    <w:rsid w:val="008536F8"/>
    <w:rsid w:val="00854A41"/>
    <w:rsid w:val="00855DA6"/>
    <w:rsid w:val="00861812"/>
    <w:rsid w:val="00861FF0"/>
    <w:rsid w:val="00870D9A"/>
    <w:rsid w:val="008721B9"/>
    <w:rsid w:val="00873E17"/>
    <w:rsid w:val="00874350"/>
    <w:rsid w:val="008764ED"/>
    <w:rsid w:val="00882A53"/>
    <w:rsid w:val="008842D7"/>
    <w:rsid w:val="00885C0C"/>
    <w:rsid w:val="008861BF"/>
    <w:rsid w:val="008867DD"/>
    <w:rsid w:val="00890A04"/>
    <w:rsid w:val="00890CD6"/>
    <w:rsid w:val="008911B6"/>
    <w:rsid w:val="008922FF"/>
    <w:rsid w:val="008943F9"/>
    <w:rsid w:val="00896A72"/>
    <w:rsid w:val="00897720"/>
    <w:rsid w:val="008A22B5"/>
    <w:rsid w:val="008A2BA3"/>
    <w:rsid w:val="008A2D00"/>
    <w:rsid w:val="008A3AF6"/>
    <w:rsid w:val="008A6232"/>
    <w:rsid w:val="008A671A"/>
    <w:rsid w:val="008A7115"/>
    <w:rsid w:val="008B093E"/>
    <w:rsid w:val="008B1E4E"/>
    <w:rsid w:val="008B2F3E"/>
    <w:rsid w:val="008B3AC1"/>
    <w:rsid w:val="008C1703"/>
    <w:rsid w:val="008C1857"/>
    <w:rsid w:val="008C3EDD"/>
    <w:rsid w:val="008C4939"/>
    <w:rsid w:val="008C552E"/>
    <w:rsid w:val="008C6829"/>
    <w:rsid w:val="008D21CE"/>
    <w:rsid w:val="008D312E"/>
    <w:rsid w:val="008D51C7"/>
    <w:rsid w:val="008D51FC"/>
    <w:rsid w:val="008D529D"/>
    <w:rsid w:val="008D5C57"/>
    <w:rsid w:val="008D5F64"/>
    <w:rsid w:val="008D679E"/>
    <w:rsid w:val="008E088B"/>
    <w:rsid w:val="008E1530"/>
    <w:rsid w:val="008E1B63"/>
    <w:rsid w:val="008E2191"/>
    <w:rsid w:val="008E6604"/>
    <w:rsid w:val="008E6F8E"/>
    <w:rsid w:val="008E7E08"/>
    <w:rsid w:val="008F1A6B"/>
    <w:rsid w:val="008F3281"/>
    <w:rsid w:val="008F3E45"/>
    <w:rsid w:val="008F7181"/>
    <w:rsid w:val="00900ABC"/>
    <w:rsid w:val="009041D8"/>
    <w:rsid w:val="00904E24"/>
    <w:rsid w:val="00905B53"/>
    <w:rsid w:val="00905D78"/>
    <w:rsid w:val="009078C4"/>
    <w:rsid w:val="00907A78"/>
    <w:rsid w:val="00910E08"/>
    <w:rsid w:val="0091109F"/>
    <w:rsid w:val="00911C11"/>
    <w:rsid w:val="0091365B"/>
    <w:rsid w:val="00913741"/>
    <w:rsid w:val="00914C87"/>
    <w:rsid w:val="00914CED"/>
    <w:rsid w:val="00914F15"/>
    <w:rsid w:val="009154E7"/>
    <w:rsid w:val="00916A07"/>
    <w:rsid w:val="00916FB6"/>
    <w:rsid w:val="00917206"/>
    <w:rsid w:val="00917769"/>
    <w:rsid w:val="00917C42"/>
    <w:rsid w:val="00927280"/>
    <w:rsid w:val="00927645"/>
    <w:rsid w:val="00927FB3"/>
    <w:rsid w:val="0093057D"/>
    <w:rsid w:val="00931E08"/>
    <w:rsid w:val="00932727"/>
    <w:rsid w:val="009327DB"/>
    <w:rsid w:val="00933452"/>
    <w:rsid w:val="00933642"/>
    <w:rsid w:val="00933776"/>
    <w:rsid w:val="009346F1"/>
    <w:rsid w:val="009350FA"/>
    <w:rsid w:val="009407B0"/>
    <w:rsid w:val="009413E7"/>
    <w:rsid w:val="00945A23"/>
    <w:rsid w:val="009473F3"/>
    <w:rsid w:val="009478C9"/>
    <w:rsid w:val="00950AF7"/>
    <w:rsid w:val="00951795"/>
    <w:rsid w:val="00951B9F"/>
    <w:rsid w:val="00952C93"/>
    <w:rsid w:val="00953547"/>
    <w:rsid w:val="00953837"/>
    <w:rsid w:val="009571FB"/>
    <w:rsid w:val="00960704"/>
    <w:rsid w:val="00963F5D"/>
    <w:rsid w:val="00966BD6"/>
    <w:rsid w:val="0096744B"/>
    <w:rsid w:val="009675B3"/>
    <w:rsid w:val="00970A09"/>
    <w:rsid w:val="00970BB0"/>
    <w:rsid w:val="00970F95"/>
    <w:rsid w:val="00973E93"/>
    <w:rsid w:val="00974CD0"/>
    <w:rsid w:val="00975478"/>
    <w:rsid w:val="009759A1"/>
    <w:rsid w:val="0097607A"/>
    <w:rsid w:val="00981A39"/>
    <w:rsid w:val="009830C7"/>
    <w:rsid w:val="00985E10"/>
    <w:rsid w:val="0099078E"/>
    <w:rsid w:val="00991959"/>
    <w:rsid w:val="009928DE"/>
    <w:rsid w:val="00992AF1"/>
    <w:rsid w:val="00993555"/>
    <w:rsid w:val="009A0BC8"/>
    <w:rsid w:val="009A2630"/>
    <w:rsid w:val="009A46B4"/>
    <w:rsid w:val="009A5EAE"/>
    <w:rsid w:val="009B0326"/>
    <w:rsid w:val="009B03AE"/>
    <w:rsid w:val="009B1441"/>
    <w:rsid w:val="009B3137"/>
    <w:rsid w:val="009B78FB"/>
    <w:rsid w:val="009C08AE"/>
    <w:rsid w:val="009C1E9B"/>
    <w:rsid w:val="009C3EBD"/>
    <w:rsid w:val="009C40C3"/>
    <w:rsid w:val="009D1E88"/>
    <w:rsid w:val="009D33BD"/>
    <w:rsid w:val="009D51C8"/>
    <w:rsid w:val="009D5483"/>
    <w:rsid w:val="009D55F9"/>
    <w:rsid w:val="009D5877"/>
    <w:rsid w:val="009E06CE"/>
    <w:rsid w:val="009E10A8"/>
    <w:rsid w:val="009E61B8"/>
    <w:rsid w:val="009F45A8"/>
    <w:rsid w:val="00A02C2A"/>
    <w:rsid w:val="00A073E7"/>
    <w:rsid w:val="00A10909"/>
    <w:rsid w:val="00A11AF6"/>
    <w:rsid w:val="00A12B80"/>
    <w:rsid w:val="00A14589"/>
    <w:rsid w:val="00A14841"/>
    <w:rsid w:val="00A1489C"/>
    <w:rsid w:val="00A16132"/>
    <w:rsid w:val="00A205BD"/>
    <w:rsid w:val="00A213B8"/>
    <w:rsid w:val="00A22358"/>
    <w:rsid w:val="00A24B17"/>
    <w:rsid w:val="00A27A3B"/>
    <w:rsid w:val="00A32A3D"/>
    <w:rsid w:val="00A33731"/>
    <w:rsid w:val="00A3596F"/>
    <w:rsid w:val="00A368C9"/>
    <w:rsid w:val="00A369AF"/>
    <w:rsid w:val="00A36DA2"/>
    <w:rsid w:val="00A36DD5"/>
    <w:rsid w:val="00A376A8"/>
    <w:rsid w:val="00A37CA0"/>
    <w:rsid w:val="00A40229"/>
    <w:rsid w:val="00A40ED9"/>
    <w:rsid w:val="00A4186F"/>
    <w:rsid w:val="00A42A0D"/>
    <w:rsid w:val="00A50005"/>
    <w:rsid w:val="00A56311"/>
    <w:rsid w:val="00A56347"/>
    <w:rsid w:val="00A5705A"/>
    <w:rsid w:val="00A57279"/>
    <w:rsid w:val="00A6368B"/>
    <w:rsid w:val="00A651C4"/>
    <w:rsid w:val="00A66032"/>
    <w:rsid w:val="00A660B2"/>
    <w:rsid w:val="00A66122"/>
    <w:rsid w:val="00A66777"/>
    <w:rsid w:val="00A67BE9"/>
    <w:rsid w:val="00A72821"/>
    <w:rsid w:val="00A73C2C"/>
    <w:rsid w:val="00A74D3F"/>
    <w:rsid w:val="00A76E91"/>
    <w:rsid w:val="00A8520D"/>
    <w:rsid w:val="00A8588C"/>
    <w:rsid w:val="00A917BB"/>
    <w:rsid w:val="00A94B41"/>
    <w:rsid w:val="00A958CD"/>
    <w:rsid w:val="00AA031C"/>
    <w:rsid w:val="00AA105A"/>
    <w:rsid w:val="00AA2A62"/>
    <w:rsid w:val="00AA7614"/>
    <w:rsid w:val="00AA7D24"/>
    <w:rsid w:val="00AB1197"/>
    <w:rsid w:val="00AB11DB"/>
    <w:rsid w:val="00AB1838"/>
    <w:rsid w:val="00AB2CD9"/>
    <w:rsid w:val="00AB38DB"/>
    <w:rsid w:val="00AB48ED"/>
    <w:rsid w:val="00AB7E0D"/>
    <w:rsid w:val="00AC0522"/>
    <w:rsid w:val="00AC05B7"/>
    <w:rsid w:val="00AC4436"/>
    <w:rsid w:val="00AC47F0"/>
    <w:rsid w:val="00AC7DFB"/>
    <w:rsid w:val="00AD289A"/>
    <w:rsid w:val="00AD3B38"/>
    <w:rsid w:val="00AD3E30"/>
    <w:rsid w:val="00AD59DF"/>
    <w:rsid w:val="00AD6466"/>
    <w:rsid w:val="00AE0799"/>
    <w:rsid w:val="00AE1CE4"/>
    <w:rsid w:val="00AE1D02"/>
    <w:rsid w:val="00AE2073"/>
    <w:rsid w:val="00AE3595"/>
    <w:rsid w:val="00AE3906"/>
    <w:rsid w:val="00AE3A9E"/>
    <w:rsid w:val="00AF12E4"/>
    <w:rsid w:val="00AF1CC2"/>
    <w:rsid w:val="00AF4A5C"/>
    <w:rsid w:val="00AF4C7A"/>
    <w:rsid w:val="00AF6E6E"/>
    <w:rsid w:val="00AF7049"/>
    <w:rsid w:val="00AF730D"/>
    <w:rsid w:val="00B0219A"/>
    <w:rsid w:val="00B023B7"/>
    <w:rsid w:val="00B04E4F"/>
    <w:rsid w:val="00B06B45"/>
    <w:rsid w:val="00B10F5A"/>
    <w:rsid w:val="00B13104"/>
    <w:rsid w:val="00B13A01"/>
    <w:rsid w:val="00B16033"/>
    <w:rsid w:val="00B1733D"/>
    <w:rsid w:val="00B20324"/>
    <w:rsid w:val="00B20569"/>
    <w:rsid w:val="00B212E5"/>
    <w:rsid w:val="00B2267A"/>
    <w:rsid w:val="00B22C35"/>
    <w:rsid w:val="00B2412C"/>
    <w:rsid w:val="00B247F2"/>
    <w:rsid w:val="00B255AA"/>
    <w:rsid w:val="00B27993"/>
    <w:rsid w:val="00B3043C"/>
    <w:rsid w:val="00B3282D"/>
    <w:rsid w:val="00B3432F"/>
    <w:rsid w:val="00B368E2"/>
    <w:rsid w:val="00B37054"/>
    <w:rsid w:val="00B37658"/>
    <w:rsid w:val="00B405C7"/>
    <w:rsid w:val="00B40DBB"/>
    <w:rsid w:val="00B40F0A"/>
    <w:rsid w:val="00B414F6"/>
    <w:rsid w:val="00B4151C"/>
    <w:rsid w:val="00B42958"/>
    <w:rsid w:val="00B439FE"/>
    <w:rsid w:val="00B43FDB"/>
    <w:rsid w:val="00B4601A"/>
    <w:rsid w:val="00B4695A"/>
    <w:rsid w:val="00B511FD"/>
    <w:rsid w:val="00B513B0"/>
    <w:rsid w:val="00B56B85"/>
    <w:rsid w:val="00B56EF8"/>
    <w:rsid w:val="00B57D7F"/>
    <w:rsid w:val="00B60BEC"/>
    <w:rsid w:val="00B61529"/>
    <w:rsid w:val="00B6211D"/>
    <w:rsid w:val="00B63E46"/>
    <w:rsid w:val="00B65AD0"/>
    <w:rsid w:val="00B65D7A"/>
    <w:rsid w:val="00B6677E"/>
    <w:rsid w:val="00B6709F"/>
    <w:rsid w:val="00B7148A"/>
    <w:rsid w:val="00B744A5"/>
    <w:rsid w:val="00B7452B"/>
    <w:rsid w:val="00B74826"/>
    <w:rsid w:val="00B76CA1"/>
    <w:rsid w:val="00B8054C"/>
    <w:rsid w:val="00B834D0"/>
    <w:rsid w:val="00B84B48"/>
    <w:rsid w:val="00B87339"/>
    <w:rsid w:val="00B873D4"/>
    <w:rsid w:val="00B93BEC"/>
    <w:rsid w:val="00B94ED2"/>
    <w:rsid w:val="00BA1823"/>
    <w:rsid w:val="00BA339E"/>
    <w:rsid w:val="00BA43F3"/>
    <w:rsid w:val="00BA5099"/>
    <w:rsid w:val="00BA515C"/>
    <w:rsid w:val="00BA74D1"/>
    <w:rsid w:val="00BB1D9F"/>
    <w:rsid w:val="00BB263F"/>
    <w:rsid w:val="00BB3169"/>
    <w:rsid w:val="00BB4455"/>
    <w:rsid w:val="00BB4961"/>
    <w:rsid w:val="00BB4C3E"/>
    <w:rsid w:val="00BB6892"/>
    <w:rsid w:val="00BB6E2B"/>
    <w:rsid w:val="00BB757D"/>
    <w:rsid w:val="00BC037D"/>
    <w:rsid w:val="00BC7D0D"/>
    <w:rsid w:val="00BD0949"/>
    <w:rsid w:val="00BD0A35"/>
    <w:rsid w:val="00BD3D20"/>
    <w:rsid w:val="00BD51BC"/>
    <w:rsid w:val="00BD5903"/>
    <w:rsid w:val="00BD5D1C"/>
    <w:rsid w:val="00BD7C32"/>
    <w:rsid w:val="00BE0139"/>
    <w:rsid w:val="00BE21E0"/>
    <w:rsid w:val="00BE4B24"/>
    <w:rsid w:val="00BE4F8D"/>
    <w:rsid w:val="00BE6C3E"/>
    <w:rsid w:val="00BE6C8A"/>
    <w:rsid w:val="00BE769C"/>
    <w:rsid w:val="00BE76A5"/>
    <w:rsid w:val="00BF074A"/>
    <w:rsid w:val="00BF1561"/>
    <w:rsid w:val="00BF3189"/>
    <w:rsid w:val="00BF35B0"/>
    <w:rsid w:val="00BF74D1"/>
    <w:rsid w:val="00C002B2"/>
    <w:rsid w:val="00C024CA"/>
    <w:rsid w:val="00C046CB"/>
    <w:rsid w:val="00C06991"/>
    <w:rsid w:val="00C07D81"/>
    <w:rsid w:val="00C12181"/>
    <w:rsid w:val="00C1295C"/>
    <w:rsid w:val="00C12E90"/>
    <w:rsid w:val="00C14373"/>
    <w:rsid w:val="00C1581F"/>
    <w:rsid w:val="00C20F2E"/>
    <w:rsid w:val="00C22927"/>
    <w:rsid w:val="00C25A02"/>
    <w:rsid w:val="00C3446F"/>
    <w:rsid w:val="00C350F4"/>
    <w:rsid w:val="00C360A8"/>
    <w:rsid w:val="00C41F4D"/>
    <w:rsid w:val="00C43155"/>
    <w:rsid w:val="00C43923"/>
    <w:rsid w:val="00C4761F"/>
    <w:rsid w:val="00C47778"/>
    <w:rsid w:val="00C478BD"/>
    <w:rsid w:val="00C47DD4"/>
    <w:rsid w:val="00C51FE6"/>
    <w:rsid w:val="00C52C48"/>
    <w:rsid w:val="00C545D7"/>
    <w:rsid w:val="00C54D79"/>
    <w:rsid w:val="00C55B23"/>
    <w:rsid w:val="00C56354"/>
    <w:rsid w:val="00C57C28"/>
    <w:rsid w:val="00C61027"/>
    <w:rsid w:val="00C611F2"/>
    <w:rsid w:val="00C62E50"/>
    <w:rsid w:val="00C66CA1"/>
    <w:rsid w:val="00C66EA9"/>
    <w:rsid w:val="00C672CB"/>
    <w:rsid w:val="00C70705"/>
    <w:rsid w:val="00C72190"/>
    <w:rsid w:val="00C7321E"/>
    <w:rsid w:val="00C77F12"/>
    <w:rsid w:val="00C81E45"/>
    <w:rsid w:val="00C81EBD"/>
    <w:rsid w:val="00C82184"/>
    <w:rsid w:val="00C82DEA"/>
    <w:rsid w:val="00C8337E"/>
    <w:rsid w:val="00C8346F"/>
    <w:rsid w:val="00C8494B"/>
    <w:rsid w:val="00C902E5"/>
    <w:rsid w:val="00C93335"/>
    <w:rsid w:val="00C9620D"/>
    <w:rsid w:val="00C972CA"/>
    <w:rsid w:val="00C9773E"/>
    <w:rsid w:val="00CA019C"/>
    <w:rsid w:val="00CA0D30"/>
    <w:rsid w:val="00CA33CF"/>
    <w:rsid w:val="00CA486E"/>
    <w:rsid w:val="00CA75A6"/>
    <w:rsid w:val="00CB0EDE"/>
    <w:rsid w:val="00CB1075"/>
    <w:rsid w:val="00CB2228"/>
    <w:rsid w:val="00CB3231"/>
    <w:rsid w:val="00CB403F"/>
    <w:rsid w:val="00CB7835"/>
    <w:rsid w:val="00CC04B7"/>
    <w:rsid w:val="00CC05B8"/>
    <w:rsid w:val="00CC0FB7"/>
    <w:rsid w:val="00CC180A"/>
    <w:rsid w:val="00CC1F48"/>
    <w:rsid w:val="00CC2EAD"/>
    <w:rsid w:val="00CC2FB1"/>
    <w:rsid w:val="00CC3604"/>
    <w:rsid w:val="00CC3633"/>
    <w:rsid w:val="00CC38E6"/>
    <w:rsid w:val="00CC3B24"/>
    <w:rsid w:val="00CC41C9"/>
    <w:rsid w:val="00CC6DE1"/>
    <w:rsid w:val="00CD041A"/>
    <w:rsid w:val="00CD0D03"/>
    <w:rsid w:val="00CD0F71"/>
    <w:rsid w:val="00CD1322"/>
    <w:rsid w:val="00CD16F7"/>
    <w:rsid w:val="00CD1D05"/>
    <w:rsid w:val="00CD6822"/>
    <w:rsid w:val="00CD7AFC"/>
    <w:rsid w:val="00CE0052"/>
    <w:rsid w:val="00CE2B1A"/>
    <w:rsid w:val="00CE3E32"/>
    <w:rsid w:val="00CE76EE"/>
    <w:rsid w:val="00CE7D3E"/>
    <w:rsid w:val="00CF0404"/>
    <w:rsid w:val="00CF0852"/>
    <w:rsid w:val="00CF11E0"/>
    <w:rsid w:val="00CF138D"/>
    <w:rsid w:val="00CF1FC1"/>
    <w:rsid w:val="00CF2FDC"/>
    <w:rsid w:val="00CF52F9"/>
    <w:rsid w:val="00D0071A"/>
    <w:rsid w:val="00D00772"/>
    <w:rsid w:val="00D0234B"/>
    <w:rsid w:val="00D04996"/>
    <w:rsid w:val="00D07B18"/>
    <w:rsid w:val="00D1180B"/>
    <w:rsid w:val="00D120BC"/>
    <w:rsid w:val="00D13C91"/>
    <w:rsid w:val="00D16A25"/>
    <w:rsid w:val="00D221CC"/>
    <w:rsid w:val="00D2228A"/>
    <w:rsid w:val="00D22822"/>
    <w:rsid w:val="00D2441E"/>
    <w:rsid w:val="00D25EDE"/>
    <w:rsid w:val="00D27164"/>
    <w:rsid w:val="00D271C1"/>
    <w:rsid w:val="00D27752"/>
    <w:rsid w:val="00D346FC"/>
    <w:rsid w:val="00D35DFE"/>
    <w:rsid w:val="00D36412"/>
    <w:rsid w:val="00D370D7"/>
    <w:rsid w:val="00D37689"/>
    <w:rsid w:val="00D419AB"/>
    <w:rsid w:val="00D43ECC"/>
    <w:rsid w:val="00D45CAC"/>
    <w:rsid w:val="00D467F8"/>
    <w:rsid w:val="00D474AB"/>
    <w:rsid w:val="00D474BC"/>
    <w:rsid w:val="00D5034E"/>
    <w:rsid w:val="00D510A8"/>
    <w:rsid w:val="00D54DFE"/>
    <w:rsid w:val="00D5531A"/>
    <w:rsid w:val="00D55672"/>
    <w:rsid w:val="00D57346"/>
    <w:rsid w:val="00D612F6"/>
    <w:rsid w:val="00D61EB0"/>
    <w:rsid w:val="00D634CC"/>
    <w:rsid w:val="00D63F33"/>
    <w:rsid w:val="00D64242"/>
    <w:rsid w:val="00D64DC5"/>
    <w:rsid w:val="00D650D1"/>
    <w:rsid w:val="00D70531"/>
    <w:rsid w:val="00D71B36"/>
    <w:rsid w:val="00D74508"/>
    <w:rsid w:val="00D74FA1"/>
    <w:rsid w:val="00D761C5"/>
    <w:rsid w:val="00D765CD"/>
    <w:rsid w:val="00D7785E"/>
    <w:rsid w:val="00D81228"/>
    <w:rsid w:val="00D82FBD"/>
    <w:rsid w:val="00D84352"/>
    <w:rsid w:val="00D84F4A"/>
    <w:rsid w:val="00D867D0"/>
    <w:rsid w:val="00D92141"/>
    <w:rsid w:val="00D927AE"/>
    <w:rsid w:val="00D94856"/>
    <w:rsid w:val="00D95BC1"/>
    <w:rsid w:val="00D963A2"/>
    <w:rsid w:val="00D96968"/>
    <w:rsid w:val="00D97787"/>
    <w:rsid w:val="00D97AA8"/>
    <w:rsid w:val="00D97CD5"/>
    <w:rsid w:val="00D97E87"/>
    <w:rsid w:val="00DA04E9"/>
    <w:rsid w:val="00DA1593"/>
    <w:rsid w:val="00DA36D4"/>
    <w:rsid w:val="00DA3708"/>
    <w:rsid w:val="00DA473B"/>
    <w:rsid w:val="00DA5B5E"/>
    <w:rsid w:val="00DB0466"/>
    <w:rsid w:val="00DB2709"/>
    <w:rsid w:val="00DB3D30"/>
    <w:rsid w:val="00DB4590"/>
    <w:rsid w:val="00DB49EC"/>
    <w:rsid w:val="00DB4CAF"/>
    <w:rsid w:val="00DB5124"/>
    <w:rsid w:val="00DB62E2"/>
    <w:rsid w:val="00DB6621"/>
    <w:rsid w:val="00DB79BB"/>
    <w:rsid w:val="00DC1713"/>
    <w:rsid w:val="00DC2431"/>
    <w:rsid w:val="00DC3AFD"/>
    <w:rsid w:val="00DD03BF"/>
    <w:rsid w:val="00DD3424"/>
    <w:rsid w:val="00DD35F5"/>
    <w:rsid w:val="00DE0C0C"/>
    <w:rsid w:val="00DE285F"/>
    <w:rsid w:val="00DE2B0D"/>
    <w:rsid w:val="00DE2E12"/>
    <w:rsid w:val="00DE34FB"/>
    <w:rsid w:val="00DE39E8"/>
    <w:rsid w:val="00DE4BFC"/>
    <w:rsid w:val="00DF09DA"/>
    <w:rsid w:val="00DF13BC"/>
    <w:rsid w:val="00DF2B14"/>
    <w:rsid w:val="00DF2D5D"/>
    <w:rsid w:val="00DF4E03"/>
    <w:rsid w:val="00E005AB"/>
    <w:rsid w:val="00E015D2"/>
    <w:rsid w:val="00E01891"/>
    <w:rsid w:val="00E03017"/>
    <w:rsid w:val="00E0611F"/>
    <w:rsid w:val="00E0787E"/>
    <w:rsid w:val="00E10EBD"/>
    <w:rsid w:val="00E11423"/>
    <w:rsid w:val="00E13A98"/>
    <w:rsid w:val="00E17486"/>
    <w:rsid w:val="00E20350"/>
    <w:rsid w:val="00E22030"/>
    <w:rsid w:val="00E23A87"/>
    <w:rsid w:val="00E25169"/>
    <w:rsid w:val="00E262C1"/>
    <w:rsid w:val="00E26DC7"/>
    <w:rsid w:val="00E30E11"/>
    <w:rsid w:val="00E325C4"/>
    <w:rsid w:val="00E333AB"/>
    <w:rsid w:val="00E33F4C"/>
    <w:rsid w:val="00E37357"/>
    <w:rsid w:val="00E4267F"/>
    <w:rsid w:val="00E427B7"/>
    <w:rsid w:val="00E43263"/>
    <w:rsid w:val="00E44F54"/>
    <w:rsid w:val="00E450A9"/>
    <w:rsid w:val="00E47A0D"/>
    <w:rsid w:val="00E508FC"/>
    <w:rsid w:val="00E517DB"/>
    <w:rsid w:val="00E5293B"/>
    <w:rsid w:val="00E53469"/>
    <w:rsid w:val="00E566EE"/>
    <w:rsid w:val="00E60E61"/>
    <w:rsid w:val="00E6105A"/>
    <w:rsid w:val="00E61E12"/>
    <w:rsid w:val="00E62C0B"/>
    <w:rsid w:val="00E66372"/>
    <w:rsid w:val="00E66CEC"/>
    <w:rsid w:val="00E67211"/>
    <w:rsid w:val="00E673B4"/>
    <w:rsid w:val="00E7187E"/>
    <w:rsid w:val="00E72831"/>
    <w:rsid w:val="00E73104"/>
    <w:rsid w:val="00E73CE6"/>
    <w:rsid w:val="00E760E3"/>
    <w:rsid w:val="00E76EBF"/>
    <w:rsid w:val="00E82140"/>
    <w:rsid w:val="00E83287"/>
    <w:rsid w:val="00E83C8F"/>
    <w:rsid w:val="00E85372"/>
    <w:rsid w:val="00E85AC5"/>
    <w:rsid w:val="00E918E1"/>
    <w:rsid w:val="00E91B48"/>
    <w:rsid w:val="00E92656"/>
    <w:rsid w:val="00E938E5"/>
    <w:rsid w:val="00E95193"/>
    <w:rsid w:val="00E96F01"/>
    <w:rsid w:val="00EA0BF9"/>
    <w:rsid w:val="00EA2145"/>
    <w:rsid w:val="00EA7059"/>
    <w:rsid w:val="00EB3E3F"/>
    <w:rsid w:val="00EB40B1"/>
    <w:rsid w:val="00EB52BF"/>
    <w:rsid w:val="00EB7333"/>
    <w:rsid w:val="00EC049C"/>
    <w:rsid w:val="00EC474C"/>
    <w:rsid w:val="00EC4A62"/>
    <w:rsid w:val="00ED118C"/>
    <w:rsid w:val="00ED317F"/>
    <w:rsid w:val="00ED388B"/>
    <w:rsid w:val="00ED3BCA"/>
    <w:rsid w:val="00ED5CD5"/>
    <w:rsid w:val="00ED6EC5"/>
    <w:rsid w:val="00EE1AF2"/>
    <w:rsid w:val="00EE2896"/>
    <w:rsid w:val="00EE36D6"/>
    <w:rsid w:val="00EE45C0"/>
    <w:rsid w:val="00EE56E6"/>
    <w:rsid w:val="00EE6364"/>
    <w:rsid w:val="00EF147B"/>
    <w:rsid w:val="00EF38B7"/>
    <w:rsid w:val="00EF3C3D"/>
    <w:rsid w:val="00EF6899"/>
    <w:rsid w:val="00F00548"/>
    <w:rsid w:val="00F01B20"/>
    <w:rsid w:val="00F03B72"/>
    <w:rsid w:val="00F05DB0"/>
    <w:rsid w:val="00F06DE7"/>
    <w:rsid w:val="00F07E0E"/>
    <w:rsid w:val="00F1000C"/>
    <w:rsid w:val="00F15811"/>
    <w:rsid w:val="00F168D9"/>
    <w:rsid w:val="00F17591"/>
    <w:rsid w:val="00F21ADF"/>
    <w:rsid w:val="00F23159"/>
    <w:rsid w:val="00F25CD6"/>
    <w:rsid w:val="00F300CA"/>
    <w:rsid w:val="00F30A3A"/>
    <w:rsid w:val="00F341F8"/>
    <w:rsid w:val="00F3601A"/>
    <w:rsid w:val="00F36B68"/>
    <w:rsid w:val="00F4234E"/>
    <w:rsid w:val="00F43A70"/>
    <w:rsid w:val="00F43FF2"/>
    <w:rsid w:val="00F47A39"/>
    <w:rsid w:val="00F47D62"/>
    <w:rsid w:val="00F50064"/>
    <w:rsid w:val="00F517FA"/>
    <w:rsid w:val="00F527A5"/>
    <w:rsid w:val="00F528D4"/>
    <w:rsid w:val="00F532D3"/>
    <w:rsid w:val="00F56C22"/>
    <w:rsid w:val="00F57A68"/>
    <w:rsid w:val="00F60198"/>
    <w:rsid w:val="00F614A3"/>
    <w:rsid w:val="00F621C8"/>
    <w:rsid w:val="00F633DA"/>
    <w:rsid w:val="00F637E5"/>
    <w:rsid w:val="00F72863"/>
    <w:rsid w:val="00F82360"/>
    <w:rsid w:val="00F83717"/>
    <w:rsid w:val="00F84BF0"/>
    <w:rsid w:val="00F85E8E"/>
    <w:rsid w:val="00F86282"/>
    <w:rsid w:val="00F8780F"/>
    <w:rsid w:val="00F912DE"/>
    <w:rsid w:val="00F936E8"/>
    <w:rsid w:val="00F95D6B"/>
    <w:rsid w:val="00F97506"/>
    <w:rsid w:val="00FA15F8"/>
    <w:rsid w:val="00FA3333"/>
    <w:rsid w:val="00FA5190"/>
    <w:rsid w:val="00FB0FF9"/>
    <w:rsid w:val="00FB3B65"/>
    <w:rsid w:val="00FB48E2"/>
    <w:rsid w:val="00FB587C"/>
    <w:rsid w:val="00FB739A"/>
    <w:rsid w:val="00FB7998"/>
    <w:rsid w:val="00FC1DF7"/>
    <w:rsid w:val="00FC2EC8"/>
    <w:rsid w:val="00FC5F57"/>
    <w:rsid w:val="00FC6049"/>
    <w:rsid w:val="00FC6EDD"/>
    <w:rsid w:val="00FC788B"/>
    <w:rsid w:val="00FD0204"/>
    <w:rsid w:val="00FD07AB"/>
    <w:rsid w:val="00FD0EE8"/>
    <w:rsid w:val="00FD1465"/>
    <w:rsid w:val="00FD337A"/>
    <w:rsid w:val="00FD615B"/>
    <w:rsid w:val="00FD73DF"/>
    <w:rsid w:val="00FD7DE9"/>
    <w:rsid w:val="00FE1822"/>
    <w:rsid w:val="00FE2BDE"/>
    <w:rsid w:val="00FE2C62"/>
    <w:rsid w:val="00FE3D80"/>
    <w:rsid w:val="00FE4691"/>
    <w:rsid w:val="00FE78F6"/>
    <w:rsid w:val="00FF0595"/>
    <w:rsid w:val="00FF168C"/>
    <w:rsid w:val="00FF20E8"/>
    <w:rsid w:val="00FF3F25"/>
    <w:rsid w:val="00FF41DD"/>
    <w:rsid w:val="00FF4D46"/>
    <w:rsid w:val="0137A238"/>
    <w:rsid w:val="02233D63"/>
    <w:rsid w:val="0236AEDC"/>
    <w:rsid w:val="035F5BDC"/>
    <w:rsid w:val="03A8AE85"/>
    <w:rsid w:val="03DFE950"/>
    <w:rsid w:val="040F3BC1"/>
    <w:rsid w:val="04255704"/>
    <w:rsid w:val="043CB8F9"/>
    <w:rsid w:val="0537C95D"/>
    <w:rsid w:val="05D9E011"/>
    <w:rsid w:val="0601C7A2"/>
    <w:rsid w:val="060D8B43"/>
    <w:rsid w:val="06201640"/>
    <w:rsid w:val="06D3DE03"/>
    <w:rsid w:val="06DF58F6"/>
    <w:rsid w:val="07813738"/>
    <w:rsid w:val="0837F0AC"/>
    <w:rsid w:val="08678333"/>
    <w:rsid w:val="08AC4954"/>
    <w:rsid w:val="092ED06C"/>
    <w:rsid w:val="0961B690"/>
    <w:rsid w:val="0962932D"/>
    <w:rsid w:val="0A65AC97"/>
    <w:rsid w:val="0A809CDB"/>
    <w:rsid w:val="0ACE307D"/>
    <w:rsid w:val="0AE24BD0"/>
    <w:rsid w:val="0B1A2D9F"/>
    <w:rsid w:val="0B4A4A79"/>
    <w:rsid w:val="0C3B4555"/>
    <w:rsid w:val="0C61C65B"/>
    <w:rsid w:val="0CDD6A84"/>
    <w:rsid w:val="0D04BAC4"/>
    <w:rsid w:val="0D2C57EF"/>
    <w:rsid w:val="0D4F2361"/>
    <w:rsid w:val="0D5BBAB7"/>
    <w:rsid w:val="0D7703A3"/>
    <w:rsid w:val="0DCBD4A3"/>
    <w:rsid w:val="0E4E766E"/>
    <w:rsid w:val="0E845EE8"/>
    <w:rsid w:val="0E85EC17"/>
    <w:rsid w:val="0EEBDB08"/>
    <w:rsid w:val="0EFBD209"/>
    <w:rsid w:val="0FD9AF47"/>
    <w:rsid w:val="0FDD4C50"/>
    <w:rsid w:val="0FEE63E6"/>
    <w:rsid w:val="114A6887"/>
    <w:rsid w:val="117698C6"/>
    <w:rsid w:val="11CC8DAC"/>
    <w:rsid w:val="12BC6871"/>
    <w:rsid w:val="12E48016"/>
    <w:rsid w:val="12EBC499"/>
    <w:rsid w:val="131A6094"/>
    <w:rsid w:val="1428C086"/>
    <w:rsid w:val="143FEBBD"/>
    <w:rsid w:val="14F920D2"/>
    <w:rsid w:val="14F9F040"/>
    <w:rsid w:val="150833C6"/>
    <w:rsid w:val="1521AA82"/>
    <w:rsid w:val="153D09F2"/>
    <w:rsid w:val="1555373D"/>
    <w:rsid w:val="158C91FE"/>
    <w:rsid w:val="162DB998"/>
    <w:rsid w:val="16D73EE5"/>
    <w:rsid w:val="16FC6B94"/>
    <w:rsid w:val="1761ADE8"/>
    <w:rsid w:val="1787283B"/>
    <w:rsid w:val="1789BF85"/>
    <w:rsid w:val="17E9C0B7"/>
    <w:rsid w:val="18033A5E"/>
    <w:rsid w:val="180B1C51"/>
    <w:rsid w:val="182BFE65"/>
    <w:rsid w:val="1874AAB4"/>
    <w:rsid w:val="1912D167"/>
    <w:rsid w:val="1962C0D2"/>
    <w:rsid w:val="196919C6"/>
    <w:rsid w:val="1970A1AA"/>
    <w:rsid w:val="1988E767"/>
    <w:rsid w:val="198D38DD"/>
    <w:rsid w:val="19A2C52F"/>
    <w:rsid w:val="19D6C084"/>
    <w:rsid w:val="1A2C9571"/>
    <w:rsid w:val="1A3033AD"/>
    <w:rsid w:val="1B04EA27"/>
    <w:rsid w:val="1B24B7C8"/>
    <w:rsid w:val="1B28C8D3"/>
    <w:rsid w:val="1B84FD7B"/>
    <w:rsid w:val="1B9C121C"/>
    <w:rsid w:val="1CC08829"/>
    <w:rsid w:val="1CC88AC3"/>
    <w:rsid w:val="1CCC15F4"/>
    <w:rsid w:val="1D177DFB"/>
    <w:rsid w:val="1D3E6455"/>
    <w:rsid w:val="1DFD3E01"/>
    <w:rsid w:val="1E18EFC3"/>
    <w:rsid w:val="1E5EA839"/>
    <w:rsid w:val="1E763652"/>
    <w:rsid w:val="1EB6073E"/>
    <w:rsid w:val="1ED18040"/>
    <w:rsid w:val="1EE8C671"/>
    <w:rsid w:val="1FC75DE0"/>
    <w:rsid w:val="1FCB10B3"/>
    <w:rsid w:val="1FEDE8AB"/>
    <w:rsid w:val="204FC60F"/>
    <w:rsid w:val="212C39B0"/>
    <w:rsid w:val="21A2719C"/>
    <w:rsid w:val="21BC7653"/>
    <w:rsid w:val="22328176"/>
    <w:rsid w:val="233A981A"/>
    <w:rsid w:val="234AA80D"/>
    <w:rsid w:val="23BEE97B"/>
    <w:rsid w:val="24AF2345"/>
    <w:rsid w:val="252D6758"/>
    <w:rsid w:val="257C8174"/>
    <w:rsid w:val="2588C4E3"/>
    <w:rsid w:val="26398EC1"/>
    <w:rsid w:val="263A1FB6"/>
    <w:rsid w:val="269AE585"/>
    <w:rsid w:val="27590E5A"/>
    <w:rsid w:val="2784C738"/>
    <w:rsid w:val="2790BD2F"/>
    <w:rsid w:val="280BAA3A"/>
    <w:rsid w:val="287AD73E"/>
    <w:rsid w:val="28CA09C2"/>
    <w:rsid w:val="28D9EAF0"/>
    <w:rsid w:val="292F8B53"/>
    <w:rsid w:val="29828C85"/>
    <w:rsid w:val="29829468"/>
    <w:rsid w:val="2A067421"/>
    <w:rsid w:val="2A5B0716"/>
    <w:rsid w:val="2AC24BAF"/>
    <w:rsid w:val="2ACC6349"/>
    <w:rsid w:val="2AF3126C"/>
    <w:rsid w:val="2B06F94E"/>
    <w:rsid w:val="2B1E5CE6"/>
    <w:rsid w:val="2B37D7F5"/>
    <w:rsid w:val="2B50CE90"/>
    <w:rsid w:val="2B77C929"/>
    <w:rsid w:val="2B9CFC2A"/>
    <w:rsid w:val="2BFE5F5B"/>
    <w:rsid w:val="2C3B84DE"/>
    <w:rsid w:val="2C48BE59"/>
    <w:rsid w:val="2D6A283B"/>
    <w:rsid w:val="2DE31222"/>
    <w:rsid w:val="2E5F775C"/>
    <w:rsid w:val="2E76FE52"/>
    <w:rsid w:val="2E79E9F3"/>
    <w:rsid w:val="2E7A7318"/>
    <w:rsid w:val="2E7D97B5"/>
    <w:rsid w:val="2EE9F66E"/>
    <w:rsid w:val="2F5AF524"/>
    <w:rsid w:val="2F9FD46C"/>
    <w:rsid w:val="30281D6C"/>
    <w:rsid w:val="3054E0F4"/>
    <w:rsid w:val="30B4354C"/>
    <w:rsid w:val="30F188E2"/>
    <w:rsid w:val="3150443B"/>
    <w:rsid w:val="31E918E0"/>
    <w:rsid w:val="31F2BCC8"/>
    <w:rsid w:val="329295E6"/>
    <w:rsid w:val="32DC3750"/>
    <w:rsid w:val="338786BA"/>
    <w:rsid w:val="33BBC37D"/>
    <w:rsid w:val="33E2680B"/>
    <w:rsid w:val="3489B5FA"/>
    <w:rsid w:val="34CF2D18"/>
    <w:rsid w:val="34D9D91E"/>
    <w:rsid w:val="350F1D63"/>
    <w:rsid w:val="354B6654"/>
    <w:rsid w:val="35C512CF"/>
    <w:rsid w:val="35D63636"/>
    <w:rsid w:val="35F429A2"/>
    <w:rsid w:val="36A43AF8"/>
    <w:rsid w:val="37AF3C6C"/>
    <w:rsid w:val="383BDAC3"/>
    <w:rsid w:val="38FD628D"/>
    <w:rsid w:val="390348AA"/>
    <w:rsid w:val="3973582A"/>
    <w:rsid w:val="39BE6356"/>
    <w:rsid w:val="3A4879AE"/>
    <w:rsid w:val="3A9CAE66"/>
    <w:rsid w:val="3AABCCCC"/>
    <w:rsid w:val="3AB3599A"/>
    <w:rsid w:val="3ACF6402"/>
    <w:rsid w:val="3ADC6D04"/>
    <w:rsid w:val="3AFC9720"/>
    <w:rsid w:val="3B14C1EF"/>
    <w:rsid w:val="3B52DA7E"/>
    <w:rsid w:val="3B834EB8"/>
    <w:rsid w:val="3BD674AD"/>
    <w:rsid w:val="3C11429B"/>
    <w:rsid w:val="3C9AE468"/>
    <w:rsid w:val="3CD83E97"/>
    <w:rsid w:val="3D128BF4"/>
    <w:rsid w:val="3D6D9178"/>
    <w:rsid w:val="3E94ABDC"/>
    <w:rsid w:val="3EAE5C55"/>
    <w:rsid w:val="3EEAAAD1"/>
    <w:rsid w:val="3F454529"/>
    <w:rsid w:val="3F78BAB7"/>
    <w:rsid w:val="3F8A6014"/>
    <w:rsid w:val="3FDA5945"/>
    <w:rsid w:val="40A16DE0"/>
    <w:rsid w:val="41020F27"/>
    <w:rsid w:val="413BC929"/>
    <w:rsid w:val="4157FA4A"/>
    <w:rsid w:val="416D1F39"/>
    <w:rsid w:val="42458B8A"/>
    <w:rsid w:val="42493D1E"/>
    <w:rsid w:val="4326B42A"/>
    <w:rsid w:val="43621ABE"/>
    <w:rsid w:val="436275E8"/>
    <w:rsid w:val="43CBB98F"/>
    <w:rsid w:val="441FD329"/>
    <w:rsid w:val="444FB8F1"/>
    <w:rsid w:val="451A21E1"/>
    <w:rsid w:val="45AF139B"/>
    <w:rsid w:val="45BA92D0"/>
    <w:rsid w:val="46256B43"/>
    <w:rsid w:val="469DD088"/>
    <w:rsid w:val="46CF0F20"/>
    <w:rsid w:val="474AE3FC"/>
    <w:rsid w:val="487F87F7"/>
    <w:rsid w:val="48D07ADD"/>
    <w:rsid w:val="48D3D764"/>
    <w:rsid w:val="48DADAEA"/>
    <w:rsid w:val="49300FCB"/>
    <w:rsid w:val="49EF34CC"/>
    <w:rsid w:val="4AB20D9C"/>
    <w:rsid w:val="4AB7FC34"/>
    <w:rsid w:val="4ACBE02C"/>
    <w:rsid w:val="4B1BDF5A"/>
    <w:rsid w:val="4B82D7A0"/>
    <w:rsid w:val="4BF59426"/>
    <w:rsid w:val="4C103438"/>
    <w:rsid w:val="4C28AEB1"/>
    <w:rsid w:val="4C29DDA1"/>
    <w:rsid w:val="4C46CD78"/>
    <w:rsid w:val="4C55F5E5"/>
    <w:rsid w:val="4C6C0D60"/>
    <w:rsid w:val="4D28E875"/>
    <w:rsid w:val="4D6D7FCA"/>
    <w:rsid w:val="4D752EEA"/>
    <w:rsid w:val="4DA6C429"/>
    <w:rsid w:val="4E715D8E"/>
    <w:rsid w:val="4ECC870B"/>
    <w:rsid w:val="4F2ECAB3"/>
    <w:rsid w:val="4F603621"/>
    <w:rsid w:val="4F624AC0"/>
    <w:rsid w:val="4F6A46E4"/>
    <w:rsid w:val="4F7B6F45"/>
    <w:rsid w:val="4FA4AEEA"/>
    <w:rsid w:val="502233DC"/>
    <w:rsid w:val="50890645"/>
    <w:rsid w:val="51096B05"/>
    <w:rsid w:val="512A36FF"/>
    <w:rsid w:val="51D429EE"/>
    <w:rsid w:val="521C52A3"/>
    <w:rsid w:val="523AFFD9"/>
    <w:rsid w:val="52921115"/>
    <w:rsid w:val="533649EA"/>
    <w:rsid w:val="54432F13"/>
    <w:rsid w:val="544F9667"/>
    <w:rsid w:val="54B4EC96"/>
    <w:rsid w:val="54C3D4C6"/>
    <w:rsid w:val="552CACC7"/>
    <w:rsid w:val="553BAF29"/>
    <w:rsid w:val="557C21B8"/>
    <w:rsid w:val="559392F6"/>
    <w:rsid w:val="55B5144E"/>
    <w:rsid w:val="55E22A68"/>
    <w:rsid w:val="563DE058"/>
    <w:rsid w:val="56AD66E4"/>
    <w:rsid w:val="56B27CF4"/>
    <w:rsid w:val="5731C2A8"/>
    <w:rsid w:val="57F77D1A"/>
    <w:rsid w:val="5811DB2F"/>
    <w:rsid w:val="5820A5AA"/>
    <w:rsid w:val="5866AB69"/>
    <w:rsid w:val="58B9E68E"/>
    <w:rsid w:val="590C19B9"/>
    <w:rsid w:val="59824B77"/>
    <w:rsid w:val="59F48D3E"/>
    <w:rsid w:val="5A33D36C"/>
    <w:rsid w:val="5A38D5C8"/>
    <w:rsid w:val="5AEF1C46"/>
    <w:rsid w:val="5B13DE7C"/>
    <w:rsid w:val="5B175BEC"/>
    <w:rsid w:val="5B4B6D0E"/>
    <w:rsid w:val="5BBDFCF1"/>
    <w:rsid w:val="5BD3EB69"/>
    <w:rsid w:val="5C05F631"/>
    <w:rsid w:val="5C872042"/>
    <w:rsid w:val="5CBF7BDF"/>
    <w:rsid w:val="5CCFE396"/>
    <w:rsid w:val="5CF8D9FF"/>
    <w:rsid w:val="5D11FAFF"/>
    <w:rsid w:val="5D13E838"/>
    <w:rsid w:val="5D162631"/>
    <w:rsid w:val="5D586EED"/>
    <w:rsid w:val="5DA1C692"/>
    <w:rsid w:val="5DD836D0"/>
    <w:rsid w:val="5E94AA60"/>
    <w:rsid w:val="5EE498D4"/>
    <w:rsid w:val="5F246E96"/>
    <w:rsid w:val="5F28F785"/>
    <w:rsid w:val="5F37D577"/>
    <w:rsid w:val="5F861BD6"/>
    <w:rsid w:val="5FAE1646"/>
    <w:rsid w:val="602CF297"/>
    <w:rsid w:val="602ECB7F"/>
    <w:rsid w:val="604B88FA"/>
    <w:rsid w:val="6141EED4"/>
    <w:rsid w:val="6190E7CB"/>
    <w:rsid w:val="61A87EBD"/>
    <w:rsid w:val="61DAA6E5"/>
    <w:rsid w:val="61E53496"/>
    <w:rsid w:val="61F1D166"/>
    <w:rsid w:val="6244D1D3"/>
    <w:rsid w:val="6281204F"/>
    <w:rsid w:val="63BF4187"/>
    <w:rsid w:val="645D6E5D"/>
    <w:rsid w:val="6468DDDF"/>
    <w:rsid w:val="65043126"/>
    <w:rsid w:val="65075B85"/>
    <w:rsid w:val="65276D81"/>
    <w:rsid w:val="655A334C"/>
    <w:rsid w:val="65E07737"/>
    <w:rsid w:val="660354B5"/>
    <w:rsid w:val="68023E33"/>
    <w:rsid w:val="682FF706"/>
    <w:rsid w:val="684C45A7"/>
    <w:rsid w:val="689983B9"/>
    <w:rsid w:val="68A15410"/>
    <w:rsid w:val="68D4B96D"/>
    <w:rsid w:val="691253A4"/>
    <w:rsid w:val="6946F505"/>
    <w:rsid w:val="69B84D3D"/>
    <w:rsid w:val="6A3AF439"/>
    <w:rsid w:val="6AF96CD5"/>
    <w:rsid w:val="6B6A7B0B"/>
    <w:rsid w:val="6C280295"/>
    <w:rsid w:val="6C2CF0F1"/>
    <w:rsid w:val="6C77E767"/>
    <w:rsid w:val="6D70AC7A"/>
    <w:rsid w:val="6D8EDB9F"/>
    <w:rsid w:val="6E127CD8"/>
    <w:rsid w:val="6E5E6358"/>
    <w:rsid w:val="6E6255AA"/>
    <w:rsid w:val="6F1FD8E3"/>
    <w:rsid w:val="6FCE0BF0"/>
    <w:rsid w:val="7002B95D"/>
    <w:rsid w:val="700F9E4B"/>
    <w:rsid w:val="7015B08D"/>
    <w:rsid w:val="70A768E0"/>
    <w:rsid w:val="70AE5F62"/>
    <w:rsid w:val="70EE30F4"/>
    <w:rsid w:val="71055463"/>
    <w:rsid w:val="72194E82"/>
    <w:rsid w:val="72657D77"/>
    <w:rsid w:val="731E00F7"/>
    <w:rsid w:val="732C3E06"/>
    <w:rsid w:val="734D514F"/>
    <w:rsid w:val="737377C3"/>
    <w:rsid w:val="7395E8EF"/>
    <w:rsid w:val="73A20D44"/>
    <w:rsid w:val="73C3D09E"/>
    <w:rsid w:val="747273C7"/>
    <w:rsid w:val="74B3FA0D"/>
    <w:rsid w:val="74C7CDAC"/>
    <w:rsid w:val="74E30F6E"/>
    <w:rsid w:val="75904234"/>
    <w:rsid w:val="75C58225"/>
    <w:rsid w:val="75DDBE97"/>
    <w:rsid w:val="7610AACA"/>
    <w:rsid w:val="766C0FCA"/>
    <w:rsid w:val="76B8EB09"/>
    <w:rsid w:val="7715A1A7"/>
    <w:rsid w:val="772AEAC8"/>
    <w:rsid w:val="779F2A33"/>
    <w:rsid w:val="77A9E84E"/>
    <w:rsid w:val="77B3206F"/>
    <w:rsid w:val="77F86286"/>
    <w:rsid w:val="7823359B"/>
    <w:rsid w:val="7856EAE9"/>
    <w:rsid w:val="796A845A"/>
    <w:rsid w:val="796FD95A"/>
    <w:rsid w:val="79B658F7"/>
    <w:rsid w:val="79E0A6B0"/>
    <w:rsid w:val="7A78B341"/>
    <w:rsid w:val="7A8E9B1E"/>
    <w:rsid w:val="7B0BFAB9"/>
    <w:rsid w:val="7B9093E0"/>
    <w:rsid w:val="7C6454C5"/>
    <w:rsid w:val="7C675B69"/>
    <w:rsid w:val="7CEA4A21"/>
    <w:rsid w:val="7D64B3E0"/>
    <w:rsid w:val="7D6A7A74"/>
    <w:rsid w:val="7DF9F350"/>
    <w:rsid w:val="7E2F36FC"/>
    <w:rsid w:val="7E361F89"/>
    <w:rsid w:val="7E65462A"/>
    <w:rsid w:val="7F1186C1"/>
    <w:rsid w:val="7F22A245"/>
    <w:rsid w:val="7F889922"/>
    <w:rsid w:val="7F9C6BAF"/>
    <w:rsid w:val="7FC2D9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63A16E"/>
  <w15:docId w15:val="{F426BDCE-53D0-4824-8538-B468DE45A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4590"/>
    <w:pPr>
      <w:spacing w:after="160" w:line="259" w:lineRule="auto"/>
      <w:jc w:val="both"/>
    </w:pPr>
    <w:rPr>
      <w:rFonts w:ascii="Graphik" w:hAnsi="Graphik"/>
      <w:kern w:val="2"/>
      <w:sz w:val="20"/>
      <w:szCs w:val="22"/>
      <w14:ligatures w14:val="standardContextual"/>
    </w:rPr>
  </w:style>
  <w:style w:type="paragraph" w:styleId="Heading1">
    <w:name w:val="heading 1"/>
    <w:basedOn w:val="Normal"/>
    <w:next w:val="Normal"/>
    <w:link w:val="Heading1Char"/>
    <w:autoRedefine/>
    <w:qFormat/>
    <w:rsid w:val="00DB4590"/>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uiPriority w:val="9"/>
    <w:unhideWhenUsed/>
    <w:qFormat/>
    <w:rsid w:val="00DB4590"/>
    <w:pPr>
      <w:keepNext/>
      <w:keepLines/>
      <w:spacing w:before="240" w:after="120"/>
      <w:outlineLvl w:val="1"/>
    </w:pPr>
    <w:rPr>
      <w:rFonts w:eastAsiaTheme="majorEastAsia" w:cstheme="majorBidi"/>
      <w:b/>
      <w:bCs/>
      <w:color w:val="7030A0"/>
      <w:sz w:val="24"/>
      <w:szCs w:val="24"/>
    </w:rPr>
  </w:style>
  <w:style w:type="paragraph" w:styleId="Heading3">
    <w:name w:val="heading 3"/>
    <w:basedOn w:val="Normal"/>
    <w:next w:val="Normal"/>
    <w:link w:val="Heading3Char"/>
    <w:uiPriority w:val="9"/>
    <w:unhideWhenUsed/>
    <w:qFormat/>
    <w:rsid w:val="00DB4590"/>
    <w:pPr>
      <w:outlineLvl w:val="2"/>
    </w:pPr>
    <w:rPr>
      <w:b/>
      <w:bCs/>
      <w:sz w:val="22"/>
      <w:szCs w:val="24"/>
    </w:rPr>
  </w:style>
  <w:style w:type="paragraph" w:styleId="Heading4">
    <w:name w:val="heading 4"/>
    <w:basedOn w:val="Normal"/>
    <w:next w:val="Normal"/>
    <w:link w:val="Heading4Char"/>
    <w:uiPriority w:val="9"/>
    <w:unhideWhenUsed/>
    <w:qFormat/>
    <w:rsid w:val="00DB4590"/>
    <w:pPr>
      <w:outlineLvl w:val="3"/>
    </w:pPr>
    <w:rPr>
      <w:b/>
      <w:bCs/>
      <w:i/>
      <w:iCs/>
    </w:rPr>
  </w:style>
  <w:style w:type="paragraph" w:styleId="Heading5">
    <w:name w:val="heading 5"/>
    <w:basedOn w:val="Normal"/>
    <w:next w:val="NormalIndent"/>
    <w:link w:val="Heading5Char"/>
    <w:autoRedefine/>
    <w:qFormat/>
    <w:rsid w:val="00DB4590"/>
    <w:pPr>
      <w:numPr>
        <w:ilvl w:val="4"/>
        <w:numId w:val="1"/>
      </w:numPr>
      <w:suppressLineNumbers/>
      <w:spacing w:before="240" w:after="240"/>
      <w:outlineLvl w:val="4"/>
    </w:pPr>
    <w:rPr>
      <w:rFonts w:ascii="Arial" w:eastAsia="Times New Roman" w:hAnsi="Arial" w:cs="Times New Roman"/>
      <w:szCs w:val="20"/>
    </w:rPr>
  </w:style>
  <w:style w:type="paragraph" w:styleId="Heading6">
    <w:name w:val="heading 6"/>
    <w:basedOn w:val="Normal"/>
    <w:next w:val="NormalIndent"/>
    <w:link w:val="Heading6Char"/>
    <w:qFormat/>
    <w:rsid w:val="00DB4590"/>
    <w:pPr>
      <w:numPr>
        <w:ilvl w:val="5"/>
        <w:numId w:val="1"/>
      </w:numPr>
      <w:suppressLineNumbers/>
      <w:spacing w:after="120" w:line="360" w:lineRule="auto"/>
      <w:outlineLvl w:val="5"/>
    </w:pPr>
    <w:rPr>
      <w:rFonts w:ascii="Arial" w:eastAsia="Times New Roman" w:hAnsi="Arial" w:cs="Times New Roman"/>
      <w:sz w:val="18"/>
      <w:szCs w:val="20"/>
      <w:u w:val="single"/>
    </w:rPr>
  </w:style>
  <w:style w:type="paragraph" w:styleId="Heading7">
    <w:name w:val="heading 7"/>
    <w:basedOn w:val="Normal"/>
    <w:next w:val="NormalIndent"/>
    <w:link w:val="Heading7Char"/>
    <w:qFormat/>
    <w:rsid w:val="00DB4590"/>
    <w:pPr>
      <w:numPr>
        <w:ilvl w:val="6"/>
        <w:numId w:val="1"/>
      </w:numPr>
      <w:suppressLineNumbers/>
      <w:spacing w:after="120" w:line="360" w:lineRule="auto"/>
      <w:outlineLvl w:val="6"/>
    </w:pPr>
    <w:rPr>
      <w:rFonts w:ascii="Arial" w:eastAsia="Times New Roman" w:hAnsi="Arial" w:cs="Times New Roman"/>
      <w:i/>
      <w:sz w:val="18"/>
      <w:szCs w:val="20"/>
    </w:rPr>
  </w:style>
  <w:style w:type="paragraph" w:styleId="Heading8">
    <w:name w:val="heading 8"/>
    <w:basedOn w:val="Normal"/>
    <w:next w:val="NormalIndent"/>
    <w:link w:val="Heading8Char"/>
    <w:qFormat/>
    <w:rsid w:val="00DB4590"/>
    <w:pPr>
      <w:numPr>
        <w:ilvl w:val="7"/>
        <w:numId w:val="1"/>
      </w:numPr>
      <w:suppressLineNumbers/>
      <w:spacing w:after="120" w:line="360" w:lineRule="auto"/>
      <w:outlineLvl w:val="7"/>
    </w:pPr>
    <w:rPr>
      <w:rFonts w:ascii="Arial" w:eastAsia="Times New Roman" w:hAnsi="Arial" w:cs="Times New Roman"/>
      <w:i/>
      <w:sz w:val="18"/>
      <w:szCs w:val="20"/>
    </w:rPr>
  </w:style>
  <w:style w:type="paragraph" w:styleId="Heading9">
    <w:name w:val="heading 9"/>
    <w:basedOn w:val="Normal"/>
    <w:next w:val="Normal"/>
    <w:link w:val="Heading9Char"/>
    <w:qFormat/>
    <w:rsid w:val="00DB4590"/>
    <w:pPr>
      <w:numPr>
        <w:ilvl w:val="8"/>
        <w:numId w:val="1"/>
      </w:numPr>
      <w:spacing w:before="240" w:after="60" w:line="360" w:lineRule="auto"/>
      <w:outlineLvl w:val="8"/>
    </w:pPr>
    <w:rPr>
      <w:rFonts w:ascii="Arial" w:eastAsia="Times New Roman" w:hAnsi="Arial" w:cs="Times New Roman"/>
      <w:b/>
      <w:i/>
      <w:sz w:val="18"/>
      <w:szCs w:val="20"/>
    </w:rPr>
  </w:style>
  <w:style w:type="character" w:default="1" w:styleId="DefaultParagraphFont">
    <w:name w:val="Default Paragraph Font"/>
    <w:uiPriority w:val="1"/>
    <w:unhideWhenUsed/>
    <w:rsid w:val="00DB459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B4590"/>
  </w:style>
  <w:style w:type="character" w:customStyle="1" w:styleId="Heading1Char">
    <w:name w:val="Heading 1 Char"/>
    <w:basedOn w:val="DefaultParagraphFont"/>
    <w:link w:val="Heading1"/>
    <w:rsid w:val="00DB4590"/>
    <w:rPr>
      <w:rFonts w:ascii="Graphik" w:eastAsia="Times New Roman" w:hAnsi="Graphik"/>
      <w:b/>
      <w:kern w:val="2"/>
      <w:sz w:val="28"/>
      <w:szCs w:val="20"/>
      <w:lang w:val="en-GB"/>
      <w14:ligatures w14:val="standardContextual"/>
    </w:rPr>
  </w:style>
  <w:style w:type="character" w:customStyle="1" w:styleId="Heading2Char">
    <w:name w:val="Heading 2 Char"/>
    <w:basedOn w:val="DefaultParagraphFont"/>
    <w:link w:val="Heading2"/>
    <w:uiPriority w:val="9"/>
    <w:rsid w:val="00DB4590"/>
    <w:rPr>
      <w:rFonts w:ascii="Graphik" w:eastAsiaTheme="majorEastAsia" w:hAnsi="Graphik" w:cstheme="majorBidi"/>
      <w:b/>
      <w:bCs/>
      <w:color w:val="7030A0"/>
      <w:kern w:val="2"/>
      <w14:ligatures w14:val="standardContextual"/>
    </w:rPr>
  </w:style>
  <w:style w:type="character" w:customStyle="1" w:styleId="Heading3Char">
    <w:name w:val="Heading 3 Char"/>
    <w:basedOn w:val="DefaultParagraphFont"/>
    <w:link w:val="Heading3"/>
    <w:uiPriority w:val="9"/>
    <w:rsid w:val="00DB4590"/>
    <w:rPr>
      <w:rFonts w:ascii="Graphik" w:hAnsi="Graphik"/>
      <w:b/>
      <w:bCs/>
      <w:kern w:val="2"/>
      <w:sz w:val="22"/>
      <w14:ligatures w14:val="standardContextual"/>
    </w:rPr>
  </w:style>
  <w:style w:type="character" w:customStyle="1" w:styleId="Heading4Char">
    <w:name w:val="Heading 4 Char"/>
    <w:basedOn w:val="DefaultParagraphFont"/>
    <w:link w:val="Heading4"/>
    <w:uiPriority w:val="9"/>
    <w:rsid w:val="00DB4590"/>
    <w:rPr>
      <w:rFonts w:ascii="Graphik" w:hAnsi="Graphik"/>
      <w:b/>
      <w:bCs/>
      <w:i/>
      <w:iCs/>
      <w:kern w:val="2"/>
      <w:sz w:val="20"/>
      <w:szCs w:val="22"/>
      <w14:ligatures w14:val="standardContextual"/>
    </w:rPr>
  </w:style>
  <w:style w:type="character" w:customStyle="1" w:styleId="Heading5Char">
    <w:name w:val="Heading 5 Char"/>
    <w:basedOn w:val="DefaultParagraphFont"/>
    <w:link w:val="Heading5"/>
    <w:rsid w:val="00DB4590"/>
    <w:rPr>
      <w:rFonts w:ascii="Arial" w:eastAsia="Times New Roman" w:hAnsi="Arial" w:cs="Times New Roman"/>
      <w:kern w:val="2"/>
      <w:sz w:val="20"/>
      <w:szCs w:val="20"/>
      <w14:ligatures w14:val="standardContextual"/>
    </w:rPr>
  </w:style>
  <w:style w:type="character" w:customStyle="1" w:styleId="Heading6Char">
    <w:name w:val="Heading 6 Char"/>
    <w:basedOn w:val="DefaultParagraphFont"/>
    <w:link w:val="Heading6"/>
    <w:rsid w:val="00DB4590"/>
    <w:rPr>
      <w:rFonts w:ascii="Arial" w:eastAsia="Times New Roman" w:hAnsi="Arial" w:cs="Times New Roman"/>
      <w:kern w:val="2"/>
      <w:sz w:val="18"/>
      <w:szCs w:val="20"/>
      <w:u w:val="single"/>
      <w14:ligatures w14:val="standardContextual"/>
    </w:rPr>
  </w:style>
  <w:style w:type="character" w:customStyle="1" w:styleId="Heading7Char">
    <w:name w:val="Heading 7 Char"/>
    <w:basedOn w:val="DefaultParagraphFont"/>
    <w:link w:val="Heading7"/>
    <w:rsid w:val="00DB4590"/>
    <w:rPr>
      <w:rFonts w:ascii="Arial" w:eastAsia="Times New Roman" w:hAnsi="Arial" w:cs="Times New Roman"/>
      <w:i/>
      <w:kern w:val="2"/>
      <w:sz w:val="18"/>
      <w:szCs w:val="20"/>
      <w14:ligatures w14:val="standardContextual"/>
    </w:rPr>
  </w:style>
  <w:style w:type="character" w:customStyle="1" w:styleId="Heading8Char">
    <w:name w:val="Heading 8 Char"/>
    <w:basedOn w:val="DefaultParagraphFont"/>
    <w:link w:val="Heading8"/>
    <w:rsid w:val="00DB4590"/>
    <w:rPr>
      <w:rFonts w:ascii="Arial" w:eastAsia="Times New Roman" w:hAnsi="Arial" w:cs="Times New Roman"/>
      <w:i/>
      <w:kern w:val="2"/>
      <w:sz w:val="18"/>
      <w:szCs w:val="20"/>
      <w14:ligatures w14:val="standardContextual"/>
    </w:rPr>
  </w:style>
  <w:style w:type="character" w:customStyle="1" w:styleId="Heading9Char">
    <w:name w:val="Heading 9 Char"/>
    <w:basedOn w:val="DefaultParagraphFont"/>
    <w:link w:val="Heading9"/>
    <w:rsid w:val="00DB4590"/>
    <w:rPr>
      <w:rFonts w:ascii="Arial" w:eastAsia="Times New Roman" w:hAnsi="Arial" w:cs="Times New Roman"/>
      <w:b/>
      <w:i/>
      <w:kern w:val="2"/>
      <w:sz w:val="18"/>
      <w:szCs w:val="20"/>
      <w14:ligatures w14:val="standardContextual"/>
    </w:rPr>
  </w:style>
  <w:style w:type="character" w:styleId="Hyperlink">
    <w:name w:val="Hyperlink"/>
    <w:basedOn w:val="DefaultParagraphFont"/>
    <w:uiPriority w:val="99"/>
    <w:unhideWhenUsed/>
    <w:rsid w:val="00DB4590"/>
    <w:rPr>
      <w:color w:val="0563C1" w:themeColor="hyperlink"/>
      <w:u w:val="single"/>
    </w:rPr>
  </w:style>
  <w:style w:type="paragraph" w:styleId="TOC1">
    <w:name w:val="toc 1"/>
    <w:basedOn w:val="Normal"/>
    <w:next w:val="Normal"/>
    <w:autoRedefine/>
    <w:uiPriority w:val="39"/>
    <w:unhideWhenUsed/>
    <w:rsid w:val="00DB4590"/>
    <w:pPr>
      <w:spacing w:after="100"/>
    </w:pPr>
  </w:style>
  <w:style w:type="paragraph" w:styleId="TOC2">
    <w:name w:val="toc 2"/>
    <w:basedOn w:val="Normal"/>
    <w:next w:val="Normal"/>
    <w:autoRedefine/>
    <w:uiPriority w:val="39"/>
    <w:unhideWhenUsed/>
    <w:rsid w:val="00DB4590"/>
    <w:pPr>
      <w:spacing w:after="100"/>
      <w:ind w:left="200"/>
    </w:pPr>
  </w:style>
  <w:style w:type="paragraph" w:styleId="TOC3">
    <w:name w:val="toc 3"/>
    <w:basedOn w:val="Normal"/>
    <w:next w:val="Normal"/>
    <w:autoRedefine/>
    <w:uiPriority w:val="39"/>
    <w:unhideWhenUsed/>
    <w:rsid w:val="00DB4590"/>
    <w:pPr>
      <w:spacing w:after="100"/>
      <w:ind w:left="400"/>
    </w:pPr>
  </w:style>
  <w:style w:type="paragraph" w:styleId="NormalIndent">
    <w:name w:val="Normal Indent"/>
    <w:basedOn w:val="Normal"/>
    <w:uiPriority w:val="99"/>
    <w:semiHidden/>
    <w:unhideWhenUsed/>
    <w:rsid w:val="00DB4590"/>
    <w:pPr>
      <w:ind w:left="720"/>
    </w:pPr>
  </w:style>
  <w:style w:type="paragraph" w:styleId="ListBullet">
    <w:name w:val="List Bullet"/>
    <w:basedOn w:val="Normal"/>
    <w:link w:val="ListBulletChar"/>
    <w:uiPriority w:val="3"/>
    <w:qFormat/>
    <w:rsid w:val="00DB4590"/>
    <w:pPr>
      <w:numPr>
        <w:numId w:val="2"/>
      </w:numPr>
      <w:spacing w:after="60"/>
    </w:pPr>
    <w:rPr>
      <w:rFonts w:ascii="Arial" w:eastAsia="Times New Roman" w:hAnsi="Arial" w:cs="Times New Roman"/>
    </w:rPr>
  </w:style>
  <w:style w:type="paragraph" w:styleId="ListBullet2">
    <w:name w:val="List Bullet 2"/>
    <w:basedOn w:val="Normal"/>
    <w:link w:val="ListBullet2Char"/>
    <w:uiPriority w:val="99"/>
    <w:semiHidden/>
    <w:unhideWhenUsed/>
    <w:rsid w:val="00DB4590"/>
    <w:pPr>
      <w:numPr>
        <w:numId w:val="3"/>
      </w:numPr>
      <w:contextualSpacing/>
    </w:pPr>
    <w:rPr>
      <w:rFonts w:ascii="Cambria" w:eastAsia="Cambria" w:hAnsi="Cambria" w:cs="Times New Roman"/>
    </w:rPr>
  </w:style>
  <w:style w:type="paragraph" w:styleId="ListBullet3">
    <w:name w:val="List Bullet 3"/>
    <w:basedOn w:val="Normal"/>
    <w:link w:val="ListBullet3Char"/>
    <w:uiPriority w:val="99"/>
    <w:unhideWhenUsed/>
    <w:rsid w:val="00DB4590"/>
    <w:pPr>
      <w:numPr>
        <w:numId w:val="4"/>
      </w:numPr>
      <w:contextualSpacing/>
    </w:pPr>
    <w:rPr>
      <w:rFonts w:ascii="Cambria" w:eastAsia="Cambria" w:hAnsi="Cambria" w:cs="Times New Roman"/>
    </w:rPr>
  </w:style>
  <w:style w:type="paragraph" w:customStyle="1" w:styleId="Accenture">
    <w:name w:val="Accenture"/>
    <w:basedOn w:val="Normal"/>
    <w:qFormat/>
    <w:rsid w:val="00DB4590"/>
    <w:pPr>
      <w:ind w:right="1189"/>
    </w:pPr>
    <w:rPr>
      <w:rFonts w:ascii="Arial" w:eastAsia="Cambria" w:hAnsi="Arial" w:cs="Times New Roman"/>
    </w:rPr>
  </w:style>
  <w:style w:type="table" w:styleId="TableGrid">
    <w:name w:val="Table Grid"/>
    <w:basedOn w:val="TableNormal"/>
    <w:uiPriority w:val="39"/>
    <w:rsid w:val="00DB4590"/>
    <w:rPr>
      <w:rFonts w:ascii="Cambria" w:eastAsia="Cambria" w:hAnsi="Cambria"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Content">
    <w:name w:val="Content"/>
    <w:link w:val="ContentChar"/>
    <w:qFormat/>
    <w:rsid w:val="00DB4590"/>
    <w:pPr>
      <w:keepLines/>
      <w:tabs>
        <w:tab w:val="left" w:pos="1134"/>
      </w:tabs>
      <w:spacing w:after="120"/>
    </w:pPr>
    <w:rPr>
      <w:rFonts w:ascii="Arial" w:eastAsia="Cambria" w:hAnsi="Arial" w:cs="Times New Roman"/>
      <w:b/>
      <w:sz w:val="32"/>
      <w:szCs w:val="20"/>
    </w:rPr>
  </w:style>
  <w:style w:type="paragraph" w:customStyle="1" w:styleId="Paragraph">
    <w:name w:val="Paragraph"/>
    <w:basedOn w:val="Normal"/>
    <w:link w:val="ParagraphChar"/>
    <w:qFormat/>
    <w:rsid w:val="00DB4590"/>
  </w:style>
  <w:style w:type="character" w:customStyle="1" w:styleId="ContentChar">
    <w:name w:val="Content Char"/>
    <w:basedOn w:val="DefaultParagraphFont"/>
    <w:link w:val="Content"/>
    <w:rsid w:val="00DB4590"/>
    <w:rPr>
      <w:rFonts w:ascii="Arial" w:eastAsia="Cambria" w:hAnsi="Arial" w:cs="Times New Roman"/>
      <w:b/>
      <w:sz w:val="32"/>
      <w:szCs w:val="20"/>
    </w:rPr>
  </w:style>
  <w:style w:type="paragraph" w:customStyle="1" w:styleId="UOLIST1">
    <w:name w:val="UO LIST 1"/>
    <w:basedOn w:val="ListBullet"/>
    <w:link w:val="UOLIST1Char"/>
    <w:autoRedefine/>
    <w:qFormat/>
    <w:rsid w:val="00DB4590"/>
    <w:pPr>
      <w:numPr>
        <w:numId w:val="0"/>
      </w:numPr>
      <w:ind w:left="360"/>
      <w:jc w:val="left"/>
    </w:pPr>
    <w:rPr>
      <w:rFonts w:ascii="Graphik" w:hAnsi="Graphik" w:cs="Arial"/>
      <w:lang w:val="de-DE"/>
    </w:rPr>
  </w:style>
  <w:style w:type="character" w:customStyle="1" w:styleId="ParagraphChar">
    <w:name w:val="Paragraph Char"/>
    <w:basedOn w:val="DefaultParagraphFont"/>
    <w:link w:val="Paragraph"/>
    <w:rsid w:val="00DB4590"/>
    <w:rPr>
      <w:rFonts w:ascii="Graphik" w:hAnsi="Graphik"/>
      <w:kern w:val="2"/>
      <w:sz w:val="20"/>
      <w:szCs w:val="22"/>
      <w14:ligatures w14:val="standardContextual"/>
    </w:rPr>
  </w:style>
  <w:style w:type="paragraph" w:customStyle="1" w:styleId="UOLIST2">
    <w:name w:val="UO LIST 2"/>
    <w:basedOn w:val="ListBullet2"/>
    <w:link w:val="UOLIST2Char"/>
    <w:autoRedefine/>
    <w:qFormat/>
    <w:rsid w:val="00DB4590"/>
    <w:pPr>
      <w:tabs>
        <w:tab w:val="clear" w:pos="720"/>
      </w:tabs>
      <w:spacing w:before="120" w:after="120"/>
      <w:ind w:left="576" w:hanging="288"/>
    </w:pPr>
    <w:rPr>
      <w:rFonts w:ascii="Graphik" w:hAnsi="Graphik" w:cs="Arial"/>
      <w:lang w:val="de-DE"/>
    </w:rPr>
  </w:style>
  <w:style w:type="character" w:customStyle="1" w:styleId="ListBulletChar">
    <w:name w:val="List Bullet Char"/>
    <w:basedOn w:val="DefaultParagraphFont"/>
    <w:link w:val="ListBullet"/>
    <w:uiPriority w:val="3"/>
    <w:rsid w:val="00DB4590"/>
    <w:rPr>
      <w:rFonts w:ascii="Arial" w:eastAsia="Times New Roman" w:hAnsi="Arial" w:cs="Times New Roman"/>
      <w:kern w:val="2"/>
      <w:sz w:val="20"/>
      <w:szCs w:val="22"/>
      <w14:ligatures w14:val="standardContextual"/>
    </w:rPr>
  </w:style>
  <w:style w:type="character" w:customStyle="1" w:styleId="UOLIST1Char">
    <w:name w:val="UO LIST 1 Char"/>
    <w:basedOn w:val="ListBulletChar"/>
    <w:link w:val="UOLIST1"/>
    <w:rsid w:val="00DB4590"/>
    <w:rPr>
      <w:rFonts w:ascii="Graphik" w:eastAsia="Times New Roman" w:hAnsi="Graphik" w:cs="Arial"/>
      <w:kern w:val="2"/>
      <w:sz w:val="20"/>
      <w:szCs w:val="22"/>
      <w:lang w:val="de-DE"/>
      <w14:ligatures w14:val="standardContextual"/>
    </w:rPr>
  </w:style>
  <w:style w:type="paragraph" w:customStyle="1" w:styleId="UOLIST3">
    <w:name w:val="UO LIST 3"/>
    <w:basedOn w:val="ListBullet3"/>
    <w:link w:val="UOLIST3Char"/>
    <w:autoRedefine/>
    <w:qFormat/>
    <w:rsid w:val="00DB4590"/>
    <w:pPr>
      <w:numPr>
        <w:numId w:val="0"/>
      </w:numPr>
      <w:spacing w:after="120"/>
      <w:ind w:left="360" w:hanging="360"/>
    </w:pPr>
    <w:rPr>
      <w:rFonts w:ascii="Graphik" w:hAnsi="Graphik" w:cs="Arial"/>
      <w:lang w:val="de-DE"/>
    </w:rPr>
  </w:style>
  <w:style w:type="character" w:customStyle="1" w:styleId="ListBullet2Char">
    <w:name w:val="List Bullet 2 Char"/>
    <w:basedOn w:val="DefaultParagraphFont"/>
    <w:link w:val="ListBullet2"/>
    <w:uiPriority w:val="99"/>
    <w:semiHidden/>
    <w:rsid w:val="00DB4590"/>
    <w:rPr>
      <w:rFonts w:ascii="Cambria" w:eastAsia="Cambria" w:hAnsi="Cambria" w:cs="Times New Roman"/>
      <w:kern w:val="2"/>
      <w:sz w:val="20"/>
      <w:szCs w:val="22"/>
      <w14:ligatures w14:val="standardContextual"/>
    </w:rPr>
  </w:style>
  <w:style w:type="character" w:customStyle="1" w:styleId="UOLIST2Char">
    <w:name w:val="UO LIST 2 Char"/>
    <w:basedOn w:val="ListBullet2Char"/>
    <w:link w:val="UOLIST2"/>
    <w:rsid w:val="00DB4590"/>
    <w:rPr>
      <w:rFonts w:ascii="Graphik" w:eastAsia="Cambria" w:hAnsi="Graphik" w:cs="Arial"/>
      <w:kern w:val="2"/>
      <w:sz w:val="20"/>
      <w:szCs w:val="22"/>
      <w:lang w:val="de-DE"/>
      <w14:ligatures w14:val="standardContextual"/>
    </w:rPr>
  </w:style>
  <w:style w:type="paragraph" w:customStyle="1" w:styleId="NOLIST1">
    <w:name w:val="NO LIST 1"/>
    <w:basedOn w:val="Normal"/>
    <w:link w:val="NOLIST1Char"/>
    <w:autoRedefine/>
    <w:qFormat/>
    <w:rsid w:val="00DB4590"/>
    <w:pPr>
      <w:spacing w:after="120"/>
      <w:jc w:val="left"/>
    </w:pPr>
    <w:rPr>
      <w:noProof/>
    </w:rPr>
  </w:style>
  <w:style w:type="character" w:customStyle="1" w:styleId="ListBullet3Char">
    <w:name w:val="List Bullet 3 Char"/>
    <w:basedOn w:val="DefaultParagraphFont"/>
    <w:link w:val="ListBullet3"/>
    <w:uiPriority w:val="99"/>
    <w:rsid w:val="00DB4590"/>
    <w:rPr>
      <w:rFonts w:ascii="Cambria" w:eastAsia="Cambria" w:hAnsi="Cambria" w:cs="Times New Roman"/>
      <w:kern w:val="2"/>
      <w:sz w:val="20"/>
      <w:szCs w:val="22"/>
      <w14:ligatures w14:val="standardContextual"/>
    </w:rPr>
  </w:style>
  <w:style w:type="character" w:customStyle="1" w:styleId="UOLIST3Char">
    <w:name w:val="UO LIST 3 Char"/>
    <w:basedOn w:val="ListBullet3Char"/>
    <w:link w:val="UOLIST3"/>
    <w:rsid w:val="00DB4590"/>
    <w:rPr>
      <w:rFonts w:ascii="Graphik" w:eastAsia="Cambria" w:hAnsi="Graphik" w:cs="Arial"/>
      <w:kern w:val="2"/>
      <w:sz w:val="20"/>
      <w:szCs w:val="22"/>
      <w:lang w:val="de-DE"/>
      <w14:ligatures w14:val="standardContextual"/>
    </w:rPr>
  </w:style>
  <w:style w:type="paragraph" w:customStyle="1" w:styleId="NOLIST2">
    <w:name w:val="NO LIST 2"/>
    <w:basedOn w:val="NOLIST1"/>
    <w:link w:val="NOLIST2Char"/>
    <w:autoRedefine/>
    <w:qFormat/>
    <w:rsid w:val="00DB4590"/>
    <w:pPr>
      <w:numPr>
        <w:numId w:val="5"/>
      </w:numPr>
    </w:pPr>
  </w:style>
  <w:style w:type="character" w:customStyle="1" w:styleId="NOLIST1Char">
    <w:name w:val="NO LIST 1 Char"/>
    <w:basedOn w:val="DefaultParagraphFont"/>
    <w:link w:val="NOLIST1"/>
    <w:rsid w:val="00DB4590"/>
    <w:rPr>
      <w:rFonts w:ascii="Graphik" w:hAnsi="Graphik"/>
      <w:noProof/>
      <w:kern w:val="2"/>
      <w:sz w:val="20"/>
      <w:szCs w:val="22"/>
      <w14:ligatures w14:val="standardContextual"/>
    </w:rPr>
  </w:style>
  <w:style w:type="paragraph" w:styleId="Header">
    <w:name w:val="header"/>
    <w:basedOn w:val="Normal"/>
    <w:link w:val="HeaderChar"/>
    <w:uiPriority w:val="99"/>
    <w:unhideWhenUsed/>
    <w:rsid w:val="00DB4590"/>
    <w:pPr>
      <w:tabs>
        <w:tab w:val="center" w:pos="4680"/>
        <w:tab w:val="right" w:pos="9360"/>
      </w:tabs>
      <w:spacing w:after="0" w:line="240" w:lineRule="auto"/>
    </w:pPr>
  </w:style>
  <w:style w:type="character" w:customStyle="1" w:styleId="NOLIST2Char">
    <w:name w:val="NO LIST 2 Char"/>
    <w:basedOn w:val="NOLIST1Char"/>
    <w:link w:val="NOLIST2"/>
    <w:rsid w:val="00DB4590"/>
    <w:rPr>
      <w:rFonts w:ascii="Graphik" w:hAnsi="Graphik"/>
      <w:noProof/>
      <w:kern w:val="2"/>
      <w:sz w:val="20"/>
      <w:szCs w:val="22"/>
      <w14:ligatures w14:val="standardContextual"/>
    </w:rPr>
  </w:style>
  <w:style w:type="character" w:customStyle="1" w:styleId="HeaderChar">
    <w:name w:val="Header Char"/>
    <w:basedOn w:val="DefaultParagraphFont"/>
    <w:link w:val="Header"/>
    <w:uiPriority w:val="99"/>
    <w:rsid w:val="00DB4590"/>
    <w:rPr>
      <w:rFonts w:ascii="Graphik" w:hAnsi="Graphik"/>
      <w:kern w:val="2"/>
      <w:sz w:val="20"/>
      <w:szCs w:val="22"/>
      <w14:ligatures w14:val="standardContextual"/>
    </w:rPr>
  </w:style>
  <w:style w:type="paragraph" w:styleId="Footer">
    <w:name w:val="footer"/>
    <w:basedOn w:val="Normal"/>
    <w:link w:val="FooterChar"/>
    <w:uiPriority w:val="99"/>
    <w:unhideWhenUsed/>
    <w:rsid w:val="00DB45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4590"/>
    <w:rPr>
      <w:rFonts w:ascii="Graphik" w:hAnsi="Graphik"/>
      <w:kern w:val="2"/>
      <w:sz w:val="20"/>
      <w:szCs w:val="22"/>
      <w14:ligatures w14:val="standardContextual"/>
    </w:rPr>
  </w:style>
  <w:style w:type="paragraph" w:styleId="TOCHeading">
    <w:name w:val="TOC Heading"/>
    <w:basedOn w:val="Heading1"/>
    <w:next w:val="Normal"/>
    <w:uiPriority w:val="39"/>
    <w:unhideWhenUsed/>
    <w:qFormat/>
    <w:rsid w:val="00DB4590"/>
    <w:pPr>
      <w:tabs>
        <w:tab w:val="clear" w:pos="1134"/>
      </w:tabs>
      <w:spacing w:after="0"/>
      <w:jc w:val="center"/>
      <w:outlineLvl w:val="9"/>
    </w:pPr>
    <w:rPr>
      <w:rFonts w:eastAsiaTheme="majorEastAsia" w:cstheme="majorBidi"/>
      <w:bCs/>
      <w:kern w:val="0"/>
      <w:sz w:val="32"/>
      <w:szCs w:val="32"/>
      <w:lang w:val="en-US"/>
      <w14:ligatures w14:val="none"/>
    </w:rPr>
  </w:style>
  <w:style w:type="character" w:styleId="PlaceholderText">
    <w:name w:val="Placeholder Text"/>
    <w:basedOn w:val="DefaultParagraphFont"/>
    <w:uiPriority w:val="99"/>
    <w:semiHidden/>
    <w:rsid w:val="00DB4590"/>
    <w:rPr>
      <w:color w:val="808080"/>
    </w:rPr>
  </w:style>
  <w:style w:type="paragraph" w:styleId="Title">
    <w:name w:val="Title"/>
    <w:basedOn w:val="Normal"/>
    <w:next w:val="Normal"/>
    <w:link w:val="TitleChar"/>
    <w:uiPriority w:val="10"/>
    <w:qFormat/>
    <w:rsid w:val="00DB4590"/>
    <w:pPr>
      <w:contextualSpacing/>
    </w:pPr>
    <w:rPr>
      <w:rFonts w:eastAsiaTheme="majorEastAsia" w:cstheme="majorBidi"/>
      <w:b/>
      <w:spacing w:val="-10"/>
      <w:kern w:val="28"/>
      <w:sz w:val="72"/>
      <w:szCs w:val="56"/>
    </w:rPr>
  </w:style>
  <w:style w:type="character" w:customStyle="1" w:styleId="TitleChar">
    <w:name w:val="Title Char"/>
    <w:basedOn w:val="DefaultParagraphFont"/>
    <w:link w:val="Title"/>
    <w:uiPriority w:val="10"/>
    <w:rsid w:val="00DB4590"/>
    <w:rPr>
      <w:rFonts w:ascii="Graphik" w:eastAsiaTheme="majorEastAsia" w:hAnsi="Graphik" w:cstheme="majorBidi"/>
      <w:b/>
      <w:spacing w:val="-10"/>
      <w:kern w:val="28"/>
      <w:sz w:val="72"/>
      <w:szCs w:val="56"/>
      <w14:ligatures w14:val="standardContextual"/>
    </w:rPr>
  </w:style>
  <w:style w:type="paragraph" w:customStyle="1" w:styleId="DELETE">
    <w:name w:val="DELETE"/>
    <w:basedOn w:val="Normal"/>
    <w:link w:val="DELETEChar"/>
    <w:qFormat/>
    <w:rsid w:val="00DB4590"/>
    <w:rPr>
      <w:color w:val="FF0000"/>
    </w:rPr>
  </w:style>
  <w:style w:type="character" w:customStyle="1" w:styleId="DELETEChar">
    <w:name w:val="DELETE Char"/>
    <w:basedOn w:val="DefaultParagraphFont"/>
    <w:link w:val="DELETE"/>
    <w:rsid w:val="00DB4590"/>
    <w:rPr>
      <w:rFonts w:ascii="Graphik" w:hAnsi="Graphik"/>
      <w:color w:val="FF0000"/>
      <w:kern w:val="2"/>
      <w:sz w:val="20"/>
      <w:szCs w:val="22"/>
      <w14:ligatures w14:val="standardContextual"/>
    </w:rPr>
  </w:style>
  <w:style w:type="character" w:styleId="UnresolvedMention">
    <w:name w:val="Unresolved Mention"/>
    <w:basedOn w:val="DefaultParagraphFont"/>
    <w:uiPriority w:val="99"/>
    <w:unhideWhenUsed/>
    <w:rsid w:val="00DB4590"/>
    <w:rPr>
      <w:color w:val="605E5C"/>
      <w:shd w:val="clear" w:color="auto" w:fill="E1DFDD"/>
    </w:rPr>
  </w:style>
  <w:style w:type="table" w:styleId="GridTable4-Accent1">
    <w:name w:val="Grid Table 4 Accent 1"/>
    <w:basedOn w:val="TableNormal"/>
    <w:uiPriority w:val="49"/>
    <w:rsid w:val="00DB4590"/>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Caption">
    <w:name w:val="caption"/>
    <w:basedOn w:val="Normal"/>
    <w:next w:val="Normal"/>
    <w:uiPriority w:val="35"/>
    <w:unhideWhenUsed/>
    <w:qFormat/>
    <w:rsid w:val="00DB4590"/>
    <w:pPr>
      <w:spacing w:after="200"/>
    </w:pPr>
    <w:rPr>
      <w:b/>
      <w:iCs/>
      <w:color w:val="44546A" w:themeColor="text2"/>
      <w:sz w:val="18"/>
      <w:szCs w:val="18"/>
    </w:rPr>
  </w:style>
  <w:style w:type="paragraph" w:styleId="ListParagraph">
    <w:name w:val="List Paragraph"/>
    <w:basedOn w:val="Normal"/>
    <w:link w:val="ListParagraphChar"/>
    <w:uiPriority w:val="34"/>
    <w:qFormat/>
    <w:rsid w:val="00DB4590"/>
    <w:pPr>
      <w:numPr>
        <w:numId w:val="6"/>
      </w:numPr>
      <w:spacing w:before="120" w:after="120" w:line="240" w:lineRule="auto"/>
      <w:ind w:right="720"/>
    </w:pPr>
  </w:style>
  <w:style w:type="paragraph" w:styleId="TOAHeading">
    <w:name w:val="toa heading"/>
    <w:basedOn w:val="Normal"/>
    <w:next w:val="Normal"/>
    <w:uiPriority w:val="99"/>
    <w:semiHidden/>
    <w:unhideWhenUsed/>
    <w:rsid w:val="00DB4590"/>
    <w:pPr>
      <w:spacing w:before="120"/>
    </w:pPr>
    <w:rPr>
      <w:rFonts w:asciiTheme="majorHAnsi" w:eastAsiaTheme="majorEastAsia" w:hAnsiTheme="majorHAnsi" w:cstheme="majorBidi"/>
      <w:b/>
      <w:bCs/>
    </w:rPr>
  </w:style>
  <w:style w:type="paragraph" w:styleId="TableofAuthorities">
    <w:name w:val="table of authorities"/>
    <w:basedOn w:val="Normal"/>
    <w:next w:val="Normal"/>
    <w:uiPriority w:val="99"/>
    <w:semiHidden/>
    <w:unhideWhenUsed/>
    <w:rsid w:val="00DB4590"/>
    <w:pPr>
      <w:ind w:left="240" w:hanging="240"/>
    </w:pPr>
  </w:style>
  <w:style w:type="table" w:styleId="TableGridLight">
    <w:name w:val="Grid Table Light"/>
    <w:basedOn w:val="TableNormal"/>
    <w:uiPriority w:val="40"/>
    <w:rsid w:val="00DB459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unhideWhenUsed/>
    <w:rsid w:val="00DB4590"/>
    <w:pPr>
      <w:spacing w:before="100" w:beforeAutospacing="1" w:after="100" w:afterAutospacing="1"/>
      <w:jc w:val="left"/>
    </w:pPr>
    <w:rPr>
      <w:rFonts w:ascii="Times New Roman" w:eastAsia="Times New Roman" w:hAnsi="Times New Roman" w:cs="Times New Roman"/>
      <w:lang w:val="en-IN" w:eastAsia="en-IN"/>
    </w:rPr>
  </w:style>
  <w:style w:type="character" w:styleId="CommentReference">
    <w:name w:val="annotation reference"/>
    <w:basedOn w:val="DefaultParagraphFont"/>
    <w:semiHidden/>
    <w:rsid w:val="00DB4590"/>
    <w:rPr>
      <w:sz w:val="16"/>
      <w:szCs w:val="16"/>
    </w:rPr>
  </w:style>
  <w:style w:type="paragraph" w:styleId="CommentText">
    <w:name w:val="annotation text"/>
    <w:basedOn w:val="Normal"/>
    <w:link w:val="CommentTextChar"/>
    <w:semiHidden/>
    <w:rsid w:val="00DB4590"/>
    <w:rPr>
      <w:rFonts w:eastAsia="Graphik" w:cs="Graphik"/>
      <w:lang w:val="en-GB"/>
    </w:rPr>
  </w:style>
  <w:style w:type="character" w:customStyle="1" w:styleId="CommentTextChar">
    <w:name w:val="Comment Text Char"/>
    <w:basedOn w:val="DefaultParagraphFont"/>
    <w:link w:val="CommentText"/>
    <w:semiHidden/>
    <w:rsid w:val="00DB4590"/>
    <w:rPr>
      <w:rFonts w:ascii="Graphik" w:eastAsia="Graphik" w:hAnsi="Graphik" w:cs="Graphik"/>
      <w:kern w:val="2"/>
      <w:sz w:val="20"/>
      <w:szCs w:val="22"/>
      <w:lang w:val="en-GB"/>
      <w14:ligatures w14:val="standardContextual"/>
    </w:rPr>
  </w:style>
  <w:style w:type="paragraph" w:styleId="CommentSubject">
    <w:name w:val="annotation subject"/>
    <w:basedOn w:val="CommentText"/>
    <w:next w:val="CommentText"/>
    <w:link w:val="CommentSubjectChar"/>
    <w:uiPriority w:val="99"/>
    <w:semiHidden/>
    <w:unhideWhenUsed/>
    <w:rsid w:val="00DB4590"/>
    <w:rPr>
      <w:rFonts w:cs="Arial"/>
      <w:b/>
      <w:bCs/>
      <w:szCs w:val="20"/>
    </w:rPr>
  </w:style>
  <w:style w:type="character" w:customStyle="1" w:styleId="CommentSubjectChar">
    <w:name w:val="Comment Subject Char"/>
    <w:basedOn w:val="CommentTextChar"/>
    <w:link w:val="CommentSubject"/>
    <w:uiPriority w:val="99"/>
    <w:semiHidden/>
    <w:rsid w:val="00DB4590"/>
    <w:rPr>
      <w:rFonts w:ascii="Graphik" w:eastAsia="Graphik" w:hAnsi="Graphik" w:cs="Arial"/>
      <w:b/>
      <w:bCs/>
      <w:kern w:val="2"/>
      <w:sz w:val="20"/>
      <w:szCs w:val="20"/>
      <w:lang w:val="en-GB"/>
      <w14:ligatures w14:val="standardContextual"/>
    </w:rPr>
  </w:style>
  <w:style w:type="paragraph" w:styleId="Revision">
    <w:name w:val="Revision"/>
    <w:hidden/>
    <w:uiPriority w:val="99"/>
    <w:semiHidden/>
    <w:rsid w:val="00DB4590"/>
    <w:rPr>
      <w:rFonts w:ascii="Graphik" w:hAnsi="Graphik" w:cs="Arial"/>
      <w:sz w:val="22"/>
      <w:szCs w:val="22"/>
    </w:rPr>
  </w:style>
  <w:style w:type="table" w:customStyle="1" w:styleId="TableGrid1">
    <w:name w:val="Table Grid1"/>
    <w:basedOn w:val="TableNormal"/>
    <w:next w:val="TableGrid"/>
    <w:uiPriority w:val="39"/>
    <w:rsid w:val="00DB4590"/>
    <w:pPr>
      <w:jc w:val="both"/>
    </w:pPr>
    <w:rPr>
      <w:rFonts w:ascii="Times New Roman" w:eastAsia="Times New Roman" w:hAnsi="Times New Roman" w:cs="Times New Roman"/>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DB4590"/>
    <w:rPr>
      <w:color w:val="954F72" w:themeColor="followedHyperlink"/>
      <w:u w:val="single"/>
    </w:rPr>
  </w:style>
  <w:style w:type="character" w:styleId="Mention">
    <w:name w:val="Mention"/>
    <w:basedOn w:val="DefaultParagraphFont"/>
    <w:uiPriority w:val="99"/>
    <w:unhideWhenUsed/>
    <w:rsid w:val="00DB4590"/>
    <w:rPr>
      <w:color w:val="2B579A"/>
      <w:shd w:val="clear" w:color="auto" w:fill="E1DFDD"/>
    </w:rPr>
  </w:style>
  <w:style w:type="paragraph" w:styleId="NoSpacing">
    <w:name w:val="No Spacing"/>
    <w:uiPriority w:val="1"/>
    <w:qFormat/>
    <w:rsid w:val="00DB4590"/>
    <w:pPr>
      <w:jc w:val="both"/>
    </w:pPr>
    <w:rPr>
      <w:rFonts w:ascii="Graphik" w:hAnsi="Graphik" w:cs="Arial"/>
      <w:sz w:val="22"/>
      <w:szCs w:val="22"/>
    </w:rPr>
  </w:style>
  <w:style w:type="character" w:styleId="Strong">
    <w:name w:val="Strong"/>
    <w:basedOn w:val="DefaultParagraphFont"/>
    <w:uiPriority w:val="22"/>
    <w:qFormat/>
    <w:rsid w:val="00DB4590"/>
    <w:rPr>
      <w:b/>
      <w:bCs/>
    </w:rPr>
  </w:style>
  <w:style w:type="paragraph" w:customStyle="1" w:styleId="Tight">
    <w:name w:val="Tight"/>
    <w:basedOn w:val="Normal"/>
    <w:link w:val="TightChar"/>
    <w:qFormat/>
    <w:rsid w:val="00DB4590"/>
    <w:pPr>
      <w:spacing w:after="0"/>
    </w:pPr>
  </w:style>
  <w:style w:type="character" w:customStyle="1" w:styleId="TightChar">
    <w:name w:val="Tight Char"/>
    <w:basedOn w:val="DefaultParagraphFont"/>
    <w:link w:val="Tight"/>
    <w:rsid w:val="00DB4590"/>
    <w:rPr>
      <w:rFonts w:ascii="Graphik" w:hAnsi="Graphik"/>
      <w:kern w:val="2"/>
      <w:sz w:val="20"/>
      <w:szCs w:val="22"/>
      <w14:ligatures w14:val="standardContextual"/>
    </w:rPr>
  </w:style>
  <w:style w:type="paragraph" w:customStyle="1" w:styleId="ProductName">
    <w:name w:val="Product_Name"/>
    <w:basedOn w:val="Normal"/>
    <w:link w:val="ProductNameChar"/>
    <w:qFormat/>
    <w:rsid w:val="00DB4590"/>
    <w:pPr>
      <w:jc w:val="center"/>
    </w:pPr>
    <w:rPr>
      <w:b/>
      <w:bCs/>
      <w:sz w:val="56"/>
      <w:szCs w:val="72"/>
    </w:rPr>
  </w:style>
  <w:style w:type="character" w:customStyle="1" w:styleId="ProductNameChar">
    <w:name w:val="Product_Name Char"/>
    <w:basedOn w:val="DefaultParagraphFont"/>
    <w:link w:val="ProductName"/>
    <w:rsid w:val="00DB4590"/>
    <w:rPr>
      <w:rFonts w:ascii="Graphik" w:hAnsi="Graphik"/>
      <w:b/>
      <w:bCs/>
      <w:kern w:val="2"/>
      <w:sz w:val="56"/>
      <w:szCs w:val="72"/>
      <w14:ligatures w14:val="standardContextual"/>
    </w:rPr>
  </w:style>
  <w:style w:type="paragraph" w:customStyle="1" w:styleId="DocumentType">
    <w:name w:val="Document_Type"/>
    <w:basedOn w:val="ProductName"/>
    <w:link w:val="DocumentTypeChar"/>
    <w:qFormat/>
    <w:rsid w:val="00DB4590"/>
    <w:rPr>
      <w:sz w:val="36"/>
      <w:szCs w:val="40"/>
    </w:rPr>
  </w:style>
  <w:style w:type="character" w:customStyle="1" w:styleId="DocumentTypeChar">
    <w:name w:val="Document_Type Char"/>
    <w:basedOn w:val="ProductNameChar"/>
    <w:link w:val="DocumentType"/>
    <w:rsid w:val="00DB4590"/>
    <w:rPr>
      <w:rFonts w:ascii="Graphik" w:hAnsi="Graphik"/>
      <w:b/>
      <w:bCs/>
      <w:kern w:val="2"/>
      <w:sz w:val="36"/>
      <w:szCs w:val="40"/>
      <w14:ligatures w14:val="standardContextual"/>
    </w:rPr>
  </w:style>
  <w:style w:type="paragraph" w:customStyle="1" w:styleId="TightLIst">
    <w:name w:val="Tight_LIst"/>
    <w:basedOn w:val="ListParagraph"/>
    <w:link w:val="TightLIstChar"/>
    <w:qFormat/>
    <w:rsid w:val="00DB4590"/>
    <w:pPr>
      <w:numPr>
        <w:numId w:val="7"/>
      </w:numPr>
      <w:spacing w:before="60" w:after="60"/>
      <w:ind w:left="360"/>
    </w:pPr>
    <w:rPr>
      <w:rFonts w:eastAsia="Cambria" w:cs="Times New Roman"/>
    </w:rPr>
  </w:style>
  <w:style w:type="character" w:customStyle="1" w:styleId="ListParagraphChar">
    <w:name w:val="List Paragraph Char"/>
    <w:basedOn w:val="DefaultParagraphFont"/>
    <w:link w:val="ListParagraph"/>
    <w:uiPriority w:val="34"/>
    <w:rsid w:val="00DB4590"/>
    <w:rPr>
      <w:rFonts w:ascii="Graphik" w:hAnsi="Graphik"/>
      <w:kern w:val="2"/>
      <w:sz w:val="20"/>
      <w:szCs w:val="22"/>
      <w14:ligatures w14:val="standardContextual"/>
    </w:rPr>
  </w:style>
  <w:style w:type="character" w:customStyle="1" w:styleId="TightLIstChar">
    <w:name w:val="Tight_LIst Char"/>
    <w:basedOn w:val="ListParagraphChar"/>
    <w:link w:val="TightLIst"/>
    <w:rsid w:val="00DB4590"/>
    <w:rPr>
      <w:rFonts w:ascii="Graphik" w:eastAsia="Cambria" w:hAnsi="Graphik" w:cs="Times New Roman"/>
      <w:kern w:val="2"/>
      <w:sz w:val="20"/>
      <w:szCs w:val="22"/>
      <w14:ligatures w14:val="standardContextual"/>
    </w:rPr>
  </w:style>
  <w:style w:type="paragraph" w:customStyle="1" w:styleId="TightLeftAligned">
    <w:name w:val="Tight_Left_Aligned"/>
    <w:basedOn w:val="Normal"/>
    <w:link w:val="TightLeftAlignedChar"/>
    <w:qFormat/>
    <w:rsid w:val="00DB4590"/>
    <w:pPr>
      <w:spacing w:before="100" w:beforeAutospacing="1" w:after="0"/>
      <w:jc w:val="left"/>
    </w:pPr>
  </w:style>
  <w:style w:type="character" w:customStyle="1" w:styleId="TightLeftAlignedChar">
    <w:name w:val="Tight_Left_Aligned Char"/>
    <w:basedOn w:val="DefaultParagraphFont"/>
    <w:link w:val="TightLeftAligned"/>
    <w:rsid w:val="00DB4590"/>
    <w:rPr>
      <w:rFonts w:ascii="Graphik" w:hAnsi="Graphik"/>
      <w:kern w:val="2"/>
      <w:sz w:val="20"/>
      <w:szCs w:val="22"/>
      <w14:ligatures w14:val="standardContextual"/>
    </w:rPr>
  </w:style>
  <w:style w:type="paragraph" w:customStyle="1" w:styleId="TableHeader">
    <w:name w:val="Table_Header"/>
    <w:basedOn w:val="Normal"/>
    <w:link w:val="TableHeaderChar"/>
    <w:qFormat/>
    <w:rsid w:val="00DB4590"/>
    <w:pPr>
      <w:spacing w:before="100" w:beforeAutospacing="1" w:after="0"/>
    </w:pPr>
    <w:rPr>
      <w:b/>
      <w:bCs/>
    </w:rPr>
  </w:style>
  <w:style w:type="character" w:customStyle="1" w:styleId="TableHeaderChar">
    <w:name w:val="Table_Header Char"/>
    <w:basedOn w:val="DefaultParagraphFont"/>
    <w:link w:val="TableHeader"/>
    <w:rsid w:val="00DB4590"/>
    <w:rPr>
      <w:rFonts w:ascii="Graphik" w:hAnsi="Graphik"/>
      <w:b/>
      <w:bCs/>
      <w:kern w:val="2"/>
      <w:sz w:val="20"/>
      <w:szCs w:val="22"/>
      <w14:ligatures w14:val="standardContextual"/>
    </w:rPr>
  </w:style>
  <w:style w:type="character" w:customStyle="1" w:styleId="ui-provider">
    <w:name w:val="ui-provider"/>
    <w:basedOn w:val="DefaultParagraphFont"/>
    <w:rsid w:val="006C1E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50898">
      <w:bodyDiv w:val="1"/>
      <w:marLeft w:val="0"/>
      <w:marRight w:val="0"/>
      <w:marTop w:val="0"/>
      <w:marBottom w:val="0"/>
      <w:divBdr>
        <w:top w:val="none" w:sz="0" w:space="0" w:color="auto"/>
        <w:left w:val="none" w:sz="0" w:space="0" w:color="auto"/>
        <w:bottom w:val="none" w:sz="0" w:space="0" w:color="auto"/>
        <w:right w:val="none" w:sz="0" w:space="0" w:color="auto"/>
      </w:divBdr>
    </w:div>
    <w:div w:id="40636482">
      <w:bodyDiv w:val="1"/>
      <w:marLeft w:val="0"/>
      <w:marRight w:val="0"/>
      <w:marTop w:val="0"/>
      <w:marBottom w:val="0"/>
      <w:divBdr>
        <w:top w:val="none" w:sz="0" w:space="0" w:color="auto"/>
        <w:left w:val="none" w:sz="0" w:space="0" w:color="auto"/>
        <w:bottom w:val="none" w:sz="0" w:space="0" w:color="auto"/>
        <w:right w:val="none" w:sz="0" w:space="0" w:color="auto"/>
      </w:divBdr>
    </w:div>
    <w:div w:id="88739811">
      <w:bodyDiv w:val="1"/>
      <w:marLeft w:val="0"/>
      <w:marRight w:val="0"/>
      <w:marTop w:val="0"/>
      <w:marBottom w:val="0"/>
      <w:divBdr>
        <w:top w:val="none" w:sz="0" w:space="0" w:color="auto"/>
        <w:left w:val="none" w:sz="0" w:space="0" w:color="auto"/>
        <w:bottom w:val="none" w:sz="0" w:space="0" w:color="auto"/>
        <w:right w:val="none" w:sz="0" w:space="0" w:color="auto"/>
      </w:divBdr>
    </w:div>
    <w:div w:id="137112296">
      <w:bodyDiv w:val="1"/>
      <w:marLeft w:val="0"/>
      <w:marRight w:val="0"/>
      <w:marTop w:val="0"/>
      <w:marBottom w:val="0"/>
      <w:divBdr>
        <w:top w:val="none" w:sz="0" w:space="0" w:color="auto"/>
        <w:left w:val="none" w:sz="0" w:space="0" w:color="auto"/>
        <w:bottom w:val="none" w:sz="0" w:space="0" w:color="auto"/>
        <w:right w:val="none" w:sz="0" w:space="0" w:color="auto"/>
      </w:divBdr>
    </w:div>
    <w:div w:id="164369692">
      <w:bodyDiv w:val="1"/>
      <w:marLeft w:val="0"/>
      <w:marRight w:val="0"/>
      <w:marTop w:val="0"/>
      <w:marBottom w:val="0"/>
      <w:divBdr>
        <w:top w:val="none" w:sz="0" w:space="0" w:color="auto"/>
        <w:left w:val="none" w:sz="0" w:space="0" w:color="auto"/>
        <w:bottom w:val="none" w:sz="0" w:space="0" w:color="auto"/>
        <w:right w:val="none" w:sz="0" w:space="0" w:color="auto"/>
      </w:divBdr>
    </w:div>
    <w:div w:id="170217225">
      <w:bodyDiv w:val="1"/>
      <w:marLeft w:val="0"/>
      <w:marRight w:val="0"/>
      <w:marTop w:val="0"/>
      <w:marBottom w:val="0"/>
      <w:divBdr>
        <w:top w:val="none" w:sz="0" w:space="0" w:color="auto"/>
        <w:left w:val="none" w:sz="0" w:space="0" w:color="auto"/>
        <w:bottom w:val="none" w:sz="0" w:space="0" w:color="auto"/>
        <w:right w:val="none" w:sz="0" w:space="0" w:color="auto"/>
      </w:divBdr>
    </w:div>
    <w:div w:id="191504036">
      <w:bodyDiv w:val="1"/>
      <w:marLeft w:val="0"/>
      <w:marRight w:val="0"/>
      <w:marTop w:val="0"/>
      <w:marBottom w:val="0"/>
      <w:divBdr>
        <w:top w:val="none" w:sz="0" w:space="0" w:color="auto"/>
        <w:left w:val="none" w:sz="0" w:space="0" w:color="auto"/>
        <w:bottom w:val="none" w:sz="0" w:space="0" w:color="auto"/>
        <w:right w:val="none" w:sz="0" w:space="0" w:color="auto"/>
      </w:divBdr>
    </w:div>
    <w:div w:id="212548213">
      <w:bodyDiv w:val="1"/>
      <w:marLeft w:val="0"/>
      <w:marRight w:val="0"/>
      <w:marTop w:val="0"/>
      <w:marBottom w:val="0"/>
      <w:divBdr>
        <w:top w:val="none" w:sz="0" w:space="0" w:color="auto"/>
        <w:left w:val="none" w:sz="0" w:space="0" w:color="auto"/>
        <w:bottom w:val="none" w:sz="0" w:space="0" w:color="auto"/>
        <w:right w:val="none" w:sz="0" w:space="0" w:color="auto"/>
      </w:divBdr>
    </w:div>
    <w:div w:id="246153831">
      <w:bodyDiv w:val="1"/>
      <w:marLeft w:val="0"/>
      <w:marRight w:val="0"/>
      <w:marTop w:val="0"/>
      <w:marBottom w:val="0"/>
      <w:divBdr>
        <w:top w:val="none" w:sz="0" w:space="0" w:color="auto"/>
        <w:left w:val="none" w:sz="0" w:space="0" w:color="auto"/>
        <w:bottom w:val="none" w:sz="0" w:space="0" w:color="auto"/>
        <w:right w:val="none" w:sz="0" w:space="0" w:color="auto"/>
      </w:divBdr>
    </w:div>
    <w:div w:id="262691037">
      <w:bodyDiv w:val="1"/>
      <w:marLeft w:val="0"/>
      <w:marRight w:val="0"/>
      <w:marTop w:val="0"/>
      <w:marBottom w:val="0"/>
      <w:divBdr>
        <w:top w:val="none" w:sz="0" w:space="0" w:color="auto"/>
        <w:left w:val="none" w:sz="0" w:space="0" w:color="auto"/>
        <w:bottom w:val="none" w:sz="0" w:space="0" w:color="auto"/>
        <w:right w:val="none" w:sz="0" w:space="0" w:color="auto"/>
      </w:divBdr>
    </w:div>
    <w:div w:id="357781948">
      <w:bodyDiv w:val="1"/>
      <w:marLeft w:val="0"/>
      <w:marRight w:val="0"/>
      <w:marTop w:val="0"/>
      <w:marBottom w:val="0"/>
      <w:divBdr>
        <w:top w:val="none" w:sz="0" w:space="0" w:color="auto"/>
        <w:left w:val="none" w:sz="0" w:space="0" w:color="auto"/>
        <w:bottom w:val="none" w:sz="0" w:space="0" w:color="auto"/>
        <w:right w:val="none" w:sz="0" w:space="0" w:color="auto"/>
      </w:divBdr>
    </w:div>
    <w:div w:id="365524189">
      <w:bodyDiv w:val="1"/>
      <w:marLeft w:val="0"/>
      <w:marRight w:val="0"/>
      <w:marTop w:val="0"/>
      <w:marBottom w:val="0"/>
      <w:divBdr>
        <w:top w:val="none" w:sz="0" w:space="0" w:color="auto"/>
        <w:left w:val="none" w:sz="0" w:space="0" w:color="auto"/>
        <w:bottom w:val="none" w:sz="0" w:space="0" w:color="auto"/>
        <w:right w:val="none" w:sz="0" w:space="0" w:color="auto"/>
      </w:divBdr>
    </w:div>
    <w:div w:id="367723945">
      <w:bodyDiv w:val="1"/>
      <w:marLeft w:val="0"/>
      <w:marRight w:val="0"/>
      <w:marTop w:val="0"/>
      <w:marBottom w:val="0"/>
      <w:divBdr>
        <w:top w:val="none" w:sz="0" w:space="0" w:color="auto"/>
        <w:left w:val="none" w:sz="0" w:space="0" w:color="auto"/>
        <w:bottom w:val="none" w:sz="0" w:space="0" w:color="auto"/>
        <w:right w:val="none" w:sz="0" w:space="0" w:color="auto"/>
      </w:divBdr>
    </w:div>
    <w:div w:id="382801778">
      <w:bodyDiv w:val="1"/>
      <w:marLeft w:val="0"/>
      <w:marRight w:val="0"/>
      <w:marTop w:val="0"/>
      <w:marBottom w:val="0"/>
      <w:divBdr>
        <w:top w:val="none" w:sz="0" w:space="0" w:color="auto"/>
        <w:left w:val="none" w:sz="0" w:space="0" w:color="auto"/>
        <w:bottom w:val="none" w:sz="0" w:space="0" w:color="auto"/>
        <w:right w:val="none" w:sz="0" w:space="0" w:color="auto"/>
      </w:divBdr>
    </w:div>
    <w:div w:id="396822343">
      <w:bodyDiv w:val="1"/>
      <w:marLeft w:val="0"/>
      <w:marRight w:val="0"/>
      <w:marTop w:val="0"/>
      <w:marBottom w:val="0"/>
      <w:divBdr>
        <w:top w:val="none" w:sz="0" w:space="0" w:color="auto"/>
        <w:left w:val="none" w:sz="0" w:space="0" w:color="auto"/>
        <w:bottom w:val="none" w:sz="0" w:space="0" w:color="auto"/>
        <w:right w:val="none" w:sz="0" w:space="0" w:color="auto"/>
      </w:divBdr>
    </w:div>
    <w:div w:id="411196097">
      <w:bodyDiv w:val="1"/>
      <w:marLeft w:val="0"/>
      <w:marRight w:val="0"/>
      <w:marTop w:val="0"/>
      <w:marBottom w:val="0"/>
      <w:divBdr>
        <w:top w:val="none" w:sz="0" w:space="0" w:color="auto"/>
        <w:left w:val="none" w:sz="0" w:space="0" w:color="auto"/>
        <w:bottom w:val="none" w:sz="0" w:space="0" w:color="auto"/>
        <w:right w:val="none" w:sz="0" w:space="0" w:color="auto"/>
      </w:divBdr>
    </w:div>
    <w:div w:id="443616321">
      <w:bodyDiv w:val="1"/>
      <w:marLeft w:val="0"/>
      <w:marRight w:val="0"/>
      <w:marTop w:val="0"/>
      <w:marBottom w:val="0"/>
      <w:divBdr>
        <w:top w:val="none" w:sz="0" w:space="0" w:color="auto"/>
        <w:left w:val="none" w:sz="0" w:space="0" w:color="auto"/>
        <w:bottom w:val="none" w:sz="0" w:space="0" w:color="auto"/>
        <w:right w:val="none" w:sz="0" w:space="0" w:color="auto"/>
      </w:divBdr>
    </w:div>
    <w:div w:id="603341533">
      <w:bodyDiv w:val="1"/>
      <w:marLeft w:val="0"/>
      <w:marRight w:val="0"/>
      <w:marTop w:val="0"/>
      <w:marBottom w:val="0"/>
      <w:divBdr>
        <w:top w:val="none" w:sz="0" w:space="0" w:color="auto"/>
        <w:left w:val="none" w:sz="0" w:space="0" w:color="auto"/>
        <w:bottom w:val="none" w:sz="0" w:space="0" w:color="auto"/>
        <w:right w:val="none" w:sz="0" w:space="0" w:color="auto"/>
      </w:divBdr>
    </w:div>
    <w:div w:id="621154158">
      <w:bodyDiv w:val="1"/>
      <w:marLeft w:val="0"/>
      <w:marRight w:val="0"/>
      <w:marTop w:val="0"/>
      <w:marBottom w:val="0"/>
      <w:divBdr>
        <w:top w:val="none" w:sz="0" w:space="0" w:color="auto"/>
        <w:left w:val="none" w:sz="0" w:space="0" w:color="auto"/>
        <w:bottom w:val="none" w:sz="0" w:space="0" w:color="auto"/>
        <w:right w:val="none" w:sz="0" w:space="0" w:color="auto"/>
      </w:divBdr>
    </w:div>
    <w:div w:id="621545182">
      <w:bodyDiv w:val="1"/>
      <w:marLeft w:val="0"/>
      <w:marRight w:val="0"/>
      <w:marTop w:val="0"/>
      <w:marBottom w:val="0"/>
      <w:divBdr>
        <w:top w:val="none" w:sz="0" w:space="0" w:color="auto"/>
        <w:left w:val="none" w:sz="0" w:space="0" w:color="auto"/>
        <w:bottom w:val="none" w:sz="0" w:space="0" w:color="auto"/>
        <w:right w:val="none" w:sz="0" w:space="0" w:color="auto"/>
      </w:divBdr>
    </w:div>
    <w:div w:id="744842505">
      <w:bodyDiv w:val="1"/>
      <w:marLeft w:val="0"/>
      <w:marRight w:val="0"/>
      <w:marTop w:val="0"/>
      <w:marBottom w:val="0"/>
      <w:divBdr>
        <w:top w:val="none" w:sz="0" w:space="0" w:color="auto"/>
        <w:left w:val="none" w:sz="0" w:space="0" w:color="auto"/>
        <w:bottom w:val="none" w:sz="0" w:space="0" w:color="auto"/>
        <w:right w:val="none" w:sz="0" w:space="0" w:color="auto"/>
      </w:divBdr>
    </w:div>
    <w:div w:id="784235004">
      <w:bodyDiv w:val="1"/>
      <w:marLeft w:val="0"/>
      <w:marRight w:val="0"/>
      <w:marTop w:val="0"/>
      <w:marBottom w:val="0"/>
      <w:divBdr>
        <w:top w:val="none" w:sz="0" w:space="0" w:color="auto"/>
        <w:left w:val="none" w:sz="0" w:space="0" w:color="auto"/>
        <w:bottom w:val="none" w:sz="0" w:space="0" w:color="auto"/>
        <w:right w:val="none" w:sz="0" w:space="0" w:color="auto"/>
      </w:divBdr>
    </w:div>
    <w:div w:id="807550766">
      <w:bodyDiv w:val="1"/>
      <w:marLeft w:val="0"/>
      <w:marRight w:val="0"/>
      <w:marTop w:val="0"/>
      <w:marBottom w:val="0"/>
      <w:divBdr>
        <w:top w:val="none" w:sz="0" w:space="0" w:color="auto"/>
        <w:left w:val="none" w:sz="0" w:space="0" w:color="auto"/>
        <w:bottom w:val="none" w:sz="0" w:space="0" w:color="auto"/>
        <w:right w:val="none" w:sz="0" w:space="0" w:color="auto"/>
      </w:divBdr>
      <w:divsChild>
        <w:div w:id="1467964604">
          <w:marLeft w:val="0"/>
          <w:marRight w:val="0"/>
          <w:marTop w:val="0"/>
          <w:marBottom w:val="0"/>
          <w:divBdr>
            <w:top w:val="none" w:sz="0" w:space="0" w:color="auto"/>
            <w:left w:val="none" w:sz="0" w:space="0" w:color="auto"/>
            <w:bottom w:val="none" w:sz="0" w:space="0" w:color="auto"/>
            <w:right w:val="none" w:sz="0" w:space="0" w:color="auto"/>
          </w:divBdr>
          <w:divsChild>
            <w:div w:id="1733769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579852">
      <w:bodyDiv w:val="1"/>
      <w:marLeft w:val="0"/>
      <w:marRight w:val="0"/>
      <w:marTop w:val="0"/>
      <w:marBottom w:val="0"/>
      <w:divBdr>
        <w:top w:val="none" w:sz="0" w:space="0" w:color="auto"/>
        <w:left w:val="none" w:sz="0" w:space="0" w:color="auto"/>
        <w:bottom w:val="none" w:sz="0" w:space="0" w:color="auto"/>
        <w:right w:val="none" w:sz="0" w:space="0" w:color="auto"/>
      </w:divBdr>
      <w:divsChild>
        <w:div w:id="1279069950">
          <w:marLeft w:val="0"/>
          <w:marRight w:val="0"/>
          <w:marTop w:val="0"/>
          <w:marBottom w:val="0"/>
          <w:divBdr>
            <w:top w:val="none" w:sz="0" w:space="0" w:color="auto"/>
            <w:left w:val="none" w:sz="0" w:space="0" w:color="auto"/>
            <w:bottom w:val="none" w:sz="0" w:space="0" w:color="auto"/>
            <w:right w:val="none" w:sz="0" w:space="0" w:color="auto"/>
          </w:divBdr>
          <w:divsChild>
            <w:div w:id="94861382">
              <w:marLeft w:val="0"/>
              <w:marRight w:val="0"/>
              <w:marTop w:val="0"/>
              <w:marBottom w:val="0"/>
              <w:divBdr>
                <w:top w:val="none" w:sz="0" w:space="0" w:color="auto"/>
                <w:left w:val="none" w:sz="0" w:space="0" w:color="auto"/>
                <w:bottom w:val="none" w:sz="0" w:space="0" w:color="auto"/>
                <w:right w:val="none" w:sz="0" w:space="0" w:color="auto"/>
              </w:divBdr>
            </w:div>
            <w:div w:id="108159341">
              <w:marLeft w:val="0"/>
              <w:marRight w:val="0"/>
              <w:marTop w:val="0"/>
              <w:marBottom w:val="0"/>
              <w:divBdr>
                <w:top w:val="none" w:sz="0" w:space="0" w:color="auto"/>
                <w:left w:val="none" w:sz="0" w:space="0" w:color="auto"/>
                <w:bottom w:val="none" w:sz="0" w:space="0" w:color="auto"/>
                <w:right w:val="none" w:sz="0" w:space="0" w:color="auto"/>
              </w:divBdr>
            </w:div>
            <w:div w:id="252786635">
              <w:marLeft w:val="0"/>
              <w:marRight w:val="0"/>
              <w:marTop w:val="0"/>
              <w:marBottom w:val="0"/>
              <w:divBdr>
                <w:top w:val="none" w:sz="0" w:space="0" w:color="auto"/>
                <w:left w:val="none" w:sz="0" w:space="0" w:color="auto"/>
                <w:bottom w:val="none" w:sz="0" w:space="0" w:color="auto"/>
                <w:right w:val="none" w:sz="0" w:space="0" w:color="auto"/>
              </w:divBdr>
            </w:div>
            <w:div w:id="325205123">
              <w:marLeft w:val="0"/>
              <w:marRight w:val="0"/>
              <w:marTop w:val="0"/>
              <w:marBottom w:val="0"/>
              <w:divBdr>
                <w:top w:val="none" w:sz="0" w:space="0" w:color="auto"/>
                <w:left w:val="none" w:sz="0" w:space="0" w:color="auto"/>
                <w:bottom w:val="none" w:sz="0" w:space="0" w:color="auto"/>
                <w:right w:val="none" w:sz="0" w:space="0" w:color="auto"/>
              </w:divBdr>
            </w:div>
            <w:div w:id="567571252">
              <w:marLeft w:val="0"/>
              <w:marRight w:val="0"/>
              <w:marTop w:val="0"/>
              <w:marBottom w:val="0"/>
              <w:divBdr>
                <w:top w:val="none" w:sz="0" w:space="0" w:color="auto"/>
                <w:left w:val="none" w:sz="0" w:space="0" w:color="auto"/>
                <w:bottom w:val="none" w:sz="0" w:space="0" w:color="auto"/>
                <w:right w:val="none" w:sz="0" w:space="0" w:color="auto"/>
              </w:divBdr>
            </w:div>
            <w:div w:id="683947052">
              <w:marLeft w:val="0"/>
              <w:marRight w:val="0"/>
              <w:marTop w:val="0"/>
              <w:marBottom w:val="0"/>
              <w:divBdr>
                <w:top w:val="none" w:sz="0" w:space="0" w:color="auto"/>
                <w:left w:val="none" w:sz="0" w:space="0" w:color="auto"/>
                <w:bottom w:val="none" w:sz="0" w:space="0" w:color="auto"/>
                <w:right w:val="none" w:sz="0" w:space="0" w:color="auto"/>
              </w:divBdr>
            </w:div>
            <w:div w:id="988752977">
              <w:marLeft w:val="0"/>
              <w:marRight w:val="0"/>
              <w:marTop w:val="0"/>
              <w:marBottom w:val="0"/>
              <w:divBdr>
                <w:top w:val="none" w:sz="0" w:space="0" w:color="auto"/>
                <w:left w:val="none" w:sz="0" w:space="0" w:color="auto"/>
                <w:bottom w:val="none" w:sz="0" w:space="0" w:color="auto"/>
                <w:right w:val="none" w:sz="0" w:space="0" w:color="auto"/>
              </w:divBdr>
            </w:div>
            <w:div w:id="997422482">
              <w:marLeft w:val="0"/>
              <w:marRight w:val="0"/>
              <w:marTop w:val="0"/>
              <w:marBottom w:val="0"/>
              <w:divBdr>
                <w:top w:val="none" w:sz="0" w:space="0" w:color="auto"/>
                <w:left w:val="none" w:sz="0" w:space="0" w:color="auto"/>
                <w:bottom w:val="none" w:sz="0" w:space="0" w:color="auto"/>
                <w:right w:val="none" w:sz="0" w:space="0" w:color="auto"/>
              </w:divBdr>
            </w:div>
            <w:div w:id="1110049007">
              <w:marLeft w:val="0"/>
              <w:marRight w:val="0"/>
              <w:marTop w:val="0"/>
              <w:marBottom w:val="0"/>
              <w:divBdr>
                <w:top w:val="none" w:sz="0" w:space="0" w:color="auto"/>
                <w:left w:val="none" w:sz="0" w:space="0" w:color="auto"/>
                <w:bottom w:val="none" w:sz="0" w:space="0" w:color="auto"/>
                <w:right w:val="none" w:sz="0" w:space="0" w:color="auto"/>
              </w:divBdr>
            </w:div>
            <w:div w:id="1294826465">
              <w:marLeft w:val="0"/>
              <w:marRight w:val="0"/>
              <w:marTop w:val="0"/>
              <w:marBottom w:val="0"/>
              <w:divBdr>
                <w:top w:val="none" w:sz="0" w:space="0" w:color="auto"/>
                <w:left w:val="none" w:sz="0" w:space="0" w:color="auto"/>
                <w:bottom w:val="none" w:sz="0" w:space="0" w:color="auto"/>
                <w:right w:val="none" w:sz="0" w:space="0" w:color="auto"/>
              </w:divBdr>
            </w:div>
            <w:div w:id="1314019024">
              <w:marLeft w:val="0"/>
              <w:marRight w:val="0"/>
              <w:marTop w:val="0"/>
              <w:marBottom w:val="0"/>
              <w:divBdr>
                <w:top w:val="none" w:sz="0" w:space="0" w:color="auto"/>
                <w:left w:val="none" w:sz="0" w:space="0" w:color="auto"/>
                <w:bottom w:val="none" w:sz="0" w:space="0" w:color="auto"/>
                <w:right w:val="none" w:sz="0" w:space="0" w:color="auto"/>
              </w:divBdr>
            </w:div>
            <w:div w:id="1365908172">
              <w:marLeft w:val="0"/>
              <w:marRight w:val="0"/>
              <w:marTop w:val="0"/>
              <w:marBottom w:val="0"/>
              <w:divBdr>
                <w:top w:val="none" w:sz="0" w:space="0" w:color="auto"/>
                <w:left w:val="none" w:sz="0" w:space="0" w:color="auto"/>
                <w:bottom w:val="none" w:sz="0" w:space="0" w:color="auto"/>
                <w:right w:val="none" w:sz="0" w:space="0" w:color="auto"/>
              </w:divBdr>
            </w:div>
            <w:div w:id="1437604171">
              <w:marLeft w:val="0"/>
              <w:marRight w:val="0"/>
              <w:marTop w:val="0"/>
              <w:marBottom w:val="0"/>
              <w:divBdr>
                <w:top w:val="none" w:sz="0" w:space="0" w:color="auto"/>
                <w:left w:val="none" w:sz="0" w:space="0" w:color="auto"/>
                <w:bottom w:val="none" w:sz="0" w:space="0" w:color="auto"/>
                <w:right w:val="none" w:sz="0" w:space="0" w:color="auto"/>
              </w:divBdr>
            </w:div>
            <w:div w:id="1474101737">
              <w:marLeft w:val="0"/>
              <w:marRight w:val="0"/>
              <w:marTop w:val="0"/>
              <w:marBottom w:val="0"/>
              <w:divBdr>
                <w:top w:val="none" w:sz="0" w:space="0" w:color="auto"/>
                <w:left w:val="none" w:sz="0" w:space="0" w:color="auto"/>
                <w:bottom w:val="none" w:sz="0" w:space="0" w:color="auto"/>
                <w:right w:val="none" w:sz="0" w:space="0" w:color="auto"/>
              </w:divBdr>
            </w:div>
            <w:div w:id="1557349620">
              <w:marLeft w:val="0"/>
              <w:marRight w:val="0"/>
              <w:marTop w:val="0"/>
              <w:marBottom w:val="0"/>
              <w:divBdr>
                <w:top w:val="none" w:sz="0" w:space="0" w:color="auto"/>
                <w:left w:val="none" w:sz="0" w:space="0" w:color="auto"/>
                <w:bottom w:val="none" w:sz="0" w:space="0" w:color="auto"/>
                <w:right w:val="none" w:sz="0" w:space="0" w:color="auto"/>
              </w:divBdr>
            </w:div>
            <w:div w:id="1597589071">
              <w:marLeft w:val="0"/>
              <w:marRight w:val="0"/>
              <w:marTop w:val="0"/>
              <w:marBottom w:val="0"/>
              <w:divBdr>
                <w:top w:val="none" w:sz="0" w:space="0" w:color="auto"/>
                <w:left w:val="none" w:sz="0" w:space="0" w:color="auto"/>
                <w:bottom w:val="none" w:sz="0" w:space="0" w:color="auto"/>
                <w:right w:val="none" w:sz="0" w:space="0" w:color="auto"/>
              </w:divBdr>
            </w:div>
            <w:div w:id="2005938655">
              <w:marLeft w:val="0"/>
              <w:marRight w:val="0"/>
              <w:marTop w:val="0"/>
              <w:marBottom w:val="0"/>
              <w:divBdr>
                <w:top w:val="none" w:sz="0" w:space="0" w:color="auto"/>
                <w:left w:val="none" w:sz="0" w:space="0" w:color="auto"/>
                <w:bottom w:val="none" w:sz="0" w:space="0" w:color="auto"/>
                <w:right w:val="none" w:sz="0" w:space="0" w:color="auto"/>
              </w:divBdr>
            </w:div>
            <w:div w:id="202204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903723">
      <w:bodyDiv w:val="1"/>
      <w:marLeft w:val="0"/>
      <w:marRight w:val="0"/>
      <w:marTop w:val="0"/>
      <w:marBottom w:val="0"/>
      <w:divBdr>
        <w:top w:val="none" w:sz="0" w:space="0" w:color="auto"/>
        <w:left w:val="none" w:sz="0" w:space="0" w:color="auto"/>
        <w:bottom w:val="none" w:sz="0" w:space="0" w:color="auto"/>
        <w:right w:val="none" w:sz="0" w:space="0" w:color="auto"/>
      </w:divBdr>
    </w:div>
    <w:div w:id="933628687">
      <w:bodyDiv w:val="1"/>
      <w:marLeft w:val="0"/>
      <w:marRight w:val="0"/>
      <w:marTop w:val="0"/>
      <w:marBottom w:val="0"/>
      <w:divBdr>
        <w:top w:val="none" w:sz="0" w:space="0" w:color="auto"/>
        <w:left w:val="none" w:sz="0" w:space="0" w:color="auto"/>
        <w:bottom w:val="none" w:sz="0" w:space="0" w:color="auto"/>
        <w:right w:val="none" w:sz="0" w:space="0" w:color="auto"/>
      </w:divBdr>
    </w:div>
    <w:div w:id="957417261">
      <w:bodyDiv w:val="1"/>
      <w:marLeft w:val="0"/>
      <w:marRight w:val="0"/>
      <w:marTop w:val="0"/>
      <w:marBottom w:val="0"/>
      <w:divBdr>
        <w:top w:val="none" w:sz="0" w:space="0" w:color="auto"/>
        <w:left w:val="none" w:sz="0" w:space="0" w:color="auto"/>
        <w:bottom w:val="none" w:sz="0" w:space="0" w:color="auto"/>
        <w:right w:val="none" w:sz="0" w:space="0" w:color="auto"/>
      </w:divBdr>
    </w:div>
    <w:div w:id="970207897">
      <w:bodyDiv w:val="1"/>
      <w:marLeft w:val="0"/>
      <w:marRight w:val="0"/>
      <w:marTop w:val="0"/>
      <w:marBottom w:val="0"/>
      <w:divBdr>
        <w:top w:val="none" w:sz="0" w:space="0" w:color="auto"/>
        <w:left w:val="none" w:sz="0" w:space="0" w:color="auto"/>
        <w:bottom w:val="none" w:sz="0" w:space="0" w:color="auto"/>
        <w:right w:val="none" w:sz="0" w:space="0" w:color="auto"/>
      </w:divBdr>
    </w:div>
    <w:div w:id="1052533494">
      <w:bodyDiv w:val="1"/>
      <w:marLeft w:val="0"/>
      <w:marRight w:val="0"/>
      <w:marTop w:val="0"/>
      <w:marBottom w:val="0"/>
      <w:divBdr>
        <w:top w:val="none" w:sz="0" w:space="0" w:color="auto"/>
        <w:left w:val="none" w:sz="0" w:space="0" w:color="auto"/>
        <w:bottom w:val="none" w:sz="0" w:space="0" w:color="auto"/>
        <w:right w:val="none" w:sz="0" w:space="0" w:color="auto"/>
      </w:divBdr>
    </w:div>
    <w:div w:id="1069376942">
      <w:bodyDiv w:val="1"/>
      <w:marLeft w:val="0"/>
      <w:marRight w:val="0"/>
      <w:marTop w:val="0"/>
      <w:marBottom w:val="0"/>
      <w:divBdr>
        <w:top w:val="none" w:sz="0" w:space="0" w:color="auto"/>
        <w:left w:val="none" w:sz="0" w:space="0" w:color="auto"/>
        <w:bottom w:val="none" w:sz="0" w:space="0" w:color="auto"/>
        <w:right w:val="none" w:sz="0" w:space="0" w:color="auto"/>
      </w:divBdr>
    </w:div>
    <w:div w:id="1080444808">
      <w:bodyDiv w:val="1"/>
      <w:marLeft w:val="0"/>
      <w:marRight w:val="0"/>
      <w:marTop w:val="0"/>
      <w:marBottom w:val="0"/>
      <w:divBdr>
        <w:top w:val="none" w:sz="0" w:space="0" w:color="auto"/>
        <w:left w:val="none" w:sz="0" w:space="0" w:color="auto"/>
        <w:bottom w:val="none" w:sz="0" w:space="0" w:color="auto"/>
        <w:right w:val="none" w:sz="0" w:space="0" w:color="auto"/>
      </w:divBdr>
    </w:div>
    <w:div w:id="1118333782">
      <w:bodyDiv w:val="1"/>
      <w:marLeft w:val="0"/>
      <w:marRight w:val="0"/>
      <w:marTop w:val="0"/>
      <w:marBottom w:val="0"/>
      <w:divBdr>
        <w:top w:val="none" w:sz="0" w:space="0" w:color="auto"/>
        <w:left w:val="none" w:sz="0" w:space="0" w:color="auto"/>
        <w:bottom w:val="none" w:sz="0" w:space="0" w:color="auto"/>
        <w:right w:val="none" w:sz="0" w:space="0" w:color="auto"/>
      </w:divBdr>
    </w:div>
    <w:div w:id="1122575785">
      <w:bodyDiv w:val="1"/>
      <w:marLeft w:val="0"/>
      <w:marRight w:val="0"/>
      <w:marTop w:val="0"/>
      <w:marBottom w:val="0"/>
      <w:divBdr>
        <w:top w:val="none" w:sz="0" w:space="0" w:color="auto"/>
        <w:left w:val="none" w:sz="0" w:space="0" w:color="auto"/>
        <w:bottom w:val="none" w:sz="0" w:space="0" w:color="auto"/>
        <w:right w:val="none" w:sz="0" w:space="0" w:color="auto"/>
      </w:divBdr>
    </w:div>
    <w:div w:id="1134762191">
      <w:bodyDiv w:val="1"/>
      <w:marLeft w:val="0"/>
      <w:marRight w:val="0"/>
      <w:marTop w:val="0"/>
      <w:marBottom w:val="0"/>
      <w:divBdr>
        <w:top w:val="none" w:sz="0" w:space="0" w:color="auto"/>
        <w:left w:val="none" w:sz="0" w:space="0" w:color="auto"/>
        <w:bottom w:val="none" w:sz="0" w:space="0" w:color="auto"/>
        <w:right w:val="none" w:sz="0" w:space="0" w:color="auto"/>
      </w:divBdr>
    </w:div>
    <w:div w:id="1539002193">
      <w:bodyDiv w:val="1"/>
      <w:marLeft w:val="0"/>
      <w:marRight w:val="0"/>
      <w:marTop w:val="0"/>
      <w:marBottom w:val="0"/>
      <w:divBdr>
        <w:top w:val="none" w:sz="0" w:space="0" w:color="auto"/>
        <w:left w:val="none" w:sz="0" w:space="0" w:color="auto"/>
        <w:bottom w:val="none" w:sz="0" w:space="0" w:color="auto"/>
        <w:right w:val="none" w:sz="0" w:space="0" w:color="auto"/>
      </w:divBdr>
    </w:div>
    <w:div w:id="1623076516">
      <w:bodyDiv w:val="1"/>
      <w:marLeft w:val="0"/>
      <w:marRight w:val="0"/>
      <w:marTop w:val="0"/>
      <w:marBottom w:val="0"/>
      <w:divBdr>
        <w:top w:val="none" w:sz="0" w:space="0" w:color="auto"/>
        <w:left w:val="none" w:sz="0" w:space="0" w:color="auto"/>
        <w:bottom w:val="none" w:sz="0" w:space="0" w:color="auto"/>
        <w:right w:val="none" w:sz="0" w:space="0" w:color="auto"/>
      </w:divBdr>
    </w:div>
    <w:div w:id="1637838158">
      <w:bodyDiv w:val="1"/>
      <w:marLeft w:val="0"/>
      <w:marRight w:val="0"/>
      <w:marTop w:val="0"/>
      <w:marBottom w:val="0"/>
      <w:divBdr>
        <w:top w:val="none" w:sz="0" w:space="0" w:color="auto"/>
        <w:left w:val="none" w:sz="0" w:space="0" w:color="auto"/>
        <w:bottom w:val="none" w:sz="0" w:space="0" w:color="auto"/>
        <w:right w:val="none" w:sz="0" w:space="0" w:color="auto"/>
      </w:divBdr>
    </w:div>
    <w:div w:id="1647198713">
      <w:bodyDiv w:val="1"/>
      <w:marLeft w:val="0"/>
      <w:marRight w:val="0"/>
      <w:marTop w:val="0"/>
      <w:marBottom w:val="0"/>
      <w:divBdr>
        <w:top w:val="none" w:sz="0" w:space="0" w:color="auto"/>
        <w:left w:val="none" w:sz="0" w:space="0" w:color="auto"/>
        <w:bottom w:val="none" w:sz="0" w:space="0" w:color="auto"/>
        <w:right w:val="none" w:sz="0" w:space="0" w:color="auto"/>
      </w:divBdr>
    </w:div>
    <w:div w:id="1667244457">
      <w:bodyDiv w:val="1"/>
      <w:marLeft w:val="0"/>
      <w:marRight w:val="0"/>
      <w:marTop w:val="0"/>
      <w:marBottom w:val="0"/>
      <w:divBdr>
        <w:top w:val="none" w:sz="0" w:space="0" w:color="auto"/>
        <w:left w:val="none" w:sz="0" w:space="0" w:color="auto"/>
        <w:bottom w:val="none" w:sz="0" w:space="0" w:color="auto"/>
        <w:right w:val="none" w:sz="0" w:space="0" w:color="auto"/>
      </w:divBdr>
    </w:div>
    <w:div w:id="1809325278">
      <w:bodyDiv w:val="1"/>
      <w:marLeft w:val="0"/>
      <w:marRight w:val="0"/>
      <w:marTop w:val="0"/>
      <w:marBottom w:val="0"/>
      <w:divBdr>
        <w:top w:val="none" w:sz="0" w:space="0" w:color="auto"/>
        <w:left w:val="none" w:sz="0" w:space="0" w:color="auto"/>
        <w:bottom w:val="none" w:sz="0" w:space="0" w:color="auto"/>
        <w:right w:val="none" w:sz="0" w:space="0" w:color="auto"/>
      </w:divBdr>
    </w:div>
    <w:div w:id="1818640564">
      <w:bodyDiv w:val="1"/>
      <w:marLeft w:val="0"/>
      <w:marRight w:val="0"/>
      <w:marTop w:val="0"/>
      <w:marBottom w:val="0"/>
      <w:divBdr>
        <w:top w:val="none" w:sz="0" w:space="0" w:color="auto"/>
        <w:left w:val="none" w:sz="0" w:space="0" w:color="auto"/>
        <w:bottom w:val="none" w:sz="0" w:space="0" w:color="auto"/>
        <w:right w:val="none" w:sz="0" w:space="0" w:color="auto"/>
      </w:divBdr>
      <w:divsChild>
        <w:div w:id="2109809919">
          <w:marLeft w:val="0"/>
          <w:marRight w:val="0"/>
          <w:marTop w:val="0"/>
          <w:marBottom w:val="0"/>
          <w:divBdr>
            <w:top w:val="none" w:sz="0" w:space="0" w:color="auto"/>
            <w:left w:val="none" w:sz="0" w:space="0" w:color="auto"/>
            <w:bottom w:val="none" w:sz="0" w:space="0" w:color="auto"/>
            <w:right w:val="none" w:sz="0" w:space="0" w:color="auto"/>
          </w:divBdr>
          <w:divsChild>
            <w:div w:id="130288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882912">
      <w:bodyDiv w:val="1"/>
      <w:marLeft w:val="0"/>
      <w:marRight w:val="0"/>
      <w:marTop w:val="0"/>
      <w:marBottom w:val="0"/>
      <w:divBdr>
        <w:top w:val="none" w:sz="0" w:space="0" w:color="auto"/>
        <w:left w:val="none" w:sz="0" w:space="0" w:color="auto"/>
        <w:bottom w:val="none" w:sz="0" w:space="0" w:color="auto"/>
        <w:right w:val="none" w:sz="0" w:space="0" w:color="auto"/>
      </w:divBdr>
    </w:div>
    <w:div w:id="1863787065">
      <w:bodyDiv w:val="1"/>
      <w:marLeft w:val="0"/>
      <w:marRight w:val="0"/>
      <w:marTop w:val="0"/>
      <w:marBottom w:val="0"/>
      <w:divBdr>
        <w:top w:val="none" w:sz="0" w:space="0" w:color="auto"/>
        <w:left w:val="none" w:sz="0" w:space="0" w:color="auto"/>
        <w:bottom w:val="none" w:sz="0" w:space="0" w:color="auto"/>
        <w:right w:val="none" w:sz="0" w:space="0" w:color="auto"/>
      </w:divBdr>
    </w:div>
    <w:div w:id="1875532861">
      <w:bodyDiv w:val="1"/>
      <w:marLeft w:val="0"/>
      <w:marRight w:val="0"/>
      <w:marTop w:val="0"/>
      <w:marBottom w:val="0"/>
      <w:divBdr>
        <w:top w:val="none" w:sz="0" w:space="0" w:color="auto"/>
        <w:left w:val="none" w:sz="0" w:space="0" w:color="auto"/>
        <w:bottom w:val="none" w:sz="0" w:space="0" w:color="auto"/>
        <w:right w:val="none" w:sz="0" w:space="0" w:color="auto"/>
      </w:divBdr>
    </w:div>
    <w:div w:id="1971015141">
      <w:bodyDiv w:val="1"/>
      <w:marLeft w:val="0"/>
      <w:marRight w:val="0"/>
      <w:marTop w:val="0"/>
      <w:marBottom w:val="0"/>
      <w:divBdr>
        <w:top w:val="none" w:sz="0" w:space="0" w:color="auto"/>
        <w:left w:val="none" w:sz="0" w:space="0" w:color="auto"/>
        <w:bottom w:val="none" w:sz="0" w:space="0" w:color="auto"/>
        <w:right w:val="none" w:sz="0" w:space="0" w:color="auto"/>
      </w:divBdr>
    </w:div>
    <w:div w:id="1971588814">
      <w:bodyDiv w:val="1"/>
      <w:marLeft w:val="0"/>
      <w:marRight w:val="0"/>
      <w:marTop w:val="0"/>
      <w:marBottom w:val="0"/>
      <w:divBdr>
        <w:top w:val="none" w:sz="0" w:space="0" w:color="auto"/>
        <w:left w:val="none" w:sz="0" w:space="0" w:color="auto"/>
        <w:bottom w:val="none" w:sz="0" w:space="0" w:color="auto"/>
        <w:right w:val="none" w:sz="0" w:space="0" w:color="auto"/>
      </w:divBdr>
    </w:div>
    <w:div w:id="1972438428">
      <w:bodyDiv w:val="1"/>
      <w:marLeft w:val="0"/>
      <w:marRight w:val="0"/>
      <w:marTop w:val="0"/>
      <w:marBottom w:val="0"/>
      <w:divBdr>
        <w:top w:val="none" w:sz="0" w:space="0" w:color="auto"/>
        <w:left w:val="none" w:sz="0" w:space="0" w:color="auto"/>
        <w:bottom w:val="none" w:sz="0" w:space="0" w:color="auto"/>
        <w:right w:val="none" w:sz="0" w:space="0" w:color="auto"/>
      </w:divBdr>
    </w:div>
    <w:div w:id="2001886766">
      <w:bodyDiv w:val="1"/>
      <w:marLeft w:val="0"/>
      <w:marRight w:val="0"/>
      <w:marTop w:val="0"/>
      <w:marBottom w:val="0"/>
      <w:divBdr>
        <w:top w:val="none" w:sz="0" w:space="0" w:color="auto"/>
        <w:left w:val="none" w:sz="0" w:space="0" w:color="auto"/>
        <w:bottom w:val="none" w:sz="0" w:space="0" w:color="auto"/>
        <w:right w:val="none" w:sz="0" w:space="0" w:color="auto"/>
      </w:divBdr>
    </w:div>
    <w:div w:id="2078547671">
      <w:bodyDiv w:val="1"/>
      <w:marLeft w:val="0"/>
      <w:marRight w:val="0"/>
      <w:marTop w:val="0"/>
      <w:marBottom w:val="0"/>
      <w:divBdr>
        <w:top w:val="none" w:sz="0" w:space="0" w:color="auto"/>
        <w:left w:val="none" w:sz="0" w:space="0" w:color="auto"/>
        <w:bottom w:val="none" w:sz="0" w:space="0" w:color="auto"/>
        <w:right w:val="none" w:sz="0" w:space="0" w:color="auto"/>
      </w:divBdr>
    </w:div>
    <w:div w:id="2078554118">
      <w:bodyDiv w:val="1"/>
      <w:marLeft w:val="0"/>
      <w:marRight w:val="0"/>
      <w:marTop w:val="0"/>
      <w:marBottom w:val="0"/>
      <w:divBdr>
        <w:top w:val="none" w:sz="0" w:space="0" w:color="auto"/>
        <w:left w:val="none" w:sz="0" w:space="0" w:color="auto"/>
        <w:bottom w:val="none" w:sz="0" w:space="0" w:color="auto"/>
        <w:right w:val="none" w:sz="0" w:space="0" w:color="auto"/>
      </w:divBdr>
    </w:div>
    <w:div w:id="2105882402">
      <w:bodyDiv w:val="1"/>
      <w:marLeft w:val="0"/>
      <w:marRight w:val="0"/>
      <w:marTop w:val="0"/>
      <w:marBottom w:val="0"/>
      <w:divBdr>
        <w:top w:val="none" w:sz="0" w:space="0" w:color="auto"/>
        <w:left w:val="none" w:sz="0" w:space="0" w:color="auto"/>
        <w:bottom w:val="none" w:sz="0" w:space="0" w:color="auto"/>
        <w:right w:val="none" w:sz="0" w:space="0" w:color="auto"/>
      </w:divBdr>
      <w:divsChild>
        <w:div w:id="1985312386">
          <w:marLeft w:val="0"/>
          <w:marRight w:val="0"/>
          <w:marTop w:val="0"/>
          <w:marBottom w:val="0"/>
          <w:divBdr>
            <w:top w:val="none" w:sz="0" w:space="0" w:color="auto"/>
            <w:left w:val="none" w:sz="0" w:space="0" w:color="auto"/>
            <w:bottom w:val="none" w:sz="0" w:space="0" w:color="auto"/>
            <w:right w:val="none" w:sz="0" w:space="0" w:color="auto"/>
          </w:divBdr>
          <w:divsChild>
            <w:div w:id="179322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https://industryxdevhub.accenture.com/assetdetails/104" TargetMode="External"/><Relationship Id="rId26" Type="http://schemas.openxmlformats.org/officeDocument/2006/relationships/image" Target="media/image7.png"/><Relationship Id="rId21" Type="http://schemas.openxmlformats.org/officeDocument/2006/relationships/footer" Target="footer2.xml"/><Relationship Id="rId34"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yperlink" Target="mailto:florian.tournier@accenture.com" TargetMode="External"/><Relationship Id="rId25" Type="http://schemas.openxmlformats.org/officeDocument/2006/relationships/image" Target="media/image6.png"/><Relationship Id="rId33"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hyperlink" Target="mailto:stefano.giacco@accenture.com" TargetMode="External"/><Relationship Id="rId20" Type="http://schemas.openxmlformats.org/officeDocument/2006/relationships/header" Target="header2.xml"/><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mailto:laura.mosconi@accenture.com" TargetMode="Externa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glossaryDocument" Target="glossary/document.xml"/><Relationship Id="rId10" Type="http://schemas.openxmlformats.org/officeDocument/2006/relationships/footnotes" Target="footnotes.xml"/><Relationship Id="rId19" Type="http://schemas.openxmlformats.org/officeDocument/2006/relationships/image" Target="media/image2.png"/><Relationship Id="rId31" Type="http://schemas.openxmlformats.org/officeDocument/2006/relationships/image" Target="media/image12.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karthik.ramachandra@accenture.com" TargetMode="Externa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35" Type="http://schemas.microsoft.com/office/2011/relationships/people" Target="people.xml"/><Relationship Id="rId8" Type="http://schemas.openxmlformats.org/officeDocument/2006/relationships/settings" Target="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https://ts.accenture.com/sites/GlobalDocTemplates/Master%20Documents/Forms/Technical_Guide/Technical_Overview_Template_FY24.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77BA218C0FA466F9787FFA2A65F882B"/>
        <w:category>
          <w:name w:val="General"/>
          <w:gallery w:val="placeholder"/>
        </w:category>
        <w:types>
          <w:type w:val="bbPlcHdr"/>
        </w:types>
        <w:behaviors>
          <w:behavior w:val="content"/>
        </w:behaviors>
        <w:guid w:val="{60AA439A-64FC-4665-82F4-C339C1F979C0}"/>
      </w:docPartPr>
      <w:docPartBody>
        <w:p w:rsidR="00726F48" w:rsidRDefault="005627DA">
          <w:pPr>
            <w:pStyle w:val="077BA218C0FA466F9787FFA2A65F882B"/>
          </w:pPr>
          <w:r w:rsidRPr="00BD3792">
            <w:rPr>
              <w:rStyle w:val="PlaceholderText"/>
            </w:rPr>
            <w:t>[Release]</w:t>
          </w:r>
        </w:p>
      </w:docPartBody>
    </w:docPart>
    <w:docPart>
      <w:docPartPr>
        <w:name w:val="78F69E14953B4CB29F399CD933910EF5"/>
        <w:category>
          <w:name w:val="General"/>
          <w:gallery w:val="placeholder"/>
        </w:category>
        <w:types>
          <w:type w:val="bbPlcHdr"/>
        </w:types>
        <w:behaviors>
          <w:behavior w:val="content"/>
        </w:behaviors>
        <w:guid w:val="{036ED829-F501-4BA0-94F8-E6A3E0DD276F}"/>
      </w:docPartPr>
      <w:docPartBody>
        <w:p w:rsidR="001E05DC" w:rsidRDefault="002B3D61">
          <w:r w:rsidRPr="00A378ED">
            <w:rPr>
              <w:rStyle w:val="PlaceholderText"/>
            </w:rPr>
            <w:t>[Label]</w:t>
          </w:r>
        </w:p>
      </w:docPartBody>
    </w:docPart>
    <w:docPart>
      <w:docPartPr>
        <w:name w:val="65F12F0127D444F2BAE3C804BB7B51C5"/>
        <w:category>
          <w:name w:val="General"/>
          <w:gallery w:val="placeholder"/>
        </w:category>
        <w:types>
          <w:type w:val="bbPlcHdr"/>
        </w:types>
        <w:behaviors>
          <w:behavior w:val="content"/>
        </w:behaviors>
        <w:guid w:val="{C9906566-3674-47CB-94A8-387B3BFDE9D4}"/>
      </w:docPartPr>
      <w:docPartBody>
        <w:p w:rsidR="001E05DC" w:rsidRDefault="001E05DC">
          <w:r w:rsidRPr="001B4C69">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raphik">
    <w:panose1 w:val="020B0503030202060203"/>
    <w:charset w:val="00"/>
    <w:family w:val="swiss"/>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74C"/>
    <w:rsid w:val="000105E4"/>
    <w:rsid w:val="001C15CE"/>
    <w:rsid w:val="001E05DC"/>
    <w:rsid w:val="00224084"/>
    <w:rsid w:val="00282DE7"/>
    <w:rsid w:val="00291B8D"/>
    <w:rsid w:val="002B3D61"/>
    <w:rsid w:val="003516F6"/>
    <w:rsid w:val="00435182"/>
    <w:rsid w:val="00482FBB"/>
    <w:rsid w:val="005225EB"/>
    <w:rsid w:val="005627DA"/>
    <w:rsid w:val="0072071D"/>
    <w:rsid w:val="00726F48"/>
    <w:rsid w:val="007D105A"/>
    <w:rsid w:val="007D1A0F"/>
    <w:rsid w:val="00814502"/>
    <w:rsid w:val="00867CCA"/>
    <w:rsid w:val="00975478"/>
    <w:rsid w:val="00AD1267"/>
    <w:rsid w:val="00B06125"/>
    <w:rsid w:val="00C7374C"/>
    <w:rsid w:val="00CE565A"/>
    <w:rsid w:val="00D2441E"/>
    <w:rsid w:val="00DB0466"/>
    <w:rsid w:val="00DE2B0D"/>
    <w:rsid w:val="00E262C1"/>
    <w:rsid w:val="00F8780F"/>
    <w:rsid w:val="00FA39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E05DC"/>
    <w:rPr>
      <w:color w:val="808080"/>
    </w:rPr>
  </w:style>
  <w:style w:type="paragraph" w:customStyle="1" w:styleId="077BA218C0FA466F9787FFA2A65F882B">
    <w:name w:val="077BA218C0FA466F9787FFA2A65F882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p:Policy xmlns:p="office.server.policy" id="" local="true">
  <p:Name>Document</p:Name>
  <p:Description/>
  <p:Statement/>
  <p:PolicyItems>
    <p:PolicyItem featureId="Microsoft.Office.RecordsManagement.PolicyFeatures.PolicyLabel" staticId="0x010100D68B356B9D8BA84CB215B65651358DA7|801092262" UniqueId="78d7763e-cf9f-4c45-9200-073382714c8a">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2.xml><?xml version="1.0" encoding="utf-8"?>
<ct:contentTypeSchema xmlns:ct="http://schemas.microsoft.com/office/2006/metadata/contentType" xmlns:ma="http://schemas.microsoft.com/office/2006/metadata/properties/metaAttributes" ct:_="" ma:_="" ma:contentTypeName="Document" ma:contentTypeID="0x010100D68B356B9D8BA84CB215B65651358DA7" ma:contentTypeVersion="33" ma:contentTypeDescription="Create a new document." ma:contentTypeScope="" ma:versionID="839bd157f5c24140e36079a7373d0467">
  <xsd:schema xmlns:xsd="http://www.w3.org/2001/XMLSchema" xmlns:xs="http://www.w3.org/2001/XMLSchema" xmlns:p="http://schemas.microsoft.com/office/2006/metadata/properties" xmlns:ns1="http://schemas.microsoft.com/sharepoint/v3" xmlns:ns2="c4bbe816-f9b7-401b-8d8f-485022adc0f2" xmlns:ns3="4dd2697e-1121-4f39-a4a5-b3e938ee93d2" targetNamespace="http://schemas.microsoft.com/office/2006/metadata/properties" ma:root="true" ma:fieldsID="b27c41698054ae599447388135161f3b" ns1:_="" ns2:_="" ns3:_="">
    <xsd:import namespace="http://schemas.microsoft.com/sharepoint/v3"/>
    <xsd:import namespace="c4bbe816-f9b7-401b-8d8f-485022adc0f2"/>
    <xsd:import namespace="4dd2697e-1121-4f39-a4a5-b3e938ee93d2"/>
    <xsd:element name="properties">
      <xsd:complexType>
        <xsd:sequence>
          <xsd:element name="documentManagement">
            <xsd:complexType>
              <xsd:all>
                <xsd:element ref="ns2:Completeness" minOccurs="0"/>
                <xsd:element ref="ns2:Approver" minOccurs="0"/>
                <xsd:element ref="ns2:Author1" minOccurs="0"/>
                <xsd:element ref="ns2:Pending_x0020_Content" minOccurs="0"/>
                <xsd:element ref="ns2:Pre-approval_x0020_QC" minOccurs="0"/>
                <xsd:element ref="ns2:Priority_x0020_Level" minOccurs="0"/>
                <xsd:element ref="ns2:Release" minOccurs="0"/>
                <xsd:element ref="ns2:SME" minOccurs="0"/>
                <xsd:element ref="ns2:Status_x0020_Flag" minOccurs="0"/>
                <xsd:element ref="ns3:_Flow_SignoffStatus" minOccurs="0"/>
                <xsd:element ref="ns2:TaxCatchAll" minOccurs="0"/>
                <xsd:element ref="ns2:TaxCatchAllLabel" minOccurs="0"/>
                <xsd:element ref="ns3:MediaServiceMetadata" minOccurs="0"/>
                <xsd:element ref="ns3:MediaServiceFastMetadata" minOccurs="0"/>
                <xsd:element ref="ns2:SharedWithUsers" minOccurs="0"/>
                <xsd:element ref="ns2:SharedWithDetails" minOccurs="0"/>
                <xsd:element ref="ns3:MediaServiceObjectDetectorVersions" minOccurs="0"/>
                <xsd:element ref="ns1:_dlc_Exempt" minOccurs="0"/>
                <xsd:element ref="ns3:DLCPolicyLabelValue" minOccurs="0"/>
                <xsd:element ref="ns3:DLCPolicyLabelClientValue" minOccurs="0"/>
                <xsd:element ref="ns3:DLCPolicyLabelLock" minOccurs="0"/>
                <xsd:element ref="ns3:MediaServiceDateTaken" minOccurs="0"/>
                <xsd:element ref="ns3:MediaServiceGenerationTime" minOccurs="0"/>
                <xsd:element ref="ns3:MediaServiceEventHashCode" minOccurs="0"/>
                <xsd:element ref="ns3:MediaLengthInSeconds" minOccurs="0"/>
                <xsd:element ref="ns3:MediaServiceSearchProperties" minOccurs="0"/>
                <xsd:element ref="ns2:Release_x0020_Date" minOccurs="0"/>
                <xsd:element ref="ns2:Open_x0020_Comments" minOccurs="0"/>
                <xsd:element ref="ns2:Flow_x0020_Trigger" minOccurs="0"/>
                <xsd:element ref="ns2:BA" minOccurs="0"/>
                <xsd:element ref="ns3:UseCase_x002f_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1"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Completeness" ma:index="2" nillable="true" ma:displayName="% Completeness" ma:default="???" ma:description="SIte column for % completeness" ma:format="Dropdown" ma:internalName="Completeness">
      <xsd:simpleType>
        <xsd:restriction base="dms:Choice">
          <xsd:enumeration value="???"/>
          <xsd:enumeration value="25%"/>
          <xsd:enumeration value="50%"/>
          <xsd:enumeration value="75%"/>
          <xsd:enumeration value="85%"/>
          <xsd:enumeration value="95%"/>
          <xsd:enumeration value="100%"/>
        </xsd:restriction>
      </xsd:simpleType>
    </xsd:element>
    <xsd:element name="Approver" ma:index="3" nillable="true" ma:displayName="Approver" ma:description="Site column for document approver" ma:list="UserInfo" ma:SearchPeopleOnly="false" ma:SharePointGroup="0" ma:internalName="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1" ma:index="4" nillable="true" ma:displayName="Author" ma:description="Site column for the author" ma:list="UserInfo" ma:SearchPeopleOnly="false" ma:SharePointGroup="0" ma:internalName="Author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nding_x0020_Content" ma:index="5" nillable="true" ma:displayName="Pending Content" ma:internalName="Pending_x0020_Content">
      <xsd:simpleType>
        <xsd:restriction base="dms:Note">
          <xsd:maxLength value="255"/>
        </xsd:restriction>
      </xsd:simpleType>
    </xsd:element>
    <xsd:element name="Pre-approval_x0020_QC" ma:index="6" nillable="true" ma:displayName="Pre-approval QC" ma:default="Pending" ma:description="Site column for Pre-approval QC check" ma:format="RadioButtons" ma:internalName="Pre_x002d_approval_x0020_QC">
      <xsd:simpleType>
        <xsd:restriction base="dms:Choice">
          <xsd:enumeration value="Done"/>
          <xsd:enumeration value="Pending"/>
        </xsd:restriction>
      </xsd:simpleType>
    </xsd:element>
    <xsd:element name="Priority_x0020_Level" ma:index="7" nillable="true" ma:displayName="Priority Level" ma:default="Normal" ma:description="Site column for Priority" ma:format="Dropdown" ma:internalName="Priority_x0020_Level">
      <xsd:simpleType>
        <xsd:restriction base="dms:Choice">
          <xsd:enumeration value="Low"/>
          <xsd:enumeration value="Normal"/>
          <xsd:enumeration value="High"/>
          <xsd:enumeration value="Critical"/>
        </xsd:restriction>
      </xsd:simpleType>
    </xsd:element>
    <xsd:element name="Release" ma:index="8" nillable="true" ma:displayName="Release" ma:internalName="Release">
      <xsd:simpleType>
        <xsd:restriction base="dms:Text">
          <xsd:maxLength value="255"/>
        </xsd:restriction>
      </xsd:simpleType>
    </xsd:element>
    <xsd:element name="SME" ma:index="9" nillable="true" ma:displayName="SME" ma:description="Site column for SME" ma:list="UserInfo" ma:SharePointGroup="0" ma:internalName="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atus_x0020_Flag" ma:index="10" nillable="true" ma:displayName="Status Flag" ma:default="SME Draft" ma:description="Site column for status flag" ma:format="RadioButtons" ma:internalName="Status_x0020_Flag">
      <xsd:simpleType>
        <xsd:restriction base="dms:Choice">
          <xsd:enumeration value="Maintenance Review Required"/>
          <xsd:enumeration value="Maintenance Request Sent"/>
          <xsd:enumeration value="SME Draft"/>
          <xsd:enumeration value="Review Phase"/>
          <xsd:enumeration value="Ready for Approval"/>
          <xsd:enumeration value="PDF Created"/>
          <xsd:enumeration value="Published to DevHub"/>
          <xsd:enumeration value="Retired - Obsolete"/>
        </xsd:restriction>
      </xsd:simpleType>
    </xsd:element>
    <xsd:element name="TaxCatchAll" ma:index="14" nillable="true" ma:displayName="Taxonomy Catch All Column" ma:descriptio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15" nillable="true" ma:displayName="Taxonomy Catch All Column1" ma:description=""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Release_x0020_Date" ma:index="34" nillable="true" ma:displayName="Release Date" ma:description="The release date according to which the documents must be completed." ma:format="DateOnly" ma:internalName="Release_x0020_Date">
      <xsd:simpleType>
        <xsd:restriction base="dms:DateTime"/>
      </xsd:simpleType>
    </xsd:element>
    <xsd:element name="Open_x0020_Comments" ma:index="35" nillable="true" ma:displayName="Open Comments" ma:description="Site column to indicate open comments in the document that need SME's attention." ma:internalName="Open_x0020_Comments">
      <xsd:simpleType>
        <xsd:restriction base="dms:Text">
          <xsd:maxLength value="255"/>
        </xsd:restriction>
      </xsd:simpleType>
    </xsd:element>
    <xsd:element name="Flow_x0020_Trigger" ma:index="36" nillable="true" ma:displayName="Flow Trigger" ma:default="No Action" ma:description="Choice field with text that triggers the maintenance review flow." ma:format="RadioButtons" ma:internalName="Flow_x0020_Trigger">
      <xsd:simpleType>
        <xsd:restriction base="dms:Choice">
          <xsd:enumeration value="Planner Tasks"/>
          <xsd:enumeration value="Maintenance Approvals"/>
          <xsd:enumeration value="No Action"/>
        </xsd:restriction>
      </xsd:simpleType>
    </xsd:element>
    <xsd:element name="BA" ma:index="37" nillable="true" ma:displayName="Maintenance Reviewer" ma:description="Site column for the SME/BA that will review the document for maintenance each release." ma:list="UserInfo" ma:SharePointGroup="0" ma:internalName="B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dd2697e-1121-4f39-a4a5-b3e938ee93d2" elementFormDefault="qualified">
    <xsd:import namespace="http://schemas.microsoft.com/office/2006/documentManagement/types"/>
    <xsd:import namespace="http://schemas.microsoft.com/office/infopath/2007/PartnerControls"/>
    <xsd:element name="_Flow_SignoffStatus" ma:index="11" nillable="true" ma:displayName="Sign-off status" ma:internalName="Sign_x002d_off_x0020_status">
      <xsd:simpleType>
        <xsd:restriction base="dms:Text"/>
      </xsd:simpleType>
    </xsd:element>
    <xsd:element name="MediaServiceMetadata" ma:index="16" nillable="true" ma:displayName="MediaServiceMetadata" ma:hidden="true" ma:internalName="MediaServiceMetadata" ma:readOnly="true">
      <xsd:simpleType>
        <xsd:restriction base="dms:Note"/>
      </xsd:simpleType>
    </xsd:element>
    <xsd:element name="MediaServiceFastMetadata" ma:index="17" nillable="true" ma:displayName="MediaServiceFastMetadata" ma:hidden="true" ma:internalName="MediaServiceFastMetadata" ma:readOnly="true">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DLCPolicyLabelValue" ma:index="22"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3"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4" nillable="true" ma:displayName="Label Locked" ma:description="Indicates whether the label should be updated when item properties are modified." ma:hidden="true" ma:internalName="DLCPolicyLabelLock" ma:readOnly="false">
      <xsd:simpleType>
        <xsd:restriction base="dms:Text"/>
      </xsd:simpleType>
    </xsd:element>
    <xsd:element name="MediaServiceDateTaken" ma:index="25" nillable="true" ma:displayName="MediaServiceDateTaken" ma:hidden="true" ma:indexed="true" ma:internalName="MediaServiceDateTaken" ma:readOnly="true">
      <xsd:simpleType>
        <xsd:restriction base="dms:Text"/>
      </xsd:simpleType>
    </xsd:element>
    <xsd:element name="MediaServiceGenerationTime" ma:index="26" nillable="true" ma:displayName="MediaServiceGenerationTime" ma:hidden="true" ma:internalName="MediaServiceGenerationTime" ma:readOnly="true">
      <xsd:simpleType>
        <xsd:restriction base="dms:Text"/>
      </xsd:simpleType>
    </xsd:element>
    <xsd:element name="MediaServiceEventHashCode" ma:index="27" nillable="true" ma:displayName="MediaServiceEventHashCode" ma:hidden="true" ma:internalName="MediaServiceEventHashCode" ma:readOnly="true">
      <xsd:simpleType>
        <xsd:restriction base="dms:Text"/>
      </xsd:simpleType>
    </xsd:element>
    <xsd:element name="MediaLengthInSeconds" ma:index="28" nillable="true" ma:displayName="MediaLengthInSeconds" ma:hidden="true" ma:internalName="MediaLengthInSeconds" ma:readOnly="true">
      <xsd:simpleType>
        <xsd:restriction base="dms:Unknow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UseCase_x002f_Type" ma:index="38" nillable="true" ma:displayName="Use Case/Type" ma:description="Column to easily sort/group documents as per the use case, type, component, etc." ma:format="Dropdown" ma:internalName="UseCase_x002f_Type">
      <xsd:simpleType>
        <xsd:restriction base="dms:Choice">
          <xsd:enumeration value="General"/>
          <xsd:enumeration value="BOM Management"/>
          <xsd:enumeration value="Connectors"/>
          <xsd:enumeration value="Data Catalog"/>
          <xsd:enumeration value="Data Discovery Automation"/>
          <xsd:enumeration value="Data Products"/>
          <xsd:enumeration value="Part Classification"/>
          <xsd:enumeration value="BMS"/>
          <xsd:enumeration value="Azure Monitoring Dashboards"/>
          <xsd:enumeration value="Policy Engine"/>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30"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Release xmlns="c4bbe816-f9b7-401b-8d8f-485022adc0f2">1.2</Release>
    <Author1 xmlns="c4bbe816-f9b7-401b-8d8f-485022adc0f2">
      <UserInfo>
        <DisplayName>Gowri, Geetha Vani</DisplayName>
        <AccountId>1979</AccountId>
        <AccountType/>
      </UserInfo>
    </Author1>
    <TaxCatchAll xmlns="c4bbe816-f9b7-401b-8d8f-485022adc0f2" xsi:nil="true"/>
    <Approver xmlns="c4bbe816-f9b7-401b-8d8f-485022adc0f2">
      <UserInfo>
        <DisplayName>Ramachandra, Karthik</DisplayName>
        <AccountId>63</AccountId>
        <AccountType/>
      </UserInfo>
    </Approver>
    <SME xmlns="c4bbe816-f9b7-401b-8d8f-485022adc0f2">
      <UserInfo>
        <DisplayName>Gowri, Geetha Vani</DisplayName>
        <AccountId>1979</AccountId>
        <AccountType/>
      </UserInfo>
    </SME>
    <SharedWithUsers xmlns="c4bbe816-f9b7-401b-8d8f-485022adc0f2">
      <UserInfo>
        <DisplayName>Kannan, Jishnu</DisplayName>
        <AccountId>52</AccountId>
        <AccountType/>
      </UserInfo>
      <UserInfo>
        <DisplayName>Zoltani, Judit-Kinga</DisplayName>
        <AccountId>15</AccountId>
        <AccountType/>
      </UserInfo>
    </SharedWithUsers>
    <Release_x0020_Date xmlns="c4bbe816-f9b7-401b-8d8f-485022adc0f2" xsi:nil="true"/>
    <Flow_x0020_Trigger xmlns="c4bbe816-f9b7-401b-8d8f-485022adc0f2">No Action</Flow_x0020_Trigger>
    <Open_x0020_Comments xmlns="c4bbe816-f9b7-401b-8d8f-485022adc0f2" xsi:nil="true"/>
    <DLCPolicyLabelClientValue xmlns="4dd2697e-1121-4f39-a4a5-b3e938ee93d2">{_UIVersionString}</DLCPolicyLabelClientValue>
    <BA xmlns="c4bbe816-f9b7-401b-8d8f-485022adc0f2">
      <UserInfo>
        <DisplayName>Dhar, Riju</DisplayName>
        <AccountId>1139</AccountId>
        <AccountType/>
      </UserInfo>
      <UserInfo>
        <DisplayName>Konambhotla, Vamsi</DisplayName>
        <AccountId>3328</AccountId>
        <AccountType/>
      </UserInfo>
    </BA>
    <Status_x0020_Flag xmlns="c4bbe816-f9b7-401b-8d8f-485022adc0f2">PDF Created</Status_x0020_Flag>
    <Pending_x0020_Content xmlns="c4bbe816-f9b7-401b-8d8f-485022adc0f2">-</Pending_x0020_Content>
    <_Flow_SignoffStatus xmlns="4dd2697e-1121-4f39-a4a5-b3e938ee93d2">Not requested</_Flow_SignoffStatus>
    <DLCPolicyLabelLock xmlns="4dd2697e-1121-4f39-a4a5-b3e938ee93d2" xsi:nil="true"/>
    <Completeness xmlns="c4bbe816-f9b7-401b-8d8f-485022adc0f2">100%</Completeness>
    <Pre-approval_x0020_QC xmlns="c4bbe816-f9b7-401b-8d8f-485022adc0f2">Done</Pre-approval_x0020_QC>
    <Priority_x0020_Level xmlns="c4bbe816-f9b7-401b-8d8f-485022adc0f2">Normal</Priority_x0020_Level>
    <DLCPolicyLabelValue xmlns="4dd2697e-1121-4f39-a4a5-b3e938ee93d2">7.0</DLCPolicyLabelValue>
    <UseCase_x002f_Type xmlns="4dd2697e-1121-4f39-a4a5-b3e938ee93d2">BMS</UseCase_x002f_Typ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AF11B4-E133-494D-8E91-3359B6A2A28C}">
  <ds:schemaRefs>
    <ds:schemaRef ds:uri="office.server.policy"/>
  </ds:schemaRefs>
</ds:datastoreItem>
</file>

<file path=customXml/itemProps2.xml><?xml version="1.0" encoding="utf-8"?>
<ds:datastoreItem xmlns:ds="http://schemas.openxmlformats.org/officeDocument/2006/customXml" ds:itemID="{2D5148C8-EE27-4972-8966-0B317E47D4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4bbe816-f9b7-401b-8d8f-485022adc0f2"/>
    <ds:schemaRef ds:uri="4dd2697e-1121-4f39-a4a5-b3e938ee93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D02FCFF-CA75-45BC-A806-88D993452CB5}">
  <ds:schemaRefs>
    <ds:schemaRef ds:uri="http://schemas.microsoft.com/office/2006/metadata/properties"/>
    <ds:schemaRef ds:uri="http://schemas.microsoft.com/office/infopath/2007/PartnerControls"/>
    <ds:schemaRef ds:uri="c4bbe816-f9b7-401b-8d8f-485022adc0f2"/>
    <ds:schemaRef ds:uri="4dd2697e-1121-4f39-a4a5-b3e938ee93d2"/>
  </ds:schemaRefs>
</ds:datastoreItem>
</file>

<file path=customXml/itemProps4.xml><?xml version="1.0" encoding="utf-8"?>
<ds:datastoreItem xmlns:ds="http://schemas.openxmlformats.org/officeDocument/2006/customXml" ds:itemID="{B93E8BF2-93B8-4272-9C80-588EF6F4D1A2}">
  <ds:schemaRefs>
    <ds:schemaRef ds:uri="http://schemas.microsoft.com/sharepoint/v3/contenttype/forms"/>
  </ds:schemaRefs>
</ds:datastoreItem>
</file>

<file path=customXml/itemProps5.xml><?xml version="1.0" encoding="utf-8"?>
<ds:datastoreItem xmlns:ds="http://schemas.openxmlformats.org/officeDocument/2006/customXml" ds:itemID="{30E12BC9-CB23-4443-AD89-B624ABBCB7A5}">
  <ds:schemaRefs>
    <ds:schemaRef ds:uri="http://schemas.openxmlformats.org/officeDocument/2006/bibliography"/>
  </ds:schemaRefs>
</ds:datastoreItem>
</file>

<file path=docMetadata/LabelInfo.xml><?xml version="1.0" encoding="utf-8"?>
<clbl:labelList xmlns:clbl="http://schemas.microsoft.com/office/2020/mipLabelMetadata">
  <clbl:label id="{7bef0ac6-58b2-4acb-91cf-d344f8864752}" enabled="1" method="Privileged" siteId="{e0793d39-0939-496d-b129-198edd916feb}" removed="0"/>
</clbl:labelList>
</file>

<file path=docProps/app.xml><?xml version="1.0" encoding="utf-8"?>
<Properties xmlns="http://schemas.openxmlformats.org/officeDocument/2006/extended-properties" xmlns:vt="http://schemas.openxmlformats.org/officeDocument/2006/docPropsVTypes">
  <Template>Technical_Overview_Template_FY24.dotx</Template>
  <TotalTime>1040</TotalTime>
  <Pages>16</Pages>
  <Words>1636</Words>
  <Characters>9196</Characters>
  <Application>Microsoft Office Word</Application>
  <DocSecurity>0</DocSecurity>
  <Lines>328</Lines>
  <Paragraphs>180</Paragraphs>
  <ScaleCrop>false</ScaleCrop>
  <HeadingPairs>
    <vt:vector size="2" baseType="variant">
      <vt:variant>
        <vt:lpstr>Title</vt:lpstr>
      </vt:variant>
      <vt:variant>
        <vt:i4>1</vt:i4>
      </vt:variant>
    </vt:vector>
  </HeadingPairs>
  <TitlesOfParts>
    <vt:vector size="1" baseType="lpstr">
      <vt:lpstr>DT UC BMS Workflow</vt:lpstr>
    </vt:vector>
  </TitlesOfParts>
  <Company/>
  <LinksUpToDate>false</LinksUpToDate>
  <CharactersWithSpaces>10652</CharactersWithSpaces>
  <SharedDoc>false</SharedDoc>
  <HLinks>
    <vt:vector size="174" baseType="variant">
      <vt:variant>
        <vt:i4>1376379</vt:i4>
      </vt:variant>
      <vt:variant>
        <vt:i4>153</vt:i4>
      </vt:variant>
      <vt:variant>
        <vt:i4>0</vt:i4>
      </vt:variant>
      <vt:variant>
        <vt:i4>5</vt:i4>
      </vt:variant>
      <vt:variant>
        <vt:lpwstr>https://industryxdevhub.accenture.com/asset-home;search_text=digital thread foundations</vt:lpwstr>
      </vt:variant>
      <vt:variant>
        <vt:lpwstr/>
      </vt:variant>
      <vt:variant>
        <vt:i4>6750210</vt:i4>
      </vt:variant>
      <vt:variant>
        <vt:i4>150</vt:i4>
      </vt:variant>
      <vt:variant>
        <vt:i4>0</vt:i4>
      </vt:variant>
      <vt:variant>
        <vt:i4>5</vt:i4>
      </vt:variant>
      <vt:variant>
        <vt:lpwstr>mailto:florian.tournier@accenture.com</vt:lpwstr>
      </vt:variant>
      <vt:variant>
        <vt:lpwstr/>
      </vt:variant>
      <vt:variant>
        <vt:i4>1966178</vt:i4>
      </vt:variant>
      <vt:variant>
        <vt:i4>147</vt:i4>
      </vt:variant>
      <vt:variant>
        <vt:i4>0</vt:i4>
      </vt:variant>
      <vt:variant>
        <vt:i4>5</vt:i4>
      </vt:variant>
      <vt:variant>
        <vt:lpwstr>mailto:stefano.giacco@accenture.com</vt:lpwstr>
      </vt:variant>
      <vt:variant>
        <vt:lpwstr/>
      </vt:variant>
      <vt:variant>
        <vt:i4>7340052</vt:i4>
      </vt:variant>
      <vt:variant>
        <vt:i4>144</vt:i4>
      </vt:variant>
      <vt:variant>
        <vt:i4>0</vt:i4>
      </vt:variant>
      <vt:variant>
        <vt:i4>5</vt:i4>
      </vt:variant>
      <vt:variant>
        <vt:lpwstr>mailto:laura.mosconi@accenture.com</vt:lpwstr>
      </vt:variant>
      <vt:variant>
        <vt:lpwstr/>
      </vt:variant>
      <vt:variant>
        <vt:i4>1179757</vt:i4>
      </vt:variant>
      <vt:variant>
        <vt:i4>141</vt:i4>
      </vt:variant>
      <vt:variant>
        <vt:i4>0</vt:i4>
      </vt:variant>
      <vt:variant>
        <vt:i4>5</vt:i4>
      </vt:variant>
      <vt:variant>
        <vt:lpwstr>mailto:karthik.ramachandra@accenture.com</vt:lpwstr>
      </vt:variant>
      <vt:variant>
        <vt:lpwstr/>
      </vt:variant>
      <vt:variant>
        <vt:i4>7340052</vt:i4>
      </vt:variant>
      <vt:variant>
        <vt:i4>138</vt:i4>
      </vt:variant>
      <vt:variant>
        <vt:i4>0</vt:i4>
      </vt:variant>
      <vt:variant>
        <vt:i4>5</vt:i4>
      </vt:variant>
      <vt:variant>
        <vt:lpwstr>mailto:laura.mosconi@accenture.com</vt:lpwstr>
      </vt:variant>
      <vt:variant>
        <vt:lpwstr/>
      </vt:variant>
      <vt:variant>
        <vt:i4>6750210</vt:i4>
      </vt:variant>
      <vt:variant>
        <vt:i4>135</vt:i4>
      </vt:variant>
      <vt:variant>
        <vt:i4>0</vt:i4>
      </vt:variant>
      <vt:variant>
        <vt:i4>5</vt:i4>
      </vt:variant>
      <vt:variant>
        <vt:lpwstr>mailto:florian.tournier@accenture.com</vt:lpwstr>
      </vt:variant>
      <vt:variant>
        <vt:lpwstr/>
      </vt:variant>
      <vt:variant>
        <vt:i4>1638459</vt:i4>
      </vt:variant>
      <vt:variant>
        <vt:i4>128</vt:i4>
      </vt:variant>
      <vt:variant>
        <vt:i4>0</vt:i4>
      </vt:variant>
      <vt:variant>
        <vt:i4>5</vt:i4>
      </vt:variant>
      <vt:variant>
        <vt:lpwstr/>
      </vt:variant>
      <vt:variant>
        <vt:lpwstr>_Toc173303997</vt:lpwstr>
      </vt:variant>
      <vt:variant>
        <vt:i4>1638459</vt:i4>
      </vt:variant>
      <vt:variant>
        <vt:i4>122</vt:i4>
      </vt:variant>
      <vt:variant>
        <vt:i4>0</vt:i4>
      </vt:variant>
      <vt:variant>
        <vt:i4>5</vt:i4>
      </vt:variant>
      <vt:variant>
        <vt:lpwstr/>
      </vt:variant>
      <vt:variant>
        <vt:lpwstr>_Toc173303996</vt:lpwstr>
      </vt:variant>
      <vt:variant>
        <vt:i4>1638459</vt:i4>
      </vt:variant>
      <vt:variant>
        <vt:i4>116</vt:i4>
      </vt:variant>
      <vt:variant>
        <vt:i4>0</vt:i4>
      </vt:variant>
      <vt:variant>
        <vt:i4>5</vt:i4>
      </vt:variant>
      <vt:variant>
        <vt:lpwstr/>
      </vt:variant>
      <vt:variant>
        <vt:lpwstr>_Toc173303995</vt:lpwstr>
      </vt:variant>
      <vt:variant>
        <vt:i4>1638459</vt:i4>
      </vt:variant>
      <vt:variant>
        <vt:i4>110</vt:i4>
      </vt:variant>
      <vt:variant>
        <vt:i4>0</vt:i4>
      </vt:variant>
      <vt:variant>
        <vt:i4>5</vt:i4>
      </vt:variant>
      <vt:variant>
        <vt:lpwstr/>
      </vt:variant>
      <vt:variant>
        <vt:lpwstr>_Toc173303994</vt:lpwstr>
      </vt:variant>
      <vt:variant>
        <vt:i4>1638459</vt:i4>
      </vt:variant>
      <vt:variant>
        <vt:i4>104</vt:i4>
      </vt:variant>
      <vt:variant>
        <vt:i4>0</vt:i4>
      </vt:variant>
      <vt:variant>
        <vt:i4>5</vt:i4>
      </vt:variant>
      <vt:variant>
        <vt:lpwstr/>
      </vt:variant>
      <vt:variant>
        <vt:lpwstr>_Toc173303993</vt:lpwstr>
      </vt:variant>
      <vt:variant>
        <vt:i4>1638459</vt:i4>
      </vt:variant>
      <vt:variant>
        <vt:i4>98</vt:i4>
      </vt:variant>
      <vt:variant>
        <vt:i4>0</vt:i4>
      </vt:variant>
      <vt:variant>
        <vt:i4>5</vt:i4>
      </vt:variant>
      <vt:variant>
        <vt:lpwstr/>
      </vt:variant>
      <vt:variant>
        <vt:lpwstr>_Toc173303992</vt:lpwstr>
      </vt:variant>
      <vt:variant>
        <vt:i4>1638459</vt:i4>
      </vt:variant>
      <vt:variant>
        <vt:i4>92</vt:i4>
      </vt:variant>
      <vt:variant>
        <vt:i4>0</vt:i4>
      </vt:variant>
      <vt:variant>
        <vt:i4>5</vt:i4>
      </vt:variant>
      <vt:variant>
        <vt:lpwstr/>
      </vt:variant>
      <vt:variant>
        <vt:lpwstr>_Toc173303991</vt:lpwstr>
      </vt:variant>
      <vt:variant>
        <vt:i4>1638459</vt:i4>
      </vt:variant>
      <vt:variant>
        <vt:i4>86</vt:i4>
      </vt:variant>
      <vt:variant>
        <vt:i4>0</vt:i4>
      </vt:variant>
      <vt:variant>
        <vt:i4>5</vt:i4>
      </vt:variant>
      <vt:variant>
        <vt:lpwstr/>
      </vt:variant>
      <vt:variant>
        <vt:lpwstr>_Toc173303990</vt:lpwstr>
      </vt:variant>
      <vt:variant>
        <vt:i4>1572923</vt:i4>
      </vt:variant>
      <vt:variant>
        <vt:i4>80</vt:i4>
      </vt:variant>
      <vt:variant>
        <vt:i4>0</vt:i4>
      </vt:variant>
      <vt:variant>
        <vt:i4>5</vt:i4>
      </vt:variant>
      <vt:variant>
        <vt:lpwstr/>
      </vt:variant>
      <vt:variant>
        <vt:lpwstr>_Toc173303989</vt:lpwstr>
      </vt:variant>
      <vt:variant>
        <vt:i4>1572923</vt:i4>
      </vt:variant>
      <vt:variant>
        <vt:i4>74</vt:i4>
      </vt:variant>
      <vt:variant>
        <vt:i4>0</vt:i4>
      </vt:variant>
      <vt:variant>
        <vt:i4>5</vt:i4>
      </vt:variant>
      <vt:variant>
        <vt:lpwstr/>
      </vt:variant>
      <vt:variant>
        <vt:lpwstr>_Toc173303988</vt:lpwstr>
      </vt:variant>
      <vt:variant>
        <vt:i4>1572923</vt:i4>
      </vt:variant>
      <vt:variant>
        <vt:i4>68</vt:i4>
      </vt:variant>
      <vt:variant>
        <vt:i4>0</vt:i4>
      </vt:variant>
      <vt:variant>
        <vt:i4>5</vt:i4>
      </vt:variant>
      <vt:variant>
        <vt:lpwstr/>
      </vt:variant>
      <vt:variant>
        <vt:lpwstr>_Toc173303987</vt:lpwstr>
      </vt:variant>
      <vt:variant>
        <vt:i4>1572923</vt:i4>
      </vt:variant>
      <vt:variant>
        <vt:i4>62</vt:i4>
      </vt:variant>
      <vt:variant>
        <vt:i4>0</vt:i4>
      </vt:variant>
      <vt:variant>
        <vt:i4>5</vt:i4>
      </vt:variant>
      <vt:variant>
        <vt:lpwstr/>
      </vt:variant>
      <vt:variant>
        <vt:lpwstr>_Toc173303986</vt:lpwstr>
      </vt:variant>
      <vt:variant>
        <vt:i4>1572923</vt:i4>
      </vt:variant>
      <vt:variant>
        <vt:i4>56</vt:i4>
      </vt:variant>
      <vt:variant>
        <vt:i4>0</vt:i4>
      </vt:variant>
      <vt:variant>
        <vt:i4>5</vt:i4>
      </vt:variant>
      <vt:variant>
        <vt:lpwstr/>
      </vt:variant>
      <vt:variant>
        <vt:lpwstr>_Toc173303985</vt:lpwstr>
      </vt:variant>
      <vt:variant>
        <vt:i4>1572923</vt:i4>
      </vt:variant>
      <vt:variant>
        <vt:i4>50</vt:i4>
      </vt:variant>
      <vt:variant>
        <vt:i4>0</vt:i4>
      </vt:variant>
      <vt:variant>
        <vt:i4>5</vt:i4>
      </vt:variant>
      <vt:variant>
        <vt:lpwstr/>
      </vt:variant>
      <vt:variant>
        <vt:lpwstr>_Toc173303984</vt:lpwstr>
      </vt:variant>
      <vt:variant>
        <vt:i4>1572923</vt:i4>
      </vt:variant>
      <vt:variant>
        <vt:i4>44</vt:i4>
      </vt:variant>
      <vt:variant>
        <vt:i4>0</vt:i4>
      </vt:variant>
      <vt:variant>
        <vt:i4>5</vt:i4>
      </vt:variant>
      <vt:variant>
        <vt:lpwstr/>
      </vt:variant>
      <vt:variant>
        <vt:lpwstr>_Toc173303983</vt:lpwstr>
      </vt:variant>
      <vt:variant>
        <vt:i4>1572923</vt:i4>
      </vt:variant>
      <vt:variant>
        <vt:i4>38</vt:i4>
      </vt:variant>
      <vt:variant>
        <vt:i4>0</vt:i4>
      </vt:variant>
      <vt:variant>
        <vt:i4>5</vt:i4>
      </vt:variant>
      <vt:variant>
        <vt:lpwstr/>
      </vt:variant>
      <vt:variant>
        <vt:lpwstr>_Toc173303982</vt:lpwstr>
      </vt:variant>
      <vt:variant>
        <vt:i4>1572923</vt:i4>
      </vt:variant>
      <vt:variant>
        <vt:i4>32</vt:i4>
      </vt:variant>
      <vt:variant>
        <vt:i4>0</vt:i4>
      </vt:variant>
      <vt:variant>
        <vt:i4>5</vt:i4>
      </vt:variant>
      <vt:variant>
        <vt:lpwstr/>
      </vt:variant>
      <vt:variant>
        <vt:lpwstr>_Toc173303981</vt:lpwstr>
      </vt:variant>
      <vt:variant>
        <vt:i4>1572923</vt:i4>
      </vt:variant>
      <vt:variant>
        <vt:i4>26</vt:i4>
      </vt:variant>
      <vt:variant>
        <vt:i4>0</vt:i4>
      </vt:variant>
      <vt:variant>
        <vt:i4>5</vt:i4>
      </vt:variant>
      <vt:variant>
        <vt:lpwstr/>
      </vt:variant>
      <vt:variant>
        <vt:lpwstr>_Toc173303980</vt:lpwstr>
      </vt:variant>
      <vt:variant>
        <vt:i4>1507387</vt:i4>
      </vt:variant>
      <vt:variant>
        <vt:i4>20</vt:i4>
      </vt:variant>
      <vt:variant>
        <vt:i4>0</vt:i4>
      </vt:variant>
      <vt:variant>
        <vt:i4>5</vt:i4>
      </vt:variant>
      <vt:variant>
        <vt:lpwstr/>
      </vt:variant>
      <vt:variant>
        <vt:lpwstr>_Toc173303979</vt:lpwstr>
      </vt:variant>
      <vt:variant>
        <vt:i4>1507387</vt:i4>
      </vt:variant>
      <vt:variant>
        <vt:i4>14</vt:i4>
      </vt:variant>
      <vt:variant>
        <vt:i4>0</vt:i4>
      </vt:variant>
      <vt:variant>
        <vt:i4>5</vt:i4>
      </vt:variant>
      <vt:variant>
        <vt:lpwstr/>
      </vt:variant>
      <vt:variant>
        <vt:lpwstr>_Toc173303978</vt:lpwstr>
      </vt:variant>
      <vt:variant>
        <vt:i4>1507387</vt:i4>
      </vt:variant>
      <vt:variant>
        <vt:i4>8</vt:i4>
      </vt:variant>
      <vt:variant>
        <vt:i4>0</vt:i4>
      </vt:variant>
      <vt:variant>
        <vt:i4>5</vt:i4>
      </vt:variant>
      <vt:variant>
        <vt:lpwstr/>
      </vt:variant>
      <vt:variant>
        <vt:lpwstr>_Toc173303977</vt:lpwstr>
      </vt:variant>
      <vt:variant>
        <vt:i4>1507387</vt:i4>
      </vt:variant>
      <vt:variant>
        <vt:i4>2</vt:i4>
      </vt:variant>
      <vt:variant>
        <vt:i4>0</vt:i4>
      </vt:variant>
      <vt:variant>
        <vt:i4>5</vt:i4>
      </vt:variant>
      <vt:variant>
        <vt:lpwstr/>
      </vt:variant>
      <vt:variant>
        <vt:lpwstr>_Toc173303976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DT UC BMS Workflow</dc:title>
  <dc:subject/>
  <dc:creator>Gowri, Geetha Vani</dc:creator>
  <cp:keywords/>
  <dc:description/>
  <cp:lastModifiedBy>Olson, Ed</cp:lastModifiedBy>
  <cp:revision>227</cp:revision>
  <cp:lastPrinted>2026-02-02T20:45:00Z</cp:lastPrinted>
  <dcterms:created xsi:type="dcterms:W3CDTF">2024-07-17T10:56:00Z</dcterms:created>
  <dcterms:modified xsi:type="dcterms:W3CDTF">2026-02-02T20:45:00Z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0x010100D68B356B9D8BA84CB215B65651358DA7</vt:lpwstr>
  </property>
  <property fmtid="{D5CDD505-2E9C-101B-9397-08002B2CF9AE}" pid="3" name="MSIP_Label_7bef0ac6-58b2-4acb-91cf-d344f8864752_Enabled">
    <vt:lpwstr>true</vt:lpwstr>
  </property>
  <property fmtid="{D5CDD505-2E9C-101B-9397-08002B2CF9AE}" pid="4" name="MSIP_Label_7bef0ac6-58b2-4acb-91cf-d344f8864752_SetDate">
    <vt:lpwstr>2022-01-18T19:42:58Z</vt:lpwstr>
  </property>
  <property fmtid="{D5CDD505-2E9C-101B-9397-08002B2CF9AE}" pid="5" name="MSIP_Label_7bef0ac6-58b2-4acb-91cf-d344f8864752_Method">
    <vt:lpwstr>Privileged</vt:lpwstr>
  </property>
  <property fmtid="{D5CDD505-2E9C-101B-9397-08002B2CF9AE}" pid="6" name="MSIP_Label_7bef0ac6-58b2-4acb-91cf-d344f8864752_Name">
    <vt:lpwstr>Business Available to Public (unencrypted)</vt:lpwstr>
  </property>
  <property fmtid="{D5CDD505-2E9C-101B-9397-08002B2CF9AE}" pid="7" name="MSIP_Label_7bef0ac6-58b2-4acb-91cf-d344f8864752_SiteId">
    <vt:lpwstr>e0793d39-0939-496d-b129-198edd916feb</vt:lpwstr>
  </property>
  <property fmtid="{D5CDD505-2E9C-101B-9397-08002B2CF9AE}" pid="8" name="MSIP_Label_7bef0ac6-58b2-4acb-91cf-d344f8864752_ActionId">
    <vt:lpwstr>9069bb88-e113-4bda-ae16-20fcd0e1c56e</vt:lpwstr>
  </property>
  <property fmtid="{D5CDD505-2E9C-101B-9397-08002B2CF9AE}" pid="9" name="MSIP_Label_7bef0ac6-58b2-4acb-91cf-d344f8864752_ContentBits">
    <vt:lpwstr>0</vt:lpwstr>
  </property>
  <property fmtid="{D5CDD505-2E9C-101B-9397-08002B2CF9AE}" pid="10" name="SharedWithUsers">
    <vt:lpwstr>52;#Kannan, Jishnu;#15;#Zoltani, Judit-Kinga</vt:lpwstr>
  </property>
  <property fmtid="{D5CDD505-2E9C-101B-9397-08002B2CF9AE}" pid="11" name="Order">
    <vt:r8>63200</vt:r8>
  </property>
  <property fmtid="{D5CDD505-2E9C-101B-9397-08002B2CF9AE}" pid="12" name="TaxKeyword">
    <vt:lpwstr/>
  </property>
  <property fmtid="{D5CDD505-2E9C-101B-9397-08002B2CF9AE}" pid="13" name="xd_ProgID">
    <vt:lpwstr/>
  </property>
  <property fmtid="{D5CDD505-2E9C-101B-9397-08002B2CF9AE}" pid="14" name="ComplianceAssetId">
    <vt:lpwstr/>
  </property>
  <property fmtid="{D5CDD505-2E9C-101B-9397-08002B2CF9AE}" pid="15" name="TemplateUrl">
    <vt:lpwstr/>
  </property>
  <property fmtid="{D5CDD505-2E9C-101B-9397-08002B2CF9AE}" pid="16" name="_ExtendedDescription">
    <vt:lpwstr/>
  </property>
  <property fmtid="{D5CDD505-2E9C-101B-9397-08002B2CF9AE}" pid="17" name="TriggerFlowInfo">
    <vt:lpwstr/>
  </property>
  <property fmtid="{D5CDD505-2E9C-101B-9397-08002B2CF9AE}" pid="18" name="xd_Signature">
    <vt:bool>false</vt:bool>
  </property>
  <property fmtid="{D5CDD505-2E9C-101B-9397-08002B2CF9AE}" pid="19" name="Project Acronym">
    <vt:lpwstr>AOT</vt:lpwstr>
  </property>
</Properties>
</file>