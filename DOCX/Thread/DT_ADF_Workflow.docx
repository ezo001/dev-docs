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F50FC" w14:textId="07E3ED05" w:rsidR="007C7A8D" w:rsidRPr="00F4508A" w:rsidRDefault="002010D2" w:rsidP="007C7A8D">
      <w:pPr>
        <w:spacing w:line="276" w:lineRule="auto"/>
        <w:jc w:val="center"/>
        <w:rPr>
          <w:rFonts w:cstheme="minorHAnsi"/>
          <w:b/>
          <w:bCs/>
          <w:sz w:val="40"/>
          <w:szCs w:val="40"/>
        </w:rPr>
      </w:pPr>
      <w:r>
        <w:rPr>
          <w:rFonts w:cstheme="minorHAnsi"/>
          <w:b/>
          <w:bCs/>
          <w:spacing w:val="-4"/>
          <w:sz w:val="40"/>
          <w:szCs w:val="40"/>
          <w:shd w:val="clear" w:color="auto" w:fill="FFFFFF"/>
        </w:rPr>
        <w:t>DIGITAL THREAD</w:t>
      </w:r>
      <w:r w:rsidR="004165F9">
        <w:rPr>
          <w:rFonts w:cstheme="minorHAnsi"/>
          <w:b/>
          <w:bCs/>
          <w:spacing w:val="-4"/>
          <w:sz w:val="40"/>
          <w:szCs w:val="40"/>
          <w:shd w:val="clear" w:color="auto" w:fill="FFFFFF"/>
        </w:rPr>
        <w:t xml:space="preserve"> FOUNDATIONS</w:t>
      </w:r>
    </w:p>
    <w:p w14:paraId="73C29D80" w14:textId="3EC6BCBE" w:rsidR="007C7A8D" w:rsidRDefault="007C7A8D" w:rsidP="007C7A8D">
      <w:pPr>
        <w:spacing w:line="276" w:lineRule="auto"/>
        <w:jc w:val="center"/>
        <w:rPr>
          <w:rFonts w:cstheme="minorHAnsi"/>
          <w:b/>
          <w:bCs/>
          <w:sz w:val="72"/>
          <w:szCs w:val="72"/>
        </w:rPr>
      </w:pPr>
      <w:bookmarkStart w:id="0" w:name="OLE_LINK48"/>
      <w:r w:rsidRPr="00F4508A">
        <w:rPr>
          <w:rFonts w:cstheme="minorHAnsi"/>
          <w:b/>
          <w:bCs/>
          <w:sz w:val="72"/>
          <w:szCs w:val="72"/>
        </w:rPr>
        <w:t>Azure Data Factory</w:t>
      </w:r>
    </w:p>
    <w:p w14:paraId="5F89DADA" w14:textId="5B4FB363" w:rsidR="00F4508A" w:rsidRPr="00F4508A" w:rsidRDefault="00E67314" w:rsidP="007C7A8D">
      <w:pPr>
        <w:spacing w:line="276" w:lineRule="auto"/>
        <w:jc w:val="center"/>
        <w:rPr>
          <w:rFonts w:cstheme="minorHAnsi"/>
          <w:b/>
          <w:bCs/>
          <w:sz w:val="40"/>
          <w:szCs w:val="40"/>
        </w:rPr>
      </w:pPr>
      <w:r>
        <w:rPr>
          <w:rFonts w:cstheme="minorHAnsi"/>
          <w:b/>
          <w:bCs/>
          <w:sz w:val="40"/>
          <w:szCs w:val="40"/>
        </w:rPr>
        <w:t>WORKFLOW OVERVIEW</w:t>
      </w:r>
    </w:p>
    <w:bookmarkEnd w:id="0"/>
    <w:p w14:paraId="6D3E15EE" w14:textId="6ECD671A" w:rsidR="007C7A8D" w:rsidRDefault="00F4508A" w:rsidP="00F4508A">
      <w:pPr>
        <w:jc w:val="center"/>
      </w:pPr>
      <w:r>
        <w:t xml:space="preserve">Release Version: </w:t>
      </w:r>
      <w:sdt>
        <w:sdtPr>
          <w:alias w:val="Release"/>
          <w:tag w:val="Release"/>
          <w:id w:val="1789775512"/>
          <w:placeholder>
            <w:docPart w:val="D39360ECCF76473D99F498969F6CB73F"/>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3:Release[1]" w:storeItemID="{88CB6B43-AE5F-4DE9-AB6C-6258B886E252}"/>
          <w:text/>
        </w:sdtPr>
        <w:sdtContent>
          <w:r w:rsidR="00AA228A">
            <w:t>1.2</w:t>
          </w:r>
        </w:sdtContent>
      </w:sdt>
    </w:p>
    <w:p w14:paraId="5CC30E11" w14:textId="2EA1CECE" w:rsidR="00A924FC" w:rsidRPr="00A924FC" w:rsidRDefault="00A924FC">
      <w:pPr>
        <w:rPr>
          <w:b/>
          <w:bCs/>
          <w:color w:val="FFFFFF" w:themeColor="background1"/>
        </w:rPr>
      </w:pPr>
      <w:r w:rsidRPr="00A924FC">
        <w:rPr>
          <w:b/>
          <w:bCs/>
          <w:color w:val="FFFFFF" w:themeColor="background1"/>
        </w:rPr>
        <w:t>Metadata Table</w:t>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8"/>
        <w:gridCol w:w="6087"/>
      </w:tblGrid>
      <w:tr w:rsidR="00A924FC" w:rsidRPr="00A924FC" w14:paraId="66046718" w14:textId="77777777" w:rsidTr="00A924FC">
        <w:tc>
          <w:tcPr>
            <w:tcW w:w="0" w:type="auto"/>
            <w:hideMark/>
          </w:tcPr>
          <w:p w14:paraId="75412EE0" w14:textId="77777777" w:rsidR="00A924FC" w:rsidRPr="00A924FC" w:rsidRDefault="00A924FC" w:rsidP="00A924FC">
            <w:pPr>
              <w:pStyle w:val="NormalWeb"/>
              <w:spacing w:after="120" w:afterAutospacing="0"/>
              <w:rPr>
                <w:rFonts w:ascii="Graphik" w:hAnsi="Graphik"/>
                <w:b/>
                <w:bCs/>
                <w:color w:val="FFFFFF" w:themeColor="background1"/>
                <w:sz w:val="20"/>
                <w:szCs w:val="20"/>
              </w:rPr>
            </w:pPr>
            <w:r w:rsidRPr="00A924FC">
              <w:rPr>
                <w:rStyle w:val="Strong"/>
                <w:rFonts w:ascii="Graphik" w:hAnsi="Graphik"/>
                <w:color w:val="FFFFFF" w:themeColor="background1"/>
                <w:sz w:val="20"/>
                <w:szCs w:val="20"/>
              </w:rPr>
              <w:t>Field</w:t>
            </w:r>
          </w:p>
        </w:tc>
        <w:tc>
          <w:tcPr>
            <w:tcW w:w="0" w:type="auto"/>
            <w:hideMark/>
          </w:tcPr>
          <w:p w14:paraId="60B04999" w14:textId="77777777" w:rsidR="00A924FC" w:rsidRPr="00A924FC" w:rsidRDefault="00A924FC" w:rsidP="00A924FC">
            <w:pPr>
              <w:pStyle w:val="NormalWeb"/>
              <w:spacing w:after="120" w:afterAutospacing="0"/>
              <w:rPr>
                <w:rFonts w:ascii="Graphik" w:hAnsi="Graphik"/>
                <w:b/>
                <w:bCs/>
                <w:color w:val="FFFFFF" w:themeColor="background1"/>
                <w:sz w:val="20"/>
                <w:szCs w:val="20"/>
              </w:rPr>
            </w:pPr>
            <w:r w:rsidRPr="00A924FC">
              <w:rPr>
                <w:rStyle w:val="Strong"/>
                <w:rFonts w:ascii="Graphik" w:hAnsi="Graphik"/>
                <w:color w:val="FFFFFF" w:themeColor="background1"/>
                <w:sz w:val="20"/>
                <w:szCs w:val="20"/>
              </w:rPr>
              <w:t>Value</w:t>
            </w:r>
          </w:p>
        </w:tc>
      </w:tr>
      <w:tr w:rsidR="00A924FC" w:rsidRPr="00A924FC" w14:paraId="531AA1E5" w14:textId="77777777" w:rsidTr="00A924FC">
        <w:tc>
          <w:tcPr>
            <w:tcW w:w="0" w:type="auto"/>
            <w:hideMark/>
          </w:tcPr>
          <w:p w14:paraId="51F3EEDE" w14:textId="77777777" w:rsidR="00A924FC" w:rsidRPr="00A924FC" w:rsidRDefault="00A924FC">
            <w:pPr>
              <w:pStyle w:val="NormalWeb"/>
              <w:spacing w:after="120" w:afterAutospacing="0"/>
              <w:rPr>
                <w:rFonts w:ascii="Graphik" w:hAnsi="Graphik"/>
                <w:color w:val="FFFFFF" w:themeColor="background1"/>
                <w:sz w:val="20"/>
                <w:szCs w:val="20"/>
              </w:rPr>
            </w:pPr>
            <w:r w:rsidRPr="00A924FC">
              <w:rPr>
                <w:rStyle w:val="Strong"/>
                <w:rFonts w:ascii="Graphik" w:hAnsi="Graphik"/>
                <w:color w:val="FFFFFF" w:themeColor="background1"/>
                <w:sz w:val="20"/>
                <w:szCs w:val="20"/>
              </w:rPr>
              <w:t>Asset / Solution Name</w:t>
            </w:r>
          </w:p>
        </w:tc>
        <w:tc>
          <w:tcPr>
            <w:tcW w:w="0" w:type="auto"/>
            <w:hideMark/>
          </w:tcPr>
          <w:p w14:paraId="161F8AC0" w14:textId="77777777" w:rsidR="00A924FC" w:rsidRPr="00A924FC" w:rsidRDefault="00A924FC">
            <w:pPr>
              <w:pStyle w:val="NormalWeb"/>
              <w:spacing w:after="120" w:afterAutospacing="0"/>
              <w:rPr>
                <w:rFonts w:ascii="Graphik" w:hAnsi="Graphik"/>
                <w:color w:val="FFFFFF" w:themeColor="background1"/>
                <w:sz w:val="20"/>
                <w:szCs w:val="20"/>
              </w:rPr>
            </w:pPr>
            <w:r w:rsidRPr="00A924FC">
              <w:rPr>
                <w:rFonts w:ascii="Graphik" w:hAnsi="Graphik"/>
                <w:color w:val="FFFFFF" w:themeColor="background1"/>
                <w:sz w:val="20"/>
                <w:szCs w:val="20"/>
              </w:rPr>
              <w:t>Digital Thread</w:t>
            </w:r>
          </w:p>
        </w:tc>
      </w:tr>
      <w:tr w:rsidR="00A924FC" w:rsidRPr="00A924FC" w14:paraId="0D4D75C8" w14:textId="77777777" w:rsidTr="00A924FC">
        <w:tc>
          <w:tcPr>
            <w:tcW w:w="0" w:type="auto"/>
            <w:hideMark/>
          </w:tcPr>
          <w:p w14:paraId="3FC1A63C" w14:textId="77777777" w:rsidR="00A924FC" w:rsidRPr="00A924FC" w:rsidRDefault="00A924FC">
            <w:pPr>
              <w:pStyle w:val="NormalWeb"/>
              <w:spacing w:after="120" w:afterAutospacing="0"/>
              <w:rPr>
                <w:rFonts w:ascii="Graphik" w:hAnsi="Graphik"/>
                <w:color w:val="FFFFFF" w:themeColor="background1"/>
                <w:sz w:val="20"/>
                <w:szCs w:val="20"/>
              </w:rPr>
            </w:pPr>
            <w:r w:rsidRPr="00A924FC">
              <w:rPr>
                <w:rStyle w:val="Strong"/>
                <w:rFonts w:ascii="Graphik" w:hAnsi="Graphik"/>
                <w:color w:val="FFFFFF" w:themeColor="background1"/>
                <w:sz w:val="20"/>
                <w:szCs w:val="20"/>
              </w:rPr>
              <w:t>Domain / Area</w:t>
            </w:r>
          </w:p>
        </w:tc>
        <w:tc>
          <w:tcPr>
            <w:tcW w:w="0" w:type="auto"/>
            <w:hideMark/>
          </w:tcPr>
          <w:p w14:paraId="03130FB0" w14:textId="77777777" w:rsidR="00A924FC" w:rsidRPr="00A924FC" w:rsidRDefault="00A924FC">
            <w:pPr>
              <w:pStyle w:val="NormalWeb"/>
              <w:spacing w:after="120" w:afterAutospacing="0"/>
              <w:rPr>
                <w:rFonts w:ascii="Graphik" w:hAnsi="Graphik"/>
                <w:color w:val="FFFFFF" w:themeColor="background1"/>
                <w:sz w:val="20"/>
                <w:szCs w:val="20"/>
              </w:rPr>
            </w:pPr>
            <w:r w:rsidRPr="00A924FC">
              <w:rPr>
                <w:rFonts w:ascii="Graphik" w:hAnsi="Graphik"/>
                <w:color w:val="FFFFFF" w:themeColor="background1"/>
                <w:sz w:val="20"/>
                <w:szCs w:val="20"/>
              </w:rPr>
              <w:t>Engineering</w:t>
            </w:r>
          </w:p>
        </w:tc>
      </w:tr>
      <w:tr w:rsidR="00A924FC" w:rsidRPr="00A924FC" w14:paraId="12563B18" w14:textId="77777777" w:rsidTr="00A924FC">
        <w:tc>
          <w:tcPr>
            <w:tcW w:w="0" w:type="auto"/>
            <w:hideMark/>
          </w:tcPr>
          <w:p w14:paraId="6FAC3EE4" w14:textId="77777777" w:rsidR="00A924FC" w:rsidRPr="00A924FC" w:rsidRDefault="00A924FC">
            <w:pPr>
              <w:pStyle w:val="NormalWeb"/>
              <w:spacing w:after="120" w:afterAutospacing="0"/>
              <w:rPr>
                <w:rFonts w:ascii="Graphik" w:hAnsi="Graphik"/>
                <w:color w:val="FFFFFF" w:themeColor="background1"/>
                <w:sz w:val="20"/>
                <w:szCs w:val="20"/>
              </w:rPr>
            </w:pPr>
            <w:r w:rsidRPr="00A924FC">
              <w:rPr>
                <w:rStyle w:val="Strong"/>
                <w:rFonts w:ascii="Graphik" w:hAnsi="Graphik"/>
                <w:color w:val="FFFFFF" w:themeColor="background1"/>
                <w:sz w:val="20"/>
                <w:szCs w:val="20"/>
              </w:rPr>
              <w:t>Owner (Team/Person)</w:t>
            </w:r>
          </w:p>
        </w:tc>
        <w:tc>
          <w:tcPr>
            <w:tcW w:w="0" w:type="auto"/>
            <w:hideMark/>
          </w:tcPr>
          <w:p w14:paraId="3DF59B5E" w14:textId="77777777" w:rsidR="00A924FC" w:rsidRPr="00A924FC" w:rsidRDefault="00A924FC">
            <w:pPr>
              <w:pStyle w:val="NormalWeb"/>
              <w:spacing w:after="120" w:afterAutospacing="0"/>
              <w:rPr>
                <w:rFonts w:ascii="Graphik" w:hAnsi="Graphik"/>
                <w:color w:val="FFFFFF" w:themeColor="background1"/>
                <w:sz w:val="20"/>
                <w:szCs w:val="20"/>
              </w:rPr>
            </w:pPr>
            <w:r w:rsidRPr="00A924FC">
              <w:rPr>
                <w:rFonts w:ascii="Graphik" w:hAnsi="Graphik"/>
                <w:color w:val="FFFFFF" w:themeColor="background1"/>
                <w:sz w:val="20"/>
                <w:szCs w:val="20"/>
              </w:rPr>
              <w:t>Karthik Ramachandra</w:t>
            </w:r>
          </w:p>
        </w:tc>
      </w:tr>
      <w:tr w:rsidR="00A924FC" w:rsidRPr="00A924FC" w14:paraId="2E18D400" w14:textId="77777777" w:rsidTr="00A924FC">
        <w:tc>
          <w:tcPr>
            <w:tcW w:w="0" w:type="auto"/>
            <w:hideMark/>
          </w:tcPr>
          <w:p w14:paraId="1125C84F" w14:textId="77777777" w:rsidR="00A924FC" w:rsidRPr="00A924FC" w:rsidRDefault="00A924FC">
            <w:pPr>
              <w:pStyle w:val="NormalWeb"/>
              <w:spacing w:after="120" w:afterAutospacing="0"/>
              <w:rPr>
                <w:rFonts w:ascii="Graphik" w:hAnsi="Graphik"/>
                <w:color w:val="FFFFFF" w:themeColor="background1"/>
                <w:sz w:val="20"/>
                <w:szCs w:val="20"/>
              </w:rPr>
            </w:pPr>
            <w:r w:rsidRPr="00A924FC">
              <w:rPr>
                <w:rStyle w:val="Strong"/>
                <w:rFonts w:ascii="Graphik" w:hAnsi="Graphik"/>
                <w:color w:val="FFFFFF" w:themeColor="background1"/>
                <w:sz w:val="20"/>
                <w:szCs w:val="20"/>
              </w:rPr>
              <w:t>Reviewers</w:t>
            </w:r>
          </w:p>
        </w:tc>
        <w:tc>
          <w:tcPr>
            <w:tcW w:w="0" w:type="auto"/>
            <w:hideMark/>
          </w:tcPr>
          <w:p w14:paraId="71824834" w14:textId="77777777" w:rsidR="00A924FC" w:rsidRPr="00A924FC" w:rsidRDefault="00A924FC">
            <w:pPr>
              <w:pStyle w:val="NormalWeb"/>
              <w:spacing w:after="120" w:afterAutospacing="0"/>
              <w:rPr>
                <w:rFonts w:ascii="Graphik" w:hAnsi="Graphik"/>
                <w:color w:val="FFFFFF" w:themeColor="background1"/>
                <w:sz w:val="20"/>
                <w:szCs w:val="20"/>
              </w:rPr>
            </w:pPr>
            <w:r w:rsidRPr="00A924FC">
              <w:rPr>
                <w:rFonts w:ascii="Graphik" w:hAnsi="Graphik"/>
                <w:color w:val="FFFFFF" w:themeColor="background1"/>
                <w:sz w:val="20"/>
                <w:szCs w:val="20"/>
              </w:rPr>
              <w:t>Karthik Ramachandra</w:t>
            </w:r>
          </w:p>
        </w:tc>
      </w:tr>
      <w:tr w:rsidR="00A924FC" w:rsidRPr="00A924FC" w14:paraId="5EA6B6EB" w14:textId="77777777" w:rsidTr="00A924FC">
        <w:tc>
          <w:tcPr>
            <w:tcW w:w="0" w:type="auto"/>
            <w:hideMark/>
          </w:tcPr>
          <w:p w14:paraId="0989C711" w14:textId="77777777" w:rsidR="00A924FC" w:rsidRPr="00A924FC" w:rsidRDefault="00A924FC">
            <w:pPr>
              <w:pStyle w:val="NormalWeb"/>
              <w:spacing w:after="120" w:afterAutospacing="0"/>
              <w:rPr>
                <w:rFonts w:ascii="Graphik" w:hAnsi="Graphik"/>
                <w:color w:val="FFFFFF" w:themeColor="background1"/>
                <w:sz w:val="20"/>
                <w:szCs w:val="20"/>
              </w:rPr>
            </w:pPr>
            <w:r w:rsidRPr="00A924FC">
              <w:rPr>
                <w:rStyle w:val="Strong"/>
                <w:rFonts w:ascii="Graphik" w:hAnsi="Graphik"/>
                <w:color w:val="FFFFFF" w:themeColor="background1"/>
                <w:sz w:val="20"/>
                <w:szCs w:val="20"/>
              </w:rPr>
              <w:t>Status</w:t>
            </w:r>
          </w:p>
        </w:tc>
        <w:tc>
          <w:tcPr>
            <w:tcW w:w="0" w:type="auto"/>
            <w:hideMark/>
          </w:tcPr>
          <w:p w14:paraId="05A67A19" w14:textId="77777777" w:rsidR="00A924FC" w:rsidRPr="00A924FC" w:rsidRDefault="00A924FC">
            <w:pPr>
              <w:pStyle w:val="NormalWeb"/>
              <w:spacing w:after="120" w:afterAutospacing="0"/>
              <w:rPr>
                <w:rFonts w:ascii="Graphik" w:hAnsi="Graphik"/>
                <w:color w:val="FFFFFF" w:themeColor="background1"/>
                <w:sz w:val="20"/>
                <w:szCs w:val="20"/>
              </w:rPr>
            </w:pPr>
            <w:r w:rsidRPr="00A924FC">
              <w:rPr>
                <w:rFonts w:ascii="Graphik" w:hAnsi="Graphik"/>
                <w:color w:val="FFFFFF" w:themeColor="background1"/>
                <w:sz w:val="20"/>
                <w:szCs w:val="20"/>
              </w:rPr>
              <w:t>Approved / Complete</w:t>
            </w:r>
          </w:p>
        </w:tc>
      </w:tr>
      <w:tr w:rsidR="00A924FC" w:rsidRPr="00A924FC" w14:paraId="569AC57D" w14:textId="77777777" w:rsidTr="00A924FC">
        <w:tc>
          <w:tcPr>
            <w:tcW w:w="0" w:type="auto"/>
            <w:hideMark/>
          </w:tcPr>
          <w:p w14:paraId="3CC44B29" w14:textId="77777777" w:rsidR="00A924FC" w:rsidRPr="00A924FC" w:rsidRDefault="00A924FC">
            <w:pPr>
              <w:pStyle w:val="NormalWeb"/>
              <w:spacing w:after="120" w:afterAutospacing="0"/>
              <w:rPr>
                <w:rFonts w:ascii="Graphik" w:hAnsi="Graphik"/>
                <w:color w:val="FFFFFF" w:themeColor="background1"/>
                <w:sz w:val="20"/>
                <w:szCs w:val="20"/>
              </w:rPr>
            </w:pPr>
            <w:r w:rsidRPr="00A924FC">
              <w:rPr>
                <w:rStyle w:val="Strong"/>
                <w:rFonts w:ascii="Graphik" w:hAnsi="Graphik"/>
                <w:color w:val="FFFFFF" w:themeColor="background1"/>
                <w:sz w:val="20"/>
                <w:szCs w:val="20"/>
              </w:rPr>
              <w:t>Confidentiality</w:t>
            </w:r>
          </w:p>
        </w:tc>
        <w:tc>
          <w:tcPr>
            <w:tcW w:w="0" w:type="auto"/>
            <w:hideMark/>
          </w:tcPr>
          <w:p w14:paraId="51842C0D" w14:textId="77777777" w:rsidR="00A924FC" w:rsidRPr="00A924FC" w:rsidRDefault="00A924FC">
            <w:pPr>
              <w:pStyle w:val="NormalWeb"/>
              <w:spacing w:after="120" w:afterAutospacing="0"/>
              <w:rPr>
                <w:rFonts w:ascii="Graphik" w:hAnsi="Graphik"/>
                <w:color w:val="FFFFFF" w:themeColor="background1"/>
                <w:sz w:val="20"/>
                <w:szCs w:val="20"/>
              </w:rPr>
            </w:pPr>
            <w:r w:rsidRPr="00A924FC">
              <w:rPr>
                <w:rFonts w:ascii="Graphik" w:hAnsi="Graphik"/>
                <w:color w:val="FFFFFF" w:themeColor="background1"/>
                <w:sz w:val="20"/>
                <w:szCs w:val="20"/>
              </w:rPr>
              <w:t>Internal / Confidential</w:t>
            </w:r>
          </w:p>
        </w:tc>
      </w:tr>
      <w:tr w:rsidR="00A924FC" w:rsidRPr="00A924FC" w14:paraId="7B5ACE19" w14:textId="77777777" w:rsidTr="00A924FC">
        <w:tc>
          <w:tcPr>
            <w:tcW w:w="0" w:type="auto"/>
            <w:hideMark/>
          </w:tcPr>
          <w:p w14:paraId="0A97334A" w14:textId="77777777" w:rsidR="00A924FC" w:rsidRPr="00A924FC" w:rsidRDefault="00A924FC">
            <w:pPr>
              <w:pStyle w:val="NormalWeb"/>
              <w:spacing w:after="120" w:afterAutospacing="0"/>
              <w:rPr>
                <w:rFonts w:ascii="Graphik" w:hAnsi="Graphik"/>
                <w:color w:val="FFFFFF" w:themeColor="background1"/>
                <w:sz w:val="20"/>
                <w:szCs w:val="20"/>
              </w:rPr>
            </w:pPr>
            <w:r w:rsidRPr="00A924FC">
              <w:rPr>
                <w:rStyle w:val="Strong"/>
                <w:rFonts w:ascii="Graphik" w:hAnsi="Graphik"/>
                <w:color w:val="FFFFFF" w:themeColor="background1"/>
                <w:sz w:val="20"/>
                <w:szCs w:val="20"/>
              </w:rPr>
              <w:t>Source of Truth</w:t>
            </w:r>
          </w:p>
        </w:tc>
        <w:tc>
          <w:tcPr>
            <w:tcW w:w="0" w:type="auto"/>
            <w:hideMark/>
          </w:tcPr>
          <w:p w14:paraId="6597606B" w14:textId="77777777" w:rsidR="00A924FC" w:rsidRPr="00A924FC" w:rsidRDefault="00A924FC">
            <w:pPr>
              <w:pStyle w:val="NormalWeb"/>
              <w:spacing w:after="120" w:afterAutospacing="0"/>
              <w:rPr>
                <w:rFonts w:ascii="Graphik" w:hAnsi="Graphik"/>
                <w:color w:val="FFFFFF" w:themeColor="background1"/>
                <w:sz w:val="20"/>
                <w:szCs w:val="20"/>
              </w:rPr>
            </w:pPr>
            <w:hyperlink r:id="rId12" w:tgtFrame="_blank" w:tooltip="https://dev.azure.com/ixassets/ixassetsproject/_git/ixassets" w:history="1">
              <w:r w:rsidRPr="00A924FC">
                <w:rPr>
                  <w:rStyle w:val="Hyperlink"/>
                  <w:rFonts w:ascii="Graphik" w:hAnsi="Graphik"/>
                  <w:color w:val="FFFFFF" w:themeColor="background1"/>
                  <w:sz w:val="20"/>
                  <w:szCs w:val="20"/>
                </w:rPr>
                <w:t>https://dev.azure.com/IXAssets/IXAssetsProject/_git/ixassets</w:t>
              </w:r>
            </w:hyperlink>
          </w:p>
        </w:tc>
      </w:tr>
      <w:tr w:rsidR="00A924FC" w:rsidRPr="00A924FC" w14:paraId="206897B8" w14:textId="77777777" w:rsidTr="00A924FC">
        <w:tc>
          <w:tcPr>
            <w:tcW w:w="0" w:type="auto"/>
            <w:hideMark/>
          </w:tcPr>
          <w:p w14:paraId="65A17E21" w14:textId="77777777" w:rsidR="00A924FC" w:rsidRPr="00A924FC" w:rsidRDefault="00A924FC">
            <w:pPr>
              <w:pStyle w:val="NormalWeb"/>
              <w:spacing w:after="120" w:afterAutospacing="0"/>
              <w:rPr>
                <w:rFonts w:ascii="Graphik" w:hAnsi="Graphik"/>
                <w:color w:val="FFFFFF" w:themeColor="background1"/>
                <w:sz w:val="20"/>
                <w:szCs w:val="20"/>
              </w:rPr>
            </w:pPr>
            <w:r w:rsidRPr="00A924FC">
              <w:rPr>
                <w:rStyle w:val="Strong"/>
                <w:rFonts w:ascii="Graphik" w:hAnsi="Graphik"/>
                <w:color w:val="FFFFFF" w:themeColor="background1"/>
                <w:sz w:val="20"/>
                <w:szCs w:val="20"/>
              </w:rPr>
              <w:t>Related Assets / Alternatives</w:t>
            </w:r>
          </w:p>
        </w:tc>
        <w:tc>
          <w:tcPr>
            <w:tcW w:w="0" w:type="auto"/>
            <w:hideMark/>
          </w:tcPr>
          <w:p w14:paraId="7F70AB4D" w14:textId="77777777" w:rsidR="00A924FC" w:rsidRPr="00A924FC" w:rsidRDefault="00A924FC">
            <w:pPr>
              <w:pStyle w:val="NormalWeb"/>
              <w:spacing w:after="120" w:afterAutospacing="0"/>
              <w:rPr>
                <w:rFonts w:ascii="Graphik" w:hAnsi="Graphik"/>
                <w:color w:val="FFFFFF" w:themeColor="background1"/>
                <w:sz w:val="20"/>
                <w:szCs w:val="20"/>
              </w:rPr>
            </w:pPr>
            <w:r w:rsidRPr="00A924FC">
              <w:rPr>
                <w:rFonts w:ascii="Graphik" w:hAnsi="Graphik"/>
                <w:color w:val="FFFFFF" w:themeColor="background1"/>
                <w:sz w:val="20"/>
                <w:szCs w:val="20"/>
              </w:rPr>
              <w:t>AOT / Engineering Orch / Engineering Agents</w:t>
            </w:r>
          </w:p>
        </w:tc>
      </w:tr>
    </w:tbl>
    <w:p w14:paraId="4057CF6A" w14:textId="77777777" w:rsidR="007C7A8D" w:rsidRPr="00A924FC" w:rsidRDefault="007C7A8D" w:rsidP="007C7A8D">
      <w:pPr>
        <w:rPr>
          <w:color w:val="FFFFFF" w:themeColor="background1"/>
        </w:rPr>
      </w:pPr>
    </w:p>
    <w:p w14:paraId="03BCF592" w14:textId="77777777" w:rsidR="007C7A8D" w:rsidRDefault="007C7A8D" w:rsidP="007C7A8D">
      <w:pPr>
        <w:spacing w:after="0"/>
        <w:rPr>
          <w:kern w:val="0"/>
          <w14:ligatures w14:val="none"/>
        </w:rPr>
        <w:sectPr w:rsidR="007C7A8D" w:rsidSect="00A924FC">
          <w:headerReference w:type="default" r:id="rId13"/>
          <w:footerReference w:type="default" r:id="rId14"/>
          <w:footerReference w:type="first" r:id="rId15"/>
          <w:pgSz w:w="23040" w:h="15840"/>
          <w:pgMar w:top="5670" w:right="1440" w:bottom="1440" w:left="1440" w:header="720" w:footer="720" w:gutter="0"/>
          <w:pgNumType w:start="1"/>
          <w:cols w:space="720"/>
          <w:docGrid w:linePitch="299"/>
        </w:sectPr>
      </w:pPr>
    </w:p>
    <w:sdt>
      <w:sdtPr>
        <w:rPr>
          <w:rFonts w:eastAsiaTheme="minorHAnsi" w:cstheme="minorBidi"/>
          <w:b w:val="0"/>
          <w:bCs w:val="0"/>
          <w:kern w:val="2"/>
          <w:sz w:val="20"/>
          <w:szCs w:val="22"/>
          <w14:ligatures w14:val="standardContextual"/>
        </w:rPr>
        <w:id w:val="-693458312"/>
        <w:docPartObj>
          <w:docPartGallery w:val="Table of Contents"/>
          <w:docPartUnique/>
        </w:docPartObj>
      </w:sdtPr>
      <w:sdtEndPr>
        <w:rPr>
          <w:noProof/>
        </w:rPr>
      </w:sdtEndPr>
      <w:sdtContent>
        <w:p w14:paraId="6244A13F" w14:textId="1E09718C" w:rsidR="00085AA2" w:rsidRDefault="00085AA2" w:rsidP="00A924FC">
          <w:pPr>
            <w:pStyle w:val="TOCHeading"/>
            <w:spacing w:after="240"/>
          </w:pPr>
          <w:r>
            <w:t>Contents</w:t>
          </w:r>
        </w:p>
        <w:p w14:paraId="380DC83A" w14:textId="7A811DB8" w:rsidR="008A3A2F" w:rsidRDefault="00085AA2">
          <w:pPr>
            <w:pStyle w:val="TOC1"/>
            <w:tabs>
              <w:tab w:val="right" w:leader="dot" w:pos="12824"/>
            </w:tabs>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08564653" w:history="1">
            <w:r w:rsidR="008A3A2F" w:rsidRPr="00DD563F">
              <w:rPr>
                <w:rStyle w:val="Hyperlink"/>
                <w:noProof/>
              </w:rPr>
              <w:t>Introduction</w:t>
            </w:r>
            <w:r w:rsidR="008A3A2F">
              <w:rPr>
                <w:noProof/>
                <w:webHidden/>
              </w:rPr>
              <w:tab/>
            </w:r>
            <w:r w:rsidR="008A3A2F">
              <w:rPr>
                <w:noProof/>
                <w:webHidden/>
              </w:rPr>
              <w:fldChar w:fldCharType="begin"/>
            </w:r>
            <w:r w:rsidR="008A3A2F">
              <w:rPr>
                <w:noProof/>
                <w:webHidden/>
              </w:rPr>
              <w:instrText xml:space="preserve"> PAGEREF _Toc208564653 \h </w:instrText>
            </w:r>
            <w:r w:rsidR="008A3A2F">
              <w:rPr>
                <w:noProof/>
                <w:webHidden/>
              </w:rPr>
            </w:r>
            <w:r w:rsidR="008A3A2F">
              <w:rPr>
                <w:noProof/>
                <w:webHidden/>
              </w:rPr>
              <w:fldChar w:fldCharType="separate"/>
            </w:r>
            <w:r w:rsidR="00EB335A">
              <w:rPr>
                <w:noProof/>
                <w:webHidden/>
              </w:rPr>
              <w:t>3</w:t>
            </w:r>
            <w:r w:rsidR="008A3A2F">
              <w:rPr>
                <w:noProof/>
                <w:webHidden/>
              </w:rPr>
              <w:fldChar w:fldCharType="end"/>
            </w:r>
          </w:hyperlink>
        </w:p>
        <w:p w14:paraId="03C72F51" w14:textId="5F16894F" w:rsidR="008A3A2F" w:rsidRDefault="008A3A2F">
          <w:pPr>
            <w:pStyle w:val="TOC2"/>
            <w:tabs>
              <w:tab w:val="right" w:leader="dot" w:pos="12824"/>
            </w:tabs>
            <w:rPr>
              <w:rFonts w:asciiTheme="minorHAnsi" w:eastAsiaTheme="minorEastAsia" w:hAnsiTheme="minorHAnsi"/>
              <w:noProof/>
              <w:sz w:val="24"/>
              <w:szCs w:val="24"/>
            </w:rPr>
          </w:pPr>
          <w:hyperlink w:anchor="_Toc208564654" w:history="1">
            <w:r w:rsidRPr="00DD563F">
              <w:rPr>
                <w:rStyle w:val="Hyperlink"/>
                <w:noProof/>
              </w:rPr>
              <w:t>Purpose</w:t>
            </w:r>
            <w:r>
              <w:rPr>
                <w:noProof/>
                <w:webHidden/>
              </w:rPr>
              <w:tab/>
            </w:r>
            <w:r>
              <w:rPr>
                <w:noProof/>
                <w:webHidden/>
              </w:rPr>
              <w:fldChar w:fldCharType="begin"/>
            </w:r>
            <w:r>
              <w:rPr>
                <w:noProof/>
                <w:webHidden/>
              </w:rPr>
              <w:instrText xml:space="preserve"> PAGEREF _Toc208564654 \h </w:instrText>
            </w:r>
            <w:r>
              <w:rPr>
                <w:noProof/>
                <w:webHidden/>
              </w:rPr>
            </w:r>
            <w:r>
              <w:rPr>
                <w:noProof/>
                <w:webHidden/>
              </w:rPr>
              <w:fldChar w:fldCharType="separate"/>
            </w:r>
            <w:r w:rsidR="00EB335A">
              <w:rPr>
                <w:noProof/>
                <w:webHidden/>
              </w:rPr>
              <w:t>3</w:t>
            </w:r>
            <w:r>
              <w:rPr>
                <w:noProof/>
                <w:webHidden/>
              </w:rPr>
              <w:fldChar w:fldCharType="end"/>
            </w:r>
          </w:hyperlink>
        </w:p>
        <w:p w14:paraId="0B6EEC87" w14:textId="252BE5F7" w:rsidR="008A3A2F" w:rsidRDefault="008A3A2F">
          <w:pPr>
            <w:pStyle w:val="TOC2"/>
            <w:tabs>
              <w:tab w:val="right" w:leader="dot" w:pos="12824"/>
            </w:tabs>
            <w:rPr>
              <w:rFonts w:asciiTheme="minorHAnsi" w:eastAsiaTheme="minorEastAsia" w:hAnsiTheme="minorHAnsi"/>
              <w:noProof/>
              <w:sz w:val="24"/>
              <w:szCs w:val="24"/>
            </w:rPr>
          </w:pPr>
          <w:hyperlink w:anchor="_Toc208564655" w:history="1">
            <w:r w:rsidRPr="00DD563F">
              <w:rPr>
                <w:rStyle w:val="Hyperlink"/>
                <w:noProof/>
              </w:rPr>
              <w:t>Target Audience</w:t>
            </w:r>
            <w:r>
              <w:rPr>
                <w:noProof/>
                <w:webHidden/>
              </w:rPr>
              <w:tab/>
            </w:r>
            <w:r>
              <w:rPr>
                <w:noProof/>
                <w:webHidden/>
              </w:rPr>
              <w:fldChar w:fldCharType="begin"/>
            </w:r>
            <w:r>
              <w:rPr>
                <w:noProof/>
                <w:webHidden/>
              </w:rPr>
              <w:instrText xml:space="preserve"> PAGEREF _Toc208564655 \h </w:instrText>
            </w:r>
            <w:r>
              <w:rPr>
                <w:noProof/>
                <w:webHidden/>
              </w:rPr>
            </w:r>
            <w:r>
              <w:rPr>
                <w:noProof/>
                <w:webHidden/>
              </w:rPr>
              <w:fldChar w:fldCharType="separate"/>
            </w:r>
            <w:r w:rsidR="00EB335A">
              <w:rPr>
                <w:noProof/>
                <w:webHidden/>
              </w:rPr>
              <w:t>3</w:t>
            </w:r>
            <w:r>
              <w:rPr>
                <w:noProof/>
                <w:webHidden/>
              </w:rPr>
              <w:fldChar w:fldCharType="end"/>
            </w:r>
          </w:hyperlink>
        </w:p>
        <w:p w14:paraId="3974B010" w14:textId="507CC36D" w:rsidR="008A3A2F" w:rsidRDefault="008A3A2F">
          <w:pPr>
            <w:pStyle w:val="TOC2"/>
            <w:tabs>
              <w:tab w:val="right" w:leader="dot" w:pos="12824"/>
            </w:tabs>
            <w:rPr>
              <w:rFonts w:asciiTheme="minorHAnsi" w:eastAsiaTheme="minorEastAsia" w:hAnsiTheme="minorHAnsi"/>
              <w:noProof/>
              <w:sz w:val="24"/>
              <w:szCs w:val="24"/>
            </w:rPr>
          </w:pPr>
          <w:hyperlink w:anchor="_Toc208564656" w:history="1">
            <w:r w:rsidRPr="00DD563F">
              <w:rPr>
                <w:rStyle w:val="Hyperlink"/>
                <w:noProof/>
              </w:rPr>
              <w:t>Prerequisites</w:t>
            </w:r>
            <w:r>
              <w:rPr>
                <w:noProof/>
                <w:webHidden/>
              </w:rPr>
              <w:tab/>
            </w:r>
            <w:r>
              <w:rPr>
                <w:noProof/>
                <w:webHidden/>
              </w:rPr>
              <w:fldChar w:fldCharType="begin"/>
            </w:r>
            <w:r>
              <w:rPr>
                <w:noProof/>
                <w:webHidden/>
              </w:rPr>
              <w:instrText xml:space="preserve"> PAGEREF _Toc208564656 \h </w:instrText>
            </w:r>
            <w:r>
              <w:rPr>
                <w:noProof/>
                <w:webHidden/>
              </w:rPr>
            </w:r>
            <w:r>
              <w:rPr>
                <w:noProof/>
                <w:webHidden/>
              </w:rPr>
              <w:fldChar w:fldCharType="separate"/>
            </w:r>
            <w:r w:rsidR="00EB335A">
              <w:rPr>
                <w:noProof/>
                <w:webHidden/>
              </w:rPr>
              <w:t>3</w:t>
            </w:r>
            <w:r>
              <w:rPr>
                <w:noProof/>
                <w:webHidden/>
              </w:rPr>
              <w:fldChar w:fldCharType="end"/>
            </w:r>
          </w:hyperlink>
        </w:p>
        <w:p w14:paraId="4C93386B" w14:textId="13395866" w:rsidR="008A3A2F" w:rsidRDefault="008A3A2F">
          <w:pPr>
            <w:pStyle w:val="TOC2"/>
            <w:tabs>
              <w:tab w:val="right" w:leader="dot" w:pos="12824"/>
            </w:tabs>
            <w:rPr>
              <w:rFonts w:asciiTheme="minorHAnsi" w:eastAsiaTheme="minorEastAsia" w:hAnsiTheme="minorHAnsi"/>
              <w:noProof/>
              <w:sz w:val="24"/>
              <w:szCs w:val="24"/>
            </w:rPr>
          </w:pPr>
          <w:hyperlink w:anchor="_Toc208564657" w:history="1">
            <w:r w:rsidRPr="00DD563F">
              <w:rPr>
                <w:rStyle w:val="Hyperlink"/>
                <w:noProof/>
              </w:rPr>
              <w:t>Definitions</w:t>
            </w:r>
            <w:r>
              <w:rPr>
                <w:noProof/>
                <w:webHidden/>
              </w:rPr>
              <w:tab/>
            </w:r>
            <w:r>
              <w:rPr>
                <w:noProof/>
                <w:webHidden/>
              </w:rPr>
              <w:fldChar w:fldCharType="begin"/>
            </w:r>
            <w:r>
              <w:rPr>
                <w:noProof/>
                <w:webHidden/>
              </w:rPr>
              <w:instrText xml:space="preserve"> PAGEREF _Toc208564657 \h </w:instrText>
            </w:r>
            <w:r>
              <w:rPr>
                <w:noProof/>
                <w:webHidden/>
              </w:rPr>
            </w:r>
            <w:r>
              <w:rPr>
                <w:noProof/>
                <w:webHidden/>
              </w:rPr>
              <w:fldChar w:fldCharType="separate"/>
            </w:r>
            <w:r w:rsidR="00EB335A">
              <w:rPr>
                <w:noProof/>
                <w:webHidden/>
              </w:rPr>
              <w:t>3</w:t>
            </w:r>
            <w:r>
              <w:rPr>
                <w:noProof/>
                <w:webHidden/>
              </w:rPr>
              <w:fldChar w:fldCharType="end"/>
            </w:r>
          </w:hyperlink>
        </w:p>
        <w:p w14:paraId="46E83C35" w14:textId="337802A5" w:rsidR="008A3A2F" w:rsidRDefault="008A3A2F">
          <w:pPr>
            <w:pStyle w:val="TOC2"/>
            <w:tabs>
              <w:tab w:val="right" w:leader="dot" w:pos="12824"/>
            </w:tabs>
            <w:rPr>
              <w:rFonts w:asciiTheme="minorHAnsi" w:eastAsiaTheme="minorEastAsia" w:hAnsiTheme="minorHAnsi"/>
              <w:noProof/>
              <w:sz w:val="24"/>
              <w:szCs w:val="24"/>
            </w:rPr>
          </w:pPr>
          <w:hyperlink w:anchor="_Toc208564658" w:history="1">
            <w:r w:rsidRPr="00DD563F">
              <w:rPr>
                <w:rStyle w:val="Hyperlink"/>
                <w:noProof/>
              </w:rPr>
              <w:t>Business Contacts</w:t>
            </w:r>
            <w:r>
              <w:rPr>
                <w:noProof/>
                <w:webHidden/>
              </w:rPr>
              <w:tab/>
            </w:r>
            <w:r>
              <w:rPr>
                <w:noProof/>
                <w:webHidden/>
              </w:rPr>
              <w:fldChar w:fldCharType="begin"/>
            </w:r>
            <w:r>
              <w:rPr>
                <w:noProof/>
                <w:webHidden/>
              </w:rPr>
              <w:instrText xml:space="preserve"> PAGEREF _Toc208564658 \h </w:instrText>
            </w:r>
            <w:r>
              <w:rPr>
                <w:noProof/>
                <w:webHidden/>
              </w:rPr>
            </w:r>
            <w:r>
              <w:rPr>
                <w:noProof/>
                <w:webHidden/>
              </w:rPr>
              <w:fldChar w:fldCharType="separate"/>
            </w:r>
            <w:r w:rsidR="00EB335A">
              <w:rPr>
                <w:noProof/>
                <w:webHidden/>
              </w:rPr>
              <w:t>3</w:t>
            </w:r>
            <w:r>
              <w:rPr>
                <w:noProof/>
                <w:webHidden/>
              </w:rPr>
              <w:fldChar w:fldCharType="end"/>
            </w:r>
          </w:hyperlink>
        </w:p>
        <w:p w14:paraId="565AA734" w14:textId="0C6DC24C" w:rsidR="008A3A2F" w:rsidRDefault="008A3A2F">
          <w:pPr>
            <w:pStyle w:val="TOC2"/>
            <w:tabs>
              <w:tab w:val="right" w:leader="dot" w:pos="12824"/>
            </w:tabs>
            <w:rPr>
              <w:rFonts w:asciiTheme="minorHAnsi" w:eastAsiaTheme="minorEastAsia" w:hAnsiTheme="minorHAnsi"/>
              <w:noProof/>
              <w:sz w:val="24"/>
              <w:szCs w:val="24"/>
            </w:rPr>
          </w:pPr>
          <w:hyperlink w:anchor="_Toc208564659" w:history="1">
            <w:r w:rsidRPr="00DD563F">
              <w:rPr>
                <w:rStyle w:val="Hyperlink"/>
                <w:noProof/>
              </w:rPr>
              <w:t>Technical Contacts</w:t>
            </w:r>
            <w:r>
              <w:rPr>
                <w:noProof/>
                <w:webHidden/>
              </w:rPr>
              <w:tab/>
            </w:r>
            <w:r>
              <w:rPr>
                <w:noProof/>
                <w:webHidden/>
              </w:rPr>
              <w:fldChar w:fldCharType="begin"/>
            </w:r>
            <w:r>
              <w:rPr>
                <w:noProof/>
                <w:webHidden/>
              </w:rPr>
              <w:instrText xml:space="preserve"> PAGEREF _Toc208564659 \h </w:instrText>
            </w:r>
            <w:r>
              <w:rPr>
                <w:noProof/>
                <w:webHidden/>
              </w:rPr>
            </w:r>
            <w:r>
              <w:rPr>
                <w:noProof/>
                <w:webHidden/>
              </w:rPr>
              <w:fldChar w:fldCharType="separate"/>
            </w:r>
            <w:r w:rsidR="00EB335A">
              <w:rPr>
                <w:noProof/>
                <w:webHidden/>
              </w:rPr>
              <w:t>3</w:t>
            </w:r>
            <w:r>
              <w:rPr>
                <w:noProof/>
                <w:webHidden/>
              </w:rPr>
              <w:fldChar w:fldCharType="end"/>
            </w:r>
          </w:hyperlink>
        </w:p>
        <w:p w14:paraId="6ECD4995" w14:textId="0F5F8222" w:rsidR="008A3A2F" w:rsidRDefault="008A3A2F">
          <w:pPr>
            <w:pStyle w:val="TOC2"/>
            <w:tabs>
              <w:tab w:val="right" w:leader="dot" w:pos="12824"/>
            </w:tabs>
            <w:rPr>
              <w:rFonts w:asciiTheme="minorHAnsi" w:eastAsiaTheme="minorEastAsia" w:hAnsiTheme="minorHAnsi"/>
              <w:noProof/>
              <w:sz w:val="24"/>
              <w:szCs w:val="24"/>
            </w:rPr>
          </w:pPr>
          <w:hyperlink w:anchor="_Toc208564660" w:history="1">
            <w:r w:rsidRPr="00DD563F">
              <w:rPr>
                <w:rStyle w:val="Hyperlink"/>
                <w:noProof/>
              </w:rPr>
              <w:t>Relevant Links</w:t>
            </w:r>
            <w:r>
              <w:rPr>
                <w:noProof/>
                <w:webHidden/>
              </w:rPr>
              <w:tab/>
            </w:r>
            <w:r>
              <w:rPr>
                <w:noProof/>
                <w:webHidden/>
              </w:rPr>
              <w:fldChar w:fldCharType="begin"/>
            </w:r>
            <w:r>
              <w:rPr>
                <w:noProof/>
                <w:webHidden/>
              </w:rPr>
              <w:instrText xml:space="preserve"> PAGEREF _Toc208564660 \h </w:instrText>
            </w:r>
            <w:r>
              <w:rPr>
                <w:noProof/>
                <w:webHidden/>
              </w:rPr>
            </w:r>
            <w:r>
              <w:rPr>
                <w:noProof/>
                <w:webHidden/>
              </w:rPr>
              <w:fldChar w:fldCharType="separate"/>
            </w:r>
            <w:r w:rsidR="00EB335A">
              <w:rPr>
                <w:noProof/>
                <w:webHidden/>
              </w:rPr>
              <w:t>3</w:t>
            </w:r>
            <w:r>
              <w:rPr>
                <w:noProof/>
                <w:webHidden/>
              </w:rPr>
              <w:fldChar w:fldCharType="end"/>
            </w:r>
          </w:hyperlink>
        </w:p>
        <w:p w14:paraId="548CD536" w14:textId="2726EE6A" w:rsidR="008A3A2F" w:rsidRDefault="008A3A2F">
          <w:pPr>
            <w:pStyle w:val="TOC1"/>
            <w:tabs>
              <w:tab w:val="right" w:leader="dot" w:pos="12824"/>
            </w:tabs>
            <w:rPr>
              <w:rFonts w:asciiTheme="minorHAnsi" w:eastAsiaTheme="minorEastAsia" w:hAnsiTheme="minorHAnsi"/>
              <w:noProof/>
              <w:sz w:val="24"/>
              <w:szCs w:val="24"/>
            </w:rPr>
          </w:pPr>
          <w:hyperlink w:anchor="_Toc208564661" w:history="1">
            <w:r w:rsidRPr="00DD563F">
              <w:rPr>
                <w:rStyle w:val="Hyperlink"/>
                <w:noProof/>
              </w:rPr>
              <w:t>ADF Workflows</w:t>
            </w:r>
            <w:r>
              <w:rPr>
                <w:noProof/>
                <w:webHidden/>
              </w:rPr>
              <w:tab/>
            </w:r>
            <w:r>
              <w:rPr>
                <w:noProof/>
                <w:webHidden/>
              </w:rPr>
              <w:fldChar w:fldCharType="begin"/>
            </w:r>
            <w:r>
              <w:rPr>
                <w:noProof/>
                <w:webHidden/>
              </w:rPr>
              <w:instrText xml:space="preserve"> PAGEREF _Toc208564661 \h </w:instrText>
            </w:r>
            <w:r>
              <w:rPr>
                <w:noProof/>
                <w:webHidden/>
              </w:rPr>
            </w:r>
            <w:r>
              <w:rPr>
                <w:noProof/>
                <w:webHidden/>
              </w:rPr>
              <w:fldChar w:fldCharType="separate"/>
            </w:r>
            <w:r w:rsidR="00EB335A">
              <w:rPr>
                <w:noProof/>
                <w:webHidden/>
              </w:rPr>
              <w:t>4</w:t>
            </w:r>
            <w:r>
              <w:rPr>
                <w:noProof/>
                <w:webHidden/>
              </w:rPr>
              <w:fldChar w:fldCharType="end"/>
            </w:r>
          </w:hyperlink>
        </w:p>
        <w:p w14:paraId="39DC4AAA" w14:textId="4346AE32" w:rsidR="008A3A2F" w:rsidRDefault="008A3A2F">
          <w:pPr>
            <w:pStyle w:val="TOC2"/>
            <w:tabs>
              <w:tab w:val="right" w:leader="dot" w:pos="12824"/>
            </w:tabs>
            <w:rPr>
              <w:rFonts w:asciiTheme="minorHAnsi" w:eastAsiaTheme="minorEastAsia" w:hAnsiTheme="minorHAnsi"/>
              <w:noProof/>
              <w:sz w:val="24"/>
              <w:szCs w:val="24"/>
            </w:rPr>
          </w:pPr>
          <w:hyperlink w:anchor="_Toc208564662" w:history="1">
            <w:r w:rsidRPr="00DD563F">
              <w:rPr>
                <w:rStyle w:val="Hyperlink"/>
                <w:noProof/>
              </w:rPr>
              <w:t>Batch Data Pipeline Flow</w:t>
            </w:r>
            <w:r>
              <w:rPr>
                <w:noProof/>
                <w:webHidden/>
              </w:rPr>
              <w:tab/>
            </w:r>
            <w:r>
              <w:rPr>
                <w:noProof/>
                <w:webHidden/>
              </w:rPr>
              <w:fldChar w:fldCharType="begin"/>
            </w:r>
            <w:r>
              <w:rPr>
                <w:noProof/>
                <w:webHidden/>
              </w:rPr>
              <w:instrText xml:space="preserve"> PAGEREF _Toc208564662 \h </w:instrText>
            </w:r>
            <w:r>
              <w:rPr>
                <w:noProof/>
                <w:webHidden/>
              </w:rPr>
            </w:r>
            <w:r>
              <w:rPr>
                <w:noProof/>
                <w:webHidden/>
              </w:rPr>
              <w:fldChar w:fldCharType="separate"/>
            </w:r>
            <w:r w:rsidR="00EB335A">
              <w:rPr>
                <w:noProof/>
                <w:webHidden/>
              </w:rPr>
              <w:t>4</w:t>
            </w:r>
            <w:r>
              <w:rPr>
                <w:noProof/>
                <w:webHidden/>
              </w:rPr>
              <w:fldChar w:fldCharType="end"/>
            </w:r>
          </w:hyperlink>
        </w:p>
        <w:p w14:paraId="532931A0" w14:textId="4BCB7323" w:rsidR="008A3A2F" w:rsidRDefault="008A3A2F">
          <w:pPr>
            <w:pStyle w:val="TOC2"/>
            <w:tabs>
              <w:tab w:val="right" w:leader="dot" w:pos="12824"/>
            </w:tabs>
            <w:rPr>
              <w:rFonts w:asciiTheme="minorHAnsi" w:eastAsiaTheme="minorEastAsia" w:hAnsiTheme="minorHAnsi"/>
              <w:noProof/>
              <w:sz w:val="24"/>
              <w:szCs w:val="24"/>
            </w:rPr>
          </w:pPr>
          <w:hyperlink w:anchor="_Toc208564663" w:history="1">
            <w:r w:rsidRPr="00DD563F">
              <w:rPr>
                <w:rStyle w:val="Hyperlink"/>
                <w:noProof/>
              </w:rPr>
              <w:t>Data Extraction</w:t>
            </w:r>
            <w:r>
              <w:rPr>
                <w:noProof/>
                <w:webHidden/>
              </w:rPr>
              <w:tab/>
            </w:r>
            <w:r>
              <w:rPr>
                <w:noProof/>
                <w:webHidden/>
              </w:rPr>
              <w:fldChar w:fldCharType="begin"/>
            </w:r>
            <w:r>
              <w:rPr>
                <w:noProof/>
                <w:webHidden/>
              </w:rPr>
              <w:instrText xml:space="preserve"> PAGEREF _Toc208564663 \h </w:instrText>
            </w:r>
            <w:r>
              <w:rPr>
                <w:noProof/>
                <w:webHidden/>
              </w:rPr>
            </w:r>
            <w:r>
              <w:rPr>
                <w:noProof/>
                <w:webHidden/>
              </w:rPr>
              <w:fldChar w:fldCharType="separate"/>
            </w:r>
            <w:r w:rsidR="00EB335A">
              <w:rPr>
                <w:noProof/>
                <w:webHidden/>
              </w:rPr>
              <w:t>5</w:t>
            </w:r>
            <w:r>
              <w:rPr>
                <w:noProof/>
                <w:webHidden/>
              </w:rPr>
              <w:fldChar w:fldCharType="end"/>
            </w:r>
          </w:hyperlink>
        </w:p>
        <w:p w14:paraId="6E61A71B" w14:textId="21DDF3CC" w:rsidR="008A3A2F" w:rsidRDefault="008A3A2F">
          <w:pPr>
            <w:pStyle w:val="TOC2"/>
            <w:tabs>
              <w:tab w:val="right" w:leader="dot" w:pos="12824"/>
            </w:tabs>
            <w:rPr>
              <w:rFonts w:asciiTheme="minorHAnsi" w:eastAsiaTheme="minorEastAsia" w:hAnsiTheme="minorHAnsi"/>
              <w:noProof/>
              <w:sz w:val="24"/>
              <w:szCs w:val="24"/>
            </w:rPr>
          </w:pPr>
          <w:hyperlink w:anchor="_Toc208564664" w:history="1">
            <w:r w:rsidRPr="00DD563F">
              <w:rPr>
                <w:rStyle w:val="Hyperlink"/>
                <w:noProof/>
              </w:rPr>
              <w:t>Data Transformation and Transmission</w:t>
            </w:r>
            <w:r>
              <w:rPr>
                <w:noProof/>
                <w:webHidden/>
              </w:rPr>
              <w:tab/>
            </w:r>
            <w:r>
              <w:rPr>
                <w:noProof/>
                <w:webHidden/>
              </w:rPr>
              <w:fldChar w:fldCharType="begin"/>
            </w:r>
            <w:r>
              <w:rPr>
                <w:noProof/>
                <w:webHidden/>
              </w:rPr>
              <w:instrText xml:space="preserve"> PAGEREF _Toc208564664 \h </w:instrText>
            </w:r>
            <w:r>
              <w:rPr>
                <w:noProof/>
                <w:webHidden/>
              </w:rPr>
            </w:r>
            <w:r>
              <w:rPr>
                <w:noProof/>
                <w:webHidden/>
              </w:rPr>
              <w:fldChar w:fldCharType="separate"/>
            </w:r>
            <w:r w:rsidR="00EB335A">
              <w:rPr>
                <w:noProof/>
                <w:webHidden/>
              </w:rPr>
              <w:t>6</w:t>
            </w:r>
            <w:r>
              <w:rPr>
                <w:noProof/>
                <w:webHidden/>
              </w:rPr>
              <w:fldChar w:fldCharType="end"/>
            </w:r>
          </w:hyperlink>
        </w:p>
        <w:p w14:paraId="3354AACC" w14:textId="29DD8479" w:rsidR="008A3A2F" w:rsidRDefault="008A3A2F">
          <w:pPr>
            <w:pStyle w:val="TOC2"/>
            <w:tabs>
              <w:tab w:val="right" w:leader="dot" w:pos="12824"/>
            </w:tabs>
            <w:rPr>
              <w:rFonts w:asciiTheme="minorHAnsi" w:eastAsiaTheme="minorEastAsia" w:hAnsiTheme="minorHAnsi"/>
              <w:noProof/>
              <w:sz w:val="24"/>
              <w:szCs w:val="24"/>
            </w:rPr>
          </w:pPr>
          <w:hyperlink w:anchor="_Toc208564665" w:history="1">
            <w:r w:rsidRPr="00DD563F">
              <w:rPr>
                <w:rStyle w:val="Hyperlink"/>
                <w:rFonts w:eastAsia="Times New Roman"/>
                <w:noProof/>
              </w:rPr>
              <w:t>Great Expectations Validation Workflow</w:t>
            </w:r>
            <w:r>
              <w:rPr>
                <w:noProof/>
                <w:webHidden/>
              </w:rPr>
              <w:tab/>
            </w:r>
            <w:r>
              <w:rPr>
                <w:noProof/>
                <w:webHidden/>
              </w:rPr>
              <w:fldChar w:fldCharType="begin"/>
            </w:r>
            <w:r>
              <w:rPr>
                <w:noProof/>
                <w:webHidden/>
              </w:rPr>
              <w:instrText xml:space="preserve"> PAGEREF _Toc208564665 \h </w:instrText>
            </w:r>
            <w:r>
              <w:rPr>
                <w:noProof/>
                <w:webHidden/>
              </w:rPr>
            </w:r>
            <w:r>
              <w:rPr>
                <w:noProof/>
                <w:webHidden/>
              </w:rPr>
              <w:fldChar w:fldCharType="separate"/>
            </w:r>
            <w:r w:rsidR="00EB335A">
              <w:rPr>
                <w:noProof/>
                <w:webHidden/>
              </w:rPr>
              <w:t>7</w:t>
            </w:r>
            <w:r>
              <w:rPr>
                <w:noProof/>
                <w:webHidden/>
              </w:rPr>
              <w:fldChar w:fldCharType="end"/>
            </w:r>
          </w:hyperlink>
        </w:p>
        <w:p w14:paraId="522934D7" w14:textId="7043A27E" w:rsidR="008A3A2F" w:rsidRDefault="008A3A2F">
          <w:pPr>
            <w:pStyle w:val="TOC2"/>
            <w:tabs>
              <w:tab w:val="right" w:leader="dot" w:pos="12824"/>
            </w:tabs>
            <w:rPr>
              <w:rFonts w:asciiTheme="minorHAnsi" w:eastAsiaTheme="minorEastAsia" w:hAnsiTheme="minorHAnsi"/>
              <w:noProof/>
              <w:sz w:val="24"/>
              <w:szCs w:val="24"/>
            </w:rPr>
          </w:pPr>
          <w:hyperlink w:anchor="_Toc208564666" w:history="1">
            <w:r w:rsidRPr="00DD563F">
              <w:rPr>
                <w:rStyle w:val="Hyperlink"/>
                <w:noProof/>
              </w:rPr>
              <w:t>Data Extraction</w:t>
            </w:r>
            <w:r>
              <w:rPr>
                <w:noProof/>
                <w:webHidden/>
              </w:rPr>
              <w:tab/>
            </w:r>
            <w:r>
              <w:rPr>
                <w:noProof/>
                <w:webHidden/>
              </w:rPr>
              <w:fldChar w:fldCharType="begin"/>
            </w:r>
            <w:r>
              <w:rPr>
                <w:noProof/>
                <w:webHidden/>
              </w:rPr>
              <w:instrText xml:space="preserve"> PAGEREF _Toc208564666 \h </w:instrText>
            </w:r>
            <w:r>
              <w:rPr>
                <w:noProof/>
                <w:webHidden/>
              </w:rPr>
            </w:r>
            <w:r>
              <w:rPr>
                <w:noProof/>
                <w:webHidden/>
              </w:rPr>
              <w:fldChar w:fldCharType="separate"/>
            </w:r>
            <w:r w:rsidR="00EB335A">
              <w:rPr>
                <w:noProof/>
                <w:webHidden/>
              </w:rPr>
              <w:t>8</w:t>
            </w:r>
            <w:r>
              <w:rPr>
                <w:noProof/>
                <w:webHidden/>
              </w:rPr>
              <w:fldChar w:fldCharType="end"/>
            </w:r>
          </w:hyperlink>
        </w:p>
        <w:p w14:paraId="009347A7" w14:textId="1ED66620" w:rsidR="008A3A2F" w:rsidRDefault="008A3A2F">
          <w:pPr>
            <w:pStyle w:val="TOC2"/>
            <w:tabs>
              <w:tab w:val="right" w:leader="dot" w:pos="12824"/>
            </w:tabs>
            <w:rPr>
              <w:rFonts w:asciiTheme="minorHAnsi" w:eastAsiaTheme="minorEastAsia" w:hAnsiTheme="minorHAnsi"/>
              <w:noProof/>
              <w:sz w:val="24"/>
              <w:szCs w:val="24"/>
            </w:rPr>
          </w:pPr>
          <w:hyperlink w:anchor="_Toc208564674" w:history="1">
            <w:r w:rsidRPr="00DD563F">
              <w:rPr>
                <w:rStyle w:val="Hyperlink"/>
                <w:noProof/>
              </w:rPr>
              <w:t>GE Validation and Result Distribution</w:t>
            </w:r>
            <w:r>
              <w:rPr>
                <w:noProof/>
                <w:webHidden/>
              </w:rPr>
              <w:tab/>
            </w:r>
            <w:r>
              <w:rPr>
                <w:noProof/>
                <w:webHidden/>
              </w:rPr>
              <w:fldChar w:fldCharType="begin"/>
            </w:r>
            <w:r>
              <w:rPr>
                <w:noProof/>
                <w:webHidden/>
              </w:rPr>
              <w:instrText xml:space="preserve"> PAGEREF _Toc208564674 \h </w:instrText>
            </w:r>
            <w:r>
              <w:rPr>
                <w:noProof/>
                <w:webHidden/>
              </w:rPr>
            </w:r>
            <w:r>
              <w:rPr>
                <w:noProof/>
                <w:webHidden/>
              </w:rPr>
              <w:fldChar w:fldCharType="separate"/>
            </w:r>
            <w:r w:rsidR="00EB335A">
              <w:rPr>
                <w:noProof/>
                <w:webHidden/>
              </w:rPr>
              <w:t>9</w:t>
            </w:r>
            <w:r>
              <w:rPr>
                <w:noProof/>
                <w:webHidden/>
              </w:rPr>
              <w:fldChar w:fldCharType="end"/>
            </w:r>
          </w:hyperlink>
        </w:p>
        <w:p w14:paraId="637E2F4D" w14:textId="27C3B840" w:rsidR="008A3A2F" w:rsidRDefault="008A3A2F">
          <w:pPr>
            <w:pStyle w:val="TOC2"/>
            <w:tabs>
              <w:tab w:val="right" w:leader="dot" w:pos="12824"/>
            </w:tabs>
            <w:rPr>
              <w:rFonts w:asciiTheme="minorHAnsi" w:eastAsiaTheme="minorEastAsia" w:hAnsiTheme="minorHAnsi"/>
              <w:noProof/>
              <w:sz w:val="24"/>
              <w:szCs w:val="24"/>
            </w:rPr>
          </w:pPr>
          <w:hyperlink w:anchor="_Toc208564682" w:history="1">
            <w:r w:rsidRPr="00DD563F">
              <w:rPr>
                <w:rStyle w:val="Hyperlink"/>
                <w:noProof/>
              </w:rPr>
              <w:t>Data Transformation and Transmission</w:t>
            </w:r>
            <w:r>
              <w:rPr>
                <w:noProof/>
                <w:webHidden/>
              </w:rPr>
              <w:tab/>
            </w:r>
            <w:r>
              <w:rPr>
                <w:noProof/>
                <w:webHidden/>
              </w:rPr>
              <w:fldChar w:fldCharType="begin"/>
            </w:r>
            <w:r>
              <w:rPr>
                <w:noProof/>
                <w:webHidden/>
              </w:rPr>
              <w:instrText xml:space="preserve"> PAGEREF _Toc208564682 \h </w:instrText>
            </w:r>
            <w:r>
              <w:rPr>
                <w:noProof/>
                <w:webHidden/>
              </w:rPr>
            </w:r>
            <w:r>
              <w:rPr>
                <w:noProof/>
                <w:webHidden/>
              </w:rPr>
              <w:fldChar w:fldCharType="separate"/>
            </w:r>
            <w:r w:rsidR="00EB335A">
              <w:rPr>
                <w:noProof/>
                <w:webHidden/>
              </w:rPr>
              <w:t>10</w:t>
            </w:r>
            <w:r>
              <w:rPr>
                <w:noProof/>
                <w:webHidden/>
              </w:rPr>
              <w:fldChar w:fldCharType="end"/>
            </w:r>
          </w:hyperlink>
        </w:p>
        <w:p w14:paraId="7DEACD0B" w14:textId="6A5D72C9" w:rsidR="00085AA2" w:rsidRDefault="00085AA2">
          <w:r>
            <w:rPr>
              <w:b/>
              <w:bCs/>
              <w:noProof/>
            </w:rPr>
            <w:fldChar w:fldCharType="end"/>
          </w:r>
        </w:p>
      </w:sdtContent>
    </w:sdt>
    <w:p w14:paraId="71D9E7A1" w14:textId="1D45A23A" w:rsidR="009765DA" w:rsidRDefault="009765DA" w:rsidP="004C4F97"/>
    <w:p w14:paraId="414974BA" w14:textId="77777777" w:rsidR="0098293C" w:rsidRDefault="0098293C" w:rsidP="004C4F97">
      <w:pPr>
        <w:rPr>
          <w:b/>
          <w:bCs/>
          <w:sz w:val="32"/>
          <w:szCs w:val="32"/>
        </w:rPr>
        <w:sectPr w:rsidR="0098293C" w:rsidSect="000D0571">
          <w:pgSz w:w="23040" w:h="15840"/>
          <w:pgMar w:top="1440" w:right="5103" w:bottom="1440" w:left="5103" w:header="720" w:footer="720" w:gutter="0"/>
          <w:cols w:space="720"/>
          <w:docGrid w:linePitch="360"/>
        </w:sectPr>
      </w:pPr>
    </w:p>
    <w:p w14:paraId="654BAC6C" w14:textId="1A411511" w:rsidR="004C4F97" w:rsidRPr="00F02FC2" w:rsidRDefault="004C4F97" w:rsidP="00724785">
      <w:pPr>
        <w:pStyle w:val="Heading1"/>
        <w:ind w:right="2364"/>
      </w:pPr>
      <w:bookmarkStart w:id="9" w:name="_Toc179538503"/>
      <w:bookmarkStart w:id="10" w:name="_Toc208564653"/>
      <w:r w:rsidRPr="00F02FC2">
        <w:lastRenderedPageBreak/>
        <w:t>Introduction</w:t>
      </w:r>
      <w:bookmarkEnd w:id="9"/>
      <w:bookmarkEnd w:id="10"/>
    </w:p>
    <w:p w14:paraId="1FE5AB86" w14:textId="77777777" w:rsidR="00090F32" w:rsidRDefault="00090F32" w:rsidP="00AE7FE5">
      <w:pPr>
        <w:spacing w:before="360"/>
        <w:ind w:right="5985"/>
        <w:sectPr w:rsidR="00090F32" w:rsidSect="000D0571">
          <w:pgSz w:w="23040" w:h="15840"/>
          <w:pgMar w:top="1440" w:right="1440" w:bottom="1440" w:left="1440" w:header="720" w:footer="720" w:gutter="0"/>
          <w:cols w:space="720"/>
          <w:docGrid w:linePitch="360"/>
        </w:sectPr>
      </w:pPr>
      <w:bookmarkStart w:id="11" w:name="OLE_LINK18"/>
    </w:p>
    <w:p w14:paraId="0DCBCA13" w14:textId="77777777" w:rsidR="00D52454" w:rsidRPr="00090F32" w:rsidRDefault="00D52454" w:rsidP="0022455E">
      <w:r w:rsidRPr="00090F32">
        <w:t>A digital thread refers to the continuous and consistent flow of information throughout the entire lifecycle of a product or system – from design and development to operation and maintenance. It enables the integration of data from different stages and sources, allowing effective traceability, seamless collaboration, and efficient decision-making by unleashing the power of sleeping data. The digital thread is considered a key aspect of Industry 4.0 and the digital transformation of the manufacturing industry. It is the core of what we call the Enterprise Operating System (EOS). Digital Thread is a communication framework that helps integrate various enterprise systems involved in the engineering and manufacturing product life cycle.</w:t>
      </w:r>
    </w:p>
    <w:p w14:paraId="31421D71" w14:textId="0BB64C9F" w:rsidR="00D52454" w:rsidRPr="00090F32" w:rsidRDefault="005E4708" w:rsidP="0022455E">
      <w:r w:rsidRPr="00090F32">
        <w:t>Azure Data Factory (ADF) is a cloud-based data integration service provided by Microsoft Azure. It serves as a robust platform for orchestrating and automating data workflows, enabling organizations to efficiently ingest, transform, and load data from diverse sources to various destinations. ADF empowers users to create, manage, and monitor data pipelines seamlessly, facilitating the integration of disparate data sources into meaningful insights for analytics, reporting, and decision-making processes.</w:t>
      </w:r>
    </w:p>
    <w:p w14:paraId="1368CABD" w14:textId="254608DA" w:rsidR="001A19A7" w:rsidRPr="00090F32" w:rsidRDefault="001A19A7" w:rsidP="0022455E">
      <w:r w:rsidRPr="00090F32">
        <w:t>Industry X’s Digital Thread</w:t>
      </w:r>
      <w:r w:rsidR="00893192" w:rsidRPr="00090F32">
        <w:t xml:space="preserve"> Foundations</w:t>
      </w:r>
      <w:r w:rsidRPr="00090F32">
        <w:t xml:space="preserve"> </w:t>
      </w:r>
      <w:r w:rsidR="003057FF" w:rsidRPr="00090F32">
        <w:t xml:space="preserve">project framework </w:t>
      </w:r>
      <w:r w:rsidR="00844100" w:rsidRPr="00090F32">
        <w:t>leverages ADF for configuring and managing data processing workflows</w:t>
      </w:r>
      <w:r w:rsidR="00072D14" w:rsidRPr="00090F32">
        <w:t>,</w:t>
      </w:r>
      <w:r w:rsidR="00844100" w:rsidRPr="00090F32">
        <w:t xml:space="preserve"> facilitates informed </w:t>
      </w:r>
      <w:r w:rsidR="003057FF" w:rsidRPr="00090F32">
        <w:t>decision-making</w:t>
      </w:r>
      <w:r w:rsidR="00AE7FE5" w:rsidRPr="00090F32">
        <w:t>,</w:t>
      </w:r>
      <w:r w:rsidR="003057FF" w:rsidRPr="00090F32">
        <w:t xml:space="preserve"> and</w:t>
      </w:r>
      <w:r w:rsidR="00844100" w:rsidRPr="00090F32">
        <w:t xml:space="preserve"> improves operational efficien</w:t>
      </w:r>
      <w:r w:rsidR="003057FF" w:rsidRPr="00090F32">
        <w:t>cy</w:t>
      </w:r>
      <w:r w:rsidR="00140A47" w:rsidRPr="00090F32">
        <w:t xml:space="preserve"> through </w:t>
      </w:r>
      <w:r w:rsidR="00391502" w:rsidRPr="00090F32">
        <w:t>ADF orchestration and GE (Great Expectations) validation processes</w:t>
      </w:r>
      <w:r w:rsidR="00140A47" w:rsidRPr="00090F32">
        <w:t>.</w:t>
      </w:r>
      <w:r w:rsidR="00190C9D" w:rsidRPr="00090F32">
        <w:t xml:space="preserve"> </w:t>
      </w:r>
    </w:p>
    <w:p w14:paraId="119B4B61" w14:textId="31CC81E2" w:rsidR="00CC5F46" w:rsidRPr="00011595" w:rsidRDefault="00CC5F46" w:rsidP="0022455E">
      <w:pPr>
        <w:pStyle w:val="Heading2"/>
      </w:pPr>
      <w:bookmarkStart w:id="12" w:name="_Toc179538504"/>
      <w:bookmarkStart w:id="13" w:name="_Toc208564654"/>
      <w:r w:rsidRPr="00011595">
        <w:t>Purpose</w:t>
      </w:r>
      <w:bookmarkEnd w:id="12"/>
      <w:bookmarkEnd w:id="13"/>
    </w:p>
    <w:p w14:paraId="0DA79053" w14:textId="0ACE6206" w:rsidR="00CC5F46" w:rsidRPr="00011595" w:rsidRDefault="00CC5F46" w:rsidP="0022455E">
      <w:r w:rsidRPr="00011595">
        <w:t xml:space="preserve">This document provides an overview of the ADF workflow implemented for </w:t>
      </w:r>
      <w:r w:rsidR="007D38DD" w:rsidRPr="00011595">
        <w:t>Digital Thread Foundations</w:t>
      </w:r>
      <w:r w:rsidRPr="00011595">
        <w:t>. It depicts the Batch Data Pipeline Flow and the integration of the Great Expectations (GE) Validation Workflow and outlines each stage from data extraction to final transmission.</w:t>
      </w:r>
    </w:p>
    <w:p w14:paraId="5096E200" w14:textId="77777777" w:rsidR="00CC5F46" w:rsidRDefault="00CC5F46" w:rsidP="00CC5F46">
      <w:pPr>
        <w:pStyle w:val="Heading2"/>
        <w:ind w:right="2364"/>
      </w:pPr>
      <w:bookmarkStart w:id="14" w:name="_Toc179538505"/>
      <w:bookmarkStart w:id="15" w:name="_Toc208564655"/>
      <w:r>
        <w:t>Target Audience</w:t>
      </w:r>
      <w:bookmarkEnd w:id="14"/>
      <w:bookmarkEnd w:id="15"/>
    </w:p>
    <w:p w14:paraId="4768F8A2" w14:textId="77777777" w:rsidR="00CC5F46" w:rsidRDefault="00CC5F46" w:rsidP="005D027B">
      <w:pPr>
        <w:pStyle w:val="ListParagraph"/>
        <w:numPr>
          <w:ilvl w:val="0"/>
          <w:numId w:val="8"/>
        </w:numPr>
        <w:rPr>
          <w:shd w:val="clear" w:color="auto" w:fill="FFFFFF"/>
        </w:rPr>
      </w:pPr>
      <w:r>
        <w:rPr>
          <w:shd w:val="clear" w:color="auto" w:fill="FFFFFF"/>
        </w:rPr>
        <w:t>Data Engineers</w:t>
      </w:r>
    </w:p>
    <w:p w14:paraId="21174881" w14:textId="77777777" w:rsidR="00CC5F46" w:rsidRDefault="00CC5F46" w:rsidP="005D027B">
      <w:pPr>
        <w:pStyle w:val="ListParagraph"/>
        <w:numPr>
          <w:ilvl w:val="0"/>
          <w:numId w:val="8"/>
        </w:numPr>
        <w:rPr>
          <w:shd w:val="clear" w:color="auto" w:fill="FFFFFF"/>
        </w:rPr>
      </w:pPr>
      <w:r>
        <w:rPr>
          <w:shd w:val="clear" w:color="auto" w:fill="FFFFFF"/>
        </w:rPr>
        <w:t>ADF Developers</w:t>
      </w:r>
    </w:p>
    <w:p w14:paraId="154534B0" w14:textId="77777777" w:rsidR="00CC5F46" w:rsidRDefault="00CC5F46" w:rsidP="005D027B">
      <w:pPr>
        <w:pStyle w:val="ListParagraph"/>
        <w:numPr>
          <w:ilvl w:val="0"/>
          <w:numId w:val="8"/>
        </w:numPr>
      </w:pPr>
      <w:r>
        <w:t>Software Architects</w:t>
      </w:r>
    </w:p>
    <w:p w14:paraId="1B0303C7" w14:textId="77777777" w:rsidR="00CC5F46" w:rsidRDefault="00CC5F46" w:rsidP="005D027B">
      <w:pPr>
        <w:pStyle w:val="ListParagraph"/>
        <w:numPr>
          <w:ilvl w:val="0"/>
          <w:numId w:val="8"/>
        </w:numPr>
      </w:pPr>
      <w:r>
        <w:t>Integrators with IT Background</w:t>
      </w:r>
    </w:p>
    <w:p w14:paraId="302BC85C" w14:textId="51FEB8B2" w:rsidR="007A2402" w:rsidRDefault="00B47B8E" w:rsidP="00CC5F46">
      <w:pPr>
        <w:pStyle w:val="Heading2"/>
        <w:ind w:right="2364"/>
      </w:pPr>
      <w:bookmarkStart w:id="16" w:name="_Toc179538506"/>
      <w:bookmarkStart w:id="17" w:name="OLE_LINK16"/>
      <w:bookmarkEnd w:id="11"/>
      <w:r>
        <w:br w:type="column"/>
      </w:r>
      <w:bookmarkStart w:id="18" w:name="_Toc208564656"/>
      <w:r w:rsidR="007A2402">
        <w:t>Prerequisites</w:t>
      </w:r>
      <w:bookmarkEnd w:id="16"/>
      <w:bookmarkEnd w:id="18"/>
    </w:p>
    <w:p w14:paraId="717BD942" w14:textId="08F35204" w:rsidR="00F13A36" w:rsidRPr="00A5147A" w:rsidRDefault="00F81A3D" w:rsidP="005D027B">
      <w:pPr>
        <w:pStyle w:val="ListParagraph"/>
        <w:numPr>
          <w:ilvl w:val="3"/>
          <w:numId w:val="1"/>
        </w:numPr>
        <w:ind w:left="720"/>
      </w:pPr>
      <w:r w:rsidRPr="00A5147A">
        <w:t>Access to Azure subscription with re</w:t>
      </w:r>
      <w:r w:rsidR="009425D7" w:rsidRPr="00A5147A">
        <w:t>levant</w:t>
      </w:r>
      <w:r w:rsidRPr="00A5147A">
        <w:t xml:space="preserve"> resources</w:t>
      </w:r>
      <w:r w:rsidR="00FF7488" w:rsidRPr="00A5147A">
        <w:t>.</w:t>
      </w:r>
      <w:r w:rsidR="00970F9F" w:rsidRPr="00A5147A">
        <w:t xml:space="preserve"> </w:t>
      </w:r>
      <w:r w:rsidR="00440A74" w:rsidRPr="00A5147A">
        <w:t>Familiarity with</w:t>
      </w:r>
      <w:r w:rsidR="00F13A36" w:rsidRPr="00A5147A">
        <w:t xml:space="preserve"> </w:t>
      </w:r>
      <w:r w:rsidR="00BD0F78" w:rsidRPr="00A5147A">
        <w:t>ADF.</w:t>
      </w:r>
    </w:p>
    <w:p w14:paraId="5C7621BB" w14:textId="77777777" w:rsidR="00440A74" w:rsidRPr="0022455E" w:rsidRDefault="00FF7488" w:rsidP="005D027B">
      <w:pPr>
        <w:pStyle w:val="ListParagraph"/>
        <w:numPr>
          <w:ilvl w:val="3"/>
          <w:numId w:val="1"/>
        </w:numPr>
        <w:ind w:left="720"/>
      </w:pPr>
      <w:r w:rsidRPr="0022455E">
        <w:t>Familiarity with</w:t>
      </w:r>
      <w:r w:rsidR="00976EA3" w:rsidRPr="0022455E">
        <w:t xml:space="preserve"> data integration concepts</w:t>
      </w:r>
      <w:bookmarkStart w:id="19" w:name="OLE_LINK44"/>
      <w:bookmarkEnd w:id="17"/>
      <w:r w:rsidRPr="0022455E">
        <w:t>.</w:t>
      </w:r>
    </w:p>
    <w:p w14:paraId="02B725CB" w14:textId="7F95CC0F" w:rsidR="004C1946" w:rsidRDefault="004C1946" w:rsidP="004C1946">
      <w:pPr>
        <w:pStyle w:val="Heading2"/>
      </w:pPr>
      <w:bookmarkStart w:id="20" w:name="_Toc179538507"/>
      <w:bookmarkStart w:id="21" w:name="_Toc208564657"/>
      <w:r>
        <w:t>Definitions</w:t>
      </w:r>
      <w:bookmarkEnd w:id="20"/>
      <w:bookmarkEnd w:id="21"/>
    </w:p>
    <w:tbl>
      <w:tblPr>
        <w:tblStyle w:val="TableGridLight"/>
        <w:tblW w:w="0" w:type="auto"/>
        <w:tblLook w:val="04A0" w:firstRow="1" w:lastRow="0" w:firstColumn="1" w:lastColumn="0" w:noHBand="0" w:noVBand="1"/>
      </w:tblPr>
      <w:tblGrid>
        <w:gridCol w:w="1271"/>
        <w:gridCol w:w="5528"/>
      </w:tblGrid>
      <w:tr w:rsidR="00B47B8E" w:rsidRPr="00B47B8E" w14:paraId="5F822E04" w14:textId="77777777" w:rsidTr="00B47B8E">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F5384FA" w14:textId="77777777" w:rsidR="00B47B8E" w:rsidRPr="008E757A" w:rsidRDefault="00B47B8E" w:rsidP="008E757A">
            <w:pPr>
              <w:spacing w:before="40" w:after="40" w:line="259" w:lineRule="auto"/>
              <w:rPr>
                <w:b/>
                <w:bCs/>
              </w:rPr>
            </w:pPr>
            <w:r w:rsidRPr="008E757A">
              <w:rPr>
                <w:b/>
                <w:bCs/>
              </w:rPr>
              <w:t>Term</w:t>
            </w:r>
          </w:p>
        </w:tc>
        <w:tc>
          <w:tcPr>
            <w:tcW w:w="55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2213885" w14:textId="77777777" w:rsidR="00B47B8E" w:rsidRPr="008E757A" w:rsidRDefault="00B47B8E" w:rsidP="008E757A">
            <w:pPr>
              <w:spacing w:before="40" w:after="40" w:line="259" w:lineRule="auto"/>
              <w:rPr>
                <w:b/>
                <w:bCs/>
              </w:rPr>
            </w:pPr>
            <w:r w:rsidRPr="008E757A">
              <w:rPr>
                <w:b/>
                <w:bCs/>
              </w:rPr>
              <w:t>Definition</w:t>
            </w:r>
          </w:p>
        </w:tc>
      </w:tr>
      <w:tr w:rsidR="00B47B8E" w:rsidRPr="00B47B8E" w14:paraId="1FF511E5" w14:textId="77777777" w:rsidTr="00B47B8E">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2C3848" w14:textId="77777777" w:rsidR="00B47B8E" w:rsidRPr="00B47B8E" w:rsidRDefault="00B47B8E" w:rsidP="008E757A">
            <w:pPr>
              <w:spacing w:before="40" w:after="40" w:line="259" w:lineRule="auto"/>
            </w:pPr>
            <w:r w:rsidRPr="00B47B8E">
              <w:t>ADX</w:t>
            </w:r>
          </w:p>
        </w:tc>
        <w:tc>
          <w:tcPr>
            <w:tcW w:w="55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77DA0D" w14:textId="77777777" w:rsidR="00B47B8E" w:rsidRPr="00B47B8E" w:rsidRDefault="00B47B8E" w:rsidP="008E757A">
            <w:pPr>
              <w:spacing w:before="40" w:after="40" w:line="259" w:lineRule="auto"/>
            </w:pPr>
            <w:r w:rsidRPr="00B47B8E">
              <w:t>Azure Data Explorer</w:t>
            </w:r>
          </w:p>
        </w:tc>
      </w:tr>
      <w:tr w:rsidR="00B47B8E" w:rsidRPr="00B47B8E" w14:paraId="406F88BA" w14:textId="77777777" w:rsidTr="00B47B8E">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BC4A9F" w14:textId="77777777" w:rsidR="00B47B8E" w:rsidRPr="00B47B8E" w:rsidRDefault="00B47B8E" w:rsidP="008E757A">
            <w:pPr>
              <w:spacing w:before="40" w:after="40" w:line="259" w:lineRule="auto"/>
            </w:pPr>
            <w:r w:rsidRPr="00B47B8E">
              <w:t>PLM</w:t>
            </w:r>
          </w:p>
        </w:tc>
        <w:tc>
          <w:tcPr>
            <w:tcW w:w="55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8773BB" w14:textId="77777777" w:rsidR="00B47B8E" w:rsidRPr="00B47B8E" w:rsidRDefault="00B47B8E" w:rsidP="008E757A">
            <w:pPr>
              <w:spacing w:before="40" w:after="40" w:line="259" w:lineRule="auto"/>
            </w:pPr>
            <w:r w:rsidRPr="00B47B8E">
              <w:t>Product Lifecycle Management</w:t>
            </w:r>
          </w:p>
        </w:tc>
      </w:tr>
      <w:tr w:rsidR="00B47B8E" w:rsidRPr="00B47B8E" w14:paraId="654E8C28" w14:textId="77777777" w:rsidTr="00B47B8E">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DD1F77" w14:textId="77777777" w:rsidR="00B47B8E" w:rsidRPr="00B47B8E" w:rsidRDefault="00B47B8E" w:rsidP="008E757A">
            <w:pPr>
              <w:spacing w:before="40" w:after="40" w:line="259" w:lineRule="auto"/>
            </w:pPr>
            <w:r w:rsidRPr="00B47B8E">
              <w:t>ML</w:t>
            </w:r>
          </w:p>
        </w:tc>
        <w:tc>
          <w:tcPr>
            <w:tcW w:w="55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0CCE2D" w14:textId="77777777" w:rsidR="00B47B8E" w:rsidRPr="00B47B8E" w:rsidRDefault="00B47B8E" w:rsidP="008E757A">
            <w:pPr>
              <w:spacing w:before="40" w:after="40" w:line="259" w:lineRule="auto"/>
            </w:pPr>
            <w:r w:rsidRPr="00B47B8E">
              <w:t>Machine Learning</w:t>
            </w:r>
          </w:p>
        </w:tc>
      </w:tr>
      <w:tr w:rsidR="00B47B8E" w:rsidRPr="00B47B8E" w14:paraId="3DDE9D89" w14:textId="77777777" w:rsidTr="00B47B8E">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63C575" w14:textId="77777777" w:rsidR="00B47B8E" w:rsidRPr="00B47B8E" w:rsidRDefault="00B47B8E" w:rsidP="008E757A">
            <w:pPr>
              <w:spacing w:before="40" w:after="40" w:line="259" w:lineRule="auto"/>
            </w:pPr>
            <w:r w:rsidRPr="00B47B8E">
              <w:t>UNSPSC</w:t>
            </w:r>
          </w:p>
        </w:tc>
        <w:tc>
          <w:tcPr>
            <w:tcW w:w="55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9AD4B3" w14:textId="77777777" w:rsidR="00B47B8E" w:rsidRPr="00B47B8E" w:rsidRDefault="00B47B8E" w:rsidP="008E757A">
            <w:pPr>
              <w:spacing w:before="40" w:after="40" w:line="259" w:lineRule="auto"/>
            </w:pPr>
            <w:r w:rsidRPr="00B47B8E">
              <w:t>United Nations Standard Products and Services Code</w:t>
            </w:r>
          </w:p>
        </w:tc>
      </w:tr>
    </w:tbl>
    <w:p w14:paraId="6D542439" w14:textId="1CE55999" w:rsidR="00E52D2E" w:rsidRDefault="00E52D2E" w:rsidP="00090F32">
      <w:pPr>
        <w:pStyle w:val="Heading2"/>
        <w:rPr>
          <w:rFonts w:eastAsiaTheme="minorHAnsi"/>
        </w:rPr>
      </w:pPr>
      <w:bookmarkStart w:id="22" w:name="_Toc173261421"/>
      <w:bookmarkStart w:id="23" w:name="_Toc179538508"/>
      <w:bookmarkStart w:id="24" w:name="_Toc208564658"/>
      <w:r>
        <w:rPr>
          <w:rFonts w:eastAsiaTheme="minorHAnsi"/>
        </w:rPr>
        <w:t>Business Contacts</w:t>
      </w:r>
      <w:bookmarkEnd w:id="22"/>
      <w:bookmarkEnd w:id="23"/>
      <w:bookmarkEnd w:id="24"/>
    </w:p>
    <w:p w14:paraId="4FFE8C67" w14:textId="77777777" w:rsidR="00E52D2E" w:rsidRDefault="00E52D2E" w:rsidP="005D027B">
      <w:pPr>
        <w:numPr>
          <w:ilvl w:val="0"/>
          <w:numId w:val="4"/>
        </w:numPr>
        <w:spacing w:before="120" w:after="120" w:line="254" w:lineRule="auto"/>
        <w:ind w:right="922"/>
        <w:rPr>
          <w:rFonts w:eastAsia="Calibri" w:cs="Times New Roman"/>
        </w:rPr>
      </w:pPr>
      <w:hyperlink r:id="rId16" w:history="1">
        <w:r>
          <w:rPr>
            <w:rStyle w:val="Hyperlink"/>
            <w:rFonts w:eastAsia="Calibri"/>
          </w:rPr>
          <w:t>florian.tournier@accenture.com</w:t>
        </w:r>
      </w:hyperlink>
      <w:r>
        <w:rPr>
          <w:rFonts w:eastAsia="Calibri" w:cs="Times New Roman"/>
        </w:rPr>
        <w:t xml:space="preserve">  </w:t>
      </w:r>
    </w:p>
    <w:p w14:paraId="735D2242" w14:textId="77777777" w:rsidR="00E52D2E" w:rsidRDefault="00E52D2E" w:rsidP="005D027B">
      <w:pPr>
        <w:numPr>
          <w:ilvl w:val="0"/>
          <w:numId w:val="4"/>
        </w:numPr>
        <w:spacing w:before="120" w:after="120" w:line="254" w:lineRule="auto"/>
        <w:ind w:right="922"/>
        <w:rPr>
          <w:rFonts w:eastAsia="Calibri" w:cs="Times New Roman"/>
        </w:rPr>
      </w:pPr>
      <w:hyperlink r:id="rId17" w:history="1">
        <w:r>
          <w:rPr>
            <w:rStyle w:val="Hyperlink"/>
            <w:rFonts w:eastAsia="Calibri"/>
          </w:rPr>
          <w:t>laura.mosconi@accenture.com</w:t>
        </w:r>
      </w:hyperlink>
    </w:p>
    <w:p w14:paraId="56F82BD2" w14:textId="77777777" w:rsidR="00E52D2E" w:rsidRDefault="00E52D2E" w:rsidP="005D027B">
      <w:pPr>
        <w:numPr>
          <w:ilvl w:val="0"/>
          <w:numId w:val="4"/>
        </w:numPr>
        <w:spacing w:before="120" w:after="120" w:line="254" w:lineRule="auto"/>
        <w:ind w:right="922"/>
        <w:rPr>
          <w:rFonts w:eastAsia="Calibri" w:cs="Times New Roman"/>
        </w:rPr>
      </w:pPr>
      <w:hyperlink r:id="rId18" w:history="1">
        <w:r>
          <w:rPr>
            <w:rStyle w:val="Hyperlink"/>
            <w:rFonts w:eastAsia="Calibri"/>
          </w:rPr>
          <w:t>karthik.ramachandra@accenture.com</w:t>
        </w:r>
      </w:hyperlink>
    </w:p>
    <w:p w14:paraId="09B5FC39" w14:textId="77777777" w:rsidR="00E52D2E" w:rsidRDefault="00E52D2E" w:rsidP="00E52D2E">
      <w:pPr>
        <w:pStyle w:val="Heading2"/>
        <w:rPr>
          <w:rFonts w:eastAsiaTheme="minorHAnsi"/>
        </w:rPr>
      </w:pPr>
      <w:bookmarkStart w:id="25" w:name="_Toc157074528"/>
      <w:bookmarkStart w:id="26" w:name="_Toc160612333"/>
      <w:bookmarkStart w:id="27" w:name="_Toc160613140"/>
      <w:bookmarkStart w:id="28" w:name="_Toc161139309"/>
      <w:bookmarkStart w:id="29" w:name="_Toc161134677"/>
      <w:bookmarkStart w:id="30" w:name="_Toc173261422"/>
      <w:bookmarkStart w:id="31" w:name="_Toc179538509"/>
      <w:bookmarkStart w:id="32" w:name="_Toc208564659"/>
      <w:r>
        <w:rPr>
          <w:rFonts w:eastAsiaTheme="minorHAnsi"/>
        </w:rPr>
        <w:t>Technical Contacts</w:t>
      </w:r>
      <w:bookmarkEnd w:id="25"/>
      <w:bookmarkEnd w:id="26"/>
      <w:bookmarkEnd w:id="27"/>
      <w:bookmarkEnd w:id="28"/>
      <w:bookmarkEnd w:id="29"/>
      <w:bookmarkEnd w:id="30"/>
      <w:bookmarkEnd w:id="31"/>
      <w:bookmarkEnd w:id="32"/>
    </w:p>
    <w:p w14:paraId="2599BD86" w14:textId="77777777" w:rsidR="00E52D2E" w:rsidRDefault="00E52D2E" w:rsidP="005D027B">
      <w:pPr>
        <w:numPr>
          <w:ilvl w:val="0"/>
          <w:numId w:val="4"/>
        </w:numPr>
        <w:spacing w:before="120" w:after="120" w:line="254" w:lineRule="auto"/>
        <w:ind w:right="922"/>
        <w:rPr>
          <w:rFonts w:eastAsia="Calibri" w:cs="Times New Roman"/>
          <w:color w:val="0563C1" w:themeColor="hyperlink"/>
          <w:u w:val="single"/>
        </w:rPr>
      </w:pPr>
      <w:hyperlink r:id="rId19" w:history="1">
        <w:r>
          <w:rPr>
            <w:rStyle w:val="Hyperlink"/>
            <w:rFonts w:eastAsia="Calibri"/>
          </w:rPr>
          <w:t>laura.mosconi@accenture.com</w:t>
        </w:r>
      </w:hyperlink>
      <w:r>
        <w:rPr>
          <w:rFonts w:eastAsia="Calibri" w:cs="Times New Roman"/>
          <w:color w:val="0563C1" w:themeColor="hyperlink"/>
          <w:u w:val="single"/>
        </w:rPr>
        <w:t xml:space="preserve"> </w:t>
      </w:r>
    </w:p>
    <w:p w14:paraId="1608749B" w14:textId="77777777" w:rsidR="00E52D2E" w:rsidRDefault="00E52D2E" w:rsidP="005D027B">
      <w:pPr>
        <w:numPr>
          <w:ilvl w:val="0"/>
          <w:numId w:val="4"/>
        </w:numPr>
        <w:spacing w:before="120" w:after="120" w:line="254" w:lineRule="auto"/>
        <w:ind w:right="922"/>
        <w:rPr>
          <w:rFonts w:eastAsia="Calibri" w:cs="Times New Roman"/>
          <w:color w:val="0563C1" w:themeColor="hyperlink"/>
          <w:u w:val="single"/>
        </w:rPr>
      </w:pPr>
      <w:hyperlink r:id="rId20" w:history="1">
        <w:r>
          <w:rPr>
            <w:rStyle w:val="Hyperlink"/>
            <w:rFonts w:eastAsia="Calibri"/>
          </w:rPr>
          <w:t>stefano.giacco@accenture.com</w:t>
        </w:r>
      </w:hyperlink>
      <w:r>
        <w:rPr>
          <w:rFonts w:eastAsia="Calibri" w:cs="Times New Roman"/>
          <w:color w:val="0563C1" w:themeColor="hyperlink"/>
          <w:u w:val="single"/>
        </w:rPr>
        <w:t xml:space="preserve"> </w:t>
      </w:r>
    </w:p>
    <w:p w14:paraId="5D6E1741" w14:textId="77777777" w:rsidR="00E52D2E" w:rsidRDefault="00E52D2E" w:rsidP="005D027B">
      <w:pPr>
        <w:numPr>
          <w:ilvl w:val="0"/>
          <w:numId w:val="4"/>
        </w:numPr>
        <w:spacing w:before="120" w:after="120" w:line="252" w:lineRule="auto"/>
        <w:ind w:right="922"/>
        <w:rPr>
          <w:rFonts w:eastAsia="Calibri" w:cs="Times New Roman"/>
          <w14:ligatures w14:val="none"/>
        </w:rPr>
      </w:pPr>
      <w:hyperlink r:id="rId21" w:history="1">
        <w:r>
          <w:rPr>
            <w:rStyle w:val="Hyperlink"/>
            <w:rFonts w:eastAsia="Calibri"/>
          </w:rPr>
          <w:t>florian.tournier@accenture.com</w:t>
        </w:r>
      </w:hyperlink>
      <w:r>
        <w:rPr>
          <w:rFonts w:eastAsia="Calibri" w:cs="Times New Roman"/>
        </w:rPr>
        <w:t xml:space="preserve">  </w:t>
      </w:r>
    </w:p>
    <w:p w14:paraId="4F418432" w14:textId="77777777" w:rsidR="004C1946" w:rsidRDefault="004C1946" w:rsidP="004C1946">
      <w:pPr>
        <w:pStyle w:val="Heading2"/>
      </w:pPr>
      <w:bookmarkStart w:id="33" w:name="_Toc179538510"/>
      <w:bookmarkStart w:id="34" w:name="_Toc208564660"/>
      <w:r>
        <w:t>Relevant Links</w:t>
      </w:r>
      <w:bookmarkEnd w:id="33"/>
      <w:bookmarkEnd w:id="34"/>
    </w:p>
    <w:p w14:paraId="1F796196" w14:textId="708EC326" w:rsidR="004C1946" w:rsidRDefault="00196CB2" w:rsidP="005D027B">
      <w:pPr>
        <w:pStyle w:val="ListParagraph"/>
        <w:numPr>
          <w:ilvl w:val="0"/>
          <w:numId w:val="5"/>
        </w:numPr>
      </w:pPr>
      <w:hyperlink r:id="rId22" w:history="1">
        <w:r>
          <w:rPr>
            <w:rStyle w:val="Hyperlink"/>
          </w:rPr>
          <w:t>Digital Thread Foundations Documentation</w:t>
        </w:r>
      </w:hyperlink>
    </w:p>
    <w:p w14:paraId="3FD2D566" w14:textId="77777777" w:rsidR="00AE7FE5" w:rsidRDefault="00AE7FE5" w:rsidP="005136B7">
      <w:pPr>
        <w:sectPr w:rsidR="00AE7FE5" w:rsidSect="008E757A">
          <w:type w:val="continuous"/>
          <w:pgSz w:w="23040" w:h="15840"/>
          <w:pgMar w:top="1440" w:right="1440" w:bottom="1440" w:left="1440" w:header="720" w:footer="720" w:gutter="0"/>
          <w:cols w:num="2" w:space="1440"/>
          <w:docGrid w:linePitch="360"/>
        </w:sectPr>
      </w:pPr>
    </w:p>
    <w:p w14:paraId="786E6DFE" w14:textId="77777777" w:rsidR="00AE7FE5" w:rsidRDefault="00AE7FE5" w:rsidP="005136B7"/>
    <w:p w14:paraId="53DB3869" w14:textId="77777777" w:rsidR="00090F32" w:rsidRDefault="00090F32" w:rsidP="00E52D2E">
      <w:pPr>
        <w:pStyle w:val="Heading1"/>
        <w:sectPr w:rsidR="00090F32" w:rsidSect="00090F32">
          <w:type w:val="continuous"/>
          <w:pgSz w:w="23040" w:h="15840"/>
          <w:pgMar w:top="1440" w:right="1440" w:bottom="1440" w:left="1440" w:header="720" w:footer="720" w:gutter="0"/>
          <w:cols w:space="720"/>
          <w:docGrid w:linePitch="360"/>
        </w:sectPr>
      </w:pPr>
      <w:bookmarkStart w:id="35" w:name="_Toc179538511"/>
    </w:p>
    <w:p w14:paraId="419694F1" w14:textId="77777777" w:rsidR="00B1587E" w:rsidRDefault="00B1587E" w:rsidP="00E52D2E">
      <w:pPr>
        <w:pStyle w:val="Heading1"/>
        <w:sectPr w:rsidR="00B1587E" w:rsidSect="00AE7FE5">
          <w:type w:val="continuous"/>
          <w:pgSz w:w="23040" w:h="15840"/>
          <w:pgMar w:top="1440" w:right="1440" w:bottom="1440" w:left="1440" w:header="720" w:footer="720" w:gutter="0"/>
          <w:cols w:space="720"/>
          <w:docGrid w:linePitch="360"/>
        </w:sectPr>
      </w:pPr>
    </w:p>
    <w:p w14:paraId="556C7430" w14:textId="1D82B3A9" w:rsidR="00976EA3" w:rsidRDefault="00976EA3" w:rsidP="00E52D2E">
      <w:pPr>
        <w:pStyle w:val="Heading1"/>
      </w:pPr>
      <w:bookmarkStart w:id="36" w:name="_Toc208564661"/>
      <w:r w:rsidRPr="00F02FC2">
        <w:lastRenderedPageBreak/>
        <w:t xml:space="preserve">ADF </w:t>
      </w:r>
      <w:r w:rsidR="00E408F3" w:rsidRPr="00F02FC2">
        <w:t>Workflow</w:t>
      </w:r>
      <w:r w:rsidR="00A965E7">
        <w:t>s</w:t>
      </w:r>
      <w:bookmarkEnd w:id="35"/>
      <w:bookmarkEnd w:id="36"/>
    </w:p>
    <w:p w14:paraId="6D449321" w14:textId="57EA8999" w:rsidR="00E408F3" w:rsidRPr="00E408F3" w:rsidRDefault="00E408F3" w:rsidP="00A965E7">
      <w:pPr>
        <w:ind w:right="2648"/>
        <w:rPr>
          <w:lang w:val="en-GB"/>
        </w:rPr>
      </w:pPr>
      <w:r>
        <w:rPr>
          <w:lang w:val="en-GB"/>
        </w:rPr>
        <w:t xml:space="preserve">The </w:t>
      </w:r>
      <w:r w:rsidR="00A965E7">
        <w:rPr>
          <w:lang w:val="en-GB"/>
        </w:rPr>
        <w:t>workflows</w:t>
      </w:r>
      <w:r w:rsidR="00847B98">
        <w:rPr>
          <w:lang w:val="en-GB"/>
        </w:rPr>
        <w:t xml:space="preserve"> </w:t>
      </w:r>
      <w:r w:rsidR="00F0410F">
        <w:rPr>
          <w:lang w:val="en-GB"/>
        </w:rPr>
        <w:t>created by leveraging ADF</w:t>
      </w:r>
      <w:r w:rsidR="00847B98">
        <w:rPr>
          <w:lang w:val="en-GB"/>
        </w:rPr>
        <w:t xml:space="preserve"> are</w:t>
      </w:r>
      <w:r w:rsidR="00A965E7">
        <w:rPr>
          <w:lang w:val="en-GB"/>
        </w:rPr>
        <w:t xml:space="preserve"> the Batch Data Pipeline flow and the GE Validation workflow. </w:t>
      </w:r>
    </w:p>
    <w:p w14:paraId="262DEEA7" w14:textId="6FD54777" w:rsidR="007007D0" w:rsidRDefault="007007D0" w:rsidP="00E52D2E">
      <w:pPr>
        <w:pStyle w:val="Heading2"/>
      </w:pPr>
      <w:bookmarkStart w:id="37" w:name="_Toc179538512"/>
      <w:bookmarkStart w:id="38" w:name="_Toc208564662"/>
      <w:bookmarkStart w:id="39" w:name="OLE_LINK19"/>
      <w:r w:rsidRPr="007007D0">
        <w:t>Batch Data Pipeline Flow</w:t>
      </w:r>
      <w:bookmarkEnd w:id="37"/>
      <w:bookmarkEnd w:id="38"/>
    </w:p>
    <w:p w14:paraId="418B09B1" w14:textId="77777777" w:rsidR="00CB0A33" w:rsidRDefault="00CB0A33" w:rsidP="00E408F3">
      <w:pPr>
        <w:ind w:right="2648"/>
        <w:rPr>
          <w:rFonts w:cstheme="minorHAnsi"/>
        </w:rPr>
        <w:sectPr w:rsidR="00CB0A33" w:rsidSect="00B1587E">
          <w:pgSz w:w="23040" w:h="15840"/>
          <w:pgMar w:top="1440" w:right="1440" w:bottom="1440" w:left="1440" w:header="720" w:footer="720" w:gutter="0"/>
          <w:cols w:space="720"/>
          <w:docGrid w:linePitch="360"/>
        </w:sectPr>
      </w:pPr>
      <w:bookmarkStart w:id="40" w:name="OLE_LINK37"/>
      <w:bookmarkEnd w:id="39"/>
    </w:p>
    <w:p w14:paraId="6C562F92" w14:textId="3F85EDB8" w:rsidR="00E2490D" w:rsidRPr="00867B5A" w:rsidRDefault="00CA2D46" w:rsidP="00867B5A">
      <w:r w:rsidRPr="00867B5A">
        <w:t xml:space="preserve">The Batch Data Pipeline flow is a </w:t>
      </w:r>
      <w:r w:rsidR="00E2490D" w:rsidRPr="00867B5A">
        <w:t>workflow</w:t>
      </w:r>
      <w:r w:rsidR="00F66231" w:rsidRPr="00867B5A">
        <w:t xml:space="preserve"> within</w:t>
      </w:r>
      <w:r w:rsidR="00325AD8" w:rsidRPr="00867B5A">
        <w:t xml:space="preserve"> </w:t>
      </w:r>
      <w:r w:rsidR="007D75A0">
        <w:t xml:space="preserve">the </w:t>
      </w:r>
      <w:r w:rsidR="00F66231" w:rsidRPr="00867B5A">
        <w:t>Digital Thread project</w:t>
      </w:r>
      <w:r w:rsidR="00E2490D" w:rsidRPr="00867B5A">
        <w:t xml:space="preserve"> that leverages ADF to automate data processing from Teamcenter, a prominent PLM system. ADF orchestrates the entire Extract, Transform, and Load (ETL) process, ensuring the efficient flow of valuable data from Teamcenter.</w:t>
      </w:r>
      <w:r w:rsidR="00E408F3" w:rsidRPr="00867B5A">
        <w:t xml:space="preserve"> The diagram </w:t>
      </w:r>
      <w:r w:rsidR="00684E84">
        <w:t xml:space="preserve">on the right </w:t>
      </w:r>
      <w:r w:rsidR="00E408F3" w:rsidRPr="00867B5A">
        <w:t xml:space="preserve">depicts the </w:t>
      </w:r>
      <w:r w:rsidR="00684E84">
        <w:t xml:space="preserve">entire </w:t>
      </w:r>
      <w:r w:rsidR="00E408F3" w:rsidRPr="00867B5A">
        <w:t>batch data pipeline flow.</w:t>
      </w:r>
      <w:r w:rsidR="00684E84">
        <w:t xml:space="preserve"> On the pages that follow, the diagram will be broken into two parts to further highlight the steps.</w:t>
      </w:r>
    </w:p>
    <w:p w14:paraId="6069498C" w14:textId="3B8F6D5E" w:rsidR="00A56287" w:rsidRPr="00E2490D" w:rsidRDefault="00775697" w:rsidP="00E408F3">
      <w:pPr>
        <w:ind w:right="2648"/>
        <w:rPr>
          <w:rFonts w:cstheme="minorHAnsi"/>
        </w:rPr>
      </w:pPr>
      <w:r>
        <w:rPr>
          <w:rFonts w:cstheme="minorHAnsi"/>
        </w:rPr>
        <w:br w:type="column"/>
      </w:r>
    </w:p>
    <w:bookmarkEnd w:id="40"/>
    <w:p w14:paraId="33CD215B" w14:textId="0079907A" w:rsidR="00E408F3" w:rsidRDefault="008F4785" w:rsidP="00E408F3">
      <w:pPr>
        <w:jc w:val="left"/>
        <w:rPr>
          <w:rFonts w:cstheme="minorHAnsi"/>
          <w:b/>
          <w:bCs/>
          <w:sz w:val="24"/>
          <w:szCs w:val="24"/>
        </w:rPr>
      </w:pPr>
      <w:r w:rsidRPr="008F4785">
        <w:rPr>
          <w:rFonts w:cstheme="minorHAnsi"/>
          <w:b/>
          <w:bCs/>
          <w:noProof/>
          <w:sz w:val="32"/>
          <w:szCs w:val="32"/>
        </w:rPr>
        <w:drawing>
          <wp:inline distT="0" distB="0" distL="0" distR="0" wp14:anchorId="7358738F" wp14:editId="2B077565">
            <wp:extent cx="8637095" cy="3981450"/>
            <wp:effectExtent l="0" t="0" r="0" b="0"/>
            <wp:docPr id="1356053898" name="Picture 1" descr="Batch Data Pipelin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53898" name="Picture 1" descr="Batch Data Pipeline Flow"/>
                    <pic:cNvPicPr/>
                  </pic:nvPicPr>
                  <pic:blipFill rotWithShape="1">
                    <a:blip r:embed="rId23">
                      <a:extLst>
                        <a:ext uri="{28A0092B-C50C-407E-A947-70E740481C1C}">
                          <a14:useLocalDpi xmlns:a14="http://schemas.microsoft.com/office/drawing/2010/main" val="0"/>
                        </a:ext>
                      </a:extLst>
                    </a:blip>
                    <a:srcRect l="1536" t="13116" r="1610" b="3385"/>
                    <a:stretch/>
                  </pic:blipFill>
                  <pic:spPr bwMode="auto">
                    <a:xfrm>
                      <a:off x="0" y="0"/>
                      <a:ext cx="8701692" cy="4011228"/>
                    </a:xfrm>
                    <a:prstGeom prst="rect">
                      <a:avLst/>
                    </a:prstGeom>
                    <a:ln>
                      <a:noFill/>
                    </a:ln>
                    <a:extLst>
                      <a:ext uri="{53640926-AAD7-44D8-BBD7-CCE9431645EC}">
                        <a14:shadowObscured xmlns:a14="http://schemas.microsoft.com/office/drawing/2010/main"/>
                      </a:ext>
                    </a:extLst>
                  </pic:spPr>
                </pic:pic>
              </a:graphicData>
            </a:graphic>
          </wp:inline>
        </w:drawing>
      </w:r>
      <w:bookmarkStart w:id="41" w:name="OLE_LINK7"/>
      <w:bookmarkStart w:id="42" w:name="OLE_LINK1"/>
      <w:bookmarkStart w:id="43" w:name="OLE_LINK70"/>
    </w:p>
    <w:p w14:paraId="78459826" w14:textId="77777777" w:rsidR="00CB0A33" w:rsidRDefault="00CB0A33" w:rsidP="00315854"/>
    <w:p w14:paraId="086381A6" w14:textId="77777777" w:rsidR="00775697" w:rsidRDefault="00775697" w:rsidP="00315854">
      <w:pPr>
        <w:sectPr w:rsidR="00775697" w:rsidSect="00867B5A">
          <w:type w:val="continuous"/>
          <w:pgSz w:w="23040" w:h="15840"/>
          <w:pgMar w:top="1440" w:right="1440" w:bottom="1440" w:left="1440" w:header="720" w:footer="720" w:gutter="0"/>
          <w:pgNumType w:start="1"/>
          <w:cols w:num="2" w:space="1440" w:equalWidth="0">
            <w:col w:w="5760" w:space="1440"/>
            <w:col w:w="12960"/>
          </w:cols>
          <w:docGrid w:linePitch="360"/>
        </w:sectPr>
      </w:pPr>
    </w:p>
    <w:p w14:paraId="0DFFACA3" w14:textId="77777777" w:rsidR="00775697" w:rsidRDefault="00775697" w:rsidP="00315854">
      <w:pPr>
        <w:sectPr w:rsidR="00775697" w:rsidSect="00867B5A">
          <w:type w:val="continuous"/>
          <w:pgSz w:w="23040" w:h="15840"/>
          <w:pgMar w:top="1440" w:right="1440" w:bottom="1440" w:left="1440" w:header="720" w:footer="720" w:gutter="0"/>
          <w:pgNumType w:start="1"/>
          <w:cols w:num="2" w:space="1440" w:equalWidth="0">
            <w:col w:w="5760" w:space="1440"/>
            <w:col w:w="12960"/>
          </w:cols>
          <w:docGrid w:linePitch="360"/>
        </w:sectPr>
      </w:pPr>
    </w:p>
    <w:p w14:paraId="7EDCE42C" w14:textId="0B33A485" w:rsidR="002768F5" w:rsidRDefault="002768F5" w:rsidP="00AE7FE5">
      <w:pPr>
        <w:pStyle w:val="Heading2"/>
      </w:pPr>
      <w:bookmarkStart w:id="44" w:name="_Toc179538513"/>
      <w:bookmarkStart w:id="45" w:name="_Toc208564663"/>
      <w:bookmarkStart w:id="46" w:name="OLE_LINK20"/>
      <w:r>
        <w:lastRenderedPageBreak/>
        <w:t>Data Extraction</w:t>
      </w:r>
      <w:bookmarkEnd w:id="44"/>
      <w:bookmarkEnd w:id="45"/>
    </w:p>
    <w:bookmarkEnd w:id="46"/>
    <w:p w14:paraId="79B8F1BC" w14:textId="0D396EE5" w:rsidR="00753B2B" w:rsidRDefault="00754056" w:rsidP="00315854">
      <w:pPr>
        <w:rPr>
          <w:kern w:val="0"/>
          <w14:ligatures w14:val="none"/>
        </w:rPr>
      </w:pPr>
      <w:r>
        <w:rPr>
          <w:kern w:val="0"/>
          <w14:ligatures w14:val="none"/>
        </w:rPr>
        <w:t xml:space="preserve">The workflow steps </w:t>
      </w:r>
      <w:r w:rsidR="00AD2941">
        <w:rPr>
          <w:kern w:val="0"/>
          <w14:ligatures w14:val="none"/>
        </w:rPr>
        <w:t xml:space="preserve">for data extraction are </w:t>
      </w:r>
      <w:r w:rsidR="006D45D5">
        <w:rPr>
          <w:kern w:val="0"/>
          <w14:ligatures w14:val="none"/>
        </w:rPr>
        <w:t xml:space="preserve">described below. The numbered headings are aligned with the same numbers in the diagram </w:t>
      </w:r>
      <w:r w:rsidR="00082DCA">
        <w:rPr>
          <w:kern w:val="0"/>
          <w14:ligatures w14:val="none"/>
        </w:rPr>
        <w:t>right</w:t>
      </w:r>
      <w:r w:rsidR="006D45D5">
        <w:rPr>
          <w:kern w:val="0"/>
          <w14:ligatures w14:val="none"/>
        </w:rPr>
        <w:t>.</w:t>
      </w:r>
    </w:p>
    <w:p w14:paraId="283D37AC" w14:textId="77777777" w:rsidR="00D31A1F" w:rsidRDefault="00D31A1F" w:rsidP="005D027B">
      <w:pPr>
        <w:pStyle w:val="Heading3"/>
        <w:numPr>
          <w:ilvl w:val="0"/>
          <w:numId w:val="6"/>
        </w:numPr>
        <w:sectPr w:rsidR="00D31A1F" w:rsidSect="00AE7FE5">
          <w:pgSz w:w="23040" w:h="15840"/>
          <w:pgMar w:top="1440" w:right="1440" w:bottom="1440" w:left="1440" w:header="720" w:footer="720" w:gutter="0"/>
          <w:pgNumType w:start="5"/>
          <w:cols w:space="720"/>
          <w:docGrid w:linePitch="360"/>
        </w:sectPr>
      </w:pPr>
    </w:p>
    <w:p w14:paraId="23C1BC76" w14:textId="069ACF8C" w:rsidR="001E026F" w:rsidRPr="008E757A" w:rsidRDefault="00AD2941" w:rsidP="005D027B">
      <w:pPr>
        <w:pStyle w:val="ListParagraph"/>
        <w:numPr>
          <w:ilvl w:val="0"/>
          <w:numId w:val="6"/>
        </w:numPr>
        <w:rPr>
          <w:b/>
          <w:bCs/>
        </w:rPr>
      </w:pPr>
      <w:r w:rsidRPr="008E757A">
        <w:rPr>
          <w:b/>
          <w:bCs/>
        </w:rPr>
        <w:t xml:space="preserve">Initiate the data flow via ADF </w:t>
      </w:r>
      <w:r w:rsidR="00AE7FE5" w:rsidRPr="008E757A">
        <w:rPr>
          <w:b/>
          <w:bCs/>
        </w:rPr>
        <w:t>P</w:t>
      </w:r>
      <w:r w:rsidRPr="008E757A">
        <w:rPr>
          <w:b/>
          <w:bCs/>
        </w:rPr>
        <w:t>ipeline</w:t>
      </w:r>
    </w:p>
    <w:p w14:paraId="3D6295BE" w14:textId="0965DC51" w:rsidR="00AD2941" w:rsidRPr="00AD2941" w:rsidRDefault="00AD2941" w:rsidP="003F3DD8">
      <w:pPr>
        <w:ind w:left="720"/>
        <w:rPr>
          <w:kern w:val="0"/>
          <w14:ligatures w14:val="none"/>
        </w:rPr>
      </w:pPr>
      <w:r w:rsidRPr="00AD2941">
        <w:rPr>
          <w:kern w:val="0"/>
          <w14:ligatures w14:val="none"/>
        </w:rPr>
        <w:t xml:space="preserve">In the initial phase of the workflow, an ADF pipeline is configured for data extraction from Teamcenter. This pipeline serves as the gateway for initiating the data retrieval process, enabling seamless integration between Teamcenter and the ADF environment. </w:t>
      </w:r>
    </w:p>
    <w:p w14:paraId="0A17797C" w14:textId="77777777" w:rsidR="00AD2941" w:rsidRPr="00AD2941" w:rsidRDefault="00AD2941" w:rsidP="003F3DD8">
      <w:pPr>
        <w:ind w:left="720"/>
        <w:rPr>
          <w:kern w:val="0"/>
          <w14:ligatures w14:val="none"/>
        </w:rPr>
      </w:pPr>
      <w:r w:rsidRPr="00AD2941">
        <w:rPr>
          <w:kern w:val="0"/>
          <w14:ligatures w14:val="none"/>
        </w:rPr>
        <w:t xml:space="preserve">Configured with user-defined parameters, this ADF pipeline offers precise control over the data extraction process. Parameters such as object types and date ranges (created_before, created_after) allow for targeted retrieval of relevant data subsets from Teamcenter. By specifying these parameters, only the necessary data is extracted, optimizing the efficiency of the workflow, and minimizing unnecessary data transfer. </w:t>
      </w:r>
    </w:p>
    <w:p w14:paraId="419C4D42" w14:textId="77777777" w:rsidR="00AD2941" w:rsidRPr="00AD2941" w:rsidRDefault="00AD2941" w:rsidP="003F3DD8">
      <w:pPr>
        <w:ind w:left="720"/>
        <w:rPr>
          <w:kern w:val="0"/>
          <w14:ligatures w14:val="none"/>
        </w:rPr>
      </w:pPr>
      <w:r w:rsidRPr="00AD2941">
        <w:rPr>
          <w:kern w:val="0"/>
          <w14:ligatures w14:val="none"/>
        </w:rPr>
        <w:t xml:space="preserve">ADF orchestrates the entire workflow by coordinating interactions with Teamcenter, triggering data transformations, and ensuring a seamless flow of information. </w:t>
      </w:r>
    </w:p>
    <w:p w14:paraId="3F9FE080" w14:textId="77777777" w:rsidR="00C10D0D" w:rsidRPr="008E757A" w:rsidRDefault="00AD2941" w:rsidP="005D027B">
      <w:pPr>
        <w:pStyle w:val="ListParagraph"/>
        <w:numPr>
          <w:ilvl w:val="0"/>
          <w:numId w:val="6"/>
        </w:numPr>
        <w:rPr>
          <w:b/>
          <w:bCs/>
        </w:rPr>
      </w:pPr>
      <w:r w:rsidRPr="008E757A">
        <w:rPr>
          <w:b/>
          <w:bCs/>
        </w:rPr>
        <w:t>ADF pipeline calls TC connector</w:t>
      </w:r>
    </w:p>
    <w:p w14:paraId="244CB432" w14:textId="737475E6" w:rsidR="00AD2941" w:rsidRPr="00AD2941" w:rsidRDefault="00AD2941" w:rsidP="00B71533">
      <w:pPr>
        <w:ind w:left="720"/>
        <w:rPr>
          <w:kern w:val="0"/>
          <w14:ligatures w14:val="none"/>
        </w:rPr>
      </w:pPr>
      <w:r w:rsidRPr="00AD2941">
        <w:rPr>
          <w:kern w:val="0"/>
          <w14:ligatures w14:val="none"/>
        </w:rPr>
        <w:t>The ADF pipeline calls the Teamcenter connector, a specialized component responsible for interacting with the Teamcenter system.</w:t>
      </w:r>
    </w:p>
    <w:p w14:paraId="2DA9A620" w14:textId="77777777" w:rsidR="00AD2941" w:rsidRPr="00AD2941" w:rsidRDefault="00AD2941" w:rsidP="00B71533">
      <w:pPr>
        <w:ind w:left="720"/>
        <w:rPr>
          <w:kern w:val="0"/>
          <w14:ligatures w14:val="none"/>
        </w:rPr>
      </w:pPr>
      <w:r w:rsidRPr="00AD2941">
        <w:rPr>
          <w:kern w:val="0"/>
          <w14:ligatures w14:val="none"/>
        </w:rPr>
        <w:t>The connector establishes a connection to Teamcenter using appropriate authentication credentials.</w:t>
      </w:r>
    </w:p>
    <w:p w14:paraId="71A3D1DE" w14:textId="77777777" w:rsidR="00C10D0D" w:rsidRPr="008E757A" w:rsidRDefault="00AD2941" w:rsidP="005D027B">
      <w:pPr>
        <w:pStyle w:val="ListParagraph"/>
        <w:numPr>
          <w:ilvl w:val="0"/>
          <w:numId w:val="6"/>
        </w:numPr>
        <w:rPr>
          <w:b/>
          <w:bCs/>
        </w:rPr>
      </w:pPr>
      <w:r w:rsidRPr="008E757A">
        <w:rPr>
          <w:b/>
          <w:bCs/>
        </w:rPr>
        <w:t>Data Retrieval Request</w:t>
      </w:r>
    </w:p>
    <w:p w14:paraId="6056E9CC" w14:textId="34B72E8E" w:rsidR="00AD2941" w:rsidRPr="00AD2941" w:rsidRDefault="00AD2941" w:rsidP="00B71533">
      <w:pPr>
        <w:ind w:left="720"/>
        <w:rPr>
          <w:kern w:val="0"/>
          <w14:ligatures w14:val="none"/>
        </w:rPr>
      </w:pPr>
      <w:r w:rsidRPr="00AD2941">
        <w:rPr>
          <w:kern w:val="0"/>
          <w14:ligatures w14:val="none"/>
        </w:rPr>
        <w:t>The Teamcenter connector sends a data retrieval request to Teamcenter based on the parameters defined in the ADF pipeline.</w:t>
      </w:r>
    </w:p>
    <w:p w14:paraId="79074FB7" w14:textId="77777777" w:rsidR="00C10D0D" w:rsidRPr="008E757A" w:rsidRDefault="00AD2941" w:rsidP="005D027B">
      <w:pPr>
        <w:pStyle w:val="ListParagraph"/>
        <w:numPr>
          <w:ilvl w:val="0"/>
          <w:numId w:val="6"/>
        </w:numPr>
        <w:rPr>
          <w:b/>
          <w:bCs/>
        </w:rPr>
      </w:pPr>
      <w:r w:rsidRPr="008E757A">
        <w:rPr>
          <w:b/>
          <w:bCs/>
        </w:rPr>
        <w:t>Extracting data from Teamcenter</w:t>
      </w:r>
    </w:p>
    <w:p w14:paraId="01541E97" w14:textId="56DFC375" w:rsidR="00AD2941" w:rsidRPr="00AD2941" w:rsidRDefault="00AD2941" w:rsidP="00B71533">
      <w:pPr>
        <w:ind w:left="720"/>
        <w:rPr>
          <w:kern w:val="0"/>
          <w14:ligatures w14:val="none"/>
        </w:rPr>
      </w:pPr>
      <w:r w:rsidRPr="00AD2941">
        <w:rPr>
          <w:kern w:val="0"/>
          <w14:ligatures w14:val="none"/>
        </w:rPr>
        <w:t>Teamcenter processes the data retrieval request and extracts the requested information.</w:t>
      </w:r>
    </w:p>
    <w:p w14:paraId="5E2E4CF1" w14:textId="77777777" w:rsidR="00C10D0D" w:rsidRPr="008E757A" w:rsidRDefault="00AD2941" w:rsidP="005D027B">
      <w:pPr>
        <w:pStyle w:val="ListParagraph"/>
        <w:numPr>
          <w:ilvl w:val="0"/>
          <w:numId w:val="6"/>
        </w:numPr>
        <w:rPr>
          <w:b/>
          <w:bCs/>
        </w:rPr>
      </w:pPr>
      <w:r w:rsidRPr="008E757A">
        <w:rPr>
          <w:b/>
          <w:bCs/>
        </w:rPr>
        <w:t>Leveraging Teamcenter’s internal services (SOA and ITK.exe)</w:t>
      </w:r>
    </w:p>
    <w:p w14:paraId="1326346A" w14:textId="01409150" w:rsidR="00AD2941" w:rsidRPr="00AD2941" w:rsidRDefault="00AD2941" w:rsidP="00B71533">
      <w:pPr>
        <w:ind w:left="720"/>
        <w:rPr>
          <w:kern w:val="0"/>
          <w14:ligatures w14:val="none"/>
        </w:rPr>
      </w:pPr>
      <w:r w:rsidRPr="00AD2941">
        <w:rPr>
          <w:kern w:val="0"/>
          <w14:ligatures w14:val="none"/>
        </w:rPr>
        <w:t xml:space="preserve">After the connector interacts with Teamcenter APIs, a custom Service-Oriented Architecture (SOA) service validates and processes requests originating from ADF. This service performs </w:t>
      </w:r>
      <w:r w:rsidR="00E235A3" w:rsidRPr="00AD2941">
        <w:rPr>
          <w:kern w:val="0"/>
          <w14:ligatures w14:val="none"/>
        </w:rPr>
        <w:t>the necessary</w:t>
      </w:r>
      <w:r w:rsidRPr="00AD2941">
        <w:rPr>
          <w:kern w:val="0"/>
          <w14:ligatures w14:val="none"/>
        </w:rPr>
        <w:t xml:space="preserve"> authorization checks and data formatting tasks as required. The SOA service invokes an ITK executable program (ITK.exe), a custom utility designed specifically for Teamcenter. Based on the provided parameter values, ITK.exe extracts the requested data from Teamcenter and generates a batch data file in CSV format containing the extracted information. </w:t>
      </w:r>
    </w:p>
    <w:p w14:paraId="068DBEBC" w14:textId="77777777" w:rsidR="006F455D" w:rsidRPr="008E757A" w:rsidRDefault="00AD2941" w:rsidP="005D027B">
      <w:pPr>
        <w:pStyle w:val="ListParagraph"/>
        <w:numPr>
          <w:ilvl w:val="0"/>
          <w:numId w:val="6"/>
        </w:numPr>
        <w:rPr>
          <w:b/>
          <w:bCs/>
        </w:rPr>
      </w:pPr>
      <w:r w:rsidRPr="008E757A">
        <w:rPr>
          <w:b/>
          <w:bCs/>
        </w:rPr>
        <w:t>Storing Extracted Data in Azure Blob Storage</w:t>
      </w:r>
    </w:p>
    <w:p w14:paraId="3BB58AC5" w14:textId="043E8215" w:rsidR="00AD2941" w:rsidRPr="00AD2941" w:rsidRDefault="00AD2941" w:rsidP="00B71533">
      <w:pPr>
        <w:ind w:left="720"/>
        <w:rPr>
          <w:kern w:val="0"/>
          <w14:ligatures w14:val="none"/>
        </w:rPr>
      </w:pPr>
      <w:r w:rsidRPr="00AD2941">
        <w:rPr>
          <w:kern w:val="0"/>
          <w14:ligatures w14:val="none"/>
        </w:rPr>
        <w:t>Following extraction, the generated CSV file containing the Teamcenter data is temporarily stored in a batch process container in Azure Blob Storage. This cloud-based storage acts as a staging area, holding the data before further processing within the ADF pipeline</w:t>
      </w:r>
      <w:r w:rsidR="00B71533">
        <w:rPr>
          <w:kern w:val="0"/>
          <w14:ligatures w14:val="none"/>
        </w:rPr>
        <w:t>.</w:t>
      </w:r>
    </w:p>
    <w:p w14:paraId="36A5F97B" w14:textId="77777777" w:rsidR="006F455D" w:rsidRPr="008E757A" w:rsidRDefault="00AD2941" w:rsidP="005D027B">
      <w:pPr>
        <w:pStyle w:val="ListParagraph"/>
        <w:numPr>
          <w:ilvl w:val="0"/>
          <w:numId w:val="6"/>
        </w:numPr>
        <w:rPr>
          <w:b/>
          <w:bCs/>
        </w:rPr>
      </w:pPr>
      <w:r w:rsidRPr="008E757A">
        <w:rPr>
          <w:b/>
          <w:bCs/>
        </w:rPr>
        <w:t>Event Trigger on Blob Storage for Data Arrival</w:t>
      </w:r>
    </w:p>
    <w:p w14:paraId="06516F7F" w14:textId="77777777" w:rsidR="00E95EAC" w:rsidRDefault="00AD2941" w:rsidP="00B71533">
      <w:pPr>
        <w:ind w:left="720"/>
        <w:rPr>
          <w:kern w:val="0"/>
          <w14:ligatures w14:val="none"/>
        </w:rPr>
      </w:pPr>
      <w:r w:rsidRPr="00AD2941">
        <w:rPr>
          <w:kern w:val="0"/>
          <w14:ligatures w14:val="none"/>
        </w:rPr>
        <w:t>An Event Trigger is configured to monitor the designated Input Folder in Azure Blob Storage. When a new CSV file, indicating the completion of data extraction by ITK.exe, arrives in this folder, the Event Trigger is activated. This trigger is initiated through Azure Event Grid, ensuring seamless monitoring and activation based on specified events. Detecting a new CSV file, the activated Event trigger initiates another ADF pipeline execution.</w:t>
      </w:r>
    </w:p>
    <w:p w14:paraId="590CDE6D" w14:textId="77777777" w:rsidR="00E95EAC" w:rsidRDefault="00E95EAC" w:rsidP="00AD2941">
      <w:pPr>
        <w:rPr>
          <w:kern w:val="0"/>
          <w14:ligatures w14:val="none"/>
        </w:rPr>
      </w:pPr>
      <w:r>
        <w:rPr>
          <w:kern w:val="0"/>
          <w14:ligatures w14:val="none"/>
        </w:rPr>
        <w:br w:type="column"/>
      </w:r>
    </w:p>
    <w:p w14:paraId="568C9D0A" w14:textId="77777777" w:rsidR="00E95EAC" w:rsidRDefault="00E95EAC" w:rsidP="00AD2941">
      <w:pPr>
        <w:rPr>
          <w:kern w:val="0"/>
          <w14:ligatures w14:val="none"/>
        </w:rPr>
      </w:pPr>
    </w:p>
    <w:p w14:paraId="7A11D426" w14:textId="77777777" w:rsidR="00E95EAC" w:rsidRDefault="00E95EAC" w:rsidP="00AD2941">
      <w:pPr>
        <w:rPr>
          <w:kern w:val="0"/>
          <w14:ligatures w14:val="none"/>
        </w:rPr>
      </w:pPr>
    </w:p>
    <w:p w14:paraId="1EDE5683" w14:textId="6B71713B" w:rsidR="00D31A1F" w:rsidRDefault="00D31A1F" w:rsidP="00AD2941">
      <w:pPr>
        <w:rPr>
          <w:kern w:val="0"/>
          <w14:ligatures w14:val="none"/>
        </w:rPr>
      </w:pPr>
      <w:r>
        <w:rPr>
          <w:noProof/>
        </w:rPr>
        <w:drawing>
          <wp:inline distT="0" distB="0" distL="0" distR="0" wp14:anchorId="176FBC03" wp14:editId="2D848723">
            <wp:extent cx="4680285" cy="4136065"/>
            <wp:effectExtent l="0" t="0" r="6350" b="0"/>
            <wp:docPr id="705380999" name="Picture 1" descr="A diagram of a data extrac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80999" name="Picture 1" descr="A diagram of a data extraction pipeline"/>
                    <pic:cNvPicPr>
                      <a:picLocks noChangeAspect="1"/>
                    </pic:cNvPicPr>
                  </pic:nvPicPr>
                  <pic:blipFill rotWithShape="1">
                    <a:blip r:embed="rId23">
                      <a:extLst>
                        <a:ext uri="{28A0092B-C50C-407E-A947-70E740481C1C}">
                          <a14:useLocalDpi xmlns:a14="http://schemas.microsoft.com/office/drawing/2010/main" val="0"/>
                        </a:ext>
                      </a:extLst>
                    </a:blip>
                    <a:srcRect l="1536" t="13116" r="60499" b="24137"/>
                    <a:stretch/>
                  </pic:blipFill>
                  <pic:spPr bwMode="auto">
                    <a:xfrm>
                      <a:off x="0" y="0"/>
                      <a:ext cx="4717835" cy="4169248"/>
                    </a:xfrm>
                    <a:prstGeom prst="rect">
                      <a:avLst/>
                    </a:prstGeom>
                    <a:ln>
                      <a:noFill/>
                    </a:ln>
                    <a:extLst>
                      <a:ext uri="{53640926-AAD7-44D8-BBD7-CCE9431645EC}">
                        <a14:shadowObscured xmlns:a14="http://schemas.microsoft.com/office/drawing/2010/main"/>
                      </a:ext>
                    </a:extLst>
                  </pic:spPr>
                </pic:pic>
              </a:graphicData>
            </a:graphic>
          </wp:inline>
        </w:drawing>
      </w:r>
    </w:p>
    <w:p w14:paraId="79E1657B" w14:textId="77777777" w:rsidR="00AD2941" w:rsidRDefault="00AD2941" w:rsidP="00315854">
      <w:pPr>
        <w:rPr>
          <w:kern w:val="0"/>
          <w14:ligatures w14:val="none"/>
        </w:rPr>
      </w:pPr>
    </w:p>
    <w:p w14:paraId="7D2F04F1" w14:textId="77777777" w:rsidR="00E95EAC" w:rsidRDefault="00E95EAC" w:rsidP="0003031B">
      <w:pPr>
        <w:jc w:val="left"/>
        <w:rPr>
          <w:color w:val="FFFFFF" w:themeColor="background1"/>
        </w:rPr>
        <w:sectPr w:rsidR="00E95EAC" w:rsidSect="003F3DD8">
          <w:type w:val="continuous"/>
          <w:pgSz w:w="23040" w:h="15840"/>
          <w:pgMar w:top="1440" w:right="1440" w:bottom="1440" w:left="1440" w:header="720" w:footer="720" w:gutter="0"/>
          <w:pgNumType w:start="1"/>
          <w:cols w:num="2" w:space="1440" w:equalWidth="0">
            <w:col w:w="11520" w:space="1440"/>
            <w:col w:w="7200"/>
          </w:cols>
          <w:docGrid w:linePitch="360"/>
        </w:sectPr>
      </w:pPr>
    </w:p>
    <w:p w14:paraId="3C07D133" w14:textId="77777777" w:rsidR="0003031B" w:rsidRDefault="0003031B">
      <w:pPr>
        <w:sectPr w:rsidR="0003031B" w:rsidSect="00D31A1F">
          <w:type w:val="continuous"/>
          <w:pgSz w:w="23040" w:h="15840"/>
          <w:pgMar w:top="1440" w:right="1440" w:bottom="1440" w:left="1440" w:header="720" w:footer="720" w:gutter="0"/>
          <w:pgNumType w:start="1"/>
          <w:cols w:space="720"/>
          <w:docGrid w:linePitch="360"/>
        </w:sectPr>
      </w:pPr>
    </w:p>
    <w:p w14:paraId="0FB208C9" w14:textId="5B671D00" w:rsidR="0003031B" w:rsidRDefault="001A5273" w:rsidP="00E345E1">
      <w:pPr>
        <w:pStyle w:val="Heading2"/>
      </w:pPr>
      <w:bookmarkStart w:id="47" w:name="_Toc179538514"/>
      <w:bookmarkStart w:id="48" w:name="_Toc208564664"/>
      <w:bookmarkStart w:id="49" w:name="OLE_LINK21"/>
      <w:r>
        <w:lastRenderedPageBreak/>
        <w:t>Data Transformation</w:t>
      </w:r>
      <w:r w:rsidR="00E345E1">
        <w:t xml:space="preserve"> and Transmission</w:t>
      </w:r>
      <w:bookmarkEnd w:id="47"/>
      <w:bookmarkEnd w:id="48"/>
    </w:p>
    <w:bookmarkEnd w:id="49"/>
    <w:p w14:paraId="17B1AC6F" w14:textId="258A6D69" w:rsidR="00795477" w:rsidRDefault="00795477" w:rsidP="00795477">
      <w:pPr>
        <w:rPr>
          <w:kern w:val="0"/>
          <w14:ligatures w14:val="none"/>
        </w:rPr>
      </w:pPr>
      <w:r>
        <w:rPr>
          <w:kern w:val="0"/>
          <w14:ligatures w14:val="none"/>
        </w:rPr>
        <w:t>The workflow steps for data transformation and transmission are described below. The numbered headings are aligned with the same numbers in the diagram right.</w:t>
      </w:r>
    </w:p>
    <w:p w14:paraId="2F6E5969" w14:textId="77777777" w:rsidR="00C509CD" w:rsidRDefault="00C509CD" w:rsidP="005D027B">
      <w:pPr>
        <w:pStyle w:val="ListParagraph"/>
        <w:numPr>
          <w:ilvl w:val="0"/>
          <w:numId w:val="6"/>
        </w:numPr>
        <w:rPr>
          <w:rStyle w:val="Heading3Char"/>
        </w:rPr>
        <w:sectPr w:rsidR="00C509CD" w:rsidSect="008E757A">
          <w:pgSz w:w="23040" w:h="15840"/>
          <w:pgMar w:top="1440" w:right="11520" w:bottom="1440" w:left="1440" w:header="720" w:footer="720" w:gutter="0"/>
          <w:pgNumType w:start="6"/>
          <w:cols w:space="720"/>
          <w:docGrid w:linePitch="360"/>
        </w:sectPr>
      </w:pPr>
    </w:p>
    <w:p w14:paraId="6D3F9590" w14:textId="77777777" w:rsidR="00795477" w:rsidRPr="008E757A" w:rsidRDefault="00795477" w:rsidP="005D027B">
      <w:pPr>
        <w:pStyle w:val="ListParagraph"/>
        <w:numPr>
          <w:ilvl w:val="0"/>
          <w:numId w:val="6"/>
        </w:numPr>
        <w:rPr>
          <w:b/>
          <w:bCs/>
        </w:rPr>
      </w:pPr>
      <w:r w:rsidRPr="008E757A">
        <w:rPr>
          <w:b/>
          <w:bCs/>
        </w:rPr>
        <w:t xml:space="preserve">ADF Pipeline for Transformation and Loading </w:t>
      </w:r>
    </w:p>
    <w:p w14:paraId="611B9B2C" w14:textId="5F3C2C6D" w:rsidR="00795477" w:rsidRPr="008F180A" w:rsidRDefault="00795477" w:rsidP="008F180A">
      <w:pPr>
        <w:ind w:left="720"/>
        <w:rPr>
          <w:kern w:val="0"/>
          <w14:ligatures w14:val="none"/>
        </w:rPr>
      </w:pPr>
      <w:r w:rsidRPr="008F180A">
        <w:rPr>
          <w:kern w:val="0"/>
          <w14:ligatures w14:val="none"/>
        </w:rPr>
        <w:t xml:space="preserve">This pipeline performs data transformations on the </w:t>
      </w:r>
      <w:r w:rsidR="00AE7FE5">
        <w:rPr>
          <w:kern w:val="0"/>
          <w14:ligatures w14:val="none"/>
        </w:rPr>
        <w:t>CSV</w:t>
      </w:r>
      <w:r w:rsidRPr="008F180A">
        <w:rPr>
          <w:kern w:val="0"/>
          <w14:ligatures w14:val="none"/>
        </w:rPr>
        <w:t xml:space="preserve"> file present in blob storage using the ADF Data Flow service, which is a visual interface provided by ADF that enables defining and implementing various data transformations such as filtering and sorting. </w:t>
      </w:r>
    </w:p>
    <w:p w14:paraId="3B59B178" w14:textId="77777777" w:rsidR="00795477" w:rsidRPr="008E757A" w:rsidRDefault="00795477" w:rsidP="005D027B">
      <w:pPr>
        <w:pStyle w:val="ListParagraph"/>
        <w:numPr>
          <w:ilvl w:val="0"/>
          <w:numId w:val="6"/>
        </w:numPr>
        <w:rPr>
          <w:b/>
          <w:bCs/>
        </w:rPr>
      </w:pPr>
      <w:r w:rsidRPr="008E757A">
        <w:rPr>
          <w:b/>
          <w:bCs/>
        </w:rPr>
        <w:t>Data Loading into SQL server</w:t>
      </w:r>
    </w:p>
    <w:p w14:paraId="45DAD239" w14:textId="73785594" w:rsidR="00795477" w:rsidRPr="008F180A" w:rsidRDefault="00795477" w:rsidP="008F180A">
      <w:pPr>
        <w:ind w:left="720"/>
        <w:rPr>
          <w:kern w:val="0"/>
          <w14:ligatures w14:val="none"/>
        </w:rPr>
      </w:pPr>
      <w:r w:rsidRPr="008F180A">
        <w:rPr>
          <w:kern w:val="0"/>
          <w14:ligatures w14:val="none"/>
        </w:rPr>
        <w:t xml:space="preserve">After transformation, the processed data is loaded into designated SQL tables within Azure SQL Server for further analysis or use such as bulk data processing and part classification. </w:t>
      </w:r>
    </w:p>
    <w:p w14:paraId="7AFA21AE" w14:textId="77777777" w:rsidR="00795477" w:rsidRPr="008E757A" w:rsidRDefault="00795477" w:rsidP="005D027B">
      <w:pPr>
        <w:pStyle w:val="ListParagraph"/>
        <w:numPr>
          <w:ilvl w:val="0"/>
          <w:numId w:val="6"/>
        </w:numPr>
        <w:rPr>
          <w:b/>
          <w:bCs/>
        </w:rPr>
      </w:pPr>
      <w:r w:rsidRPr="008E757A">
        <w:rPr>
          <w:b/>
          <w:bCs/>
        </w:rPr>
        <w:t xml:space="preserve">Archiving the Source File </w:t>
      </w:r>
    </w:p>
    <w:p w14:paraId="18B56AEF" w14:textId="17C8BB32" w:rsidR="00795477" w:rsidRPr="00795477" w:rsidRDefault="00915510" w:rsidP="008F180A">
      <w:pPr>
        <w:ind w:left="720"/>
      </w:pPr>
      <w:r w:rsidRPr="00915510">
        <w:t xml:space="preserve">Once the data is successfully loaded into SQL Server, the source CSV file in Blob Storage is moved to an Archive folder within the Azure Blob storage, ensuring efficient data management and organization. </w:t>
      </w:r>
    </w:p>
    <w:p w14:paraId="68EB0F4A" w14:textId="77777777" w:rsidR="00795477" w:rsidRPr="008E757A" w:rsidRDefault="00795477" w:rsidP="005D027B">
      <w:pPr>
        <w:pStyle w:val="ListParagraph"/>
        <w:numPr>
          <w:ilvl w:val="0"/>
          <w:numId w:val="6"/>
        </w:numPr>
        <w:rPr>
          <w:b/>
          <w:bCs/>
        </w:rPr>
      </w:pPr>
      <w:r w:rsidRPr="008E757A">
        <w:rPr>
          <w:b/>
          <w:bCs/>
        </w:rPr>
        <w:t xml:space="preserve">Integration of ML Algorithms </w:t>
      </w:r>
    </w:p>
    <w:p w14:paraId="1B10E900" w14:textId="0E0B7A03" w:rsidR="00795477" w:rsidRPr="00795477" w:rsidRDefault="00915510" w:rsidP="008F180A">
      <w:pPr>
        <w:ind w:left="720"/>
      </w:pPr>
      <w:r w:rsidRPr="00915510">
        <w:t xml:space="preserve">After the data undergoes transformation and is stored in dedicated SQL tables for bulk data processing and part classification, additional processing occurs with the integration of ML algorithms. </w:t>
      </w:r>
    </w:p>
    <w:p w14:paraId="1CB6661F" w14:textId="77777777" w:rsidR="00795477" w:rsidRPr="008E757A" w:rsidRDefault="00795477" w:rsidP="005D027B">
      <w:pPr>
        <w:pStyle w:val="ListParagraph"/>
        <w:numPr>
          <w:ilvl w:val="0"/>
          <w:numId w:val="6"/>
        </w:numPr>
        <w:rPr>
          <w:b/>
          <w:bCs/>
        </w:rPr>
      </w:pPr>
      <w:r w:rsidRPr="008E757A">
        <w:rPr>
          <w:b/>
          <w:bCs/>
        </w:rPr>
        <w:t xml:space="preserve">Application of Business Logic and UNSPSC Code Update </w:t>
      </w:r>
    </w:p>
    <w:p w14:paraId="67322B1E" w14:textId="3BB5FF1D" w:rsidR="00795477" w:rsidRPr="00795477" w:rsidRDefault="00915510" w:rsidP="008F180A">
      <w:pPr>
        <w:ind w:left="720"/>
      </w:pPr>
      <w:r w:rsidRPr="00915510">
        <w:t xml:space="preserve">The ML algorithms predict UNSPSC codes for part classification. By analyzing part characteristics and attributes, these algorithms make accurate predictions, facilitating efficient part categorization.  </w:t>
      </w:r>
    </w:p>
    <w:p w14:paraId="1C787DBE" w14:textId="77777777" w:rsidR="00795477" w:rsidRPr="008E757A" w:rsidRDefault="00795477" w:rsidP="005D027B">
      <w:pPr>
        <w:pStyle w:val="ListParagraph"/>
        <w:numPr>
          <w:ilvl w:val="0"/>
          <w:numId w:val="6"/>
        </w:numPr>
        <w:rPr>
          <w:b/>
          <w:bCs/>
        </w:rPr>
      </w:pPr>
      <w:r w:rsidRPr="008E757A">
        <w:rPr>
          <w:b/>
          <w:bCs/>
        </w:rPr>
        <w:t xml:space="preserve">Incremental Data Retrieval and Storage in Blob Storage </w:t>
      </w:r>
    </w:p>
    <w:p w14:paraId="2E0CA142" w14:textId="17754EBE" w:rsidR="00795477" w:rsidRPr="00795477" w:rsidRDefault="00154216" w:rsidP="008F180A">
      <w:pPr>
        <w:ind w:left="720"/>
      </w:pPr>
      <w:r w:rsidRPr="00154216">
        <w:t xml:space="preserve">After applying ML algorithms and business logic, an ADF pipeline is triggered to extract incremental data from the SQL Server based on changes in UNSPSC codes. The pipeline identifies records with updated or newly assigned UNSPSC codes since the last extraction, enabling real-time or near-real-time data synchronization between systems. </w:t>
      </w:r>
    </w:p>
    <w:p w14:paraId="557CAAA1" w14:textId="77777777" w:rsidR="00795477" w:rsidRPr="008E757A" w:rsidRDefault="00795477" w:rsidP="005D027B">
      <w:pPr>
        <w:pStyle w:val="ListParagraph"/>
        <w:numPr>
          <w:ilvl w:val="0"/>
          <w:numId w:val="6"/>
        </w:numPr>
        <w:rPr>
          <w:b/>
          <w:bCs/>
        </w:rPr>
      </w:pPr>
      <w:r w:rsidRPr="008E757A">
        <w:rPr>
          <w:b/>
          <w:bCs/>
        </w:rPr>
        <w:t>Incremental Data Storage</w:t>
      </w:r>
    </w:p>
    <w:p w14:paraId="68F71B9E" w14:textId="22812BE3" w:rsidR="00795477" w:rsidRPr="00795477" w:rsidRDefault="00B76720" w:rsidP="008F180A">
      <w:pPr>
        <w:ind w:left="720"/>
      </w:pPr>
      <w:r w:rsidRPr="00B76720">
        <w:t xml:space="preserve">This incremental data is then stored in Blob Storage, which serves as an intermediary repository for storing data before sending this file to </w:t>
      </w:r>
      <w:r w:rsidR="00AE7FE5">
        <w:t xml:space="preserve">the </w:t>
      </w:r>
      <w:r w:rsidRPr="00B76720">
        <w:t>Teamcenter File System.</w:t>
      </w:r>
    </w:p>
    <w:p w14:paraId="2AAABCB4" w14:textId="7887D327" w:rsidR="00795477" w:rsidRPr="008E757A" w:rsidRDefault="00795477" w:rsidP="005D027B">
      <w:pPr>
        <w:pStyle w:val="ListParagraph"/>
        <w:numPr>
          <w:ilvl w:val="0"/>
          <w:numId w:val="6"/>
        </w:numPr>
        <w:rPr>
          <w:b/>
          <w:bCs/>
        </w:rPr>
      </w:pPr>
      <w:r w:rsidRPr="008E757A">
        <w:rPr>
          <w:b/>
          <w:bCs/>
        </w:rPr>
        <w:t xml:space="preserve">Fetch CSV file from blob storage via ADF </w:t>
      </w:r>
      <w:r w:rsidR="00AE7FE5" w:rsidRPr="008E757A">
        <w:rPr>
          <w:b/>
          <w:bCs/>
        </w:rPr>
        <w:t>P</w:t>
      </w:r>
      <w:r w:rsidRPr="008E757A">
        <w:rPr>
          <w:b/>
          <w:bCs/>
        </w:rPr>
        <w:t>ipeline</w:t>
      </w:r>
    </w:p>
    <w:p w14:paraId="649F8E11" w14:textId="7E84FC99" w:rsidR="00795477" w:rsidRPr="00795477" w:rsidRDefault="008F180A" w:rsidP="008F180A">
      <w:pPr>
        <w:ind w:left="720"/>
      </w:pPr>
      <w:r w:rsidRPr="008F180A">
        <w:t>An ADF pipeline is initiated to fetch the processed CSV file from blob storage.</w:t>
      </w:r>
    </w:p>
    <w:p w14:paraId="0011B01B" w14:textId="7316138A" w:rsidR="0015188F" w:rsidRPr="008E757A" w:rsidRDefault="00795477" w:rsidP="005D027B">
      <w:pPr>
        <w:pStyle w:val="ListParagraph"/>
        <w:numPr>
          <w:ilvl w:val="0"/>
          <w:numId w:val="6"/>
        </w:numPr>
        <w:rPr>
          <w:b/>
          <w:bCs/>
        </w:rPr>
      </w:pPr>
      <w:r w:rsidRPr="008E757A">
        <w:rPr>
          <w:b/>
          <w:bCs/>
        </w:rPr>
        <w:t xml:space="preserve">Final Data Transmission to Teamcenter File System </w:t>
      </w:r>
    </w:p>
    <w:p w14:paraId="60F7DF6C" w14:textId="7FB1881A" w:rsidR="008F180A" w:rsidRDefault="008F180A" w:rsidP="008F180A">
      <w:pPr>
        <w:ind w:left="720"/>
      </w:pPr>
      <w:r w:rsidRPr="008F180A">
        <w:t xml:space="preserve">After the file is fetched, the pipeline transmits the final file to the Teamcenter file system, where it can be accessed and utilized for various purposes such as product design, manufacturing, or supply chain management. </w:t>
      </w:r>
    </w:p>
    <w:p w14:paraId="160ECA50" w14:textId="77777777" w:rsidR="007B4A6E" w:rsidRDefault="00C509CD" w:rsidP="008F180A">
      <w:pPr>
        <w:ind w:left="720"/>
      </w:pPr>
      <w:r>
        <w:br w:type="column"/>
      </w:r>
    </w:p>
    <w:p w14:paraId="1D75B87E" w14:textId="1CF8F655" w:rsidR="00C509CD" w:rsidRDefault="008F180A" w:rsidP="008F180A">
      <w:pPr>
        <w:ind w:left="720"/>
      </w:pPr>
      <w:r w:rsidRPr="008F4785">
        <w:rPr>
          <w:rFonts w:cstheme="minorHAnsi"/>
          <w:b/>
          <w:bCs/>
          <w:noProof/>
          <w:sz w:val="32"/>
          <w:szCs w:val="32"/>
        </w:rPr>
        <w:drawing>
          <wp:inline distT="0" distB="0" distL="0" distR="0" wp14:anchorId="6502E1E3" wp14:editId="1ED470F2">
            <wp:extent cx="3146425" cy="3934047"/>
            <wp:effectExtent l="0" t="0" r="0" b="9525"/>
            <wp:docPr id="1256074144" name="Picture 1" descr="Data Transformation and Trans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74144" name="Picture 1" descr="Data Transformation and Transmission"/>
                    <pic:cNvPicPr/>
                  </pic:nvPicPr>
                  <pic:blipFill rotWithShape="1">
                    <a:blip r:embed="rId23">
                      <a:extLst>
                        <a:ext uri="{28A0092B-C50C-407E-A947-70E740481C1C}">
                          <a14:useLocalDpi xmlns:a14="http://schemas.microsoft.com/office/drawing/2010/main" val="0"/>
                        </a:ext>
                      </a:extLst>
                    </a:blip>
                    <a:srcRect l="36096" t="27657" r="35138" b="5079"/>
                    <a:stretch/>
                  </pic:blipFill>
                  <pic:spPr bwMode="auto">
                    <a:xfrm>
                      <a:off x="0" y="0"/>
                      <a:ext cx="3177270" cy="3972613"/>
                    </a:xfrm>
                    <a:prstGeom prst="rect">
                      <a:avLst/>
                    </a:prstGeom>
                    <a:ln>
                      <a:noFill/>
                    </a:ln>
                    <a:extLst>
                      <a:ext uri="{53640926-AAD7-44D8-BBD7-CCE9431645EC}">
                        <a14:shadowObscured xmlns:a14="http://schemas.microsoft.com/office/drawing/2010/main"/>
                      </a:ext>
                    </a:extLst>
                  </pic:spPr>
                </pic:pic>
              </a:graphicData>
            </a:graphic>
          </wp:inline>
        </w:drawing>
      </w:r>
    </w:p>
    <w:p w14:paraId="37954799" w14:textId="77777777" w:rsidR="005553C7" w:rsidRDefault="005553C7" w:rsidP="008F180A">
      <w:pPr>
        <w:ind w:left="720"/>
      </w:pPr>
    </w:p>
    <w:p w14:paraId="3768E60A" w14:textId="53B2F789" w:rsidR="00A21504" w:rsidRDefault="00A21504" w:rsidP="008F180A">
      <w:pPr>
        <w:ind w:left="720"/>
        <w:sectPr w:rsidR="00A21504" w:rsidSect="00986876">
          <w:type w:val="continuous"/>
          <w:pgSz w:w="23040" w:h="15840"/>
          <w:pgMar w:top="1440" w:right="1440" w:bottom="1440" w:left="1440" w:header="720" w:footer="720" w:gutter="0"/>
          <w:pgNumType w:start="1"/>
          <w:cols w:num="2" w:space="1440" w:equalWidth="0">
            <w:col w:w="10080" w:space="1440"/>
            <w:col w:w="8640"/>
          </w:cols>
          <w:docGrid w:linePitch="360"/>
        </w:sectPr>
      </w:pPr>
      <w:r>
        <w:rPr>
          <w:noProof/>
        </w:rPr>
        <w:drawing>
          <wp:inline distT="0" distB="0" distL="0" distR="0" wp14:anchorId="13CF2D3F" wp14:editId="6BC6179B">
            <wp:extent cx="3878523" cy="2785110"/>
            <wp:effectExtent l="0" t="0" r="8255" b="0"/>
            <wp:docPr id="2100838419" name="Picture 1" descr="Data Transformation and Trans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38419" name="Picture 1" descr="Data Transformation and Transmission"/>
                    <pic:cNvPicPr>
                      <a:picLocks noChangeAspect="1"/>
                    </pic:cNvPicPr>
                  </pic:nvPicPr>
                  <pic:blipFill rotWithShape="1">
                    <a:blip r:embed="rId23">
                      <a:extLst>
                        <a:ext uri="{28A0092B-C50C-407E-A947-70E740481C1C}">
                          <a14:useLocalDpi xmlns:a14="http://schemas.microsoft.com/office/drawing/2010/main" val="0"/>
                        </a:ext>
                      </a:extLst>
                    </a:blip>
                    <a:srcRect l="61858" t="24929" r="2663" b="27422"/>
                    <a:stretch/>
                  </pic:blipFill>
                  <pic:spPr bwMode="auto">
                    <a:xfrm>
                      <a:off x="0" y="0"/>
                      <a:ext cx="3880722" cy="2786689"/>
                    </a:xfrm>
                    <a:prstGeom prst="rect">
                      <a:avLst/>
                    </a:prstGeom>
                    <a:ln>
                      <a:noFill/>
                    </a:ln>
                    <a:extLst>
                      <a:ext uri="{53640926-AAD7-44D8-BBD7-CCE9431645EC}">
                        <a14:shadowObscured xmlns:a14="http://schemas.microsoft.com/office/drawing/2010/main"/>
                      </a:ext>
                    </a:extLst>
                  </pic:spPr>
                </pic:pic>
              </a:graphicData>
            </a:graphic>
          </wp:inline>
        </w:drawing>
      </w:r>
    </w:p>
    <w:bookmarkEnd w:id="41"/>
    <w:bookmarkEnd w:id="42"/>
    <w:p w14:paraId="5A5A192F" w14:textId="77777777" w:rsidR="00315854" w:rsidRDefault="00315854" w:rsidP="00A965E7">
      <w:pPr>
        <w:pStyle w:val="Heading2"/>
        <w:rPr>
          <w:rFonts w:eastAsia="Times New Roman"/>
        </w:rPr>
        <w:sectPr w:rsidR="00315854" w:rsidSect="00C509CD">
          <w:type w:val="continuous"/>
          <w:pgSz w:w="23040" w:h="15840"/>
          <w:pgMar w:top="1440" w:right="1440" w:bottom="1440" w:left="1440" w:header="720" w:footer="720" w:gutter="0"/>
          <w:pgNumType w:start="1"/>
          <w:cols w:space="720"/>
          <w:docGrid w:linePitch="360"/>
        </w:sectPr>
      </w:pPr>
    </w:p>
    <w:p w14:paraId="3DD2DB96" w14:textId="465AF1BB" w:rsidR="008D4C20" w:rsidRDefault="004A32B9" w:rsidP="00A965E7">
      <w:pPr>
        <w:pStyle w:val="Heading2"/>
        <w:rPr>
          <w:rFonts w:eastAsia="Times New Roman"/>
        </w:rPr>
      </w:pPr>
      <w:bookmarkStart w:id="50" w:name="_Toc179538515"/>
      <w:bookmarkStart w:id="51" w:name="_Toc208564665"/>
      <w:r>
        <w:rPr>
          <w:rFonts w:eastAsia="Times New Roman"/>
        </w:rPr>
        <w:lastRenderedPageBreak/>
        <w:t>Great Expectations</w:t>
      </w:r>
      <w:r w:rsidR="002F0ED5" w:rsidRPr="002F0ED5">
        <w:rPr>
          <w:rFonts w:eastAsia="Times New Roman"/>
        </w:rPr>
        <w:t xml:space="preserve"> Validation Workflow</w:t>
      </w:r>
      <w:bookmarkEnd w:id="50"/>
      <w:bookmarkEnd w:id="51"/>
    </w:p>
    <w:p w14:paraId="12467F68" w14:textId="08690061" w:rsidR="00A70936" w:rsidRDefault="0004316C" w:rsidP="00F35562">
      <w:pPr>
        <w:ind w:right="10710"/>
        <w:rPr>
          <w:rFonts w:cstheme="minorHAnsi"/>
          <w:color w:val="0D0D0D"/>
          <w:shd w:val="clear" w:color="auto" w:fill="FFFFFF"/>
        </w:rPr>
      </w:pPr>
      <w:bookmarkStart w:id="52" w:name="OLE_LINK6"/>
      <w:r>
        <w:rPr>
          <w:rFonts w:cstheme="minorHAnsi"/>
          <w:color w:val="0D0D0D"/>
          <w:shd w:val="clear" w:color="auto" w:fill="FFFFFF"/>
        </w:rPr>
        <w:t>In t</w:t>
      </w:r>
      <w:r w:rsidR="00A70936" w:rsidRPr="00A70936">
        <w:rPr>
          <w:rFonts w:cstheme="minorHAnsi"/>
          <w:color w:val="0D0D0D"/>
          <w:shd w:val="clear" w:color="auto" w:fill="FFFFFF"/>
        </w:rPr>
        <w:t>he Great Expectations validation dataflow</w:t>
      </w:r>
      <w:r w:rsidR="00C13469">
        <w:rPr>
          <w:rFonts w:cstheme="minorHAnsi"/>
          <w:color w:val="0D0D0D"/>
          <w:shd w:val="clear" w:color="auto" w:fill="FFFFFF"/>
        </w:rPr>
        <w:t xml:space="preserve">, </w:t>
      </w:r>
      <w:r w:rsidR="00A70936" w:rsidRPr="00A70936">
        <w:rPr>
          <w:rFonts w:cstheme="minorHAnsi"/>
          <w:color w:val="0D0D0D"/>
          <w:shd w:val="clear" w:color="auto" w:fill="FFFFFF"/>
        </w:rPr>
        <w:t xml:space="preserve">ADF and a suite of Azure services are utilized to </w:t>
      </w:r>
      <w:r w:rsidR="00C13469">
        <w:rPr>
          <w:rFonts w:cstheme="minorHAnsi"/>
          <w:color w:val="0D0D0D"/>
          <w:shd w:val="clear" w:color="auto" w:fill="FFFFFF"/>
        </w:rPr>
        <w:t>ensure</w:t>
      </w:r>
      <w:r w:rsidR="00A70936" w:rsidRPr="00A70936">
        <w:rPr>
          <w:rFonts w:cstheme="minorHAnsi"/>
          <w:color w:val="0D0D0D"/>
          <w:shd w:val="clear" w:color="auto" w:fill="FFFFFF"/>
        </w:rPr>
        <w:t xml:space="preserve"> data integrity</w:t>
      </w:r>
      <w:r w:rsidR="00C13469">
        <w:rPr>
          <w:rFonts w:cstheme="minorHAnsi"/>
          <w:color w:val="0D0D0D"/>
          <w:shd w:val="clear" w:color="auto" w:fill="FFFFFF"/>
        </w:rPr>
        <w:t xml:space="preserve">, </w:t>
      </w:r>
      <w:r w:rsidR="00A70936" w:rsidRPr="00A70936">
        <w:rPr>
          <w:rFonts w:cstheme="minorHAnsi"/>
          <w:color w:val="0D0D0D"/>
          <w:shd w:val="clear" w:color="auto" w:fill="FFFFFF"/>
        </w:rPr>
        <w:t>reliability</w:t>
      </w:r>
      <w:r w:rsidR="00C13469">
        <w:rPr>
          <w:rFonts w:cstheme="minorHAnsi"/>
          <w:color w:val="0D0D0D"/>
          <w:shd w:val="clear" w:color="auto" w:fill="FFFFFF"/>
        </w:rPr>
        <w:t xml:space="preserve">, </w:t>
      </w:r>
      <w:r w:rsidR="00A70936" w:rsidRPr="00A70936">
        <w:rPr>
          <w:rFonts w:cstheme="minorHAnsi"/>
          <w:color w:val="0D0D0D"/>
          <w:shd w:val="clear" w:color="auto" w:fill="FFFFFF"/>
        </w:rPr>
        <w:t>and accuracy.</w:t>
      </w:r>
      <w:r w:rsidR="00C13469">
        <w:rPr>
          <w:rFonts w:cstheme="minorHAnsi"/>
          <w:color w:val="0D0D0D"/>
          <w:shd w:val="clear" w:color="auto" w:fill="FFFFFF"/>
        </w:rPr>
        <w:t xml:space="preserve"> The following diagram depicts the GE validation workflow.</w:t>
      </w:r>
    </w:p>
    <w:p w14:paraId="72C04E81" w14:textId="77777777" w:rsidR="002F702A" w:rsidRPr="00A70936" w:rsidRDefault="002F702A" w:rsidP="00F0410F">
      <w:pPr>
        <w:ind w:right="2648"/>
        <w:rPr>
          <w:rFonts w:eastAsia="Times New Roman" w:cstheme="minorHAnsi"/>
          <w:b/>
          <w:bCs/>
          <w:color w:val="000000" w:themeColor="text1"/>
          <w:kern w:val="0"/>
          <w:sz w:val="28"/>
          <w:szCs w:val="28"/>
          <w14:ligatures w14:val="none"/>
        </w:rPr>
      </w:pPr>
    </w:p>
    <w:bookmarkEnd w:id="52"/>
    <w:p w14:paraId="1462BECF" w14:textId="29B18E58" w:rsidR="002F0ED5" w:rsidRDefault="001B2D18" w:rsidP="003D1981">
      <w:pPr>
        <w:rPr>
          <w:rFonts w:eastAsia="Times New Roman"/>
          <w:b/>
          <w:color w:val="000000" w:themeColor="text1"/>
          <w:kern w:val="0"/>
          <w:sz w:val="28"/>
          <w:szCs w:val="28"/>
          <w14:ligatures w14:val="none"/>
        </w:rPr>
      </w:pPr>
      <w:r w:rsidRPr="001B2D18">
        <w:rPr>
          <w:rFonts w:eastAsia="Times New Roman" w:cstheme="minorHAnsi"/>
          <w:b/>
          <w:bCs/>
          <w:noProof/>
          <w:color w:val="000000" w:themeColor="text1"/>
          <w:kern w:val="0"/>
          <w:sz w:val="28"/>
          <w:szCs w:val="28"/>
          <w14:ligatures w14:val="none"/>
        </w:rPr>
        <w:drawing>
          <wp:inline distT="0" distB="0" distL="0" distR="0" wp14:anchorId="1BAEA248" wp14:editId="2D100484">
            <wp:extent cx="11882117" cy="5752213"/>
            <wp:effectExtent l="0" t="0" r="5715" b="1270"/>
            <wp:docPr id="1585382028" name="Picture 1" descr="Great Expectations Valida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82028" name="Picture 1" descr="Great Expectations Validation Workflow"/>
                    <pic:cNvPicPr/>
                  </pic:nvPicPr>
                  <pic:blipFill rotWithShape="1">
                    <a:blip r:embed="rId24">
                      <a:extLst>
                        <a:ext uri="{28A0092B-C50C-407E-A947-70E740481C1C}">
                          <a14:useLocalDpi xmlns:a14="http://schemas.microsoft.com/office/drawing/2010/main" val="0"/>
                        </a:ext>
                      </a:extLst>
                    </a:blip>
                    <a:srcRect l="1645" t="15236" r="6565" b="1765"/>
                    <a:stretch/>
                  </pic:blipFill>
                  <pic:spPr bwMode="auto">
                    <a:xfrm>
                      <a:off x="0" y="0"/>
                      <a:ext cx="11900664" cy="5761192"/>
                    </a:xfrm>
                    <a:prstGeom prst="rect">
                      <a:avLst/>
                    </a:prstGeom>
                    <a:ln>
                      <a:noFill/>
                    </a:ln>
                    <a:extLst>
                      <a:ext uri="{53640926-AAD7-44D8-BBD7-CCE9431645EC}">
                        <a14:shadowObscured xmlns:a14="http://schemas.microsoft.com/office/drawing/2010/main"/>
                      </a:ext>
                    </a:extLst>
                  </pic:spPr>
                </pic:pic>
              </a:graphicData>
            </a:graphic>
          </wp:inline>
        </w:drawing>
      </w:r>
    </w:p>
    <w:p w14:paraId="49291A6D" w14:textId="77777777" w:rsidR="00064B86" w:rsidRDefault="00064B86" w:rsidP="00F0410F">
      <w:pPr>
        <w:sectPr w:rsidR="00064B86" w:rsidSect="00AE7FE5">
          <w:pgSz w:w="23040" w:h="15840"/>
          <w:pgMar w:top="1440" w:right="1440" w:bottom="1440" w:left="1440" w:header="720" w:footer="720" w:gutter="0"/>
          <w:pgNumType w:start="7"/>
          <w:cols w:space="720"/>
          <w:docGrid w:linePitch="360"/>
        </w:sectPr>
      </w:pPr>
    </w:p>
    <w:p w14:paraId="7696344D" w14:textId="77777777" w:rsidR="007B4A6E" w:rsidRDefault="007B4A6E" w:rsidP="007B4A6E">
      <w:pPr>
        <w:pStyle w:val="Heading2"/>
      </w:pPr>
      <w:bookmarkStart w:id="53" w:name="_Toc179538516"/>
      <w:bookmarkStart w:id="54" w:name="_Toc208564666"/>
      <w:bookmarkStart w:id="55" w:name="OLE_LINK22"/>
      <w:r>
        <w:lastRenderedPageBreak/>
        <w:t>Data Extraction</w:t>
      </w:r>
      <w:bookmarkEnd w:id="53"/>
      <w:bookmarkEnd w:id="54"/>
    </w:p>
    <w:bookmarkEnd w:id="55"/>
    <w:p w14:paraId="2EF15086" w14:textId="6977FBD9" w:rsidR="00F0410F" w:rsidRDefault="00B641E0" w:rsidP="00F0410F">
      <w:r>
        <w:t>The data extraction process</w:t>
      </w:r>
      <w:r w:rsidR="004A5915">
        <w:t xml:space="preserve"> from Teamcenter</w:t>
      </w:r>
      <w:r>
        <w:t xml:space="preserve"> is </w:t>
      </w:r>
      <w:r w:rsidR="000B1870">
        <w:t xml:space="preserve">similar to that of </w:t>
      </w:r>
      <w:r w:rsidR="006C25C0">
        <w:t>batch data pipeline flow except for the GE validation and result distribution.</w:t>
      </w:r>
    </w:p>
    <w:p w14:paraId="7EA12D65" w14:textId="77777777" w:rsidR="0088240F" w:rsidRDefault="0088240F" w:rsidP="005D027B">
      <w:pPr>
        <w:pStyle w:val="Heading3"/>
        <w:numPr>
          <w:ilvl w:val="0"/>
          <w:numId w:val="7"/>
        </w:numPr>
        <w:rPr>
          <w:rStyle w:val="Heading3Char"/>
          <w:b/>
          <w:bCs/>
        </w:rPr>
        <w:sectPr w:rsidR="0088240F" w:rsidSect="00AE7FE5">
          <w:pgSz w:w="23040" w:h="15840"/>
          <w:pgMar w:top="1440" w:right="1440" w:bottom="1440" w:left="1440" w:header="720" w:footer="720" w:gutter="0"/>
          <w:pgNumType w:start="8"/>
          <w:cols w:space="720"/>
          <w:docGrid w:linePitch="360"/>
        </w:sectPr>
      </w:pPr>
    </w:p>
    <w:p w14:paraId="6AEEA49B" w14:textId="1207E181" w:rsidR="00B70CDA" w:rsidRPr="008E757A" w:rsidRDefault="00B70CDA" w:rsidP="005D027B">
      <w:pPr>
        <w:pStyle w:val="ListParagraph"/>
        <w:numPr>
          <w:ilvl w:val="0"/>
          <w:numId w:val="9"/>
        </w:numPr>
        <w:rPr>
          <w:rStyle w:val="Heading3Char"/>
        </w:rPr>
      </w:pPr>
      <w:bookmarkStart w:id="56" w:name="_Toc208564667"/>
      <w:r w:rsidRPr="00B70CDA">
        <w:rPr>
          <w:rStyle w:val="Heading3Char"/>
        </w:rPr>
        <w:t xml:space="preserve">Initiate the data flow via ADF </w:t>
      </w:r>
      <w:r w:rsidR="00AE7FE5">
        <w:rPr>
          <w:rStyle w:val="Heading3Char"/>
        </w:rPr>
        <w:t>P</w:t>
      </w:r>
      <w:r w:rsidRPr="00B70CDA">
        <w:rPr>
          <w:rStyle w:val="Heading3Char"/>
        </w:rPr>
        <w:t>ipeline</w:t>
      </w:r>
      <w:bookmarkEnd w:id="56"/>
    </w:p>
    <w:p w14:paraId="7555CC26" w14:textId="77777777" w:rsidR="00100D64" w:rsidRDefault="00100D64" w:rsidP="008E757A">
      <w:pPr>
        <w:ind w:left="720"/>
      </w:pPr>
      <w:r>
        <w:t xml:space="preserve">In the initial phase of the workflow, an ADF pipeline is configured for data extraction from Teamcenter. This pipeline serves as the gateway for initiating the data retrieval process, enabling seamless integration between Teamcenter and the ADF environment. </w:t>
      </w:r>
    </w:p>
    <w:p w14:paraId="7785B4D4" w14:textId="77777777" w:rsidR="00100D64" w:rsidRDefault="00100D64" w:rsidP="008E757A">
      <w:pPr>
        <w:ind w:left="720"/>
      </w:pPr>
      <w:r>
        <w:t xml:space="preserve">Configured with user-defined parameters, this ADF pipeline offers precise control over the data extraction process. Parameters such as object types and date ranges (created_before, created_after) allow for targeted retrieval of relevant data subsets from Teamcenter. By specifying these parameters, only the necessary data is extracted, optimizing the efficiency of the workflow, and minimizing unnecessary data transfer. </w:t>
      </w:r>
    </w:p>
    <w:p w14:paraId="1919294D" w14:textId="5F771FED" w:rsidR="00B70CDA" w:rsidRPr="00B70CDA" w:rsidRDefault="00100D64" w:rsidP="008E757A">
      <w:pPr>
        <w:ind w:left="720"/>
      </w:pPr>
      <w:r>
        <w:t xml:space="preserve">ADF orchestrates the entire workflow by coordinating interactions with Teamcenter, triggering data transformations, and ensuring a seamless flow of information. </w:t>
      </w:r>
    </w:p>
    <w:p w14:paraId="602DCE5C" w14:textId="4CC2E166" w:rsidR="00B70CDA" w:rsidRPr="008E757A" w:rsidRDefault="00B70CDA" w:rsidP="005D027B">
      <w:pPr>
        <w:pStyle w:val="ListParagraph"/>
        <w:numPr>
          <w:ilvl w:val="0"/>
          <w:numId w:val="9"/>
        </w:numPr>
        <w:rPr>
          <w:rStyle w:val="Heading3Char"/>
        </w:rPr>
      </w:pPr>
      <w:bookmarkStart w:id="57" w:name="_Toc208564668"/>
      <w:r w:rsidRPr="00B70CDA">
        <w:rPr>
          <w:rStyle w:val="Heading3Char"/>
        </w:rPr>
        <w:t xml:space="preserve">ADF </w:t>
      </w:r>
      <w:r w:rsidR="0085691A">
        <w:rPr>
          <w:rStyle w:val="Heading3Char"/>
        </w:rPr>
        <w:t>P</w:t>
      </w:r>
      <w:r w:rsidRPr="00B70CDA">
        <w:rPr>
          <w:rStyle w:val="Heading3Char"/>
        </w:rPr>
        <w:t>ipeline calls TC connector</w:t>
      </w:r>
      <w:bookmarkEnd w:id="57"/>
    </w:p>
    <w:p w14:paraId="08230179" w14:textId="558B1B28" w:rsidR="00100D64" w:rsidRPr="00100D64" w:rsidRDefault="00100D64" w:rsidP="008E757A">
      <w:pPr>
        <w:ind w:left="720"/>
      </w:pPr>
      <w:r>
        <w:t>The ADF pipeline calls the Teamcenter connector, a specialized component responsible for interacting with the Teamcenter system.</w:t>
      </w:r>
      <w:r w:rsidR="00205439">
        <w:t xml:space="preserve"> </w:t>
      </w:r>
      <w:r>
        <w:t>The connector establishes a connection to Teamcenter using appropriate authentication credentials.</w:t>
      </w:r>
    </w:p>
    <w:p w14:paraId="58528998" w14:textId="77777777" w:rsidR="00B70CDA" w:rsidRPr="008E757A" w:rsidRDefault="00B70CDA" w:rsidP="005D027B">
      <w:pPr>
        <w:pStyle w:val="ListParagraph"/>
        <w:numPr>
          <w:ilvl w:val="0"/>
          <w:numId w:val="9"/>
        </w:numPr>
        <w:rPr>
          <w:rStyle w:val="Heading3Char"/>
        </w:rPr>
      </w:pPr>
      <w:bookmarkStart w:id="58" w:name="_Toc208564669"/>
      <w:r w:rsidRPr="00B70CDA">
        <w:rPr>
          <w:rStyle w:val="Heading3Char"/>
        </w:rPr>
        <w:t>Data Retrieval Request</w:t>
      </w:r>
      <w:bookmarkEnd w:id="58"/>
    </w:p>
    <w:p w14:paraId="00D1B8E6" w14:textId="186D1756" w:rsidR="00100D64" w:rsidRPr="00100D64" w:rsidRDefault="00100D64" w:rsidP="008E757A">
      <w:pPr>
        <w:ind w:left="720"/>
      </w:pPr>
      <w:r w:rsidRPr="00100D64">
        <w:t>The Teamcenter connector sends a data retrieval request to Teamcenter based on the parameters defined in the ADF pipeline.</w:t>
      </w:r>
    </w:p>
    <w:p w14:paraId="717574D1" w14:textId="77777777" w:rsidR="00B70CDA" w:rsidRPr="008E757A" w:rsidRDefault="00B70CDA" w:rsidP="005D027B">
      <w:pPr>
        <w:pStyle w:val="ListParagraph"/>
        <w:numPr>
          <w:ilvl w:val="0"/>
          <w:numId w:val="9"/>
        </w:numPr>
        <w:rPr>
          <w:rStyle w:val="Heading3Char"/>
        </w:rPr>
      </w:pPr>
      <w:bookmarkStart w:id="59" w:name="_Toc208564670"/>
      <w:r w:rsidRPr="00B70CDA">
        <w:rPr>
          <w:rStyle w:val="Heading3Char"/>
        </w:rPr>
        <w:t>Extracting data from Teamcenter</w:t>
      </w:r>
      <w:bookmarkEnd w:id="59"/>
      <w:r w:rsidRPr="00B70CDA">
        <w:rPr>
          <w:rStyle w:val="Heading3Char"/>
        </w:rPr>
        <w:t xml:space="preserve"> </w:t>
      </w:r>
    </w:p>
    <w:p w14:paraId="3EFCC598" w14:textId="36F6641D" w:rsidR="00100D64" w:rsidRPr="00100D64" w:rsidRDefault="00100D64" w:rsidP="008E757A">
      <w:pPr>
        <w:ind w:left="720"/>
      </w:pPr>
      <w:r w:rsidRPr="00100D64">
        <w:t>Teamcenter processes the data retrieval request and extracts the requested information.</w:t>
      </w:r>
    </w:p>
    <w:p w14:paraId="420F65A5" w14:textId="77777777" w:rsidR="00B70CDA" w:rsidRPr="008E757A" w:rsidRDefault="00B70CDA" w:rsidP="005D027B">
      <w:pPr>
        <w:pStyle w:val="ListParagraph"/>
        <w:numPr>
          <w:ilvl w:val="0"/>
          <w:numId w:val="9"/>
        </w:numPr>
        <w:rPr>
          <w:rStyle w:val="Heading3Char"/>
        </w:rPr>
      </w:pPr>
      <w:bookmarkStart w:id="60" w:name="_Toc208564671"/>
      <w:r w:rsidRPr="00B70CDA">
        <w:rPr>
          <w:rStyle w:val="Heading3Char"/>
        </w:rPr>
        <w:t>Leveraging Teamcenter’s internal services (SOA and ITK.exe)</w:t>
      </w:r>
      <w:bookmarkEnd w:id="60"/>
      <w:r w:rsidRPr="00B70CDA">
        <w:rPr>
          <w:rStyle w:val="Heading3Char"/>
        </w:rPr>
        <w:t xml:space="preserve"> </w:t>
      </w:r>
    </w:p>
    <w:p w14:paraId="4DF50969" w14:textId="4818D6D1" w:rsidR="00100D64" w:rsidRPr="00100D64" w:rsidRDefault="00100D64" w:rsidP="008E757A">
      <w:pPr>
        <w:ind w:left="720"/>
      </w:pPr>
      <w:r w:rsidRPr="00100D64">
        <w:t xml:space="preserve">After the connector interacts with Teamcenter APIs, a custom Service-Oriented Architecture (SOA) service validates and processes requests originating from ADF. This service performs </w:t>
      </w:r>
      <w:r w:rsidR="00E235A3" w:rsidRPr="00100D64">
        <w:t>the necessary</w:t>
      </w:r>
      <w:r w:rsidRPr="00100D64">
        <w:t xml:space="preserve"> authorization checks and data formatting tasks as required. The SOA service invokes an ITK executable program (ITK.exe), a custom utility designed specifically for Teamcenter. Based on the provided parameter values, ITK.exe extracts the requested data from Teamcenter and generates a batch data file in CSV format containing the extracted information. </w:t>
      </w:r>
    </w:p>
    <w:p w14:paraId="63BB3E2F" w14:textId="77777777" w:rsidR="00B70CDA" w:rsidRPr="008E757A" w:rsidRDefault="00B70CDA" w:rsidP="005D027B">
      <w:pPr>
        <w:pStyle w:val="ListParagraph"/>
        <w:numPr>
          <w:ilvl w:val="0"/>
          <w:numId w:val="9"/>
        </w:numPr>
        <w:rPr>
          <w:rStyle w:val="Heading3Char"/>
        </w:rPr>
      </w:pPr>
      <w:bookmarkStart w:id="61" w:name="_Toc208564672"/>
      <w:r w:rsidRPr="00B70CDA">
        <w:rPr>
          <w:rStyle w:val="Heading3Char"/>
        </w:rPr>
        <w:t>Storing Extracted Data in Azure Blob Storage</w:t>
      </w:r>
      <w:bookmarkEnd w:id="61"/>
      <w:r w:rsidRPr="00B70CDA">
        <w:rPr>
          <w:rStyle w:val="Heading3Char"/>
        </w:rPr>
        <w:t xml:space="preserve"> </w:t>
      </w:r>
    </w:p>
    <w:p w14:paraId="0A597495" w14:textId="3B05B05D" w:rsidR="00100D64" w:rsidRPr="00100D64" w:rsidRDefault="00100D64" w:rsidP="008E757A">
      <w:pPr>
        <w:ind w:left="720"/>
      </w:pPr>
      <w:r w:rsidRPr="00100D64">
        <w:t>Following extraction, the generated CSV file containing the Teamcenter data is temporarily stored in a batch process container in Azure Blob Storage. This cloud-based storage acts as a staging area, holding the data before further processing within the ADF pipeline</w:t>
      </w:r>
      <w:r w:rsidR="002A245B">
        <w:t>.</w:t>
      </w:r>
      <w:r w:rsidRPr="00100D64">
        <w:t xml:space="preserve"> </w:t>
      </w:r>
    </w:p>
    <w:p w14:paraId="59B27E17" w14:textId="214D89B6" w:rsidR="00B70CDA" w:rsidRPr="008E757A" w:rsidRDefault="00B70CDA" w:rsidP="005D027B">
      <w:pPr>
        <w:pStyle w:val="ListParagraph"/>
        <w:numPr>
          <w:ilvl w:val="0"/>
          <w:numId w:val="9"/>
        </w:numPr>
        <w:rPr>
          <w:rStyle w:val="Heading3Char"/>
        </w:rPr>
      </w:pPr>
      <w:bookmarkStart w:id="62" w:name="_Toc208564673"/>
      <w:r w:rsidRPr="00B70CDA">
        <w:rPr>
          <w:rStyle w:val="Heading3Char"/>
        </w:rPr>
        <w:t>Event Trigger on Blob Storage for Data Arrival</w:t>
      </w:r>
      <w:bookmarkEnd w:id="62"/>
      <w:r w:rsidRPr="00B70CDA">
        <w:rPr>
          <w:rStyle w:val="Heading3Char"/>
        </w:rPr>
        <w:t xml:space="preserve"> </w:t>
      </w:r>
    </w:p>
    <w:p w14:paraId="602DDEEB" w14:textId="77777777" w:rsidR="00100D64" w:rsidRDefault="00100D64" w:rsidP="008E757A">
      <w:pPr>
        <w:ind w:left="720"/>
      </w:pPr>
      <w:r>
        <w:t xml:space="preserve">An Event Trigger is configured to monitor the designated Input Folder in Azure Blob Storage. When a new CSV file, indicating the completion of data extraction by ITK.exe, arrives in this folder, the Event Trigger is activated. This trigger is initiated through Azure Event Grid, ensuring seamless monitoring and activation based on specified events. </w:t>
      </w:r>
    </w:p>
    <w:p w14:paraId="61B6403F" w14:textId="5ACDC080" w:rsidR="00100D64" w:rsidRPr="00100D64" w:rsidRDefault="00100D64" w:rsidP="008E757A">
      <w:pPr>
        <w:ind w:left="720"/>
      </w:pPr>
      <w:r>
        <w:t>Upon arrival of a new CSV file in the designated "Input Folder" of Azure Blob Storage, signifying completion of data extraction by ITK.exe, an Event Trigger activates the ADF pipeline.</w:t>
      </w:r>
    </w:p>
    <w:p w14:paraId="1F4FBDCB" w14:textId="77777777" w:rsidR="00532176" w:rsidRDefault="00532176"/>
    <w:p w14:paraId="5B1B9ABC" w14:textId="77777777" w:rsidR="00532176" w:rsidRDefault="00532176"/>
    <w:p w14:paraId="61858E01" w14:textId="77777777" w:rsidR="00532176" w:rsidRDefault="00532176"/>
    <w:p w14:paraId="106B2936" w14:textId="4D0C076C" w:rsidR="006C25C0" w:rsidRDefault="00B70CDA">
      <w:r>
        <w:rPr>
          <w:noProof/>
        </w:rPr>
        <w:drawing>
          <wp:inline distT="0" distB="0" distL="0" distR="0" wp14:anchorId="5725ABE4" wp14:editId="2E791AC1">
            <wp:extent cx="4305916" cy="3646968"/>
            <wp:effectExtent l="0" t="0" r="0" b="0"/>
            <wp:docPr id="75000103" name="Picture 1" descr="Data Ext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0103" name="Picture 1" descr="Data Extraction"/>
                    <pic:cNvPicPr>
                      <a:picLocks noChangeAspect="1"/>
                    </pic:cNvPicPr>
                  </pic:nvPicPr>
                  <pic:blipFill rotWithShape="1">
                    <a:blip r:embed="rId24">
                      <a:extLst>
                        <a:ext uri="{28A0092B-C50C-407E-A947-70E740481C1C}">
                          <a14:useLocalDpi xmlns:a14="http://schemas.microsoft.com/office/drawing/2010/main" val="0"/>
                        </a:ext>
                      </a:extLst>
                    </a:blip>
                    <a:srcRect l="1645" t="36563" r="65088" b="10808"/>
                    <a:stretch/>
                  </pic:blipFill>
                  <pic:spPr bwMode="auto">
                    <a:xfrm>
                      <a:off x="0" y="0"/>
                      <a:ext cx="4306186" cy="3647197"/>
                    </a:xfrm>
                    <a:prstGeom prst="rect">
                      <a:avLst/>
                    </a:prstGeom>
                    <a:ln>
                      <a:noFill/>
                    </a:ln>
                    <a:extLst>
                      <a:ext uri="{53640926-AAD7-44D8-BBD7-CCE9431645EC}">
                        <a14:shadowObscured xmlns:a14="http://schemas.microsoft.com/office/drawing/2010/main"/>
                      </a:ext>
                    </a:extLst>
                  </pic:spPr>
                </pic:pic>
              </a:graphicData>
            </a:graphic>
          </wp:inline>
        </w:drawing>
      </w:r>
    </w:p>
    <w:p w14:paraId="7941BF24" w14:textId="77777777" w:rsidR="00870CF0" w:rsidRDefault="00870CF0">
      <w:pPr>
        <w:sectPr w:rsidR="00870CF0" w:rsidSect="0088240F">
          <w:type w:val="continuous"/>
          <w:pgSz w:w="23040" w:h="15840"/>
          <w:pgMar w:top="1440" w:right="1440" w:bottom="1440" w:left="1440" w:header="720" w:footer="720" w:gutter="0"/>
          <w:pgNumType w:start="1"/>
          <w:cols w:num="2" w:space="1440" w:equalWidth="0">
            <w:col w:w="11520" w:space="1440"/>
            <w:col w:w="7200"/>
          </w:cols>
          <w:docGrid w:linePitch="360"/>
        </w:sectPr>
      </w:pPr>
    </w:p>
    <w:p w14:paraId="35C59DC1" w14:textId="1684D9FC" w:rsidR="00870CF0" w:rsidRDefault="007B4A6E" w:rsidP="007B4A6E">
      <w:pPr>
        <w:pStyle w:val="Heading2"/>
      </w:pPr>
      <w:bookmarkStart w:id="63" w:name="_Toc179538517"/>
      <w:bookmarkStart w:id="64" w:name="_Toc208564674"/>
      <w:bookmarkStart w:id="65" w:name="OLE_LINK23"/>
      <w:r w:rsidRPr="007B4A6E">
        <w:lastRenderedPageBreak/>
        <w:t>GE Validation and Result Distribution</w:t>
      </w:r>
      <w:bookmarkEnd w:id="63"/>
      <w:bookmarkEnd w:id="64"/>
      <w:r w:rsidRPr="007B4A6E">
        <w:t xml:space="preserve"> </w:t>
      </w:r>
    </w:p>
    <w:bookmarkEnd w:id="65"/>
    <w:p w14:paraId="212E3DDB" w14:textId="77777777" w:rsidR="00D03659" w:rsidRDefault="00D03659" w:rsidP="005D027B">
      <w:pPr>
        <w:pStyle w:val="Heading3"/>
        <w:numPr>
          <w:ilvl w:val="0"/>
          <w:numId w:val="7"/>
        </w:numPr>
        <w:rPr>
          <w:rStyle w:val="Heading3Char"/>
          <w:b/>
          <w:bCs/>
        </w:rPr>
        <w:sectPr w:rsidR="00D03659" w:rsidSect="00AE7FE5">
          <w:pgSz w:w="23040" w:h="15840"/>
          <w:pgMar w:top="1440" w:right="1440" w:bottom="1440" w:left="1440" w:header="720" w:footer="720" w:gutter="0"/>
          <w:pgNumType w:start="9"/>
          <w:cols w:space="720"/>
          <w:docGrid w:linePitch="360"/>
        </w:sectPr>
      </w:pPr>
    </w:p>
    <w:p w14:paraId="3EF2E290" w14:textId="77777777" w:rsidR="00A23178" w:rsidRPr="008E757A" w:rsidRDefault="00A23178" w:rsidP="005D027B">
      <w:pPr>
        <w:pStyle w:val="ListParagraph"/>
        <w:numPr>
          <w:ilvl w:val="0"/>
          <w:numId w:val="9"/>
        </w:numPr>
        <w:rPr>
          <w:rStyle w:val="Heading3Char"/>
        </w:rPr>
      </w:pPr>
      <w:bookmarkStart w:id="66" w:name="_Toc208564675"/>
      <w:r w:rsidRPr="00A23178">
        <w:rPr>
          <w:rStyle w:val="Heading3Char"/>
        </w:rPr>
        <w:t>ADF pipeline calls GE API</w:t>
      </w:r>
      <w:bookmarkEnd w:id="66"/>
      <w:r w:rsidRPr="00A23178">
        <w:rPr>
          <w:rStyle w:val="Heading3Char"/>
        </w:rPr>
        <w:t xml:space="preserve"> </w:t>
      </w:r>
    </w:p>
    <w:p w14:paraId="403CD494" w14:textId="0889CD15" w:rsidR="00A23178" w:rsidRPr="00A23178" w:rsidRDefault="00A23178" w:rsidP="008E757A">
      <w:pPr>
        <w:ind w:left="720"/>
      </w:pPr>
      <w:r w:rsidRPr="00A23178">
        <w:t xml:space="preserve">The ADF pipeline calls the GE API to validate the extracted data against pre-defined expectations.  </w:t>
      </w:r>
    </w:p>
    <w:p w14:paraId="06EA86CE" w14:textId="77777777" w:rsidR="00A23178" w:rsidRPr="008E757A" w:rsidRDefault="00A23178" w:rsidP="005D027B">
      <w:pPr>
        <w:pStyle w:val="ListParagraph"/>
        <w:numPr>
          <w:ilvl w:val="0"/>
          <w:numId w:val="9"/>
        </w:numPr>
        <w:rPr>
          <w:rStyle w:val="Heading3Char"/>
        </w:rPr>
      </w:pPr>
      <w:bookmarkStart w:id="67" w:name="_Toc208564676"/>
      <w:r w:rsidRPr="00A23178">
        <w:rPr>
          <w:rStyle w:val="Heading3Char"/>
        </w:rPr>
        <w:t>GE validation</w:t>
      </w:r>
      <w:bookmarkEnd w:id="67"/>
    </w:p>
    <w:p w14:paraId="2DD20F1F" w14:textId="09DBD339" w:rsidR="00A23178" w:rsidRPr="00A23178" w:rsidRDefault="00A23178" w:rsidP="008E757A">
      <w:pPr>
        <w:ind w:left="720"/>
      </w:pPr>
      <w:r w:rsidRPr="00A23178">
        <w:t>The GE API performs data validation and generates detailed results reflecting data quality metrics. These results are essential for subsequent analysis and improvement actions.</w:t>
      </w:r>
    </w:p>
    <w:p w14:paraId="6E42542A" w14:textId="77777777" w:rsidR="00A23178" w:rsidRPr="008E757A" w:rsidRDefault="00A23178" w:rsidP="005D027B">
      <w:pPr>
        <w:pStyle w:val="ListParagraph"/>
        <w:numPr>
          <w:ilvl w:val="0"/>
          <w:numId w:val="9"/>
        </w:numPr>
        <w:rPr>
          <w:rStyle w:val="Heading3Char"/>
        </w:rPr>
      </w:pPr>
      <w:bookmarkStart w:id="68" w:name="_Toc208564677"/>
      <w:r w:rsidRPr="00A23178">
        <w:rPr>
          <w:rStyle w:val="Heading3Char"/>
        </w:rPr>
        <w:t>Storing Data Quality results in Blob storage</w:t>
      </w:r>
      <w:bookmarkEnd w:id="68"/>
      <w:r w:rsidRPr="00A23178">
        <w:rPr>
          <w:rStyle w:val="Heading3Char"/>
        </w:rPr>
        <w:t xml:space="preserve"> </w:t>
      </w:r>
    </w:p>
    <w:p w14:paraId="45FF46E1" w14:textId="56F055C1" w:rsidR="00A23178" w:rsidRPr="00A23178" w:rsidRDefault="00A23178" w:rsidP="008E757A">
      <w:pPr>
        <w:ind w:left="720"/>
      </w:pPr>
      <w:r w:rsidRPr="00A23178">
        <w:t>The results are saved in a designated location within Azure Blob Storage for future reference, analysis, and potential troubleshooting.</w:t>
      </w:r>
    </w:p>
    <w:p w14:paraId="01A3CC78" w14:textId="77777777" w:rsidR="00A23178" w:rsidRPr="008E757A" w:rsidRDefault="00A23178" w:rsidP="005D027B">
      <w:pPr>
        <w:pStyle w:val="ListParagraph"/>
        <w:numPr>
          <w:ilvl w:val="0"/>
          <w:numId w:val="9"/>
        </w:numPr>
        <w:rPr>
          <w:rStyle w:val="Heading3Char"/>
        </w:rPr>
      </w:pPr>
      <w:bookmarkStart w:id="69" w:name="_Toc208564678"/>
      <w:r w:rsidRPr="00A23178">
        <w:rPr>
          <w:rStyle w:val="Heading3Char"/>
        </w:rPr>
        <w:t>Publishing Results to Event Hub</w:t>
      </w:r>
      <w:bookmarkEnd w:id="69"/>
      <w:r w:rsidRPr="00A23178">
        <w:rPr>
          <w:rStyle w:val="Heading3Char"/>
        </w:rPr>
        <w:t xml:space="preserve"> </w:t>
      </w:r>
    </w:p>
    <w:p w14:paraId="0CC08AA5" w14:textId="3DDC3524" w:rsidR="00A23178" w:rsidRPr="00A23178" w:rsidRDefault="00A23178" w:rsidP="008E757A">
      <w:pPr>
        <w:ind w:left="720"/>
      </w:pPr>
      <w:r w:rsidRPr="00A23178">
        <w:t>The data quality results are published to an Event Hub, enabling real-time consumption and further processing. Additionally, the results are loaded into a "DQresults" table within Azure Data Explorer (ADX) for in-depth analysis and reporting.</w:t>
      </w:r>
    </w:p>
    <w:p w14:paraId="03E7B8CA" w14:textId="77777777" w:rsidR="00A23178" w:rsidRPr="008E757A" w:rsidRDefault="00A23178" w:rsidP="005D027B">
      <w:pPr>
        <w:pStyle w:val="ListParagraph"/>
        <w:numPr>
          <w:ilvl w:val="0"/>
          <w:numId w:val="9"/>
        </w:numPr>
        <w:rPr>
          <w:rStyle w:val="Heading3Char"/>
        </w:rPr>
      </w:pPr>
      <w:bookmarkStart w:id="70" w:name="_Toc208564679"/>
      <w:r w:rsidRPr="00A23178">
        <w:rPr>
          <w:rStyle w:val="Heading3Char"/>
        </w:rPr>
        <w:t>Data ingestion into ADX</w:t>
      </w:r>
      <w:bookmarkEnd w:id="70"/>
      <w:r w:rsidRPr="00A23178">
        <w:rPr>
          <w:rStyle w:val="Heading3Char"/>
        </w:rPr>
        <w:t xml:space="preserve"> </w:t>
      </w:r>
    </w:p>
    <w:p w14:paraId="263F3E8B" w14:textId="1918E633" w:rsidR="00A23178" w:rsidRPr="00A23178" w:rsidRDefault="00A23178" w:rsidP="008E757A">
      <w:pPr>
        <w:ind w:left="720"/>
      </w:pPr>
      <w:r w:rsidRPr="00A23178">
        <w:t>The Event Hub data is ingested into Azure Data Explorer (ADX) using Kafka Connect, a framework that facilitates data streaming from Event Hub to ADX. In this scenario, Kafka Connect acts as a bridge, streaming the validation results from the Event Hub to a designated table within ADX.</w:t>
      </w:r>
    </w:p>
    <w:p w14:paraId="6BA8E2C4" w14:textId="1B82358F" w:rsidR="00A23178" w:rsidRPr="008E757A" w:rsidRDefault="00A23178" w:rsidP="005D027B">
      <w:pPr>
        <w:pStyle w:val="ListParagraph"/>
        <w:numPr>
          <w:ilvl w:val="0"/>
          <w:numId w:val="9"/>
        </w:numPr>
        <w:rPr>
          <w:rStyle w:val="Heading3Char"/>
        </w:rPr>
      </w:pPr>
      <w:bookmarkStart w:id="71" w:name="_Toc208564680"/>
      <w:r w:rsidRPr="00A23178">
        <w:rPr>
          <w:rStyle w:val="Heading3Char"/>
        </w:rPr>
        <w:t xml:space="preserve">Querying Data and </w:t>
      </w:r>
      <w:r w:rsidR="0085691A">
        <w:rPr>
          <w:rStyle w:val="Heading3Char"/>
        </w:rPr>
        <w:t>V</w:t>
      </w:r>
      <w:r w:rsidRPr="00A23178">
        <w:rPr>
          <w:rStyle w:val="Heading3Char"/>
        </w:rPr>
        <w:t>isualiz</w:t>
      </w:r>
      <w:r w:rsidR="0085691A">
        <w:rPr>
          <w:rStyle w:val="Heading3Char"/>
        </w:rPr>
        <w:t>ation</w:t>
      </w:r>
      <w:r w:rsidRPr="00A23178">
        <w:rPr>
          <w:rStyle w:val="Heading3Char"/>
        </w:rPr>
        <w:t xml:space="preserve"> in </w:t>
      </w:r>
      <w:r w:rsidR="0085691A">
        <w:rPr>
          <w:rStyle w:val="Heading3Char"/>
        </w:rPr>
        <w:t>W</w:t>
      </w:r>
      <w:r w:rsidRPr="00A23178">
        <w:rPr>
          <w:rStyle w:val="Heading3Char"/>
        </w:rPr>
        <w:t>orkbooks</w:t>
      </w:r>
      <w:bookmarkEnd w:id="71"/>
    </w:p>
    <w:p w14:paraId="6DDFF835" w14:textId="4C22E28E" w:rsidR="00A23178" w:rsidRPr="00A23178" w:rsidRDefault="00A23178" w:rsidP="008E757A">
      <w:pPr>
        <w:ind w:left="720"/>
      </w:pPr>
      <w:r w:rsidRPr="00A23178">
        <w:t>Users can query the "DQresults" table in ADX to explore data quality metrics and create visualizations using ADX workbooks. This enables interactive data exploration and insights generation.</w:t>
      </w:r>
    </w:p>
    <w:p w14:paraId="5D4F6E75" w14:textId="4910662E" w:rsidR="00A23178" w:rsidRDefault="00A23178" w:rsidP="005D027B">
      <w:pPr>
        <w:pStyle w:val="ListParagraph"/>
        <w:numPr>
          <w:ilvl w:val="0"/>
          <w:numId w:val="9"/>
        </w:numPr>
        <w:rPr>
          <w:rStyle w:val="Heading3Char"/>
          <w:b w:val="0"/>
          <w:bCs w:val="0"/>
        </w:rPr>
      </w:pPr>
      <w:bookmarkStart w:id="72" w:name="_Toc208564681"/>
      <w:r w:rsidRPr="00A23178">
        <w:rPr>
          <w:rStyle w:val="Heading3Char"/>
        </w:rPr>
        <w:t>Visualization on Dashboards</w:t>
      </w:r>
      <w:bookmarkEnd w:id="72"/>
    </w:p>
    <w:p w14:paraId="345AA049" w14:textId="3600433C" w:rsidR="00A23178" w:rsidRPr="00A23178" w:rsidRDefault="00A23178" w:rsidP="008E757A">
      <w:pPr>
        <w:ind w:left="720"/>
      </w:pPr>
      <w:r w:rsidRPr="00A23178">
        <w:t xml:space="preserve">Key data quality metrics and visualizations are pinned to dashboards for real-time monitoring and proactive issue identification. These dashboards provide a centralized view of data quality performance. </w:t>
      </w:r>
    </w:p>
    <w:p w14:paraId="73E95B1E" w14:textId="74B706DF" w:rsidR="00A23178" w:rsidRPr="00A23178" w:rsidRDefault="00D03659" w:rsidP="00A23178">
      <w:r>
        <w:br w:type="column"/>
      </w:r>
    </w:p>
    <w:p w14:paraId="1A8E54F8" w14:textId="77777777" w:rsidR="00D03659" w:rsidRDefault="00D03659" w:rsidP="0028509A"/>
    <w:p w14:paraId="014CDC1D" w14:textId="77777777" w:rsidR="00D03659" w:rsidRDefault="00D03659" w:rsidP="0028509A"/>
    <w:p w14:paraId="6086345B" w14:textId="77777777" w:rsidR="00D03659" w:rsidRDefault="00D03659" w:rsidP="0028509A"/>
    <w:p w14:paraId="05C1E872" w14:textId="7CA4FCE1" w:rsidR="0028509A" w:rsidRPr="0028509A" w:rsidRDefault="00B7140D" w:rsidP="0028509A">
      <w:r>
        <w:rPr>
          <w:noProof/>
        </w:rPr>
        <w:drawing>
          <wp:inline distT="0" distB="0" distL="0" distR="0" wp14:anchorId="1291743C" wp14:editId="22CFA481">
            <wp:extent cx="7173863" cy="2668772"/>
            <wp:effectExtent l="0" t="0" r="8255" b="0"/>
            <wp:docPr id="373194221" name="Picture 1" descr="GE Validation and Result Distribu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94221" name="Picture 1" descr="GE Validation and Result Distribution "/>
                    <pic:cNvPicPr>
                      <a:picLocks noChangeAspect="1"/>
                    </pic:cNvPicPr>
                  </pic:nvPicPr>
                  <pic:blipFill rotWithShape="1">
                    <a:blip r:embed="rId24">
                      <a:extLst>
                        <a:ext uri="{28A0092B-C50C-407E-A947-70E740481C1C}">
                          <a14:useLocalDpi xmlns:a14="http://schemas.microsoft.com/office/drawing/2010/main" val="0"/>
                        </a:ext>
                      </a:extLst>
                    </a:blip>
                    <a:srcRect l="32793" t="58670" r="11747" b="2797"/>
                    <a:stretch/>
                  </pic:blipFill>
                  <pic:spPr bwMode="auto">
                    <a:xfrm>
                      <a:off x="0" y="0"/>
                      <a:ext cx="7177491" cy="2670122"/>
                    </a:xfrm>
                    <a:prstGeom prst="rect">
                      <a:avLst/>
                    </a:prstGeom>
                    <a:ln>
                      <a:noFill/>
                    </a:ln>
                    <a:extLst>
                      <a:ext uri="{53640926-AAD7-44D8-BBD7-CCE9431645EC}">
                        <a14:shadowObscured xmlns:a14="http://schemas.microsoft.com/office/drawing/2010/main"/>
                      </a:ext>
                    </a:extLst>
                  </pic:spPr>
                </pic:pic>
              </a:graphicData>
            </a:graphic>
          </wp:inline>
        </w:drawing>
      </w:r>
    </w:p>
    <w:p w14:paraId="0607CFAE" w14:textId="77777777" w:rsidR="00D03659" w:rsidRDefault="00D03659" w:rsidP="00870CF0">
      <w:pPr>
        <w:jc w:val="left"/>
        <w:rPr>
          <w:color w:val="FFFFFF" w:themeColor="background1"/>
        </w:rPr>
        <w:sectPr w:rsidR="00D03659" w:rsidSect="00D03659">
          <w:type w:val="continuous"/>
          <w:pgSz w:w="23040" w:h="15840"/>
          <w:pgMar w:top="1440" w:right="1440" w:bottom="1440" w:left="1440" w:header="720" w:footer="720" w:gutter="0"/>
          <w:pgNumType w:start="1"/>
          <w:cols w:num="2" w:space="1440" w:equalWidth="0">
            <w:col w:w="7200" w:space="1440"/>
            <w:col w:w="11520"/>
          </w:cols>
          <w:docGrid w:linePitch="360"/>
        </w:sectPr>
      </w:pPr>
    </w:p>
    <w:p w14:paraId="4EE5E4E8" w14:textId="77777777" w:rsidR="00B70CDA" w:rsidRDefault="00B70CDA" w:rsidP="00B70CDA">
      <w:pPr>
        <w:pStyle w:val="Heading2"/>
        <w:sectPr w:rsidR="00B70CDA" w:rsidSect="00D03659">
          <w:type w:val="continuous"/>
          <w:pgSz w:w="23040" w:h="15840"/>
          <w:pgMar w:top="1440" w:right="1440" w:bottom="1440" w:left="1440" w:header="720" w:footer="720" w:gutter="0"/>
          <w:pgNumType w:start="1"/>
          <w:cols w:space="720"/>
          <w:docGrid w:linePitch="360"/>
        </w:sectPr>
      </w:pPr>
    </w:p>
    <w:p w14:paraId="52AACDF8" w14:textId="093A6D4D" w:rsidR="00870CF0" w:rsidRDefault="00B70CDA" w:rsidP="00B70CDA">
      <w:pPr>
        <w:pStyle w:val="Heading2"/>
      </w:pPr>
      <w:bookmarkStart w:id="73" w:name="_Toc179538518"/>
      <w:bookmarkStart w:id="74" w:name="_Toc208564682"/>
      <w:bookmarkStart w:id="75" w:name="OLE_LINK17"/>
      <w:r w:rsidRPr="00B70CDA">
        <w:lastRenderedPageBreak/>
        <w:t>Data Transformation and Transmission</w:t>
      </w:r>
      <w:bookmarkEnd w:id="73"/>
      <w:bookmarkEnd w:id="74"/>
      <w:r w:rsidRPr="00B70CDA">
        <w:t xml:space="preserve"> </w:t>
      </w:r>
    </w:p>
    <w:bookmarkEnd w:id="75"/>
    <w:p w14:paraId="6E3D140F" w14:textId="77777777" w:rsidR="00205CC0" w:rsidRDefault="00205CC0" w:rsidP="005D027B">
      <w:pPr>
        <w:pStyle w:val="Heading3"/>
        <w:numPr>
          <w:ilvl w:val="0"/>
          <w:numId w:val="7"/>
        </w:numPr>
        <w:sectPr w:rsidR="00205CC0" w:rsidSect="00AE7FE5">
          <w:pgSz w:w="23040" w:h="15840"/>
          <w:pgMar w:top="1440" w:right="1440" w:bottom="1440" w:left="1440" w:header="720" w:footer="720" w:gutter="0"/>
          <w:pgNumType w:start="10"/>
          <w:cols w:space="720"/>
          <w:docGrid w:linePitch="360"/>
        </w:sectPr>
      </w:pPr>
    </w:p>
    <w:p w14:paraId="0637060B" w14:textId="77777777" w:rsidR="00AA1C6A" w:rsidRPr="008E757A" w:rsidRDefault="00AA1C6A" w:rsidP="005D027B">
      <w:pPr>
        <w:pStyle w:val="ListParagraph"/>
        <w:numPr>
          <w:ilvl w:val="0"/>
          <w:numId w:val="9"/>
        </w:numPr>
        <w:rPr>
          <w:rStyle w:val="Heading3Char"/>
        </w:rPr>
      </w:pPr>
      <w:bookmarkStart w:id="76" w:name="_Toc208564683"/>
      <w:r w:rsidRPr="008E757A">
        <w:rPr>
          <w:rStyle w:val="Heading3Char"/>
        </w:rPr>
        <w:t>ADF Pipeline for Transformation and Loading</w:t>
      </w:r>
      <w:bookmarkEnd w:id="76"/>
      <w:r w:rsidRPr="008E757A">
        <w:rPr>
          <w:rStyle w:val="Heading3Char"/>
        </w:rPr>
        <w:t xml:space="preserve"> </w:t>
      </w:r>
    </w:p>
    <w:p w14:paraId="4832DDA4" w14:textId="117CE5A8" w:rsidR="00831BFA" w:rsidRPr="00831BFA" w:rsidRDefault="00563DD3" w:rsidP="008E757A">
      <w:pPr>
        <w:ind w:left="720"/>
      </w:pPr>
      <w:r w:rsidRPr="00563DD3">
        <w:t>Upon successful GE API validation, an ADF pipeline is triggered to process the CSV file stored in Blob Storage. The pipeline employs the ADF Data Flow service to apply necessary transformations, including filtering, sorting, and other data cleansing operations, to prepare the data for subsequent stages.</w:t>
      </w:r>
    </w:p>
    <w:p w14:paraId="07EF7EB5" w14:textId="055455EC" w:rsidR="00AA1C6A" w:rsidRPr="008E757A" w:rsidRDefault="00AA1C6A" w:rsidP="005D027B">
      <w:pPr>
        <w:pStyle w:val="ListParagraph"/>
        <w:numPr>
          <w:ilvl w:val="0"/>
          <w:numId w:val="9"/>
        </w:numPr>
        <w:rPr>
          <w:rStyle w:val="Heading3Char"/>
        </w:rPr>
      </w:pPr>
      <w:bookmarkStart w:id="77" w:name="_Toc208564684"/>
      <w:r w:rsidRPr="008E757A">
        <w:rPr>
          <w:rStyle w:val="Heading3Char"/>
        </w:rPr>
        <w:t xml:space="preserve">Data Loading into SQL </w:t>
      </w:r>
      <w:r w:rsidR="0085691A" w:rsidRPr="008E757A">
        <w:rPr>
          <w:rStyle w:val="Heading3Char"/>
        </w:rPr>
        <w:t>S</w:t>
      </w:r>
      <w:r w:rsidRPr="008E757A">
        <w:rPr>
          <w:rStyle w:val="Heading3Char"/>
        </w:rPr>
        <w:t>erver</w:t>
      </w:r>
      <w:bookmarkEnd w:id="77"/>
    </w:p>
    <w:p w14:paraId="2571FEC1" w14:textId="5B45B2BD" w:rsidR="00831BFA" w:rsidRPr="00831BFA" w:rsidRDefault="00563DD3" w:rsidP="008E757A">
      <w:pPr>
        <w:ind w:left="720"/>
      </w:pPr>
      <w:r w:rsidRPr="00563DD3">
        <w:t xml:space="preserve">After transformation, the processed data is loaded into designated SQL tables within Azure SQL Server for further analysis or use such as bulk data processing and part classification. </w:t>
      </w:r>
    </w:p>
    <w:p w14:paraId="09DCADC3" w14:textId="77777777" w:rsidR="00AA1C6A" w:rsidRPr="008E757A" w:rsidRDefault="00AA1C6A" w:rsidP="005D027B">
      <w:pPr>
        <w:pStyle w:val="ListParagraph"/>
        <w:numPr>
          <w:ilvl w:val="0"/>
          <w:numId w:val="9"/>
        </w:numPr>
        <w:rPr>
          <w:rStyle w:val="Heading3Char"/>
        </w:rPr>
      </w:pPr>
      <w:bookmarkStart w:id="78" w:name="_Toc208564685"/>
      <w:r w:rsidRPr="008E757A">
        <w:rPr>
          <w:rStyle w:val="Heading3Char"/>
        </w:rPr>
        <w:t>Archiving the Source File</w:t>
      </w:r>
      <w:bookmarkEnd w:id="78"/>
      <w:r w:rsidRPr="008E757A">
        <w:rPr>
          <w:rStyle w:val="Heading3Char"/>
        </w:rPr>
        <w:t xml:space="preserve"> </w:t>
      </w:r>
    </w:p>
    <w:p w14:paraId="38B759F5" w14:textId="1D81B6E7" w:rsidR="00831BFA" w:rsidRPr="00831BFA" w:rsidRDefault="00563DD3" w:rsidP="008E757A">
      <w:pPr>
        <w:ind w:left="720"/>
      </w:pPr>
      <w:r w:rsidRPr="00563DD3">
        <w:t xml:space="preserve">Once the data is successfully loaded into SQL Server, the source CSV file in Blob Storage is moved to an Archive folder within the Azure Blob storage, ensuring efficient data management and organization. </w:t>
      </w:r>
    </w:p>
    <w:p w14:paraId="7202DAAB" w14:textId="77777777" w:rsidR="00AA1C6A" w:rsidRPr="008E757A" w:rsidRDefault="00AA1C6A" w:rsidP="005D027B">
      <w:pPr>
        <w:pStyle w:val="ListParagraph"/>
        <w:numPr>
          <w:ilvl w:val="0"/>
          <w:numId w:val="9"/>
        </w:numPr>
        <w:rPr>
          <w:rStyle w:val="Heading3Char"/>
        </w:rPr>
      </w:pPr>
      <w:bookmarkStart w:id="79" w:name="_Toc208564686"/>
      <w:r w:rsidRPr="008E757A">
        <w:rPr>
          <w:rStyle w:val="Heading3Char"/>
        </w:rPr>
        <w:t>Integration of ML Algorithms</w:t>
      </w:r>
      <w:bookmarkEnd w:id="79"/>
      <w:r w:rsidRPr="008E757A">
        <w:rPr>
          <w:rStyle w:val="Heading3Char"/>
        </w:rPr>
        <w:t xml:space="preserve"> </w:t>
      </w:r>
    </w:p>
    <w:p w14:paraId="2371DE8E" w14:textId="60E137FC" w:rsidR="00831BFA" w:rsidRPr="00831BFA" w:rsidRDefault="00563DD3" w:rsidP="008E757A">
      <w:pPr>
        <w:ind w:left="720"/>
      </w:pPr>
      <w:r w:rsidRPr="00563DD3">
        <w:t xml:space="preserve">After the data undergoes transformation and is stored in dedicated SQL tables for bulk data processing and part classification, additional processing occurs with the integration of ML algorithms. </w:t>
      </w:r>
    </w:p>
    <w:p w14:paraId="728BC13D" w14:textId="77777777" w:rsidR="00AA1C6A" w:rsidRPr="008E757A" w:rsidRDefault="00AA1C6A" w:rsidP="005D027B">
      <w:pPr>
        <w:pStyle w:val="ListParagraph"/>
        <w:numPr>
          <w:ilvl w:val="0"/>
          <w:numId w:val="9"/>
        </w:numPr>
        <w:rPr>
          <w:rStyle w:val="Heading3Char"/>
        </w:rPr>
      </w:pPr>
      <w:bookmarkStart w:id="80" w:name="_Toc208564687"/>
      <w:r w:rsidRPr="008E757A">
        <w:rPr>
          <w:rStyle w:val="Heading3Char"/>
        </w:rPr>
        <w:t>Application of Business Logic and UNSPSC Code Update</w:t>
      </w:r>
      <w:bookmarkEnd w:id="80"/>
      <w:r w:rsidRPr="008E757A">
        <w:rPr>
          <w:rStyle w:val="Heading3Char"/>
        </w:rPr>
        <w:t xml:space="preserve"> </w:t>
      </w:r>
    </w:p>
    <w:p w14:paraId="0DD07C9E" w14:textId="3BD75F4F" w:rsidR="00831BFA" w:rsidRPr="00831BFA" w:rsidRDefault="00563DD3" w:rsidP="008E757A">
      <w:pPr>
        <w:ind w:left="720"/>
      </w:pPr>
      <w:r w:rsidRPr="00563DD3">
        <w:t xml:space="preserve">The ML algorithms predict UNSPSC codes for part classification. By analyzing part characteristics and attributes, these algorithms make accurate predictions, facilitating efficient part categorization.  </w:t>
      </w:r>
    </w:p>
    <w:p w14:paraId="76812962" w14:textId="77777777" w:rsidR="00AA1C6A" w:rsidRPr="008E757A" w:rsidRDefault="00AA1C6A" w:rsidP="005D027B">
      <w:pPr>
        <w:pStyle w:val="ListParagraph"/>
        <w:numPr>
          <w:ilvl w:val="0"/>
          <w:numId w:val="9"/>
        </w:numPr>
        <w:rPr>
          <w:rStyle w:val="Heading3Char"/>
        </w:rPr>
      </w:pPr>
      <w:bookmarkStart w:id="81" w:name="_Toc208564688"/>
      <w:r w:rsidRPr="008E757A">
        <w:rPr>
          <w:rStyle w:val="Heading3Char"/>
        </w:rPr>
        <w:t>Incremental Data Retrieval and Storage in Blob Storage</w:t>
      </w:r>
      <w:bookmarkEnd w:id="81"/>
      <w:r w:rsidRPr="008E757A">
        <w:rPr>
          <w:rStyle w:val="Heading3Char"/>
        </w:rPr>
        <w:t xml:space="preserve"> </w:t>
      </w:r>
    </w:p>
    <w:p w14:paraId="293B3882" w14:textId="12D38460" w:rsidR="00831BFA" w:rsidRPr="00831BFA" w:rsidRDefault="002D2134" w:rsidP="008E757A">
      <w:pPr>
        <w:ind w:left="720"/>
      </w:pPr>
      <w:r w:rsidRPr="002D2134">
        <w:t xml:space="preserve">After applying ML algorithms and business logic, an ADF pipeline is triggered to extract incremental data from the SQL Server based on changes in UNSPSC codes. The pipeline identifies records with updated or newly assigned UNSPSC codes since the last extraction, enabling real-time or near-real-time data synchronization between systems. </w:t>
      </w:r>
    </w:p>
    <w:p w14:paraId="541D87EA" w14:textId="77777777" w:rsidR="00AA1C6A" w:rsidRPr="008E757A" w:rsidRDefault="00AA1C6A" w:rsidP="005D027B">
      <w:pPr>
        <w:pStyle w:val="ListParagraph"/>
        <w:numPr>
          <w:ilvl w:val="0"/>
          <w:numId w:val="9"/>
        </w:numPr>
        <w:rPr>
          <w:rStyle w:val="Heading3Char"/>
        </w:rPr>
      </w:pPr>
      <w:bookmarkStart w:id="82" w:name="_Toc208564689"/>
      <w:r w:rsidRPr="008E757A">
        <w:rPr>
          <w:rStyle w:val="Heading3Char"/>
        </w:rPr>
        <w:t>Incremental Data Storage</w:t>
      </w:r>
      <w:bookmarkEnd w:id="82"/>
    </w:p>
    <w:p w14:paraId="2220B867" w14:textId="0F70FDC1" w:rsidR="00831BFA" w:rsidRPr="00831BFA" w:rsidRDefault="002D2134" w:rsidP="008E757A">
      <w:pPr>
        <w:ind w:left="720"/>
      </w:pPr>
      <w:r w:rsidRPr="002D2134">
        <w:t xml:space="preserve">This incremental data is then stored in Blob Storage, which serves as an intermediary repository for storing data before sending this file to </w:t>
      </w:r>
      <w:r w:rsidR="0085691A">
        <w:t xml:space="preserve">the </w:t>
      </w:r>
      <w:r w:rsidRPr="002D2134">
        <w:t>Teamcenter File System.</w:t>
      </w:r>
    </w:p>
    <w:p w14:paraId="0BF40AD5" w14:textId="72FA4A6E" w:rsidR="00AA1C6A" w:rsidRPr="008E757A" w:rsidRDefault="00AA1C6A" w:rsidP="005D027B">
      <w:pPr>
        <w:pStyle w:val="ListParagraph"/>
        <w:numPr>
          <w:ilvl w:val="0"/>
          <w:numId w:val="9"/>
        </w:numPr>
        <w:rPr>
          <w:rStyle w:val="Heading3Char"/>
        </w:rPr>
      </w:pPr>
      <w:bookmarkStart w:id="83" w:name="_Toc208564690"/>
      <w:r w:rsidRPr="008E757A">
        <w:rPr>
          <w:rStyle w:val="Heading3Char"/>
        </w:rPr>
        <w:t xml:space="preserve">Fetch CSV file from blob storage via ADF </w:t>
      </w:r>
      <w:r w:rsidR="0085691A" w:rsidRPr="008E757A">
        <w:rPr>
          <w:rStyle w:val="Heading3Char"/>
        </w:rPr>
        <w:t>P</w:t>
      </w:r>
      <w:r w:rsidRPr="008E757A">
        <w:rPr>
          <w:rStyle w:val="Heading3Char"/>
        </w:rPr>
        <w:t>ipeline</w:t>
      </w:r>
      <w:bookmarkEnd w:id="83"/>
    </w:p>
    <w:p w14:paraId="5E94227F" w14:textId="4C628249" w:rsidR="00831BFA" w:rsidRPr="00831BFA" w:rsidRDefault="002D2134" w:rsidP="008E757A">
      <w:pPr>
        <w:ind w:left="720"/>
      </w:pPr>
      <w:r w:rsidRPr="002D2134">
        <w:t>An ADF pipeline is initiated to fetch the processed CSV file from blob storage.</w:t>
      </w:r>
    </w:p>
    <w:p w14:paraId="63FBCEFB" w14:textId="2C50334B" w:rsidR="005430B5" w:rsidRPr="008E757A" w:rsidRDefault="00AA1C6A" w:rsidP="005D027B">
      <w:pPr>
        <w:pStyle w:val="ListParagraph"/>
        <w:numPr>
          <w:ilvl w:val="0"/>
          <w:numId w:val="9"/>
        </w:numPr>
        <w:rPr>
          <w:rStyle w:val="Heading3Char"/>
        </w:rPr>
      </w:pPr>
      <w:bookmarkStart w:id="84" w:name="_Toc208564691"/>
      <w:r w:rsidRPr="008E757A">
        <w:rPr>
          <w:rStyle w:val="Heading3Char"/>
        </w:rPr>
        <w:t>Final Data Transmission to Teamcenter File System</w:t>
      </w:r>
      <w:bookmarkEnd w:id="84"/>
      <w:r w:rsidRPr="008E757A">
        <w:rPr>
          <w:rStyle w:val="Heading3Char"/>
        </w:rPr>
        <w:t xml:space="preserve"> </w:t>
      </w:r>
    </w:p>
    <w:p w14:paraId="32CE86DE" w14:textId="4297A873" w:rsidR="00831BFA" w:rsidRDefault="002D2134" w:rsidP="008E757A">
      <w:pPr>
        <w:ind w:left="720"/>
      </w:pPr>
      <w:r w:rsidRPr="002D2134">
        <w:t xml:space="preserve">After the file is fetched, the pipeline transmits the final file to the Teamcenter file system, where it can be accessed and utilized for various purposes such as product design, manufacturing, or supply chain management. </w:t>
      </w:r>
      <w:r w:rsidR="00205CC0">
        <w:br w:type="column"/>
      </w:r>
    </w:p>
    <w:p w14:paraId="64789FCC" w14:textId="77777777" w:rsidR="004B1559" w:rsidRDefault="004B1559" w:rsidP="00831BFA"/>
    <w:p w14:paraId="7E72209E" w14:textId="77777777" w:rsidR="004B1559" w:rsidRDefault="004B1559" w:rsidP="00831BFA"/>
    <w:p w14:paraId="5CB71E85" w14:textId="77777777" w:rsidR="004B1559" w:rsidRPr="00831BFA" w:rsidRDefault="004B1559" w:rsidP="00831BFA"/>
    <w:p w14:paraId="1011A00E" w14:textId="77777777" w:rsidR="00870CF0" w:rsidRDefault="00870CF0" w:rsidP="00870CF0">
      <w:pPr>
        <w:rPr>
          <w:rFonts w:asciiTheme="minorHAnsi" w:hAnsiTheme="minorHAnsi"/>
          <w:sz w:val="22"/>
        </w:rPr>
      </w:pPr>
    </w:p>
    <w:p w14:paraId="2352F5EC" w14:textId="77777777" w:rsidR="0000027F" w:rsidRDefault="0000027F"/>
    <w:p w14:paraId="38377531" w14:textId="2892A248" w:rsidR="00205CC0" w:rsidRDefault="00D94551">
      <w:pPr>
        <w:sectPr w:rsidR="00205CC0" w:rsidSect="00205CC0">
          <w:type w:val="continuous"/>
          <w:pgSz w:w="23040" w:h="15840"/>
          <w:pgMar w:top="1440" w:right="1440" w:bottom="1440" w:left="1440" w:header="720" w:footer="720" w:gutter="0"/>
          <w:pgNumType w:start="1"/>
          <w:cols w:num="2" w:space="1440" w:equalWidth="0">
            <w:col w:w="8640" w:space="1440"/>
            <w:col w:w="10080"/>
          </w:cols>
          <w:docGrid w:linePitch="360"/>
        </w:sectPr>
      </w:pPr>
      <w:r>
        <w:rPr>
          <w:noProof/>
        </w:rPr>
        <w:drawing>
          <wp:inline distT="0" distB="0" distL="0" distR="0" wp14:anchorId="463736C9" wp14:editId="054D2599">
            <wp:extent cx="6830566" cy="3370521"/>
            <wp:effectExtent l="0" t="0" r="0" b="1905"/>
            <wp:docPr id="1287633760" name="Picture 1" descr="Data Transformation and Transmiss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33760" name="Picture 1" descr="Data Transformation and Transmission "/>
                    <pic:cNvPicPr>
                      <a:picLocks noChangeAspect="1"/>
                    </pic:cNvPicPr>
                  </pic:nvPicPr>
                  <pic:blipFill rotWithShape="1">
                    <a:blip r:embed="rId24">
                      <a:extLst>
                        <a:ext uri="{28A0092B-C50C-407E-A947-70E740481C1C}">
                          <a14:useLocalDpi xmlns:a14="http://schemas.microsoft.com/office/drawing/2010/main" val="0"/>
                        </a:ext>
                      </a:extLst>
                    </a:blip>
                    <a:srcRect l="43069" t="15216" r="7113" b="38866"/>
                    <a:stretch/>
                  </pic:blipFill>
                  <pic:spPr bwMode="auto">
                    <a:xfrm>
                      <a:off x="0" y="0"/>
                      <a:ext cx="6854757" cy="3382458"/>
                    </a:xfrm>
                    <a:prstGeom prst="rect">
                      <a:avLst/>
                    </a:prstGeom>
                    <a:ln>
                      <a:noFill/>
                    </a:ln>
                    <a:extLst>
                      <a:ext uri="{53640926-AAD7-44D8-BBD7-CCE9431645EC}">
                        <a14:shadowObscured xmlns:a14="http://schemas.microsoft.com/office/drawing/2010/main"/>
                      </a:ext>
                    </a:extLst>
                  </pic:spPr>
                </pic:pic>
              </a:graphicData>
            </a:graphic>
          </wp:inline>
        </w:drawing>
      </w:r>
    </w:p>
    <w:bookmarkEnd w:id="19"/>
    <w:bookmarkEnd w:id="43"/>
    <w:p w14:paraId="13E501A2" w14:textId="77777777" w:rsidR="007A2402" w:rsidRPr="00CC5F46" w:rsidRDefault="007A2402" w:rsidP="00CC5F46"/>
    <w:sectPr w:rsidR="007A2402" w:rsidRPr="00CC5F46" w:rsidSect="00CC5F46">
      <w:type w:val="continuous"/>
      <w:pgSz w:w="23040" w:h="15840"/>
      <w:pgMar w:top="1440" w:right="1440" w:bottom="1440" w:left="1440" w:header="720" w:footer="720" w:gutter="0"/>
      <w:pgNumType w:start="1"/>
      <w:cols w:num="2" w:space="1440" w:equalWidth="0">
        <w:col w:w="8640" w:space="1440"/>
        <w:col w:w="1008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17BC1" w14:textId="77777777" w:rsidR="00733F63" w:rsidRDefault="00733F63" w:rsidP="004744EE">
      <w:pPr>
        <w:spacing w:after="0" w:line="240" w:lineRule="auto"/>
      </w:pPr>
      <w:r>
        <w:separator/>
      </w:r>
    </w:p>
  </w:endnote>
  <w:endnote w:type="continuationSeparator" w:id="0">
    <w:p w14:paraId="00475BC9" w14:textId="77777777" w:rsidR="00733F63" w:rsidRDefault="00733F63" w:rsidP="004744EE">
      <w:pPr>
        <w:spacing w:after="0" w:line="240" w:lineRule="auto"/>
      </w:pPr>
      <w:r>
        <w:continuationSeparator/>
      </w:r>
    </w:p>
  </w:endnote>
  <w:endnote w:type="continuationNotice" w:id="1">
    <w:p w14:paraId="1F0722B6" w14:textId="77777777" w:rsidR="00733F63" w:rsidRDefault="00733F6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6717B" w14:textId="58461AB6" w:rsidR="00AE7FE5" w:rsidRDefault="00AE7FE5">
    <w:pPr>
      <w:pStyle w:val="Footer"/>
    </w:pPr>
    <w:r>
      <w:t xml:space="preserve">© </w:t>
    </w:r>
    <w:r>
      <w:t>202</w:t>
    </w:r>
    <w:r w:rsidR="009140EB">
      <w:t>6</w:t>
    </w:r>
    <w:r>
      <w:t xml:space="preserve"> Accenture. All rights reserved.</w:t>
    </w:r>
    <w:r>
      <w:ptab w:relativeTo="margin" w:alignment="center" w:leader="none"/>
    </w:r>
    <w:r>
      <w:t xml:space="preserve">Document Version: </w:t>
    </w:r>
    <w:sdt>
      <w:sdtPr>
        <w:alias w:val="Label"/>
        <w:tag w:val="DLCPolicyLabelValue"/>
        <w:id w:val="-2137704061"/>
        <w:lock w:val="contentLocked"/>
        <w:placeholder>
          <w:docPart w:val="02BD15DA0BF94BDAB9A07F4CF19CEFA1"/>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4:DLCPolicyLabelValue[1]" w:storeItemID="{88CB6B43-AE5F-4DE9-AB6C-6258B886E252}"/>
        <w:text w:multiLine="1"/>
      </w:sdtPr>
      <w:sdtContent>
        <w:r w:rsidR="00A924FC">
          <w:t>14.0</w:t>
        </w:r>
      </w:sdtContent>
    </w:sdt>
    <w:r>
      <w:ptab w:relativeTo="margin" w:alignment="right" w:leader="none"/>
    </w:r>
    <w:r w:rsidRPr="00AE7FE5">
      <w:fldChar w:fldCharType="begin"/>
    </w:r>
    <w:r w:rsidRPr="00AE7FE5">
      <w:instrText xml:space="preserve"> PAGE   \* MERGEFORMAT </w:instrText>
    </w:r>
    <w:r w:rsidRPr="00AE7FE5">
      <w:fldChar w:fldCharType="separate"/>
    </w:r>
    <w:r w:rsidRPr="00AE7FE5">
      <w:rPr>
        <w:noProof/>
      </w:rPr>
      <w:t>1</w:t>
    </w:r>
    <w:r w:rsidRPr="00AE7FE5">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EC093" w14:textId="7023E020" w:rsidR="0098293C" w:rsidRDefault="00D75492" w:rsidP="0098293C">
    <w:pPr>
      <w:pStyle w:val="Footer"/>
      <w:tabs>
        <w:tab w:val="clear" w:pos="4680"/>
        <w:tab w:val="clear" w:pos="9360"/>
        <w:tab w:val="left" w:pos="7862"/>
      </w:tabs>
    </w:pPr>
    <w:r>
      <w:t>© 2024 Accenture. All rights reserved.</w:t>
    </w:r>
    <w:r w:rsidR="002A4A6B">
      <w:ptab w:relativeTo="margin" w:alignment="center" w:leader="none"/>
    </w:r>
    <w:r>
      <w:t xml:space="preserve">Document Version: </w:t>
    </w:r>
    <w:sdt>
      <w:sdtPr>
        <w:alias w:val="Label"/>
        <w:tag w:val="DLCPolicyLabelValue"/>
        <w:id w:val="2113774879"/>
        <w:lock w:val="contentLocked"/>
        <w:placeholder>
          <w:docPart w:val="F0D36F6D8B1440C0AC4B50D6F4DCEAE9"/>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4:DLCPolicyLabelValue[1]" w:storeItemID="{88CB6B43-AE5F-4DE9-AB6C-6258B886E252}"/>
        <w:text w:multiLine="1"/>
      </w:sdtPr>
      <w:sdtContent>
        <w:del w:id="1" w:author="Farheen, Zara" w:date="2026-02-02T15:15:00Z" w16du:dateUtc="2026-02-02T09:45:00Z">
          <w:r w:rsidR="000D0571" w:rsidDel="00E7628B">
            <w:delText>33.0</w:delText>
          </w:r>
          <w:r w:rsidR="000A6AAA" w:rsidDel="00E7628B">
            <w:delText>7.0</w:delText>
          </w:r>
        </w:del>
        <w:ins w:id="2" w:author="Ramachandra, Karthik" w:date="2025-06-23T06:34:00Z" w16du:dateUtc="2025-06-23T11:34:00Z">
          <w:del w:id="3" w:author="Farheen, Zara" w:date="2026-02-02T15:15:00Z" w16du:dateUtc="2026-02-02T09:45:00Z">
            <w:r w:rsidR="00970F9F" w:rsidDel="00E7628B">
              <w:delText>9.0</w:delText>
            </w:r>
          </w:del>
        </w:ins>
        <w:del w:id="4" w:author="Farheen, Zara" w:date="2026-02-02T15:15:00Z" w16du:dateUtc="2026-02-02T09:45:00Z">
          <w:r w:rsidR="009244FE" w:rsidDel="00E7628B">
            <w:delText>12.0</w:delText>
          </w:r>
          <w:r w:rsidR="006376FB" w:rsidDel="00E7628B">
            <w:delText>13.0</w:delText>
          </w:r>
          <w:r w:rsidR="00413A8C" w:rsidDel="00E7628B">
            <w:delText>4.0</w:delText>
          </w:r>
          <w:r w:rsidR="00D81B21" w:rsidDel="00E7628B">
            <w:delText>8.0</w:delText>
          </w:r>
          <w:r w:rsidR="00A95116" w:rsidDel="00E7628B">
            <w:delText>9.0</w:delText>
          </w:r>
        </w:del>
        <w:ins w:id="5" w:author="Olson, Ed" w:date="2025-09-15T14:22:00Z" w16du:dateUtc="2025-09-15T19:22:00Z">
          <w:del w:id="6" w:author="Farheen, Zara" w:date="2026-02-02T15:15:00Z" w16du:dateUtc="2026-02-02T09:45:00Z">
            <w:r w:rsidR="008447F3" w:rsidDel="00E7628B">
              <w:delText>10.0</w:delText>
            </w:r>
          </w:del>
        </w:ins>
        <w:ins w:id="7" w:author="Dhar, Riju" w:date="2025-11-12T15:42:00Z" w16du:dateUtc="2025-11-12T10:12:00Z">
          <w:del w:id="8" w:author="Farheen, Zara" w:date="2026-02-02T15:15:00Z" w16du:dateUtc="2026-02-02T09:45:00Z">
            <w:r w:rsidR="00F71607" w:rsidDel="00E7628B">
              <w:delText>11.0</w:delText>
            </w:r>
          </w:del>
        </w:ins>
        <w:r w:rsidR="000E31D0">
          <w:t>14.0</w:t>
        </w:r>
      </w:sdtContent>
    </w:sdt>
    <w:r w:rsidR="002A4A6B">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CC729" w14:textId="77777777" w:rsidR="00733F63" w:rsidRDefault="00733F63" w:rsidP="004744EE">
      <w:pPr>
        <w:spacing w:after="0" w:line="240" w:lineRule="auto"/>
      </w:pPr>
      <w:r>
        <w:separator/>
      </w:r>
    </w:p>
  </w:footnote>
  <w:footnote w:type="continuationSeparator" w:id="0">
    <w:p w14:paraId="001DEFAA" w14:textId="77777777" w:rsidR="00733F63" w:rsidRDefault="00733F63" w:rsidP="004744EE">
      <w:pPr>
        <w:spacing w:after="0" w:line="240" w:lineRule="auto"/>
      </w:pPr>
      <w:r>
        <w:continuationSeparator/>
      </w:r>
    </w:p>
  </w:footnote>
  <w:footnote w:type="continuationNotice" w:id="1">
    <w:p w14:paraId="22CCC409" w14:textId="77777777" w:rsidR="00733F63" w:rsidRDefault="00733F6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FFC4B" w14:textId="1B7B03C5" w:rsidR="000A6AAA" w:rsidRDefault="000A6AAA">
    <w:pPr>
      <w:pStyle w:val="Header"/>
    </w:pPr>
    <w:r>
      <w:rPr>
        <w:noProof/>
      </w:rPr>
      <w:drawing>
        <wp:inline distT="0" distB="0" distL="0" distR="0" wp14:anchorId="0545744A" wp14:editId="4F3424ED">
          <wp:extent cx="1499505" cy="144000"/>
          <wp:effectExtent l="0" t="0" r="0" b="8890"/>
          <wp:docPr id="2013416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16230" name="Picture 2013416230"/>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sidR="002010D2">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0E9E7A07"/>
    <w:multiLevelType w:val="hybridMultilevel"/>
    <w:tmpl w:val="302A0840"/>
    <w:lvl w:ilvl="0" w:tplc="1F6CF4C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77340D9"/>
    <w:multiLevelType w:val="hybridMultilevel"/>
    <w:tmpl w:val="D43CB764"/>
    <w:lvl w:ilvl="0" w:tplc="99EA3ADE">
      <w:start w:val="1"/>
      <w:numFmt w:val="decimal"/>
      <w:lvlText w:val="%1."/>
      <w:lvlJc w:val="left"/>
      <w:pPr>
        <w:tabs>
          <w:tab w:val="num" w:pos="144"/>
        </w:tabs>
        <w:ind w:left="14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39D000F"/>
    <w:multiLevelType w:val="hybridMultilevel"/>
    <w:tmpl w:val="C908C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B76AE0"/>
    <w:multiLevelType w:val="hybridMultilevel"/>
    <w:tmpl w:val="24BA80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B6B6E6E"/>
    <w:multiLevelType w:val="hybridMultilevel"/>
    <w:tmpl w:val="ADDA2892"/>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2282662"/>
    <w:multiLevelType w:val="hybridMultilevel"/>
    <w:tmpl w:val="2598BDD6"/>
    <w:lvl w:ilvl="0" w:tplc="3FF63222">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418938164">
    <w:abstractNumId w:val="4"/>
  </w:num>
  <w:num w:numId="2" w16cid:durableId="2122143729">
    <w:abstractNumId w:val="0"/>
  </w:num>
  <w:num w:numId="3" w16cid:durableId="49808471">
    <w:abstractNumId w:val="2"/>
  </w:num>
  <w:num w:numId="4" w16cid:durableId="781653977">
    <w:abstractNumId w:val="7"/>
  </w:num>
  <w:num w:numId="5" w16cid:durableId="1251617285">
    <w:abstractNumId w:val="5"/>
  </w:num>
  <w:num w:numId="6" w16cid:durableId="1214735493">
    <w:abstractNumId w:val="1"/>
  </w:num>
  <w:num w:numId="7" w16cid:durableId="1721631815">
    <w:abstractNumId w:val="3"/>
  </w:num>
  <w:num w:numId="8" w16cid:durableId="1504662366">
    <w:abstractNumId w:val="0"/>
  </w:num>
  <w:num w:numId="9" w16cid:durableId="1135486337">
    <w:abstractNumId w:val="6"/>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rheen, Zara">
    <w15:presenceInfo w15:providerId="None" w15:userId="Farheen, Zara"/>
  </w15:person>
  <w15:person w15:author="Ramachandra, Karthik">
    <w15:presenceInfo w15:providerId="AD" w15:userId="S::karthik.ramachandra@accenture.com::d416c80b-b6ce-4833-84cb-f23c9a697b94"/>
  </w15:person>
  <w15:person w15:author="Olson, Ed">
    <w15:presenceInfo w15:providerId="AD" w15:userId="S::edward.r.olson@accenture.com::dc6b8c1a-53c8-415a-8797-f9cedce5fcee"/>
  </w15:person>
  <w15:person w15:author="Dhar, Riju">
    <w15:presenceInfo w15:providerId="AD" w15:userId="S::riju.dhar@accenture.com::39811204-f5f3-4392-8c9e-0d08bc6ce9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attachedTemplate r:id="rId1"/>
  <w:linkStyles/>
  <w:documentProtection w:edit="trackedChange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7OwMDCwMLG0MDExNTZS0lEKTi0uzszPAymwrAUApw6BxSwAAAA="/>
  </w:docVars>
  <w:rsids>
    <w:rsidRoot w:val="007C7A8D"/>
    <w:rsid w:val="0000027F"/>
    <w:rsid w:val="00004B93"/>
    <w:rsid w:val="00011595"/>
    <w:rsid w:val="000120F3"/>
    <w:rsid w:val="000209C1"/>
    <w:rsid w:val="00022CF7"/>
    <w:rsid w:val="0003031B"/>
    <w:rsid w:val="000346EF"/>
    <w:rsid w:val="00037E37"/>
    <w:rsid w:val="00040A80"/>
    <w:rsid w:val="0004316C"/>
    <w:rsid w:val="000431D6"/>
    <w:rsid w:val="000523E8"/>
    <w:rsid w:val="00057CFF"/>
    <w:rsid w:val="00062253"/>
    <w:rsid w:val="0006269A"/>
    <w:rsid w:val="00064B86"/>
    <w:rsid w:val="00067A7E"/>
    <w:rsid w:val="00071E8A"/>
    <w:rsid w:val="00072D14"/>
    <w:rsid w:val="00073A1D"/>
    <w:rsid w:val="000765DD"/>
    <w:rsid w:val="00076955"/>
    <w:rsid w:val="00076E2D"/>
    <w:rsid w:val="00082DCA"/>
    <w:rsid w:val="00085AA2"/>
    <w:rsid w:val="00090F32"/>
    <w:rsid w:val="00091149"/>
    <w:rsid w:val="00092566"/>
    <w:rsid w:val="000A0EED"/>
    <w:rsid w:val="000A6AAA"/>
    <w:rsid w:val="000B000A"/>
    <w:rsid w:val="000B0E30"/>
    <w:rsid w:val="000B1870"/>
    <w:rsid w:val="000C21D7"/>
    <w:rsid w:val="000D02D5"/>
    <w:rsid w:val="000D0571"/>
    <w:rsid w:val="000D2929"/>
    <w:rsid w:val="000E15EA"/>
    <w:rsid w:val="000E31D0"/>
    <w:rsid w:val="000E4516"/>
    <w:rsid w:val="000E4D50"/>
    <w:rsid w:val="000E67DD"/>
    <w:rsid w:val="000F6A31"/>
    <w:rsid w:val="000F7225"/>
    <w:rsid w:val="000F7B92"/>
    <w:rsid w:val="00100D64"/>
    <w:rsid w:val="00102198"/>
    <w:rsid w:val="00107340"/>
    <w:rsid w:val="00107EB9"/>
    <w:rsid w:val="001157FA"/>
    <w:rsid w:val="00120D3A"/>
    <w:rsid w:val="0012195E"/>
    <w:rsid w:val="00130D19"/>
    <w:rsid w:val="00131CD8"/>
    <w:rsid w:val="0013349F"/>
    <w:rsid w:val="00140A47"/>
    <w:rsid w:val="0014408B"/>
    <w:rsid w:val="00146AD7"/>
    <w:rsid w:val="0015188F"/>
    <w:rsid w:val="00153AE5"/>
    <w:rsid w:val="00154216"/>
    <w:rsid w:val="0015659E"/>
    <w:rsid w:val="00161C6B"/>
    <w:rsid w:val="00167C97"/>
    <w:rsid w:val="001738B0"/>
    <w:rsid w:val="001763A3"/>
    <w:rsid w:val="00177231"/>
    <w:rsid w:val="00190C9D"/>
    <w:rsid w:val="001919DA"/>
    <w:rsid w:val="001936EC"/>
    <w:rsid w:val="00196CB2"/>
    <w:rsid w:val="001A09F5"/>
    <w:rsid w:val="001A19A7"/>
    <w:rsid w:val="001A5273"/>
    <w:rsid w:val="001B2D18"/>
    <w:rsid w:val="001B42D5"/>
    <w:rsid w:val="001C0028"/>
    <w:rsid w:val="001C16FB"/>
    <w:rsid w:val="001C4B5C"/>
    <w:rsid w:val="001D1591"/>
    <w:rsid w:val="001D5790"/>
    <w:rsid w:val="001D5F18"/>
    <w:rsid w:val="001D6DCA"/>
    <w:rsid w:val="001E026F"/>
    <w:rsid w:val="001E109C"/>
    <w:rsid w:val="001E2C16"/>
    <w:rsid w:val="001F1D20"/>
    <w:rsid w:val="001F3C7B"/>
    <w:rsid w:val="001F5A75"/>
    <w:rsid w:val="002010D2"/>
    <w:rsid w:val="0020423C"/>
    <w:rsid w:val="0020539F"/>
    <w:rsid w:val="00205439"/>
    <w:rsid w:val="00205CC0"/>
    <w:rsid w:val="002149A5"/>
    <w:rsid w:val="00217182"/>
    <w:rsid w:val="00221111"/>
    <w:rsid w:val="002227F7"/>
    <w:rsid w:val="0022455E"/>
    <w:rsid w:val="00226460"/>
    <w:rsid w:val="00226F8E"/>
    <w:rsid w:val="00227F75"/>
    <w:rsid w:val="0023306E"/>
    <w:rsid w:val="00234C75"/>
    <w:rsid w:val="002369F1"/>
    <w:rsid w:val="002370F1"/>
    <w:rsid w:val="0024267E"/>
    <w:rsid w:val="0024407E"/>
    <w:rsid w:val="002768F5"/>
    <w:rsid w:val="00280143"/>
    <w:rsid w:val="002828F5"/>
    <w:rsid w:val="0028509A"/>
    <w:rsid w:val="00285B5E"/>
    <w:rsid w:val="00286C93"/>
    <w:rsid w:val="00290338"/>
    <w:rsid w:val="002A245B"/>
    <w:rsid w:val="002A4A6B"/>
    <w:rsid w:val="002B1AF2"/>
    <w:rsid w:val="002C1BC8"/>
    <w:rsid w:val="002C3388"/>
    <w:rsid w:val="002C3F36"/>
    <w:rsid w:val="002D2134"/>
    <w:rsid w:val="002E114F"/>
    <w:rsid w:val="002F0ED5"/>
    <w:rsid w:val="002F4C64"/>
    <w:rsid w:val="002F6DAD"/>
    <w:rsid w:val="002F702A"/>
    <w:rsid w:val="003057FF"/>
    <w:rsid w:val="00315854"/>
    <w:rsid w:val="00324894"/>
    <w:rsid w:val="0032568A"/>
    <w:rsid w:val="00325AD8"/>
    <w:rsid w:val="003314C7"/>
    <w:rsid w:val="0033183D"/>
    <w:rsid w:val="00333EC3"/>
    <w:rsid w:val="003348DF"/>
    <w:rsid w:val="00360F5D"/>
    <w:rsid w:val="00364581"/>
    <w:rsid w:val="00364FA7"/>
    <w:rsid w:val="00373CF6"/>
    <w:rsid w:val="00380CB8"/>
    <w:rsid w:val="003830A6"/>
    <w:rsid w:val="0038347F"/>
    <w:rsid w:val="00391502"/>
    <w:rsid w:val="003965EE"/>
    <w:rsid w:val="003974D8"/>
    <w:rsid w:val="003A2882"/>
    <w:rsid w:val="003A3EB5"/>
    <w:rsid w:val="003B4D3A"/>
    <w:rsid w:val="003B50E0"/>
    <w:rsid w:val="003B6F88"/>
    <w:rsid w:val="003C3C6D"/>
    <w:rsid w:val="003C4EF4"/>
    <w:rsid w:val="003C6AFF"/>
    <w:rsid w:val="003C78F0"/>
    <w:rsid w:val="003D1981"/>
    <w:rsid w:val="003D443A"/>
    <w:rsid w:val="003D694D"/>
    <w:rsid w:val="003D72D6"/>
    <w:rsid w:val="003E0E5D"/>
    <w:rsid w:val="003E1C2E"/>
    <w:rsid w:val="003E1DA7"/>
    <w:rsid w:val="003E2393"/>
    <w:rsid w:val="003E3873"/>
    <w:rsid w:val="003E3B59"/>
    <w:rsid w:val="003E4C4F"/>
    <w:rsid w:val="003F06B1"/>
    <w:rsid w:val="003F2839"/>
    <w:rsid w:val="003F2E99"/>
    <w:rsid w:val="003F3DD8"/>
    <w:rsid w:val="00405A93"/>
    <w:rsid w:val="0040645A"/>
    <w:rsid w:val="00413A8C"/>
    <w:rsid w:val="00414614"/>
    <w:rsid w:val="004165F9"/>
    <w:rsid w:val="00417FE7"/>
    <w:rsid w:val="004201AC"/>
    <w:rsid w:val="00421806"/>
    <w:rsid w:val="00422694"/>
    <w:rsid w:val="004236BB"/>
    <w:rsid w:val="00440A74"/>
    <w:rsid w:val="00441AC5"/>
    <w:rsid w:val="00445509"/>
    <w:rsid w:val="004467E5"/>
    <w:rsid w:val="00453FA8"/>
    <w:rsid w:val="00454071"/>
    <w:rsid w:val="00454767"/>
    <w:rsid w:val="004551D5"/>
    <w:rsid w:val="00463A11"/>
    <w:rsid w:val="00464E89"/>
    <w:rsid w:val="0046593A"/>
    <w:rsid w:val="00465956"/>
    <w:rsid w:val="00466ACE"/>
    <w:rsid w:val="004705F1"/>
    <w:rsid w:val="00473F00"/>
    <w:rsid w:val="004744EE"/>
    <w:rsid w:val="004748E6"/>
    <w:rsid w:val="004765D7"/>
    <w:rsid w:val="00480498"/>
    <w:rsid w:val="00483637"/>
    <w:rsid w:val="00484627"/>
    <w:rsid w:val="00485DE4"/>
    <w:rsid w:val="004948B5"/>
    <w:rsid w:val="00496409"/>
    <w:rsid w:val="004978A4"/>
    <w:rsid w:val="004A107F"/>
    <w:rsid w:val="004A15CA"/>
    <w:rsid w:val="004A32B9"/>
    <w:rsid w:val="004A5915"/>
    <w:rsid w:val="004B1559"/>
    <w:rsid w:val="004B5DFB"/>
    <w:rsid w:val="004C1946"/>
    <w:rsid w:val="004C37D2"/>
    <w:rsid w:val="004C4F97"/>
    <w:rsid w:val="004C54D7"/>
    <w:rsid w:val="004C67A2"/>
    <w:rsid w:val="004C6BCE"/>
    <w:rsid w:val="004D18C4"/>
    <w:rsid w:val="004D1C18"/>
    <w:rsid w:val="004D28D5"/>
    <w:rsid w:val="004E2118"/>
    <w:rsid w:val="004E3D96"/>
    <w:rsid w:val="004E589A"/>
    <w:rsid w:val="004E6603"/>
    <w:rsid w:val="004E7C88"/>
    <w:rsid w:val="004F6099"/>
    <w:rsid w:val="00500252"/>
    <w:rsid w:val="0050079C"/>
    <w:rsid w:val="00503BB8"/>
    <w:rsid w:val="00512A56"/>
    <w:rsid w:val="005136B7"/>
    <w:rsid w:val="00515C27"/>
    <w:rsid w:val="005165BE"/>
    <w:rsid w:val="0052121A"/>
    <w:rsid w:val="005215B2"/>
    <w:rsid w:val="00523315"/>
    <w:rsid w:val="005318C1"/>
    <w:rsid w:val="00532176"/>
    <w:rsid w:val="005373B9"/>
    <w:rsid w:val="005430B5"/>
    <w:rsid w:val="00543D36"/>
    <w:rsid w:val="0054636E"/>
    <w:rsid w:val="00547CB8"/>
    <w:rsid w:val="00551EF7"/>
    <w:rsid w:val="00552DA0"/>
    <w:rsid w:val="00553CB8"/>
    <w:rsid w:val="005553C7"/>
    <w:rsid w:val="00563DD3"/>
    <w:rsid w:val="00570A69"/>
    <w:rsid w:val="00570CA6"/>
    <w:rsid w:val="00572F1F"/>
    <w:rsid w:val="00583501"/>
    <w:rsid w:val="00585312"/>
    <w:rsid w:val="00586987"/>
    <w:rsid w:val="00593BDF"/>
    <w:rsid w:val="00597645"/>
    <w:rsid w:val="005A3731"/>
    <w:rsid w:val="005A3CD1"/>
    <w:rsid w:val="005A63D7"/>
    <w:rsid w:val="005A69D4"/>
    <w:rsid w:val="005A7CF5"/>
    <w:rsid w:val="005B2561"/>
    <w:rsid w:val="005C6BAA"/>
    <w:rsid w:val="005D027B"/>
    <w:rsid w:val="005D076D"/>
    <w:rsid w:val="005E13EA"/>
    <w:rsid w:val="005E4708"/>
    <w:rsid w:val="005E668E"/>
    <w:rsid w:val="005F12EA"/>
    <w:rsid w:val="005F2FE8"/>
    <w:rsid w:val="005F6982"/>
    <w:rsid w:val="005F7BFE"/>
    <w:rsid w:val="006010F3"/>
    <w:rsid w:val="006029B1"/>
    <w:rsid w:val="006129A6"/>
    <w:rsid w:val="006140A1"/>
    <w:rsid w:val="0061745C"/>
    <w:rsid w:val="006249D2"/>
    <w:rsid w:val="006259D8"/>
    <w:rsid w:val="006272D0"/>
    <w:rsid w:val="006311B2"/>
    <w:rsid w:val="00631D7F"/>
    <w:rsid w:val="00636D78"/>
    <w:rsid w:val="006376FB"/>
    <w:rsid w:val="006403B5"/>
    <w:rsid w:val="00642748"/>
    <w:rsid w:val="00664633"/>
    <w:rsid w:val="00665D65"/>
    <w:rsid w:val="00675F7D"/>
    <w:rsid w:val="006841B0"/>
    <w:rsid w:val="00684765"/>
    <w:rsid w:val="00684E84"/>
    <w:rsid w:val="006867A0"/>
    <w:rsid w:val="00691591"/>
    <w:rsid w:val="006C1AF2"/>
    <w:rsid w:val="006C25C0"/>
    <w:rsid w:val="006D45D5"/>
    <w:rsid w:val="006D7523"/>
    <w:rsid w:val="006D787A"/>
    <w:rsid w:val="006F3A06"/>
    <w:rsid w:val="006F455D"/>
    <w:rsid w:val="006F4EEE"/>
    <w:rsid w:val="006F5DAA"/>
    <w:rsid w:val="007007D0"/>
    <w:rsid w:val="00701632"/>
    <w:rsid w:val="00705BC9"/>
    <w:rsid w:val="007204C6"/>
    <w:rsid w:val="007210B6"/>
    <w:rsid w:val="00724785"/>
    <w:rsid w:val="00727626"/>
    <w:rsid w:val="0073112D"/>
    <w:rsid w:val="00733F63"/>
    <w:rsid w:val="00734017"/>
    <w:rsid w:val="00737BEF"/>
    <w:rsid w:val="00740007"/>
    <w:rsid w:val="00751296"/>
    <w:rsid w:val="007528FC"/>
    <w:rsid w:val="00753B2B"/>
    <w:rsid w:val="00754056"/>
    <w:rsid w:val="00757AF0"/>
    <w:rsid w:val="007618A2"/>
    <w:rsid w:val="007641E2"/>
    <w:rsid w:val="00766946"/>
    <w:rsid w:val="00770426"/>
    <w:rsid w:val="00774125"/>
    <w:rsid w:val="00775697"/>
    <w:rsid w:val="00794B18"/>
    <w:rsid w:val="00795477"/>
    <w:rsid w:val="007A2402"/>
    <w:rsid w:val="007A2970"/>
    <w:rsid w:val="007A38F8"/>
    <w:rsid w:val="007A4347"/>
    <w:rsid w:val="007A7157"/>
    <w:rsid w:val="007B00C7"/>
    <w:rsid w:val="007B390A"/>
    <w:rsid w:val="007B4A6E"/>
    <w:rsid w:val="007C5007"/>
    <w:rsid w:val="007C7A8D"/>
    <w:rsid w:val="007D38DD"/>
    <w:rsid w:val="007D75A0"/>
    <w:rsid w:val="007E15C3"/>
    <w:rsid w:val="007E1678"/>
    <w:rsid w:val="007E28B1"/>
    <w:rsid w:val="007E3D87"/>
    <w:rsid w:val="007E3E24"/>
    <w:rsid w:val="007F1BC4"/>
    <w:rsid w:val="007F54E1"/>
    <w:rsid w:val="00804FEA"/>
    <w:rsid w:val="008065F6"/>
    <w:rsid w:val="00813F36"/>
    <w:rsid w:val="00814C46"/>
    <w:rsid w:val="00817C70"/>
    <w:rsid w:val="00820A07"/>
    <w:rsid w:val="00824388"/>
    <w:rsid w:val="00825C9D"/>
    <w:rsid w:val="00831BFA"/>
    <w:rsid w:val="00836B23"/>
    <w:rsid w:val="00841FC6"/>
    <w:rsid w:val="00844100"/>
    <w:rsid w:val="008447F3"/>
    <w:rsid w:val="00845EBD"/>
    <w:rsid w:val="00847B98"/>
    <w:rsid w:val="00850346"/>
    <w:rsid w:val="0085093F"/>
    <w:rsid w:val="00850DB6"/>
    <w:rsid w:val="00852800"/>
    <w:rsid w:val="0085576E"/>
    <w:rsid w:val="0085691A"/>
    <w:rsid w:val="0086593C"/>
    <w:rsid w:val="00867B5A"/>
    <w:rsid w:val="00870CF0"/>
    <w:rsid w:val="008751EC"/>
    <w:rsid w:val="00876E80"/>
    <w:rsid w:val="0088240F"/>
    <w:rsid w:val="00885857"/>
    <w:rsid w:val="00890FAF"/>
    <w:rsid w:val="00893192"/>
    <w:rsid w:val="008959AA"/>
    <w:rsid w:val="00897253"/>
    <w:rsid w:val="008A225B"/>
    <w:rsid w:val="008A3A2F"/>
    <w:rsid w:val="008A7953"/>
    <w:rsid w:val="008C0216"/>
    <w:rsid w:val="008C0D6D"/>
    <w:rsid w:val="008C16BA"/>
    <w:rsid w:val="008C19EB"/>
    <w:rsid w:val="008D28E7"/>
    <w:rsid w:val="008D41EC"/>
    <w:rsid w:val="008D4C20"/>
    <w:rsid w:val="008D5495"/>
    <w:rsid w:val="008E0D53"/>
    <w:rsid w:val="008E32DD"/>
    <w:rsid w:val="008E67B6"/>
    <w:rsid w:val="008E757A"/>
    <w:rsid w:val="008F180A"/>
    <w:rsid w:val="008F4785"/>
    <w:rsid w:val="008F4ABF"/>
    <w:rsid w:val="008F6EB6"/>
    <w:rsid w:val="00902375"/>
    <w:rsid w:val="00902FE7"/>
    <w:rsid w:val="00904D3D"/>
    <w:rsid w:val="00905463"/>
    <w:rsid w:val="00910707"/>
    <w:rsid w:val="00911557"/>
    <w:rsid w:val="009140EB"/>
    <w:rsid w:val="00915510"/>
    <w:rsid w:val="00920881"/>
    <w:rsid w:val="00921978"/>
    <w:rsid w:val="009244FE"/>
    <w:rsid w:val="00930C82"/>
    <w:rsid w:val="00930E02"/>
    <w:rsid w:val="00933F05"/>
    <w:rsid w:val="00940386"/>
    <w:rsid w:val="009425D7"/>
    <w:rsid w:val="009457DB"/>
    <w:rsid w:val="009577C6"/>
    <w:rsid w:val="00961882"/>
    <w:rsid w:val="009645E5"/>
    <w:rsid w:val="00970F9F"/>
    <w:rsid w:val="009765DA"/>
    <w:rsid w:val="00976EA3"/>
    <w:rsid w:val="0098293C"/>
    <w:rsid w:val="00986876"/>
    <w:rsid w:val="0099088C"/>
    <w:rsid w:val="009A1288"/>
    <w:rsid w:val="009A3E04"/>
    <w:rsid w:val="009B0E8E"/>
    <w:rsid w:val="009B302B"/>
    <w:rsid w:val="009B5264"/>
    <w:rsid w:val="009B532C"/>
    <w:rsid w:val="009B571F"/>
    <w:rsid w:val="009C1BC9"/>
    <w:rsid w:val="009C3C6E"/>
    <w:rsid w:val="009C67B6"/>
    <w:rsid w:val="009C71CD"/>
    <w:rsid w:val="009D186A"/>
    <w:rsid w:val="009D5BB1"/>
    <w:rsid w:val="009D7069"/>
    <w:rsid w:val="009E27CB"/>
    <w:rsid w:val="009E2ED4"/>
    <w:rsid w:val="009F130B"/>
    <w:rsid w:val="009F7808"/>
    <w:rsid w:val="00A0110A"/>
    <w:rsid w:val="00A11C23"/>
    <w:rsid w:val="00A167FD"/>
    <w:rsid w:val="00A1740D"/>
    <w:rsid w:val="00A21504"/>
    <w:rsid w:val="00A23178"/>
    <w:rsid w:val="00A271CC"/>
    <w:rsid w:val="00A279C3"/>
    <w:rsid w:val="00A352A1"/>
    <w:rsid w:val="00A35AB0"/>
    <w:rsid w:val="00A5147A"/>
    <w:rsid w:val="00A55CFC"/>
    <w:rsid w:val="00A56287"/>
    <w:rsid w:val="00A61A94"/>
    <w:rsid w:val="00A70936"/>
    <w:rsid w:val="00A728BE"/>
    <w:rsid w:val="00A74AB0"/>
    <w:rsid w:val="00A7500C"/>
    <w:rsid w:val="00A75F5D"/>
    <w:rsid w:val="00A771E0"/>
    <w:rsid w:val="00A80196"/>
    <w:rsid w:val="00A81F0D"/>
    <w:rsid w:val="00A924FC"/>
    <w:rsid w:val="00A95116"/>
    <w:rsid w:val="00A965E7"/>
    <w:rsid w:val="00A97D24"/>
    <w:rsid w:val="00AA1C6A"/>
    <w:rsid w:val="00AA228A"/>
    <w:rsid w:val="00AA3E00"/>
    <w:rsid w:val="00AA696C"/>
    <w:rsid w:val="00AA77C7"/>
    <w:rsid w:val="00AB2F6D"/>
    <w:rsid w:val="00AB30DA"/>
    <w:rsid w:val="00AC3205"/>
    <w:rsid w:val="00AC72DF"/>
    <w:rsid w:val="00AC7455"/>
    <w:rsid w:val="00AD183C"/>
    <w:rsid w:val="00AD2941"/>
    <w:rsid w:val="00AD7CEF"/>
    <w:rsid w:val="00AE3887"/>
    <w:rsid w:val="00AE484B"/>
    <w:rsid w:val="00AE7FE5"/>
    <w:rsid w:val="00AF1204"/>
    <w:rsid w:val="00AF5925"/>
    <w:rsid w:val="00B034B4"/>
    <w:rsid w:val="00B1075F"/>
    <w:rsid w:val="00B1587E"/>
    <w:rsid w:val="00B16033"/>
    <w:rsid w:val="00B16449"/>
    <w:rsid w:val="00B16FA4"/>
    <w:rsid w:val="00B229EE"/>
    <w:rsid w:val="00B348C3"/>
    <w:rsid w:val="00B402BA"/>
    <w:rsid w:val="00B419F2"/>
    <w:rsid w:val="00B457BA"/>
    <w:rsid w:val="00B4739F"/>
    <w:rsid w:val="00B47B8E"/>
    <w:rsid w:val="00B52935"/>
    <w:rsid w:val="00B53F87"/>
    <w:rsid w:val="00B56A09"/>
    <w:rsid w:val="00B641E0"/>
    <w:rsid w:val="00B65357"/>
    <w:rsid w:val="00B70CDA"/>
    <w:rsid w:val="00B7140D"/>
    <w:rsid w:val="00B71533"/>
    <w:rsid w:val="00B744D8"/>
    <w:rsid w:val="00B76720"/>
    <w:rsid w:val="00B77531"/>
    <w:rsid w:val="00B81CEF"/>
    <w:rsid w:val="00B870D5"/>
    <w:rsid w:val="00B93A2B"/>
    <w:rsid w:val="00BA1FF9"/>
    <w:rsid w:val="00BA2BAF"/>
    <w:rsid w:val="00BA68EE"/>
    <w:rsid w:val="00BC0A67"/>
    <w:rsid w:val="00BC288D"/>
    <w:rsid w:val="00BC3DCE"/>
    <w:rsid w:val="00BC521D"/>
    <w:rsid w:val="00BC78E8"/>
    <w:rsid w:val="00BD0F78"/>
    <w:rsid w:val="00BD163C"/>
    <w:rsid w:val="00BE781B"/>
    <w:rsid w:val="00BF3A25"/>
    <w:rsid w:val="00BF4DDF"/>
    <w:rsid w:val="00BF5487"/>
    <w:rsid w:val="00C00365"/>
    <w:rsid w:val="00C07DFE"/>
    <w:rsid w:val="00C10D0D"/>
    <w:rsid w:val="00C11764"/>
    <w:rsid w:val="00C13469"/>
    <w:rsid w:val="00C235AB"/>
    <w:rsid w:val="00C40E5C"/>
    <w:rsid w:val="00C4478A"/>
    <w:rsid w:val="00C509CD"/>
    <w:rsid w:val="00C602CC"/>
    <w:rsid w:val="00C6104D"/>
    <w:rsid w:val="00C62262"/>
    <w:rsid w:val="00C713B6"/>
    <w:rsid w:val="00C75828"/>
    <w:rsid w:val="00C76E40"/>
    <w:rsid w:val="00C77339"/>
    <w:rsid w:val="00C8026D"/>
    <w:rsid w:val="00C93CD8"/>
    <w:rsid w:val="00C97B7B"/>
    <w:rsid w:val="00CA2D46"/>
    <w:rsid w:val="00CA456A"/>
    <w:rsid w:val="00CA5D0B"/>
    <w:rsid w:val="00CB0A33"/>
    <w:rsid w:val="00CB1F41"/>
    <w:rsid w:val="00CB21DC"/>
    <w:rsid w:val="00CB31DE"/>
    <w:rsid w:val="00CB38ED"/>
    <w:rsid w:val="00CC5F46"/>
    <w:rsid w:val="00CD71E6"/>
    <w:rsid w:val="00CE5992"/>
    <w:rsid w:val="00CF59D3"/>
    <w:rsid w:val="00D00D2C"/>
    <w:rsid w:val="00D016FC"/>
    <w:rsid w:val="00D03070"/>
    <w:rsid w:val="00D03659"/>
    <w:rsid w:val="00D04E9C"/>
    <w:rsid w:val="00D056A0"/>
    <w:rsid w:val="00D06D7A"/>
    <w:rsid w:val="00D21EDE"/>
    <w:rsid w:val="00D26E02"/>
    <w:rsid w:val="00D31A1F"/>
    <w:rsid w:val="00D3266E"/>
    <w:rsid w:val="00D33B54"/>
    <w:rsid w:val="00D35AFC"/>
    <w:rsid w:val="00D40BDC"/>
    <w:rsid w:val="00D41FFC"/>
    <w:rsid w:val="00D44E9E"/>
    <w:rsid w:val="00D52454"/>
    <w:rsid w:val="00D54AC0"/>
    <w:rsid w:val="00D54E51"/>
    <w:rsid w:val="00D641EA"/>
    <w:rsid w:val="00D64A8A"/>
    <w:rsid w:val="00D66194"/>
    <w:rsid w:val="00D75492"/>
    <w:rsid w:val="00D772AD"/>
    <w:rsid w:val="00D81B21"/>
    <w:rsid w:val="00D8612E"/>
    <w:rsid w:val="00D94551"/>
    <w:rsid w:val="00D96428"/>
    <w:rsid w:val="00DA6726"/>
    <w:rsid w:val="00DA7313"/>
    <w:rsid w:val="00DB301E"/>
    <w:rsid w:val="00DC744E"/>
    <w:rsid w:val="00DD56FC"/>
    <w:rsid w:val="00DE3FD2"/>
    <w:rsid w:val="00DE6649"/>
    <w:rsid w:val="00DE71BB"/>
    <w:rsid w:val="00DE7286"/>
    <w:rsid w:val="00DF0D19"/>
    <w:rsid w:val="00E068E6"/>
    <w:rsid w:val="00E07850"/>
    <w:rsid w:val="00E17F67"/>
    <w:rsid w:val="00E21354"/>
    <w:rsid w:val="00E235A3"/>
    <w:rsid w:val="00E2490D"/>
    <w:rsid w:val="00E259CB"/>
    <w:rsid w:val="00E33395"/>
    <w:rsid w:val="00E34247"/>
    <w:rsid w:val="00E345E1"/>
    <w:rsid w:val="00E370F6"/>
    <w:rsid w:val="00E408F3"/>
    <w:rsid w:val="00E41E48"/>
    <w:rsid w:val="00E46A9C"/>
    <w:rsid w:val="00E47123"/>
    <w:rsid w:val="00E521FD"/>
    <w:rsid w:val="00E52466"/>
    <w:rsid w:val="00E52D2E"/>
    <w:rsid w:val="00E54B85"/>
    <w:rsid w:val="00E67314"/>
    <w:rsid w:val="00E730F3"/>
    <w:rsid w:val="00E74E6A"/>
    <w:rsid w:val="00E7628B"/>
    <w:rsid w:val="00E84D68"/>
    <w:rsid w:val="00E868B1"/>
    <w:rsid w:val="00E8787D"/>
    <w:rsid w:val="00E91133"/>
    <w:rsid w:val="00E91CBB"/>
    <w:rsid w:val="00E95EAC"/>
    <w:rsid w:val="00EA7A38"/>
    <w:rsid w:val="00EB0F41"/>
    <w:rsid w:val="00EB335A"/>
    <w:rsid w:val="00EC140F"/>
    <w:rsid w:val="00EC2517"/>
    <w:rsid w:val="00EC5D76"/>
    <w:rsid w:val="00ED591A"/>
    <w:rsid w:val="00EE15C1"/>
    <w:rsid w:val="00EE54C6"/>
    <w:rsid w:val="00EE5CE4"/>
    <w:rsid w:val="00EF0C09"/>
    <w:rsid w:val="00EF425F"/>
    <w:rsid w:val="00F0298D"/>
    <w:rsid w:val="00F02FC2"/>
    <w:rsid w:val="00F0410F"/>
    <w:rsid w:val="00F07632"/>
    <w:rsid w:val="00F12640"/>
    <w:rsid w:val="00F13A36"/>
    <w:rsid w:val="00F15354"/>
    <w:rsid w:val="00F172AC"/>
    <w:rsid w:val="00F276D9"/>
    <w:rsid w:val="00F35562"/>
    <w:rsid w:val="00F3695D"/>
    <w:rsid w:val="00F42892"/>
    <w:rsid w:val="00F43896"/>
    <w:rsid w:val="00F4508A"/>
    <w:rsid w:val="00F51B84"/>
    <w:rsid w:val="00F53970"/>
    <w:rsid w:val="00F56307"/>
    <w:rsid w:val="00F56AB8"/>
    <w:rsid w:val="00F66231"/>
    <w:rsid w:val="00F66A34"/>
    <w:rsid w:val="00F707FF"/>
    <w:rsid w:val="00F71607"/>
    <w:rsid w:val="00F800C1"/>
    <w:rsid w:val="00F81A3D"/>
    <w:rsid w:val="00F85DDC"/>
    <w:rsid w:val="00F87060"/>
    <w:rsid w:val="00F90031"/>
    <w:rsid w:val="00F90D0E"/>
    <w:rsid w:val="00F91242"/>
    <w:rsid w:val="00F912F2"/>
    <w:rsid w:val="00F93D2C"/>
    <w:rsid w:val="00F949C9"/>
    <w:rsid w:val="00F97196"/>
    <w:rsid w:val="00FA6308"/>
    <w:rsid w:val="00FB0E56"/>
    <w:rsid w:val="00FB22EA"/>
    <w:rsid w:val="00FC7455"/>
    <w:rsid w:val="00FE1BFB"/>
    <w:rsid w:val="00FE1C34"/>
    <w:rsid w:val="00FE469F"/>
    <w:rsid w:val="00FF3D20"/>
    <w:rsid w:val="00FF7488"/>
    <w:rsid w:val="00FF7ADF"/>
    <w:rsid w:val="0D9630A7"/>
    <w:rsid w:val="500E9D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24A5E4"/>
  <w15:chartTrackingRefBased/>
  <w15:docId w15:val="{D00740A4-09A3-421F-9AE8-38894CA47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47F3"/>
    <w:pPr>
      <w:jc w:val="both"/>
    </w:pPr>
    <w:rPr>
      <w:rFonts w:ascii="Graphik" w:hAnsi="Graphik"/>
      <w:sz w:val="20"/>
    </w:rPr>
  </w:style>
  <w:style w:type="paragraph" w:styleId="Heading1">
    <w:name w:val="heading 1"/>
    <w:basedOn w:val="Normal"/>
    <w:next w:val="Normal"/>
    <w:link w:val="Heading1Char"/>
    <w:autoRedefine/>
    <w:qFormat/>
    <w:rsid w:val="008447F3"/>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8447F3"/>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8447F3"/>
    <w:pPr>
      <w:outlineLvl w:val="2"/>
    </w:pPr>
    <w:rPr>
      <w:b/>
      <w:bCs/>
      <w:sz w:val="22"/>
      <w:szCs w:val="24"/>
    </w:rPr>
  </w:style>
  <w:style w:type="paragraph" w:styleId="Heading4">
    <w:name w:val="heading 4"/>
    <w:basedOn w:val="Heading2"/>
    <w:next w:val="Normal"/>
    <w:link w:val="Heading4Char"/>
    <w:uiPriority w:val="9"/>
    <w:unhideWhenUsed/>
    <w:qFormat/>
    <w:rsid w:val="008447F3"/>
    <w:pPr>
      <w:outlineLvl w:val="3"/>
    </w:pPr>
    <w:rPr>
      <w:bCs w:val="0"/>
      <w:i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447F3"/>
    <w:rPr>
      <w:rFonts w:ascii="Graphik" w:eastAsia="Times New Roman" w:hAnsi="Graphik"/>
      <w:b/>
      <w:sz w:val="28"/>
      <w:szCs w:val="20"/>
      <w:lang w:val="en-GB"/>
    </w:rPr>
  </w:style>
  <w:style w:type="paragraph" w:styleId="TOCHeading">
    <w:name w:val="TOC Heading"/>
    <w:basedOn w:val="Heading1"/>
    <w:next w:val="Normal"/>
    <w:uiPriority w:val="39"/>
    <w:unhideWhenUsed/>
    <w:qFormat/>
    <w:rsid w:val="008447F3"/>
    <w:pPr>
      <w:tabs>
        <w:tab w:val="clear" w:pos="1134"/>
      </w:tabs>
      <w:spacing w:after="0"/>
      <w:jc w:val="center"/>
      <w:outlineLvl w:val="9"/>
    </w:pPr>
    <w:rPr>
      <w:rFonts w:eastAsiaTheme="majorEastAsia" w:cstheme="majorBidi"/>
      <w:bCs/>
      <w:kern w:val="0"/>
      <w:sz w:val="32"/>
      <w:szCs w:val="32"/>
      <w:lang w:val="en-US"/>
      <w14:ligatures w14:val="none"/>
    </w:rPr>
  </w:style>
  <w:style w:type="table" w:styleId="TableGrid">
    <w:name w:val="Table Grid"/>
    <w:basedOn w:val="TableNormal"/>
    <w:uiPriority w:val="39"/>
    <w:rsid w:val="00A167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8447F3"/>
    <w:pPr>
      <w:numPr>
        <w:numId w:val="2"/>
      </w:numPr>
      <w:spacing w:before="120" w:after="120" w:line="240" w:lineRule="auto"/>
      <w:ind w:right="720"/>
    </w:pPr>
  </w:style>
  <w:style w:type="character" w:styleId="Strong">
    <w:name w:val="Strong"/>
    <w:basedOn w:val="DefaultParagraphFont"/>
    <w:uiPriority w:val="22"/>
    <w:qFormat/>
    <w:rsid w:val="00976EA3"/>
    <w:rPr>
      <w:b/>
      <w:bCs/>
    </w:rPr>
  </w:style>
  <w:style w:type="paragraph" w:styleId="Header">
    <w:name w:val="header"/>
    <w:basedOn w:val="Normal"/>
    <w:link w:val="HeaderChar"/>
    <w:uiPriority w:val="99"/>
    <w:unhideWhenUsed/>
    <w:rsid w:val="008447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47F3"/>
    <w:rPr>
      <w:rFonts w:ascii="Graphik" w:hAnsi="Graphik"/>
      <w:sz w:val="20"/>
    </w:rPr>
  </w:style>
  <w:style w:type="paragraph" w:styleId="Footer">
    <w:name w:val="footer"/>
    <w:basedOn w:val="Normal"/>
    <w:link w:val="FooterChar"/>
    <w:uiPriority w:val="99"/>
    <w:unhideWhenUsed/>
    <w:rsid w:val="008447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47F3"/>
    <w:rPr>
      <w:rFonts w:ascii="Graphik" w:hAnsi="Graphik"/>
      <w:sz w:val="20"/>
    </w:rPr>
  </w:style>
  <w:style w:type="paragraph" w:styleId="NormalWeb">
    <w:name w:val="Normal (Web)"/>
    <w:basedOn w:val="Normal"/>
    <w:uiPriority w:val="99"/>
    <w:unhideWhenUsed/>
    <w:rsid w:val="0096188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2Char">
    <w:name w:val="Heading 2 Char"/>
    <w:basedOn w:val="DefaultParagraphFont"/>
    <w:link w:val="Heading2"/>
    <w:uiPriority w:val="9"/>
    <w:rsid w:val="008447F3"/>
    <w:rPr>
      <w:rFonts w:ascii="Graphik" w:eastAsiaTheme="majorEastAsia" w:hAnsi="Graphik" w:cstheme="majorBidi"/>
      <w:b/>
      <w:bCs/>
      <w:color w:val="7030A0"/>
      <w:sz w:val="24"/>
      <w:szCs w:val="24"/>
    </w:rPr>
  </w:style>
  <w:style w:type="character" w:customStyle="1" w:styleId="Heading3Char">
    <w:name w:val="Heading 3 Char"/>
    <w:basedOn w:val="DefaultParagraphFont"/>
    <w:link w:val="Heading3"/>
    <w:uiPriority w:val="9"/>
    <w:rsid w:val="008447F3"/>
    <w:rPr>
      <w:rFonts w:ascii="Graphik" w:hAnsi="Graphik"/>
      <w:b/>
      <w:bCs/>
      <w:szCs w:val="24"/>
    </w:rPr>
  </w:style>
  <w:style w:type="character" w:customStyle="1" w:styleId="Heading4Char">
    <w:name w:val="Heading 4 Char"/>
    <w:basedOn w:val="DefaultParagraphFont"/>
    <w:link w:val="Heading4"/>
    <w:uiPriority w:val="9"/>
    <w:rsid w:val="008447F3"/>
    <w:rPr>
      <w:rFonts w:ascii="Graphik" w:eastAsiaTheme="majorEastAsia" w:hAnsi="Graphik" w:cstheme="majorBidi"/>
      <w:b/>
      <w:iCs/>
      <w:color w:val="7030A0"/>
    </w:rPr>
  </w:style>
  <w:style w:type="paragraph" w:customStyle="1" w:styleId="Tight">
    <w:name w:val="Tight"/>
    <w:basedOn w:val="Normal"/>
    <w:link w:val="TightChar"/>
    <w:qFormat/>
    <w:rsid w:val="008447F3"/>
    <w:pPr>
      <w:spacing w:after="0"/>
    </w:pPr>
  </w:style>
  <w:style w:type="character" w:customStyle="1" w:styleId="TightChar">
    <w:name w:val="Tight Char"/>
    <w:basedOn w:val="DefaultParagraphFont"/>
    <w:link w:val="Tight"/>
    <w:rsid w:val="008447F3"/>
    <w:rPr>
      <w:rFonts w:ascii="Graphik" w:hAnsi="Graphik"/>
      <w:sz w:val="20"/>
    </w:rPr>
  </w:style>
  <w:style w:type="paragraph" w:customStyle="1" w:styleId="ProductName">
    <w:name w:val="Product_Name"/>
    <w:basedOn w:val="Normal"/>
    <w:link w:val="ProductNameChar"/>
    <w:qFormat/>
    <w:rsid w:val="008447F3"/>
    <w:pPr>
      <w:jc w:val="center"/>
    </w:pPr>
    <w:rPr>
      <w:b/>
      <w:bCs/>
      <w:sz w:val="56"/>
      <w:szCs w:val="72"/>
    </w:rPr>
  </w:style>
  <w:style w:type="character" w:customStyle="1" w:styleId="ProductNameChar">
    <w:name w:val="Product_Name Char"/>
    <w:basedOn w:val="DefaultParagraphFont"/>
    <w:link w:val="ProductName"/>
    <w:rsid w:val="008447F3"/>
    <w:rPr>
      <w:rFonts w:ascii="Graphik" w:hAnsi="Graphik"/>
      <w:b/>
      <w:bCs/>
      <w:sz w:val="56"/>
      <w:szCs w:val="72"/>
    </w:rPr>
  </w:style>
  <w:style w:type="paragraph" w:customStyle="1" w:styleId="DocumentType">
    <w:name w:val="Document_Type"/>
    <w:basedOn w:val="ProductName"/>
    <w:link w:val="DocumentTypeChar"/>
    <w:qFormat/>
    <w:rsid w:val="008447F3"/>
    <w:rPr>
      <w:sz w:val="36"/>
      <w:szCs w:val="40"/>
    </w:rPr>
  </w:style>
  <w:style w:type="character" w:customStyle="1" w:styleId="DocumentTypeChar">
    <w:name w:val="Document_Type Char"/>
    <w:basedOn w:val="ProductNameChar"/>
    <w:link w:val="DocumentType"/>
    <w:rsid w:val="008447F3"/>
    <w:rPr>
      <w:rFonts w:ascii="Graphik" w:hAnsi="Graphik"/>
      <w:b/>
      <w:bCs/>
      <w:sz w:val="36"/>
      <w:szCs w:val="40"/>
    </w:rPr>
  </w:style>
  <w:style w:type="paragraph" w:customStyle="1" w:styleId="TightLIst">
    <w:name w:val="Tight_LIst"/>
    <w:basedOn w:val="ListParagraph"/>
    <w:link w:val="TightLIstChar"/>
    <w:qFormat/>
    <w:rsid w:val="008447F3"/>
    <w:pPr>
      <w:numPr>
        <w:numId w:val="3"/>
      </w:numPr>
      <w:spacing w:before="60" w:after="60"/>
      <w:ind w:left="360"/>
    </w:pPr>
    <w:rPr>
      <w:rFonts w:eastAsia="Cambria" w:cs="Times New Roman"/>
    </w:rPr>
  </w:style>
  <w:style w:type="character" w:customStyle="1" w:styleId="ListParagraphChar">
    <w:name w:val="List Paragraph Char"/>
    <w:basedOn w:val="DefaultParagraphFont"/>
    <w:link w:val="ListParagraph"/>
    <w:uiPriority w:val="34"/>
    <w:rsid w:val="008447F3"/>
    <w:rPr>
      <w:rFonts w:ascii="Graphik" w:hAnsi="Graphik"/>
      <w:sz w:val="20"/>
    </w:rPr>
  </w:style>
  <w:style w:type="character" w:customStyle="1" w:styleId="TightLIstChar">
    <w:name w:val="Tight_LIst Char"/>
    <w:basedOn w:val="ListParagraphChar"/>
    <w:link w:val="TightLIst"/>
    <w:rsid w:val="008447F3"/>
    <w:rPr>
      <w:rFonts w:ascii="Graphik" w:eastAsia="Cambria" w:hAnsi="Graphik" w:cs="Times New Roman"/>
      <w:sz w:val="20"/>
    </w:rPr>
  </w:style>
  <w:style w:type="paragraph" w:customStyle="1" w:styleId="TightLeftAligned">
    <w:name w:val="Tight_Left_Aligned"/>
    <w:basedOn w:val="Normal"/>
    <w:link w:val="TightLeftAlignedChar"/>
    <w:qFormat/>
    <w:rsid w:val="008447F3"/>
    <w:pPr>
      <w:spacing w:before="100" w:beforeAutospacing="1" w:after="0"/>
      <w:jc w:val="left"/>
    </w:pPr>
  </w:style>
  <w:style w:type="character" w:customStyle="1" w:styleId="TightLeftAlignedChar">
    <w:name w:val="Tight_Left_Aligned Char"/>
    <w:basedOn w:val="DefaultParagraphFont"/>
    <w:link w:val="TightLeftAligned"/>
    <w:rsid w:val="008447F3"/>
    <w:rPr>
      <w:rFonts w:ascii="Graphik" w:hAnsi="Graphik"/>
      <w:sz w:val="20"/>
    </w:rPr>
  </w:style>
  <w:style w:type="paragraph" w:customStyle="1" w:styleId="TableHeader">
    <w:name w:val="Table_Header"/>
    <w:basedOn w:val="Normal"/>
    <w:link w:val="TableHeaderChar"/>
    <w:qFormat/>
    <w:rsid w:val="008447F3"/>
    <w:pPr>
      <w:spacing w:before="100" w:beforeAutospacing="1" w:after="0"/>
    </w:pPr>
    <w:rPr>
      <w:b/>
      <w:bCs/>
    </w:rPr>
  </w:style>
  <w:style w:type="character" w:customStyle="1" w:styleId="TableHeaderChar">
    <w:name w:val="Table_Header Char"/>
    <w:basedOn w:val="DefaultParagraphFont"/>
    <w:link w:val="TableHeader"/>
    <w:rsid w:val="008447F3"/>
    <w:rPr>
      <w:rFonts w:ascii="Graphik" w:hAnsi="Graphik"/>
      <w:b/>
      <w:bCs/>
      <w:sz w:val="20"/>
    </w:rPr>
  </w:style>
  <w:style w:type="paragraph" w:styleId="TOC1">
    <w:name w:val="toc 1"/>
    <w:basedOn w:val="Normal"/>
    <w:next w:val="Normal"/>
    <w:autoRedefine/>
    <w:uiPriority w:val="39"/>
    <w:unhideWhenUsed/>
    <w:rsid w:val="008447F3"/>
    <w:pPr>
      <w:spacing w:after="100"/>
    </w:pPr>
  </w:style>
  <w:style w:type="paragraph" w:styleId="TOC2">
    <w:name w:val="toc 2"/>
    <w:basedOn w:val="Normal"/>
    <w:next w:val="Normal"/>
    <w:autoRedefine/>
    <w:uiPriority w:val="39"/>
    <w:unhideWhenUsed/>
    <w:rsid w:val="008447F3"/>
    <w:pPr>
      <w:spacing w:after="100"/>
      <w:ind w:left="200"/>
    </w:pPr>
  </w:style>
  <w:style w:type="paragraph" w:styleId="TOC3">
    <w:name w:val="toc 3"/>
    <w:basedOn w:val="Normal"/>
    <w:next w:val="Normal"/>
    <w:autoRedefine/>
    <w:uiPriority w:val="39"/>
    <w:unhideWhenUsed/>
    <w:rsid w:val="008447F3"/>
    <w:pPr>
      <w:spacing w:after="100"/>
      <w:ind w:left="400"/>
    </w:pPr>
  </w:style>
  <w:style w:type="character" w:styleId="Hyperlink">
    <w:name w:val="Hyperlink"/>
    <w:basedOn w:val="DefaultParagraphFont"/>
    <w:uiPriority w:val="99"/>
    <w:unhideWhenUsed/>
    <w:rsid w:val="008447F3"/>
    <w:rPr>
      <w:color w:val="0563C1" w:themeColor="hyperlink"/>
      <w:u w:val="single"/>
    </w:rPr>
  </w:style>
  <w:style w:type="character" w:styleId="PlaceholderText">
    <w:name w:val="Placeholder Text"/>
    <w:basedOn w:val="DefaultParagraphFont"/>
    <w:uiPriority w:val="99"/>
    <w:semiHidden/>
    <w:rsid w:val="002A4A6B"/>
    <w:rPr>
      <w:color w:val="666666"/>
    </w:rPr>
  </w:style>
  <w:style w:type="character" w:customStyle="1" w:styleId="ui-provider">
    <w:name w:val="ui-provider"/>
    <w:basedOn w:val="DefaultParagraphFont"/>
    <w:rsid w:val="00D52454"/>
  </w:style>
  <w:style w:type="character" w:styleId="CommentReference">
    <w:name w:val="annotation reference"/>
    <w:basedOn w:val="DefaultParagraphFont"/>
    <w:uiPriority w:val="99"/>
    <w:semiHidden/>
    <w:unhideWhenUsed/>
    <w:rsid w:val="00E068E6"/>
    <w:rPr>
      <w:sz w:val="16"/>
      <w:szCs w:val="16"/>
    </w:rPr>
  </w:style>
  <w:style w:type="paragraph" w:styleId="CommentText">
    <w:name w:val="annotation text"/>
    <w:basedOn w:val="Normal"/>
    <w:link w:val="CommentTextChar"/>
    <w:uiPriority w:val="99"/>
    <w:unhideWhenUsed/>
    <w:rsid w:val="00E068E6"/>
    <w:pPr>
      <w:spacing w:line="240" w:lineRule="auto"/>
    </w:pPr>
    <w:rPr>
      <w:szCs w:val="20"/>
    </w:rPr>
  </w:style>
  <w:style w:type="character" w:customStyle="1" w:styleId="CommentTextChar">
    <w:name w:val="Comment Text Char"/>
    <w:basedOn w:val="DefaultParagraphFont"/>
    <w:link w:val="CommentText"/>
    <w:uiPriority w:val="99"/>
    <w:rsid w:val="00E068E6"/>
    <w:rPr>
      <w:rFonts w:ascii="Graphik" w:hAnsi="Graphik"/>
      <w:sz w:val="20"/>
      <w:szCs w:val="20"/>
    </w:rPr>
  </w:style>
  <w:style w:type="paragraph" w:styleId="CommentSubject">
    <w:name w:val="annotation subject"/>
    <w:basedOn w:val="CommentText"/>
    <w:next w:val="CommentText"/>
    <w:link w:val="CommentSubjectChar"/>
    <w:uiPriority w:val="99"/>
    <w:semiHidden/>
    <w:unhideWhenUsed/>
    <w:rsid w:val="00E068E6"/>
    <w:rPr>
      <w:b/>
      <w:bCs/>
    </w:rPr>
  </w:style>
  <w:style w:type="character" w:customStyle="1" w:styleId="CommentSubjectChar">
    <w:name w:val="Comment Subject Char"/>
    <w:basedOn w:val="CommentTextChar"/>
    <w:link w:val="CommentSubject"/>
    <w:uiPriority w:val="99"/>
    <w:semiHidden/>
    <w:rsid w:val="00E068E6"/>
    <w:rPr>
      <w:rFonts w:ascii="Graphik" w:hAnsi="Graphik"/>
      <w:b/>
      <w:bCs/>
      <w:sz w:val="20"/>
      <w:szCs w:val="20"/>
    </w:rPr>
  </w:style>
  <w:style w:type="table" w:styleId="TableGridLight">
    <w:name w:val="Grid Table Light"/>
    <w:basedOn w:val="TableNormal"/>
    <w:uiPriority w:val="40"/>
    <w:rsid w:val="00161C6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7D75A0"/>
    <w:rPr>
      <w:color w:val="605E5C"/>
      <w:shd w:val="clear" w:color="auto" w:fill="E1DFDD"/>
    </w:rPr>
  </w:style>
  <w:style w:type="paragraph" w:styleId="Revision">
    <w:name w:val="Revision"/>
    <w:hidden/>
    <w:uiPriority w:val="99"/>
    <w:semiHidden/>
    <w:rsid w:val="00597645"/>
    <w:pPr>
      <w:spacing w:after="0" w:line="240" w:lineRule="auto"/>
    </w:pPr>
    <w:rPr>
      <w:rFonts w:ascii="Graphik" w:hAnsi="Graphik"/>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24176">
      <w:bodyDiv w:val="1"/>
      <w:marLeft w:val="0"/>
      <w:marRight w:val="0"/>
      <w:marTop w:val="0"/>
      <w:marBottom w:val="0"/>
      <w:divBdr>
        <w:top w:val="none" w:sz="0" w:space="0" w:color="auto"/>
        <w:left w:val="none" w:sz="0" w:space="0" w:color="auto"/>
        <w:bottom w:val="none" w:sz="0" w:space="0" w:color="auto"/>
        <w:right w:val="none" w:sz="0" w:space="0" w:color="auto"/>
      </w:divBdr>
    </w:div>
    <w:div w:id="172496524">
      <w:bodyDiv w:val="1"/>
      <w:marLeft w:val="0"/>
      <w:marRight w:val="0"/>
      <w:marTop w:val="0"/>
      <w:marBottom w:val="0"/>
      <w:divBdr>
        <w:top w:val="none" w:sz="0" w:space="0" w:color="auto"/>
        <w:left w:val="none" w:sz="0" w:space="0" w:color="auto"/>
        <w:bottom w:val="none" w:sz="0" w:space="0" w:color="auto"/>
        <w:right w:val="none" w:sz="0" w:space="0" w:color="auto"/>
      </w:divBdr>
    </w:div>
    <w:div w:id="221530213">
      <w:bodyDiv w:val="1"/>
      <w:marLeft w:val="0"/>
      <w:marRight w:val="0"/>
      <w:marTop w:val="0"/>
      <w:marBottom w:val="0"/>
      <w:divBdr>
        <w:top w:val="none" w:sz="0" w:space="0" w:color="auto"/>
        <w:left w:val="none" w:sz="0" w:space="0" w:color="auto"/>
        <w:bottom w:val="none" w:sz="0" w:space="0" w:color="auto"/>
        <w:right w:val="none" w:sz="0" w:space="0" w:color="auto"/>
      </w:divBdr>
    </w:div>
    <w:div w:id="241959998">
      <w:bodyDiv w:val="1"/>
      <w:marLeft w:val="0"/>
      <w:marRight w:val="0"/>
      <w:marTop w:val="0"/>
      <w:marBottom w:val="0"/>
      <w:divBdr>
        <w:top w:val="none" w:sz="0" w:space="0" w:color="auto"/>
        <w:left w:val="none" w:sz="0" w:space="0" w:color="auto"/>
        <w:bottom w:val="none" w:sz="0" w:space="0" w:color="auto"/>
        <w:right w:val="none" w:sz="0" w:space="0" w:color="auto"/>
      </w:divBdr>
    </w:div>
    <w:div w:id="287900198">
      <w:bodyDiv w:val="1"/>
      <w:marLeft w:val="0"/>
      <w:marRight w:val="0"/>
      <w:marTop w:val="0"/>
      <w:marBottom w:val="0"/>
      <w:divBdr>
        <w:top w:val="none" w:sz="0" w:space="0" w:color="auto"/>
        <w:left w:val="none" w:sz="0" w:space="0" w:color="auto"/>
        <w:bottom w:val="none" w:sz="0" w:space="0" w:color="auto"/>
        <w:right w:val="none" w:sz="0" w:space="0" w:color="auto"/>
      </w:divBdr>
    </w:div>
    <w:div w:id="329410559">
      <w:bodyDiv w:val="1"/>
      <w:marLeft w:val="0"/>
      <w:marRight w:val="0"/>
      <w:marTop w:val="0"/>
      <w:marBottom w:val="0"/>
      <w:divBdr>
        <w:top w:val="none" w:sz="0" w:space="0" w:color="auto"/>
        <w:left w:val="none" w:sz="0" w:space="0" w:color="auto"/>
        <w:bottom w:val="none" w:sz="0" w:space="0" w:color="auto"/>
        <w:right w:val="none" w:sz="0" w:space="0" w:color="auto"/>
      </w:divBdr>
    </w:div>
    <w:div w:id="335303385">
      <w:bodyDiv w:val="1"/>
      <w:marLeft w:val="0"/>
      <w:marRight w:val="0"/>
      <w:marTop w:val="0"/>
      <w:marBottom w:val="0"/>
      <w:divBdr>
        <w:top w:val="none" w:sz="0" w:space="0" w:color="auto"/>
        <w:left w:val="none" w:sz="0" w:space="0" w:color="auto"/>
        <w:bottom w:val="none" w:sz="0" w:space="0" w:color="auto"/>
        <w:right w:val="none" w:sz="0" w:space="0" w:color="auto"/>
      </w:divBdr>
    </w:div>
    <w:div w:id="536814622">
      <w:bodyDiv w:val="1"/>
      <w:marLeft w:val="0"/>
      <w:marRight w:val="0"/>
      <w:marTop w:val="0"/>
      <w:marBottom w:val="0"/>
      <w:divBdr>
        <w:top w:val="none" w:sz="0" w:space="0" w:color="auto"/>
        <w:left w:val="none" w:sz="0" w:space="0" w:color="auto"/>
        <w:bottom w:val="none" w:sz="0" w:space="0" w:color="auto"/>
        <w:right w:val="none" w:sz="0" w:space="0" w:color="auto"/>
      </w:divBdr>
    </w:div>
    <w:div w:id="667640034">
      <w:bodyDiv w:val="1"/>
      <w:marLeft w:val="0"/>
      <w:marRight w:val="0"/>
      <w:marTop w:val="0"/>
      <w:marBottom w:val="0"/>
      <w:divBdr>
        <w:top w:val="none" w:sz="0" w:space="0" w:color="auto"/>
        <w:left w:val="none" w:sz="0" w:space="0" w:color="auto"/>
        <w:bottom w:val="none" w:sz="0" w:space="0" w:color="auto"/>
        <w:right w:val="none" w:sz="0" w:space="0" w:color="auto"/>
      </w:divBdr>
    </w:div>
    <w:div w:id="740060543">
      <w:bodyDiv w:val="1"/>
      <w:marLeft w:val="0"/>
      <w:marRight w:val="0"/>
      <w:marTop w:val="0"/>
      <w:marBottom w:val="0"/>
      <w:divBdr>
        <w:top w:val="none" w:sz="0" w:space="0" w:color="auto"/>
        <w:left w:val="none" w:sz="0" w:space="0" w:color="auto"/>
        <w:bottom w:val="none" w:sz="0" w:space="0" w:color="auto"/>
        <w:right w:val="none" w:sz="0" w:space="0" w:color="auto"/>
      </w:divBdr>
    </w:div>
    <w:div w:id="755251581">
      <w:bodyDiv w:val="1"/>
      <w:marLeft w:val="0"/>
      <w:marRight w:val="0"/>
      <w:marTop w:val="0"/>
      <w:marBottom w:val="0"/>
      <w:divBdr>
        <w:top w:val="none" w:sz="0" w:space="0" w:color="auto"/>
        <w:left w:val="none" w:sz="0" w:space="0" w:color="auto"/>
        <w:bottom w:val="none" w:sz="0" w:space="0" w:color="auto"/>
        <w:right w:val="none" w:sz="0" w:space="0" w:color="auto"/>
      </w:divBdr>
    </w:div>
    <w:div w:id="806774336">
      <w:bodyDiv w:val="1"/>
      <w:marLeft w:val="0"/>
      <w:marRight w:val="0"/>
      <w:marTop w:val="0"/>
      <w:marBottom w:val="0"/>
      <w:divBdr>
        <w:top w:val="none" w:sz="0" w:space="0" w:color="auto"/>
        <w:left w:val="none" w:sz="0" w:space="0" w:color="auto"/>
        <w:bottom w:val="none" w:sz="0" w:space="0" w:color="auto"/>
        <w:right w:val="none" w:sz="0" w:space="0" w:color="auto"/>
      </w:divBdr>
    </w:div>
    <w:div w:id="822550856">
      <w:bodyDiv w:val="1"/>
      <w:marLeft w:val="0"/>
      <w:marRight w:val="0"/>
      <w:marTop w:val="0"/>
      <w:marBottom w:val="0"/>
      <w:divBdr>
        <w:top w:val="none" w:sz="0" w:space="0" w:color="auto"/>
        <w:left w:val="none" w:sz="0" w:space="0" w:color="auto"/>
        <w:bottom w:val="none" w:sz="0" w:space="0" w:color="auto"/>
        <w:right w:val="none" w:sz="0" w:space="0" w:color="auto"/>
      </w:divBdr>
    </w:div>
    <w:div w:id="878782639">
      <w:bodyDiv w:val="1"/>
      <w:marLeft w:val="0"/>
      <w:marRight w:val="0"/>
      <w:marTop w:val="0"/>
      <w:marBottom w:val="0"/>
      <w:divBdr>
        <w:top w:val="none" w:sz="0" w:space="0" w:color="auto"/>
        <w:left w:val="none" w:sz="0" w:space="0" w:color="auto"/>
        <w:bottom w:val="none" w:sz="0" w:space="0" w:color="auto"/>
        <w:right w:val="none" w:sz="0" w:space="0" w:color="auto"/>
      </w:divBdr>
    </w:div>
    <w:div w:id="880753143">
      <w:bodyDiv w:val="1"/>
      <w:marLeft w:val="0"/>
      <w:marRight w:val="0"/>
      <w:marTop w:val="0"/>
      <w:marBottom w:val="0"/>
      <w:divBdr>
        <w:top w:val="none" w:sz="0" w:space="0" w:color="auto"/>
        <w:left w:val="none" w:sz="0" w:space="0" w:color="auto"/>
        <w:bottom w:val="none" w:sz="0" w:space="0" w:color="auto"/>
        <w:right w:val="none" w:sz="0" w:space="0" w:color="auto"/>
      </w:divBdr>
    </w:div>
    <w:div w:id="952439208">
      <w:bodyDiv w:val="1"/>
      <w:marLeft w:val="0"/>
      <w:marRight w:val="0"/>
      <w:marTop w:val="0"/>
      <w:marBottom w:val="0"/>
      <w:divBdr>
        <w:top w:val="none" w:sz="0" w:space="0" w:color="auto"/>
        <w:left w:val="none" w:sz="0" w:space="0" w:color="auto"/>
        <w:bottom w:val="none" w:sz="0" w:space="0" w:color="auto"/>
        <w:right w:val="none" w:sz="0" w:space="0" w:color="auto"/>
      </w:divBdr>
    </w:div>
    <w:div w:id="958486946">
      <w:bodyDiv w:val="1"/>
      <w:marLeft w:val="0"/>
      <w:marRight w:val="0"/>
      <w:marTop w:val="0"/>
      <w:marBottom w:val="0"/>
      <w:divBdr>
        <w:top w:val="none" w:sz="0" w:space="0" w:color="auto"/>
        <w:left w:val="none" w:sz="0" w:space="0" w:color="auto"/>
        <w:bottom w:val="none" w:sz="0" w:space="0" w:color="auto"/>
        <w:right w:val="none" w:sz="0" w:space="0" w:color="auto"/>
      </w:divBdr>
    </w:div>
    <w:div w:id="981346952">
      <w:bodyDiv w:val="1"/>
      <w:marLeft w:val="0"/>
      <w:marRight w:val="0"/>
      <w:marTop w:val="0"/>
      <w:marBottom w:val="0"/>
      <w:divBdr>
        <w:top w:val="none" w:sz="0" w:space="0" w:color="auto"/>
        <w:left w:val="none" w:sz="0" w:space="0" w:color="auto"/>
        <w:bottom w:val="none" w:sz="0" w:space="0" w:color="auto"/>
        <w:right w:val="none" w:sz="0" w:space="0" w:color="auto"/>
      </w:divBdr>
    </w:div>
    <w:div w:id="1015814751">
      <w:bodyDiv w:val="1"/>
      <w:marLeft w:val="0"/>
      <w:marRight w:val="0"/>
      <w:marTop w:val="0"/>
      <w:marBottom w:val="0"/>
      <w:divBdr>
        <w:top w:val="none" w:sz="0" w:space="0" w:color="auto"/>
        <w:left w:val="none" w:sz="0" w:space="0" w:color="auto"/>
        <w:bottom w:val="none" w:sz="0" w:space="0" w:color="auto"/>
        <w:right w:val="none" w:sz="0" w:space="0" w:color="auto"/>
      </w:divBdr>
    </w:div>
    <w:div w:id="1038505294">
      <w:bodyDiv w:val="1"/>
      <w:marLeft w:val="0"/>
      <w:marRight w:val="0"/>
      <w:marTop w:val="0"/>
      <w:marBottom w:val="0"/>
      <w:divBdr>
        <w:top w:val="none" w:sz="0" w:space="0" w:color="auto"/>
        <w:left w:val="none" w:sz="0" w:space="0" w:color="auto"/>
        <w:bottom w:val="none" w:sz="0" w:space="0" w:color="auto"/>
        <w:right w:val="none" w:sz="0" w:space="0" w:color="auto"/>
      </w:divBdr>
    </w:div>
    <w:div w:id="1048069674">
      <w:bodyDiv w:val="1"/>
      <w:marLeft w:val="0"/>
      <w:marRight w:val="0"/>
      <w:marTop w:val="0"/>
      <w:marBottom w:val="0"/>
      <w:divBdr>
        <w:top w:val="none" w:sz="0" w:space="0" w:color="auto"/>
        <w:left w:val="none" w:sz="0" w:space="0" w:color="auto"/>
        <w:bottom w:val="none" w:sz="0" w:space="0" w:color="auto"/>
        <w:right w:val="none" w:sz="0" w:space="0" w:color="auto"/>
      </w:divBdr>
    </w:div>
    <w:div w:id="1075326077">
      <w:bodyDiv w:val="1"/>
      <w:marLeft w:val="0"/>
      <w:marRight w:val="0"/>
      <w:marTop w:val="0"/>
      <w:marBottom w:val="0"/>
      <w:divBdr>
        <w:top w:val="none" w:sz="0" w:space="0" w:color="auto"/>
        <w:left w:val="none" w:sz="0" w:space="0" w:color="auto"/>
        <w:bottom w:val="none" w:sz="0" w:space="0" w:color="auto"/>
        <w:right w:val="none" w:sz="0" w:space="0" w:color="auto"/>
      </w:divBdr>
    </w:div>
    <w:div w:id="1132556402">
      <w:bodyDiv w:val="1"/>
      <w:marLeft w:val="0"/>
      <w:marRight w:val="0"/>
      <w:marTop w:val="0"/>
      <w:marBottom w:val="0"/>
      <w:divBdr>
        <w:top w:val="none" w:sz="0" w:space="0" w:color="auto"/>
        <w:left w:val="none" w:sz="0" w:space="0" w:color="auto"/>
        <w:bottom w:val="none" w:sz="0" w:space="0" w:color="auto"/>
        <w:right w:val="none" w:sz="0" w:space="0" w:color="auto"/>
      </w:divBdr>
    </w:div>
    <w:div w:id="1216890087">
      <w:bodyDiv w:val="1"/>
      <w:marLeft w:val="0"/>
      <w:marRight w:val="0"/>
      <w:marTop w:val="0"/>
      <w:marBottom w:val="0"/>
      <w:divBdr>
        <w:top w:val="none" w:sz="0" w:space="0" w:color="auto"/>
        <w:left w:val="none" w:sz="0" w:space="0" w:color="auto"/>
        <w:bottom w:val="none" w:sz="0" w:space="0" w:color="auto"/>
        <w:right w:val="none" w:sz="0" w:space="0" w:color="auto"/>
      </w:divBdr>
    </w:div>
    <w:div w:id="1485195042">
      <w:bodyDiv w:val="1"/>
      <w:marLeft w:val="0"/>
      <w:marRight w:val="0"/>
      <w:marTop w:val="0"/>
      <w:marBottom w:val="0"/>
      <w:divBdr>
        <w:top w:val="none" w:sz="0" w:space="0" w:color="auto"/>
        <w:left w:val="none" w:sz="0" w:space="0" w:color="auto"/>
        <w:bottom w:val="none" w:sz="0" w:space="0" w:color="auto"/>
        <w:right w:val="none" w:sz="0" w:space="0" w:color="auto"/>
      </w:divBdr>
    </w:div>
    <w:div w:id="1501889231">
      <w:bodyDiv w:val="1"/>
      <w:marLeft w:val="0"/>
      <w:marRight w:val="0"/>
      <w:marTop w:val="0"/>
      <w:marBottom w:val="0"/>
      <w:divBdr>
        <w:top w:val="none" w:sz="0" w:space="0" w:color="auto"/>
        <w:left w:val="none" w:sz="0" w:space="0" w:color="auto"/>
        <w:bottom w:val="none" w:sz="0" w:space="0" w:color="auto"/>
        <w:right w:val="none" w:sz="0" w:space="0" w:color="auto"/>
      </w:divBdr>
    </w:div>
    <w:div w:id="1617129773">
      <w:bodyDiv w:val="1"/>
      <w:marLeft w:val="0"/>
      <w:marRight w:val="0"/>
      <w:marTop w:val="0"/>
      <w:marBottom w:val="0"/>
      <w:divBdr>
        <w:top w:val="none" w:sz="0" w:space="0" w:color="auto"/>
        <w:left w:val="none" w:sz="0" w:space="0" w:color="auto"/>
        <w:bottom w:val="none" w:sz="0" w:space="0" w:color="auto"/>
        <w:right w:val="none" w:sz="0" w:space="0" w:color="auto"/>
      </w:divBdr>
    </w:div>
    <w:div w:id="1629898480">
      <w:bodyDiv w:val="1"/>
      <w:marLeft w:val="0"/>
      <w:marRight w:val="0"/>
      <w:marTop w:val="0"/>
      <w:marBottom w:val="0"/>
      <w:divBdr>
        <w:top w:val="none" w:sz="0" w:space="0" w:color="auto"/>
        <w:left w:val="none" w:sz="0" w:space="0" w:color="auto"/>
        <w:bottom w:val="none" w:sz="0" w:space="0" w:color="auto"/>
        <w:right w:val="none" w:sz="0" w:space="0" w:color="auto"/>
      </w:divBdr>
    </w:div>
    <w:div w:id="1918241972">
      <w:bodyDiv w:val="1"/>
      <w:marLeft w:val="0"/>
      <w:marRight w:val="0"/>
      <w:marTop w:val="0"/>
      <w:marBottom w:val="0"/>
      <w:divBdr>
        <w:top w:val="none" w:sz="0" w:space="0" w:color="auto"/>
        <w:left w:val="none" w:sz="0" w:space="0" w:color="auto"/>
        <w:bottom w:val="none" w:sz="0" w:space="0" w:color="auto"/>
        <w:right w:val="none" w:sz="0" w:space="0" w:color="auto"/>
      </w:divBdr>
    </w:div>
    <w:div w:id="1923642328">
      <w:bodyDiv w:val="1"/>
      <w:marLeft w:val="0"/>
      <w:marRight w:val="0"/>
      <w:marTop w:val="0"/>
      <w:marBottom w:val="0"/>
      <w:divBdr>
        <w:top w:val="none" w:sz="0" w:space="0" w:color="auto"/>
        <w:left w:val="none" w:sz="0" w:space="0" w:color="auto"/>
        <w:bottom w:val="none" w:sz="0" w:space="0" w:color="auto"/>
        <w:right w:val="none" w:sz="0" w:space="0" w:color="auto"/>
      </w:divBdr>
    </w:div>
    <w:div w:id="1947538405">
      <w:bodyDiv w:val="1"/>
      <w:marLeft w:val="0"/>
      <w:marRight w:val="0"/>
      <w:marTop w:val="0"/>
      <w:marBottom w:val="0"/>
      <w:divBdr>
        <w:top w:val="none" w:sz="0" w:space="0" w:color="auto"/>
        <w:left w:val="none" w:sz="0" w:space="0" w:color="auto"/>
        <w:bottom w:val="none" w:sz="0" w:space="0" w:color="auto"/>
        <w:right w:val="none" w:sz="0" w:space="0" w:color="auto"/>
      </w:divBdr>
    </w:div>
    <w:div w:id="2034139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mailto:karthik.ramachandra@accenture.com" TargetMode="Externa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yperlink" Target="mailto:florian.tournier@accenture.com" TargetMode="External"/><Relationship Id="rId7" Type="http://schemas.openxmlformats.org/officeDocument/2006/relationships/styles" Target="styles.xml"/><Relationship Id="rId12" Type="http://schemas.openxmlformats.org/officeDocument/2006/relationships/hyperlink" Target="https://dev.azure.com/IXAssets/IXAssetsProject/_git/ixassets" TargetMode="External"/><Relationship Id="rId17" Type="http://schemas.openxmlformats.org/officeDocument/2006/relationships/hyperlink" Target="mailto:laura.mosconi@accenture.com"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florian.tournier@accenture.com" TargetMode="External"/><Relationship Id="rId20" Type="http://schemas.openxmlformats.org/officeDocument/2006/relationships/hyperlink" Target="mailto:stefano.giacco@accenture.com"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3.png"/><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2.pn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mailto:laura.mosconi@accenture.co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industryxdevhub.accenture.com/asset-home;search_text=ix%20digital%20thread" TargetMode="External"/><Relationship Id="rId27"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39360ECCF76473D99F498969F6CB73F"/>
        <w:category>
          <w:name w:val="General"/>
          <w:gallery w:val="placeholder"/>
        </w:category>
        <w:types>
          <w:type w:val="bbPlcHdr"/>
        </w:types>
        <w:behaviors>
          <w:behavior w:val="content"/>
        </w:behaviors>
        <w:guid w:val="{7F74E331-2CED-40EC-AE22-817C72D48316}"/>
      </w:docPartPr>
      <w:docPartBody>
        <w:p w:rsidR="00F06EA2" w:rsidRDefault="00DB301E">
          <w:r w:rsidRPr="005A3EA7">
            <w:rPr>
              <w:rStyle w:val="PlaceholderText"/>
            </w:rPr>
            <w:t>[Release]</w:t>
          </w:r>
        </w:p>
      </w:docPartBody>
    </w:docPart>
    <w:docPart>
      <w:docPartPr>
        <w:name w:val="F0D36F6D8B1440C0AC4B50D6F4DCEAE9"/>
        <w:category>
          <w:name w:val="General"/>
          <w:gallery w:val="placeholder"/>
        </w:category>
        <w:types>
          <w:type w:val="bbPlcHdr"/>
        </w:types>
        <w:behaviors>
          <w:behavior w:val="content"/>
        </w:behaviors>
        <w:guid w:val="{415A98F3-2CD9-40C3-B495-52939CB891CB}"/>
      </w:docPartPr>
      <w:docPartBody>
        <w:p w:rsidR="00000000" w:rsidRDefault="00DB301E">
          <w:pPr>
            <w:pStyle w:val="F0D36F6D8B1440C0AC4B50D6F4DCEAE9"/>
          </w:pPr>
          <w:r w:rsidRPr="005A3EA7">
            <w:rPr>
              <w:rStyle w:val="PlaceholderText"/>
            </w:rPr>
            <w:t>[Label]</w:t>
          </w:r>
        </w:p>
      </w:docPartBody>
    </w:docPart>
    <w:docPart>
      <w:docPartPr>
        <w:name w:val="02BD15DA0BF94BDAB9A07F4CF19CEFA1"/>
        <w:category>
          <w:name w:val="General"/>
          <w:gallery w:val="placeholder"/>
        </w:category>
        <w:types>
          <w:type w:val="bbPlcHdr"/>
        </w:types>
        <w:behaviors>
          <w:behavior w:val="content"/>
        </w:behaviors>
        <w:guid w:val="{F3401C12-F2A2-4E78-BE68-A82CA756618D}"/>
      </w:docPartPr>
      <w:docPartBody>
        <w:p w:rsidR="00000000" w:rsidRDefault="008113E7">
          <w:r w:rsidRPr="00885AF4">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01E"/>
    <w:rsid w:val="000D2929"/>
    <w:rsid w:val="001157FA"/>
    <w:rsid w:val="00185C3E"/>
    <w:rsid w:val="001A09F5"/>
    <w:rsid w:val="001D3E64"/>
    <w:rsid w:val="00230304"/>
    <w:rsid w:val="002F5FF0"/>
    <w:rsid w:val="00397718"/>
    <w:rsid w:val="003E1DA7"/>
    <w:rsid w:val="00405A93"/>
    <w:rsid w:val="00417FE7"/>
    <w:rsid w:val="00421806"/>
    <w:rsid w:val="004C761E"/>
    <w:rsid w:val="004E3CB4"/>
    <w:rsid w:val="004F6099"/>
    <w:rsid w:val="005E757F"/>
    <w:rsid w:val="005F7BFE"/>
    <w:rsid w:val="006274E2"/>
    <w:rsid w:val="00691591"/>
    <w:rsid w:val="006F12E7"/>
    <w:rsid w:val="006F3A06"/>
    <w:rsid w:val="00731183"/>
    <w:rsid w:val="00790A6A"/>
    <w:rsid w:val="008113E7"/>
    <w:rsid w:val="008C16BA"/>
    <w:rsid w:val="00A75F5D"/>
    <w:rsid w:val="00B16033"/>
    <w:rsid w:val="00BC704D"/>
    <w:rsid w:val="00C03545"/>
    <w:rsid w:val="00C7695B"/>
    <w:rsid w:val="00CD488D"/>
    <w:rsid w:val="00D33A49"/>
    <w:rsid w:val="00D66194"/>
    <w:rsid w:val="00DB301E"/>
    <w:rsid w:val="00DD1B86"/>
    <w:rsid w:val="00F06E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113E7"/>
    <w:rPr>
      <w:color w:val="666666"/>
    </w:rPr>
  </w:style>
  <w:style w:type="paragraph" w:customStyle="1" w:styleId="3EE3D3E22C0B43628AE1D73FBF905A49">
    <w:name w:val="3EE3D3E22C0B43628AE1D73FBF905A49"/>
  </w:style>
  <w:style w:type="paragraph" w:customStyle="1" w:styleId="8AE5DCACF2054D0BAFCF2BD4EA8E469F">
    <w:name w:val="8AE5DCACF2054D0BAFCF2BD4EA8E469F"/>
  </w:style>
  <w:style w:type="paragraph" w:customStyle="1" w:styleId="F0D36F6D8B1440C0AC4B50D6F4DCEAE9">
    <w:name w:val="F0D36F6D8B1440C0AC4B50D6F4DCEAE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p:Policy xmlns:p="office.server.policy" id="" local="true">
  <p:Name>Document</p:Name>
  <p:Description/>
  <p:Statement/>
  <p:PolicyItems>
    <p:PolicyItem featureId="Microsoft.Office.RecordsManagement.PolicyFeatures.PolicyLabel" staticId="0x010100D68B356B9D8BA84CB215B65651358DA7|801092262" UniqueId="78d7763e-cf9f-4c45-9200-073382714c8a">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lease xmlns="c4bbe816-f9b7-401b-8d8f-485022adc0f2">1.2</Release>
    <Author1 xmlns="c4bbe816-f9b7-401b-8d8f-485022adc0f2">
      <UserInfo>
        <DisplayName>Gowri, Geetha Vani</DisplayName>
        <AccountId>1979</AccountId>
        <AccountType/>
      </UserInfo>
    </Author1>
    <TaxCatchAll xmlns="c4bbe816-f9b7-401b-8d8f-485022adc0f2" xsi:nil="true"/>
    <Approver xmlns="c4bbe816-f9b7-401b-8d8f-485022adc0f2">
      <UserInfo>
        <DisplayName>Ramachandra, Karthik</DisplayName>
        <AccountId>63</AccountId>
        <AccountType/>
      </UserInfo>
    </Approver>
    <SME xmlns="c4bbe816-f9b7-401b-8d8f-485022adc0f2">
      <UserInfo>
        <DisplayName>Gowri, Geetha Vani</DisplayName>
        <AccountId>1979</AccountId>
        <AccountType/>
      </UserInfo>
    </SME>
    <Release_x0020_Date xmlns="c4bbe816-f9b7-401b-8d8f-485022adc0f2" xsi:nil="true"/>
    <Flow_x0020_Trigger xmlns="c4bbe816-f9b7-401b-8d8f-485022adc0f2">No Action</Flow_x0020_Trigger>
    <Open_x0020_Comments xmlns="c4bbe816-f9b7-401b-8d8f-485022adc0f2" xsi:nil="true"/>
    <DLCPolicyLabelClientValue xmlns="4dd2697e-1121-4f39-a4a5-b3e938ee93d2">{_UIVersionString}</DLCPolicyLabelClientValue>
    <BA xmlns="c4bbe816-f9b7-401b-8d8f-485022adc0f2">
      <UserInfo>
        <DisplayName>Dhar, Riju</DisplayName>
        <AccountId>1139</AccountId>
        <AccountType/>
      </UserInfo>
      <UserInfo>
        <DisplayName>Konambhotla, Vamsi</DisplayName>
        <AccountId>3328</AccountId>
        <AccountType/>
      </UserInfo>
    </BA>
    <Status_x0020_Flag xmlns="c4bbe816-f9b7-401b-8d8f-485022adc0f2">PDF Created</Status_x0020_Flag>
    <Pending_x0020_Content xmlns="c4bbe816-f9b7-401b-8d8f-485022adc0f2">-</Pending_x0020_Content>
    <_Flow_SignoffStatus xmlns="4dd2697e-1121-4f39-a4a5-b3e938ee93d2">Not requested</_Flow_SignoffStatus>
    <DLCPolicyLabelLock xmlns="4dd2697e-1121-4f39-a4a5-b3e938ee93d2" xsi:nil="true"/>
    <Completeness xmlns="c4bbe816-f9b7-401b-8d8f-485022adc0f2">100%</Completeness>
    <Pre-approval_x0020_QC xmlns="c4bbe816-f9b7-401b-8d8f-485022adc0f2">Done</Pre-approval_x0020_QC>
    <Priority_x0020_Level xmlns="c4bbe816-f9b7-401b-8d8f-485022adc0f2">Normal</Priority_x0020_Level>
    <SharedWithUsers xmlns="c4bbe816-f9b7-401b-8d8f-485022adc0f2">
      <UserInfo>
        <DisplayName/>
        <AccountId xsi:nil="true"/>
        <AccountType/>
      </UserInfo>
    </SharedWithUsers>
    <DLCPolicyLabelValue xmlns="4dd2697e-1121-4f39-a4a5-b3e938ee93d2">15.0</DLCPolicyLabelValue>
    <UseCase_x002f_Type xmlns="4dd2697e-1121-4f39-a4a5-b3e938ee93d2">General</UseCase_x002f_Typ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68B356B9D8BA84CB215B65651358DA7" ma:contentTypeVersion="33" ma:contentTypeDescription="Create a new document." ma:contentTypeScope="" ma:versionID="839bd157f5c24140e36079a7373d0467">
  <xsd:schema xmlns:xsd="http://www.w3.org/2001/XMLSchema" xmlns:xs="http://www.w3.org/2001/XMLSchema" xmlns:p="http://schemas.microsoft.com/office/2006/metadata/properties" xmlns:ns1="http://schemas.microsoft.com/sharepoint/v3" xmlns:ns2="c4bbe816-f9b7-401b-8d8f-485022adc0f2" xmlns:ns3="4dd2697e-1121-4f39-a4a5-b3e938ee93d2" targetNamespace="http://schemas.microsoft.com/office/2006/metadata/properties" ma:root="true" ma:fieldsID="b27c41698054ae599447388135161f3b" ns1:_="" ns2:_="" ns3:_="">
    <xsd:import namespace="http://schemas.microsoft.com/sharepoint/v3"/>
    <xsd:import namespace="c4bbe816-f9b7-401b-8d8f-485022adc0f2"/>
    <xsd:import namespace="4dd2697e-1121-4f39-a4a5-b3e938ee93d2"/>
    <xsd:element name="properties">
      <xsd:complexType>
        <xsd:sequence>
          <xsd:element name="documentManagement">
            <xsd:complexType>
              <xsd:all>
                <xsd:element ref="ns2:Completeness" minOccurs="0"/>
                <xsd:element ref="ns2:Approver" minOccurs="0"/>
                <xsd:element ref="ns2:Author1" minOccurs="0"/>
                <xsd:element ref="ns2:Pending_x0020_Content" minOccurs="0"/>
                <xsd:element ref="ns2:Pre-approval_x0020_QC" minOccurs="0"/>
                <xsd:element ref="ns2:Priority_x0020_Level" minOccurs="0"/>
                <xsd:element ref="ns2:Release" minOccurs="0"/>
                <xsd:element ref="ns2:SME" minOccurs="0"/>
                <xsd:element ref="ns2:Status_x0020_Flag" minOccurs="0"/>
                <xsd:element ref="ns3:_Flow_SignoffStatus" minOccurs="0"/>
                <xsd:element ref="ns2:TaxCatchAll" minOccurs="0"/>
                <xsd:element ref="ns2:TaxCatchAllLabel"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MediaServiceDateTaken" minOccurs="0"/>
                <xsd:element ref="ns3:MediaServiceGenerationTime" minOccurs="0"/>
                <xsd:element ref="ns3:MediaServiceEventHashCode" minOccurs="0"/>
                <xsd:element ref="ns3:MediaLengthInSeconds" minOccurs="0"/>
                <xsd:element ref="ns3:MediaServiceSearchProperties" minOccurs="0"/>
                <xsd:element ref="ns2:Release_x0020_Date" minOccurs="0"/>
                <xsd:element ref="ns2:Open_x0020_Comments" minOccurs="0"/>
                <xsd:element ref="ns2:Flow_x0020_Trigger" minOccurs="0"/>
                <xsd:element ref="ns2:BA" minOccurs="0"/>
                <xsd:element ref="ns3:UseCase_x002f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1"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Completeness" ma:index="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5" nillable="true" ma:displayName="Pending Content" ma:internalName="Pending_x0020_Content">
      <xsd:simpleType>
        <xsd:restriction base="dms:Note">
          <xsd:maxLength value="255"/>
        </xsd:restriction>
      </xsd:simpleType>
    </xsd:element>
    <xsd:element name="Pre-approval_x0020_QC" ma:index="6" nillable="true" ma:displayName="Pre-approval QC" ma:default="Pending" ma:description="Site column for Pre-approval QC check" ma:format="RadioButtons" ma:internalName="Pre_x002d_approval_x0020_QC">
      <xsd:simpleType>
        <xsd:restriction base="dms:Choice">
          <xsd:enumeration value="Done"/>
          <xsd:enumeration value="Pending"/>
        </xsd:restriction>
      </xsd:simpleType>
    </xsd:element>
    <xsd:element name="Priority_x0020_Level" ma:index="7" nillable="true" ma:displayName="Priority Level" ma:default="Normal" ma:description="Site column for Priority" ma:format="Dropdown" ma:internalName="Priority_x0020_Level">
      <xsd:simpleType>
        <xsd:restriction base="dms:Choice">
          <xsd:enumeration value="Low"/>
          <xsd:enumeration value="Normal"/>
          <xsd:enumeration value="High"/>
          <xsd:enumeration value="Critical"/>
        </xsd:restriction>
      </xsd:simpleType>
    </xsd:element>
    <xsd:element name="Release" ma:index="8" nillable="true" ma:displayName="Release" ma:internalName="Release">
      <xsd:simpleType>
        <xsd:restriction base="dms:Text">
          <xsd:maxLength value="255"/>
        </xsd:restriction>
      </xsd:simpleType>
    </xsd:element>
    <xsd:element name="SME" ma:index="9" nillable="true" ma:displayName="SME" ma:description="Site column for SME"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_x0020_Flag" ma:index="10"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TaxCatchAll" ma:index="14"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Release_x0020_Date" ma:index="34" nillable="true" ma:displayName="Release Date" ma:description="The release date according to which the documents must be completed." ma:format="DateOnly" ma:internalName="Release_x0020_Date">
      <xsd:simpleType>
        <xsd:restriction base="dms:DateTime"/>
      </xsd:simpleType>
    </xsd:element>
    <xsd:element name="Open_x0020_Comments" ma:index="35"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6"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element name="BA" ma:index="37"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dd2697e-1121-4f39-a4a5-b3e938ee93d2" elementFormDefault="qualified">
    <xsd:import namespace="http://schemas.microsoft.com/office/2006/documentManagement/types"/>
    <xsd:import namespace="http://schemas.microsoft.com/office/infopath/2007/PartnerControls"/>
    <xsd:element name="_Flow_SignoffStatus" ma:index="11" nillable="true" ma:displayName="Sign-off status" ma:internalName="Sign_x002d_off_x0020_status">
      <xsd:simpleType>
        <xsd:restriction base="dms:Text"/>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DLCPolicyLabelValue" ma:index="22"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3"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4" nillable="true" ma:displayName="Label Locked" ma:description="Indicates whether the label should be updated when item properties are modified." ma:hidden="true" ma:internalName="DLCPolicyLabelLock" ma:readOnly="false">
      <xsd:simpleType>
        <xsd:restriction base="dms:Text"/>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UseCase_x002f_Type" ma:index="38" nillable="true" ma:displayName="Use Case/Type" ma:description="Column to easily sort/group documents as per the use case, type, component, etc." ma:format="Dropdown" ma:internalName="UseCase_x002f_Type">
      <xsd:simpleType>
        <xsd:restriction base="dms:Choice">
          <xsd:enumeration value="General"/>
          <xsd:enumeration value="BOM Management"/>
          <xsd:enumeration value="Connectors"/>
          <xsd:enumeration value="Data Catalog"/>
          <xsd:enumeration value="Data Discovery Automation"/>
          <xsd:enumeration value="Data Products"/>
          <xsd:enumeration value="Part Classification"/>
          <xsd:enumeration value="BMS"/>
          <xsd:enumeration value="Azure Monitoring Dashboards"/>
          <xsd:enumeration value="Policy Engin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1AAD809-F3EA-4D39-BA1C-42DEA49E07E1}">
  <ds:schemaRefs>
    <ds:schemaRef ds:uri="http://schemas.openxmlformats.org/officeDocument/2006/bibliography"/>
  </ds:schemaRefs>
</ds:datastoreItem>
</file>

<file path=customXml/itemProps2.xml><?xml version="1.0" encoding="utf-8"?>
<ds:datastoreItem xmlns:ds="http://schemas.openxmlformats.org/officeDocument/2006/customXml" ds:itemID="{5D8A6845-D3A9-4843-9E2D-E4D7BFC9B6E0}">
  <ds:schemaRefs>
    <ds:schemaRef ds:uri="office.server.policy"/>
  </ds:schemaRefs>
</ds:datastoreItem>
</file>

<file path=customXml/itemProps3.xml><?xml version="1.0" encoding="utf-8"?>
<ds:datastoreItem xmlns:ds="http://schemas.openxmlformats.org/officeDocument/2006/customXml" ds:itemID="{2C56BFB0-766E-4E8B-9E0D-515D6AA1FDFC}">
  <ds:schemaRefs>
    <ds:schemaRef ds:uri="http://schemas.microsoft.com/sharepoint/v3/contenttype/forms"/>
  </ds:schemaRefs>
</ds:datastoreItem>
</file>

<file path=customXml/itemProps4.xml><?xml version="1.0" encoding="utf-8"?>
<ds:datastoreItem xmlns:ds="http://schemas.openxmlformats.org/officeDocument/2006/customXml" ds:itemID="{88CB6B43-AE5F-4DE9-AB6C-6258B886E252}">
  <ds:schemaRefs>
    <ds:schemaRef ds:uri="http://schemas.microsoft.com/office/2006/metadata/properties"/>
    <ds:schemaRef ds:uri="http://schemas.microsoft.com/office/infopath/2007/PartnerControls"/>
    <ds:schemaRef ds:uri="c4bbe816-f9b7-401b-8d8f-485022adc0f2"/>
    <ds:schemaRef ds:uri="4dd2697e-1121-4f39-a4a5-b3e938ee93d2"/>
  </ds:schemaRefs>
</ds:datastoreItem>
</file>

<file path=customXml/itemProps5.xml><?xml version="1.0" encoding="utf-8"?>
<ds:datastoreItem xmlns:ds="http://schemas.openxmlformats.org/officeDocument/2006/customXml" ds:itemID="{B9E803FD-94F3-4D2B-A63D-65AEDB2DB6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4dd2697e-1121-4f39-a4a5-b3e938ee93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Doc_Team_Styles_Template_FY25</Template>
  <TotalTime>3855</TotalTime>
  <Pages>10</Pages>
  <Words>2628</Words>
  <Characters>15637</Characters>
  <Application>Microsoft Office Word</Application>
  <DocSecurity>0</DocSecurity>
  <Lines>390</Lines>
  <Paragraphs>200</Paragraphs>
  <ScaleCrop>false</ScaleCrop>
  <HeadingPairs>
    <vt:vector size="2" baseType="variant">
      <vt:variant>
        <vt:lpstr>Title</vt:lpstr>
      </vt:variant>
      <vt:variant>
        <vt:i4>1</vt:i4>
      </vt:variant>
    </vt:vector>
  </HeadingPairs>
  <TitlesOfParts>
    <vt:vector size="1" baseType="lpstr">
      <vt:lpstr>DT ADF Workflow</vt:lpstr>
    </vt:vector>
  </TitlesOfParts>
  <Company/>
  <LinksUpToDate>false</LinksUpToDate>
  <CharactersWithSpaces>18065</CharactersWithSpaces>
  <SharedDoc>false</SharedDoc>
  <HLinks>
    <vt:vector size="96" baseType="variant">
      <vt:variant>
        <vt:i4>6750210</vt:i4>
      </vt:variant>
      <vt:variant>
        <vt:i4>78</vt:i4>
      </vt:variant>
      <vt:variant>
        <vt:i4>0</vt:i4>
      </vt:variant>
      <vt:variant>
        <vt:i4>5</vt:i4>
      </vt:variant>
      <vt:variant>
        <vt:lpwstr>mailto:florian.tournier@accenture.com</vt:lpwstr>
      </vt:variant>
      <vt:variant>
        <vt:lpwstr/>
      </vt:variant>
      <vt:variant>
        <vt:i4>1966178</vt:i4>
      </vt:variant>
      <vt:variant>
        <vt:i4>75</vt:i4>
      </vt:variant>
      <vt:variant>
        <vt:i4>0</vt:i4>
      </vt:variant>
      <vt:variant>
        <vt:i4>5</vt:i4>
      </vt:variant>
      <vt:variant>
        <vt:lpwstr>mailto:stefano.giacco@accenture.com</vt:lpwstr>
      </vt:variant>
      <vt:variant>
        <vt:lpwstr/>
      </vt:variant>
      <vt:variant>
        <vt:i4>7340052</vt:i4>
      </vt:variant>
      <vt:variant>
        <vt:i4>72</vt:i4>
      </vt:variant>
      <vt:variant>
        <vt:i4>0</vt:i4>
      </vt:variant>
      <vt:variant>
        <vt:i4>5</vt:i4>
      </vt:variant>
      <vt:variant>
        <vt:lpwstr>mailto:laura.mosconi@accenture.com</vt:lpwstr>
      </vt:variant>
      <vt:variant>
        <vt:lpwstr/>
      </vt:variant>
      <vt:variant>
        <vt:i4>1179757</vt:i4>
      </vt:variant>
      <vt:variant>
        <vt:i4>69</vt:i4>
      </vt:variant>
      <vt:variant>
        <vt:i4>0</vt:i4>
      </vt:variant>
      <vt:variant>
        <vt:i4>5</vt:i4>
      </vt:variant>
      <vt:variant>
        <vt:lpwstr>mailto:karthik.ramachandra@accenture.com</vt:lpwstr>
      </vt:variant>
      <vt:variant>
        <vt:lpwstr/>
      </vt:variant>
      <vt:variant>
        <vt:i4>7340052</vt:i4>
      </vt:variant>
      <vt:variant>
        <vt:i4>66</vt:i4>
      </vt:variant>
      <vt:variant>
        <vt:i4>0</vt:i4>
      </vt:variant>
      <vt:variant>
        <vt:i4>5</vt:i4>
      </vt:variant>
      <vt:variant>
        <vt:lpwstr>mailto:laura.mosconi@accenture.com</vt:lpwstr>
      </vt:variant>
      <vt:variant>
        <vt:lpwstr/>
      </vt:variant>
      <vt:variant>
        <vt:i4>6750210</vt:i4>
      </vt:variant>
      <vt:variant>
        <vt:i4>63</vt:i4>
      </vt:variant>
      <vt:variant>
        <vt:i4>0</vt:i4>
      </vt:variant>
      <vt:variant>
        <vt:i4>5</vt:i4>
      </vt:variant>
      <vt:variant>
        <vt:lpwstr>mailto:florian.tournier@accenture.com</vt:lpwstr>
      </vt:variant>
      <vt:variant>
        <vt:lpwstr/>
      </vt:variant>
      <vt:variant>
        <vt:i4>1441848</vt:i4>
      </vt:variant>
      <vt:variant>
        <vt:i4>56</vt:i4>
      </vt:variant>
      <vt:variant>
        <vt:i4>0</vt:i4>
      </vt:variant>
      <vt:variant>
        <vt:i4>5</vt:i4>
      </vt:variant>
      <vt:variant>
        <vt:lpwstr/>
      </vt:variant>
      <vt:variant>
        <vt:lpwstr>_Toc173326837</vt:lpwstr>
      </vt:variant>
      <vt:variant>
        <vt:i4>1441848</vt:i4>
      </vt:variant>
      <vt:variant>
        <vt:i4>50</vt:i4>
      </vt:variant>
      <vt:variant>
        <vt:i4>0</vt:i4>
      </vt:variant>
      <vt:variant>
        <vt:i4>5</vt:i4>
      </vt:variant>
      <vt:variant>
        <vt:lpwstr/>
      </vt:variant>
      <vt:variant>
        <vt:lpwstr>_Toc173326836</vt:lpwstr>
      </vt:variant>
      <vt:variant>
        <vt:i4>1441848</vt:i4>
      </vt:variant>
      <vt:variant>
        <vt:i4>44</vt:i4>
      </vt:variant>
      <vt:variant>
        <vt:i4>0</vt:i4>
      </vt:variant>
      <vt:variant>
        <vt:i4>5</vt:i4>
      </vt:variant>
      <vt:variant>
        <vt:lpwstr/>
      </vt:variant>
      <vt:variant>
        <vt:lpwstr>_Toc173326835</vt:lpwstr>
      </vt:variant>
      <vt:variant>
        <vt:i4>1441848</vt:i4>
      </vt:variant>
      <vt:variant>
        <vt:i4>38</vt:i4>
      </vt:variant>
      <vt:variant>
        <vt:i4>0</vt:i4>
      </vt:variant>
      <vt:variant>
        <vt:i4>5</vt:i4>
      </vt:variant>
      <vt:variant>
        <vt:lpwstr/>
      </vt:variant>
      <vt:variant>
        <vt:lpwstr>_Toc173326834</vt:lpwstr>
      </vt:variant>
      <vt:variant>
        <vt:i4>1441848</vt:i4>
      </vt:variant>
      <vt:variant>
        <vt:i4>32</vt:i4>
      </vt:variant>
      <vt:variant>
        <vt:i4>0</vt:i4>
      </vt:variant>
      <vt:variant>
        <vt:i4>5</vt:i4>
      </vt:variant>
      <vt:variant>
        <vt:lpwstr/>
      </vt:variant>
      <vt:variant>
        <vt:lpwstr>_Toc173326833</vt:lpwstr>
      </vt:variant>
      <vt:variant>
        <vt:i4>1441848</vt:i4>
      </vt:variant>
      <vt:variant>
        <vt:i4>26</vt:i4>
      </vt:variant>
      <vt:variant>
        <vt:i4>0</vt:i4>
      </vt:variant>
      <vt:variant>
        <vt:i4>5</vt:i4>
      </vt:variant>
      <vt:variant>
        <vt:lpwstr/>
      </vt:variant>
      <vt:variant>
        <vt:lpwstr>_Toc173326832</vt:lpwstr>
      </vt:variant>
      <vt:variant>
        <vt:i4>1441848</vt:i4>
      </vt:variant>
      <vt:variant>
        <vt:i4>20</vt:i4>
      </vt:variant>
      <vt:variant>
        <vt:i4>0</vt:i4>
      </vt:variant>
      <vt:variant>
        <vt:i4>5</vt:i4>
      </vt:variant>
      <vt:variant>
        <vt:lpwstr/>
      </vt:variant>
      <vt:variant>
        <vt:lpwstr>_Toc173326831</vt:lpwstr>
      </vt:variant>
      <vt:variant>
        <vt:i4>1441848</vt:i4>
      </vt:variant>
      <vt:variant>
        <vt:i4>14</vt:i4>
      </vt:variant>
      <vt:variant>
        <vt:i4>0</vt:i4>
      </vt:variant>
      <vt:variant>
        <vt:i4>5</vt:i4>
      </vt:variant>
      <vt:variant>
        <vt:lpwstr/>
      </vt:variant>
      <vt:variant>
        <vt:lpwstr>_Toc173326830</vt:lpwstr>
      </vt:variant>
      <vt:variant>
        <vt:i4>1507384</vt:i4>
      </vt:variant>
      <vt:variant>
        <vt:i4>8</vt:i4>
      </vt:variant>
      <vt:variant>
        <vt:i4>0</vt:i4>
      </vt:variant>
      <vt:variant>
        <vt:i4>5</vt:i4>
      </vt:variant>
      <vt:variant>
        <vt:lpwstr/>
      </vt:variant>
      <vt:variant>
        <vt:lpwstr>_Toc173326829</vt:lpwstr>
      </vt:variant>
      <vt:variant>
        <vt:i4>1507384</vt:i4>
      </vt:variant>
      <vt:variant>
        <vt:i4>2</vt:i4>
      </vt:variant>
      <vt:variant>
        <vt:i4>0</vt:i4>
      </vt:variant>
      <vt:variant>
        <vt:i4>5</vt:i4>
      </vt:variant>
      <vt:variant>
        <vt:lpwstr/>
      </vt:variant>
      <vt:variant>
        <vt:lpwstr>_Toc173326828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 ADF Workflow</dc:title>
  <dc:subject/>
  <dc:creator>Gowri, Geetha Vani</dc:creator>
  <cp:keywords/>
  <dc:description/>
  <cp:lastModifiedBy>Farheen, Zara</cp:lastModifiedBy>
  <cp:revision>504</cp:revision>
  <cp:lastPrinted>2025-09-15T19:26:00Z</cp:lastPrinted>
  <dcterms:created xsi:type="dcterms:W3CDTF">2024-03-18T23:19:00Z</dcterms:created>
  <dcterms:modified xsi:type="dcterms:W3CDTF">2026-02-02T10:24:00Z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0x010100D68B356B9D8BA84CB215B65651358DA7</vt:lpwstr>
  </property>
  <property fmtid="{D5CDD505-2E9C-101B-9397-08002B2CF9AE}" pid="3" name="Order">
    <vt:r8>14400</vt:r8>
  </property>
  <property fmtid="{D5CDD505-2E9C-101B-9397-08002B2CF9AE}" pid="4" name="xd_Signature">
    <vt:bool>false</vt:bool>
  </property>
  <property fmtid="{D5CDD505-2E9C-101B-9397-08002B2CF9AE}" pid="5" name="xd_ProgID">
    <vt:lpwstr/>
  </property>
  <property fmtid="{D5CDD505-2E9C-101B-9397-08002B2CF9AE}" pid="6" name="Project Acronym">
    <vt:lpwstr>OTHER</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docLang">
    <vt:lpwstr>en</vt:lpwstr>
  </property>
</Properties>
</file>