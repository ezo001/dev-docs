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358C" w14:textId="523344F8" w:rsidR="0023512F" w:rsidRDefault="00264CCD" w:rsidP="0023512F">
      <w:pPr>
        <w:pStyle w:val="DocumentType"/>
      </w:pPr>
      <w:r>
        <w:t>D</w:t>
      </w:r>
      <w:r w:rsidR="000D7801">
        <w:t>igital Thread Foundations</w:t>
      </w:r>
    </w:p>
    <w:p w14:paraId="6D2FB601" w14:textId="3B3C8C3C" w:rsidR="000D4873" w:rsidRDefault="000D4873" w:rsidP="0023512F">
      <w:pPr>
        <w:pStyle w:val="ProductName"/>
      </w:pPr>
      <w:r w:rsidRPr="000D4873">
        <w:t>Digital Thread Dashboard</w:t>
      </w:r>
    </w:p>
    <w:p w14:paraId="5B3776A0" w14:textId="41337D6C" w:rsidR="0023512F" w:rsidRDefault="0023512F" w:rsidP="0023512F">
      <w:pPr>
        <w:pStyle w:val="DocumentType"/>
      </w:pPr>
      <w:r>
        <w:t>FUNCTIONAL OVERVIEW</w:t>
      </w:r>
    </w:p>
    <w:p w14:paraId="693985CE" w14:textId="31D9710B" w:rsidR="0023512F" w:rsidRPr="000D4873" w:rsidRDefault="0023512F" w:rsidP="0023512F">
      <w:pPr>
        <w:jc w:val="center"/>
        <w:rPr>
          <w:b/>
          <w:bCs/>
        </w:rPr>
      </w:pPr>
      <w:r>
        <w:t>Release Version:</w:t>
      </w:r>
      <w:sdt>
        <w:sdtPr>
          <w:alias w:val="Release"/>
          <w:tag w:val="Release"/>
          <w:id w:val="281088996"/>
          <w:placeholder>
            <w:docPart w:val="6E26B4E405F74531856367B68DDFE69B"/>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246CBD46-F274-4992-99EC-9C1DA396DFBE}"/>
          <w:text/>
        </w:sdtPr>
        <w:sdtContent>
          <w:r w:rsidR="00692F93">
            <w:t>1.2</w:t>
          </w:r>
        </w:sdtContent>
      </w:sdt>
    </w:p>
    <w:p w14:paraId="4218F07D" w14:textId="157D5A94" w:rsidR="006F3424" w:rsidRPr="004645F1" w:rsidRDefault="004645F1" w:rsidP="00EF6FC6">
      <w:pPr>
        <w:rPr>
          <w:color w:val="FFFFFF" w:themeColor="background1"/>
        </w:rPr>
      </w:pPr>
      <w:r w:rsidRPr="004645F1">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4645F1" w:rsidRPr="004645F1" w14:paraId="45E44BD6" w14:textId="77777777">
        <w:trPr>
          <w:tblHeader/>
          <w:tblCellSpacing w:w="15" w:type="dxa"/>
        </w:trPr>
        <w:tc>
          <w:tcPr>
            <w:tcW w:w="0" w:type="auto"/>
            <w:tcMar>
              <w:top w:w="15" w:type="dxa"/>
              <w:left w:w="15" w:type="dxa"/>
              <w:bottom w:w="15" w:type="dxa"/>
              <w:right w:w="15" w:type="dxa"/>
            </w:tcMar>
            <w:vAlign w:val="center"/>
            <w:hideMark/>
          </w:tcPr>
          <w:p w14:paraId="2FA1A0EE" w14:textId="77777777" w:rsidR="004645F1" w:rsidRPr="004645F1" w:rsidRDefault="004645F1" w:rsidP="004645F1">
            <w:pPr>
              <w:spacing w:after="0" w:line="254" w:lineRule="auto"/>
              <w:rPr>
                <w:rFonts w:eastAsia="Calibri" w:cs="Times New Roman"/>
                <w:b/>
                <w:color w:val="FFFFFF"/>
              </w:rPr>
            </w:pPr>
            <w:r w:rsidRPr="004645F1">
              <w:rPr>
                <w:rFonts w:eastAsia="Calibri" w:cs="Times New Roman"/>
                <w:b/>
                <w:color w:val="FFFFFF"/>
              </w:rPr>
              <w:t>Field</w:t>
            </w:r>
          </w:p>
        </w:tc>
        <w:tc>
          <w:tcPr>
            <w:tcW w:w="0" w:type="auto"/>
            <w:tcMar>
              <w:top w:w="15" w:type="dxa"/>
              <w:left w:w="15" w:type="dxa"/>
              <w:bottom w:w="15" w:type="dxa"/>
              <w:right w:w="15" w:type="dxa"/>
            </w:tcMar>
            <w:vAlign w:val="center"/>
            <w:hideMark/>
          </w:tcPr>
          <w:p w14:paraId="66A793F7" w14:textId="77777777" w:rsidR="004645F1" w:rsidRPr="004645F1" w:rsidRDefault="004645F1" w:rsidP="004645F1">
            <w:pPr>
              <w:spacing w:after="0" w:line="254" w:lineRule="auto"/>
              <w:rPr>
                <w:rFonts w:eastAsia="Calibri" w:cs="Times New Roman"/>
                <w:b/>
                <w:color w:val="FFFFFF"/>
              </w:rPr>
            </w:pPr>
            <w:r w:rsidRPr="004645F1">
              <w:rPr>
                <w:rFonts w:eastAsia="Calibri" w:cs="Times New Roman"/>
                <w:b/>
                <w:color w:val="FFFFFF"/>
              </w:rPr>
              <w:t>Value</w:t>
            </w:r>
          </w:p>
        </w:tc>
      </w:tr>
      <w:tr w:rsidR="004645F1" w:rsidRPr="004645F1" w14:paraId="2575061F" w14:textId="77777777">
        <w:trPr>
          <w:tblCellSpacing w:w="15" w:type="dxa"/>
        </w:trPr>
        <w:tc>
          <w:tcPr>
            <w:tcW w:w="0" w:type="auto"/>
            <w:tcMar>
              <w:top w:w="15" w:type="dxa"/>
              <w:left w:w="15" w:type="dxa"/>
              <w:bottom w:w="15" w:type="dxa"/>
              <w:right w:w="15" w:type="dxa"/>
            </w:tcMar>
            <w:vAlign w:val="center"/>
            <w:hideMark/>
          </w:tcPr>
          <w:p w14:paraId="623E3A2A"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Asset / Solution Name</w:t>
            </w:r>
          </w:p>
        </w:tc>
        <w:tc>
          <w:tcPr>
            <w:tcW w:w="0" w:type="auto"/>
            <w:tcMar>
              <w:top w:w="15" w:type="dxa"/>
              <w:left w:w="15" w:type="dxa"/>
              <w:bottom w:w="15" w:type="dxa"/>
              <w:right w:w="15" w:type="dxa"/>
            </w:tcMar>
            <w:vAlign w:val="center"/>
            <w:hideMark/>
          </w:tcPr>
          <w:p w14:paraId="084A4CE8"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Digital Thread</w:t>
            </w:r>
          </w:p>
        </w:tc>
      </w:tr>
      <w:tr w:rsidR="004645F1" w:rsidRPr="004645F1" w14:paraId="118B297D" w14:textId="77777777">
        <w:trPr>
          <w:tblCellSpacing w:w="15" w:type="dxa"/>
        </w:trPr>
        <w:tc>
          <w:tcPr>
            <w:tcW w:w="0" w:type="auto"/>
            <w:tcMar>
              <w:top w:w="15" w:type="dxa"/>
              <w:left w:w="15" w:type="dxa"/>
              <w:bottom w:w="15" w:type="dxa"/>
              <w:right w:w="15" w:type="dxa"/>
            </w:tcMar>
            <w:vAlign w:val="center"/>
            <w:hideMark/>
          </w:tcPr>
          <w:p w14:paraId="1578A2B0"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Domain / Area</w:t>
            </w:r>
          </w:p>
        </w:tc>
        <w:tc>
          <w:tcPr>
            <w:tcW w:w="0" w:type="auto"/>
            <w:tcMar>
              <w:top w:w="15" w:type="dxa"/>
              <w:left w:w="15" w:type="dxa"/>
              <w:bottom w:w="15" w:type="dxa"/>
              <w:right w:w="15" w:type="dxa"/>
            </w:tcMar>
            <w:vAlign w:val="center"/>
            <w:hideMark/>
          </w:tcPr>
          <w:p w14:paraId="50060218"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Engineering</w:t>
            </w:r>
          </w:p>
        </w:tc>
      </w:tr>
      <w:tr w:rsidR="004645F1" w:rsidRPr="004645F1" w14:paraId="4F58FA14" w14:textId="77777777">
        <w:trPr>
          <w:tblCellSpacing w:w="15" w:type="dxa"/>
        </w:trPr>
        <w:tc>
          <w:tcPr>
            <w:tcW w:w="0" w:type="auto"/>
            <w:tcMar>
              <w:top w:w="15" w:type="dxa"/>
              <w:left w:w="15" w:type="dxa"/>
              <w:bottom w:w="15" w:type="dxa"/>
              <w:right w:w="15" w:type="dxa"/>
            </w:tcMar>
            <w:vAlign w:val="center"/>
            <w:hideMark/>
          </w:tcPr>
          <w:p w14:paraId="22C360ED"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Owner (Team/Person)</w:t>
            </w:r>
          </w:p>
        </w:tc>
        <w:tc>
          <w:tcPr>
            <w:tcW w:w="0" w:type="auto"/>
            <w:tcMar>
              <w:top w:w="15" w:type="dxa"/>
              <w:left w:w="15" w:type="dxa"/>
              <w:bottom w:w="15" w:type="dxa"/>
              <w:right w:w="15" w:type="dxa"/>
            </w:tcMar>
            <w:vAlign w:val="center"/>
            <w:hideMark/>
          </w:tcPr>
          <w:p w14:paraId="3C6A26A2"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Karthik Ramachandra</w:t>
            </w:r>
          </w:p>
        </w:tc>
      </w:tr>
      <w:tr w:rsidR="004645F1" w:rsidRPr="004645F1" w14:paraId="5A96CBE0" w14:textId="77777777">
        <w:trPr>
          <w:tblCellSpacing w:w="15" w:type="dxa"/>
        </w:trPr>
        <w:tc>
          <w:tcPr>
            <w:tcW w:w="0" w:type="auto"/>
            <w:tcMar>
              <w:top w:w="15" w:type="dxa"/>
              <w:left w:w="15" w:type="dxa"/>
              <w:bottom w:w="15" w:type="dxa"/>
              <w:right w:w="15" w:type="dxa"/>
            </w:tcMar>
            <w:vAlign w:val="center"/>
            <w:hideMark/>
          </w:tcPr>
          <w:p w14:paraId="237EBA51"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Reviewers</w:t>
            </w:r>
          </w:p>
        </w:tc>
        <w:tc>
          <w:tcPr>
            <w:tcW w:w="0" w:type="auto"/>
            <w:tcMar>
              <w:top w:w="15" w:type="dxa"/>
              <w:left w:w="15" w:type="dxa"/>
              <w:bottom w:w="15" w:type="dxa"/>
              <w:right w:w="15" w:type="dxa"/>
            </w:tcMar>
            <w:vAlign w:val="center"/>
            <w:hideMark/>
          </w:tcPr>
          <w:p w14:paraId="4FBE823A"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Karthik Ramachandra</w:t>
            </w:r>
          </w:p>
        </w:tc>
      </w:tr>
      <w:tr w:rsidR="004645F1" w:rsidRPr="004645F1" w14:paraId="4FB93F02" w14:textId="77777777">
        <w:trPr>
          <w:tblCellSpacing w:w="15" w:type="dxa"/>
        </w:trPr>
        <w:tc>
          <w:tcPr>
            <w:tcW w:w="0" w:type="auto"/>
            <w:tcMar>
              <w:top w:w="15" w:type="dxa"/>
              <w:left w:w="15" w:type="dxa"/>
              <w:bottom w:w="15" w:type="dxa"/>
              <w:right w:w="15" w:type="dxa"/>
            </w:tcMar>
            <w:vAlign w:val="center"/>
            <w:hideMark/>
          </w:tcPr>
          <w:p w14:paraId="66184449"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Status</w:t>
            </w:r>
          </w:p>
        </w:tc>
        <w:tc>
          <w:tcPr>
            <w:tcW w:w="0" w:type="auto"/>
            <w:tcMar>
              <w:top w:w="15" w:type="dxa"/>
              <w:left w:w="15" w:type="dxa"/>
              <w:bottom w:w="15" w:type="dxa"/>
              <w:right w:w="15" w:type="dxa"/>
            </w:tcMar>
            <w:vAlign w:val="center"/>
            <w:hideMark/>
          </w:tcPr>
          <w:p w14:paraId="4C00A4A6"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Approved / Complete</w:t>
            </w:r>
          </w:p>
        </w:tc>
      </w:tr>
      <w:tr w:rsidR="004645F1" w:rsidRPr="004645F1" w14:paraId="3420615D" w14:textId="77777777">
        <w:trPr>
          <w:tblCellSpacing w:w="15" w:type="dxa"/>
        </w:trPr>
        <w:tc>
          <w:tcPr>
            <w:tcW w:w="0" w:type="auto"/>
            <w:tcMar>
              <w:top w:w="15" w:type="dxa"/>
              <w:left w:w="15" w:type="dxa"/>
              <w:bottom w:w="15" w:type="dxa"/>
              <w:right w:w="15" w:type="dxa"/>
            </w:tcMar>
            <w:vAlign w:val="center"/>
            <w:hideMark/>
          </w:tcPr>
          <w:p w14:paraId="10B30D3E"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Confidentiality</w:t>
            </w:r>
          </w:p>
        </w:tc>
        <w:tc>
          <w:tcPr>
            <w:tcW w:w="0" w:type="auto"/>
            <w:tcMar>
              <w:top w:w="15" w:type="dxa"/>
              <w:left w:w="15" w:type="dxa"/>
              <w:bottom w:w="15" w:type="dxa"/>
              <w:right w:w="15" w:type="dxa"/>
            </w:tcMar>
            <w:vAlign w:val="center"/>
            <w:hideMark/>
          </w:tcPr>
          <w:p w14:paraId="400FAB03"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Internal / Confidential</w:t>
            </w:r>
          </w:p>
        </w:tc>
      </w:tr>
      <w:tr w:rsidR="004645F1" w:rsidRPr="004645F1" w14:paraId="7B431AA8" w14:textId="77777777">
        <w:trPr>
          <w:tblCellSpacing w:w="15" w:type="dxa"/>
        </w:trPr>
        <w:tc>
          <w:tcPr>
            <w:tcW w:w="0" w:type="auto"/>
            <w:tcMar>
              <w:top w:w="15" w:type="dxa"/>
              <w:left w:w="15" w:type="dxa"/>
              <w:bottom w:w="15" w:type="dxa"/>
              <w:right w:w="15" w:type="dxa"/>
            </w:tcMar>
            <w:vAlign w:val="center"/>
            <w:hideMark/>
          </w:tcPr>
          <w:p w14:paraId="59440D5E"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Source of Truth</w:t>
            </w:r>
          </w:p>
        </w:tc>
        <w:tc>
          <w:tcPr>
            <w:tcW w:w="0" w:type="auto"/>
            <w:tcMar>
              <w:top w:w="15" w:type="dxa"/>
              <w:left w:w="15" w:type="dxa"/>
              <w:bottom w:w="15" w:type="dxa"/>
              <w:right w:w="15" w:type="dxa"/>
            </w:tcMar>
            <w:vAlign w:val="center"/>
            <w:hideMark/>
          </w:tcPr>
          <w:p w14:paraId="22C1AE29"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https://dev.azure.com/IXAssets/IXAssetsProject/_git/ixassets</w:t>
            </w:r>
          </w:p>
        </w:tc>
      </w:tr>
      <w:tr w:rsidR="004645F1" w:rsidRPr="004645F1" w14:paraId="0AECDC74" w14:textId="77777777">
        <w:trPr>
          <w:tblCellSpacing w:w="15" w:type="dxa"/>
        </w:trPr>
        <w:tc>
          <w:tcPr>
            <w:tcW w:w="0" w:type="auto"/>
            <w:tcMar>
              <w:top w:w="15" w:type="dxa"/>
              <w:left w:w="15" w:type="dxa"/>
              <w:bottom w:w="15" w:type="dxa"/>
              <w:right w:w="15" w:type="dxa"/>
            </w:tcMar>
            <w:vAlign w:val="center"/>
            <w:hideMark/>
          </w:tcPr>
          <w:p w14:paraId="58628EF9"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b/>
                <w:color w:val="FFFFFF"/>
              </w:rPr>
              <w:t>Related Assets / Alternatives</w:t>
            </w:r>
          </w:p>
        </w:tc>
        <w:tc>
          <w:tcPr>
            <w:tcW w:w="0" w:type="auto"/>
            <w:tcMar>
              <w:top w:w="15" w:type="dxa"/>
              <w:left w:w="15" w:type="dxa"/>
              <w:bottom w:w="15" w:type="dxa"/>
              <w:right w:w="15" w:type="dxa"/>
            </w:tcMar>
            <w:vAlign w:val="center"/>
            <w:hideMark/>
          </w:tcPr>
          <w:p w14:paraId="5813CEAE" w14:textId="77777777" w:rsidR="004645F1" w:rsidRPr="004645F1" w:rsidRDefault="004645F1" w:rsidP="004645F1">
            <w:pPr>
              <w:spacing w:after="0" w:line="254" w:lineRule="auto"/>
              <w:rPr>
                <w:rFonts w:eastAsia="Calibri" w:cs="Times New Roman"/>
                <w:color w:val="FFFFFF"/>
              </w:rPr>
            </w:pPr>
            <w:r w:rsidRPr="004645F1">
              <w:rPr>
                <w:rFonts w:eastAsia="Calibri" w:cs="Times New Roman"/>
                <w:color w:val="FFFFFF"/>
              </w:rPr>
              <w:t>AOT / Engineering Orchestration / Engineering Agents</w:t>
            </w:r>
          </w:p>
        </w:tc>
      </w:tr>
    </w:tbl>
    <w:p w14:paraId="36C30F27" w14:textId="77777777" w:rsidR="004645F1" w:rsidRPr="00EF6FC6" w:rsidRDefault="004645F1" w:rsidP="00EF6FC6"/>
    <w:p w14:paraId="0C705ED2" w14:textId="77777777" w:rsidR="00EF6FC6" w:rsidRPr="00EF6FC6" w:rsidRDefault="00EF6FC6" w:rsidP="00EF6FC6">
      <w:pPr>
        <w:rPr>
          <w:lang w:val="en-GB"/>
        </w:rPr>
        <w:sectPr w:rsidR="00EF6FC6" w:rsidRPr="00EF6FC6" w:rsidSect="00E85CAC">
          <w:headerReference w:type="default" r:id="rId12"/>
          <w:footerReference w:type="default" r:id="rId13"/>
          <w:pgSz w:w="15840" w:h="15840" w:orient="landscape"/>
          <w:pgMar w:top="4536"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285778232"/>
        <w:docPartObj>
          <w:docPartGallery w:val="Table of Contents"/>
          <w:docPartUnique/>
        </w:docPartObj>
      </w:sdtPr>
      <w:sdtContent>
        <w:p w14:paraId="6BDE1566" w14:textId="160A5B02" w:rsidR="009B2744" w:rsidRDefault="009B2744">
          <w:pPr>
            <w:pStyle w:val="TOCHeading"/>
          </w:pPr>
          <w:r>
            <w:t>Contents</w:t>
          </w:r>
        </w:p>
        <w:p w14:paraId="25621969" w14:textId="4F1AED84" w:rsidR="00D935E1" w:rsidRDefault="009B2744">
          <w:pPr>
            <w:pStyle w:val="TOC1"/>
            <w:tabs>
              <w:tab w:val="right" w:leader="dot" w:pos="7190"/>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8693558" w:history="1">
            <w:r w:rsidR="00D935E1" w:rsidRPr="0064407B">
              <w:rPr>
                <w:rStyle w:val="Hyperlink"/>
                <w:noProof/>
              </w:rPr>
              <w:t>Introduction</w:t>
            </w:r>
            <w:r w:rsidR="00D935E1">
              <w:rPr>
                <w:noProof/>
                <w:webHidden/>
              </w:rPr>
              <w:tab/>
            </w:r>
            <w:r w:rsidR="00D935E1">
              <w:rPr>
                <w:noProof/>
                <w:webHidden/>
              </w:rPr>
              <w:fldChar w:fldCharType="begin"/>
            </w:r>
            <w:r w:rsidR="00D935E1">
              <w:rPr>
                <w:noProof/>
                <w:webHidden/>
              </w:rPr>
              <w:instrText xml:space="preserve"> PAGEREF _Toc218693558 \h </w:instrText>
            </w:r>
            <w:r w:rsidR="00D935E1">
              <w:rPr>
                <w:noProof/>
                <w:webHidden/>
              </w:rPr>
            </w:r>
            <w:r w:rsidR="00D935E1">
              <w:rPr>
                <w:noProof/>
                <w:webHidden/>
              </w:rPr>
              <w:fldChar w:fldCharType="separate"/>
            </w:r>
            <w:r w:rsidR="00522DE4">
              <w:rPr>
                <w:noProof/>
                <w:webHidden/>
              </w:rPr>
              <w:t>3</w:t>
            </w:r>
            <w:r w:rsidR="00D935E1">
              <w:rPr>
                <w:noProof/>
                <w:webHidden/>
              </w:rPr>
              <w:fldChar w:fldCharType="end"/>
            </w:r>
          </w:hyperlink>
        </w:p>
        <w:p w14:paraId="3F758824" w14:textId="08563D1D"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59" w:history="1">
            <w:r w:rsidRPr="0064407B">
              <w:rPr>
                <w:rStyle w:val="Hyperlink"/>
                <w:noProof/>
              </w:rPr>
              <w:t>Purpose</w:t>
            </w:r>
            <w:r>
              <w:rPr>
                <w:noProof/>
                <w:webHidden/>
              </w:rPr>
              <w:tab/>
            </w:r>
            <w:r>
              <w:rPr>
                <w:noProof/>
                <w:webHidden/>
              </w:rPr>
              <w:fldChar w:fldCharType="begin"/>
            </w:r>
            <w:r>
              <w:rPr>
                <w:noProof/>
                <w:webHidden/>
              </w:rPr>
              <w:instrText xml:space="preserve"> PAGEREF _Toc218693559 \h </w:instrText>
            </w:r>
            <w:r>
              <w:rPr>
                <w:noProof/>
                <w:webHidden/>
              </w:rPr>
            </w:r>
            <w:r>
              <w:rPr>
                <w:noProof/>
                <w:webHidden/>
              </w:rPr>
              <w:fldChar w:fldCharType="separate"/>
            </w:r>
            <w:r w:rsidR="00522DE4">
              <w:rPr>
                <w:noProof/>
                <w:webHidden/>
              </w:rPr>
              <w:t>3</w:t>
            </w:r>
            <w:r>
              <w:rPr>
                <w:noProof/>
                <w:webHidden/>
              </w:rPr>
              <w:fldChar w:fldCharType="end"/>
            </w:r>
          </w:hyperlink>
        </w:p>
        <w:p w14:paraId="1AF4B35C" w14:textId="3042E728"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0" w:history="1">
            <w:r w:rsidRPr="0064407B">
              <w:rPr>
                <w:rStyle w:val="Hyperlink"/>
                <w:noProof/>
              </w:rPr>
              <w:t>Target Audience</w:t>
            </w:r>
            <w:r>
              <w:rPr>
                <w:noProof/>
                <w:webHidden/>
              </w:rPr>
              <w:tab/>
            </w:r>
            <w:r>
              <w:rPr>
                <w:noProof/>
                <w:webHidden/>
              </w:rPr>
              <w:fldChar w:fldCharType="begin"/>
            </w:r>
            <w:r>
              <w:rPr>
                <w:noProof/>
                <w:webHidden/>
              </w:rPr>
              <w:instrText xml:space="preserve"> PAGEREF _Toc218693560 \h </w:instrText>
            </w:r>
            <w:r>
              <w:rPr>
                <w:noProof/>
                <w:webHidden/>
              </w:rPr>
            </w:r>
            <w:r>
              <w:rPr>
                <w:noProof/>
                <w:webHidden/>
              </w:rPr>
              <w:fldChar w:fldCharType="separate"/>
            </w:r>
            <w:r w:rsidR="00522DE4">
              <w:rPr>
                <w:noProof/>
                <w:webHidden/>
              </w:rPr>
              <w:t>3</w:t>
            </w:r>
            <w:r>
              <w:rPr>
                <w:noProof/>
                <w:webHidden/>
              </w:rPr>
              <w:fldChar w:fldCharType="end"/>
            </w:r>
          </w:hyperlink>
        </w:p>
        <w:p w14:paraId="38918193" w14:textId="5EB9E952"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1" w:history="1">
            <w:r w:rsidRPr="0064407B">
              <w:rPr>
                <w:rStyle w:val="Hyperlink"/>
                <w:noProof/>
              </w:rPr>
              <w:t>Prerequisites</w:t>
            </w:r>
            <w:r>
              <w:rPr>
                <w:noProof/>
                <w:webHidden/>
              </w:rPr>
              <w:tab/>
            </w:r>
            <w:r>
              <w:rPr>
                <w:noProof/>
                <w:webHidden/>
              </w:rPr>
              <w:fldChar w:fldCharType="begin"/>
            </w:r>
            <w:r>
              <w:rPr>
                <w:noProof/>
                <w:webHidden/>
              </w:rPr>
              <w:instrText xml:space="preserve"> PAGEREF _Toc218693561 \h </w:instrText>
            </w:r>
            <w:r>
              <w:rPr>
                <w:noProof/>
                <w:webHidden/>
              </w:rPr>
            </w:r>
            <w:r>
              <w:rPr>
                <w:noProof/>
                <w:webHidden/>
              </w:rPr>
              <w:fldChar w:fldCharType="separate"/>
            </w:r>
            <w:r w:rsidR="00522DE4">
              <w:rPr>
                <w:noProof/>
                <w:webHidden/>
              </w:rPr>
              <w:t>3</w:t>
            </w:r>
            <w:r>
              <w:rPr>
                <w:noProof/>
                <w:webHidden/>
              </w:rPr>
              <w:fldChar w:fldCharType="end"/>
            </w:r>
          </w:hyperlink>
        </w:p>
        <w:p w14:paraId="4124C43C" w14:textId="28E83DF8"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2" w:history="1">
            <w:r w:rsidRPr="0064407B">
              <w:rPr>
                <w:rStyle w:val="Hyperlink"/>
                <w:noProof/>
              </w:rPr>
              <w:t>Contacts</w:t>
            </w:r>
            <w:r>
              <w:rPr>
                <w:noProof/>
                <w:webHidden/>
              </w:rPr>
              <w:tab/>
            </w:r>
            <w:r>
              <w:rPr>
                <w:noProof/>
                <w:webHidden/>
              </w:rPr>
              <w:fldChar w:fldCharType="begin"/>
            </w:r>
            <w:r>
              <w:rPr>
                <w:noProof/>
                <w:webHidden/>
              </w:rPr>
              <w:instrText xml:space="preserve"> PAGEREF _Toc218693562 \h </w:instrText>
            </w:r>
            <w:r>
              <w:rPr>
                <w:noProof/>
                <w:webHidden/>
              </w:rPr>
            </w:r>
            <w:r>
              <w:rPr>
                <w:noProof/>
                <w:webHidden/>
              </w:rPr>
              <w:fldChar w:fldCharType="separate"/>
            </w:r>
            <w:r w:rsidR="00522DE4">
              <w:rPr>
                <w:noProof/>
                <w:webHidden/>
              </w:rPr>
              <w:t>3</w:t>
            </w:r>
            <w:r>
              <w:rPr>
                <w:noProof/>
                <w:webHidden/>
              </w:rPr>
              <w:fldChar w:fldCharType="end"/>
            </w:r>
          </w:hyperlink>
        </w:p>
        <w:p w14:paraId="3A8917DA" w14:textId="7CB63AF2"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3" w:history="1">
            <w:r w:rsidRPr="0064407B">
              <w:rPr>
                <w:rStyle w:val="Hyperlink"/>
                <w:noProof/>
              </w:rPr>
              <w:t>Related Links</w:t>
            </w:r>
            <w:r>
              <w:rPr>
                <w:noProof/>
                <w:webHidden/>
              </w:rPr>
              <w:tab/>
            </w:r>
            <w:r>
              <w:rPr>
                <w:noProof/>
                <w:webHidden/>
              </w:rPr>
              <w:fldChar w:fldCharType="begin"/>
            </w:r>
            <w:r>
              <w:rPr>
                <w:noProof/>
                <w:webHidden/>
              </w:rPr>
              <w:instrText xml:space="preserve"> PAGEREF _Toc218693563 \h </w:instrText>
            </w:r>
            <w:r>
              <w:rPr>
                <w:noProof/>
                <w:webHidden/>
              </w:rPr>
            </w:r>
            <w:r>
              <w:rPr>
                <w:noProof/>
                <w:webHidden/>
              </w:rPr>
              <w:fldChar w:fldCharType="separate"/>
            </w:r>
            <w:r w:rsidR="00522DE4">
              <w:rPr>
                <w:noProof/>
                <w:webHidden/>
              </w:rPr>
              <w:t>3</w:t>
            </w:r>
            <w:r>
              <w:rPr>
                <w:noProof/>
                <w:webHidden/>
              </w:rPr>
              <w:fldChar w:fldCharType="end"/>
            </w:r>
          </w:hyperlink>
        </w:p>
        <w:p w14:paraId="3864C8CF" w14:textId="03CCA77B"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4" w:history="1">
            <w:r w:rsidRPr="0064407B">
              <w:rPr>
                <w:rStyle w:val="Hyperlink"/>
                <w:noProof/>
              </w:rPr>
              <w:t>Glossary</w:t>
            </w:r>
            <w:r>
              <w:rPr>
                <w:noProof/>
                <w:webHidden/>
              </w:rPr>
              <w:tab/>
            </w:r>
            <w:r>
              <w:rPr>
                <w:noProof/>
                <w:webHidden/>
              </w:rPr>
              <w:fldChar w:fldCharType="begin"/>
            </w:r>
            <w:r>
              <w:rPr>
                <w:noProof/>
                <w:webHidden/>
              </w:rPr>
              <w:instrText xml:space="preserve"> PAGEREF _Toc218693564 \h </w:instrText>
            </w:r>
            <w:r>
              <w:rPr>
                <w:noProof/>
                <w:webHidden/>
              </w:rPr>
            </w:r>
            <w:r>
              <w:rPr>
                <w:noProof/>
                <w:webHidden/>
              </w:rPr>
              <w:fldChar w:fldCharType="separate"/>
            </w:r>
            <w:r w:rsidR="00522DE4">
              <w:rPr>
                <w:noProof/>
                <w:webHidden/>
              </w:rPr>
              <w:t>4</w:t>
            </w:r>
            <w:r>
              <w:rPr>
                <w:noProof/>
                <w:webHidden/>
              </w:rPr>
              <w:fldChar w:fldCharType="end"/>
            </w:r>
          </w:hyperlink>
        </w:p>
        <w:p w14:paraId="0D787309" w14:textId="3F3D7D04" w:rsidR="00D935E1" w:rsidRDefault="00D935E1">
          <w:pPr>
            <w:pStyle w:val="TOC1"/>
            <w:tabs>
              <w:tab w:val="right" w:leader="dot" w:pos="7190"/>
            </w:tabs>
            <w:rPr>
              <w:rFonts w:asciiTheme="minorHAnsi" w:eastAsiaTheme="minorEastAsia" w:hAnsiTheme="minorHAnsi"/>
              <w:noProof/>
              <w:sz w:val="24"/>
              <w:szCs w:val="24"/>
              <w:lang w:val="en-IN" w:eastAsia="en-IN"/>
            </w:rPr>
          </w:pPr>
          <w:hyperlink w:anchor="_Toc218693565" w:history="1">
            <w:r w:rsidRPr="0064407B">
              <w:rPr>
                <w:rStyle w:val="Hyperlink"/>
                <w:noProof/>
              </w:rPr>
              <w:t>Background</w:t>
            </w:r>
            <w:r>
              <w:rPr>
                <w:noProof/>
                <w:webHidden/>
              </w:rPr>
              <w:tab/>
            </w:r>
            <w:r>
              <w:rPr>
                <w:noProof/>
                <w:webHidden/>
              </w:rPr>
              <w:fldChar w:fldCharType="begin"/>
            </w:r>
            <w:r>
              <w:rPr>
                <w:noProof/>
                <w:webHidden/>
              </w:rPr>
              <w:instrText xml:space="preserve"> PAGEREF _Toc218693565 \h </w:instrText>
            </w:r>
            <w:r>
              <w:rPr>
                <w:noProof/>
                <w:webHidden/>
              </w:rPr>
            </w:r>
            <w:r>
              <w:rPr>
                <w:noProof/>
                <w:webHidden/>
              </w:rPr>
              <w:fldChar w:fldCharType="separate"/>
            </w:r>
            <w:r w:rsidR="00522DE4">
              <w:rPr>
                <w:noProof/>
                <w:webHidden/>
              </w:rPr>
              <w:t>5</w:t>
            </w:r>
            <w:r>
              <w:rPr>
                <w:noProof/>
                <w:webHidden/>
              </w:rPr>
              <w:fldChar w:fldCharType="end"/>
            </w:r>
          </w:hyperlink>
        </w:p>
        <w:p w14:paraId="60E1DED5" w14:textId="3E88B050"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6" w:history="1">
            <w:r w:rsidRPr="0064407B">
              <w:rPr>
                <w:rStyle w:val="Hyperlink"/>
                <w:noProof/>
              </w:rPr>
              <w:t>Business Value</w:t>
            </w:r>
            <w:r>
              <w:rPr>
                <w:noProof/>
                <w:webHidden/>
              </w:rPr>
              <w:tab/>
            </w:r>
            <w:r>
              <w:rPr>
                <w:noProof/>
                <w:webHidden/>
              </w:rPr>
              <w:fldChar w:fldCharType="begin"/>
            </w:r>
            <w:r>
              <w:rPr>
                <w:noProof/>
                <w:webHidden/>
              </w:rPr>
              <w:instrText xml:space="preserve"> PAGEREF _Toc218693566 \h </w:instrText>
            </w:r>
            <w:r>
              <w:rPr>
                <w:noProof/>
                <w:webHidden/>
              </w:rPr>
            </w:r>
            <w:r>
              <w:rPr>
                <w:noProof/>
                <w:webHidden/>
              </w:rPr>
              <w:fldChar w:fldCharType="separate"/>
            </w:r>
            <w:r w:rsidR="00522DE4">
              <w:rPr>
                <w:noProof/>
                <w:webHidden/>
              </w:rPr>
              <w:t>5</w:t>
            </w:r>
            <w:r>
              <w:rPr>
                <w:noProof/>
                <w:webHidden/>
              </w:rPr>
              <w:fldChar w:fldCharType="end"/>
            </w:r>
          </w:hyperlink>
        </w:p>
        <w:p w14:paraId="542E84EB" w14:textId="7743D1B0"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67" w:history="1">
            <w:r w:rsidRPr="0064407B">
              <w:rPr>
                <w:rStyle w:val="Hyperlink"/>
                <w:noProof/>
              </w:rPr>
              <w:t>Unique Features</w:t>
            </w:r>
            <w:r>
              <w:rPr>
                <w:noProof/>
                <w:webHidden/>
              </w:rPr>
              <w:tab/>
            </w:r>
            <w:r>
              <w:rPr>
                <w:noProof/>
                <w:webHidden/>
              </w:rPr>
              <w:fldChar w:fldCharType="begin"/>
            </w:r>
            <w:r>
              <w:rPr>
                <w:noProof/>
                <w:webHidden/>
              </w:rPr>
              <w:instrText xml:space="preserve"> PAGEREF _Toc218693567 \h </w:instrText>
            </w:r>
            <w:r>
              <w:rPr>
                <w:noProof/>
                <w:webHidden/>
              </w:rPr>
            </w:r>
            <w:r>
              <w:rPr>
                <w:noProof/>
                <w:webHidden/>
              </w:rPr>
              <w:fldChar w:fldCharType="separate"/>
            </w:r>
            <w:r w:rsidR="00522DE4">
              <w:rPr>
                <w:noProof/>
                <w:webHidden/>
              </w:rPr>
              <w:t>5</w:t>
            </w:r>
            <w:r>
              <w:rPr>
                <w:noProof/>
                <w:webHidden/>
              </w:rPr>
              <w:fldChar w:fldCharType="end"/>
            </w:r>
          </w:hyperlink>
        </w:p>
        <w:p w14:paraId="17AE08A9" w14:textId="75C768D7"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68" w:history="1">
            <w:r w:rsidRPr="0064407B">
              <w:rPr>
                <w:rStyle w:val="Hyperlink"/>
                <w:noProof/>
              </w:rPr>
              <w:t>Thread Creation and System Integration</w:t>
            </w:r>
            <w:r>
              <w:rPr>
                <w:noProof/>
                <w:webHidden/>
              </w:rPr>
              <w:tab/>
            </w:r>
            <w:r>
              <w:rPr>
                <w:noProof/>
                <w:webHidden/>
              </w:rPr>
              <w:fldChar w:fldCharType="begin"/>
            </w:r>
            <w:r>
              <w:rPr>
                <w:noProof/>
                <w:webHidden/>
              </w:rPr>
              <w:instrText xml:space="preserve"> PAGEREF _Toc218693568 \h </w:instrText>
            </w:r>
            <w:r>
              <w:rPr>
                <w:noProof/>
                <w:webHidden/>
              </w:rPr>
            </w:r>
            <w:r>
              <w:rPr>
                <w:noProof/>
                <w:webHidden/>
              </w:rPr>
              <w:fldChar w:fldCharType="separate"/>
            </w:r>
            <w:r w:rsidR="00522DE4">
              <w:rPr>
                <w:noProof/>
                <w:webHidden/>
              </w:rPr>
              <w:t>5</w:t>
            </w:r>
            <w:r>
              <w:rPr>
                <w:noProof/>
                <w:webHidden/>
              </w:rPr>
              <w:fldChar w:fldCharType="end"/>
            </w:r>
          </w:hyperlink>
        </w:p>
        <w:p w14:paraId="0A8EF458" w14:textId="76911216"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69" w:history="1">
            <w:r w:rsidRPr="0064407B">
              <w:rPr>
                <w:rStyle w:val="Hyperlink"/>
                <w:noProof/>
              </w:rPr>
              <w:t>Holistic Monitoring</w:t>
            </w:r>
            <w:r>
              <w:rPr>
                <w:noProof/>
                <w:webHidden/>
              </w:rPr>
              <w:tab/>
            </w:r>
            <w:r>
              <w:rPr>
                <w:noProof/>
                <w:webHidden/>
              </w:rPr>
              <w:fldChar w:fldCharType="begin"/>
            </w:r>
            <w:r>
              <w:rPr>
                <w:noProof/>
                <w:webHidden/>
              </w:rPr>
              <w:instrText xml:space="preserve"> PAGEREF _Toc218693569 \h </w:instrText>
            </w:r>
            <w:r>
              <w:rPr>
                <w:noProof/>
                <w:webHidden/>
              </w:rPr>
            </w:r>
            <w:r>
              <w:rPr>
                <w:noProof/>
                <w:webHidden/>
              </w:rPr>
              <w:fldChar w:fldCharType="separate"/>
            </w:r>
            <w:r w:rsidR="00522DE4">
              <w:rPr>
                <w:noProof/>
                <w:webHidden/>
              </w:rPr>
              <w:t>5</w:t>
            </w:r>
            <w:r>
              <w:rPr>
                <w:noProof/>
                <w:webHidden/>
              </w:rPr>
              <w:fldChar w:fldCharType="end"/>
            </w:r>
          </w:hyperlink>
        </w:p>
        <w:p w14:paraId="2940893F" w14:textId="7A1A5DAF"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0" w:history="1">
            <w:r w:rsidRPr="0064407B">
              <w:rPr>
                <w:rStyle w:val="Hyperlink"/>
                <w:noProof/>
              </w:rPr>
              <w:t>System and Integration Insights</w:t>
            </w:r>
            <w:r>
              <w:rPr>
                <w:noProof/>
                <w:webHidden/>
              </w:rPr>
              <w:tab/>
            </w:r>
            <w:r>
              <w:rPr>
                <w:noProof/>
                <w:webHidden/>
              </w:rPr>
              <w:fldChar w:fldCharType="begin"/>
            </w:r>
            <w:r>
              <w:rPr>
                <w:noProof/>
                <w:webHidden/>
              </w:rPr>
              <w:instrText xml:space="preserve"> PAGEREF _Toc218693570 \h </w:instrText>
            </w:r>
            <w:r>
              <w:rPr>
                <w:noProof/>
                <w:webHidden/>
              </w:rPr>
            </w:r>
            <w:r>
              <w:rPr>
                <w:noProof/>
                <w:webHidden/>
              </w:rPr>
              <w:fldChar w:fldCharType="separate"/>
            </w:r>
            <w:r w:rsidR="00522DE4">
              <w:rPr>
                <w:noProof/>
                <w:webHidden/>
              </w:rPr>
              <w:t>5</w:t>
            </w:r>
            <w:r>
              <w:rPr>
                <w:noProof/>
                <w:webHidden/>
              </w:rPr>
              <w:fldChar w:fldCharType="end"/>
            </w:r>
          </w:hyperlink>
        </w:p>
        <w:p w14:paraId="2BDDEEFC" w14:textId="04D1ABBC"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71" w:history="1">
            <w:r w:rsidRPr="0064407B">
              <w:rPr>
                <w:rStyle w:val="Hyperlink"/>
                <w:noProof/>
              </w:rPr>
              <w:t>Comparison to Traditional Approaches</w:t>
            </w:r>
            <w:r>
              <w:rPr>
                <w:noProof/>
                <w:webHidden/>
              </w:rPr>
              <w:tab/>
            </w:r>
            <w:r>
              <w:rPr>
                <w:noProof/>
                <w:webHidden/>
              </w:rPr>
              <w:fldChar w:fldCharType="begin"/>
            </w:r>
            <w:r>
              <w:rPr>
                <w:noProof/>
                <w:webHidden/>
              </w:rPr>
              <w:instrText xml:space="preserve"> PAGEREF _Toc218693571 \h </w:instrText>
            </w:r>
            <w:r>
              <w:rPr>
                <w:noProof/>
                <w:webHidden/>
              </w:rPr>
            </w:r>
            <w:r>
              <w:rPr>
                <w:noProof/>
                <w:webHidden/>
              </w:rPr>
              <w:fldChar w:fldCharType="separate"/>
            </w:r>
            <w:r w:rsidR="00522DE4">
              <w:rPr>
                <w:noProof/>
                <w:webHidden/>
              </w:rPr>
              <w:t>6</w:t>
            </w:r>
            <w:r>
              <w:rPr>
                <w:noProof/>
                <w:webHidden/>
              </w:rPr>
              <w:fldChar w:fldCharType="end"/>
            </w:r>
          </w:hyperlink>
        </w:p>
        <w:p w14:paraId="7C25FCC1" w14:textId="3212EE14" w:rsidR="00D935E1" w:rsidRDefault="00D935E1">
          <w:pPr>
            <w:pStyle w:val="TOC1"/>
            <w:tabs>
              <w:tab w:val="right" w:leader="dot" w:pos="7190"/>
            </w:tabs>
            <w:rPr>
              <w:rFonts w:asciiTheme="minorHAnsi" w:eastAsiaTheme="minorEastAsia" w:hAnsiTheme="minorHAnsi"/>
              <w:noProof/>
              <w:sz w:val="24"/>
              <w:szCs w:val="24"/>
              <w:lang w:val="en-IN" w:eastAsia="en-IN"/>
            </w:rPr>
          </w:pPr>
          <w:hyperlink w:anchor="_Toc218693572" w:history="1">
            <w:r w:rsidRPr="0064407B">
              <w:rPr>
                <w:rStyle w:val="Hyperlink"/>
                <w:noProof/>
              </w:rPr>
              <w:t>Core Functionalities</w:t>
            </w:r>
            <w:r>
              <w:rPr>
                <w:noProof/>
                <w:webHidden/>
              </w:rPr>
              <w:tab/>
            </w:r>
            <w:r>
              <w:rPr>
                <w:noProof/>
                <w:webHidden/>
              </w:rPr>
              <w:fldChar w:fldCharType="begin"/>
            </w:r>
            <w:r>
              <w:rPr>
                <w:noProof/>
                <w:webHidden/>
              </w:rPr>
              <w:instrText xml:space="preserve"> PAGEREF _Toc218693572 \h </w:instrText>
            </w:r>
            <w:r>
              <w:rPr>
                <w:noProof/>
                <w:webHidden/>
              </w:rPr>
            </w:r>
            <w:r>
              <w:rPr>
                <w:noProof/>
                <w:webHidden/>
              </w:rPr>
              <w:fldChar w:fldCharType="separate"/>
            </w:r>
            <w:r w:rsidR="00522DE4">
              <w:rPr>
                <w:noProof/>
                <w:webHidden/>
              </w:rPr>
              <w:t>6</w:t>
            </w:r>
            <w:r>
              <w:rPr>
                <w:noProof/>
                <w:webHidden/>
              </w:rPr>
              <w:fldChar w:fldCharType="end"/>
            </w:r>
          </w:hyperlink>
        </w:p>
        <w:p w14:paraId="585E75B1" w14:textId="24D564EA"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73" w:history="1">
            <w:r w:rsidRPr="0064407B">
              <w:rPr>
                <w:rStyle w:val="Hyperlink"/>
                <w:noProof/>
              </w:rPr>
              <w:t>Project Monitoring Hub</w:t>
            </w:r>
            <w:r>
              <w:rPr>
                <w:noProof/>
                <w:webHidden/>
              </w:rPr>
              <w:tab/>
            </w:r>
            <w:r>
              <w:rPr>
                <w:noProof/>
                <w:webHidden/>
              </w:rPr>
              <w:fldChar w:fldCharType="begin"/>
            </w:r>
            <w:r>
              <w:rPr>
                <w:noProof/>
                <w:webHidden/>
              </w:rPr>
              <w:instrText xml:space="preserve"> PAGEREF _Toc218693573 \h </w:instrText>
            </w:r>
            <w:r>
              <w:rPr>
                <w:noProof/>
                <w:webHidden/>
              </w:rPr>
            </w:r>
            <w:r>
              <w:rPr>
                <w:noProof/>
                <w:webHidden/>
              </w:rPr>
              <w:fldChar w:fldCharType="separate"/>
            </w:r>
            <w:r w:rsidR="00522DE4">
              <w:rPr>
                <w:noProof/>
                <w:webHidden/>
              </w:rPr>
              <w:t>6</w:t>
            </w:r>
            <w:r>
              <w:rPr>
                <w:noProof/>
                <w:webHidden/>
              </w:rPr>
              <w:fldChar w:fldCharType="end"/>
            </w:r>
          </w:hyperlink>
        </w:p>
        <w:p w14:paraId="3AD5F1A0" w14:textId="2A775F18"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4" w:history="1">
            <w:r w:rsidRPr="0064407B">
              <w:rPr>
                <w:rStyle w:val="Hyperlink"/>
                <w:noProof/>
              </w:rPr>
              <w:t>Project Status</w:t>
            </w:r>
            <w:r>
              <w:rPr>
                <w:noProof/>
                <w:webHidden/>
              </w:rPr>
              <w:tab/>
            </w:r>
            <w:r>
              <w:rPr>
                <w:noProof/>
                <w:webHidden/>
              </w:rPr>
              <w:fldChar w:fldCharType="begin"/>
            </w:r>
            <w:r>
              <w:rPr>
                <w:noProof/>
                <w:webHidden/>
              </w:rPr>
              <w:instrText xml:space="preserve"> PAGEREF _Toc218693574 \h </w:instrText>
            </w:r>
            <w:r>
              <w:rPr>
                <w:noProof/>
                <w:webHidden/>
              </w:rPr>
            </w:r>
            <w:r>
              <w:rPr>
                <w:noProof/>
                <w:webHidden/>
              </w:rPr>
              <w:fldChar w:fldCharType="separate"/>
            </w:r>
            <w:r w:rsidR="00522DE4">
              <w:rPr>
                <w:noProof/>
                <w:webHidden/>
              </w:rPr>
              <w:t>6</w:t>
            </w:r>
            <w:r>
              <w:rPr>
                <w:noProof/>
                <w:webHidden/>
              </w:rPr>
              <w:fldChar w:fldCharType="end"/>
            </w:r>
          </w:hyperlink>
        </w:p>
        <w:p w14:paraId="3CA3574C" w14:textId="35EDB9C9"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5" w:history="1">
            <w:r w:rsidRPr="0064407B">
              <w:rPr>
                <w:rStyle w:val="Hyperlink"/>
                <w:noProof/>
              </w:rPr>
              <w:t>System Status</w:t>
            </w:r>
            <w:r>
              <w:rPr>
                <w:noProof/>
                <w:webHidden/>
              </w:rPr>
              <w:tab/>
            </w:r>
            <w:r>
              <w:rPr>
                <w:noProof/>
                <w:webHidden/>
              </w:rPr>
              <w:fldChar w:fldCharType="begin"/>
            </w:r>
            <w:r>
              <w:rPr>
                <w:noProof/>
                <w:webHidden/>
              </w:rPr>
              <w:instrText xml:space="preserve"> PAGEREF _Toc218693575 \h </w:instrText>
            </w:r>
            <w:r>
              <w:rPr>
                <w:noProof/>
                <w:webHidden/>
              </w:rPr>
            </w:r>
            <w:r>
              <w:rPr>
                <w:noProof/>
                <w:webHidden/>
              </w:rPr>
              <w:fldChar w:fldCharType="separate"/>
            </w:r>
            <w:r w:rsidR="00522DE4">
              <w:rPr>
                <w:noProof/>
                <w:webHidden/>
              </w:rPr>
              <w:t>6</w:t>
            </w:r>
            <w:r>
              <w:rPr>
                <w:noProof/>
                <w:webHidden/>
              </w:rPr>
              <w:fldChar w:fldCharType="end"/>
            </w:r>
          </w:hyperlink>
        </w:p>
        <w:p w14:paraId="6158E615" w14:textId="37C745C5"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6" w:history="1">
            <w:r w:rsidRPr="0064407B">
              <w:rPr>
                <w:rStyle w:val="Hyperlink"/>
                <w:noProof/>
              </w:rPr>
              <w:t>Individual Health Status</w:t>
            </w:r>
            <w:r>
              <w:rPr>
                <w:noProof/>
                <w:webHidden/>
              </w:rPr>
              <w:tab/>
            </w:r>
            <w:r>
              <w:rPr>
                <w:noProof/>
                <w:webHidden/>
              </w:rPr>
              <w:fldChar w:fldCharType="begin"/>
            </w:r>
            <w:r>
              <w:rPr>
                <w:noProof/>
                <w:webHidden/>
              </w:rPr>
              <w:instrText xml:space="preserve"> PAGEREF _Toc218693576 \h </w:instrText>
            </w:r>
            <w:r>
              <w:rPr>
                <w:noProof/>
                <w:webHidden/>
              </w:rPr>
            </w:r>
            <w:r>
              <w:rPr>
                <w:noProof/>
                <w:webHidden/>
              </w:rPr>
              <w:fldChar w:fldCharType="separate"/>
            </w:r>
            <w:r w:rsidR="00522DE4">
              <w:rPr>
                <w:noProof/>
                <w:webHidden/>
              </w:rPr>
              <w:t>6</w:t>
            </w:r>
            <w:r>
              <w:rPr>
                <w:noProof/>
                <w:webHidden/>
              </w:rPr>
              <w:fldChar w:fldCharType="end"/>
            </w:r>
          </w:hyperlink>
        </w:p>
        <w:p w14:paraId="2A7FADEA" w14:textId="2937897D"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7" w:history="1">
            <w:r w:rsidRPr="0064407B">
              <w:rPr>
                <w:rStyle w:val="Hyperlink"/>
                <w:noProof/>
              </w:rPr>
              <w:t>Integration KPIs</w:t>
            </w:r>
            <w:r>
              <w:rPr>
                <w:noProof/>
                <w:webHidden/>
              </w:rPr>
              <w:tab/>
            </w:r>
            <w:r>
              <w:rPr>
                <w:noProof/>
                <w:webHidden/>
              </w:rPr>
              <w:fldChar w:fldCharType="begin"/>
            </w:r>
            <w:r>
              <w:rPr>
                <w:noProof/>
                <w:webHidden/>
              </w:rPr>
              <w:instrText xml:space="preserve"> PAGEREF _Toc218693577 \h </w:instrText>
            </w:r>
            <w:r>
              <w:rPr>
                <w:noProof/>
                <w:webHidden/>
              </w:rPr>
            </w:r>
            <w:r>
              <w:rPr>
                <w:noProof/>
                <w:webHidden/>
              </w:rPr>
              <w:fldChar w:fldCharType="separate"/>
            </w:r>
            <w:r w:rsidR="00522DE4">
              <w:rPr>
                <w:noProof/>
                <w:webHidden/>
              </w:rPr>
              <w:t>6</w:t>
            </w:r>
            <w:r>
              <w:rPr>
                <w:noProof/>
                <w:webHidden/>
              </w:rPr>
              <w:fldChar w:fldCharType="end"/>
            </w:r>
          </w:hyperlink>
        </w:p>
        <w:p w14:paraId="7F3FAE44" w14:textId="35EC4346"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78" w:history="1">
            <w:r w:rsidRPr="0064407B">
              <w:rPr>
                <w:rStyle w:val="Hyperlink"/>
                <w:noProof/>
              </w:rPr>
              <w:t>Digital Thread Management</w:t>
            </w:r>
            <w:r>
              <w:rPr>
                <w:noProof/>
                <w:webHidden/>
              </w:rPr>
              <w:tab/>
            </w:r>
            <w:r>
              <w:rPr>
                <w:noProof/>
                <w:webHidden/>
              </w:rPr>
              <w:fldChar w:fldCharType="begin"/>
            </w:r>
            <w:r>
              <w:rPr>
                <w:noProof/>
                <w:webHidden/>
              </w:rPr>
              <w:instrText xml:space="preserve"> PAGEREF _Toc218693578 \h </w:instrText>
            </w:r>
            <w:r>
              <w:rPr>
                <w:noProof/>
                <w:webHidden/>
              </w:rPr>
            </w:r>
            <w:r>
              <w:rPr>
                <w:noProof/>
                <w:webHidden/>
              </w:rPr>
              <w:fldChar w:fldCharType="separate"/>
            </w:r>
            <w:r w:rsidR="00522DE4">
              <w:rPr>
                <w:noProof/>
                <w:webHidden/>
              </w:rPr>
              <w:t>6</w:t>
            </w:r>
            <w:r>
              <w:rPr>
                <w:noProof/>
                <w:webHidden/>
              </w:rPr>
              <w:fldChar w:fldCharType="end"/>
            </w:r>
          </w:hyperlink>
        </w:p>
        <w:p w14:paraId="490D52C0" w14:textId="27993F97"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79" w:history="1">
            <w:r w:rsidRPr="0064407B">
              <w:rPr>
                <w:rStyle w:val="Hyperlink"/>
                <w:noProof/>
              </w:rPr>
              <w:t>Create</w:t>
            </w:r>
            <w:r>
              <w:rPr>
                <w:noProof/>
                <w:webHidden/>
              </w:rPr>
              <w:tab/>
            </w:r>
            <w:r>
              <w:rPr>
                <w:noProof/>
                <w:webHidden/>
              </w:rPr>
              <w:fldChar w:fldCharType="begin"/>
            </w:r>
            <w:r>
              <w:rPr>
                <w:noProof/>
                <w:webHidden/>
              </w:rPr>
              <w:instrText xml:space="preserve"> PAGEREF _Toc218693579 \h </w:instrText>
            </w:r>
            <w:r>
              <w:rPr>
                <w:noProof/>
                <w:webHidden/>
              </w:rPr>
            </w:r>
            <w:r>
              <w:rPr>
                <w:noProof/>
                <w:webHidden/>
              </w:rPr>
              <w:fldChar w:fldCharType="separate"/>
            </w:r>
            <w:r w:rsidR="00522DE4">
              <w:rPr>
                <w:noProof/>
                <w:webHidden/>
              </w:rPr>
              <w:t>6</w:t>
            </w:r>
            <w:r>
              <w:rPr>
                <w:noProof/>
                <w:webHidden/>
              </w:rPr>
              <w:fldChar w:fldCharType="end"/>
            </w:r>
          </w:hyperlink>
        </w:p>
        <w:p w14:paraId="1F2C66E5" w14:textId="72CEF771"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80" w:history="1">
            <w:r w:rsidRPr="0064407B">
              <w:rPr>
                <w:rStyle w:val="Hyperlink"/>
                <w:noProof/>
              </w:rPr>
              <w:t>Update</w:t>
            </w:r>
            <w:r>
              <w:rPr>
                <w:noProof/>
                <w:webHidden/>
              </w:rPr>
              <w:tab/>
            </w:r>
            <w:r>
              <w:rPr>
                <w:noProof/>
                <w:webHidden/>
              </w:rPr>
              <w:fldChar w:fldCharType="begin"/>
            </w:r>
            <w:r>
              <w:rPr>
                <w:noProof/>
                <w:webHidden/>
              </w:rPr>
              <w:instrText xml:space="preserve"> PAGEREF _Toc218693580 \h </w:instrText>
            </w:r>
            <w:r>
              <w:rPr>
                <w:noProof/>
                <w:webHidden/>
              </w:rPr>
            </w:r>
            <w:r>
              <w:rPr>
                <w:noProof/>
                <w:webHidden/>
              </w:rPr>
              <w:fldChar w:fldCharType="separate"/>
            </w:r>
            <w:r w:rsidR="00522DE4">
              <w:rPr>
                <w:noProof/>
                <w:webHidden/>
              </w:rPr>
              <w:t>6</w:t>
            </w:r>
            <w:r>
              <w:rPr>
                <w:noProof/>
                <w:webHidden/>
              </w:rPr>
              <w:fldChar w:fldCharType="end"/>
            </w:r>
          </w:hyperlink>
        </w:p>
        <w:p w14:paraId="05741C30" w14:textId="200094BA" w:rsidR="00D935E1" w:rsidRDefault="00D935E1">
          <w:pPr>
            <w:pStyle w:val="TOC3"/>
            <w:tabs>
              <w:tab w:val="right" w:leader="dot" w:pos="7190"/>
            </w:tabs>
            <w:rPr>
              <w:rFonts w:asciiTheme="minorHAnsi" w:eastAsiaTheme="minorEastAsia" w:hAnsiTheme="minorHAnsi"/>
              <w:noProof/>
              <w:sz w:val="24"/>
              <w:szCs w:val="24"/>
              <w:lang w:val="en-IN" w:eastAsia="en-IN"/>
            </w:rPr>
          </w:pPr>
          <w:hyperlink w:anchor="_Toc218693581" w:history="1">
            <w:r w:rsidRPr="0064407B">
              <w:rPr>
                <w:rStyle w:val="Hyperlink"/>
                <w:noProof/>
              </w:rPr>
              <w:t>Delete</w:t>
            </w:r>
            <w:r>
              <w:rPr>
                <w:noProof/>
                <w:webHidden/>
              </w:rPr>
              <w:tab/>
            </w:r>
            <w:r>
              <w:rPr>
                <w:noProof/>
                <w:webHidden/>
              </w:rPr>
              <w:fldChar w:fldCharType="begin"/>
            </w:r>
            <w:r>
              <w:rPr>
                <w:noProof/>
                <w:webHidden/>
              </w:rPr>
              <w:instrText xml:space="preserve"> PAGEREF _Toc218693581 \h </w:instrText>
            </w:r>
            <w:r>
              <w:rPr>
                <w:noProof/>
                <w:webHidden/>
              </w:rPr>
            </w:r>
            <w:r>
              <w:rPr>
                <w:noProof/>
                <w:webHidden/>
              </w:rPr>
              <w:fldChar w:fldCharType="separate"/>
            </w:r>
            <w:r w:rsidR="00522DE4">
              <w:rPr>
                <w:noProof/>
                <w:webHidden/>
              </w:rPr>
              <w:t>6</w:t>
            </w:r>
            <w:r>
              <w:rPr>
                <w:noProof/>
                <w:webHidden/>
              </w:rPr>
              <w:fldChar w:fldCharType="end"/>
            </w:r>
          </w:hyperlink>
        </w:p>
        <w:p w14:paraId="526A0B5E" w14:textId="781F9B7C" w:rsidR="00D935E1" w:rsidRDefault="00D935E1">
          <w:pPr>
            <w:pStyle w:val="TOC1"/>
            <w:tabs>
              <w:tab w:val="right" w:leader="dot" w:pos="7190"/>
            </w:tabs>
            <w:rPr>
              <w:rFonts w:asciiTheme="minorHAnsi" w:eastAsiaTheme="minorEastAsia" w:hAnsiTheme="minorHAnsi"/>
              <w:noProof/>
              <w:sz w:val="24"/>
              <w:szCs w:val="24"/>
              <w:lang w:val="en-IN" w:eastAsia="en-IN"/>
            </w:rPr>
          </w:pPr>
          <w:hyperlink w:anchor="_Toc218693582" w:history="1">
            <w:r w:rsidRPr="0064407B">
              <w:rPr>
                <w:rStyle w:val="Hyperlink"/>
                <w:noProof/>
              </w:rPr>
              <w:t>User Flow</w:t>
            </w:r>
            <w:r>
              <w:rPr>
                <w:noProof/>
                <w:webHidden/>
              </w:rPr>
              <w:tab/>
            </w:r>
            <w:r>
              <w:rPr>
                <w:noProof/>
                <w:webHidden/>
              </w:rPr>
              <w:fldChar w:fldCharType="begin"/>
            </w:r>
            <w:r>
              <w:rPr>
                <w:noProof/>
                <w:webHidden/>
              </w:rPr>
              <w:instrText xml:space="preserve"> PAGEREF _Toc218693582 \h </w:instrText>
            </w:r>
            <w:r>
              <w:rPr>
                <w:noProof/>
                <w:webHidden/>
              </w:rPr>
            </w:r>
            <w:r>
              <w:rPr>
                <w:noProof/>
                <w:webHidden/>
              </w:rPr>
              <w:fldChar w:fldCharType="separate"/>
            </w:r>
            <w:r w:rsidR="00522DE4">
              <w:rPr>
                <w:noProof/>
                <w:webHidden/>
              </w:rPr>
              <w:t>7</w:t>
            </w:r>
            <w:r>
              <w:rPr>
                <w:noProof/>
                <w:webHidden/>
              </w:rPr>
              <w:fldChar w:fldCharType="end"/>
            </w:r>
          </w:hyperlink>
        </w:p>
        <w:p w14:paraId="4942FC40" w14:textId="71185B21"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83" w:history="1">
            <w:r w:rsidRPr="0064407B">
              <w:rPr>
                <w:rStyle w:val="Hyperlink"/>
                <w:noProof/>
              </w:rPr>
              <w:t>Access the Dashboard</w:t>
            </w:r>
            <w:r>
              <w:rPr>
                <w:noProof/>
                <w:webHidden/>
              </w:rPr>
              <w:tab/>
            </w:r>
            <w:r>
              <w:rPr>
                <w:noProof/>
                <w:webHidden/>
              </w:rPr>
              <w:fldChar w:fldCharType="begin"/>
            </w:r>
            <w:r>
              <w:rPr>
                <w:noProof/>
                <w:webHidden/>
              </w:rPr>
              <w:instrText xml:space="preserve"> PAGEREF _Toc218693583 \h </w:instrText>
            </w:r>
            <w:r>
              <w:rPr>
                <w:noProof/>
                <w:webHidden/>
              </w:rPr>
            </w:r>
            <w:r>
              <w:rPr>
                <w:noProof/>
                <w:webHidden/>
              </w:rPr>
              <w:fldChar w:fldCharType="separate"/>
            </w:r>
            <w:r w:rsidR="00522DE4">
              <w:rPr>
                <w:noProof/>
                <w:webHidden/>
              </w:rPr>
              <w:t>7</w:t>
            </w:r>
            <w:r>
              <w:rPr>
                <w:noProof/>
                <w:webHidden/>
              </w:rPr>
              <w:fldChar w:fldCharType="end"/>
            </w:r>
          </w:hyperlink>
        </w:p>
        <w:p w14:paraId="29D3FAB1" w14:textId="4558179E"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84" w:history="1">
            <w:r w:rsidRPr="0064407B">
              <w:rPr>
                <w:rStyle w:val="Hyperlink"/>
                <w:noProof/>
              </w:rPr>
              <w:t>Project Creation</w:t>
            </w:r>
            <w:r>
              <w:rPr>
                <w:noProof/>
                <w:webHidden/>
              </w:rPr>
              <w:tab/>
            </w:r>
            <w:r>
              <w:rPr>
                <w:noProof/>
                <w:webHidden/>
              </w:rPr>
              <w:fldChar w:fldCharType="begin"/>
            </w:r>
            <w:r>
              <w:rPr>
                <w:noProof/>
                <w:webHidden/>
              </w:rPr>
              <w:instrText xml:space="preserve"> PAGEREF _Toc218693584 \h </w:instrText>
            </w:r>
            <w:r>
              <w:rPr>
                <w:noProof/>
                <w:webHidden/>
              </w:rPr>
            </w:r>
            <w:r>
              <w:rPr>
                <w:noProof/>
                <w:webHidden/>
              </w:rPr>
              <w:fldChar w:fldCharType="separate"/>
            </w:r>
            <w:r w:rsidR="00522DE4">
              <w:rPr>
                <w:noProof/>
                <w:webHidden/>
              </w:rPr>
              <w:t>8</w:t>
            </w:r>
            <w:r>
              <w:rPr>
                <w:noProof/>
                <w:webHidden/>
              </w:rPr>
              <w:fldChar w:fldCharType="end"/>
            </w:r>
          </w:hyperlink>
        </w:p>
        <w:p w14:paraId="4445312A" w14:textId="098C98B0" w:rsidR="00D935E1" w:rsidRDefault="00D935E1">
          <w:pPr>
            <w:pStyle w:val="TOC2"/>
            <w:tabs>
              <w:tab w:val="right" w:leader="dot" w:pos="7190"/>
            </w:tabs>
            <w:rPr>
              <w:rFonts w:asciiTheme="minorHAnsi" w:eastAsiaTheme="minorEastAsia" w:hAnsiTheme="minorHAnsi"/>
              <w:noProof/>
              <w:sz w:val="24"/>
              <w:szCs w:val="24"/>
              <w:lang w:val="en-IN" w:eastAsia="en-IN"/>
            </w:rPr>
          </w:pPr>
          <w:hyperlink w:anchor="_Toc218693585" w:history="1">
            <w:r w:rsidRPr="0064407B">
              <w:rPr>
                <w:rStyle w:val="Hyperlink"/>
                <w:noProof/>
              </w:rPr>
              <w:t>View Project Details and Metrics</w:t>
            </w:r>
            <w:r>
              <w:rPr>
                <w:noProof/>
                <w:webHidden/>
              </w:rPr>
              <w:tab/>
            </w:r>
            <w:r>
              <w:rPr>
                <w:noProof/>
                <w:webHidden/>
              </w:rPr>
              <w:fldChar w:fldCharType="begin"/>
            </w:r>
            <w:r>
              <w:rPr>
                <w:noProof/>
                <w:webHidden/>
              </w:rPr>
              <w:instrText xml:space="preserve"> PAGEREF _Toc218693585 \h </w:instrText>
            </w:r>
            <w:r>
              <w:rPr>
                <w:noProof/>
                <w:webHidden/>
              </w:rPr>
            </w:r>
            <w:r>
              <w:rPr>
                <w:noProof/>
                <w:webHidden/>
              </w:rPr>
              <w:fldChar w:fldCharType="separate"/>
            </w:r>
            <w:r w:rsidR="00522DE4">
              <w:rPr>
                <w:noProof/>
                <w:webHidden/>
              </w:rPr>
              <w:t>9</w:t>
            </w:r>
            <w:r>
              <w:rPr>
                <w:noProof/>
                <w:webHidden/>
              </w:rPr>
              <w:fldChar w:fldCharType="end"/>
            </w:r>
          </w:hyperlink>
        </w:p>
        <w:p w14:paraId="2058B40A" w14:textId="2D7C026F" w:rsidR="009B2744" w:rsidRDefault="009B2744" w:rsidP="009B2744">
          <w:pPr>
            <w:sectPr w:rsidR="009B2744" w:rsidSect="00433F51">
              <w:pgSz w:w="15840" w:h="15840" w:orient="landscape"/>
              <w:pgMar w:top="1440" w:right="5040" w:bottom="1440" w:left="5040" w:header="720" w:footer="720" w:gutter="0"/>
              <w:cols w:space="720"/>
              <w:docGrid w:linePitch="360"/>
            </w:sectPr>
          </w:pPr>
          <w:r>
            <w:rPr>
              <w:b/>
              <w:bCs/>
              <w:noProof/>
            </w:rPr>
            <w:fldChar w:fldCharType="end"/>
          </w:r>
        </w:p>
      </w:sdtContent>
    </w:sdt>
    <w:p w14:paraId="18F8B08D" w14:textId="77777777" w:rsidR="000655BE" w:rsidRDefault="000655BE" w:rsidP="006F3424">
      <w:pPr>
        <w:pStyle w:val="Heading1"/>
        <w:sectPr w:rsidR="000655BE" w:rsidSect="00E85CAC">
          <w:type w:val="continuous"/>
          <w:pgSz w:w="15840" w:h="15840" w:orient="landscape"/>
          <w:pgMar w:top="1440" w:right="1440" w:bottom="1440" w:left="1440" w:header="720" w:footer="720" w:gutter="0"/>
          <w:cols w:num="2" w:space="720"/>
          <w:docGrid w:linePitch="360"/>
        </w:sectPr>
      </w:pPr>
    </w:p>
    <w:p w14:paraId="72649D6F" w14:textId="77777777" w:rsidR="000655BE" w:rsidRDefault="006F3424" w:rsidP="006F3424">
      <w:pPr>
        <w:pStyle w:val="Heading1"/>
        <w:sectPr w:rsidR="000655BE" w:rsidSect="00E85CAC">
          <w:pgSz w:w="15840" w:h="15840" w:orient="landscape"/>
          <w:pgMar w:top="1440" w:right="1440" w:bottom="1440" w:left="1440" w:header="720" w:footer="720" w:gutter="0"/>
          <w:cols w:num="2" w:space="720"/>
          <w:docGrid w:linePitch="360"/>
        </w:sectPr>
      </w:pPr>
      <w:bookmarkStart w:id="1" w:name="_Toc218693558"/>
      <w:r>
        <w:lastRenderedPageBreak/>
        <w:t>Introduction</w:t>
      </w:r>
      <w:bookmarkEnd w:id="1"/>
    </w:p>
    <w:p w14:paraId="46B39F39" w14:textId="678A38CC" w:rsidR="009B2744" w:rsidRDefault="00064756" w:rsidP="009B2744">
      <w:pPr>
        <w:rPr>
          <w:lang w:val="en-GB"/>
        </w:rPr>
      </w:pPr>
      <w:r w:rsidRPr="00064756">
        <w:rPr>
          <w:lang w:val="en-GB"/>
        </w:rPr>
        <w:t>Industry X Digital Thread Foundations delivers industry-agnostic building blocks that create a virtualization layer over connected products, operations, and services. It provides a communication framework that connects different systems across the product lifecycle, enabling seamless data sharing and driving improvements in industrial and manufacturing processes. IX Digital Thread goes beyond data exchange to provide end-to-end, asset-relevant information that enhances efficiency and business value.</w:t>
      </w:r>
    </w:p>
    <w:p w14:paraId="281F2CAB" w14:textId="77777777" w:rsidR="00064756" w:rsidRDefault="00064756" w:rsidP="00064756">
      <w:r>
        <w:t>The Digital Thread Dashboard is the central command hub within the IX Digital Thread Foundations platform. It provides real-time visibility into the health, performance, and status of digital threads across integrated enterprise systems (e.g., PLM, ERP, ALM). The dashboard streamlines project monitoring, accelerates decision-making, and improves operational execution by consolidating data into a single, unified interface.</w:t>
      </w:r>
    </w:p>
    <w:p w14:paraId="647E97ED" w14:textId="71A45FE4" w:rsidR="00D74A93" w:rsidRDefault="00D74A93" w:rsidP="00064756">
      <w:r w:rsidRPr="00D74A93">
        <w:t>The Digital Thread Dashboard acts as the central nervous system for managing digital initiatives across enterprise systems. By consolidating project, system, and integration data into one view, it enables faster deployment, reduces risk, and drives cross-functional collaboration.</w:t>
      </w:r>
    </w:p>
    <w:p w14:paraId="5A663FEB" w14:textId="11F93654" w:rsidR="000D4873" w:rsidRDefault="000D4873" w:rsidP="009B2744">
      <w:pPr>
        <w:pStyle w:val="Heading2"/>
      </w:pPr>
      <w:bookmarkStart w:id="2" w:name="_Toc218693559"/>
      <w:r w:rsidRPr="000D4873">
        <w:t>Purpose</w:t>
      </w:r>
      <w:bookmarkEnd w:id="2"/>
    </w:p>
    <w:p w14:paraId="5A921E34" w14:textId="586574C9" w:rsidR="00064756" w:rsidRDefault="00064756" w:rsidP="00064756">
      <w:r>
        <w:t>This document provides an overview of the Digital Thread Dashboard.</w:t>
      </w:r>
    </w:p>
    <w:p w14:paraId="75E69D55" w14:textId="7FF19086" w:rsidR="00064756" w:rsidRDefault="000655BE" w:rsidP="00A43AD2">
      <w:pPr>
        <w:pStyle w:val="Heading2"/>
      </w:pPr>
      <w:r>
        <w:br w:type="column"/>
      </w:r>
      <w:bookmarkStart w:id="3" w:name="_Toc218693560"/>
      <w:r w:rsidR="00064756">
        <w:t>Target Audience</w:t>
      </w:r>
      <w:bookmarkEnd w:id="3"/>
    </w:p>
    <w:p w14:paraId="2EAD2A2A" w14:textId="67084072" w:rsidR="0067428F" w:rsidRPr="0067428F" w:rsidRDefault="0067428F" w:rsidP="0067428F">
      <w:pPr>
        <w:pStyle w:val="ListParagraph"/>
        <w:numPr>
          <w:ilvl w:val="0"/>
          <w:numId w:val="13"/>
        </w:numPr>
      </w:pPr>
      <w:r w:rsidRPr="0067428F">
        <w:t>Project Managers</w:t>
      </w:r>
    </w:p>
    <w:p w14:paraId="443757D0" w14:textId="3AD8DBAC" w:rsidR="0067428F" w:rsidRPr="0067428F" w:rsidRDefault="0067428F" w:rsidP="0067428F">
      <w:pPr>
        <w:pStyle w:val="ListParagraph"/>
        <w:numPr>
          <w:ilvl w:val="0"/>
          <w:numId w:val="13"/>
        </w:numPr>
      </w:pPr>
      <w:r w:rsidRPr="0067428F">
        <w:t>System Integrators</w:t>
      </w:r>
    </w:p>
    <w:p w14:paraId="1A309624" w14:textId="29C29DC1" w:rsidR="0067428F" w:rsidRPr="0067428F" w:rsidRDefault="0067428F" w:rsidP="0067428F">
      <w:pPr>
        <w:pStyle w:val="ListParagraph"/>
        <w:numPr>
          <w:ilvl w:val="0"/>
          <w:numId w:val="13"/>
        </w:numPr>
      </w:pPr>
      <w:r w:rsidRPr="0067428F">
        <w:t>Solution Architects</w:t>
      </w:r>
    </w:p>
    <w:p w14:paraId="54FC92CE" w14:textId="44E7A9E7" w:rsidR="0067428F" w:rsidRPr="0067428F" w:rsidRDefault="0067428F" w:rsidP="0067428F">
      <w:pPr>
        <w:pStyle w:val="ListParagraph"/>
        <w:numPr>
          <w:ilvl w:val="0"/>
          <w:numId w:val="13"/>
        </w:numPr>
      </w:pPr>
      <w:r w:rsidRPr="0067428F">
        <w:t>Product Data Managers</w:t>
      </w:r>
    </w:p>
    <w:p w14:paraId="1691C072" w14:textId="5E86F735" w:rsidR="0067428F" w:rsidRDefault="0067428F" w:rsidP="0067428F">
      <w:pPr>
        <w:pStyle w:val="ListParagraph"/>
        <w:numPr>
          <w:ilvl w:val="0"/>
          <w:numId w:val="13"/>
        </w:numPr>
      </w:pPr>
      <w:r w:rsidRPr="0067428F">
        <w:t>IT Administrators</w:t>
      </w:r>
    </w:p>
    <w:p w14:paraId="170F4523" w14:textId="674E658E" w:rsidR="00FC68F6" w:rsidRDefault="00FC68F6" w:rsidP="003E3D43">
      <w:pPr>
        <w:pStyle w:val="Heading2"/>
      </w:pPr>
      <w:bookmarkStart w:id="4" w:name="_Toc218693561"/>
      <w:r>
        <w:t>Prerequisites</w:t>
      </w:r>
      <w:bookmarkEnd w:id="4"/>
    </w:p>
    <w:p w14:paraId="0360DFA6" w14:textId="77777777" w:rsidR="00162DBB" w:rsidRDefault="00162DBB" w:rsidP="00162DBB">
      <w:pPr>
        <w:pStyle w:val="ListParagraph"/>
        <w:numPr>
          <w:ilvl w:val="0"/>
          <w:numId w:val="16"/>
        </w:numPr>
      </w:pPr>
      <w:r>
        <w:t>BOM Management Application should be deployed.</w:t>
      </w:r>
    </w:p>
    <w:p w14:paraId="60B263D1" w14:textId="352BB8A3" w:rsidR="00FC68F6" w:rsidRPr="00FC68F6" w:rsidRDefault="00162DBB" w:rsidP="00162DBB">
      <w:pPr>
        <w:pStyle w:val="ListParagraph"/>
        <w:numPr>
          <w:ilvl w:val="0"/>
          <w:numId w:val="16"/>
        </w:numPr>
      </w:pPr>
      <w:r>
        <w:t>Appropriate role-based access</w:t>
      </w:r>
      <w:r w:rsidR="00FC68F6">
        <w:t xml:space="preserve"> to the BOM Management application</w:t>
      </w:r>
      <w:r>
        <w:t xml:space="preserve"> (provided by </w:t>
      </w:r>
      <w:hyperlink r:id="rId14" w:history="1">
        <w:r w:rsidR="00A5396B" w:rsidRPr="00114873">
          <w:rPr>
            <w:rStyle w:val="Hyperlink"/>
          </w:rPr>
          <w:t>IX_DT_DEVOPS_INFRA@accenture.com</w:t>
        </w:r>
      </w:hyperlink>
      <w:r w:rsidR="00A5396B">
        <w:t>).</w:t>
      </w:r>
    </w:p>
    <w:p w14:paraId="6AB40770" w14:textId="0C27EABA" w:rsidR="003E3D43" w:rsidRDefault="003E3D43" w:rsidP="003E3D43">
      <w:pPr>
        <w:pStyle w:val="Heading2"/>
      </w:pPr>
      <w:bookmarkStart w:id="5" w:name="_Toc218693562"/>
      <w:r>
        <w:t>Contacts</w:t>
      </w:r>
      <w:bookmarkEnd w:id="5"/>
    </w:p>
    <w:p w14:paraId="6D03835D" w14:textId="20D18DA5" w:rsidR="002449D9" w:rsidRDefault="00990837" w:rsidP="00C355E2">
      <w:pPr>
        <w:pStyle w:val="ListParagraph"/>
        <w:numPr>
          <w:ilvl w:val="0"/>
          <w:numId w:val="14"/>
        </w:numPr>
      </w:pPr>
      <w:hyperlink r:id="rId15" w:history="1">
        <w:r w:rsidRPr="00E97772">
          <w:rPr>
            <w:rStyle w:val="Hyperlink"/>
          </w:rPr>
          <w:t>karthik.ramachandra@accenture.com</w:t>
        </w:r>
      </w:hyperlink>
    </w:p>
    <w:p w14:paraId="0F14D010" w14:textId="0DF703E4" w:rsidR="00990837" w:rsidRDefault="00616C11" w:rsidP="00C355E2">
      <w:pPr>
        <w:pStyle w:val="ListParagraph"/>
        <w:numPr>
          <w:ilvl w:val="0"/>
          <w:numId w:val="14"/>
        </w:numPr>
      </w:pPr>
      <w:hyperlink r:id="rId16" w:history="1">
        <w:r w:rsidRPr="00E97772">
          <w:rPr>
            <w:rStyle w:val="Hyperlink"/>
          </w:rPr>
          <w:t>vamsi.konambhotla@accenture.com</w:t>
        </w:r>
      </w:hyperlink>
    </w:p>
    <w:p w14:paraId="2F7B8A89" w14:textId="4076FB60" w:rsidR="00616C11" w:rsidRPr="002449D9" w:rsidRDefault="00C355E2" w:rsidP="00C355E2">
      <w:pPr>
        <w:pStyle w:val="ListParagraph"/>
        <w:numPr>
          <w:ilvl w:val="0"/>
          <w:numId w:val="14"/>
        </w:numPr>
      </w:pPr>
      <w:hyperlink r:id="rId17" w:history="1">
        <w:r w:rsidRPr="00E97772">
          <w:rPr>
            <w:rStyle w:val="Hyperlink"/>
          </w:rPr>
          <w:t>riju.dhar@accenture.com</w:t>
        </w:r>
      </w:hyperlink>
      <w:r>
        <w:t xml:space="preserve"> </w:t>
      </w:r>
    </w:p>
    <w:p w14:paraId="3C945767" w14:textId="2BD85F91" w:rsidR="003E3D43" w:rsidRDefault="003E3D43" w:rsidP="003E3D43">
      <w:pPr>
        <w:pStyle w:val="Heading2"/>
      </w:pPr>
      <w:bookmarkStart w:id="6" w:name="_Toc218693563"/>
      <w:r>
        <w:t>Related Links</w:t>
      </w:r>
      <w:bookmarkEnd w:id="6"/>
    </w:p>
    <w:p w14:paraId="7685853F" w14:textId="1F871D01" w:rsidR="00C355E2" w:rsidRDefault="00C355E2" w:rsidP="00C355E2">
      <w:pPr>
        <w:pStyle w:val="ListParagraph"/>
        <w:numPr>
          <w:ilvl w:val="0"/>
          <w:numId w:val="15"/>
        </w:numPr>
      </w:pPr>
      <w:hyperlink r:id="rId18" w:history="1">
        <w:r w:rsidRPr="00C32EE8">
          <w:rPr>
            <w:rStyle w:val="Hyperlink"/>
          </w:rPr>
          <w:t>Release Notes</w:t>
        </w:r>
      </w:hyperlink>
    </w:p>
    <w:p w14:paraId="4956C4CC" w14:textId="449240D2" w:rsidR="00C355E2" w:rsidRPr="00C355E2" w:rsidRDefault="00C355E2" w:rsidP="00C355E2">
      <w:pPr>
        <w:pStyle w:val="ListParagraph"/>
        <w:numPr>
          <w:ilvl w:val="0"/>
          <w:numId w:val="15"/>
        </w:numPr>
      </w:pPr>
      <w:hyperlink r:id="rId19" w:history="1">
        <w:r w:rsidRPr="006E20B2">
          <w:rPr>
            <w:rStyle w:val="Hyperlink"/>
          </w:rPr>
          <w:t>IX Developer Hub Resources</w:t>
        </w:r>
      </w:hyperlink>
    </w:p>
    <w:p w14:paraId="08B8AEAD" w14:textId="77777777" w:rsidR="00A5396B" w:rsidRDefault="00A5396B" w:rsidP="003E3D43">
      <w:pPr>
        <w:pStyle w:val="Heading2"/>
        <w:sectPr w:rsidR="00A5396B" w:rsidSect="00E85CAC">
          <w:type w:val="continuous"/>
          <w:pgSz w:w="15840" w:h="15840" w:orient="landscape"/>
          <w:pgMar w:top="1440" w:right="1440" w:bottom="1440" w:left="1440" w:header="720" w:footer="720" w:gutter="0"/>
          <w:cols w:num="2" w:space="720"/>
          <w:docGrid w:linePitch="360"/>
        </w:sectPr>
      </w:pPr>
    </w:p>
    <w:p w14:paraId="71425106" w14:textId="77777777" w:rsidR="000655BE" w:rsidRDefault="000655BE" w:rsidP="003E3D43">
      <w:pPr>
        <w:pStyle w:val="Heading2"/>
        <w:sectPr w:rsidR="000655BE" w:rsidSect="00E85CAC">
          <w:type w:val="continuous"/>
          <w:pgSz w:w="15840" w:h="15840" w:orient="landscape"/>
          <w:pgMar w:top="1440" w:right="1440" w:bottom="1440" w:left="1440" w:header="720" w:footer="720" w:gutter="0"/>
          <w:cols w:space="720"/>
          <w:docGrid w:linePitch="360"/>
        </w:sectPr>
      </w:pPr>
    </w:p>
    <w:p w14:paraId="24A27525" w14:textId="5557FE3A" w:rsidR="003E3D43" w:rsidRDefault="003E3D43" w:rsidP="003E3D43">
      <w:pPr>
        <w:pStyle w:val="Heading2"/>
      </w:pPr>
      <w:bookmarkStart w:id="7" w:name="_Toc218693564"/>
      <w:r>
        <w:lastRenderedPageBreak/>
        <w:t>Glossary</w:t>
      </w:r>
      <w:bookmarkEnd w:id="7"/>
    </w:p>
    <w:tbl>
      <w:tblPr>
        <w:tblStyle w:val="TableGridLight"/>
        <w:tblW w:w="0" w:type="auto"/>
        <w:tblLook w:val="04A0" w:firstRow="1" w:lastRow="0" w:firstColumn="1" w:lastColumn="0" w:noHBand="0" w:noVBand="1"/>
      </w:tblPr>
      <w:tblGrid>
        <w:gridCol w:w="3117"/>
        <w:gridCol w:w="9833"/>
      </w:tblGrid>
      <w:tr w:rsidR="001622E3" w:rsidRPr="001622E3" w14:paraId="0CB944DD" w14:textId="77777777" w:rsidTr="00D907AA">
        <w:tc>
          <w:tcPr>
            <w:tcW w:w="0" w:type="auto"/>
            <w:shd w:val="clear" w:color="auto" w:fill="E8E8E8" w:themeFill="background2"/>
            <w:hideMark/>
          </w:tcPr>
          <w:p w14:paraId="2AF8FEFB" w14:textId="77777777" w:rsidR="001622E3" w:rsidRPr="001622E3" w:rsidRDefault="001622E3" w:rsidP="00D907AA">
            <w:pPr>
              <w:spacing w:after="120"/>
              <w:jc w:val="left"/>
              <w:rPr>
                <w:rFonts w:eastAsia="Times New Roman"/>
                <w:b/>
                <w:bCs/>
                <w:color w:val="000000"/>
              </w:rPr>
            </w:pPr>
            <w:r w:rsidRPr="001622E3">
              <w:rPr>
                <w:rFonts w:eastAsia="Times New Roman"/>
                <w:b/>
                <w:bCs/>
                <w:color w:val="000000"/>
              </w:rPr>
              <w:t>Term</w:t>
            </w:r>
          </w:p>
        </w:tc>
        <w:tc>
          <w:tcPr>
            <w:tcW w:w="0" w:type="auto"/>
            <w:shd w:val="clear" w:color="auto" w:fill="E8E8E8" w:themeFill="background2"/>
            <w:hideMark/>
          </w:tcPr>
          <w:p w14:paraId="2D5ABAB4" w14:textId="77777777" w:rsidR="001622E3" w:rsidRPr="001622E3" w:rsidRDefault="001622E3" w:rsidP="00D907AA">
            <w:pPr>
              <w:spacing w:after="120"/>
              <w:jc w:val="left"/>
              <w:rPr>
                <w:rFonts w:eastAsia="Times New Roman"/>
                <w:b/>
                <w:bCs/>
                <w:color w:val="000000"/>
              </w:rPr>
            </w:pPr>
            <w:r w:rsidRPr="001622E3">
              <w:rPr>
                <w:rFonts w:eastAsia="Times New Roman"/>
                <w:b/>
                <w:bCs/>
                <w:color w:val="000000"/>
              </w:rPr>
              <w:t>Definition</w:t>
            </w:r>
          </w:p>
        </w:tc>
      </w:tr>
      <w:tr w:rsidR="001622E3" w:rsidRPr="001622E3" w14:paraId="0FBBF629" w14:textId="77777777" w:rsidTr="00D907AA">
        <w:tc>
          <w:tcPr>
            <w:tcW w:w="0" w:type="auto"/>
            <w:hideMark/>
          </w:tcPr>
          <w:p w14:paraId="3A9391FA" w14:textId="77777777" w:rsidR="001622E3" w:rsidRPr="001622E3" w:rsidRDefault="001622E3" w:rsidP="00D907AA">
            <w:pPr>
              <w:spacing w:after="120"/>
              <w:jc w:val="left"/>
              <w:rPr>
                <w:rFonts w:eastAsia="Times New Roman"/>
                <w:color w:val="000000"/>
              </w:rPr>
            </w:pPr>
            <w:r w:rsidRPr="001622E3">
              <w:rPr>
                <w:rFonts w:eastAsia="Times New Roman"/>
                <w:color w:val="000000"/>
              </w:rPr>
              <w:t>Digital Thread</w:t>
            </w:r>
          </w:p>
        </w:tc>
        <w:tc>
          <w:tcPr>
            <w:tcW w:w="0" w:type="auto"/>
            <w:hideMark/>
          </w:tcPr>
          <w:p w14:paraId="4A53E66E" w14:textId="77777777" w:rsidR="001622E3" w:rsidRPr="001622E3" w:rsidRDefault="001622E3" w:rsidP="00D907AA">
            <w:pPr>
              <w:spacing w:after="120"/>
              <w:jc w:val="left"/>
              <w:rPr>
                <w:rFonts w:eastAsia="Times New Roman"/>
                <w:color w:val="000000"/>
              </w:rPr>
            </w:pPr>
            <w:r w:rsidRPr="001622E3">
              <w:rPr>
                <w:rFonts w:eastAsia="Times New Roman"/>
                <w:color w:val="000000"/>
              </w:rPr>
              <w:t>A virtualization layer connecting products, operations, and services across the product lifecycle, enabling seamless data sharing and process improvement.</w:t>
            </w:r>
          </w:p>
        </w:tc>
      </w:tr>
      <w:tr w:rsidR="001622E3" w:rsidRPr="001622E3" w14:paraId="74D09847" w14:textId="77777777" w:rsidTr="00D907AA">
        <w:tc>
          <w:tcPr>
            <w:tcW w:w="0" w:type="auto"/>
            <w:hideMark/>
          </w:tcPr>
          <w:p w14:paraId="38DF4176" w14:textId="77777777" w:rsidR="001622E3" w:rsidRPr="001622E3" w:rsidRDefault="001622E3" w:rsidP="00D907AA">
            <w:pPr>
              <w:spacing w:after="120"/>
              <w:jc w:val="left"/>
              <w:rPr>
                <w:rFonts w:eastAsia="Times New Roman"/>
                <w:color w:val="000000"/>
              </w:rPr>
            </w:pPr>
            <w:r w:rsidRPr="001622E3">
              <w:rPr>
                <w:rFonts w:eastAsia="Times New Roman"/>
                <w:color w:val="000000"/>
              </w:rPr>
              <w:t>Digital Thread Dashboard</w:t>
            </w:r>
          </w:p>
        </w:tc>
        <w:tc>
          <w:tcPr>
            <w:tcW w:w="0" w:type="auto"/>
            <w:hideMark/>
          </w:tcPr>
          <w:p w14:paraId="67DF190B" w14:textId="0955C63F" w:rsidR="001622E3" w:rsidRPr="001622E3" w:rsidRDefault="001622E3" w:rsidP="00D907AA">
            <w:pPr>
              <w:spacing w:after="120"/>
              <w:jc w:val="left"/>
              <w:rPr>
                <w:rFonts w:eastAsia="Times New Roman"/>
                <w:color w:val="000000"/>
              </w:rPr>
            </w:pPr>
            <w:r w:rsidRPr="001622E3">
              <w:rPr>
                <w:rFonts w:eastAsia="Times New Roman"/>
                <w:color w:val="000000"/>
              </w:rPr>
              <w:t>The central command hub</w:t>
            </w:r>
            <w:r w:rsidR="002C6AAC">
              <w:rPr>
                <w:rFonts w:eastAsia="Times New Roman"/>
                <w:color w:val="000000"/>
              </w:rPr>
              <w:t>,</w:t>
            </w:r>
            <w:r w:rsidRPr="001622E3">
              <w:rPr>
                <w:rFonts w:eastAsia="Times New Roman"/>
                <w:color w:val="000000"/>
              </w:rPr>
              <w:t xml:space="preserve"> </w:t>
            </w:r>
            <w:r w:rsidR="00B6764C">
              <w:rPr>
                <w:rFonts w:eastAsia="Times New Roman"/>
                <w:color w:val="000000"/>
              </w:rPr>
              <w:t xml:space="preserve">which </w:t>
            </w:r>
            <w:r w:rsidRPr="001622E3">
              <w:rPr>
                <w:rFonts w:eastAsia="Times New Roman"/>
                <w:color w:val="000000"/>
              </w:rPr>
              <w:t>provid</w:t>
            </w:r>
            <w:r w:rsidR="00B6764C">
              <w:rPr>
                <w:rFonts w:eastAsia="Times New Roman"/>
                <w:color w:val="000000"/>
              </w:rPr>
              <w:t>es</w:t>
            </w:r>
            <w:r w:rsidRPr="001622E3">
              <w:rPr>
                <w:rFonts w:eastAsia="Times New Roman"/>
                <w:color w:val="000000"/>
              </w:rPr>
              <w:t xml:space="preserve"> real-time visibility into the health, performance, and status of digital threads across enterprise systems.</w:t>
            </w:r>
          </w:p>
        </w:tc>
      </w:tr>
      <w:tr w:rsidR="001622E3" w:rsidRPr="001622E3" w14:paraId="5E9FBD1B" w14:textId="77777777" w:rsidTr="00D907AA">
        <w:tc>
          <w:tcPr>
            <w:tcW w:w="0" w:type="auto"/>
            <w:hideMark/>
          </w:tcPr>
          <w:p w14:paraId="016EE178" w14:textId="77777777" w:rsidR="001622E3" w:rsidRPr="001622E3" w:rsidRDefault="001622E3" w:rsidP="00D907AA">
            <w:pPr>
              <w:spacing w:after="120"/>
              <w:jc w:val="left"/>
              <w:rPr>
                <w:rFonts w:eastAsia="Times New Roman"/>
                <w:color w:val="000000"/>
              </w:rPr>
            </w:pPr>
            <w:r w:rsidRPr="001622E3">
              <w:rPr>
                <w:rFonts w:eastAsia="Times New Roman"/>
                <w:color w:val="000000"/>
              </w:rPr>
              <w:t>PLM (Product Lifecycle Management)</w:t>
            </w:r>
          </w:p>
        </w:tc>
        <w:tc>
          <w:tcPr>
            <w:tcW w:w="0" w:type="auto"/>
            <w:hideMark/>
          </w:tcPr>
          <w:p w14:paraId="15CC6DDF" w14:textId="77777777" w:rsidR="001622E3" w:rsidRPr="001622E3" w:rsidRDefault="001622E3" w:rsidP="00D907AA">
            <w:pPr>
              <w:spacing w:after="120"/>
              <w:jc w:val="left"/>
              <w:rPr>
                <w:rFonts w:eastAsia="Times New Roman"/>
                <w:color w:val="000000"/>
              </w:rPr>
            </w:pPr>
            <w:r w:rsidRPr="001622E3">
              <w:rPr>
                <w:rFonts w:eastAsia="Times New Roman"/>
                <w:color w:val="000000"/>
              </w:rPr>
              <w:t>A system for managing the entire lifecycle of a product from inception, through engineering design and manufacturing, to service and disposal.</w:t>
            </w:r>
          </w:p>
        </w:tc>
      </w:tr>
      <w:tr w:rsidR="001622E3" w:rsidRPr="001622E3" w14:paraId="2541E667" w14:textId="77777777" w:rsidTr="00D907AA">
        <w:tc>
          <w:tcPr>
            <w:tcW w:w="0" w:type="auto"/>
            <w:hideMark/>
          </w:tcPr>
          <w:p w14:paraId="3126A9E3" w14:textId="77777777" w:rsidR="001622E3" w:rsidRPr="001622E3" w:rsidRDefault="001622E3" w:rsidP="00D907AA">
            <w:pPr>
              <w:spacing w:after="120"/>
              <w:jc w:val="left"/>
              <w:rPr>
                <w:rFonts w:eastAsia="Times New Roman"/>
                <w:color w:val="000000"/>
              </w:rPr>
            </w:pPr>
            <w:r w:rsidRPr="001622E3">
              <w:rPr>
                <w:rFonts w:eastAsia="Times New Roman"/>
                <w:color w:val="000000"/>
              </w:rPr>
              <w:t>ERP (Enterprise Resource Planning)</w:t>
            </w:r>
          </w:p>
        </w:tc>
        <w:tc>
          <w:tcPr>
            <w:tcW w:w="0" w:type="auto"/>
            <w:hideMark/>
          </w:tcPr>
          <w:p w14:paraId="33502901" w14:textId="77777777" w:rsidR="001622E3" w:rsidRPr="001622E3" w:rsidRDefault="001622E3" w:rsidP="00D907AA">
            <w:pPr>
              <w:spacing w:after="120"/>
              <w:jc w:val="left"/>
              <w:rPr>
                <w:rFonts w:eastAsia="Times New Roman"/>
                <w:color w:val="000000"/>
              </w:rPr>
            </w:pPr>
            <w:r w:rsidRPr="001622E3">
              <w:rPr>
                <w:rFonts w:eastAsia="Times New Roman"/>
                <w:color w:val="000000"/>
              </w:rPr>
              <w:t>Integrated management of main business processes, often in real-time and mediated by software and technology.</w:t>
            </w:r>
          </w:p>
        </w:tc>
      </w:tr>
      <w:tr w:rsidR="001622E3" w:rsidRPr="001622E3" w14:paraId="1A2858F0" w14:textId="77777777" w:rsidTr="00D907AA">
        <w:tc>
          <w:tcPr>
            <w:tcW w:w="0" w:type="auto"/>
            <w:hideMark/>
          </w:tcPr>
          <w:p w14:paraId="6C30CB7E" w14:textId="77777777" w:rsidR="001622E3" w:rsidRPr="001622E3" w:rsidRDefault="001622E3" w:rsidP="00D907AA">
            <w:pPr>
              <w:spacing w:after="120"/>
              <w:jc w:val="left"/>
              <w:rPr>
                <w:rFonts w:eastAsia="Times New Roman"/>
                <w:color w:val="000000"/>
              </w:rPr>
            </w:pPr>
            <w:r w:rsidRPr="001622E3">
              <w:rPr>
                <w:rFonts w:eastAsia="Times New Roman"/>
                <w:color w:val="000000"/>
              </w:rPr>
              <w:t>ALM (Application Lifecycle Management)</w:t>
            </w:r>
          </w:p>
        </w:tc>
        <w:tc>
          <w:tcPr>
            <w:tcW w:w="0" w:type="auto"/>
            <w:hideMark/>
          </w:tcPr>
          <w:p w14:paraId="26FB84F4" w14:textId="77777777" w:rsidR="001622E3" w:rsidRPr="001622E3" w:rsidRDefault="001622E3" w:rsidP="00D907AA">
            <w:pPr>
              <w:spacing w:after="120"/>
              <w:jc w:val="left"/>
              <w:rPr>
                <w:rFonts w:eastAsia="Times New Roman"/>
                <w:color w:val="000000"/>
              </w:rPr>
            </w:pPr>
            <w:r w:rsidRPr="001622E3">
              <w:rPr>
                <w:rFonts w:eastAsia="Times New Roman"/>
                <w:color w:val="000000"/>
              </w:rPr>
              <w:t>The supervision of a software application from its initial planning through retirement.</w:t>
            </w:r>
          </w:p>
        </w:tc>
      </w:tr>
      <w:tr w:rsidR="001622E3" w:rsidRPr="001622E3" w14:paraId="1218FD00" w14:textId="77777777" w:rsidTr="00D907AA">
        <w:tc>
          <w:tcPr>
            <w:tcW w:w="0" w:type="auto"/>
            <w:hideMark/>
          </w:tcPr>
          <w:p w14:paraId="18E8AFEE" w14:textId="77777777" w:rsidR="001622E3" w:rsidRPr="001622E3" w:rsidRDefault="001622E3" w:rsidP="00D907AA">
            <w:pPr>
              <w:spacing w:after="120"/>
              <w:jc w:val="left"/>
              <w:rPr>
                <w:rFonts w:eastAsia="Times New Roman"/>
                <w:color w:val="000000"/>
              </w:rPr>
            </w:pPr>
            <w:r w:rsidRPr="001622E3">
              <w:rPr>
                <w:rFonts w:eastAsia="Times New Roman"/>
                <w:color w:val="000000"/>
              </w:rPr>
              <w:t>Thread Creation</w:t>
            </w:r>
          </w:p>
        </w:tc>
        <w:tc>
          <w:tcPr>
            <w:tcW w:w="0" w:type="auto"/>
            <w:hideMark/>
          </w:tcPr>
          <w:p w14:paraId="31B1EE8A" w14:textId="77777777" w:rsidR="001622E3" w:rsidRPr="001622E3" w:rsidRDefault="001622E3" w:rsidP="00D907AA">
            <w:pPr>
              <w:spacing w:after="120"/>
              <w:jc w:val="left"/>
              <w:rPr>
                <w:rFonts w:eastAsia="Times New Roman"/>
                <w:color w:val="000000"/>
              </w:rPr>
            </w:pPr>
            <w:r w:rsidRPr="001622E3">
              <w:rPr>
                <w:rFonts w:eastAsia="Times New Roman"/>
                <w:color w:val="000000"/>
              </w:rPr>
              <w:t>The process of defining the scope, systems, and metrics for a new digital thread project.</w:t>
            </w:r>
          </w:p>
        </w:tc>
      </w:tr>
      <w:tr w:rsidR="001622E3" w:rsidRPr="001622E3" w14:paraId="0C6FA6D5" w14:textId="77777777" w:rsidTr="00D907AA">
        <w:tc>
          <w:tcPr>
            <w:tcW w:w="0" w:type="auto"/>
            <w:hideMark/>
          </w:tcPr>
          <w:p w14:paraId="63AEACCF" w14:textId="77777777" w:rsidR="001622E3" w:rsidRPr="001622E3" w:rsidRDefault="001622E3" w:rsidP="00D907AA">
            <w:pPr>
              <w:spacing w:after="120"/>
              <w:jc w:val="left"/>
              <w:rPr>
                <w:rFonts w:eastAsia="Times New Roman"/>
                <w:color w:val="000000"/>
              </w:rPr>
            </w:pPr>
            <w:r w:rsidRPr="001622E3">
              <w:rPr>
                <w:rFonts w:eastAsia="Times New Roman"/>
                <w:color w:val="000000"/>
              </w:rPr>
              <w:t>System Integration</w:t>
            </w:r>
          </w:p>
        </w:tc>
        <w:tc>
          <w:tcPr>
            <w:tcW w:w="0" w:type="auto"/>
            <w:hideMark/>
          </w:tcPr>
          <w:p w14:paraId="3F2869CD" w14:textId="77777777" w:rsidR="001622E3" w:rsidRPr="001622E3" w:rsidRDefault="001622E3" w:rsidP="00D907AA">
            <w:pPr>
              <w:spacing w:after="120"/>
              <w:jc w:val="left"/>
              <w:rPr>
                <w:rFonts w:eastAsia="Times New Roman"/>
                <w:color w:val="000000"/>
              </w:rPr>
            </w:pPr>
            <w:r w:rsidRPr="001622E3">
              <w:rPr>
                <w:rFonts w:eastAsia="Times New Roman"/>
                <w:color w:val="000000"/>
              </w:rPr>
              <w:t>Connecting different enterprise systems to enable unified data flow and monitoring.</w:t>
            </w:r>
          </w:p>
        </w:tc>
      </w:tr>
      <w:tr w:rsidR="001622E3" w:rsidRPr="001622E3" w14:paraId="5CED638D" w14:textId="77777777" w:rsidTr="00D907AA">
        <w:tc>
          <w:tcPr>
            <w:tcW w:w="0" w:type="auto"/>
            <w:hideMark/>
          </w:tcPr>
          <w:p w14:paraId="325FE630" w14:textId="77777777" w:rsidR="001622E3" w:rsidRPr="001622E3" w:rsidRDefault="001622E3" w:rsidP="00D907AA">
            <w:pPr>
              <w:spacing w:after="120"/>
              <w:jc w:val="left"/>
              <w:rPr>
                <w:rFonts w:eastAsia="Times New Roman"/>
                <w:color w:val="000000"/>
              </w:rPr>
            </w:pPr>
            <w:r w:rsidRPr="001622E3">
              <w:rPr>
                <w:rFonts w:eastAsia="Times New Roman"/>
                <w:color w:val="000000"/>
              </w:rPr>
              <w:t>Holistic Monitoring</w:t>
            </w:r>
          </w:p>
        </w:tc>
        <w:tc>
          <w:tcPr>
            <w:tcW w:w="0" w:type="auto"/>
            <w:hideMark/>
          </w:tcPr>
          <w:p w14:paraId="240E8ABE" w14:textId="77777777" w:rsidR="001622E3" w:rsidRPr="001622E3" w:rsidRDefault="001622E3" w:rsidP="00D907AA">
            <w:pPr>
              <w:spacing w:after="120"/>
              <w:jc w:val="left"/>
              <w:rPr>
                <w:rFonts w:eastAsia="Times New Roman"/>
                <w:color w:val="000000"/>
              </w:rPr>
            </w:pPr>
            <w:r w:rsidRPr="001622E3">
              <w:rPr>
                <w:rFonts w:eastAsia="Times New Roman"/>
                <w:color w:val="000000"/>
              </w:rPr>
              <w:t>Real-time, unified overview of project statuses and system health across all integrated platforms.</w:t>
            </w:r>
          </w:p>
        </w:tc>
      </w:tr>
      <w:tr w:rsidR="001622E3" w:rsidRPr="001622E3" w14:paraId="5E67CD13" w14:textId="77777777" w:rsidTr="00D907AA">
        <w:tc>
          <w:tcPr>
            <w:tcW w:w="0" w:type="auto"/>
            <w:hideMark/>
          </w:tcPr>
          <w:p w14:paraId="1A1111D5" w14:textId="77777777" w:rsidR="001622E3" w:rsidRPr="001622E3" w:rsidRDefault="001622E3" w:rsidP="00D907AA">
            <w:pPr>
              <w:spacing w:after="120"/>
              <w:jc w:val="left"/>
              <w:rPr>
                <w:rFonts w:eastAsia="Times New Roman"/>
                <w:color w:val="000000"/>
              </w:rPr>
            </w:pPr>
            <w:r w:rsidRPr="001622E3">
              <w:rPr>
                <w:rFonts w:eastAsia="Times New Roman"/>
                <w:color w:val="000000"/>
              </w:rPr>
              <w:t>Integration KPIs</w:t>
            </w:r>
          </w:p>
        </w:tc>
        <w:tc>
          <w:tcPr>
            <w:tcW w:w="0" w:type="auto"/>
            <w:hideMark/>
          </w:tcPr>
          <w:p w14:paraId="1BE5EAA7" w14:textId="77777777" w:rsidR="001622E3" w:rsidRPr="001622E3" w:rsidRDefault="001622E3" w:rsidP="00D907AA">
            <w:pPr>
              <w:spacing w:after="120"/>
              <w:jc w:val="left"/>
              <w:rPr>
                <w:rFonts w:eastAsia="Times New Roman"/>
                <w:color w:val="000000"/>
              </w:rPr>
            </w:pPr>
            <w:r w:rsidRPr="001622E3">
              <w:rPr>
                <w:rFonts w:eastAsia="Times New Roman"/>
                <w:color w:val="000000"/>
              </w:rPr>
              <w:t>Key performance indicators such as data throughput, flow, and consumption used to assess integration performance.</w:t>
            </w:r>
          </w:p>
        </w:tc>
      </w:tr>
      <w:tr w:rsidR="001622E3" w:rsidRPr="001622E3" w14:paraId="710E9E25" w14:textId="77777777" w:rsidTr="00D907AA">
        <w:tc>
          <w:tcPr>
            <w:tcW w:w="0" w:type="auto"/>
            <w:hideMark/>
          </w:tcPr>
          <w:p w14:paraId="4F334BE3" w14:textId="77777777" w:rsidR="001622E3" w:rsidRPr="001622E3" w:rsidRDefault="001622E3" w:rsidP="00D907AA">
            <w:pPr>
              <w:spacing w:after="120"/>
              <w:jc w:val="left"/>
              <w:rPr>
                <w:rFonts w:eastAsia="Times New Roman"/>
                <w:color w:val="000000"/>
              </w:rPr>
            </w:pPr>
            <w:r w:rsidRPr="001622E3">
              <w:rPr>
                <w:rFonts w:eastAsia="Times New Roman"/>
                <w:color w:val="000000"/>
              </w:rPr>
              <w:t>Project Monitoring Hub</w:t>
            </w:r>
          </w:p>
        </w:tc>
        <w:tc>
          <w:tcPr>
            <w:tcW w:w="0" w:type="auto"/>
            <w:hideMark/>
          </w:tcPr>
          <w:p w14:paraId="7DF31236" w14:textId="77777777" w:rsidR="001622E3" w:rsidRPr="001622E3" w:rsidRDefault="001622E3" w:rsidP="00D907AA">
            <w:pPr>
              <w:spacing w:after="120"/>
              <w:jc w:val="left"/>
              <w:rPr>
                <w:rFonts w:eastAsia="Times New Roman"/>
                <w:color w:val="000000"/>
              </w:rPr>
            </w:pPr>
            <w:r w:rsidRPr="001622E3">
              <w:rPr>
                <w:rFonts w:eastAsia="Times New Roman"/>
                <w:color w:val="000000"/>
              </w:rPr>
              <w:t>A dashboard feature providing aggregated, real-time views of project and system health.</w:t>
            </w:r>
          </w:p>
        </w:tc>
      </w:tr>
      <w:tr w:rsidR="001622E3" w:rsidRPr="001622E3" w14:paraId="6CECCE6A" w14:textId="77777777" w:rsidTr="00D907AA">
        <w:tc>
          <w:tcPr>
            <w:tcW w:w="0" w:type="auto"/>
            <w:hideMark/>
          </w:tcPr>
          <w:p w14:paraId="58D5ED72" w14:textId="77777777" w:rsidR="001622E3" w:rsidRPr="001622E3" w:rsidRDefault="001622E3" w:rsidP="00D907AA">
            <w:pPr>
              <w:spacing w:after="120"/>
              <w:jc w:val="left"/>
              <w:rPr>
                <w:rFonts w:eastAsia="Times New Roman"/>
                <w:color w:val="000000"/>
              </w:rPr>
            </w:pPr>
            <w:r w:rsidRPr="001622E3">
              <w:rPr>
                <w:rFonts w:eastAsia="Times New Roman"/>
                <w:color w:val="000000"/>
              </w:rPr>
              <w:t>Data Governance</w:t>
            </w:r>
          </w:p>
        </w:tc>
        <w:tc>
          <w:tcPr>
            <w:tcW w:w="0" w:type="auto"/>
            <w:hideMark/>
          </w:tcPr>
          <w:p w14:paraId="22031FEF" w14:textId="77777777" w:rsidR="001622E3" w:rsidRPr="001622E3" w:rsidRDefault="001622E3" w:rsidP="00D907AA">
            <w:pPr>
              <w:spacing w:after="120"/>
              <w:jc w:val="left"/>
              <w:rPr>
                <w:rFonts w:eastAsia="Times New Roman"/>
                <w:color w:val="000000"/>
              </w:rPr>
            </w:pPr>
            <w:r w:rsidRPr="001622E3">
              <w:rPr>
                <w:rFonts w:eastAsia="Times New Roman"/>
                <w:color w:val="000000"/>
              </w:rPr>
              <w:t>Centralized control of user access and data security to ensure consistency and compliance.</w:t>
            </w:r>
          </w:p>
        </w:tc>
      </w:tr>
      <w:tr w:rsidR="001622E3" w:rsidRPr="001622E3" w14:paraId="0C4CEB3E" w14:textId="77777777" w:rsidTr="00D907AA">
        <w:tc>
          <w:tcPr>
            <w:tcW w:w="0" w:type="auto"/>
            <w:hideMark/>
          </w:tcPr>
          <w:p w14:paraId="53B7BA5C" w14:textId="77777777" w:rsidR="001622E3" w:rsidRPr="001622E3" w:rsidRDefault="001622E3" w:rsidP="00D907AA">
            <w:pPr>
              <w:spacing w:after="120"/>
              <w:jc w:val="left"/>
              <w:rPr>
                <w:rFonts w:eastAsia="Times New Roman"/>
                <w:color w:val="000000"/>
              </w:rPr>
            </w:pPr>
            <w:r w:rsidRPr="001622E3">
              <w:rPr>
                <w:rFonts w:eastAsia="Times New Roman"/>
                <w:color w:val="000000"/>
              </w:rPr>
              <w:t>Connector</w:t>
            </w:r>
          </w:p>
        </w:tc>
        <w:tc>
          <w:tcPr>
            <w:tcW w:w="0" w:type="auto"/>
            <w:hideMark/>
          </w:tcPr>
          <w:p w14:paraId="4A752D05" w14:textId="77777777" w:rsidR="001622E3" w:rsidRPr="001622E3" w:rsidRDefault="001622E3" w:rsidP="00D907AA">
            <w:pPr>
              <w:spacing w:after="120"/>
              <w:jc w:val="left"/>
              <w:rPr>
                <w:rFonts w:eastAsia="Times New Roman"/>
                <w:color w:val="000000"/>
              </w:rPr>
            </w:pPr>
            <w:r w:rsidRPr="001622E3">
              <w:rPr>
                <w:rFonts w:eastAsia="Times New Roman"/>
                <w:color w:val="000000"/>
              </w:rPr>
              <w:t>A reusable integration component that links different systems for data exchange and monitoring.</w:t>
            </w:r>
          </w:p>
        </w:tc>
      </w:tr>
      <w:tr w:rsidR="001622E3" w:rsidRPr="001622E3" w14:paraId="4B3634F5" w14:textId="77777777" w:rsidTr="00D907AA">
        <w:tc>
          <w:tcPr>
            <w:tcW w:w="0" w:type="auto"/>
            <w:hideMark/>
          </w:tcPr>
          <w:p w14:paraId="7DE95581" w14:textId="77777777" w:rsidR="001622E3" w:rsidRPr="001622E3" w:rsidRDefault="001622E3" w:rsidP="00D907AA">
            <w:pPr>
              <w:spacing w:after="120"/>
              <w:jc w:val="left"/>
              <w:rPr>
                <w:rFonts w:eastAsia="Times New Roman"/>
                <w:color w:val="000000"/>
              </w:rPr>
            </w:pPr>
            <w:r w:rsidRPr="001622E3">
              <w:rPr>
                <w:rFonts w:eastAsia="Times New Roman"/>
                <w:color w:val="000000"/>
              </w:rPr>
              <w:t>Role-Based Access</w:t>
            </w:r>
          </w:p>
        </w:tc>
        <w:tc>
          <w:tcPr>
            <w:tcW w:w="0" w:type="auto"/>
            <w:hideMark/>
          </w:tcPr>
          <w:p w14:paraId="7B82279A" w14:textId="77777777" w:rsidR="001622E3" w:rsidRPr="001622E3" w:rsidRDefault="001622E3" w:rsidP="00D907AA">
            <w:pPr>
              <w:spacing w:after="120"/>
              <w:jc w:val="left"/>
              <w:rPr>
                <w:rFonts w:eastAsia="Times New Roman"/>
                <w:color w:val="000000"/>
              </w:rPr>
            </w:pPr>
            <w:r w:rsidRPr="001622E3">
              <w:rPr>
                <w:rFonts w:eastAsia="Times New Roman"/>
                <w:color w:val="000000"/>
              </w:rPr>
              <w:t>User management approach where permissions are assigned based on roles within the organization.</w:t>
            </w:r>
          </w:p>
        </w:tc>
      </w:tr>
      <w:tr w:rsidR="001622E3" w:rsidRPr="001622E3" w14:paraId="319FF5CF" w14:textId="77777777" w:rsidTr="00D907AA">
        <w:tc>
          <w:tcPr>
            <w:tcW w:w="0" w:type="auto"/>
            <w:hideMark/>
          </w:tcPr>
          <w:p w14:paraId="799A7823" w14:textId="77777777" w:rsidR="001622E3" w:rsidRPr="001622E3" w:rsidRDefault="001622E3" w:rsidP="00D907AA">
            <w:pPr>
              <w:spacing w:after="120"/>
              <w:jc w:val="left"/>
              <w:rPr>
                <w:rFonts w:eastAsia="Times New Roman"/>
                <w:color w:val="000000"/>
              </w:rPr>
            </w:pPr>
            <w:r w:rsidRPr="001622E3">
              <w:rPr>
                <w:rFonts w:eastAsia="Times New Roman"/>
                <w:color w:val="000000"/>
              </w:rPr>
              <w:t>Deployment Readiness</w:t>
            </w:r>
          </w:p>
        </w:tc>
        <w:tc>
          <w:tcPr>
            <w:tcW w:w="0" w:type="auto"/>
            <w:hideMark/>
          </w:tcPr>
          <w:p w14:paraId="35FFCE74" w14:textId="77777777" w:rsidR="001622E3" w:rsidRPr="001622E3" w:rsidRDefault="001622E3" w:rsidP="00D907AA">
            <w:pPr>
              <w:spacing w:after="120"/>
              <w:jc w:val="left"/>
              <w:rPr>
                <w:rFonts w:eastAsia="Times New Roman"/>
                <w:color w:val="000000"/>
              </w:rPr>
            </w:pPr>
            <w:r w:rsidRPr="001622E3">
              <w:rPr>
                <w:rFonts w:eastAsia="Times New Roman"/>
                <w:color w:val="000000"/>
              </w:rPr>
              <w:t>Objective, data-driven metrics indicating whether systems and projects are prepared for launch.</w:t>
            </w:r>
          </w:p>
        </w:tc>
      </w:tr>
      <w:tr w:rsidR="001622E3" w:rsidRPr="001622E3" w14:paraId="1A24E144" w14:textId="77777777" w:rsidTr="00D907AA">
        <w:tc>
          <w:tcPr>
            <w:tcW w:w="0" w:type="auto"/>
            <w:hideMark/>
          </w:tcPr>
          <w:p w14:paraId="60A5CC7B" w14:textId="77777777" w:rsidR="001622E3" w:rsidRPr="001622E3" w:rsidRDefault="001622E3" w:rsidP="00D907AA">
            <w:pPr>
              <w:spacing w:after="120"/>
              <w:jc w:val="left"/>
              <w:rPr>
                <w:rFonts w:eastAsia="Times New Roman"/>
                <w:color w:val="000000"/>
              </w:rPr>
            </w:pPr>
            <w:r w:rsidRPr="001622E3">
              <w:rPr>
                <w:rFonts w:eastAsia="Times New Roman"/>
                <w:color w:val="000000"/>
              </w:rPr>
              <w:t>Asset-Relevant Information</w:t>
            </w:r>
          </w:p>
        </w:tc>
        <w:tc>
          <w:tcPr>
            <w:tcW w:w="0" w:type="auto"/>
            <w:hideMark/>
          </w:tcPr>
          <w:p w14:paraId="53A2730F" w14:textId="77777777" w:rsidR="001622E3" w:rsidRPr="001622E3" w:rsidRDefault="001622E3" w:rsidP="00D907AA">
            <w:pPr>
              <w:spacing w:after="120"/>
              <w:jc w:val="left"/>
              <w:rPr>
                <w:rFonts w:eastAsia="Times New Roman"/>
                <w:color w:val="000000"/>
              </w:rPr>
            </w:pPr>
            <w:r w:rsidRPr="001622E3">
              <w:rPr>
                <w:rFonts w:eastAsia="Times New Roman"/>
                <w:color w:val="000000"/>
              </w:rPr>
              <w:t>Data that is directly related to specific assets, enhancing operational efficiency and business value.</w:t>
            </w:r>
          </w:p>
        </w:tc>
      </w:tr>
    </w:tbl>
    <w:p w14:paraId="5FF8EF09" w14:textId="77777777" w:rsidR="003E3D43" w:rsidRDefault="003E3D43" w:rsidP="003E3D43">
      <w:pPr>
        <w:pStyle w:val="Heading1"/>
        <w:sectPr w:rsidR="003E3D43" w:rsidSect="00E85CAC">
          <w:pgSz w:w="15840" w:h="15840" w:orient="landscape"/>
          <w:pgMar w:top="1440" w:right="1440" w:bottom="1440" w:left="1440" w:header="720" w:footer="720" w:gutter="0"/>
          <w:cols w:space="720"/>
          <w:docGrid w:linePitch="360"/>
        </w:sectPr>
      </w:pPr>
    </w:p>
    <w:p w14:paraId="6D100EE2" w14:textId="77777777" w:rsidR="00CD3145" w:rsidRPr="000D4873" w:rsidRDefault="00CD3145" w:rsidP="00CD3145">
      <w:pPr>
        <w:pStyle w:val="Heading1"/>
      </w:pPr>
      <w:bookmarkStart w:id="8" w:name="_Toc218693565"/>
      <w:r w:rsidRPr="000D4873">
        <w:lastRenderedPageBreak/>
        <w:t>Background</w:t>
      </w:r>
      <w:bookmarkEnd w:id="8"/>
    </w:p>
    <w:p w14:paraId="7785E901" w14:textId="77777777" w:rsidR="00FB3E8B" w:rsidRDefault="00FB3E8B" w:rsidP="00CD3145">
      <w:pPr>
        <w:sectPr w:rsidR="00FB3E8B" w:rsidSect="00FB3E8B">
          <w:pgSz w:w="15840" w:h="15840" w:orient="landscape"/>
          <w:pgMar w:top="1440" w:right="1440" w:bottom="1440" w:left="1440" w:header="720" w:footer="720" w:gutter="0"/>
          <w:cols w:space="720"/>
          <w:docGrid w:linePitch="360"/>
        </w:sectPr>
      </w:pPr>
    </w:p>
    <w:p w14:paraId="7ED88CE7" w14:textId="77777777" w:rsidR="00017BF3" w:rsidRDefault="00CD3145" w:rsidP="00CD3145">
      <w:r w:rsidRPr="000D4873">
        <w:t xml:space="preserve">Managing complex industrial environments with multiple platforms often results in fragmented visibility, inefficient workflows, and delayed issue resolution. </w:t>
      </w:r>
    </w:p>
    <w:p w14:paraId="1C17DF07" w14:textId="759F6452" w:rsidR="00CD3145" w:rsidRPr="000D4873" w:rsidRDefault="00CD3145" w:rsidP="00CD3145">
      <w:r w:rsidRPr="000D4873">
        <w:t>Key pain points addressed by the dashboard include:</w:t>
      </w:r>
    </w:p>
    <w:p w14:paraId="5AD3CACF" w14:textId="77777777" w:rsidR="00CD3145" w:rsidRPr="000D4873" w:rsidRDefault="00CD3145" w:rsidP="00CE6DCE">
      <w:pPr>
        <w:numPr>
          <w:ilvl w:val="0"/>
          <w:numId w:val="1"/>
        </w:numPr>
        <w:spacing w:after="120"/>
      </w:pPr>
      <w:r w:rsidRPr="000D4873">
        <w:rPr>
          <w:b/>
          <w:bCs/>
        </w:rPr>
        <w:t>Fragmented Visibility</w:t>
      </w:r>
      <w:r w:rsidRPr="000D4873">
        <w:t>: Manual status gathering from disparate systems.</w:t>
      </w:r>
    </w:p>
    <w:p w14:paraId="0A185B0B" w14:textId="77777777" w:rsidR="00CD3145" w:rsidRPr="000D4873" w:rsidRDefault="00CD3145" w:rsidP="008A056D">
      <w:pPr>
        <w:numPr>
          <w:ilvl w:val="0"/>
          <w:numId w:val="1"/>
        </w:numPr>
        <w:spacing w:after="120"/>
        <w:jc w:val="left"/>
      </w:pPr>
      <w:r w:rsidRPr="000D4873">
        <w:rPr>
          <w:b/>
          <w:bCs/>
        </w:rPr>
        <w:t>Complex User Management</w:t>
      </w:r>
      <w:r w:rsidRPr="000D4873">
        <w:t>: Decentralized permission administration.</w:t>
      </w:r>
    </w:p>
    <w:p w14:paraId="6369616D" w14:textId="77777777" w:rsidR="00CD3145" w:rsidRPr="000D4873" w:rsidRDefault="00CD3145" w:rsidP="00CE6DCE">
      <w:pPr>
        <w:numPr>
          <w:ilvl w:val="0"/>
          <w:numId w:val="1"/>
        </w:numPr>
        <w:spacing w:after="120"/>
      </w:pPr>
      <w:r w:rsidRPr="000D4873">
        <w:rPr>
          <w:b/>
          <w:bCs/>
        </w:rPr>
        <w:t>Inefficient Integration Management</w:t>
      </w:r>
      <w:r w:rsidRPr="000D4873">
        <w:t>: Rigid, custom integrations with poor scalability.</w:t>
      </w:r>
    </w:p>
    <w:p w14:paraId="5CCB87C9" w14:textId="77777777" w:rsidR="00CD3145" w:rsidRPr="000D4873" w:rsidRDefault="00CD3145" w:rsidP="00CE6DCE">
      <w:pPr>
        <w:numPr>
          <w:ilvl w:val="0"/>
          <w:numId w:val="1"/>
        </w:numPr>
        <w:spacing w:after="120"/>
      </w:pPr>
      <w:r w:rsidRPr="000D4873">
        <w:rPr>
          <w:b/>
          <w:bCs/>
        </w:rPr>
        <w:t>Delayed Issue Detection</w:t>
      </w:r>
      <w:r w:rsidRPr="000D4873">
        <w:t>: Lack of real-time insights leads to cascading failures.</w:t>
      </w:r>
    </w:p>
    <w:p w14:paraId="07250729" w14:textId="705D6BA3" w:rsidR="00CD3145" w:rsidRPr="000D4873" w:rsidRDefault="00CD3145" w:rsidP="00EF5774">
      <w:pPr>
        <w:spacing w:before="600"/>
      </w:pPr>
      <w:r w:rsidRPr="000D4873">
        <w:t>The Digital Thread Dashboard resolves these challenges by centralizing monitoring, integration management, and user control in one interface</w:t>
      </w:r>
      <w:r w:rsidR="00165A0F">
        <w:t xml:space="preserve"> and provides the following benefits.</w:t>
      </w:r>
    </w:p>
    <w:p w14:paraId="6949D5DA" w14:textId="77777777" w:rsidR="00165A0F" w:rsidRPr="000D4873" w:rsidRDefault="00165A0F" w:rsidP="00CE6DCE">
      <w:pPr>
        <w:numPr>
          <w:ilvl w:val="0"/>
          <w:numId w:val="9"/>
        </w:numPr>
        <w:spacing w:after="120"/>
      </w:pPr>
      <w:r w:rsidRPr="000D4873">
        <w:t>Accelerated project go-lives</w:t>
      </w:r>
    </w:p>
    <w:p w14:paraId="509E0A99" w14:textId="77777777" w:rsidR="00165A0F" w:rsidRPr="000D4873" w:rsidRDefault="00165A0F" w:rsidP="00CE6DCE">
      <w:pPr>
        <w:numPr>
          <w:ilvl w:val="0"/>
          <w:numId w:val="9"/>
        </w:numPr>
        <w:spacing w:after="120"/>
      </w:pPr>
      <w:r w:rsidRPr="000D4873">
        <w:t>Centralized issue detection and resolution</w:t>
      </w:r>
    </w:p>
    <w:p w14:paraId="5A0979D4" w14:textId="77777777" w:rsidR="00165A0F" w:rsidRPr="000D4873" w:rsidRDefault="00165A0F" w:rsidP="00CE6DCE">
      <w:pPr>
        <w:numPr>
          <w:ilvl w:val="0"/>
          <w:numId w:val="9"/>
        </w:numPr>
        <w:spacing w:after="120"/>
      </w:pPr>
      <w:r w:rsidRPr="000D4873">
        <w:t>Unified visibility for all stakeholders</w:t>
      </w:r>
    </w:p>
    <w:p w14:paraId="3893A996" w14:textId="77777777" w:rsidR="00165A0F" w:rsidRPr="000D4873" w:rsidRDefault="00165A0F" w:rsidP="00CE6DCE">
      <w:pPr>
        <w:numPr>
          <w:ilvl w:val="0"/>
          <w:numId w:val="9"/>
        </w:numPr>
        <w:spacing w:after="120"/>
      </w:pPr>
      <w:r w:rsidRPr="000D4873">
        <w:t>Streamlined administration and governance</w:t>
      </w:r>
    </w:p>
    <w:p w14:paraId="13DDA4BB" w14:textId="77777777" w:rsidR="00165A0F" w:rsidRDefault="00165A0F" w:rsidP="002E4F24">
      <w:pPr>
        <w:numPr>
          <w:ilvl w:val="0"/>
          <w:numId w:val="9"/>
        </w:numPr>
        <w:spacing w:after="120"/>
        <w:jc w:val="left"/>
      </w:pPr>
      <w:r w:rsidRPr="000D4873">
        <w:t>Scalable foundation for enterprise-wide digital transformation</w:t>
      </w:r>
    </w:p>
    <w:p w14:paraId="70279EF0" w14:textId="7229C59D" w:rsidR="001144B2" w:rsidRPr="000D4873" w:rsidRDefault="00CE7019" w:rsidP="001144B2">
      <w:pPr>
        <w:pStyle w:val="Heading2"/>
        <w:rPr>
          <w:bCs w:val="0"/>
        </w:rPr>
      </w:pPr>
      <w:r>
        <w:br w:type="column"/>
      </w:r>
      <w:bookmarkStart w:id="9" w:name="_Toc218693566"/>
      <w:r w:rsidR="001144B2" w:rsidRPr="000D4873">
        <w:t>Business Value</w:t>
      </w:r>
      <w:bookmarkEnd w:id="9"/>
    </w:p>
    <w:p w14:paraId="3B094796" w14:textId="77777777" w:rsidR="001144B2" w:rsidRPr="000D4873" w:rsidRDefault="001144B2" w:rsidP="001144B2">
      <w:r w:rsidRPr="000D4873">
        <w:t>The dashboard transforms disconnected system data into actionable intelligence, enabling:</w:t>
      </w:r>
    </w:p>
    <w:p w14:paraId="6E0C1CA2" w14:textId="77777777" w:rsidR="001144B2" w:rsidRPr="000D4873" w:rsidRDefault="001144B2" w:rsidP="00CE6DCE">
      <w:pPr>
        <w:numPr>
          <w:ilvl w:val="0"/>
          <w:numId w:val="8"/>
        </w:numPr>
        <w:spacing w:after="120"/>
        <w:jc w:val="left"/>
      </w:pPr>
      <w:r w:rsidRPr="000D4873">
        <w:rPr>
          <w:b/>
          <w:bCs/>
        </w:rPr>
        <w:t>Faster Deployments</w:t>
      </w:r>
      <w:r w:rsidRPr="000D4873">
        <w:t>: Real-time system readiness reduces delays and risks during go-live.</w:t>
      </w:r>
    </w:p>
    <w:p w14:paraId="61B35634" w14:textId="77777777" w:rsidR="001144B2" w:rsidRPr="000D4873" w:rsidRDefault="001144B2" w:rsidP="00CE6DCE">
      <w:pPr>
        <w:numPr>
          <w:ilvl w:val="0"/>
          <w:numId w:val="8"/>
        </w:numPr>
        <w:spacing w:after="120"/>
        <w:jc w:val="left"/>
      </w:pPr>
      <w:r w:rsidRPr="000D4873">
        <w:rPr>
          <w:b/>
          <w:bCs/>
        </w:rPr>
        <w:t>Reduced Risk</w:t>
      </w:r>
      <w:r w:rsidRPr="000D4873">
        <w:t>: Proactive alerts and monitoring enable early issue detection.</w:t>
      </w:r>
    </w:p>
    <w:p w14:paraId="37FF03B3" w14:textId="77777777" w:rsidR="001144B2" w:rsidRPr="000D4873" w:rsidRDefault="001144B2" w:rsidP="00CE6DCE">
      <w:pPr>
        <w:numPr>
          <w:ilvl w:val="0"/>
          <w:numId w:val="8"/>
        </w:numPr>
        <w:spacing w:after="120"/>
        <w:jc w:val="left"/>
      </w:pPr>
      <w:r w:rsidRPr="000D4873">
        <w:rPr>
          <w:b/>
          <w:bCs/>
        </w:rPr>
        <w:t>Improved Collaboration</w:t>
      </w:r>
      <w:r w:rsidRPr="000D4873">
        <w:t>: A single dashboard aligns all stakeholders with shared data.</w:t>
      </w:r>
    </w:p>
    <w:p w14:paraId="4D3DB8B4" w14:textId="77777777" w:rsidR="001144B2" w:rsidRPr="000D4873" w:rsidRDefault="001144B2" w:rsidP="00CE6DCE">
      <w:pPr>
        <w:numPr>
          <w:ilvl w:val="0"/>
          <w:numId w:val="8"/>
        </w:numPr>
        <w:spacing w:after="120"/>
        <w:jc w:val="left"/>
      </w:pPr>
      <w:r w:rsidRPr="000D4873">
        <w:rPr>
          <w:b/>
          <w:bCs/>
        </w:rPr>
        <w:t>Stronger Data Governance</w:t>
      </w:r>
      <w:r w:rsidRPr="000D4873">
        <w:t>: Centralized user and access control ensures consistency and security.</w:t>
      </w:r>
    </w:p>
    <w:p w14:paraId="53E3A097" w14:textId="77777777" w:rsidR="001144B2" w:rsidRPr="000D4873" w:rsidRDefault="001144B2" w:rsidP="00CE6DCE">
      <w:pPr>
        <w:numPr>
          <w:ilvl w:val="0"/>
          <w:numId w:val="8"/>
        </w:numPr>
        <w:spacing w:after="120"/>
        <w:jc w:val="left"/>
      </w:pPr>
      <w:r w:rsidRPr="000D4873">
        <w:rPr>
          <w:b/>
          <w:bCs/>
        </w:rPr>
        <w:t>Increased Operational Efficiency</w:t>
      </w:r>
      <w:r w:rsidRPr="000D4873">
        <w:t>: Automation and visibility reduce manual work and decision latency.</w:t>
      </w:r>
    </w:p>
    <w:p w14:paraId="5E949A78" w14:textId="77777777" w:rsidR="001144B2" w:rsidRPr="000D4873" w:rsidRDefault="001144B2" w:rsidP="00CE6DCE">
      <w:pPr>
        <w:numPr>
          <w:ilvl w:val="0"/>
          <w:numId w:val="8"/>
        </w:numPr>
        <w:spacing w:after="120"/>
        <w:jc w:val="left"/>
      </w:pPr>
      <w:r w:rsidRPr="000D4873">
        <w:rPr>
          <w:b/>
          <w:bCs/>
        </w:rPr>
        <w:t>Scalable Architecture</w:t>
      </w:r>
      <w:r w:rsidRPr="000D4873">
        <w:t>: Connector-driven design supports easy expansion and avoids vendor lock-in.</w:t>
      </w:r>
    </w:p>
    <w:p w14:paraId="1419DC54" w14:textId="77777777" w:rsidR="00D04CAB" w:rsidRPr="000D4873" w:rsidRDefault="00D04CAB" w:rsidP="00F91D91">
      <w:pPr>
        <w:pStyle w:val="Heading2"/>
        <w:rPr>
          <w:bCs w:val="0"/>
        </w:rPr>
      </w:pPr>
      <w:bookmarkStart w:id="10" w:name="_Toc218693567"/>
      <w:r w:rsidRPr="000D4873">
        <w:t>Unique Features</w:t>
      </w:r>
      <w:bookmarkEnd w:id="10"/>
    </w:p>
    <w:p w14:paraId="3F264B6C" w14:textId="77777777" w:rsidR="00D04CAB" w:rsidRPr="000D4873" w:rsidRDefault="00D04CAB" w:rsidP="00AC4B73">
      <w:pPr>
        <w:pStyle w:val="Heading3"/>
        <w:spacing w:after="120"/>
        <w:ind w:left="288"/>
        <w:jc w:val="left"/>
      </w:pPr>
      <w:bookmarkStart w:id="11" w:name="_Toc218693568"/>
      <w:r w:rsidRPr="000D4873">
        <w:t xml:space="preserve">Thread Creation </w:t>
      </w:r>
      <w:r>
        <w:t>and</w:t>
      </w:r>
      <w:r w:rsidRPr="000D4873">
        <w:t xml:space="preserve"> System Integration</w:t>
      </w:r>
      <w:bookmarkEnd w:id="11"/>
    </w:p>
    <w:p w14:paraId="3B283DF5" w14:textId="77777777" w:rsidR="00D04CAB" w:rsidRPr="008A056D" w:rsidRDefault="00D04CAB" w:rsidP="00AC4B73">
      <w:pPr>
        <w:numPr>
          <w:ilvl w:val="0"/>
          <w:numId w:val="4"/>
        </w:numPr>
        <w:spacing w:after="120"/>
        <w:jc w:val="left"/>
      </w:pPr>
      <w:r w:rsidRPr="008A056D">
        <w:t>Guided Thread Creation: Step-by-step process to define scope, systems, and metrics.</w:t>
      </w:r>
    </w:p>
    <w:p w14:paraId="11DDC409" w14:textId="77777777" w:rsidR="00D04CAB" w:rsidRPr="008A056D" w:rsidRDefault="00D04CAB" w:rsidP="00AC4B73">
      <w:pPr>
        <w:numPr>
          <w:ilvl w:val="0"/>
          <w:numId w:val="4"/>
        </w:numPr>
        <w:spacing w:after="120"/>
        <w:jc w:val="left"/>
      </w:pPr>
      <w:r w:rsidRPr="008A056D">
        <w:t>Dynamic System Integration: Add or remove systems anytime during a project lifecycle without disruption.</w:t>
      </w:r>
    </w:p>
    <w:p w14:paraId="03B6538E" w14:textId="77777777" w:rsidR="00D04CAB" w:rsidRPr="000D4873" w:rsidRDefault="00D04CAB" w:rsidP="00AC4B73">
      <w:pPr>
        <w:pStyle w:val="Heading3"/>
        <w:spacing w:after="120"/>
        <w:ind w:left="288"/>
        <w:jc w:val="left"/>
      </w:pPr>
      <w:bookmarkStart w:id="12" w:name="_Toc218693569"/>
      <w:r w:rsidRPr="000D4873">
        <w:t>Holistic Monitoring</w:t>
      </w:r>
      <w:bookmarkEnd w:id="12"/>
    </w:p>
    <w:p w14:paraId="04B0309A" w14:textId="77777777" w:rsidR="00D04CAB" w:rsidRPr="008A056D" w:rsidRDefault="00D04CAB" w:rsidP="00AC4B73">
      <w:pPr>
        <w:numPr>
          <w:ilvl w:val="0"/>
          <w:numId w:val="5"/>
        </w:numPr>
        <w:spacing w:after="120"/>
        <w:jc w:val="left"/>
      </w:pPr>
      <w:r w:rsidRPr="008A056D">
        <w:t>Active Project Overview: Real-time snapshot of project statuses for quick assessment.</w:t>
      </w:r>
    </w:p>
    <w:p w14:paraId="76453864" w14:textId="77777777" w:rsidR="00D04CAB" w:rsidRPr="008A056D" w:rsidRDefault="00D04CAB" w:rsidP="00AC4B73">
      <w:pPr>
        <w:numPr>
          <w:ilvl w:val="0"/>
          <w:numId w:val="5"/>
        </w:numPr>
        <w:spacing w:after="120"/>
        <w:jc w:val="left"/>
      </w:pPr>
      <w:r w:rsidRPr="008A056D">
        <w:t>Dynamic Status Aggregation: Automated calculation of unified project health from system inputs.</w:t>
      </w:r>
    </w:p>
    <w:p w14:paraId="58915A39" w14:textId="77777777" w:rsidR="00D04CAB" w:rsidRPr="000D4873" w:rsidRDefault="00D04CAB" w:rsidP="00AC4B73">
      <w:pPr>
        <w:pStyle w:val="Heading3"/>
        <w:spacing w:after="120"/>
        <w:ind w:left="288"/>
        <w:jc w:val="left"/>
      </w:pPr>
      <w:bookmarkStart w:id="13" w:name="_Toc218693570"/>
      <w:r w:rsidRPr="000D4873">
        <w:t xml:space="preserve">System </w:t>
      </w:r>
      <w:r>
        <w:t>and</w:t>
      </w:r>
      <w:r w:rsidRPr="000D4873">
        <w:t xml:space="preserve"> Integration Insights</w:t>
      </w:r>
      <w:bookmarkEnd w:id="13"/>
    </w:p>
    <w:p w14:paraId="5B3F2D53" w14:textId="77777777" w:rsidR="00D04CAB" w:rsidRPr="008A056D" w:rsidRDefault="00D04CAB" w:rsidP="00AC4B73">
      <w:pPr>
        <w:numPr>
          <w:ilvl w:val="0"/>
          <w:numId w:val="6"/>
        </w:numPr>
        <w:spacing w:after="120"/>
        <w:jc w:val="left"/>
      </w:pPr>
      <w:r w:rsidRPr="008A056D">
        <w:t>Individual System Health: View uptime, alerts, and performance per system.</w:t>
      </w:r>
    </w:p>
    <w:p w14:paraId="21BAA338" w14:textId="77777777" w:rsidR="00D04CAB" w:rsidRPr="008A056D" w:rsidRDefault="00D04CAB" w:rsidP="00AC4B73">
      <w:pPr>
        <w:numPr>
          <w:ilvl w:val="0"/>
          <w:numId w:val="6"/>
        </w:numPr>
        <w:spacing w:after="120"/>
        <w:jc w:val="left"/>
      </w:pPr>
      <w:r w:rsidRPr="008A056D">
        <w:t>System Drill-Down: Access detailed logs, success/failure rates, and API call history.</w:t>
      </w:r>
    </w:p>
    <w:p w14:paraId="10145B90" w14:textId="77777777" w:rsidR="00D04CAB" w:rsidRPr="008A056D" w:rsidRDefault="00D04CAB" w:rsidP="00AC4B73">
      <w:pPr>
        <w:numPr>
          <w:ilvl w:val="0"/>
          <w:numId w:val="6"/>
        </w:numPr>
        <w:spacing w:after="120"/>
        <w:jc w:val="left"/>
      </w:pPr>
      <w:r w:rsidRPr="008A056D">
        <w:t>Integration Overview: Visualize data flow between systems, active connections, and error points.</w:t>
      </w:r>
    </w:p>
    <w:p w14:paraId="5587515F" w14:textId="77777777" w:rsidR="00FB3E8B" w:rsidRDefault="00FB3E8B" w:rsidP="00F91D91">
      <w:pPr>
        <w:pStyle w:val="Heading2"/>
        <w:sectPr w:rsidR="00FB3E8B" w:rsidSect="00DC44A7">
          <w:type w:val="continuous"/>
          <w:pgSz w:w="15840" w:h="15840" w:orient="landscape"/>
          <w:pgMar w:top="1440" w:right="1440" w:bottom="1440" w:left="1440" w:header="720" w:footer="720" w:gutter="0"/>
          <w:cols w:num="2" w:sep="1" w:space="1440" w:equalWidth="0">
            <w:col w:w="5040" w:space="1440"/>
            <w:col w:w="6480"/>
          </w:cols>
          <w:docGrid w:linePitch="360"/>
        </w:sectPr>
      </w:pPr>
    </w:p>
    <w:p w14:paraId="434996D5" w14:textId="77777777" w:rsidR="00FB3E8B" w:rsidRDefault="00FB3E8B" w:rsidP="00F91D91">
      <w:pPr>
        <w:pStyle w:val="Heading2"/>
        <w:sectPr w:rsidR="00FB3E8B" w:rsidSect="00E85CAC">
          <w:type w:val="continuous"/>
          <w:pgSz w:w="15840" w:h="15840" w:orient="landscape"/>
          <w:pgMar w:top="1440" w:right="1440" w:bottom="1440" w:left="1440" w:header="720" w:footer="720" w:gutter="0"/>
          <w:cols w:space="720"/>
          <w:docGrid w:linePitch="360"/>
        </w:sectPr>
      </w:pPr>
    </w:p>
    <w:p w14:paraId="69A2CEB1" w14:textId="77777777" w:rsidR="00F91D91" w:rsidRPr="000D4873" w:rsidRDefault="00F91D91" w:rsidP="00F91D91">
      <w:pPr>
        <w:pStyle w:val="Heading2"/>
        <w:rPr>
          <w:bCs w:val="0"/>
        </w:rPr>
      </w:pPr>
      <w:bookmarkStart w:id="14" w:name="_Toc218693571"/>
      <w:r w:rsidRPr="000D4873">
        <w:lastRenderedPageBreak/>
        <w:t>Comparison to Traditional Approaches</w:t>
      </w:r>
      <w:bookmarkEnd w:id="14"/>
    </w:p>
    <w:tbl>
      <w:tblPr>
        <w:tblStyle w:val="TableGridLight"/>
        <w:tblW w:w="10255" w:type="dxa"/>
        <w:tblLook w:val="04A0" w:firstRow="1" w:lastRow="0" w:firstColumn="1" w:lastColumn="0" w:noHBand="0" w:noVBand="1"/>
      </w:tblPr>
      <w:tblGrid>
        <w:gridCol w:w="2972"/>
        <w:gridCol w:w="3683"/>
        <w:gridCol w:w="3600"/>
      </w:tblGrid>
      <w:tr w:rsidR="00F91D91" w:rsidRPr="002719B7" w14:paraId="3FE91BD6" w14:textId="77777777" w:rsidTr="00EB408B">
        <w:tc>
          <w:tcPr>
            <w:tcW w:w="2972" w:type="dxa"/>
            <w:shd w:val="clear" w:color="auto" w:fill="D9D9D9" w:themeFill="background1" w:themeFillShade="D9"/>
            <w:hideMark/>
          </w:tcPr>
          <w:p w14:paraId="25E05A2F" w14:textId="77777777" w:rsidR="00F91D91" w:rsidRPr="006C3742" w:rsidRDefault="00F91D91" w:rsidP="006C3742">
            <w:pPr>
              <w:spacing w:before="120" w:after="120"/>
            </w:pPr>
            <w:r w:rsidRPr="006C3742">
              <w:t>Aspect</w:t>
            </w:r>
          </w:p>
        </w:tc>
        <w:tc>
          <w:tcPr>
            <w:tcW w:w="3683" w:type="dxa"/>
            <w:shd w:val="clear" w:color="auto" w:fill="D9D9D9" w:themeFill="background1" w:themeFillShade="D9"/>
            <w:hideMark/>
          </w:tcPr>
          <w:p w14:paraId="2AF0768C" w14:textId="77777777" w:rsidR="00F91D91" w:rsidRPr="006C3742" w:rsidRDefault="00F91D91" w:rsidP="006C3742">
            <w:pPr>
              <w:spacing w:before="120" w:after="120"/>
            </w:pPr>
            <w:r w:rsidRPr="006C3742">
              <w:t>Traditional</w:t>
            </w:r>
          </w:p>
        </w:tc>
        <w:tc>
          <w:tcPr>
            <w:tcW w:w="3600" w:type="dxa"/>
            <w:shd w:val="clear" w:color="auto" w:fill="D9D9D9" w:themeFill="background1" w:themeFillShade="D9"/>
            <w:hideMark/>
          </w:tcPr>
          <w:p w14:paraId="6600988C" w14:textId="77777777" w:rsidR="00F91D91" w:rsidRPr="006C3742" w:rsidRDefault="00F91D91" w:rsidP="006C3742">
            <w:pPr>
              <w:spacing w:before="120" w:after="120"/>
            </w:pPr>
            <w:r w:rsidRPr="006C3742">
              <w:t>Digital Thread Dashboard</w:t>
            </w:r>
          </w:p>
        </w:tc>
      </w:tr>
      <w:tr w:rsidR="00F91D91" w:rsidRPr="002719B7" w14:paraId="0480823F" w14:textId="77777777" w:rsidTr="00EB408B">
        <w:tc>
          <w:tcPr>
            <w:tcW w:w="2972" w:type="dxa"/>
            <w:hideMark/>
          </w:tcPr>
          <w:p w14:paraId="6CDDA693" w14:textId="77777777" w:rsidR="00F91D91" w:rsidRPr="002719B7" w:rsidRDefault="00F91D91" w:rsidP="002D3AD5">
            <w:pPr>
              <w:spacing w:after="120"/>
              <w:jc w:val="left"/>
            </w:pPr>
            <w:r w:rsidRPr="002719B7">
              <w:t>Project Visibility</w:t>
            </w:r>
          </w:p>
        </w:tc>
        <w:tc>
          <w:tcPr>
            <w:tcW w:w="3683" w:type="dxa"/>
            <w:hideMark/>
          </w:tcPr>
          <w:p w14:paraId="0E4C3A56" w14:textId="77777777" w:rsidR="00F91D91" w:rsidRPr="002719B7" w:rsidRDefault="00F91D91" w:rsidP="002D3AD5">
            <w:pPr>
              <w:spacing w:after="120"/>
              <w:jc w:val="left"/>
            </w:pPr>
            <w:r w:rsidRPr="002719B7">
              <w:t>Fragmented, manual reporting</w:t>
            </w:r>
          </w:p>
        </w:tc>
        <w:tc>
          <w:tcPr>
            <w:tcW w:w="3600" w:type="dxa"/>
            <w:hideMark/>
          </w:tcPr>
          <w:p w14:paraId="1D669C22" w14:textId="77777777" w:rsidR="00F91D91" w:rsidRPr="002719B7" w:rsidRDefault="00F91D91" w:rsidP="002D3AD5">
            <w:pPr>
              <w:spacing w:after="120"/>
              <w:jc w:val="left"/>
            </w:pPr>
            <w:r w:rsidRPr="002719B7">
              <w:t>Unified, real-time overview</w:t>
            </w:r>
          </w:p>
        </w:tc>
      </w:tr>
      <w:tr w:rsidR="00F91D91" w:rsidRPr="002719B7" w14:paraId="5B415F11" w14:textId="77777777" w:rsidTr="00EB408B">
        <w:tc>
          <w:tcPr>
            <w:tcW w:w="2972" w:type="dxa"/>
            <w:hideMark/>
          </w:tcPr>
          <w:p w14:paraId="51115FB6" w14:textId="77777777" w:rsidR="00F91D91" w:rsidRPr="002719B7" w:rsidRDefault="00F91D91" w:rsidP="002D3AD5">
            <w:pPr>
              <w:spacing w:after="120"/>
              <w:jc w:val="left"/>
            </w:pPr>
            <w:r w:rsidRPr="002719B7">
              <w:t>Issue Detection</w:t>
            </w:r>
          </w:p>
        </w:tc>
        <w:tc>
          <w:tcPr>
            <w:tcW w:w="3683" w:type="dxa"/>
            <w:hideMark/>
          </w:tcPr>
          <w:p w14:paraId="2291A522" w14:textId="77777777" w:rsidR="00F91D91" w:rsidRPr="002719B7" w:rsidRDefault="00F91D91" w:rsidP="002D3AD5">
            <w:pPr>
              <w:spacing w:after="120"/>
              <w:jc w:val="left"/>
            </w:pPr>
            <w:r w:rsidRPr="002719B7">
              <w:t>Reactive, often delayed</w:t>
            </w:r>
          </w:p>
        </w:tc>
        <w:tc>
          <w:tcPr>
            <w:tcW w:w="3600" w:type="dxa"/>
            <w:hideMark/>
          </w:tcPr>
          <w:p w14:paraId="4878BEED" w14:textId="77777777" w:rsidR="00F91D91" w:rsidRPr="002719B7" w:rsidRDefault="00F91D91" w:rsidP="002D3AD5">
            <w:pPr>
              <w:spacing w:after="120"/>
              <w:jc w:val="left"/>
            </w:pPr>
            <w:r w:rsidRPr="002719B7">
              <w:t>Proactive, real-time alerts</w:t>
            </w:r>
          </w:p>
        </w:tc>
      </w:tr>
      <w:tr w:rsidR="00F91D91" w:rsidRPr="002719B7" w14:paraId="3715C6A7" w14:textId="77777777" w:rsidTr="00EB408B">
        <w:tc>
          <w:tcPr>
            <w:tcW w:w="2972" w:type="dxa"/>
            <w:hideMark/>
          </w:tcPr>
          <w:p w14:paraId="75E8E843" w14:textId="77777777" w:rsidR="00F91D91" w:rsidRPr="002719B7" w:rsidRDefault="00F91D91" w:rsidP="002D3AD5">
            <w:pPr>
              <w:spacing w:after="120"/>
              <w:jc w:val="left"/>
            </w:pPr>
            <w:r w:rsidRPr="002719B7">
              <w:t>Integration Management</w:t>
            </w:r>
          </w:p>
        </w:tc>
        <w:tc>
          <w:tcPr>
            <w:tcW w:w="3683" w:type="dxa"/>
            <w:hideMark/>
          </w:tcPr>
          <w:p w14:paraId="0323516C" w14:textId="77777777" w:rsidR="00F91D91" w:rsidRPr="002719B7" w:rsidRDefault="00F91D91" w:rsidP="002D3AD5">
            <w:pPr>
              <w:spacing w:after="120"/>
              <w:jc w:val="left"/>
            </w:pPr>
            <w:r w:rsidRPr="002719B7">
              <w:t>Custom-coded, isolated</w:t>
            </w:r>
          </w:p>
        </w:tc>
        <w:tc>
          <w:tcPr>
            <w:tcW w:w="3600" w:type="dxa"/>
            <w:hideMark/>
          </w:tcPr>
          <w:p w14:paraId="7CF7521B" w14:textId="77777777" w:rsidR="00F91D91" w:rsidRPr="002719B7" w:rsidRDefault="00F91D91" w:rsidP="002D3AD5">
            <w:pPr>
              <w:spacing w:after="120"/>
              <w:jc w:val="left"/>
            </w:pPr>
            <w:r w:rsidRPr="002719B7">
              <w:t>Centralized, reusable connectors</w:t>
            </w:r>
          </w:p>
        </w:tc>
      </w:tr>
      <w:tr w:rsidR="00F91D91" w:rsidRPr="002719B7" w14:paraId="152743F5" w14:textId="77777777" w:rsidTr="00EB408B">
        <w:tc>
          <w:tcPr>
            <w:tcW w:w="2972" w:type="dxa"/>
            <w:hideMark/>
          </w:tcPr>
          <w:p w14:paraId="5972D45A" w14:textId="77777777" w:rsidR="00F91D91" w:rsidRPr="002719B7" w:rsidRDefault="00F91D91" w:rsidP="002D3AD5">
            <w:pPr>
              <w:spacing w:after="120"/>
              <w:jc w:val="left"/>
            </w:pPr>
            <w:r w:rsidRPr="002719B7">
              <w:t>User Management</w:t>
            </w:r>
          </w:p>
        </w:tc>
        <w:tc>
          <w:tcPr>
            <w:tcW w:w="3683" w:type="dxa"/>
            <w:hideMark/>
          </w:tcPr>
          <w:p w14:paraId="254958D0" w14:textId="77777777" w:rsidR="00F91D91" w:rsidRPr="002719B7" w:rsidRDefault="00F91D91" w:rsidP="002D3AD5">
            <w:pPr>
              <w:spacing w:after="120"/>
              <w:jc w:val="left"/>
            </w:pPr>
            <w:r w:rsidRPr="002719B7">
              <w:t>Manual, multi-system</w:t>
            </w:r>
          </w:p>
        </w:tc>
        <w:tc>
          <w:tcPr>
            <w:tcW w:w="3600" w:type="dxa"/>
            <w:hideMark/>
          </w:tcPr>
          <w:p w14:paraId="09E0EE6B" w14:textId="77777777" w:rsidR="00F91D91" w:rsidRPr="002719B7" w:rsidRDefault="00F91D91" w:rsidP="002D3AD5">
            <w:pPr>
              <w:spacing w:after="120"/>
              <w:jc w:val="left"/>
            </w:pPr>
            <w:r w:rsidRPr="002719B7">
              <w:t>Centralized role-based access</w:t>
            </w:r>
          </w:p>
        </w:tc>
      </w:tr>
      <w:tr w:rsidR="00F91D91" w:rsidRPr="002719B7" w14:paraId="0FDBEC13" w14:textId="77777777" w:rsidTr="00EB408B">
        <w:tc>
          <w:tcPr>
            <w:tcW w:w="2972" w:type="dxa"/>
            <w:hideMark/>
          </w:tcPr>
          <w:p w14:paraId="1E66D39D" w14:textId="77777777" w:rsidR="00F91D91" w:rsidRPr="002719B7" w:rsidRDefault="00F91D91" w:rsidP="002D3AD5">
            <w:pPr>
              <w:spacing w:after="120"/>
              <w:jc w:val="left"/>
            </w:pPr>
            <w:r w:rsidRPr="002719B7">
              <w:t>Deployment Readiness</w:t>
            </w:r>
          </w:p>
        </w:tc>
        <w:tc>
          <w:tcPr>
            <w:tcW w:w="3683" w:type="dxa"/>
            <w:hideMark/>
          </w:tcPr>
          <w:p w14:paraId="69D0FE0E" w14:textId="77777777" w:rsidR="00F91D91" w:rsidRPr="002719B7" w:rsidRDefault="00F91D91" w:rsidP="002D3AD5">
            <w:pPr>
              <w:spacing w:after="120"/>
              <w:jc w:val="left"/>
            </w:pPr>
            <w:r w:rsidRPr="002719B7">
              <w:t>Subjective and scattered</w:t>
            </w:r>
          </w:p>
        </w:tc>
        <w:tc>
          <w:tcPr>
            <w:tcW w:w="3600" w:type="dxa"/>
            <w:hideMark/>
          </w:tcPr>
          <w:p w14:paraId="11AF5EFE" w14:textId="77777777" w:rsidR="00F91D91" w:rsidRPr="002719B7" w:rsidRDefault="00F91D91" w:rsidP="002D3AD5">
            <w:pPr>
              <w:spacing w:after="120"/>
              <w:jc w:val="left"/>
            </w:pPr>
            <w:r w:rsidRPr="002719B7">
              <w:t>Objective, data-driven metrics</w:t>
            </w:r>
          </w:p>
        </w:tc>
      </w:tr>
    </w:tbl>
    <w:p w14:paraId="2C6E46D1" w14:textId="77777777" w:rsidR="000D4873" w:rsidRDefault="000D4873" w:rsidP="00A62E63">
      <w:pPr>
        <w:pStyle w:val="Heading1"/>
      </w:pPr>
      <w:bookmarkStart w:id="15" w:name="_Toc218693572"/>
      <w:r w:rsidRPr="000D4873">
        <w:t>Core Functionalities</w:t>
      </w:r>
      <w:bookmarkEnd w:id="15"/>
    </w:p>
    <w:p w14:paraId="2821182B" w14:textId="227A42C1" w:rsidR="00CB533A" w:rsidRPr="00CB533A" w:rsidRDefault="00CB533A" w:rsidP="00CB533A">
      <w:pPr>
        <w:rPr>
          <w:lang w:val="en-GB"/>
        </w:rPr>
      </w:pPr>
      <w:r>
        <w:rPr>
          <w:lang w:val="en-GB"/>
        </w:rPr>
        <w:t>The following two are the core functionalities of the Digital Thread Dashboard.</w:t>
      </w:r>
    </w:p>
    <w:p w14:paraId="1A1A07C4" w14:textId="77777777" w:rsidR="00575C8F" w:rsidRDefault="00575C8F" w:rsidP="00A62E63">
      <w:pPr>
        <w:pStyle w:val="Heading2"/>
        <w:sectPr w:rsidR="00575C8F" w:rsidSect="00E85CAC">
          <w:pgSz w:w="15840" w:h="15840" w:orient="landscape"/>
          <w:pgMar w:top="1440" w:right="1440" w:bottom="1440" w:left="1440" w:header="720" w:footer="720" w:gutter="0"/>
          <w:cols w:space="720"/>
          <w:docGrid w:linePitch="360"/>
        </w:sectPr>
      </w:pPr>
    </w:p>
    <w:p w14:paraId="1D9F8875" w14:textId="3B0E1880" w:rsidR="000D4873" w:rsidRPr="000D4873" w:rsidRDefault="000D4873" w:rsidP="00A62E63">
      <w:pPr>
        <w:pStyle w:val="Heading2"/>
      </w:pPr>
      <w:bookmarkStart w:id="16" w:name="_Toc218693573"/>
      <w:r w:rsidRPr="000D4873">
        <w:t>Project Monitoring Hub</w:t>
      </w:r>
      <w:bookmarkEnd w:id="16"/>
    </w:p>
    <w:p w14:paraId="0C42C3C1" w14:textId="77777777" w:rsidR="000D4873" w:rsidRPr="000D4873" w:rsidRDefault="000D4873" w:rsidP="000D4873">
      <w:r w:rsidRPr="000D4873">
        <w:t>Provides a high-level, real-time overview of all active digital thread projects.</w:t>
      </w:r>
    </w:p>
    <w:p w14:paraId="44BB826F" w14:textId="77777777" w:rsidR="00833D69" w:rsidRDefault="000D4873" w:rsidP="003E3FE8">
      <w:pPr>
        <w:pStyle w:val="Heading3"/>
        <w:ind w:left="144"/>
      </w:pPr>
      <w:bookmarkStart w:id="17" w:name="_Toc218693574"/>
      <w:r w:rsidRPr="00833D69">
        <w:t>Project Status</w:t>
      </w:r>
      <w:bookmarkEnd w:id="17"/>
    </w:p>
    <w:p w14:paraId="785C6F05" w14:textId="079D9DCD" w:rsidR="000D4873" w:rsidRPr="00833D69" w:rsidRDefault="000D4873" w:rsidP="003E3FE8">
      <w:pPr>
        <w:ind w:left="144"/>
      </w:pPr>
      <w:r w:rsidRPr="00833D69">
        <w:t>Aggregated view of overall project health (e.g., Active, Inactive), derived from the status of integrated systems.</w:t>
      </w:r>
    </w:p>
    <w:p w14:paraId="3B25C0D8" w14:textId="77777777" w:rsidR="00833D69" w:rsidRDefault="000D4873" w:rsidP="003E3FE8">
      <w:pPr>
        <w:pStyle w:val="Heading3"/>
        <w:ind w:left="144"/>
      </w:pPr>
      <w:bookmarkStart w:id="18" w:name="_Toc218693575"/>
      <w:r w:rsidRPr="00833D69">
        <w:t>System Status</w:t>
      </w:r>
      <w:bookmarkEnd w:id="18"/>
    </w:p>
    <w:p w14:paraId="0D1BFD98" w14:textId="3C2A3AFD" w:rsidR="000D4873" w:rsidRPr="00833D69" w:rsidRDefault="000D4873" w:rsidP="003E3FE8">
      <w:pPr>
        <w:ind w:left="144"/>
      </w:pPr>
      <w:r w:rsidRPr="00833D69">
        <w:t>Operational status of each connected system</w:t>
      </w:r>
      <w:r w:rsidR="008C5935" w:rsidRPr="00833D69">
        <w:t xml:space="preserve"> used to identify </w:t>
      </w:r>
      <w:r w:rsidR="00950343" w:rsidRPr="00833D69">
        <w:t xml:space="preserve">points of </w:t>
      </w:r>
      <w:r w:rsidRPr="00833D69">
        <w:t>potential failure.</w:t>
      </w:r>
    </w:p>
    <w:p w14:paraId="21FCFFC8" w14:textId="77777777" w:rsidR="00833D69" w:rsidRDefault="000D4873" w:rsidP="003E3FE8">
      <w:pPr>
        <w:pStyle w:val="Heading3"/>
        <w:ind w:left="144"/>
      </w:pPr>
      <w:bookmarkStart w:id="19" w:name="_Toc218693576"/>
      <w:r w:rsidRPr="00833D69">
        <w:t>Individual Health Status</w:t>
      </w:r>
      <w:bookmarkEnd w:id="19"/>
    </w:p>
    <w:p w14:paraId="05DC5D8E" w14:textId="40DAB921" w:rsidR="000D4873" w:rsidRPr="00833D69" w:rsidRDefault="000D4873" w:rsidP="003E3FE8">
      <w:pPr>
        <w:ind w:left="144"/>
      </w:pPr>
      <w:r w:rsidRPr="00833D69">
        <w:t>Granular view of each integration point (e.g., Integrated, Not Integrated).</w:t>
      </w:r>
    </w:p>
    <w:p w14:paraId="19537CE8" w14:textId="77777777" w:rsidR="00833D69" w:rsidRDefault="000D4873" w:rsidP="003E3FE8">
      <w:pPr>
        <w:pStyle w:val="Heading3"/>
        <w:ind w:left="144"/>
      </w:pPr>
      <w:bookmarkStart w:id="20" w:name="_Toc218693577"/>
      <w:r w:rsidRPr="00833D69">
        <w:t>Integration KPIs</w:t>
      </w:r>
      <w:bookmarkEnd w:id="20"/>
    </w:p>
    <w:p w14:paraId="71FDBFF0" w14:textId="0968ECDC" w:rsidR="000D4873" w:rsidRPr="00833D69" w:rsidRDefault="000D4873" w:rsidP="003E3FE8">
      <w:pPr>
        <w:ind w:left="144"/>
      </w:pPr>
      <w:r w:rsidRPr="00833D69">
        <w:t>Metrics such as data throughput, flow, and consumption to assess performance and detect bottlenecks.</w:t>
      </w:r>
    </w:p>
    <w:p w14:paraId="2EB95299" w14:textId="73A8AE9C" w:rsidR="000D4873" w:rsidRPr="000D4873" w:rsidRDefault="00575C8F" w:rsidP="00A62E63">
      <w:pPr>
        <w:pStyle w:val="Heading2"/>
      </w:pPr>
      <w:r>
        <w:br w:type="column"/>
      </w:r>
      <w:bookmarkStart w:id="21" w:name="_Toc218693578"/>
      <w:r w:rsidR="000D4873" w:rsidRPr="000D4873">
        <w:t>Digital Thread Management</w:t>
      </w:r>
      <w:bookmarkEnd w:id="21"/>
    </w:p>
    <w:p w14:paraId="16A28D87" w14:textId="77777777" w:rsidR="000D4873" w:rsidRPr="000D4873" w:rsidRDefault="000D4873" w:rsidP="000D4873">
      <w:r w:rsidRPr="000D4873">
        <w:t>Supports key lifecycle operations for digital threads:</w:t>
      </w:r>
    </w:p>
    <w:p w14:paraId="2CF42B1B" w14:textId="77777777" w:rsidR="00F74B37" w:rsidRDefault="000D4873" w:rsidP="003E3FE8">
      <w:pPr>
        <w:pStyle w:val="Heading3"/>
        <w:ind w:left="144"/>
      </w:pPr>
      <w:bookmarkStart w:id="22" w:name="_Toc218693579"/>
      <w:r w:rsidRPr="00833D69">
        <w:t>Create</w:t>
      </w:r>
      <w:bookmarkEnd w:id="22"/>
    </w:p>
    <w:p w14:paraId="751C34A1" w14:textId="73CD7AFD" w:rsidR="000D4873" w:rsidRPr="00833D69" w:rsidRDefault="000D4873" w:rsidP="003E3FE8">
      <w:pPr>
        <w:ind w:left="144"/>
      </w:pPr>
      <w:r w:rsidRPr="00833D69">
        <w:t>Define a new thread, its purpose, and add systems.</w:t>
      </w:r>
    </w:p>
    <w:p w14:paraId="0124F225" w14:textId="77777777" w:rsidR="00F74B37" w:rsidRDefault="000D4873" w:rsidP="003E3FE8">
      <w:pPr>
        <w:pStyle w:val="Heading3"/>
        <w:ind w:left="144"/>
      </w:pPr>
      <w:bookmarkStart w:id="23" w:name="_Toc218693580"/>
      <w:r w:rsidRPr="00833D69">
        <w:t>Update</w:t>
      </w:r>
      <w:bookmarkEnd w:id="23"/>
    </w:p>
    <w:p w14:paraId="561BF45B" w14:textId="142C4377" w:rsidR="000D4873" w:rsidRPr="00833D69" w:rsidRDefault="000D4873" w:rsidP="003E3FE8">
      <w:pPr>
        <w:ind w:left="144"/>
      </w:pPr>
      <w:r w:rsidRPr="00833D69">
        <w:t>Modify configurations, systems, or project metadata.</w:t>
      </w:r>
    </w:p>
    <w:p w14:paraId="342F1F84" w14:textId="77777777" w:rsidR="00F74B37" w:rsidRDefault="000D4873" w:rsidP="003E3FE8">
      <w:pPr>
        <w:pStyle w:val="Heading3"/>
        <w:ind w:left="144"/>
      </w:pPr>
      <w:bookmarkStart w:id="24" w:name="_Toc218693581"/>
      <w:r w:rsidRPr="00833D69">
        <w:t>Delete</w:t>
      </w:r>
      <w:bookmarkEnd w:id="24"/>
    </w:p>
    <w:p w14:paraId="097A283F" w14:textId="5DA59417" w:rsidR="000D4873" w:rsidRPr="00833D69" w:rsidRDefault="000D4873" w:rsidP="003E3FE8">
      <w:pPr>
        <w:ind w:left="144"/>
      </w:pPr>
      <w:r w:rsidRPr="00833D69">
        <w:t>Remove threads to maintain a clean environment.</w:t>
      </w:r>
    </w:p>
    <w:p w14:paraId="475FA01C" w14:textId="77777777" w:rsidR="00CB533A" w:rsidRDefault="00CB533A" w:rsidP="0067428F">
      <w:pPr>
        <w:pStyle w:val="Heading1"/>
        <w:sectPr w:rsidR="00CB533A" w:rsidSect="00950343">
          <w:type w:val="continuous"/>
          <w:pgSz w:w="15840" w:h="15840" w:orient="landscape"/>
          <w:pgMar w:top="1440" w:right="1440" w:bottom="1440" w:left="1440" w:header="720" w:footer="720" w:gutter="0"/>
          <w:cols w:num="2" w:sep="1" w:space="1440" w:equalWidth="0">
            <w:col w:w="6480" w:space="1440"/>
            <w:col w:w="5040"/>
          </w:cols>
          <w:docGrid w:linePitch="360"/>
        </w:sectPr>
      </w:pPr>
    </w:p>
    <w:p w14:paraId="1DB99675" w14:textId="409F3E44" w:rsidR="00BF60F9" w:rsidRDefault="00BF60F9" w:rsidP="0067428F">
      <w:pPr>
        <w:pStyle w:val="Heading1"/>
      </w:pPr>
      <w:bookmarkStart w:id="25" w:name="_Toc218693582"/>
      <w:r w:rsidRPr="00BF60F9">
        <w:lastRenderedPageBreak/>
        <w:t>User Flow</w:t>
      </w:r>
      <w:bookmarkEnd w:id="25"/>
      <w:r w:rsidRPr="00BF60F9">
        <w:t xml:space="preserve"> </w:t>
      </w:r>
    </w:p>
    <w:p w14:paraId="3D6CE34D" w14:textId="45C412DF" w:rsidR="0067428F" w:rsidRDefault="00FB1665" w:rsidP="00FB1665">
      <w:pPr>
        <w:pStyle w:val="Heading2"/>
      </w:pPr>
      <w:bookmarkStart w:id="26" w:name="_Toc218693583"/>
      <w:r>
        <w:t>Access the Dashboard</w:t>
      </w:r>
      <w:bookmarkEnd w:id="26"/>
    </w:p>
    <w:p w14:paraId="22B8FDB6" w14:textId="77777777" w:rsidR="00F35E91" w:rsidRDefault="00F35E91" w:rsidP="00BF60F9">
      <w:pPr>
        <w:sectPr w:rsidR="00F35E91" w:rsidSect="00E85CAC">
          <w:pgSz w:w="15840" w:h="15840" w:orient="landscape"/>
          <w:pgMar w:top="1440" w:right="1440" w:bottom="1440" w:left="1440" w:header="720" w:footer="720" w:gutter="0"/>
          <w:cols w:space="720"/>
          <w:docGrid w:linePitch="360"/>
        </w:sectPr>
      </w:pPr>
    </w:p>
    <w:p w14:paraId="500F6556" w14:textId="77777777" w:rsidR="00FB1665" w:rsidRDefault="00796B43" w:rsidP="00BF60F9">
      <w:r w:rsidRPr="00796B43">
        <w:t>After logging into the BOM management application, the user can access features on the top left, including the Dashboard, which leads to the Digital Thread Dashboard for project and thread management.</w:t>
      </w:r>
    </w:p>
    <w:p w14:paraId="1F0CAF0B" w14:textId="72891570" w:rsidR="00E267C9" w:rsidRDefault="00E267C9" w:rsidP="00BF60F9">
      <w:r>
        <w:t xml:space="preserve">On the dashboard, users view </w:t>
      </w:r>
      <w:r w:rsidR="00FD6206">
        <w:t xml:space="preserve">project tiles and have the options to edit and delete them. Using the </w:t>
      </w:r>
      <w:r w:rsidR="00946780">
        <w:t>'</w:t>
      </w:r>
      <w:r w:rsidR="00FD6206">
        <w:t>Create New Project</w:t>
      </w:r>
      <w:r w:rsidR="00946780">
        <w:t>'</w:t>
      </w:r>
      <w:r w:rsidR="00FD6206">
        <w:t xml:space="preserve"> option, new projects can be created.</w:t>
      </w:r>
    </w:p>
    <w:p w14:paraId="02E90996" w14:textId="68D0F9D6" w:rsidR="00397A21" w:rsidRDefault="00FB1665" w:rsidP="00BF60F9">
      <w:r w:rsidRPr="00796B43">
        <w:rPr>
          <w:b/>
          <w:bCs/>
          <w:noProof/>
        </w:rPr>
        <w:drawing>
          <wp:inline distT="0" distB="0" distL="0" distR="0" wp14:anchorId="5AD3843B" wp14:editId="44BC1A76">
            <wp:extent cx="2019300" cy="3575698"/>
            <wp:effectExtent l="19050" t="19050" r="19050" b="24765"/>
            <wp:docPr id="45225272" name="Picture 1" descr="Side menu of the BOM Management application. The first option in the menu is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272" name="Picture 1" descr="Side menu of the BOM Management application. The first option in the menu is the Dashboard."/>
                    <pic:cNvPicPr/>
                  </pic:nvPicPr>
                  <pic:blipFill rotWithShape="1">
                    <a:blip r:embed="rId20"/>
                    <a:srcRect b="29030"/>
                    <a:stretch>
                      <a:fillRect/>
                    </a:stretch>
                  </pic:blipFill>
                  <pic:spPr bwMode="auto">
                    <a:xfrm>
                      <a:off x="0" y="0"/>
                      <a:ext cx="2086439" cy="369458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208818D4" w14:textId="77777777" w:rsidR="00397A21" w:rsidRDefault="00397A21" w:rsidP="00BF60F9">
      <w:pPr>
        <w:sectPr w:rsidR="00397A21" w:rsidSect="001767E2">
          <w:type w:val="continuous"/>
          <w:pgSz w:w="15840" w:h="15840" w:orient="landscape"/>
          <w:pgMar w:top="1440" w:right="1440" w:bottom="1440" w:left="1440" w:header="720" w:footer="720" w:gutter="0"/>
          <w:cols w:num="2" w:space="1440"/>
          <w:docGrid w:linePitch="360"/>
        </w:sectPr>
      </w:pPr>
    </w:p>
    <w:p w14:paraId="0E7170C3" w14:textId="25E245B4" w:rsidR="00FB1665" w:rsidRDefault="00FB1665" w:rsidP="00930F11">
      <w:pPr>
        <w:sectPr w:rsidR="00FB1665" w:rsidSect="00E85CAC">
          <w:type w:val="continuous"/>
          <w:pgSz w:w="15840" w:h="15840" w:orient="landscape"/>
          <w:pgMar w:top="1440" w:right="1440" w:bottom="1440" w:left="1440" w:header="720" w:footer="720" w:gutter="0"/>
          <w:cols w:space="720"/>
          <w:docGrid w:linePitch="360"/>
        </w:sectPr>
      </w:pPr>
      <w:r w:rsidRPr="00902757">
        <w:rPr>
          <w:noProof/>
        </w:rPr>
        <w:drawing>
          <wp:inline distT="0" distB="0" distL="0" distR="0" wp14:anchorId="42F907A2" wp14:editId="098D19A0">
            <wp:extent cx="8598132" cy="3381375"/>
            <wp:effectExtent l="19050" t="19050" r="12700" b="9525"/>
            <wp:docPr id="15615104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0429" name="Picture 1" descr="A screenshot of a computer"/>
                    <pic:cNvPicPr/>
                  </pic:nvPicPr>
                  <pic:blipFill rotWithShape="1">
                    <a:blip r:embed="rId21"/>
                    <a:srcRect b="18263"/>
                    <a:stretch>
                      <a:fillRect/>
                    </a:stretch>
                  </pic:blipFill>
                  <pic:spPr bwMode="auto">
                    <a:xfrm>
                      <a:off x="0" y="0"/>
                      <a:ext cx="8638103" cy="339709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4811E817" w14:textId="1C5C5F26" w:rsidR="00796B43" w:rsidRDefault="00796B43" w:rsidP="00FB1665">
      <w:pPr>
        <w:pStyle w:val="Heading2"/>
      </w:pPr>
      <w:bookmarkStart w:id="27" w:name="_Toc218693584"/>
      <w:r>
        <w:lastRenderedPageBreak/>
        <w:t>Project Creation</w:t>
      </w:r>
      <w:bookmarkEnd w:id="27"/>
    </w:p>
    <w:p w14:paraId="6D261BB9" w14:textId="2CE52AF5" w:rsidR="00796B43" w:rsidRDefault="00E27CDF" w:rsidP="00EA4773">
      <w:pPr>
        <w:spacing w:after="360"/>
        <w:ind w:right="4320"/>
      </w:pPr>
      <w:r>
        <w:t>Clicking the</w:t>
      </w:r>
      <w:r w:rsidR="00796B43" w:rsidRPr="00796B43">
        <w:t xml:space="preserve"> </w:t>
      </w:r>
      <w:r w:rsidR="00946780">
        <w:t>"</w:t>
      </w:r>
      <w:r w:rsidR="00796B43" w:rsidRPr="00796B43">
        <w:t>Create New Project</w:t>
      </w:r>
      <w:r w:rsidR="00946780">
        <w:t>"</w:t>
      </w:r>
      <w:r w:rsidR="00796B43" w:rsidRPr="00796B43">
        <w:t xml:space="preserve"> </w:t>
      </w:r>
      <w:r>
        <w:t>option launches a pop-up window in which the user can</w:t>
      </w:r>
      <w:r w:rsidR="00796B43" w:rsidRPr="00796B43">
        <w:t xml:space="preserve"> fill in the project name, description, industry, and </w:t>
      </w:r>
      <w:proofErr w:type="gramStart"/>
      <w:r w:rsidR="00796B43" w:rsidRPr="00796B43">
        <w:t>selects</w:t>
      </w:r>
      <w:proofErr w:type="gramEnd"/>
      <w:r w:rsidR="00796B43" w:rsidRPr="00796B43">
        <w:t xml:space="preserve"> systems to integrate. After completing the form, the user clicks </w:t>
      </w:r>
      <w:r w:rsidR="00946780">
        <w:t>"</w:t>
      </w:r>
      <w:r w:rsidR="00796B43" w:rsidRPr="00796B43">
        <w:t>Save as New</w:t>
      </w:r>
      <w:r w:rsidR="00946780">
        <w:t>"</w:t>
      </w:r>
      <w:r w:rsidR="00796B43" w:rsidRPr="00796B43">
        <w:t xml:space="preserve"> to proceed.</w:t>
      </w:r>
    </w:p>
    <w:p w14:paraId="1EE839EF" w14:textId="4E03448A" w:rsidR="00FB1665" w:rsidRPr="00796B43" w:rsidRDefault="00FB1665" w:rsidP="00BF60F9">
      <w:r w:rsidRPr="00902757">
        <w:rPr>
          <w:b/>
          <w:bCs/>
          <w:noProof/>
        </w:rPr>
        <w:drawing>
          <wp:inline distT="0" distB="0" distL="0" distR="0" wp14:anchorId="6E693D3E" wp14:editId="656CC717">
            <wp:extent cx="8313216" cy="3984171"/>
            <wp:effectExtent l="0" t="0" r="0" b="0"/>
            <wp:docPr id="2127452312" name="Picture 1" descr="Pop-up window which is displayed when  the 'Create New Project' option is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2312" name="Picture 1" descr="Pop-up window which is displayed when  the 'Create New Project' option is clicked."/>
                    <pic:cNvPicPr/>
                  </pic:nvPicPr>
                  <pic:blipFill>
                    <a:blip r:embed="rId22"/>
                    <a:stretch>
                      <a:fillRect/>
                    </a:stretch>
                  </pic:blipFill>
                  <pic:spPr>
                    <a:xfrm>
                      <a:off x="0" y="0"/>
                      <a:ext cx="8360167" cy="4006673"/>
                    </a:xfrm>
                    <a:prstGeom prst="rect">
                      <a:avLst/>
                    </a:prstGeom>
                  </pic:spPr>
                </pic:pic>
              </a:graphicData>
            </a:graphic>
          </wp:inline>
        </w:drawing>
      </w:r>
    </w:p>
    <w:p w14:paraId="38287C11" w14:textId="77777777" w:rsidR="00FB1665" w:rsidRDefault="00FB1665" w:rsidP="00FB1665">
      <w:pPr>
        <w:pStyle w:val="Heading2"/>
        <w:sectPr w:rsidR="00FB1665" w:rsidSect="00E85CAC">
          <w:pgSz w:w="15840" w:h="15840" w:orient="landscape"/>
          <w:pgMar w:top="1440" w:right="1440" w:bottom="1440" w:left="1440" w:header="720" w:footer="720" w:gutter="0"/>
          <w:cols w:space="720"/>
          <w:docGrid w:linePitch="360"/>
        </w:sectPr>
      </w:pPr>
    </w:p>
    <w:p w14:paraId="68CD126B" w14:textId="546623D3" w:rsidR="00526871" w:rsidRPr="00526871" w:rsidRDefault="00526871" w:rsidP="00FB1665">
      <w:pPr>
        <w:pStyle w:val="Heading2"/>
      </w:pPr>
      <w:bookmarkStart w:id="28" w:name="_Toc218693585"/>
      <w:r w:rsidRPr="00526871">
        <w:lastRenderedPageBreak/>
        <w:t>View Project Details and Metrics</w:t>
      </w:r>
      <w:bookmarkEnd w:id="28"/>
    </w:p>
    <w:p w14:paraId="075916B2" w14:textId="4C4548BE" w:rsidR="00796B43" w:rsidRDefault="003A0F5E" w:rsidP="00D570A4">
      <w:pPr>
        <w:ind w:right="4322"/>
      </w:pPr>
      <w:r w:rsidRPr="003A0F5E">
        <w:t xml:space="preserve">The project </w:t>
      </w:r>
      <w:r>
        <w:t>which is created is</w:t>
      </w:r>
      <w:r w:rsidRPr="003A0F5E">
        <w:t xml:space="preserve"> saved in the backend with the provided details and </w:t>
      </w:r>
      <w:r w:rsidR="000C44CF" w:rsidRPr="003A0F5E">
        <w:t>information</w:t>
      </w:r>
      <w:r w:rsidR="00FB1665">
        <w:t>.</w:t>
      </w:r>
      <w:r w:rsidR="000C44CF">
        <w:t xml:space="preserve"> A graphic view of its key information and metrics can </w:t>
      </w:r>
      <w:r w:rsidR="00FB1665">
        <w:t xml:space="preserve">be viewed </w:t>
      </w:r>
      <w:r w:rsidRPr="003A0F5E">
        <w:t>on the dashboard.</w:t>
      </w:r>
    </w:p>
    <w:p w14:paraId="7396F4D7" w14:textId="34544DB7" w:rsidR="00525B2D" w:rsidRDefault="00525B2D" w:rsidP="00D570A4">
      <w:pPr>
        <w:ind w:right="4322"/>
      </w:pPr>
      <w:r>
        <w:t>T</w:t>
      </w:r>
      <w:r w:rsidRPr="00525B2D">
        <w:t xml:space="preserve">he System Integration Status of the formed Digital Thread </w:t>
      </w:r>
      <w:r>
        <w:t xml:space="preserve">is </w:t>
      </w:r>
      <w:r w:rsidRPr="00525B2D">
        <w:t>presented in a visualized format, alongside the status of each Individual Connected System.</w:t>
      </w:r>
    </w:p>
    <w:p w14:paraId="649BEAE1" w14:textId="77777777" w:rsidR="000C44CF" w:rsidRDefault="00902757" w:rsidP="0023550C">
      <w:r w:rsidRPr="00902757">
        <w:rPr>
          <w:noProof/>
        </w:rPr>
        <w:drawing>
          <wp:inline distT="0" distB="0" distL="0" distR="0" wp14:anchorId="1DC5279B" wp14:editId="436AB006">
            <wp:extent cx="8396523" cy="3123928"/>
            <wp:effectExtent l="19050" t="19050" r="24130" b="19685"/>
            <wp:docPr id="824689845" name="Picture 1" descr="System Integration tab of the Project Details page. It shows a graphic view of the system integr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9845" name="Picture 1" descr="System Integration tab of the Project Details page. It shows a graphic view of the system integration status."/>
                    <pic:cNvPicPr/>
                  </pic:nvPicPr>
                  <pic:blipFill rotWithShape="1">
                    <a:blip r:embed="rId23"/>
                    <a:srcRect t="9800" b="12623"/>
                    <a:stretch>
                      <a:fillRect/>
                    </a:stretch>
                  </pic:blipFill>
                  <pic:spPr bwMode="auto">
                    <a:xfrm>
                      <a:off x="0" y="0"/>
                      <a:ext cx="8469181" cy="3150960"/>
                    </a:xfrm>
                    <a:prstGeom prst="rect">
                      <a:avLst/>
                    </a:prstGeom>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E45F7A" w14:textId="0B891CD5" w:rsidR="00D67CA4" w:rsidRDefault="0023550C" w:rsidP="00E85CAC">
      <w:pPr>
        <w:rPr>
          <w:rFonts w:asciiTheme="minorHAnsi" w:hAnsiTheme="minorHAnsi"/>
          <w:sz w:val="24"/>
          <w:szCs w:val="24"/>
        </w:rPr>
      </w:pPr>
      <w:r w:rsidRPr="00902757">
        <w:rPr>
          <w:noProof/>
        </w:rPr>
        <w:drawing>
          <wp:inline distT="0" distB="0" distL="0" distR="0" wp14:anchorId="5CF1DCD7" wp14:editId="12D48320">
            <wp:extent cx="8460921" cy="2266883"/>
            <wp:effectExtent l="19050" t="19050" r="16510" b="19685"/>
            <wp:docPr id="1815089858" name="Picture 1" descr="Team center tab of the project details page. Displays the details of the connec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9858" name="Picture 1" descr="Team center tab of the project details page. Displays the details of the connected system."/>
                    <pic:cNvPicPr/>
                  </pic:nvPicPr>
                  <pic:blipFill rotWithShape="1">
                    <a:blip r:embed="rId24"/>
                    <a:srcRect l="1" r="-824" b="17787"/>
                    <a:stretch>
                      <a:fillRect/>
                    </a:stretch>
                  </pic:blipFill>
                  <pic:spPr bwMode="auto">
                    <a:xfrm>
                      <a:off x="0" y="0"/>
                      <a:ext cx="8470751" cy="2269517"/>
                    </a:xfrm>
                    <a:prstGeom prst="rect">
                      <a:avLst/>
                    </a:prstGeom>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D67CA4" w:rsidSect="00E85CAC">
      <w:pgSz w:w="15840" w:h="158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29CB" w14:textId="77777777" w:rsidR="00F02EE2" w:rsidRDefault="00F02EE2" w:rsidP="003E3D43">
      <w:pPr>
        <w:spacing w:after="0" w:line="240" w:lineRule="auto"/>
      </w:pPr>
      <w:r>
        <w:separator/>
      </w:r>
    </w:p>
  </w:endnote>
  <w:endnote w:type="continuationSeparator" w:id="0">
    <w:p w14:paraId="2DC10FB8" w14:textId="77777777" w:rsidR="00F02EE2" w:rsidRDefault="00F02EE2" w:rsidP="003E3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w:panose1 w:val="020B0503030202060203"/>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D6A0" w14:textId="3DFD1526" w:rsidR="003E3D43" w:rsidRDefault="003E3D43">
    <w:pPr>
      <w:pStyle w:val="Footer"/>
      <w:rPr>
        <w:noProof/>
      </w:rPr>
    </w:pPr>
    <w:r>
      <w:t>© 2026 Accenture</w:t>
    </w:r>
    <w:r w:rsidR="00FA3221">
      <w:t>.</w:t>
    </w:r>
    <w:r>
      <w:ptab w:relativeTo="margin" w:alignment="center" w:leader="none"/>
    </w:r>
    <w:r w:rsidR="00FA3221">
      <w:t xml:space="preserve">Document Version: </w:t>
    </w:r>
    <w:sdt>
      <w:sdtPr>
        <w:alias w:val="Label"/>
        <w:tag w:val="DLCPolicyLabelValue"/>
        <w:id w:val="-1272158422"/>
        <w:lock w:val="contentLocked"/>
        <w:placeholder>
          <w:docPart w:val="A862F075D9184404AF7D7C7EF9A9539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246CBD46-F274-4992-99EC-9C1DA396DFBE}"/>
        <w:text w:multiLine="1"/>
      </w:sdtPr>
      <w:sdtContent>
        <w:del w:id="0" w:author="Olson, Ed" w:date="2026-02-12T07:53:00Z" w16du:dateUtc="2026-02-12T13:53:00Z">
          <w:r w:rsidR="00EE3DD4" w:rsidDel="00946780">
            <w:delText>20.0</w:delText>
          </w:r>
        </w:del>
        <w:r w:rsidR="00946780">
          <w:t>21.0</w:t>
        </w:r>
      </w:sdtContent>
    </w:sdt>
    <w:r>
      <w:ptab w:relativeTo="margin" w:alignment="right" w:leader="none"/>
    </w:r>
    <w:r w:rsidR="00FA3221">
      <w:fldChar w:fldCharType="begin"/>
    </w:r>
    <w:r w:rsidR="00FA3221">
      <w:instrText xml:space="preserve"> PAGE   \* MERGEFORMAT </w:instrText>
    </w:r>
    <w:r w:rsidR="00FA3221">
      <w:fldChar w:fldCharType="separate"/>
    </w:r>
    <w:r w:rsidR="00FA3221">
      <w:rPr>
        <w:noProof/>
      </w:rPr>
      <w:t>1</w:t>
    </w:r>
    <w:r w:rsidR="00FA3221">
      <w:rPr>
        <w:noProof/>
      </w:rPr>
      <w:fldChar w:fldCharType="end"/>
    </w:r>
  </w:p>
  <w:p w14:paraId="6B58E8E4" w14:textId="2A6138E7" w:rsidR="00FA3221" w:rsidRDefault="00FA3221">
    <w:pPr>
      <w:pStyle w:val="Footer"/>
    </w:pPr>
    <w:r>
      <w:rPr>
        <w:kern w:val="0"/>
        <w14:ligatures w14:val="none"/>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9911" w14:textId="77777777" w:rsidR="00F02EE2" w:rsidRDefault="00F02EE2" w:rsidP="003E3D43">
      <w:pPr>
        <w:spacing w:after="0" w:line="240" w:lineRule="auto"/>
      </w:pPr>
      <w:r>
        <w:separator/>
      </w:r>
    </w:p>
  </w:footnote>
  <w:footnote w:type="continuationSeparator" w:id="0">
    <w:p w14:paraId="5A14D41E" w14:textId="77777777" w:rsidR="00F02EE2" w:rsidRDefault="00F02EE2" w:rsidP="003E3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4CF7" w14:textId="2BE6CC9C" w:rsidR="003E3D43" w:rsidRDefault="00FA3221">
    <w:pPr>
      <w:pStyle w:val="Header"/>
    </w:pPr>
    <w:r>
      <w:rPr>
        <w:noProof/>
      </w:rPr>
      <w:drawing>
        <wp:inline distT="0" distB="0" distL="0" distR="0" wp14:anchorId="00276433" wp14:editId="6B6EB50E">
          <wp:extent cx="1499266" cy="144000"/>
          <wp:effectExtent l="0" t="0" r="0" b="8890"/>
          <wp:docPr id="745167912"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7912"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26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7A7"/>
    <w:multiLevelType w:val="multilevel"/>
    <w:tmpl w:val="346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1154"/>
    <w:multiLevelType w:val="multilevel"/>
    <w:tmpl w:val="E8D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30BF"/>
    <w:multiLevelType w:val="hybridMultilevel"/>
    <w:tmpl w:val="77CC2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68D478E"/>
    <w:multiLevelType w:val="multilevel"/>
    <w:tmpl w:val="A6B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61F67"/>
    <w:multiLevelType w:val="multilevel"/>
    <w:tmpl w:val="D7D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E514D"/>
    <w:multiLevelType w:val="multilevel"/>
    <w:tmpl w:val="676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13640"/>
    <w:multiLevelType w:val="multilevel"/>
    <w:tmpl w:val="CB5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8470C"/>
    <w:multiLevelType w:val="multilevel"/>
    <w:tmpl w:val="C738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060235"/>
    <w:multiLevelType w:val="hybridMultilevel"/>
    <w:tmpl w:val="AF329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BD59AB"/>
    <w:multiLevelType w:val="hybridMultilevel"/>
    <w:tmpl w:val="84203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12065E"/>
    <w:multiLevelType w:val="multilevel"/>
    <w:tmpl w:val="E8A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A0298"/>
    <w:multiLevelType w:val="multilevel"/>
    <w:tmpl w:val="660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36F9E"/>
    <w:multiLevelType w:val="hybridMultilevel"/>
    <w:tmpl w:val="839ED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4721325">
    <w:abstractNumId w:val="6"/>
  </w:num>
  <w:num w:numId="2" w16cid:durableId="1951815832">
    <w:abstractNumId w:val="13"/>
  </w:num>
  <w:num w:numId="3" w16cid:durableId="645627272">
    <w:abstractNumId w:val="1"/>
  </w:num>
  <w:num w:numId="4" w16cid:durableId="88505054">
    <w:abstractNumId w:val="7"/>
  </w:num>
  <w:num w:numId="5" w16cid:durableId="1198278000">
    <w:abstractNumId w:val="12"/>
  </w:num>
  <w:num w:numId="6" w16cid:durableId="1272589355">
    <w:abstractNumId w:val="5"/>
  </w:num>
  <w:num w:numId="7" w16cid:durableId="596791631">
    <w:abstractNumId w:val="8"/>
  </w:num>
  <w:num w:numId="8" w16cid:durableId="2119173893">
    <w:abstractNumId w:val="0"/>
  </w:num>
  <w:num w:numId="9" w16cid:durableId="1851601306">
    <w:abstractNumId w:val="4"/>
  </w:num>
  <w:num w:numId="10" w16cid:durableId="2122143729">
    <w:abstractNumId w:val="3"/>
  </w:num>
  <w:num w:numId="11" w16cid:durableId="49808471">
    <w:abstractNumId w:val="9"/>
  </w:num>
  <w:num w:numId="12" w16cid:durableId="816798059">
    <w:abstractNumId w:val="8"/>
  </w:num>
  <w:num w:numId="13" w16cid:durableId="1706054676">
    <w:abstractNumId w:val="11"/>
  </w:num>
  <w:num w:numId="14" w16cid:durableId="1080560520">
    <w:abstractNumId w:val="2"/>
  </w:num>
  <w:num w:numId="15" w16cid:durableId="367336602">
    <w:abstractNumId w:val="14"/>
  </w:num>
  <w:num w:numId="16" w16cid:durableId="107369821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BJR7avsFbpepjlLXwB5Xyq2JX6X/xSkFSq1G/IFl2H4AtxVioiL0xVED2oArvlFSmfwwYOOjQVHWdT6Gf1rxiw==" w:salt="ofihz+oxvfZ0hegl/nczu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KwNDK0MDWxNLA0MDZV0lEKTi0uzszPAykwrgUAZLCIfCwAAAA="/>
  </w:docVars>
  <w:rsids>
    <w:rsidRoot w:val="000D4873"/>
    <w:rsid w:val="00002941"/>
    <w:rsid w:val="00016D40"/>
    <w:rsid w:val="00017BF3"/>
    <w:rsid w:val="0002098A"/>
    <w:rsid w:val="00064756"/>
    <w:rsid w:val="000655BE"/>
    <w:rsid w:val="00065B8B"/>
    <w:rsid w:val="00090419"/>
    <w:rsid w:val="000954DA"/>
    <w:rsid w:val="000C44CF"/>
    <w:rsid w:val="000D4873"/>
    <w:rsid w:val="000D7801"/>
    <w:rsid w:val="0010486A"/>
    <w:rsid w:val="001144B2"/>
    <w:rsid w:val="00145E8C"/>
    <w:rsid w:val="001622E3"/>
    <w:rsid w:val="00162DBB"/>
    <w:rsid w:val="00165A0F"/>
    <w:rsid w:val="001767E2"/>
    <w:rsid w:val="001854F7"/>
    <w:rsid w:val="001B0A94"/>
    <w:rsid w:val="001B701A"/>
    <w:rsid w:val="001F6A1B"/>
    <w:rsid w:val="0023512F"/>
    <w:rsid w:val="0023550C"/>
    <w:rsid w:val="00241C42"/>
    <w:rsid w:val="002449D9"/>
    <w:rsid w:val="0026312D"/>
    <w:rsid w:val="0026465F"/>
    <w:rsid w:val="00264CCD"/>
    <w:rsid w:val="002719B7"/>
    <w:rsid w:val="002874CD"/>
    <w:rsid w:val="00293B12"/>
    <w:rsid w:val="002A3D92"/>
    <w:rsid w:val="002C6AAC"/>
    <w:rsid w:val="002D3AD5"/>
    <w:rsid w:val="002E2B7D"/>
    <w:rsid w:val="002E4F24"/>
    <w:rsid w:val="002E6871"/>
    <w:rsid w:val="002F0EEA"/>
    <w:rsid w:val="00313246"/>
    <w:rsid w:val="00334BB0"/>
    <w:rsid w:val="00362F93"/>
    <w:rsid w:val="00393700"/>
    <w:rsid w:val="00397A21"/>
    <w:rsid w:val="003A0F5E"/>
    <w:rsid w:val="003A43DD"/>
    <w:rsid w:val="003D7118"/>
    <w:rsid w:val="003E3D43"/>
    <w:rsid w:val="003E3FE8"/>
    <w:rsid w:val="00433F51"/>
    <w:rsid w:val="00436C17"/>
    <w:rsid w:val="004538F8"/>
    <w:rsid w:val="004645F1"/>
    <w:rsid w:val="004B4493"/>
    <w:rsid w:val="004F3480"/>
    <w:rsid w:val="00522DE4"/>
    <w:rsid w:val="00525B2D"/>
    <w:rsid w:val="00526871"/>
    <w:rsid w:val="00537B38"/>
    <w:rsid w:val="00575C8F"/>
    <w:rsid w:val="005D6A6A"/>
    <w:rsid w:val="0061066F"/>
    <w:rsid w:val="00610FEB"/>
    <w:rsid w:val="00616C11"/>
    <w:rsid w:val="0064048B"/>
    <w:rsid w:val="0066385A"/>
    <w:rsid w:val="0067428F"/>
    <w:rsid w:val="00677006"/>
    <w:rsid w:val="00692F93"/>
    <w:rsid w:val="006A24A6"/>
    <w:rsid w:val="006B5234"/>
    <w:rsid w:val="006C3742"/>
    <w:rsid w:val="006E20B2"/>
    <w:rsid w:val="006E7F35"/>
    <w:rsid w:val="006F3424"/>
    <w:rsid w:val="006F36CF"/>
    <w:rsid w:val="006F5763"/>
    <w:rsid w:val="00751A5E"/>
    <w:rsid w:val="00794671"/>
    <w:rsid w:val="00796B43"/>
    <w:rsid w:val="007A0CDA"/>
    <w:rsid w:val="007E3248"/>
    <w:rsid w:val="008059BE"/>
    <w:rsid w:val="00833D69"/>
    <w:rsid w:val="008939A7"/>
    <w:rsid w:val="008A056D"/>
    <w:rsid w:val="008C5935"/>
    <w:rsid w:val="00902757"/>
    <w:rsid w:val="00930F11"/>
    <w:rsid w:val="00946780"/>
    <w:rsid w:val="00950343"/>
    <w:rsid w:val="00954453"/>
    <w:rsid w:val="0096023E"/>
    <w:rsid w:val="00990837"/>
    <w:rsid w:val="009B2744"/>
    <w:rsid w:val="00A07753"/>
    <w:rsid w:val="00A15518"/>
    <w:rsid w:val="00A25642"/>
    <w:rsid w:val="00A30CF0"/>
    <w:rsid w:val="00A368FF"/>
    <w:rsid w:val="00A43AD2"/>
    <w:rsid w:val="00A5396B"/>
    <w:rsid w:val="00A62E63"/>
    <w:rsid w:val="00A66510"/>
    <w:rsid w:val="00AC4B73"/>
    <w:rsid w:val="00B0253D"/>
    <w:rsid w:val="00B4118A"/>
    <w:rsid w:val="00B476BB"/>
    <w:rsid w:val="00B6764C"/>
    <w:rsid w:val="00B83890"/>
    <w:rsid w:val="00BE1ACF"/>
    <w:rsid w:val="00BF60F9"/>
    <w:rsid w:val="00C13A99"/>
    <w:rsid w:val="00C32EE8"/>
    <w:rsid w:val="00C355E2"/>
    <w:rsid w:val="00C978DC"/>
    <w:rsid w:val="00CB04F3"/>
    <w:rsid w:val="00CB533A"/>
    <w:rsid w:val="00CB563F"/>
    <w:rsid w:val="00CD3145"/>
    <w:rsid w:val="00CE4EDD"/>
    <w:rsid w:val="00CE6DCE"/>
    <w:rsid w:val="00CE7019"/>
    <w:rsid w:val="00D040C9"/>
    <w:rsid w:val="00D04CAB"/>
    <w:rsid w:val="00D05A2E"/>
    <w:rsid w:val="00D07C8B"/>
    <w:rsid w:val="00D570A4"/>
    <w:rsid w:val="00D67CA4"/>
    <w:rsid w:val="00D74A93"/>
    <w:rsid w:val="00D9073F"/>
    <w:rsid w:val="00D907AA"/>
    <w:rsid w:val="00D935E1"/>
    <w:rsid w:val="00DA4B5A"/>
    <w:rsid w:val="00DA6141"/>
    <w:rsid w:val="00DC44A7"/>
    <w:rsid w:val="00DE6C10"/>
    <w:rsid w:val="00E00596"/>
    <w:rsid w:val="00E01A32"/>
    <w:rsid w:val="00E267C9"/>
    <w:rsid w:val="00E27CDF"/>
    <w:rsid w:val="00E6166C"/>
    <w:rsid w:val="00E62484"/>
    <w:rsid w:val="00E80B09"/>
    <w:rsid w:val="00E85CAC"/>
    <w:rsid w:val="00EA30D9"/>
    <w:rsid w:val="00EA4773"/>
    <w:rsid w:val="00EB408B"/>
    <w:rsid w:val="00EE3DD4"/>
    <w:rsid w:val="00EE7B1A"/>
    <w:rsid w:val="00EF4B21"/>
    <w:rsid w:val="00EF5774"/>
    <w:rsid w:val="00EF6FC6"/>
    <w:rsid w:val="00F02EE2"/>
    <w:rsid w:val="00F35E91"/>
    <w:rsid w:val="00F44314"/>
    <w:rsid w:val="00F74B37"/>
    <w:rsid w:val="00F91D91"/>
    <w:rsid w:val="00FA3221"/>
    <w:rsid w:val="00FB1665"/>
    <w:rsid w:val="00FB3E8B"/>
    <w:rsid w:val="00FC68F6"/>
    <w:rsid w:val="00FD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E79B1"/>
  <w15:chartTrackingRefBased/>
  <w15:docId w15:val="{AF8BE232-67A0-476F-8118-039F9A0C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780"/>
    <w:pPr>
      <w:spacing w:line="259" w:lineRule="auto"/>
      <w:jc w:val="both"/>
    </w:pPr>
    <w:rPr>
      <w:rFonts w:ascii="Graphik" w:hAnsi="Graphik"/>
      <w:sz w:val="20"/>
      <w:szCs w:val="22"/>
    </w:rPr>
  </w:style>
  <w:style w:type="paragraph" w:styleId="Heading1">
    <w:name w:val="heading 1"/>
    <w:basedOn w:val="Normal"/>
    <w:next w:val="Normal"/>
    <w:link w:val="Heading1Char"/>
    <w:autoRedefine/>
    <w:qFormat/>
    <w:rsid w:val="0094678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4678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46780"/>
    <w:pPr>
      <w:outlineLvl w:val="2"/>
    </w:pPr>
    <w:rPr>
      <w:b/>
      <w:bCs/>
      <w:sz w:val="22"/>
      <w:szCs w:val="24"/>
    </w:rPr>
  </w:style>
  <w:style w:type="paragraph" w:styleId="Heading4">
    <w:name w:val="heading 4"/>
    <w:basedOn w:val="Heading2"/>
    <w:next w:val="Normal"/>
    <w:link w:val="Heading4Char"/>
    <w:uiPriority w:val="9"/>
    <w:unhideWhenUsed/>
    <w:qFormat/>
    <w:rsid w:val="00946780"/>
    <w:pPr>
      <w:outlineLvl w:val="3"/>
    </w:pPr>
    <w:rPr>
      <w:bCs w:val="0"/>
      <w:iCs/>
      <w:sz w:val="22"/>
      <w:szCs w:val="22"/>
    </w:rPr>
  </w:style>
  <w:style w:type="paragraph" w:styleId="Heading5">
    <w:name w:val="heading 5"/>
    <w:basedOn w:val="Normal"/>
    <w:next w:val="Normal"/>
    <w:link w:val="Heading5Char"/>
    <w:uiPriority w:val="9"/>
    <w:semiHidden/>
    <w:unhideWhenUsed/>
    <w:qFormat/>
    <w:rsid w:val="000D4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67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780"/>
  </w:style>
  <w:style w:type="character" w:customStyle="1" w:styleId="Heading1Char">
    <w:name w:val="Heading 1 Char"/>
    <w:basedOn w:val="DefaultParagraphFont"/>
    <w:link w:val="Heading1"/>
    <w:rsid w:val="00946780"/>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946780"/>
    <w:rPr>
      <w:rFonts w:ascii="Graphik" w:eastAsiaTheme="majorEastAsia" w:hAnsi="Graphik" w:cstheme="majorBidi"/>
      <w:b/>
      <w:bCs/>
      <w:color w:val="7030A0"/>
    </w:rPr>
  </w:style>
  <w:style w:type="character" w:customStyle="1" w:styleId="Heading3Char">
    <w:name w:val="Heading 3 Char"/>
    <w:basedOn w:val="DefaultParagraphFont"/>
    <w:link w:val="Heading3"/>
    <w:uiPriority w:val="9"/>
    <w:rsid w:val="00946780"/>
    <w:rPr>
      <w:rFonts w:ascii="Graphik" w:hAnsi="Graphik"/>
      <w:b/>
      <w:bCs/>
      <w:sz w:val="22"/>
    </w:rPr>
  </w:style>
  <w:style w:type="character" w:customStyle="1" w:styleId="Heading4Char">
    <w:name w:val="Heading 4 Char"/>
    <w:basedOn w:val="DefaultParagraphFont"/>
    <w:link w:val="Heading4"/>
    <w:uiPriority w:val="9"/>
    <w:rsid w:val="00946780"/>
    <w:rPr>
      <w:rFonts w:ascii="Graphik" w:eastAsiaTheme="majorEastAsia" w:hAnsi="Graphik" w:cstheme="majorBidi"/>
      <w:b/>
      <w:iCs/>
      <w:color w:val="7030A0"/>
      <w:sz w:val="22"/>
      <w:szCs w:val="22"/>
    </w:rPr>
  </w:style>
  <w:style w:type="character" w:customStyle="1" w:styleId="Heading5Char">
    <w:name w:val="Heading 5 Char"/>
    <w:basedOn w:val="DefaultParagraphFont"/>
    <w:link w:val="Heading5"/>
    <w:uiPriority w:val="9"/>
    <w:semiHidden/>
    <w:rsid w:val="000D4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873"/>
    <w:rPr>
      <w:rFonts w:eastAsiaTheme="majorEastAsia" w:cstheme="majorBidi"/>
      <w:color w:val="272727" w:themeColor="text1" w:themeTint="D8"/>
    </w:rPr>
  </w:style>
  <w:style w:type="paragraph" w:styleId="Title">
    <w:name w:val="Title"/>
    <w:basedOn w:val="Normal"/>
    <w:next w:val="Normal"/>
    <w:link w:val="TitleChar"/>
    <w:uiPriority w:val="10"/>
    <w:qFormat/>
    <w:rsid w:val="000D4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873"/>
    <w:pPr>
      <w:spacing w:before="160"/>
      <w:jc w:val="center"/>
    </w:pPr>
    <w:rPr>
      <w:i/>
      <w:iCs/>
      <w:color w:val="404040" w:themeColor="text1" w:themeTint="BF"/>
    </w:rPr>
  </w:style>
  <w:style w:type="character" w:customStyle="1" w:styleId="QuoteChar">
    <w:name w:val="Quote Char"/>
    <w:basedOn w:val="DefaultParagraphFont"/>
    <w:link w:val="Quote"/>
    <w:uiPriority w:val="29"/>
    <w:rsid w:val="000D4873"/>
    <w:rPr>
      <w:i/>
      <w:iCs/>
      <w:color w:val="404040" w:themeColor="text1" w:themeTint="BF"/>
    </w:rPr>
  </w:style>
  <w:style w:type="paragraph" w:styleId="ListParagraph">
    <w:name w:val="List Paragraph"/>
    <w:basedOn w:val="Normal"/>
    <w:link w:val="ListParagraphChar"/>
    <w:uiPriority w:val="34"/>
    <w:qFormat/>
    <w:rsid w:val="00946780"/>
    <w:pPr>
      <w:numPr>
        <w:numId w:val="10"/>
      </w:numPr>
      <w:spacing w:before="120" w:after="120" w:line="240" w:lineRule="auto"/>
      <w:ind w:right="720"/>
    </w:pPr>
  </w:style>
  <w:style w:type="character" w:styleId="IntenseEmphasis">
    <w:name w:val="Intense Emphasis"/>
    <w:basedOn w:val="DefaultParagraphFont"/>
    <w:uiPriority w:val="21"/>
    <w:qFormat/>
    <w:rsid w:val="000D4873"/>
    <w:rPr>
      <w:i/>
      <w:iCs/>
      <w:color w:val="0F4761" w:themeColor="accent1" w:themeShade="BF"/>
    </w:rPr>
  </w:style>
  <w:style w:type="paragraph" w:styleId="IntenseQuote">
    <w:name w:val="Intense Quote"/>
    <w:basedOn w:val="Normal"/>
    <w:next w:val="Normal"/>
    <w:link w:val="IntenseQuoteChar"/>
    <w:uiPriority w:val="30"/>
    <w:qFormat/>
    <w:rsid w:val="000D4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873"/>
    <w:rPr>
      <w:i/>
      <w:iCs/>
      <w:color w:val="0F4761" w:themeColor="accent1" w:themeShade="BF"/>
    </w:rPr>
  </w:style>
  <w:style w:type="character" w:styleId="IntenseReference">
    <w:name w:val="Intense Reference"/>
    <w:basedOn w:val="DefaultParagraphFont"/>
    <w:uiPriority w:val="32"/>
    <w:qFormat/>
    <w:rsid w:val="000D4873"/>
    <w:rPr>
      <w:b/>
      <w:bCs/>
      <w:smallCaps/>
      <w:color w:val="0F4761" w:themeColor="accent1" w:themeShade="BF"/>
      <w:spacing w:val="5"/>
    </w:rPr>
  </w:style>
  <w:style w:type="paragraph" w:customStyle="1" w:styleId="Tight">
    <w:name w:val="Tight"/>
    <w:basedOn w:val="Normal"/>
    <w:link w:val="TightChar"/>
    <w:qFormat/>
    <w:rsid w:val="00946780"/>
    <w:pPr>
      <w:spacing w:after="0"/>
    </w:pPr>
  </w:style>
  <w:style w:type="character" w:customStyle="1" w:styleId="TightChar">
    <w:name w:val="Tight Char"/>
    <w:basedOn w:val="DefaultParagraphFont"/>
    <w:link w:val="Tight"/>
    <w:rsid w:val="00946780"/>
    <w:rPr>
      <w:rFonts w:ascii="Graphik" w:hAnsi="Graphik"/>
      <w:sz w:val="20"/>
      <w:szCs w:val="22"/>
    </w:rPr>
  </w:style>
  <w:style w:type="paragraph" w:customStyle="1" w:styleId="ProductName">
    <w:name w:val="Product_Name"/>
    <w:basedOn w:val="Normal"/>
    <w:link w:val="ProductNameChar"/>
    <w:qFormat/>
    <w:rsid w:val="00946780"/>
    <w:pPr>
      <w:jc w:val="center"/>
    </w:pPr>
    <w:rPr>
      <w:b/>
      <w:bCs/>
      <w:sz w:val="56"/>
      <w:szCs w:val="72"/>
    </w:rPr>
  </w:style>
  <w:style w:type="character" w:customStyle="1" w:styleId="ProductNameChar">
    <w:name w:val="Product_Name Char"/>
    <w:basedOn w:val="DefaultParagraphFont"/>
    <w:link w:val="ProductName"/>
    <w:rsid w:val="00946780"/>
    <w:rPr>
      <w:rFonts w:ascii="Graphik" w:hAnsi="Graphik"/>
      <w:b/>
      <w:bCs/>
      <w:sz w:val="56"/>
      <w:szCs w:val="72"/>
    </w:rPr>
  </w:style>
  <w:style w:type="paragraph" w:customStyle="1" w:styleId="DocumentType">
    <w:name w:val="Document_Type"/>
    <w:basedOn w:val="ProductName"/>
    <w:link w:val="DocumentTypeChar"/>
    <w:qFormat/>
    <w:rsid w:val="00946780"/>
    <w:rPr>
      <w:sz w:val="36"/>
      <w:szCs w:val="40"/>
    </w:rPr>
  </w:style>
  <w:style w:type="character" w:customStyle="1" w:styleId="DocumentTypeChar">
    <w:name w:val="Document_Type Char"/>
    <w:basedOn w:val="ProductNameChar"/>
    <w:link w:val="DocumentType"/>
    <w:rsid w:val="00946780"/>
    <w:rPr>
      <w:rFonts w:ascii="Graphik" w:hAnsi="Graphik"/>
      <w:b/>
      <w:bCs/>
      <w:sz w:val="36"/>
      <w:szCs w:val="40"/>
    </w:rPr>
  </w:style>
  <w:style w:type="paragraph" w:customStyle="1" w:styleId="TightLIst">
    <w:name w:val="Tight_LIst"/>
    <w:basedOn w:val="ListParagraph"/>
    <w:link w:val="TightLIstChar"/>
    <w:qFormat/>
    <w:rsid w:val="00946780"/>
    <w:pPr>
      <w:numPr>
        <w:numId w:val="11"/>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946780"/>
    <w:rPr>
      <w:rFonts w:ascii="Graphik" w:hAnsi="Graphik"/>
      <w:sz w:val="20"/>
      <w:szCs w:val="22"/>
    </w:rPr>
  </w:style>
  <w:style w:type="character" w:customStyle="1" w:styleId="TightLIstChar">
    <w:name w:val="Tight_LIst Char"/>
    <w:basedOn w:val="ListParagraphChar"/>
    <w:link w:val="TightLIst"/>
    <w:rsid w:val="00946780"/>
    <w:rPr>
      <w:rFonts w:ascii="Graphik" w:eastAsia="Cambria" w:hAnsi="Graphik" w:cs="Times New Roman"/>
      <w:sz w:val="20"/>
      <w:szCs w:val="22"/>
    </w:rPr>
  </w:style>
  <w:style w:type="paragraph" w:customStyle="1" w:styleId="TightLeftAligned">
    <w:name w:val="Tight_Left_Aligned"/>
    <w:basedOn w:val="Normal"/>
    <w:link w:val="TightLeftAlignedChar"/>
    <w:qFormat/>
    <w:rsid w:val="00946780"/>
    <w:pPr>
      <w:spacing w:before="100" w:beforeAutospacing="1" w:after="0"/>
      <w:jc w:val="left"/>
    </w:pPr>
  </w:style>
  <w:style w:type="character" w:customStyle="1" w:styleId="TightLeftAlignedChar">
    <w:name w:val="Tight_Left_Aligned Char"/>
    <w:basedOn w:val="DefaultParagraphFont"/>
    <w:link w:val="TightLeftAligned"/>
    <w:rsid w:val="00946780"/>
    <w:rPr>
      <w:rFonts w:ascii="Graphik" w:hAnsi="Graphik"/>
      <w:sz w:val="20"/>
      <w:szCs w:val="22"/>
    </w:rPr>
  </w:style>
  <w:style w:type="paragraph" w:customStyle="1" w:styleId="TableHeader">
    <w:name w:val="Table_Header"/>
    <w:basedOn w:val="Normal"/>
    <w:link w:val="TableHeaderChar"/>
    <w:qFormat/>
    <w:rsid w:val="00946780"/>
    <w:pPr>
      <w:spacing w:before="100" w:beforeAutospacing="1" w:after="0"/>
    </w:pPr>
    <w:rPr>
      <w:b/>
      <w:bCs/>
    </w:rPr>
  </w:style>
  <w:style w:type="character" w:customStyle="1" w:styleId="TableHeaderChar">
    <w:name w:val="Table_Header Char"/>
    <w:basedOn w:val="DefaultParagraphFont"/>
    <w:link w:val="TableHeader"/>
    <w:rsid w:val="00946780"/>
    <w:rPr>
      <w:rFonts w:ascii="Graphik" w:hAnsi="Graphik"/>
      <w:b/>
      <w:bCs/>
      <w:sz w:val="20"/>
      <w:szCs w:val="22"/>
    </w:rPr>
  </w:style>
  <w:style w:type="paragraph" w:styleId="TOCHeading">
    <w:name w:val="TOC Heading"/>
    <w:basedOn w:val="Heading1"/>
    <w:next w:val="Normal"/>
    <w:uiPriority w:val="39"/>
    <w:unhideWhenUsed/>
    <w:qFormat/>
    <w:rsid w:val="00946780"/>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946780"/>
    <w:pPr>
      <w:spacing w:after="100"/>
    </w:pPr>
  </w:style>
  <w:style w:type="paragraph" w:styleId="TOC2">
    <w:name w:val="toc 2"/>
    <w:basedOn w:val="Normal"/>
    <w:next w:val="Normal"/>
    <w:autoRedefine/>
    <w:uiPriority w:val="39"/>
    <w:unhideWhenUsed/>
    <w:rsid w:val="00946780"/>
    <w:pPr>
      <w:spacing w:after="100"/>
      <w:ind w:left="200"/>
    </w:pPr>
  </w:style>
  <w:style w:type="paragraph" w:styleId="TOC3">
    <w:name w:val="toc 3"/>
    <w:basedOn w:val="Normal"/>
    <w:next w:val="Normal"/>
    <w:autoRedefine/>
    <w:uiPriority w:val="39"/>
    <w:unhideWhenUsed/>
    <w:rsid w:val="00946780"/>
    <w:pPr>
      <w:spacing w:after="100"/>
      <w:ind w:left="400"/>
    </w:pPr>
  </w:style>
  <w:style w:type="character" w:styleId="Hyperlink">
    <w:name w:val="Hyperlink"/>
    <w:basedOn w:val="DefaultParagraphFont"/>
    <w:uiPriority w:val="99"/>
    <w:unhideWhenUsed/>
    <w:rsid w:val="00946780"/>
    <w:rPr>
      <w:color w:val="467886" w:themeColor="hyperlink"/>
      <w:u w:val="single"/>
    </w:rPr>
  </w:style>
  <w:style w:type="paragraph" w:styleId="Header">
    <w:name w:val="header"/>
    <w:basedOn w:val="Normal"/>
    <w:link w:val="HeaderChar"/>
    <w:uiPriority w:val="99"/>
    <w:unhideWhenUsed/>
    <w:rsid w:val="00946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780"/>
    <w:rPr>
      <w:rFonts w:ascii="Graphik" w:hAnsi="Graphik"/>
      <w:sz w:val="20"/>
      <w:szCs w:val="22"/>
    </w:rPr>
  </w:style>
  <w:style w:type="paragraph" w:styleId="Footer">
    <w:name w:val="footer"/>
    <w:basedOn w:val="Normal"/>
    <w:link w:val="FooterChar"/>
    <w:uiPriority w:val="99"/>
    <w:unhideWhenUsed/>
    <w:rsid w:val="00946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780"/>
    <w:rPr>
      <w:rFonts w:ascii="Graphik" w:hAnsi="Graphik"/>
      <w:sz w:val="20"/>
      <w:szCs w:val="22"/>
    </w:rPr>
  </w:style>
  <w:style w:type="character" w:styleId="PlaceholderText">
    <w:name w:val="Placeholder Text"/>
    <w:basedOn w:val="DefaultParagraphFont"/>
    <w:uiPriority w:val="99"/>
    <w:semiHidden/>
    <w:rsid w:val="0023512F"/>
    <w:rPr>
      <w:color w:val="666666"/>
    </w:rPr>
  </w:style>
  <w:style w:type="character" w:styleId="UnresolvedMention">
    <w:name w:val="Unresolved Mention"/>
    <w:basedOn w:val="DefaultParagraphFont"/>
    <w:uiPriority w:val="99"/>
    <w:semiHidden/>
    <w:unhideWhenUsed/>
    <w:rsid w:val="00990837"/>
    <w:rPr>
      <w:color w:val="605E5C"/>
      <w:shd w:val="clear" w:color="auto" w:fill="E1DFDD"/>
    </w:rPr>
  </w:style>
  <w:style w:type="table" w:styleId="TableGridLight">
    <w:name w:val="Grid Table Light"/>
    <w:basedOn w:val="TableNormal"/>
    <w:uiPriority w:val="40"/>
    <w:rsid w:val="00D04C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94671"/>
    <w:pPr>
      <w:spacing w:after="0" w:line="240" w:lineRule="auto"/>
    </w:pPr>
    <w:rPr>
      <w:rFonts w:ascii="Graphik" w:hAnsi="Graphik"/>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5253">
      <w:bodyDiv w:val="1"/>
      <w:marLeft w:val="0"/>
      <w:marRight w:val="0"/>
      <w:marTop w:val="0"/>
      <w:marBottom w:val="0"/>
      <w:divBdr>
        <w:top w:val="none" w:sz="0" w:space="0" w:color="auto"/>
        <w:left w:val="none" w:sz="0" w:space="0" w:color="auto"/>
        <w:bottom w:val="none" w:sz="0" w:space="0" w:color="auto"/>
        <w:right w:val="none" w:sz="0" w:space="0" w:color="auto"/>
      </w:divBdr>
      <w:divsChild>
        <w:div w:id="1635060767">
          <w:marLeft w:val="0"/>
          <w:marRight w:val="0"/>
          <w:marTop w:val="0"/>
          <w:marBottom w:val="0"/>
          <w:divBdr>
            <w:top w:val="none" w:sz="0" w:space="0" w:color="auto"/>
            <w:left w:val="none" w:sz="0" w:space="0" w:color="auto"/>
            <w:bottom w:val="none" w:sz="0" w:space="0" w:color="auto"/>
            <w:right w:val="none" w:sz="0" w:space="0" w:color="auto"/>
          </w:divBdr>
          <w:divsChild>
            <w:div w:id="15388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781">
      <w:bodyDiv w:val="1"/>
      <w:marLeft w:val="0"/>
      <w:marRight w:val="0"/>
      <w:marTop w:val="0"/>
      <w:marBottom w:val="0"/>
      <w:divBdr>
        <w:top w:val="none" w:sz="0" w:space="0" w:color="auto"/>
        <w:left w:val="none" w:sz="0" w:space="0" w:color="auto"/>
        <w:bottom w:val="none" w:sz="0" w:space="0" w:color="auto"/>
        <w:right w:val="none" w:sz="0" w:space="0" w:color="auto"/>
      </w:divBdr>
      <w:divsChild>
        <w:div w:id="1332639281">
          <w:marLeft w:val="0"/>
          <w:marRight w:val="0"/>
          <w:marTop w:val="0"/>
          <w:marBottom w:val="0"/>
          <w:divBdr>
            <w:top w:val="none" w:sz="0" w:space="0" w:color="auto"/>
            <w:left w:val="none" w:sz="0" w:space="0" w:color="auto"/>
            <w:bottom w:val="none" w:sz="0" w:space="0" w:color="auto"/>
            <w:right w:val="none" w:sz="0" w:space="0" w:color="auto"/>
          </w:divBdr>
          <w:divsChild>
            <w:div w:id="13400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ndustryxdevhub.accenture.com/assetdetails/84"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riju.dhar@accentur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vamsi.konambhotla@accenture.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home;search_text=digital%20thread%20foundation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X_DT_DEVOPS_INFRA@accenture.com" TargetMode="External"/><Relationship Id="rId22" Type="http://schemas.openxmlformats.org/officeDocument/2006/relationships/image" Target="media/image4.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26B4E405F74531856367B68DDFE69B"/>
        <w:category>
          <w:name w:val="General"/>
          <w:gallery w:val="placeholder"/>
        </w:category>
        <w:types>
          <w:type w:val="bbPlcHdr"/>
        </w:types>
        <w:behaviors>
          <w:behavior w:val="content"/>
        </w:behaviors>
        <w:guid w:val="{6745DC95-6004-4139-AF7B-D727BB96C7D8}"/>
      </w:docPartPr>
      <w:docPartBody>
        <w:p w:rsidR="00DA07A0" w:rsidRDefault="00017E75">
          <w:r w:rsidRPr="00114873">
            <w:rPr>
              <w:rStyle w:val="PlaceholderText"/>
            </w:rPr>
            <w:t>[Release]</w:t>
          </w:r>
        </w:p>
      </w:docPartBody>
    </w:docPart>
    <w:docPart>
      <w:docPartPr>
        <w:name w:val="A862F075D9184404AF7D7C7EF9A95391"/>
        <w:category>
          <w:name w:val="General"/>
          <w:gallery w:val="placeholder"/>
        </w:category>
        <w:types>
          <w:type w:val="bbPlcHdr"/>
        </w:types>
        <w:behaviors>
          <w:behavior w:val="content"/>
        </w:behaviors>
        <w:guid w:val="{AFF88086-E58E-4006-9BAE-A87DA7FA06E0}"/>
      </w:docPartPr>
      <w:docPartBody>
        <w:p w:rsidR="00A023B9" w:rsidRDefault="00FD09B5">
          <w:r w:rsidRPr="0051723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w:panose1 w:val="020B0503030202060203"/>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986"/>
    <w:rsid w:val="00017E75"/>
    <w:rsid w:val="000F32F8"/>
    <w:rsid w:val="00132986"/>
    <w:rsid w:val="00334BB0"/>
    <w:rsid w:val="00385C9D"/>
    <w:rsid w:val="00610FEB"/>
    <w:rsid w:val="0064048B"/>
    <w:rsid w:val="007367F8"/>
    <w:rsid w:val="007C07C7"/>
    <w:rsid w:val="00A023B9"/>
    <w:rsid w:val="00C47D4A"/>
    <w:rsid w:val="00D07C8B"/>
    <w:rsid w:val="00DA07A0"/>
    <w:rsid w:val="00DE6C10"/>
    <w:rsid w:val="00FD0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09B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Release_x0020_Date xmlns="c4bbe816-f9b7-401b-8d8f-485022adc0f2" xsi:nil="true"/>
    <Author1 xmlns="c4bbe816-f9b7-401b-8d8f-485022adc0f2">
      <UserInfo>
        <DisplayName>Konambhotla, Vamsi</DisplayName>
        <AccountId>3328</AccountId>
        <AccountType/>
      </UserInfo>
    </Author1>
    <Flow_x0020_Trigger xmlns="c4bbe816-f9b7-401b-8d8f-485022adc0f2">No Action</Flow_x0020_Trigger>
    <UseCase_x002f_Type xmlns="4dd2697e-1121-4f39-a4a5-b3e938ee93d2">BOM Management</UseCase_x002f_Type>
    <Approver xmlns="c4bbe816-f9b7-401b-8d8f-485022adc0f2">
      <UserInfo>
        <DisplayName>Ramachandra, Karthik</DisplayName>
        <AccountId>63</AccountId>
        <AccountType/>
      </UserInfo>
    </Approver>
    <TaxCatchAll xmlns="c4bbe816-f9b7-401b-8d8f-485022adc0f2" xsi:nil="true"/>
    <Open_x0020_Comments xmlns="c4bbe816-f9b7-401b-8d8f-485022adc0f2" xsi:nil="true"/>
    <DLCPolicyLabelClientValue xmlns="4dd2697e-1121-4f39-a4a5-b3e938ee93d2">{_UIVersionString}</DLCPolicyLabelClientValue>
    <BA xmlns="c4bbe816-f9b7-401b-8d8f-485022adc0f2">
      <UserInfo>
        <DisplayName>Konambhotla, Vamsi</DisplayName>
        <AccountId>3328</AccountId>
        <AccountType/>
      </UserInfo>
    </BA>
    <SME xmlns="c4bbe816-f9b7-401b-8d8f-485022adc0f2">
      <UserInfo>
        <DisplayName>Konambhotla, Vamsi</DisplayName>
        <AccountId>3328</AccountId>
        <AccountType/>
      </UserInfo>
    </SME>
    <Status_x0020_Flag xmlns="c4bbe816-f9b7-401b-8d8f-485022adc0f2">PDF Created</Status_x0020_Flag>
    <Pending_x0020_Content xmlns="c4bbe816-f9b7-401b-8d8f-485022adc0f2" xsi:nil="true"/>
    <_Flow_SignoffStatus xmlns="4dd2697e-1121-4f39-a4a5-b3e938ee93d2">Approved</_Flow_SignoffStatus>
    <DLCPolicyLabelLock xmlns="4dd2697e-1121-4f39-a4a5-b3e938ee93d2" xsi:nil="true"/>
    <Completeness xmlns="c4bbe816-f9b7-401b-8d8f-485022adc0f2">100%</Completeness>
    <Pre-approval_x0020_QC xmlns="c4bbe816-f9b7-401b-8d8f-485022adc0f2">Pending</Pre-approval_x0020_QC>
    <Priority_x0020_Level xmlns="c4bbe816-f9b7-401b-8d8f-485022adc0f2">Normal</Priority_x0020_Level>
    <DLCPolicyLabelValue xmlns="4dd2697e-1121-4f39-a4a5-b3e938ee93d2">23.0</DLCPolicyLabelValue>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02FD23-9AD5-4A7D-9B18-0255422BF4C6}">
  <ds:schemaRefs>
    <ds:schemaRef ds:uri="http://schemas.microsoft.com/sharepoint/v3/contenttype/forms"/>
  </ds:schemaRefs>
</ds:datastoreItem>
</file>

<file path=customXml/itemProps2.xml><?xml version="1.0" encoding="utf-8"?>
<ds:datastoreItem xmlns:ds="http://schemas.openxmlformats.org/officeDocument/2006/customXml" ds:itemID="{E607C5A0-1E32-4AD1-8CBF-BEAD5B3C89BF}">
  <ds:schemaRefs>
    <ds:schemaRef ds:uri="http://schemas.openxmlformats.org/officeDocument/2006/bibliography"/>
  </ds:schemaRefs>
</ds:datastoreItem>
</file>

<file path=customXml/itemProps3.xml><?xml version="1.0" encoding="utf-8"?>
<ds:datastoreItem xmlns:ds="http://schemas.openxmlformats.org/officeDocument/2006/customXml" ds:itemID="{246CBD46-F274-4992-99EC-9C1DA396DFBE}">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4E39BEF4-5F29-4ED0-B709-B7C0EF45157D}">
  <ds:schemaRefs>
    <ds:schemaRef ds:uri="office.server.policy"/>
  </ds:schemaRefs>
</ds:datastoreItem>
</file>

<file path=customXml/itemProps5.xml><?xml version="1.0" encoding="utf-8"?>
<ds:datastoreItem xmlns:ds="http://schemas.openxmlformats.org/officeDocument/2006/customXml" ds:itemID="{A580568F-6589-4E61-BF46-975572EEA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377</TotalTime>
  <Pages>9</Pages>
  <Words>1512</Words>
  <Characters>10121</Characters>
  <Application>Microsoft Office Word</Application>
  <DocSecurity>0</DocSecurity>
  <Lines>361</Lines>
  <Paragraphs>264</Paragraphs>
  <ScaleCrop>false</ScaleCrop>
  <HeadingPairs>
    <vt:vector size="2" baseType="variant">
      <vt:variant>
        <vt:lpstr>Title</vt:lpstr>
      </vt:variant>
      <vt:variant>
        <vt:i4>1</vt:i4>
      </vt:variant>
    </vt:vector>
  </HeadingPairs>
  <TitlesOfParts>
    <vt:vector size="1" baseType="lpstr">
      <vt:lpstr>Digital Thread Dashboard Functional Overview</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Dashboard Functional Overview</dc:title>
  <dc:subject/>
  <dc:creator>Konambhotla, Vamsi</dc:creator>
  <cp:keywords/>
  <dc:description/>
  <cp:lastModifiedBy>Olson, Ed</cp:lastModifiedBy>
  <cp:revision>109</cp:revision>
  <cp:lastPrinted>2026-02-12T13:50:00Z</cp:lastPrinted>
  <dcterms:created xsi:type="dcterms:W3CDTF">2026-01-05T13:11:00Z</dcterms:created>
  <dcterms:modified xsi:type="dcterms:W3CDTF">2026-02-12T13:57:00Z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ies>
</file>