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306AB" w14:textId="7B3B287B" w:rsidR="00564CDE" w:rsidRPr="007546E1" w:rsidRDefault="001B788E" w:rsidP="00543970">
      <w:pPr>
        <w:spacing w:after="0"/>
        <w:jc w:val="center"/>
        <w:rPr>
          <w:b/>
          <w:sz w:val="36"/>
          <w:szCs w:val="36"/>
        </w:rPr>
      </w:pPr>
      <w:r w:rsidRPr="001B788E">
        <w:rPr>
          <w:b/>
          <w:bCs/>
          <w:sz w:val="36"/>
          <w:szCs w:val="36"/>
        </w:rPr>
        <w:t xml:space="preserve">Digital Thread </w:t>
      </w:r>
      <w:r w:rsidR="009E7A27">
        <w:rPr>
          <w:b/>
          <w:bCs/>
          <w:sz w:val="36"/>
          <w:szCs w:val="36"/>
        </w:rPr>
        <w:t>Foundations</w:t>
      </w:r>
    </w:p>
    <w:p w14:paraId="54C823C0" w14:textId="19F90535" w:rsidR="005146FB" w:rsidRPr="003B6965" w:rsidRDefault="005146FB" w:rsidP="005146FB">
      <w:pPr>
        <w:jc w:val="center"/>
        <w:rPr>
          <w:b/>
          <w:bCs/>
          <w:sz w:val="72"/>
          <w:szCs w:val="72"/>
        </w:rPr>
      </w:pPr>
      <w:bookmarkStart w:id="0" w:name="OLE_LINK37"/>
      <w:bookmarkStart w:id="1" w:name="OLE_LINK9"/>
      <w:r w:rsidRPr="4E591C16">
        <w:rPr>
          <w:b/>
          <w:bCs/>
          <w:sz w:val="72"/>
          <w:szCs w:val="72"/>
        </w:rPr>
        <w:t xml:space="preserve">MES </w:t>
      </w:r>
      <w:bookmarkEnd w:id="0"/>
      <w:r w:rsidRPr="4E591C16">
        <w:rPr>
          <w:b/>
          <w:bCs/>
          <w:sz w:val="72"/>
          <w:szCs w:val="72"/>
        </w:rPr>
        <w:t>Connector</w:t>
      </w:r>
    </w:p>
    <w:bookmarkEnd w:id="1"/>
    <w:p w14:paraId="4BC04DC4" w14:textId="3CD5AAE7" w:rsidR="00564CDE" w:rsidRPr="007546E1" w:rsidRDefault="00543970" w:rsidP="4E591C16">
      <w:pPr>
        <w:jc w:val="center"/>
        <w:rPr>
          <w:b/>
          <w:bCs/>
          <w:sz w:val="36"/>
          <w:szCs w:val="36"/>
        </w:rPr>
      </w:pPr>
      <w:r>
        <w:rPr>
          <w:b/>
          <w:bCs/>
          <w:sz w:val="36"/>
          <w:szCs w:val="36"/>
        </w:rPr>
        <w:t>INTEGRATION GUIDE</w:t>
      </w:r>
    </w:p>
    <w:p w14:paraId="284D5709" w14:textId="1E3D7135" w:rsidR="007546E1" w:rsidRPr="007546E1" w:rsidRDefault="007546E1" w:rsidP="007546E1">
      <w:pPr>
        <w:jc w:val="center"/>
      </w:pPr>
      <w:r>
        <w:t xml:space="preserve">Release Version: </w:t>
      </w:r>
      <w:sdt>
        <w:sdtPr>
          <w:alias w:val="Release"/>
          <w:tag w:val="Release"/>
          <w:id w:val="1020670068"/>
          <w:placeholder>
            <w:docPart w:val="9808A92E6AFF4F5DA407F95E6FB4FA23"/>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303AD4">
            <w:t>1.2</w:t>
          </w:r>
        </w:sdtContent>
      </w:sdt>
    </w:p>
    <w:sdt>
      <w:sdtPr>
        <w:rPr>
          <w:rFonts w:eastAsiaTheme="minorEastAsia" w:cs="Arial"/>
          <w:b w:val="0"/>
          <w:bCs w:val="0"/>
          <w:kern w:val="2"/>
          <w:sz w:val="22"/>
          <w:szCs w:val="22"/>
          <w14:ligatures w14:val="standardContextual"/>
        </w:rPr>
        <w:id w:val="-527958557"/>
        <w:docPartObj>
          <w:docPartGallery w:val="Table of Contents"/>
          <w:docPartUnique/>
        </w:docPartObj>
      </w:sdtPr>
      <w:sdtEndPr>
        <w:rPr>
          <w:rFonts w:cstheme="minorBidi"/>
          <w:noProof/>
          <w:sz w:val="20"/>
          <w:szCs w:val="20"/>
        </w:rPr>
      </w:sdtEndPr>
      <w:sdtContent>
        <w:p w14:paraId="5747AA86" w14:textId="77777777" w:rsidR="00AE7024" w:rsidRDefault="00AE7024" w:rsidP="001470D4">
          <w:pPr>
            <w:pStyle w:val="TOCHeading"/>
            <w:rPr>
              <w:rFonts w:eastAsiaTheme="minorEastAsia" w:cs="Arial"/>
              <w:b w:val="0"/>
              <w:bCs w:val="0"/>
              <w:kern w:val="2"/>
              <w:sz w:val="22"/>
              <w:szCs w:val="22"/>
              <w14:ligatures w14:val="standardContextual"/>
            </w:rPr>
            <w:sectPr w:rsidR="00AE7024" w:rsidSect="00C2644A">
              <w:footerReference w:type="default" r:id="rId12"/>
              <w:pgSz w:w="12240" w:h="15840" w:code="1"/>
              <w:pgMar w:top="5760" w:right="1440" w:bottom="1440" w:left="1440" w:header="720" w:footer="720" w:gutter="0"/>
              <w:cols w:space="720"/>
              <w:docGrid w:linePitch="360"/>
            </w:sectPr>
          </w:pPr>
        </w:p>
        <w:p w14:paraId="38E269B1" w14:textId="77777777" w:rsidR="00E325C4" w:rsidRDefault="00E325C4" w:rsidP="001470D4">
          <w:pPr>
            <w:pStyle w:val="TOCHeading"/>
          </w:pPr>
          <w:r>
            <w:lastRenderedPageBreak/>
            <w:t>Contents</w:t>
          </w:r>
        </w:p>
        <w:p w14:paraId="4D440A9D" w14:textId="3CA8B48E" w:rsidR="004F1BD1" w:rsidRDefault="00E325C4">
          <w:pPr>
            <w:pStyle w:val="TOC1"/>
            <w:tabs>
              <w:tab w:val="right" w:leader="dot" w:pos="5030"/>
            </w:tabs>
            <w:rPr>
              <w:rFonts w:asciiTheme="minorHAnsi" w:eastAsiaTheme="minorEastAsia" w:hAnsiTheme="minorHAnsi"/>
              <w:noProof/>
              <w:sz w:val="24"/>
              <w:szCs w:val="24"/>
            </w:rPr>
          </w:pPr>
          <w:r>
            <w:rPr>
              <w:rFonts w:eastAsia="Times New Roman" w:cs="Times New Roman"/>
            </w:rPr>
            <w:fldChar w:fldCharType="begin"/>
          </w:r>
          <w:r>
            <w:instrText xml:space="preserve"> TOC \o "1-3" \h \z \u </w:instrText>
          </w:r>
          <w:r>
            <w:rPr>
              <w:rFonts w:eastAsia="Times New Roman" w:cs="Times New Roman"/>
            </w:rPr>
            <w:fldChar w:fldCharType="separate"/>
          </w:r>
          <w:hyperlink w:anchor="_Toc220072420" w:history="1">
            <w:r w:rsidR="004F1BD1" w:rsidRPr="00182AE8">
              <w:rPr>
                <w:rStyle w:val="Hyperlink"/>
                <w:noProof/>
              </w:rPr>
              <w:t>Introduction</w:t>
            </w:r>
            <w:r w:rsidR="004F1BD1">
              <w:rPr>
                <w:noProof/>
                <w:webHidden/>
              </w:rPr>
              <w:tab/>
            </w:r>
            <w:r w:rsidR="004F1BD1">
              <w:rPr>
                <w:noProof/>
                <w:webHidden/>
              </w:rPr>
              <w:fldChar w:fldCharType="begin"/>
            </w:r>
            <w:r w:rsidR="004F1BD1">
              <w:rPr>
                <w:noProof/>
                <w:webHidden/>
              </w:rPr>
              <w:instrText xml:space="preserve"> PAGEREF _Toc220072420 \h </w:instrText>
            </w:r>
            <w:r w:rsidR="004F1BD1">
              <w:rPr>
                <w:noProof/>
                <w:webHidden/>
              </w:rPr>
            </w:r>
            <w:r w:rsidR="004F1BD1">
              <w:rPr>
                <w:noProof/>
                <w:webHidden/>
              </w:rPr>
              <w:fldChar w:fldCharType="separate"/>
            </w:r>
            <w:r w:rsidR="004F1BD1">
              <w:rPr>
                <w:noProof/>
                <w:webHidden/>
              </w:rPr>
              <w:t>3</w:t>
            </w:r>
            <w:r w:rsidR="004F1BD1">
              <w:rPr>
                <w:noProof/>
                <w:webHidden/>
              </w:rPr>
              <w:fldChar w:fldCharType="end"/>
            </w:r>
          </w:hyperlink>
        </w:p>
        <w:p w14:paraId="4657FCE1" w14:textId="7F190B68" w:rsidR="004F1BD1" w:rsidRDefault="004F1BD1">
          <w:pPr>
            <w:pStyle w:val="TOC2"/>
            <w:tabs>
              <w:tab w:val="right" w:leader="dot" w:pos="5030"/>
            </w:tabs>
            <w:rPr>
              <w:rFonts w:asciiTheme="minorHAnsi" w:eastAsiaTheme="minorEastAsia" w:hAnsiTheme="minorHAnsi"/>
              <w:noProof/>
              <w:sz w:val="24"/>
              <w:szCs w:val="24"/>
            </w:rPr>
          </w:pPr>
          <w:hyperlink w:anchor="_Toc220072421" w:history="1">
            <w:r w:rsidRPr="00182AE8">
              <w:rPr>
                <w:rStyle w:val="Hyperlink"/>
                <w:noProof/>
              </w:rPr>
              <w:t>Purpose</w:t>
            </w:r>
            <w:r>
              <w:rPr>
                <w:noProof/>
                <w:webHidden/>
              </w:rPr>
              <w:tab/>
            </w:r>
            <w:r>
              <w:rPr>
                <w:noProof/>
                <w:webHidden/>
              </w:rPr>
              <w:fldChar w:fldCharType="begin"/>
            </w:r>
            <w:r>
              <w:rPr>
                <w:noProof/>
                <w:webHidden/>
              </w:rPr>
              <w:instrText xml:space="preserve"> PAGEREF _Toc220072421 \h </w:instrText>
            </w:r>
            <w:r>
              <w:rPr>
                <w:noProof/>
                <w:webHidden/>
              </w:rPr>
            </w:r>
            <w:r>
              <w:rPr>
                <w:noProof/>
                <w:webHidden/>
              </w:rPr>
              <w:fldChar w:fldCharType="separate"/>
            </w:r>
            <w:r>
              <w:rPr>
                <w:noProof/>
                <w:webHidden/>
              </w:rPr>
              <w:t>3</w:t>
            </w:r>
            <w:r>
              <w:rPr>
                <w:noProof/>
                <w:webHidden/>
              </w:rPr>
              <w:fldChar w:fldCharType="end"/>
            </w:r>
          </w:hyperlink>
        </w:p>
        <w:p w14:paraId="388D2765" w14:textId="2ED4A0CC" w:rsidR="004F1BD1" w:rsidRDefault="004F1BD1">
          <w:pPr>
            <w:pStyle w:val="TOC2"/>
            <w:tabs>
              <w:tab w:val="right" w:leader="dot" w:pos="5030"/>
            </w:tabs>
            <w:rPr>
              <w:rFonts w:asciiTheme="minorHAnsi" w:eastAsiaTheme="minorEastAsia" w:hAnsiTheme="minorHAnsi"/>
              <w:noProof/>
              <w:sz w:val="24"/>
              <w:szCs w:val="24"/>
            </w:rPr>
          </w:pPr>
          <w:hyperlink w:anchor="_Toc220072422" w:history="1">
            <w:r w:rsidRPr="00182AE8">
              <w:rPr>
                <w:rStyle w:val="Hyperlink"/>
                <w:noProof/>
              </w:rPr>
              <w:t>Target Audience</w:t>
            </w:r>
            <w:r>
              <w:rPr>
                <w:noProof/>
                <w:webHidden/>
              </w:rPr>
              <w:tab/>
            </w:r>
            <w:r>
              <w:rPr>
                <w:noProof/>
                <w:webHidden/>
              </w:rPr>
              <w:fldChar w:fldCharType="begin"/>
            </w:r>
            <w:r>
              <w:rPr>
                <w:noProof/>
                <w:webHidden/>
              </w:rPr>
              <w:instrText xml:space="preserve"> PAGEREF _Toc220072422 \h </w:instrText>
            </w:r>
            <w:r>
              <w:rPr>
                <w:noProof/>
                <w:webHidden/>
              </w:rPr>
            </w:r>
            <w:r>
              <w:rPr>
                <w:noProof/>
                <w:webHidden/>
              </w:rPr>
              <w:fldChar w:fldCharType="separate"/>
            </w:r>
            <w:r>
              <w:rPr>
                <w:noProof/>
                <w:webHidden/>
              </w:rPr>
              <w:t>3</w:t>
            </w:r>
            <w:r>
              <w:rPr>
                <w:noProof/>
                <w:webHidden/>
              </w:rPr>
              <w:fldChar w:fldCharType="end"/>
            </w:r>
          </w:hyperlink>
        </w:p>
        <w:p w14:paraId="1A2D1780" w14:textId="077B2287" w:rsidR="004F1BD1" w:rsidRDefault="004F1BD1">
          <w:pPr>
            <w:pStyle w:val="TOC2"/>
            <w:tabs>
              <w:tab w:val="right" w:leader="dot" w:pos="5030"/>
            </w:tabs>
            <w:rPr>
              <w:rFonts w:asciiTheme="minorHAnsi" w:eastAsiaTheme="minorEastAsia" w:hAnsiTheme="minorHAnsi"/>
              <w:noProof/>
              <w:sz w:val="24"/>
              <w:szCs w:val="24"/>
            </w:rPr>
          </w:pPr>
          <w:hyperlink w:anchor="_Toc220072423" w:history="1">
            <w:r w:rsidRPr="00182AE8">
              <w:rPr>
                <w:rStyle w:val="Hyperlink"/>
                <w:noProof/>
              </w:rPr>
              <w:t>Prerequisites</w:t>
            </w:r>
            <w:r>
              <w:rPr>
                <w:noProof/>
                <w:webHidden/>
              </w:rPr>
              <w:tab/>
            </w:r>
            <w:r>
              <w:rPr>
                <w:noProof/>
                <w:webHidden/>
              </w:rPr>
              <w:fldChar w:fldCharType="begin"/>
            </w:r>
            <w:r>
              <w:rPr>
                <w:noProof/>
                <w:webHidden/>
              </w:rPr>
              <w:instrText xml:space="preserve"> PAGEREF _Toc220072423 \h </w:instrText>
            </w:r>
            <w:r>
              <w:rPr>
                <w:noProof/>
                <w:webHidden/>
              </w:rPr>
            </w:r>
            <w:r>
              <w:rPr>
                <w:noProof/>
                <w:webHidden/>
              </w:rPr>
              <w:fldChar w:fldCharType="separate"/>
            </w:r>
            <w:r>
              <w:rPr>
                <w:noProof/>
                <w:webHidden/>
              </w:rPr>
              <w:t>3</w:t>
            </w:r>
            <w:r>
              <w:rPr>
                <w:noProof/>
                <w:webHidden/>
              </w:rPr>
              <w:fldChar w:fldCharType="end"/>
            </w:r>
          </w:hyperlink>
        </w:p>
        <w:p w14:paraId="4EEB39C1" w14:textId="7E63F14C" w:rsidR="004F1BD1" w:rsidRDefault="004F1BD1">
          <w:pPr>
            <w:pStyle w:val="TOC2"/>
            <w:tabs>
              <w:tab w:val="right" w:leader="dot" w:pos="5030"/>
            </w:tabs>
            <w:rPr>
              <w:rFonts w:asciiTheme="minorHAnsi" w:eastAsiaTheme="minorEastAsia" w:hAnsiTheme="minorHAnsi"/>
              <w:noProof/>
              <w:sz w:val="24"/>
              <w:szCs w:val="24"/>
            </w:rPr>
          </w:pPr>
          <w:hyperlink w:anchor="_Toc220072424" w:history="1">
            <w:r w:rsidRPr="00182AE8">
              <w:rPr>
                <w:rStyle w:val="Hyperlink"/>
                <w:noProof/>
              </w:rPr>
              <w:t>Business Contacts</w:t>
            </w:r>
            <w:r>
              <w:rPr>
                <w:noProof/>
                <w:webHidden/>
              </w:rPr>
              <w:tab/>
            </w:r>
            <w:r>
              <w:rPr>
                <w:noProof/>
                <w:webHidden/>
              </w:rPr>
              <w:fldChar w:fldCharType="begin"/>
            </w:r>
            <w:r>
              <w:rPr>
                <w:noProof/>
                <w:webHidden/>
              </w:rPr>
              <w:instrText xml:space="preserve"> PAGEREF _Toc220072424 \h </w:instrText>
            </w:r>
            <w:r>
              <w:rPr>
                <w:noProof/>
                <w:webHidden/>
              </w:rPr>
            </w:r>
            <w:r>
              <w:rPr>
                <w:noProof/>
                <w:webHidden/>
              </w:rPr>
              <w:fldChar w:fldCharType="separate"/>
            </w:r>
            <w:r>
              <w:rPr>
                <w:noProof/>
                <w:webHidden/>
              </w:rPr>
              <w:t>3</w:t>
            </w:r>
            <w:r>
              <w:rPr>
                <w:noProof/>
                <w:webHidden/>
              </w:rPr>
              <w:fldChar w:fldCharType="end"/>
            </w:r>
          </w:hyperlink>
        </w:p>
        <w:p w14:paraId="31137A0E" w14:textId="6486FFAC" w:rsidR="004F1BD1" w:rsidRDefault="004F1BD1">
          <w:pPr>
            <w:pStyle w:val="TOC2"/>
            <w:tabs>
              <w:tab w:val="right" w:leader="dot" w:pos="5030"/>
            </w:tabs>
            <w:rPr>
              <w:rFonts w:asciiTheme="minorHAnsi" w:eastAsiaTheme="minorEastAsia" w:hAnsiTheme="minorHAnsi"/>
              <w:noProof/>
              <w:sz w:val="24"/>
              <w:szCs w:val="24"/>
            </w:rPr>
          </w:pPr>
          <w:hyperlink w:anchor="_Toc220072425" w:history="1">
            <w:r w:rsidRPr="00182AE8">
              <w:rPr>
                <w:rStyle w:val="Hyperlink"/>
                <w:noProof/>
              </w:rPr>
              <w:t>Technical Contacts</w:t>
            </w:r>
            <w:r>
              <w:rPr>
                <w:noProof/>
                <w:webHidden/>
              </w:rPr>
              <w:tab/>
            </w:r>
            <w:r>
              <w:rPr>
                <w:noProof/>
                <w:webHidden/>
              </w:rPr>
              <w:fldChar w:fldCharType="begin"/>
            </w:r>
            <w:r>
              <w:rPr>
                <w:noProof/>
                <w:webHidden/>
              </w:rPr>
              <w:instrText xml:space="preserve"> PAGEREF _Toc220072425 \h </w:instrText>
            </w:r>
            <w:r>
              <w:rPr>
                <w:noProof/>
                <w:webHidden/>
              </w:rPr>
            </w:r>
            <w:r>
              <w:rPr>
                <w:noProof/>
                <w:webHidden/>
              </w:rPr>
              <w:fldChar w:fldCharType="separate"/>
            </w:r>
            <w:r>
              <w:rPr>
                <w:noProof/>
                <w:webHidden/>
              </w:rPr>
              <w:t>3</w:t>
            </w:r>
            <w:r>
              <w:rPr>
                <w:noProof/>
                <w:webHidden/>
              </w:rPr>
              <w:fldChar w:fldCharType="end"/>
            </w:r>
          </w:hyperlink>
        </w:p>
        <w:p w14:paraId="533E35DD" w14:textId="0F925CC4" w:rsidR="004F1BD1" w:rsidRDefault="004F1BD1">
          <w:pPr>
            <w:pStyle w:val="TOC2"/>
            <w:tabs>
              <w:tab w:val="right" w:leader="dot" w:pos="5030"/>
            </w:tabs>
            <w:rPr>
              <w:rFonts w:asciiTheme="minorHAnsi" w:eastAsiaTheme="minorEastAsia" w:hAnsiTheme="minorHAnsi"/>
              <w:noProof/>
              <w:sz w:val="24"/>
              <w:szCs w:val="24"/>
            </w:rPr>
          </w:pPr>
          <w:hyperlink w:anchor="_Toc220072426" w:history="1">
            <w:r w:rsidRPr="00182AE8">
              <w:rPr>
                <w:rStyle w:val="Hyperlink"/>
                <w:noProof/>
              </w:rPr>
              <w:t>Related Links</w:t>
            </w:r>
            <w:r>
              <w:rPr>
                <w:noProof/>
                <w:webHidden/>
              </w:rPr>
              <w:tab/>
            </w:r>
            <w:r>
              <w:rPr>
                <w:noProof/>
                <w:webHidden/>
              </w:rPr>
              <w:fldChar w:fldCharType="begin"/>
            </w:r>
            <w:r>
              <w:rPr>
                <w:noProof/>
                <w:webHidden/>
              </w:rPr>
              <w:instrText xml:space="preserve"> PAGEREF _Toc220072426 \h </w:instrText>
            </w:r>
            <w:r>
              <w:rPr>
                <w:noProof/>
                <w:webHidden/>
              </w:rPr>
            </w:r>
            <w:r>
              <w:rPr>
                <w:noProof/>
                <w:webHidden/>
              </w:rPr>
              <w:fldChar w:fldCharType="separate"/>
            </w:r>
            <w:r>
              <w:rPr>
                <w:noProof/>
                <w:webHidden/>
              </w:rPr>
              <w:t>3</w:t>
            </w:r>
            <w:r>
              <w:rPr>
                <w:noProof/>
                <w:webHidden/>
              </w:rPr>
              <w:fldChar w:fldCharType="end"/>
            </w:r>
          </w:hyperlink>
        </w:p>
        <w:p w14:paraId="14A543C4" w14:textId="22176039" w:rsidR="004F1BD1" w:rsidRDefault="004F1BD1">
          <w:pPr>
            <w:pStyle w:val="TOC1"/>
            <w:tabs>
              <w:tab w:val="right" w:leader="dot" w:pos="5030"/>
            </w:tabs>
            <w:rPr>
              <w:rFonts w:asciiTheme="minorHAnsi" w:eastAsiaTheme="minorEastAsia" w:hAnsiTheme="minorHAnsi"/>
              <w:noProof/>
              <w:sz w:val="24"/>
              <w:szCs w:val="24"/>
            </w:rPr>
          </w:pPr>
          <w:hyperlink w:anchor="_Toc220072427" w:history="1">
            <w:r w:rsidRPr="00182AE8">
              <w:rPr>
                <w:rStyle w:val="Hyperlink"/>
                <w:noProof/>
              </w:rPr>
              <w:t>Technology Stack</w:t>
            </w:r>
            <w:r>
              <w:rPr>
                <w:noProof/>
                <w:webHidden/>
              </w:rPr>
              <w:tab/>
            </w:r>
            <w:r>
              <w:rPr>
                <w:noProof/>
                <w:webHidden/>
              </w:rPr>
              <w:fldChar w:fldCharType="begin"/>
            </w:r>
            <w:r>
              <w:rPr>
                <w:noProof/>
                <w:webHidden/>
              </w:rPr>
              <w:instrText xml:space="preserve"> PAGEREF _Toc220072427 \h </w:instrText>
            </w:r>
            <w:r>
              <w:rPr>
                <w:noProof/>
                <w:webHidden/>
              </w:rPr>
            </w:r>
            <w:r>
              <w:rPr>
                <w:noProof/>
                <w:webHidden/>
              </w:rPr>
              <w:fldChar w:fldCharType="separate"/>
            </w:r>
            <w:r>
              <w:rPr>
                <w:noProof/>
                <w:webHidden/>
              </w:rPr>
              <w:t>4</w:t>
            </w:r>
            <w:r>
              <w:rPr>
                <w:noProof/>
                <w:webHidden/>
              </w:rPr>
              <w:fldChar w:fldCharType="end"/>
            </w:r>
          </w:hyperlink>
        </w:p>
        <w:p w14:paraId="23257FEF" w14:textId="4355D36A" w:rsidR="004F1BD1" w:rsidRDefault="004F1BD1">
          <w:pPr>
            <w:pStyle w:val="TOC2"/>
            <w:tabs>
              <w:tab w:val="right" w:leader="dot" w:pos="5030"/>
            </w:tabs>
            <w:rPr>
              <w:rFonts w:asciiTheme="minorHAnsi" w:eastAsiaTheme="minorEastAsia" w:hAnsiTheme="minorHAnsi"/>
              <w:noProof/>
              <w:sz w:val="24"/>
              <w:szCs w:val="24"/>
            </w:rPr>
          </w:pPr>
          <w:hyperlink w:anchor="_Toc220072428" w:history="1">
            <w:r w:rsidRPr="00182AE8">
              <w:rPr>
                <w:rStyle w:val="Hyperlink"/>
                <w:noProof/>
                <w:lang w:val="en-GB"/>
              </w:rPr>
              <w:t>Tools</w:t>
            </w:r>
            <w:r>
              <w:rPr>
                <w:noProof/>
                <w:webHidden/>
              </w:rPr>
              <w:tab/>
            </w:r>
            <w:r>
              <w:rPr>
                <w:noProof/>
                <w:webHidden/>
              </w:rPr>
              <w:fldChar w:fldCharType="begin"/>
            </w:r>
            <w:r>
              <w:rPr>
                <w:noProof/>
                <w:webHidden/>
              </w:rPr>
              <w:instrText xml:space="preserve"> PAGEREF _Toc220072428 \h </w:instrText>
            </w:r>
            <w:r>
              <w:rPr>
                <w:noProof/>
                <w:webHidden/>
              </w:rPr>
            </w:r>
            <w:r>
              <w:rPr>
                <w:noProof/>
                <w:webHidden/>
              </w:rPr>
              <w:fldChar w:fldCharType="separate"/>
            </w:r>
            <w:r>
              <w:rPr>
                <w:noProof/>
                <w:webHidden/>
              </w:rPr>
              <w:t>4</w:t>
            </w:r>
            <w:r>
              <w:rPr>
                <w:noProof/>
                <w:webHidden/>
              </w:rPr>
              <w:fldChar w:fldCharType="end"/>
            </w:r>
          </w:hyperlink>
        </w:p>
        <w:p w14:paraId="70A9C378" w14:textId="5EB934BB" w:rsidR="004F1BD1" w:rsidRDefault="004F1BD1">
          <w:pPr>
            <w:pStyle w:val="TOC2"/>
            <w:tabs>
              <w:tab w:val="right" w:leader="dot" w:pos="5030"/>
            </w:tabs>
            <w:rPr>
              <w:rFonts w:asciiTheme="minorHAnsi" w:eastAsiaTheme="minorEastAsia" w:hAnsiTheme="minorHAnsi"/>
              <w:noProof/>
              <w:sz w:val="24"/>
              <w:szCs w:val="24"/>
            </w:rPr>
          </w:pPr>
          <w:hyperlink w:anchor="_Toc220072429" w:history="1">
            <w:r w:rsidRPr="00182AE8">
              <w:rPr>
                <w:rStyle w:val="Hyperlink"/>
                <w:noProof/>
                <w:lang w:val="en-GB"/>
              </w:rPr>
              <w:t>Repository</w:t>
            </w:r>
            <w:r>
              <w:rPr>
                <w:noProof/>
                <w:webHidden/>
              </w:rPr>
              <w:tab/>
            </w:r>
            <w:r>
              <w:rPr>
                <w:noProof/>
                <w:webHidden/>
              </w:rPr>
              <w:fldChar w:fldCharType="begin"/>
            </w:r>
            <w:r>
              <w:rPr>
                <w:noProof/>
                <w:webHidden/>
              </w:rPr>
              <w:instrText xml:space="preserve"> PAGEREF _Toc220072429 \h </w:instrText>
            </w:r>
            <w:r>
              <w:rPr>
                <w:noProof/>
                <w:webHidden/>
              </w:rPr>
            </w:r>
            <w:r>
              <w:rPr>
                <w:noProof/>
                <w:webHidden/>
              </w:rPr>
              <w:fldChar w:fldCharType="separate"/>
            </w:r>
            <w:r>
              <w:rPr>
                <w:noProof/>
                <w:webHidden/>
              </w:rPr>
              <w:t>4</w:t>
            </w:r>
            <w:r>
              <w:rPr>
                <w:noProof/>
                <w:webHidden/>
              </w:rPr>
              <w:fldChar w:fldCharType="end"/>
            </w:r>
          </w:hyperlink>
        </w:p>
        <w:p w14:paraId="3BBCD605" w14:textId="711F1245" w:rsidR="004F1BD1" w:rsidRDefault="004F1BD1">
          <w:pPr>
            <w:pStyle w:val="TOC1"/>
            <w:tabs>
              <w:tab w:val="right" w:leader="dot" w:pos="5030"/>
            </w:tabs>
            <w:rPr>
              <w:rFonts w:asciiTheme="minorHAnsi" w:eastAsiaTheme="minorEastAsia" w:hAnsiTheme="minorHAnsi"/>
              <w:noProof/>
              <w:sz w:val="24"/>
              <w:szCs w:val="24"/>
            </w:rPr>
          </w:pPr>
          <w:hyperlink w:anchor="_Toc220072430" w:history="1">
            <w:r w:rsidRPr="00182AE8">
              <w:rPr>
                <w:rStyle w:val="Hyperlink"/>
                <w:noProof/>
              </w:rPr>
              <w:t>APIs</w:t>
            </w:r>
            <w:r>
              <w:rPr>
                <w:noProof/>
                <w:webHidden/>
              </w:rPr>
              <w:tab/>
            </w:r>
            <w:r>
              <w:rPr>
                <w:noProof/>
                <w:webHidden/>
              </w:rPr>
              <w:fldChar w:fldCharType="begin"/>
            </w:r>
            <w:r>
              <w:rPr>
                <w:noProof/>
                <w:webHidden/>
              </w:rPr>
              <w:instrText xml:space="preserve"> PAGEREF _Toc220072430 \h </w:instrText>
            </w:r>
            <w:r>
              <w:rPr>
                <w:noProof/>
                <w:webHidden/>
              </w:rPr>
            </w:r>
            <w:r>
              <w:rPr>
                <w:noProof/>
                <w:webHidden/>
              </w:rPr>
              <w:fldChar w:fldCharType="separate"/>
            </w:r>
            <w:r>
              <w:rPr>
                <w:noProof/>
                <w:webHidden/>
              </w:rPr>
              <w:t>5</w:t>
            </w:r>
            <w:r>
              <w:rPr>
                <w:noProof/>
                <w:webHidden/>
              </w:rPr>
              <w:fldChar w:fldCharType="end"/>
            </w:r>
          </w:hyperlink>
        </w:p>
        <w:p w14:paraId="566B485E" w14:textId="197B791F" w:rsidR="004F1BD1" w:rsidRDefault="004F1BD1">
          <w:pPr>
            <w:pStyle w:val="TOC2"/>
            <w:tabs>
              <w:tab w:val="right" w:leader="dot" w:pos="5030"/>
            </w:tabs>
            <w:rPr>
              <w:rFonts w:asciiTheme="minorHAnsi" w:eastAsiaTheme="minorEastAsia" w:hAnsiTheme="minorHAnsi"/>
              <w:noProof/>
              <w:sz w:val="24"/>
              <w:szCs w:val="24"/>
            </w:rPr>
          </w:pPr>
          <w:hyperlink w:anchor="_Toc220072431" w:history="1">
            <w:r w:rsidRPr="00182AE8">
              <w:rPr>
                <w:rStyle w:val="Hyperlink"/>
                <w:noProof/>
              </w:rPr>
              <w:t>Preconditions</w:t>
            </w:r>
            <w:r>
              <w:rPr>
                <w:noProof/>
                <w:webHidden/>
              </w:rPr>
              <w:tab/>
            </w:r>
            <w:r>
              <w:rPr>
                <w:noProof/>
                <w:webHidden/>
              </w:rPr>
              <w:fldChar w:fldCharType="begin"/>
            </w:r>
            <w:r>
              <w:rPr>
                <w:noProof/>
                <w:webHidden/>
              </w:rPr>
              <w:instrText xml:space="preserve"> PAGEREF _Toc220072431 \h </w:instrText>
            </w:r>
            <w:r>
              <w:rPr>
                <w:noProof/>
                <w:webHidden/>
              </w:rPr>
            </w:r>
            <w:r>
              <w:rPr>
                <w:noProof/>
                <w:webHidden/>
              </w:rPr>
              <w:fldChar w:fldCharType="separate"/>
            </w:r>
            <w:r>
              <w:rPr>
                <w:noProof/>
                <w:webHidden/>
              </w:rPr>
              <w:t>5</w:t>
            </w:r>
            <w:r>
              <w:rPr>
                <w:noProof/>
                <w:webHidden/>
              </w:rPr>
              <w:fldChar w:fldCharType="end"/>
            </w:r>
          </w:hyperlink>
        </w:p>
        <w:p w14:paraId="6CC43415" w14:textId="79144C0E" w:rsidR="004F1BD1" w:rsidRDefault="004F1BD1">
          <w:pPr>
            <w:pStyle w:val="TOC3"/>
            <w:tabs>
              <w:tab w:val="right" w:leader="dot" w:pos="5030"/>
            </w:tabs>
            <w:rPr>
              <w:rFonts w:asciiTheme="minorHAnsi" w:eastAsiaTheme="minorEastAsia" w:hAnsiTheme="minorHAnsi"/>
              <w:noProof/>
              <w:sz w:val="24"/>
              <w:szCs w:val="24"/>
            </w:rPr>
          </w:pPr>
          <w:hyperlink w:anchor="_Toc220072432" w:history="1">
            <w:r w:rsidRPr="00182AE8">
              <w:rPr>
                <w:rStyle w:val="Hyperlink"/>
                <w:noProof/>
              </w:rPr>
              <w:t>Authentication and Authorization</w:t>
            </w:r>
            <w:r>
              <w:rPr>
                <w:noProof/>
                <w:webHidden/>
              </w:rPr>
              <w:tab/>
            </w:r>
            <w:r>
              <w:rPr>
                <w:noProof/>
                <w:webHidden/>
              </w:rPr>
              <w:fldChar w:fldCharType="begin"/>
            </w:r>
            <w:r>
              <w:rPr>
                <w:noProof/>
                <w:webHidden/>
              </w:rPr>
              <w:instrText xml:space="preserve"> PAGEREF _Toc220072432 \h </w:instrText>
            </w:r>
            <w:r>
              <w:rPr>
                <w:noProof/>
                <w:webHidden/>
              </w:rPr>
            </w:r>
            <w:r>
              <w:rPr>
                <w:noProof/>
                <w:webHidden/>
              </w:rPr>
              <w:fldChar w:fldCharType="separate"/>
            </w:r>
            <w:r>
              <w:rPr>
                <w:noProof/>
                <w:webHidden/>
              </w:rPr>
              <w:t>5</w:t>
            </w:r>
            <w:r>
              <w:rPr>
                <w:noProof/>
                <w:webHidden/>
              </w:rPr>
              <w:fldChar w:fldCharType="end"/>
            </w:r>
          </w:hyperlink>
        </w:p>
        <w:p w14:paraId="3E0F0616" w14:textId="6EAEC5B1" w:rsidR="004F1BD1" w:rsidRDefault="004F1BD1">
          <w:pPr>
            <w:pStyle w:val="TOC3"/>
            <w:tabs>
              <w:tab w:val="right" w:leader="dot" w:pos="5030"/>
            </w:tabs>
            <w:rPr>
              <w:rFonts w:asciiTheme="minorHAnsi" w:eastAsiaTheme="minorEastAsia" w:hAnsiTheme="minorHAnsi"/>
              <w:noProof/>
              <w:sz w:val="24"/>
              <w:szCs w:val="24"/>
            </w:rPr>
          </w:pPr>
          <w:hyperlink w:anchor="_Toc220072433" w:history="1">
            <w:r w:rsidRPr="00182AE8">
              <w:rPr>
                <w:rStyle w:val="Hyperlink"/>
                <w:noProof/>
              </w:rPr>
              <w:t>Subscription Key</w:t>
            </w:r>
            <w:r>
              <w:rPr>
                <w:noProof/>
                <w:webHidden/>
              </w:rPr>
              <w:tab/>
            </w:r>
            <w:r>
              <w:rPr>
                <w:noProof/>
                <w:webHidden/>
              </w:rPr>
              <w:fldChar w:fldCharType="begin"/>
            </w:r>
            <w:r>
              <w:rPr>
                <w:noProof/>
                <w:webHidden/>
              </w:rPr>
              <w:instrText xml:space="preserve"> PAGEREF _Toc220072433 \h </w:instrText>
            </w:r>
            <w:r>
              <w:rPr>
                <w:noProof/>
                <w:webHidden/>
              </w:rPr>
            </w:r>
            <w:r>
              <w:rPr>
                <w:noProof/>
                <w:webHidden/>
              </w:rPr>
              <w:fldChar w:fldCharType="separate"/>
            </w:r>
            <w:r>
              <w:rPr>
                <w:noProof/>
                <w:webHidden/>
              </w:rPr>
              <w:t>5</w:t>
            </w:r>
            <w:r>
              <w:rPr>
                <w:noProof/>
                <w:webHidden/>
              </w:rPr>
              <w:fldChar w:fldCharType="end"/>
            </w:r>
          </w:hyperlink>
        </w:p>
        <w:p w14:paraId="61694897" w14:textId="40292043" w:rsidR="004F1BD1" w:rsidRDefault="004F1BD1">
          <w:pPr>
            <w:pStyle w:val="TOC2"/>
            <w:tabs>
              <w:tab w:val="right" w:leader="dot" w:pos="5030"/>
            </w:tabs>
            <w:rPr>
              <w:rFonts w:asciiTheme="minorHAnsi" w:eastAsiaTheme="minorEastAsia" w:hAnsiTheme="minorHAnsi"/>
              <w:noProof/>
              <w:sz w:val="24"/>
              <w:szCs w:val="24"/>
            </w:rPr>
          </w:pPr>
          <w:hyperlink w:anchor="_Toc220072434" w:history="1">
            <w:r w:rsidRPr="00182AE8">
              <w:rPr>
                <w:rStyle w:val="Hyperlink"/>
                <w:noProof/>
              </w:rPr>
              <w:t>GET Product Data</w:t>
            </w:r>
            <w:r>
              <w:rPr>
                <w:noProof/>
                <w:webHidden/>
              </w:rPr>
              <w:tab/>
            </w:r>
            <w:r>
              <w:rPr>
                <w:noProof/>
                <w:webHidden/>
              </w:rPr>
              <w:fldChar w:fldCharType="begin"/>
            </w:r>
            <w:r>
              <w:rPr>
                <w:noProof/>
                <w:webHidden/>
              </w:rPr>
              <w:instrText xml:space="preserve"> PAGEREF _Toc220072434 \h </w:instrText>
            </w:r>
            <w:r>
              <w:rPr>
                <w:noProof/>
                <w:webHidden/>
              </w:rPr>
            </w:r>
            <w:r>
              <w:rPr>
                <w:noProof/>
                <w:webHidden/>
              </w:rPr>
              <w:fldChar w:fldCharType="separate"/>
            </w:r>
            <w:r>
              <w:rPr>
                <w:noProof/>
                <w:webHidden/>
              </w:rPr>
              <w:t>6</w:t>
            </w:r>
            <w:r>
              <w:rPr>
                <w:noProof/>
                <w:webHidden/>
              </w:rPr>
              <w:fldChar w:fldCharType="end"/>
            </w:r>
          </w:hyperlink>
        </w:p>
        <w:p w14:paraId="1F12B774" w14:textId="7620BF21" w:rsidR="004F1BD1" w:rsidRDefault="004F1BD1">
          <w:pPr>
            <w:pStyle w:val="TOC3"/>
            <w:tabs>
              <w:tab w:val="right" w:leader="dot" w:pos="5030"/>
            </w:tabs>
            <w:rPr>
              <w:rFonts w:asciiTheme="minorHAnsi" w:eastAsiaTheme="minorEastAsia" w:hAnsiTheme="minorHAnsi"/>
              <w:noProof/>
              <w:sz w:val="24"/>
              <w:szCs w:val="24"/>
            </w:rPr>
          </w:pPr>
          <w:hyperlink w:anchor="_Toc220072435" w:history="1">
            <w:r w:rsidRPr="00182AE8">
              <w:rPr>
                <w:rStyle w:val="Hyperlink"/>
                <w:noProof/>
              </w:rPr>
              <w:t>Input</w:t>
            </w:r>
            <w:r>
              <w:rPr>
                <w:noProof/>
                <w:webHidden/>
              </w:rPr>
              <w:tab/>
            </w:r>
            <w:r>
              <w:rPr>
                <w:noProof/>
                <w:webHidden/>
              </w:rPr>
              <w:fldChar w:fldCharType="begin"/>
            </w:r>
            <w:r>
              <w:rPr>
                <w:noProof/>
                <w:webHidden/>
              </w:rPr>
              <w:instrText xml:space="preserve"> PAGEREF _Toc220072435 \h </w:instrText>
            </w:r>
            <w:r>
              <w:rPr>
                <w:noProof/>
                <w:webHidden/>
              </w:rPr>
            </w:r>
            <w:r>
              <w:rPr>
                <w:noProof/>
                <w:webHidden/>
              </w:rPr>
              <w:fldChar w:fldCharType="separate"/>
            </w:r>
            <w:r>
              <w:rPr>
                <w:noProof/>
                <w:webHidden/>
              </w:rPr>
              <w:t>6</w:t>
            </w:r>
            <w:r>
              <w:rPr>
                <w:noProof/>
                <w:webHidden/>
              </w:rPr>
              <w:fldChar w:fldCharType="end"/>
            </w:r>
          </w:hyperlink>
        </w:p>
        <w:p w14:paraId="2C149484" w14:textId="06300225" w:rsidR="004F1BD1" w:rsidRDefault="004F1BD1">
          <w:pPr>
            <w:pStyle w:val="TOC3"/>
            <w:tabs>
              <w:tab w:val="right" w:leader="dot" w:pos="5030"/>
            </w:tabs>
            <w:rPr>
              <w:rFonts w:asciiTheme="minorHAnsi" w:eastAsiaTheme="minorEastAsia" w:hAnsiTheme="minorHAnsi"/>
              <w:noProof/>
              <w:sz w:val="24"/>
              <w:szCs w:val="24"/>
            </w:rPr>
          </w:pPr>
          <w:hyperlink w:anchor="_Toc220072436" w:history="1">
            <w:r w:rsidRPr="00182AE8">
              <w:rPr>
                <w:rStyle w:val="Hyperlink"/>
                <w:noProof/>
              </w:rPr>
              <w:t>Result</w:t>
            </w:r>
            <w:r>
              <w:rPr>
                <w:noProof/>
                <w:webHidden/>
              </w:rPr>
              <w:tab/>
            </w:r>
            <w:r>
              <w:rPr>
                <w:noProof/>
                <w:webHidden/>
              </w:rPr>
              <w:fldChar w:fldCharType="begin"/>
            </w:r>
            <w:r>
              <w:rPr>
                <w:noProof/>
                <w:webHidden/>
              </w:rPr>
              <w:instrText xml:space="preserve"> PAGEREF _Toc220072436 \h </w:instrText>
            </w:r>
            <w:r>
              <w:rPr>
                <w:noProof/>
                <w:webHidden/>
              </w:rPr>
            </w:r>
            <w:r>
              <w:rPr>
                <w:noProof/>
                <w:webHidden/>
              </w:rPr>
              <w:fldChar w:fldCharType="separate"/>
            </w:r>
            <w:r>
              <w:rPr>
                <w:noProof/>
                <w:webHidden/>
              </w:rPr>
              <w:t>6</w:t>
            </w:r>
            <w:r>
              <w:rPr>
                <w:noProof/>
                <w:webHidden/>
              </w:rPr>
              <w:fldChar w:fldCharType="end"/>
            </w:r>
          </w:hyperlink>
        </w:p>
        <w:p w14:paraId="2C924859" w14:textId="6F27D873" w:rsidR="004F1BD1" w:rsidRDefault="004F1BD1">
          <w:pPr>
            <w:pStyle w:val="TOC3"/>
            <w:tabs>
              <w:tab w:val="right" w:leader="dot" w:pos="5030"/>
            </w:tabs>
            <w:rPr>
              <w:rFonts w:asciiTheme="minorHAnsi" w:eastAsiaTheme="minorEastAsia" w:hAnsiTheme="minorHAnsi"/>
              <w:noProof/>
              <w:sz w:val="24"/>
              <w:szCs w:val="24"/>
            </w:rPr>
          </w:pPr>
          <w:hyperlink w:anchor="_Toc220072437" w:history="1">
            <w:r w:rsidRPr="00182AE8">
              <w:rPr>
                <w:rStyle w:val="Hyperlink"/>
                <w:noProof/>
              </w:rPr>
              <w:t>Error Management</w:t>
            </w:r>
            <w:r>
              <w:rPr>
                <w:noProof/>
                <w:webHidden/>
              </w:rPr>
              <w:tab/>
            </w:r>
            <w:r>
              <w:rPr>
                <w:noProof/>
                <w:webHidden/>
              </w:rPr>
              <w:fldChar w:fldCharType="begin"/>
            </w:r>
            <w:r>
              <w:rPr>
                <w:noProof/>
                <w:webHidden/>
              </w:rPr>
              <w:instrText xml:space="preserve"> PAGEREF _Toc220072437 \h </w:instrText>
            </w:r>
            <w:r>
              <w:rPr>
                <w:noProof/>
                <w:webHidden/>
              </w:rPr>
            </w:r>
            <w:r>
              <w:rPr>
                <w:noProof/>
                <w:webHidden/>
              </w:rPr>
              <w:fldChar w:fldCharType="separate"/>
            </w:r>
            <w:r>
              <w:rPr>
                <w:noProof/>
                <w:webHidden/>
              </w:rPr>
              <w:t>6</w:t>
            </w:r>
            <w:r>
              <w:rPr>
                <w:noProof/>
                <w:webHidden/>
              </w:rPr>
              <w:fldChar w:fldCharType="end"/>
            </w:r>
          </w:hyperlink>
        </w:p>
        <w:p w14:paraId="02EE413F" w14:textId="476EDB6F" w:rsidR="004F1BD1" w:rsidRDefault="004F1BD1">
          <w:pPr>
            <w:pStyle w:val="TOC2"/>
            <w:tabs>
              <w:tab w:val="right" w:leader="dot" w:pos="5030"/>
            </w:tabs>
            <w:rPr>
              <w:rFonts w:asciiTheme="minorHAnsi" w:eastAsiaTheme="minorEastAsia" w:hAnsiTheme="minorHAnsi"/>
              <w:noProof/>
              <w:sz w:val="24"/>
              <w:szCs w:val="24"/>
            </w:rPr>
          </w:pPr>
          <w:hyperlink w:anchor="_Toc220072438" w:history="1">
            <w:r w:rsidRPr="00182AE8">
              <w:rPr>
                <w:rStyle w:val="Hyperlink"/>
                <w:noProof/>
              </w:rPr>
              <w:t>Get Product Data With Common Format</w:t>
            </w:r>
            <w:r>
              <w:rPr>
                <w:noProof/>
                <w:webHidden/>
              </w:rPr>
              <w:tab/>
            </w:r>
            <w:r>
              <w:rPr>
                <w:noProof/>
                <w:webHidden/>
              </w:rPr>
              <w:fldChar w:fldCharType="begin"/>
            </w:r>
            <w:r>
              <w:rPr>
                <w:noProof/>
                <w:webHidden/>
              </w:rPr>
              <w:instrText xml:space="preserve"> PAGEREF _Toc220072438 \h </w:instrText>
            </w:r>
            <w:r>
              <w:rPr>
                <w:noProof/>
                <w:webHidden/>
              </w:rPr>
            </w:r>
            <w:r>
              <w:rPr>
                <w:noProof/>
                <w:webHidden/>
              </w:rPr>
              <w:fldChar w:fldCharType="separate"/>
            </w:r>
            <w:r>
              <w:rPr>
                <w:noProof/>
                <w:webHidden/>
              </w:rPr>
              <w:t>7</w:t>
            </w:r>
            <w:r>
              <w:rPr>
                <w:noProof/>
                <w:webHidden/>
              </w:rPr>
              <w:fldChar w:fldCharType="end"/>
            </w:r>
          </w:hyperlink>
        </w:p>
        <w:p w14:paraId="0949C93C" w14:textId="29C46698" w:rsidR="004F1BD1" w:rsidRDefault="004F1BD1">
          <w:pPr>
            <w:pStyle w:val="TOC3"/>
            <w:tabs>
              <w:tab w:val="right" w:leader="dot" w:pos="5030"/>
            </w:tabs>
            <w:rPr>
              <w:rFonts w:asciiTheme="minorHAnsi" w:eastAsiaTheme="minorEastAsia" w:hAnsiTheme="minorHAnsi"/>
              <w:noProof/>
              <w:sz w:val="24"/>
              <w:szCs w:val="24"/>
            </w:rPr>
          </w:pPr>
          <w:hyperlink w:anchor="_Toc220072439" w:history="1">
            <w:r w:rsidRPr="00182AE8">
              <w:rPr>
                <w:rStyle w:val="Hyperlink"/>
                <w:noProof/>
              </w:rPr>
              <w:t>Input</w:t>
            </w:r>
            <w:r>
              <w:rPr>
                <w:noProof/>
                <w:webHidden/>
              </w:rPr>
              <w:tab/>
            </w:r>
            <w:r>
              <w:rPr>
                <w:noProof/>
                <w:webHidden/>
              </w:rPr>
              <w:fldChar w:fldCharType="begin"/>
            </w:r>
            <w:r>
              <w:rPr>
                <w:noProof/>
                <w:webHidden/>
              </w:rPr>
              <w:instrText xml:space="preserve"> PAGEREF _Toc220072439 \h </w:instrText>
            </w:r>
            <w:r>
              <w:rPr>
                <w:noProof/>
                <w:webHidden/>
              </w:rPr>
            </w:r>
            <w:r>
              <w:rPr>
                <w:noProof/>
                <w:webHidden/>
              </w:rPr>
              <w:fldChar w:fldCharType="separate"/>
            </w:r>
            <w:r>
              <w:rPr>
                <w:noProof/>
                <w:webHidden/>
              </w:rPr>
              <w:t>7</w:t>
            </w:r>
            <w:r>
              <w:rPr>
                <w:noProof/>
                <w:webHidden/>
              </w:rPr>
              <w:fldChar w:fldCharType="end"/>
            </w:r>
          </w:hyperlink>
        </w:p>
        <w:p w14:paraId="6EB9B0E1" w14:textId="212D0BE2" w:rsidR="004F1BD1" w:rsidRDefault="004F1BD1">
          <w:pPr>
            <w:pStyle w:val="TOC3"/>
            <w:tabs>
              <w:tab w:val="right" w:leader="dot" w:pos="5030"/>
            </w:tabs>
            <w:rPr>
              <w:rFonts w:asciiTheme="minorHAnsi" w:eastAsiaTheme="minorEastAsia" w:hAnsiTheme="minorHAnsi"/>
              <w:noProof/>
              <w:sz w:val="24"/>
              <w:szCs w:val="24"/>
            </w:rPr>
          </w:pPr>
          <w:hyperlink w:anchor="_Toc220072440" w:history="1">
            <w:r w:rsidRPr="00182AE8">
              <w:rPr>
                <w:rStyle w:val="Hyperlink"/>
                <w:noProof/>
              </w:rPr>
              <w:t>Result</w:t>
            </w:r>
            <w:r>
              <w:rPr>
                <w:noProof/>
                <w:webHidden/>
              </w:rPr>
              <w:tab/>
            </w:r>
            <w:r>
              <w:rPr>
                <w:noProof/>
                <w:webHidden/>
              </w:rPr>
              <w:fldChar w:fldCharType="begin"/>
            </w:r>
            <w:r>
              <w:rPr>
                <w:noProof/>
                <w:webHidden/>
              </w:rPr>
              <w:instrText xml:space="preserve"> PAGEREF _Toc220072440 \h </w:instrText>
            </w:r>
            <w:r>
              <w:rPr>
                <w:noProof/>
                <w:webHidden/>
              </w:rPr>
            </w:r>
            <w:r>
              <w:rPr>
                <w:noProof/>
                <w:webHidden/>
              </w:rPr>
              <w:fldChar w:fldCharType="separate"/>
            </w:r>
            <w:r>
              <w:rPr>
                <w:noProof/>
                <w:webHidden/>
              </w:rPr>
              <w:t>7</w:t>
            </w:r>
            <w:r>
              <w:rPr>
                <w:noProof/>
                <w:webHidden/>
              </w:rPr>
              <w:fldChar w:fldCharType="end"/>
            </w:r>
          </w:hyperlink>
        </w:p>
        <w:p w14:paraId="64C38D68" w14:textId="68803EE2" w:rsidR="004F1BD1" w:rsidRDefault="004F1BD1">
          <w:pPr>
            <w:pStyle w:val="TOC3"/>
            <w:tabs>
              <w:tab w:val="right" w:leader="dot" w:pos="5030"/>
            </w:tabs>
            <w:rPr>
              <w:rFonts w:asciiTheme="minorHAnsi" w:eastAsiaTheme="minorEastAsia" w:hAnsiTheme="minorHAnsi"/>
              <w:noProof/>
              <w:sz w:val="24"/>
              <w:szCs w:val="24"/>
            </w:rPr>
          </w:pPr>
          <w:hyperlink w:anchor="_Toc220072441" w:history="1">
            <w:r w:rsidRPr="00182AE8">
              <w:rPr>
                <w:rStyle w:val="Hyperlink"/>
                <w:noProof/>
              </w:rPr>
              <w:t>Error Management</w:t>
            </w:r>
            <w:r>
              <w:rPr>
                <w:noProof/>
                <w:webHidden/>
              </w:rPr>
              <w:tab/>
            </w:r>
            <w:r>
              <w:rPr>
                <w:noProof/>
                <w:webHidden/>
              </w:rPr>
              <w:fldChar w:fldCharType="begin"/>
            </w:r>
            <w:r>
              <w:rPr>
                <w:noProof/>
                <w:webHidden/>
              </w:rPr>
              <w:instrText xml:space="preserve"> PAGEREF _Toc220072441 \h </w:instrText>
            </w:r>
            <w:r>
              <w:rPr>
                <w:noProof/>
                <w:webHidden/>
              </w:rPr>
            </w:r>
            <w:r>
              <w:rPr>
                <w:noProof/>
                <w:webHidden/>
              </w:rPr>
              <w:fldChar w:fldCharType="separate"/>
            </w:r>
            <w:r>
              <w:rPr>
                <w:noProof/>
                <w:webHidden/>
              </w:rPr>
              <w:t>7</w:t>
            </w:r>
            <w:r>
              <w:rPr>
                <w:noProof/>
                <w:webHidden/>
              </w:rPr>
              <w:fldChar w:fldCharType="end"/>
            </w:r>
          </w:hyperlink>
        </w:p>
        <w:p w14:paraId="3D14AC11" w14:textId="6828C871" w:rsidR="004F1BD1" w:rsidRDefault="004F1BD1">
          <w:pPr>
            <w:pStyle w:val="TOC2"/>
            <w:tabs>
              <w:tab w:val="right" w:leader="dot" w:pos="5030"/>
            </w:tabs>
            <w:rPr>
              <w:rFonts w:asciiTheme="minorHAnsi" w:eastAsiaTheme="minorEastAsia" w:hAnsiTheme="minorHAnsi"/>
              <w:noProof/>
              <w:sz w:val="24"/>
              <w:szCs w:val="24"/>
            </w:rPr>
          </w:pPr>
          <w:hyperlink w:anchor="_Toc220072442" w:history="1">
            <w:r w:rsidRPr="00182AE8">
              <w:rPr>
                <w:rStyle w:val="Hyperlink"/>
                <w:noProof/>
              </w:rPr>
              <w:t>Get Product Metadata</w:t>
            </w:r>
            <w:r>
              <w:rPr>
                <w:noProof/>
                <w:webHidden/>
              </w:rPr>
              <w:tab/>
            </w:r>
            <w:r>
              <w:rPr>
                <w:noProof/>
                <w:webHidden/>
              </w:rPr>
              <w:fldChar w:fldCharType="begin"/>
            </w:r>
            <w:r>
              <w:rPr>
                <w:noProof/>
                <w:webHidden/>
              </w:rPr>
              <w:instrText xml:space="preserve"> PAGEREF _Toc220072442 \h </w:instrText>
            </w:r>
            <w:r>
              <w:rPr>
                <w:noProof/>
                <w:webHidden/>
              </w:rPr>
            </w:r>
            <w:r>
              <w:rPr>
                <w:noProof/>
                <w:webHidden/>
              </w:rPr>
              <w:fldChar w:fldCharType="separate"/>
            </w:r>
            <w:r>
              <w:rPr>
                <w:noProof/>
                <w:webHidden/>
              </w:rPr>
              <w:t>8</w:t>
            </w:r>
            <w:r>
              <w:rPr>
                <w:noProof/>
                <w:webHidden/>
              </w:rPr>
              <w:fldChar w:fldCharType="end"/>
            </w:r>
          </w:hyperlink>
        </w:p>
        <w:p w14:paraId="5D19E77C" w14:textId="0170F20D" w:rsidR="004F1BD1" w:rsidRDefault="004F1BD1">
          <w:pPr>
            <w:pStyle w:val="TOC3"/>
            <w:tabs>
              <w:tab w:val="right" w:leader="dot" w:pos="5030"/>
            </w:tabs>
            <w:rPr>
              <w:rFonts w:asciiTheme="minorHAnsi" w:eastAsiaTheme="minorEastAsia" w:hAnsiTheme="minorHAnsi"/>
              <w:noProof/>
              <w:sz w:val="24"/>
              <w:szCs w:val="24"/>
            </w:rPr>
          </w:pPr>
          <w:hyperlink w:anchor="_Toc220072443" w:history="1">
            <w:r w:rsidRPr="00182AE8">
              <w:rPr>
                <w:rStyle w:val="Hyperlink"/>
                <w:noProof/>
              </w:rPr>
              <w:t>Input</w:t>
            </w:r>
            <w:r>
              <w:rPr>
                <w:noProof/>
                <w:webHidden/>
              </w:rPr>
              <w:tab/>
            </w:r>
            <w:r>
              <w:rPr>
                <w:noProof/>
                <w:webHidden/>
              </w:rPr>
              <w:fldChar w:fldCharType="begin"/>
            </w:r>
            <w:r>
              <w:rPr>
                <w:noProof/>
                <w:webHidden/>
              </w:rPr>
              <w:instrText xml:space="preserve"> PAGEREF _Toc220072443 \h </w:instrText>
            </w:r>
            <w:r>
              <w:rPr>
                <w:noProof/>
                <w:webHidden/>
              </w:rPr>
            </w:r>
            <w:r>
              <w:rPr>
                <w:noProof/>
                <w:webHidden/>
              </w:rPr>
              <w:fldChar w:fldCharType="separate"/>
            </w:r>
            <w:r>
              <w:rPr>
                <w:noProof/>
                <w:webHidden/>
              </w:rPr>
              <w:t>8</w:t>
            </w:r>
            <w:r>
              <w:rPr>
                <w:noProof/>
                <w:webHidden/>
              </w:rPr>
              <w:fldChar w:fldCharType="end"/>
            </w:r>
          </w:hyperlink>
        </w:p>
        <w:p w14:paraId="45D25BAF" w14:textId="2B26EB73" w:rsidR="004F1BD1" w:rsidRDefault="004F1BD1">
          <w:pPr>
            <w:pStyle w:val="TOC3"/>
            <w:tabs>
              <w:tab w:val="right" w:leader="dot" w:pos="5030"/>
            </w:tabs>
            <w:rPr>
              <w:rFonts w:asciiTheme="minorHAnsi" w:eastAsiaTheme="minorEastAsia" w:hAnsiTheme="minorHAnsi"/>
              <w:noProof/>
              <w:sz w:val="24"/>
              <w:szCs w:val="24"/>
            </w:rPr>
          </w:pPr>
          <w:hyperlink w:anchor="_Toc220072444" w:history="1">
            <w:r w:rsidRPr="00182AE8">
              <w:rPr>
                <w:rStyle w:val="Hyperlink"/>
                <w:noProof/>
              </w:rPr>
              <w:t>Result</w:t>
            </w:r>
            <w:r>
              <w:rPr>
                <w:noProof/>
                <w:webHidden/>
              </w:rPr>
              <w:tab/>
            </w:r>
            <w:r>
              <w:rPr>
                <w:noProof/>
                <w:webHidden/>
              </w:rPr>
              <w:fldChar w:fldCharType="begin"/>
            </w:r>
            <w:r>
              <w:rPr>
                <w:noProof/>
                <w:webHidden/>
              </w:rPr>
              <w:instrText xml:space="preserve"> PAGEREF _Toc220072444 \h </w:instrText>
            </w:r>
            <w:r>
              <w:rPr>
                <w:noProof/>
                <w:webHidden/>
              </w:rPr>
            </w:r>
            <w:r>
              <w:rPr>
                <w:noProof/>
                <w:webHidden/>
              </w:rPr>
              <w:fldChar w:fldCharType="separate"/>
            </w:r>
            <w:r>
              <w:rPr>
                <w:noProof/>
                <w:webHidden/>
              </w:rPr>
              <w:t>8</w:t>
            </w:r>
            <w:r>
              <w:rPr>
                <w:noProof/>
                <w:webHidden/>
              </w:rPr>
              <w:fldChar w:fldCharType="end"/>
            </w:r>
          </w:hyperlink>
        </w:p>
        <w:p w14:paraId="32142809" w14:textId="59C87669" w:rsidR="004F1BD1" w:rsidRDefault="004F1BD1">
          <w:pPr>
            <w:pStyle w:val="TOC3"/>
            <w:tabs>
              <w:tab w:val="right" w:leader="dot" w:pos="5030"/>
            </w:tabs>
            <w:rPr>
              <w:rFonts w:asciiTheme="minorHAnsi" w:eastAsiaTheme="minorEastAsia" w:hAnsiTheme="minorHAnsi"/>
              <w:noProof/>
              <w:sz w:val="24"/>
              <w:szCs w:val="24"/>
            </w:rPr>
          </w:pPr>
          <w:hyperlink w:anchor="_Toc220072445" w:history="1">
            <w:r w:rsidRPr="00182AE8">
              <w:rPr>
                <w:rStyle w:val="Hyperlink"/>
                <w:noProof/>
              </w:rPr>
              <w:t>Error Management</w:t>
            </w:r>
            <w:r>
              <w:rPr>
                <w:noProof/>
                <w:webHidden/>
              </w:rPr>
              <w:tab/>
            </w:r>
            <w:r>
              <w:rPr>
                <w:noProof/>
                <w:webHidden/>
              </w:rPr>
              <w:fldChar w:fldCharType="begin"/>
            </w:r>
            <w:r>
              <w:rPr>
                <w:noProof/>
                <w:webHidden/>
              </w:rPr>
              <w:instrText xml:space="preserve"> PAGEREF _Toc220072445 \h </w:instrText>
            </w:r>
            <w:r>
              <w:rPr>
                <w:noProof/>
                <w:webHidden/>
              </w:rPr>
            </w:r>
            <w:r>
              <w:rPr>
                <w:noProof/>
                <w:webHidden/>
              </w:rPr>
              <w:fldChar w:fldCharType="separate"/>
            </w:r>
            <w:r>
              <w:rPr>
                <w:noProof/>
                <w:webHidden/>
              </w:rPr>
              <w:t>8</w:t>
            </w:r>
            <w:r>
              <w:rPr>
                <w:noProof/>
                <w:webHidden/>
              </w:rPr>
              <w:fldChar w:fldCharType="end"/>
            </w:r>
          </w:hyperlink>
        </w:p>
        <w:p w14:paraId="4A50A47B" w14:textId="3DDB9230" w:rsidR="004F1BD1" w:rsidRDefault="004F1BD1">
          <w:pPr>
            <w:pStyle w:val="TOC1"/>
            <w:tabs>
              <w:tab w:val="right" w:leader="dot" w:pos="5030"/>
            </w:tabs>
            <w:rPr>
              <w:rFonts w:asciiTheme="minorHAnsi" w:eastAsiaTheme="minorEastAsia" w:hAnsiTheme="minorHAnsi"/>
              <w:noProof/>
              <w:sz w:val="24"/>
              <w:szCs w:val="24"/>
            </w:rPr>
          </w:pPr>
          <w:hyperlink w:anchor="_Toc220072446" w:history="1">
            <w:r w:rsidRPr="00182AE8">
              <w:rPr>
                <w:rStyle w:val="Hyperlink"/>
                <w:noProof/>
              </w:rPr>
              <w:t>Database Setup</w:t>
            </w:r>
            <w:r>
              <w:rPr>
                <w:noProof/>
                <w:webHidden/>
              </w:rPr>
              <w:tab/>
            </w:r>
            <w:r>
              <w:rPr>
                <w:noProof/>
                <w:webHidden/>
              </w:rPr>
              <w:fldChar w:fldCharType="begin"/>
            </w:r>
            <w:r>
              <w:rPr>
                <w:noProof/>
                <w:webHidden/>
              </w:rPr>
              <w:instrText xml:space="preserve"> PAGEREF _Toc220072446 \h </w:instrText>
            </w:r>
            <w:r>
              <w:rPr>
                <w:noProof/>
                <w:webHidden/>
              </w:rPr>
            </w:r>
            <w:r>
              <w:rPr>
                <w:noProof/>
                <w:webHidden/>
              </w:rPr>
              <w:fldChar w:fldCharType="separate"/>
            </w:r>
            <w:r>
              <w:rPr>
                <w:noProof/>
                <w:webHidden/>
              </w:rPr>
              <w:t>9</w:t>
            </w:r>
            <w:r>
              <w:rPr>
                <w:noProof/>
                <w:webHidden/>
              </w:rPr>
              <w:fldChar w:fldCharType="end"/>
            </w:r>
          </w:hyperlink>
        </w:p>
        <w:p w14:paraId="6875B1A7" w14:textId="493AE56D" w:rsidR="00E325C4" w:rsidRDefault="004F1BD1" w:rsidP="004F1BD1">
          <w:pPr>
            <w:pStyle w:val="TOC2"/>
            <w:tabs>
              <w:tab w:val="right" w:leader="dot" w:pos="5030"/>
            </w:tabs>
          </w:pPr>
          <w:hyperlink w:anchor="_Toc220072447" w:history="1">
            <w:r w:rsidRPr="00182AE8">
              <w:rPr>
                <w:rStyle w:val="Hyperlink"/>
                <w:noProof/>
              </w:rPr>
              <w:t>Script Details</w:t>
            </w:r>
            <w:r>
              <w:rPr>
                <w:noProof/>
                <w:webHidden/>
              </w:rPr>
              <w:tab/>
            </w:r>
            <w:r>
              <w:rPr>
                <w:noProof/>
                <w:webHidden/>
              </w:rPr>
              <w:fldChar w:fldCharType="begin"/>
            </w:r>
            <w:r>
              <w:rPr>
                <w:noProof/>
                <w:webHidden/>
              </w:rPr>
              <w:instrText xml:space="preserve"> PAGEREF _Toc220072447 \h </w:instrText>
            </w:r>
            <w:r>
              <w:rPr>
                <w:noProof/>
                <w:webHidden/>
              </w:rPr>
            </w:r>
            <w:r>
              <w:rPr>
                <w:noProof/>
                <w:webHidden/>
              </w:rPr>
              <w:fldChar w:fldCharType="separate"/>
            </w:r>
            <w:r>
              <w:rPr>
                <w:noProof/>
                <w:webHidden/>
              </w:rPr>
              <w:t>9</w:t>
            </w:r>
            <w:r>
              <w:rPr>
                <w:noProof/>
                <w:webHidden/>
              </w:rPr>
              <w:fldChar w:fldCharType="end"/>
            </w:r>
          </w:hyperlink>
          <w:r w:rsidR="00E325C4">
            <w:rPr>
              <w:b/>
              <w:bCs/>
              <w:noProof/>
            </w:rPr>
            <w:fldChar w:fldCharType="end"/>
          </w:r>
        </w:p>
      </w:sdtContent>
    </w:sdt>
    <w:p w14:paraId="7365C0ED" w14:textId="77777777" w:rsidR="00AE7024" w:rsidRDefault="00AE7024" w:rsidP="006A24E5">
      <w:pPr>
        <w:pStyle w:val="Heading1"/>
        <w:sectPr w:rsidR="00AE7024" w:rsidSect="004F1BD1">
          <w:pgSz w:w="12240" w:h="15840" w:code="1"/>
          <w:pgMar w:top="2160" w:right="3600" w:bottom="1440" w:left="3600" w:header="720" w:footer="720" w:gutter="0"/>
          <w:cols w:space="720"/>
          <w:docGrid w:linePitch="360"/>
        </w:sectPr>
      </w:pPr>
      <w:bookmarkStart w:id="8" w:name="OLE_LINK1"/>
      <w:bookmarkStart w:id="9" w:name="OLE_LINK2"/>
    </w:p>
    <w:p w14:paraId="0B528E29" w14:textId="77777777" w:rsidR="00DE2E12" w:rsidRDefault="00564CDE" w:rsidP="006A24E5">
      <w:pPr>
        <w:pStyle w:val="Heading1"/>
      </w:pPr>
      <w:bookmarkStart w:id="10" w:name="_Toc220072420"/>
      <w:r>
        <w:lastRenderedPageBreak/>
        <w:t>Introduction</w:t>
      </w:r>
      <w:bookmarkEnd w:id="10"/>
    </w:p>
    <w:p w14:paraId="45F846AC" w14:textId="77777777" w:rsidR="00F116F1" w:rsidRPr="00F116F1" w:rsidRDefault="00F116F1" w:rsidP="00F116F1">
      <w:pPr>
        <w:spacing w:before="120" w:after="240"/>
      </w:pPr>
      <w:r w:rsidRPr="00F116F1">
        <w:t>A digital thread refers to the continuous and consistent flow of information throughout the entire lifecycle of a product or system – from design and development to operation and maintenance. It enables the integration of data from different stages and sources, allowing effective traceability, seamless collaboration, and efficient decision-making by unleashing the power of sleeping data. The digital thread is considered a key aspect of Industry 4.0 and the digital transformation of the manufacturing industry. It is the core of what we call the Enterprise Operating System (EOS). Digital Thread is a communication framework that helps integrate various enterprise systems involved in the engineering and manufacturing product life cycle.</w:t>
      </w:r>
    </w:p>
    <w:p w14:paraId="68CBF7D3" w14:textId="78452ABA" w:rsidR="005146FB" w:rsidRPr="005146FB" w:rsidRDefault="005146FB" w:rsidP="005146FB">
      <w:pPr>
        <w:spacing w:before="120" w:after="240"/>
      </w:pPr>
      <w:bookmarkStart w:id="11" w:name="_Toc142910894"/>
      <w:r w:rsidRPr="005146FB">
        <w:t xml:space="preserve">The </w:t>
      </w:r>
      <w:bookmarkStart w:id="12" w:name="OLE_LINK82"/>
      <w:r w:rsidRPr="005146FB">
        <w:t xml:space="preserve">MES Connector </w:t>
      </w:r>
      <w:bookmarkEnd w:id="12"/>
      <w:r w:rsidRPr="005146FB">
        <w:t>is a set of Rest API</w:t>
      </w:r>
      <w:r w:rsidR="00640FA2">
        <w:t>s</w:t>
      </w:r>
      <w:r w:rsidRPr="005146FB">
        <w:t xml:space="preserve">, designed specifically to facilitate data retrieval from </w:t>
      </w:r>
      <w:r w:rsidR="00D36FFD">
        <w:t>IX Digital Thread’s</w:t>
      </w:r>
      <w:r w:rsidRPr="005146FB">
        <w:t xml:space="preserve"> MES </w:t>
      </w:r>
      <w:r w:rsidR="00D36FFD">
        <w:t>database (IX MES DB)</w:t>
      </w:r>
      <w:r w:rsidRPr="005146FB">
        <w:t xml:space="preserve">. It has </w:t>
      </w:r>
      <w:r w:rsidR="00527A8F" w:rsidRPr="005146FB">
        <w:t>API</w:t>
      </w:r>
      <w:r w:rsidR="00D36FFD">
        <w:t>s</w:t>
      </w:r>
      <w:r w:rsidRPr="005146FB">
        <w:t xml:space="preserve"> </w:t>
      </w:r>
      <w:r w:rsidR="00D36FFD">
        <w:t>that</w:t>
      </w:r>
      <w:r w:rsidRPr="005146FB">
        <w:t xml:space="preserve"> connect with stored procedure</w:t>
      </w:r>
      <w:r w:rsidR="00FD5C8B">
        <w:t>s</w:t>
      </w:r>
      <w:r w:rsidRPr="005146FB">
        <w:t xml:space="preserve"> and Views for data and metadata retrieval.</w:t>
      </w:r>
    </w:p>
    <w:p w14:paraId="58D8BEA0" w14:textId="77777777" w:rsidR="009F45A8" w:rsidRDefault="009F45A8" w:rsidP="002A0F47">
      <w:pPr>
        <w:pStyle w:val="Heading2"/>
      </w:pPr>
      <w:bookmarkStart w:id="13" w:name="_Toc220072421"/>
      <w:r>
        <w:t>Purpose</w:t>
      </w:r>
      <w:bookmarkEnd w:id="13"/>
    </w:p>
    <w:p w14:paraId="7912567C" w14:textId="4A1C46B2" w:rsidR="00715A55" w:rsidRDefault="005146FB" w:rsidP="009F45A8">
      <w:pPr>
        <w:rPr>
          <w:lang w:val="en-GB"/>
        </w:rPr>
      </w:pPr>
      <w:r w:rsidRPr="005146FB">
        <w:rPr>
          <w:color w:val="000000" w:themeColor="text1"/>
        </w:rPr>
        <w:t xml:space="preserve">This document </w:t>
      </w:r>
      <w:r w:rsidR="00B51FF2">
        <w:rPr>
          <w:color w:val="000000" w:themeColor="text1"/>
        </w:rPr>
        <w:t>describes the API and database details needed to integrate</w:t>
      </w:r>
      <w:r w:rsidRPr="005146FB">
        <w:rPr>
          <w:color w:val="000000" w:themeColor="text1"/>
        </w:rPr>
        <w:t xml:space="preserve"> </w:t>
      </w:r>
      <w:r w:rsidR="00FD5C8B">
        <w:rPr>
          <w:color w:val="000000" w:themeColor="text1"/>
        </w:rPr>
        <w:t xml:space="preserve">the </w:t>
      </w:r>
      <w:r w:rsidRPr="005146FB">
        <w:rPr>
          <w:color w:val="000000" w:themeColor="text1"/>
        </w:rPr>
        <w:t xml:space="preserve">IX Digital Thread </w:t>
      </w:r>
      <w:r w:rsidR="002938D0">
        <w:rPr>
          <w:color w:val="000000" w:themeColor="text1"/>
        </w:rPr>
        <w:t>Foundations</w:t>
      </w:r>
      <w:r w:rsidR="000D728B">
        <w:rPr>
          <w:color w:val="000000" w:themeColor="text1"/>
        </w:rPr>
        <w:t xml:space="preserve"> </w:t>
      </w:r>
      <w:r w:rsidRPr="005146FB">
        <w:rPr>
          <w:color w:val="000000" w:themeColor="text1"/>
        </w:rPr>
        <w:t>MES Connector</w:t>
      </w:r>
      <w:r w:rsidR="00C07930" w:rsidRPr="00F116F1">
        <w:rPr>
          <w:color w:val="000000" w:themeColor="text1"/>
          <w:lang w:val="en-IN"/>
        </w:rPr>
        <w:t>.</w:t>
      </w:r>
    </w:p>
    <w:p w14:paraId="6560B4B9" w14:textId="77777777" w:rsidR="00B7452B" w:rsidRDefault="00B7452B" w:rsidP="002A0F47">
      <w:pPr>
        <w:pStyle w:val="Heading2"/>
      </w:pPr>
      <w:bookmarkStart w:id="14" w:name="_Toc220072422"/>
      <w:r>
        <w:t>Target Audience</w:t>
      </w:r>
      <w:bookmarkEnd w:id="11"/>
      <w:bookmarkEnd w:id="14"/>
    </w:p>
    <w:p w14:paraId="7AAF7D66" w14:textId="77777777" w:rsidR="0062429A" w:rsidRDefault="0062429A" w:rsidP="0062429A">
      <w:pPr>
        <w:spacing w:after="0"/>
        <w:jc w:val="left"/>
      </w:pPr>
      <w:r>
        <w:t xml:space="preserve">Software architects, developers, and integrators with IT backgrounds. </w:t>
      </w:r>
    </w:p>
    <w:p w14:paraId="7D903639" w14:textId="77777777" w:rsidR="00495C8E" w:rsidRDefault="00495C8E" w:rsidP="00495C8E">
      <w:pPr>
        <w:pStyle w:val="Heading2"/>
      </w:pPr>
      <w:bookmarkStart w:id="15" w:name="_Toc220072423"/>
      <w:bookmarkStart w:id="16" w:name="_Toc157074527"/>
      <w:bookmarkStart w:id="17" w:name="_Toc160612332"/>
      <w:bookmarkStart w:id="18" w:name="_Toc160613139"/>
      <w:bookmarkStart w:id="19" w:name="_Toc164180631"/>
      <w:bookmarkStart w:id="20" w:name="_Toc170733810"/>
      <w:bookmarkStart w:id="21" w:name="_Toc174544580"/>
      <w:bookmarkStart w:id="22" w:name="_Toc174545921"/>
      <w:bookmarkStart w:id="23" w:name="OLE_LINK43"/>
      <w:r>
        <w:t>Prerequisites</w:t>
      </w:r>
      <w:bookmarkEnd w:id="15"/>
    </w:p>
    <w:p w14:paraId="207D186D" w14:textId="77777777" w:rsidR="00495C8E" w:rsidRDefault="00495C8E" w:rsidP="00495C8E">
      <w:pPr>
        <w:pStyle w:val="ListParagraph"/>
        <w:numPr>
          <w:ilvl w:val="0"/>
          <w:numId w:val="8"/>
        </w:numPr>
        <w:rPr>
          <w:shd w:val="clear" w:color="auto" w:fill="FFFFFF"/>
        </w:rPr>
      </w:pPr>
      <w:bookmarkStart w:id="24" w:name="OLE_LINK150"/>
      <w:r w:rsidRPr="005146FB">
        <w:rPr>
          <w:shd w:val="clear" w:color="auto" w:fill="FFFFFF"/>
        </w:rPr>
        <w:t>MES Connector must be deployed on the target environment</w:t>
      </w:r>
    </w:p>
    <w:p w14:paraId="7A1EE0D7" w14:textId="77777777" w:rsidR="00495C8E" w:rsidRDefault="00495C8E" w:rsidP="00495C8E">
      <w:pPr>
        <w:pStyle w:val="ListParagraph"/>
        <w:numPr>
          <w:ilvl w:val="0"/>
          <w:numId w:val="8"/>
        </w:numPr>
        <w:rPr>
          <w:shd w:val="clear" w:color="auto" w:fill="FFFFFF"/>
        </w:rPr>
      </w:pPr>
      <w:r>
        <w:rPr>
          <w:shd w:val="clear" w:color="auto" w:fill="FFFFFF"/>
        </w:rPr>
        <w:t>Access to the ADO instance – can be requested from the Technical Contacts.</w:t>
      </w:r>
    </w:p>
    <w:bookmarkEnd w:id="24"/>
    <w:p w14:paraId="0DA490BE" w14:textId="77777777" w:rsidR="00495C8E" w:rsidRDefault="00495C8E" w:rsidP="002A681C">
      <w:pPr>
        <w:pStyle w:val="Heading2"/>
        <w:sectPr w:rsidR="00495C8E" w:rsidSect="00AE7024">
          <w:pgSz w:w="12240" w:h="15840" w:code="1"/>
          <w:pgMar w:top="1440" w:right="1440" w:bottom="1440" w:left="1440" w:header="720" w:footer="720" w:gutter="0"/>
          <w:cols w:space="720"/>
          <w:docGrid w:linePitch="360"/>
        </w:sectPr>
      </w:pPr>
    </w:p>
    <w:p w14:paraId="6E4CFA06" w14:textId="08DA84DC" w:rsidR="002A681C" w:rsidRDefault="002A681C" w:rsidP="002A681C">
      <w:pPr>
        <w:pStyle w:val="Heading2"/>
      </w:pPr>
      <w:bookmarkStart w:id="25" w:name="_Toc220072424"/>
      <w:r>
        <w:t>Contacts</w:t>
      </w:r>
      <w:bookmarkEnd w:id="16"/>
      <w:bookmarkEnd w:id="17"/>
      <w:bookmarkEnd w:id="18"/>
      <w:bookmarkEnd w:id="19"/>
      <w:bookmarkEnd w:id="20"/>
      <w:bookmarkEnd w:id="21"/>
      <w:bookmarkEnd w:id="22"/>
      <w:bookmarkEnd w:id="25"/>
    </w:p>
    <w:p w14:paraId="1A20A43B" w14:textId="5077C43C" w:rsidR="002A681C" w:rsidRPr="00B10C26" w:rsidRDefault="002A681C" w:rsidP="00D32959">
      <w:pPr>
        <w:pStyle w:val="ListParagraph"/>
        <w:numPr>
          <w:ilvl w:val="0"/>
          <w:numId w:val="43"/>
        </w:numPr>
        <w:jc w:val="left"/>
        <w:rPr>
          <w:rStyle w:val="Hyperlink"/>
        </w:rPr>
      </w:pPr>
      <w:hyperlink r:id="rId13" w:history="1">
        <w:r>
          <w:rPr>
            <w:rStyle w:val="Hyperlink"/>
          </w:rPr>
          <w:t>florian.tournier@accenture.com</w:t>
        </w:r>
      </w:hyperlink>
    </w:p>
    <w:p w14:paraId="71491C36" w14:textId="77777777" w:rsidR="002A681C" w:rsidRPr="00B10C26" w:rsidRDefault="002A681C" w:rsidP="00D32959">
      <w:pPr>
        <w:pStyle w:val="ListParagraph"/>
        <w:numPr>
          <w:ilvl w:val="0"/>
          <w:numId w:val="43"/>
        </w:numPr>
        <w:jc w:val="left"/>
        <w:rPr>
          <w:rStyle w:val="Hyperlink"/>
        </w:rPr>
      </w:pPr>
      <w:hyperlink r:id="rId14" w:history="1">
        <w:r>
          <w:rPr>
            <w:rStyle w:val="Hyperlink"/>
          </w:rPr>
          <w:t>laura.mosconi@accenture.com</w:t>
        </w:r>
      </w:hyperlink>
    </w:p>
    <w:p w14:paraId="1CCC26F9" w14:textId="77777777" w:rsidR="002A681C" w:rsidRPr="00B10C26" w:rsidRDefault="002A681C" w:rsidP="00D32959">
      <w:pPr>
        <w:pStyle w:val="ListParagraph"/>
        <w:numPr>
          <w:ilvl w:val="0"/>
          <w:numId w:val="43"/>
        </w:numPr>
        <w:jc w:val="left"/>
        <w:rPr>
          <w:rStyle w:val="Hyperlink"/>
        </w:rPr>
      </w:pPr>
      <w:hyperlink r:id="rId15" w:history="1">
        <w:r>
          <w:rPr>
            <w:rStyle w:val="Hyperlink"/>
          </w:rPr>
          <w:t>karthik.ramachandra@accenture.com</w:t>
        </w:r>
      </w:hyperlink>
    </w:p>
    <w:p w14:paraId="1B9B03CE" w14:textId="4D4ED4FA" w:rsidR="00047B3E" w:rsidRDefault="00D32959" w:rsidP="00D32959">
      <w:pPr>
        <w:pStyle w:val="ListParagraph"/>
        <w:numPr>
          <w:ilvl w:val="0"/>
          <w:numId w:val="43"/>
        </w:numPr>
        <w:jc w:val="left"/>
        <w:rPr>
          <w:rStyle w:val="Hyperlink"/>
        </w:rPr>
      </w:pPr>
      <w:hyperlink r:id="rId16" w:history="1">
        <w:r w:rsidRPr="00E8727C">
          <w:rPr>
            <w:rStyle w:val="Hyperlink"/>
          </w:rPr>
          <w:t>stefano.giacco@accenture.com</w:t>
        </w:r>
      </w:hyperlink>
      <w:r w:rsidR="00047B3E">
        <w:rPr>
          <w:rStyle w:val="Hyperlink"/>
        </w:rPr>
        <w:t xml:space="preserve"> </w:t>
      </w:r>
    </w:p>
    <w:p w14:paraId="7D518D94" w14:textId="77777777" w:rsidR="00495C8E" w:rsidRDefault="00495C8E" w:rsidP="0056530E">
      <w:pPr>
        <w:pStyle w:val="Heading2"/>
        <w:sectPr w:rsidR="00495C8E" w:rsidSect="00055A6A">
          <w:type w:val="continuous"/>
          <w:pgSz w:w="12240" w:h="15840" w:code="1"/>
          <w:pgMar w:top="1440" w:right="1440" w:bottom="1440" w:left="1440" w:header="720" w:footer="720" w:gutter="0"/>
          <w:cols w:space="432"/>
          <w:docGrid w:linePitch="360"/>
        </w:sectPr>
      </w:pPr>
      <w:bookmarkStart w:id="26" w:name="OLE_LINK45"/>
      <w:bookmarkEnd w:id="23"/>
    </w:p>
    <w:p w14:paraId="2C85D93D" w14:textId="37128A7A" w:rsidR="0056530E" w:rsidRDefault="0056530E" w:rsidP="0056530E">
      <w:pPr>
        <w:pStyle w:val="Heading2"/>
      </w:pPr>
      <w:bookmarkStart w:id="27" w:name="_Toc220072426"/>
      <w:r>
        <w:t>Related Links</w:t>
      </w:r>
      <w:bookmarkEnd w:id="27"/>
    </w:p>
    <w:p w14:paraId="1AD0F8EA" w14:textId="4689B38C" w:rsidR="0056530E" w:rsidRPr="00B10C26" w:rsidRDefault="007B7D81" w:rsidP="00D32959">
      <w:pPr>
        <w:pStyle w:val="ListParagraph"/>
        <w:numPr>
          <w:ilvl w:val="0"/>
          <w:numId w:val="43"/>
        </w:numPr>
        <w:jc w:val="left"/>
        <w:rPr>
          <w:rStyle w:val="Hyperlink"/>
        </w:rPr>
      </w:pPr>
      <w:hyperlink r:id="rId17" w:history="1">
        <w:r w:rsidRPr="00C71C1F">
          <w:rPr>
            <w:rStyle w:val="Hyperlink"/>
          </w:rPr>
          <w:t>IX Digital Thread - Connectors</w:t>
        </w:r>
      </w:hyperlink>
    </w:p>
    <w:bookmarkEnd w:id="26"/>
    <w:p w14:paraId="0F4F36FB" w14:textId="5E7DCA91" w:rsidR="00AA2A62" w:rsidRPr="00B10C26" w:rsidRDefault="00816AD0" w:rsidP="00D32959">
      <w:pPr>
        <w:pStyle w:val="ListParagraph"/>
        <w:numPr>
          <w:ilvl w:val="0"/>
          <w:numId w:val="43"/>
        </w:numPr>
        <w:jc w:val="left"/>
        <w:rPr>
          <w:rStyle w:val="Hyperlink"/>
        </w:rPr>
      </w:pPr>
      <w:r w:rsidRPr="00B10C26">
        <w:rPr>
          <w:rStyle w:val="Hyperlink"/>
        </w:rPr>
        <w:fldChar w:fldCharType="begin"/>
      </w:r>
      <w:r w:rsidRPr="00B10C26">
        <w:rPr>
          <w:rStyle w:val="Hyperlink"/>
        </w:rPr>
        <w:instrText>HYPERLINK "https://github.com/castorm/kafka-connect-http"</w:instrText>
      </w:r>
      <w:r w:rsidRPr="00B10C26">
        <w:rPr>
          <w:rStyle w:val="Hyperlink"/>
        </w:rPr>
      </w:r>
      <w:r w:rsidRPr="00B10C26">
        <w:rPr>
          <w:rStyle w:val="Hyperlink"/>
        </w:rPr>
        <w:fldChar w:fldCharType="separate"/>
      </w:r>
      <w:r w:rsidR="0056530E" w:rsidRPr="00C71C1F">
        <w:rPr>
          <w:rStyle w:val="Hyperlink"/>
        </w:rPr>
        <w:t>GitHub – Kafka Connector</w:t>
      </w:r>
      <w:r w:rsidRPr="00B10C26">
        <w:rPr>
          <w:rStyle w:val="Hyperlink"/>
        </w:rPr>
        <w:fldChar w:fldCharType="end"/>
      </w:r>
    </w:p>
    <w:p w14:paraId="23AE4F39" w14:textId="77777777" w:rsidR="00F048F8" w:rsidRDefault="00F048F8" w:rsidP="00460E4F">
      <w:pPr>
        <w:pStyle w:val="Heading2"/>
        <w:sectPr w:rsidR="00F048F8" w:rsidSect="00495C8E">
          <w:type w:val="continuous"/>
          <w:pgSz w:w="12240" w:h="15840" w:code="1"/>
          <w:pgMar w:top="1440" w:right="1440" w:bottom="1440" w:left="1440" w:header="720" w:footer="720" w:gutter="0"/>
          <w:cols w:space="720"/>
          <w:docGrid w:linePitch="360"/>
        </w:sectPr>
      </w:pPr>
    </w:p>
    <w:p w14:paraId="4EB6FAEE" w14:textId="77777777" w:rsidR="00460E4F" w:rsidRDefault="00460E4F" w:rsidP="00F048F8">
      <w:pPr>
        <w:pStyle w:val="Heading1"/>
      </w:pPr>
      <w:bookmarkStart w:id="28" w:name="_Toc220072427"/>
      <w:r>
        <w:lastRenderedPageBreak/>
        <w:t>Technology Stack</w:t>
      </w:r>
      <w:bookmarkEnd w:id="28"/>
    </w:p>
    <w:p w14:paraId="4BC8EB6F" w14:textId="77777777" w:rsidR="00161181" w:rsidRDefault="00161181" w:rsidP="00161181">
      <w:pPr>
        <w:pStyle w:val="Heading2"/>
        <w:rPr>
          <w:lang w:val="en-GB"/>
        </w:rPr>
      </w:pPr>
      <w:bookmarkStart w:id="29" w:name="_Toc220072429"/>
      <w:bookmarkStart w:id="30" w:name="_Toc220072428"/>
      <w:r w:rsidRPr="00C9620D">
        <w:rPr>
          <w:lang w:val="en-GB"/>
        </w:rPr>
        <w:t>Repository</w:t>
      </w:r>
      <w:bookmarkEnd w:id="29"/>
    </w:p>
    <w:p w14:paraId="75FCE174" w14:textId="77777777" w:rsidR="00161181" w:rsidRPr="0006259F" w:rsidRDefault="00161181" w:rsidP="00161181">
      <w:pPr>
        <w:pStyle w:val="NOLIST1"/>
        <w:numPr>
          <w:ilvl w:val="0"/>
          <w:numId w:val="9"/>
        </w:numPr>
      </w:pPr>
      <w:r>
        <w:t>Git branch name: dev</w:t>
      </w:r>
    </w:p>
    <w:p w14:paraId="01622112" w14:textId="77777777" w:rsidR="00161181" w:rsidRPr="004B5970" w:rsidRDefault="00161181" w:rsidP="00161181">
      <w:pPr>
        <w:pStyle w:val="NOLIST1"/>
        <w:numPr>
          <w:ilvl w:val="0"/>
          <w:numId w:val="9"/>
        </w:numPr>
        <w:rPr>
          <w:rFonts w:cs="Segoe UI"/>
        </w:rPr>
      </w:pPr>
      <w:r w:rsidRPr="00CC0FB7">
        <w:rPr>
          <w:rFonts w:cs="Segoe UI"/>
        </w:rPr>
        <w:t xml:space="preserve">Git folder link: </w:t>
      </w:r>
      <w:hyperlink r:id="rId18" w:history="1">
        <w:r w:rsidRPr="00202F67">
          <w:rPr>
            <w:rStyle w:val="Hyperlink"/>
            <w:rFonts w:cs="Segoe UI"/>
          </w:rPr>
          <w:t>ix-aveva-mes-api - Repos (azure.com)</w:t>
        </w:r>
      </w:hyperlink>
    </w:p>
    <w:p w14:paraId="01598255" w14:textId="39BB22DA" w:rsidR="00935011" w:rsidRDefault="00935011" w:rsidP="00F048F8">
      <w:pPr>
        <w:pStyle w:val="Heading2"/>
        <w:rPr>
          <w:lang w:val="en-GB"/>
        </w:rPr>
      </w:pPr>
      <w:r w:rsidRPr="00C9620D">
        <w:rPr>
          <w:lang w:val="en-GB"/>
        </w:rPr>
        <w:t>Tools</w:t>
      </w:r>
      <w:bookmarkEnd w:id="30"/>
    </w:p>
    <w:p w14:paraId="1CB75584" w14:textId="77777777" w:rsidR="00935011" w:rsidRDefault="00935011" w:rsidP="00935011">
      <w:pPr>
        <w:pStyle w:val="ListParagraph"/>
        <w:numPr>
          <w:ilvl w:val="0"/>
          <w:numId w:val="9"/>
        </w:numPr>
        <w:rPr>
          <w:lang w:val="en-GB"/>
        </w:rPr>
      </w:pPr>
      <w:proofErr w:type="spellStart"/>
      <w:r>
        <w:rPr>
          <w:lang w:val="en-GB"/>
        </w:rPr>
        <w:t>Springboot</w:t>
      </w:r>
      <w:proofErr w:type="spellEnd"/>
    </w:p>
    <w:p w14:paraId="4058687E" w14:textId="77777777" w:rsidR="00935011" w:rsidRDefault="00935011" w:rsidP="00935011">
      <w:pPr>
        <w:pStyle w:val="ListParagraph"/>
        <w:numPr>
          <w:ilvl w:val="0"/>
          <w:numId w:val="9"/>
        </w:numPr>
        <w:rPr>
          <w:lang w:val="en-GB"/>
        </w:rPr>
      </w:pPr>
      <w:r>
        <w:rPr>
          <w:lang w:val="en-GB"/>
        </w:rPr>
        <w:t>Java</w:t>
      </w:r>
    </w:p>
    <w:p w14:paraId="1AAD84D0" w14:textId="77777777" w:rsidR="00935011" w:rsidRDefault="00935011" w:rsidP="00935011">
      <w:pPr>
        <w:pStyle w:val="ListParagraph"/>
        <w:numPr>
          <w:ilvl w:val="0"/>
          <w:numId w:val="9"/>
        </w:numPr>
        <w:rPr>
          <w:lang w:val="en-GB"/>
        </w:rPr>
      </w:pPr>
      <w:r>
        <w:rPr>
          <w:lang w:val="en-GB"/>
        </w:rPr>
        <w:t>SQL Server</w:t>
      </w:r>
    </w:p>
    <w:p w14:paraId="0DCCEDA4" w14:textId="77777777" w:rsidR="00935011" w:rsidRPr="00202F67" w:rsidRDefault="00935011" w:rsidP="00935011">
      <w:pPr>
        <w:pStyle w:val="ListParagraph"/>
        <w:numPr>
          <w:ilvl w:val="0"/>
          <w:numId w:val="9"/>
        </w:numPr>
        <w:rPr>
          <w:lang w:val="en-GB"/>
        </w:rPr>
      </w:pPr>
      <w:r>
        <w:rPr>
          <w:lang w:val="en-GB"/>
        </w:rPr>
        <w:t>Azure APIM</w:t>
      </w:r>
    </w:p>
    <w:p w14:paraId="09C56A66" w14:textId="77777777" w:rsidR="00935011" w:rsidRPr="008922FF" w:rsidRDefault="00935011" w:rsidP="00935011">
      <w:pPr>
        <w:pStyle w:val="ListParagraph"/>
        <w:numPr>
          <w:ilvl w:val="0"/>
          <w:numId w:val="9"/>
        </w:numPr>
        <w:rPr>
          <w:lang w:val="en-GB"/>
        </w:rPr>
      </w:pPr>
      <w:r>
        <w:rPr>
          <w:lang w:val="en-GB"/>
        </w:rPr>
        <w:t>Kubernetes</w:t>
      </w:r>
    </w:p>
    <w:p w14:paraId="22558D0D" w14:textId="77777777" w:rsidR="00935011" w:rsidRPr="00935011" w:rsidRDefault="00935011" w:rsidP="002A5EAC">
      <w:pPr>
        <w:pStyle w:val="ListParagraph"/>
        <w:numPr>
          <w:ilvl w:val="0"/>
          <w:numId w:val="9"/>
        </w:numPr>
      </w:pPr>
      <w:r w:rsidRPr="00935011">
        <w:rPr>
          <w:lang w:val="en-GB"/>
        </w:rPr>
        <w:t>JWT</w:t>
      </w:r>
    </w:p>
    <w:p w14:paraId="18235983" w14:textId="6CC37B14" w:rsidR="00935011" w:rsidRPr="00935011" w:rsidRDefault="00935011" w:rsidP="002A5EAC">
      <w:pPr>
        <w:pStyle w:val="ListParagraph"/>
        <w:numPr>
          <w:ilvl w:val="0"/>
          <w:numId w:val="9"/>
        </w:numPr>
      </w:pPr>
      <w:r w:rsidRPr="00935011">
        <w:rPr>
          <w:lang w:val="en-GB"/>
        </w:rPr>
        <w:t>Postman</w:t>
      </w:r>
    </w:p>
    <w:p w14:paraId="72523C68" w14:textId="77777777" w:rsidR="00161181" w:rsidRDefault="00161181" w:rsidP="004F1BD1">
      <w:pPr>
        <w:pStyle w:val="Heading1"/>
        <w:sectPr w:rsidR="00161181" w:rsidSect="00AE7024">
          <w:pgSz w:w="12240" w:h="15840" w:code="1"/>
          <w:pgMar w:top="1440" w:right="1440" w:bottom="1440" w:left="1440" w:header="720" w:footer="720" w:gutter="0"/>
          <w:cols w:space="720"/>
          <w:docGrid w:linePitch="360"/>
        </w:sectPr>
      </w:pPr>
      <w:bookmarkStart w:id="31" w:name="_Toc220072430"/>
      <w:bookmarkStart w:id="32" w:name="OLE_LINK27"/>
      <w:bookmarkStart w:id="33" w:name="_Toc164180641"/>
      <w:bookmarkStart w:id="34" w:name="_Toc170733820"/>
      <w:bookmarkStart w:id="35" w:name="_Toc171617291"/>
      <w:bookmarkStart w:id="36" w:name="OLE_LINK3"/>
    </w:p>
    <w:p w14:paraId="2937C697" w14:textId="72D1ACAF" w:rsidR="00F037BD" w:rsidRDefault="00F037BD" w:rsidP="004F1BD1">
      <w:pPr>
        <w:pStyle w:val="Heading1"/>
      </w:pPr>
      <w:r w:rsidRPr="00A21AB2">
        <w:lastRenderedPageBreak/>
        <w:t>API</w:t>
      </w:r>
      <w:r w:rsidR="00A518CA">
        <w:t>s</w:t>
      </w:r>
      <w:bookmarkEnd w:id="31"/>
    </w:p>
    <w:p w14:paraId="5B0CD709" w14:textId="21C64920" w:rsidR="004E773B" w:rsidRPr="004E773B" w:rsidRDefault="004E773B" w:rsidP="004E773B">
      <w:r w:rsidRPr="00EF4AA6">
        <w:rPr>
          <w:rFonts w:cs="Times New Roman"/>
        </w:rPr>
        <w:t>Since Kafka Connect is intended to be run as a service, it supports a</w:t>
      </w:r>
      <w:r>
        <w:rPr>
          <w:rFonts w:cs="Times New Roman"/>
        </w:rPr>
        <w:t xml:space="preserve"> set of</w:t>
      </w:r>
      <w:r w:rsidRPr="00EF4AA6">
        <w:rPr>
          <w:rFonts w:cs="Times New Roman"/>
        </w:rPr>
        <w:t xml:space="preserve"> REST API</w:t>
      </w:r>
      <w:r>
        <w:rPr>
          <w:rFonts w:cs="Times New Roman"/>
        </w:rPr>
        <w:t>s</w:t>
      </w:r>
      <w:r w:rsidRPr="00EF4AA6">
        <w:rPr>
          <w:rFonts w:cs="Times New Roman"/>
        </w:rPr>
        <w:t xml:space="preserve"> for managing connectors</w:t>
      </w:r>
      <w:r>
        <w:rPr>
          <w:rFonts w:cs="Times New Roman"/>
        </w:rPr>
        <w:t>:</w:t>
      </w:r>
    </w:p>
    <w:bookmarkEnd w:id="32"/>
    <w:p w14:paraId="72305079" w14:textId="77777777" w:rsidR="004E773B" w:rsidRPr="004E773B" w:rsidRDefault="004E773B" w:rsidP="004E773B">
      <w:pPr>
        <w:pStyle w:val="ListParagraph"/>
        <w:numPr>
          <w:ilvl w:val="0"/>
          <w:numId w:val="40"/>
        </w:numPr>
        <w:rPr>
          <w:rFonts w:cs="Times New Roman"/>
        </w:rPr>
      </w:pPr>
      <w:r w:rsidRPr="004E773B">
        <w:rPr>
          <w:rFonts w:cs="Times New Roman"/>
        </w:rPr>
        <w:t>GET Product Data</w:t>
      </w:r>
    </w:p>
    <w:p w14:paraId="428C2426" w14:textId="77777777" w:rsidR="004E773B" w:rsidRPr="004E773B" w:rsidRDefault="004E773B" w:rsidP="004E773B">
      <w:pPr>
        <w:pStyle w:val="ListParagraph"/>
        <w:numPr>
          <w:ilvl w:val="0"/>
          <w:numId w:val="40"/>
        </w:numPr>
        <w:rPr>
          <w:rFonts w:cs="Times New Roman"/>
        </w:rPr>
      </w:pPr>
      <w:r w:rsidRPr="004E773B">
        <w:rPr>
          <w:rFonts w:cs="Times New Roman"/>
        </w:rPr>
        <w:t>GET Product Data with Common Format</w:t>
      </w:r>
    </w:p>
    <w:p w14:paraId="155398C1" w14:textId="77777777" w:rsidR="004E773B" w:rsidRPr="004E773B" w:rsidRDefault="004E773B" w:rsidP="004E773B">
      <w:pPr>
        <w:pStyle w:val="ListParagraph"/>
        <w:numPr>
          <w:ilvl w:val="0"/>
          <w:numId w:val="40"/>
        </w:numPr>
        <w:rPr>
          <w:rFonts w:cs="Times New Roman"/>
        </w:rPr>
      </w:pPr>
      <w:r w:rsidRPr="004E773B">
        <w:rPr>
          <w:rFonts w:cs="Times New Roman"/>
        </w:rPr>
        <w:t>GET Product Metadata</w:t>
      </w:r>
    </w:p>
    <w:p w14:paraId="4317DA83" w14:textId="77777777" w:rsidR="004E773B" w:rsidRPr="004E773B" w:rsidRDefault="004E773B" w:rsidP="004E773B">
      <w:pPr>
        <w:pStyle w:val="ListParagraph"/>
        <w:numPr>
          <w:ilvl w:val="0"/>
          <w:numId w:val="40"/>
        </w:numPr>
        <w:rPr>
          <w:rFonts w:cs="Times New Roman"/>
        </w:rPr>
      </w:pPr>
      <w:commentRangeStart w:id="37"/>
      <w:commentRangeStart w:id="38"/>
      <w:commentRangeStart w:id="39"/>
      <w:commentRangeStart w:id="40"/>
      <w:r w:rsidRPr="004E773B">
        <w:rPr>
          <w:rFonts w:cs="Times New Roman"/>
        </w:rPr>
        <w:t xml:space="preserve">GET </w:t>
      </w:r>
      <w:proofErr w:type="spellStart"/>
      <w:r w:rsidRPr="004E773B">
        <w:rPr>
          <w:rFonts w:cs="Times New Roman"/>
        </w:rPr>
        <w:t>SendNotificationToEI</w:t>
      </w:r>
      <w:proofErr w:type="spellEnd"/>
    </w:p>
    <w:p w14:paraId="2EE029CD" w14:textId="0526A87D" w:rsidR="00A518CA" w:rsidRPr="004E773B" w:rsidRDefault="004E773B" w:rsidP="004E773B">
      <w:pPr>
        <w:pStyle w:val="ListParagraph"/>
        <w:numPr>
          <w:ilvl w:val="0"/>
          <w:numId w:val="40"/>
        </w:numPr>
        <w:rPr>
          <w:rFonts w:cs="Times New Roman"/>
        </w:rPr>
      </w:pPr>
      <w:r w:rsidRPr="004E773B">
        <w:rPr>
          <w:rFonts w:cs="Times New Roman"/>
        </w:rPr>
        <w:t xml:space="preserve">GET </w:t>
      </w:r>
      <w:proofErr w:type="spellStart"/>
      <w:r w:rsidRPr="004E773B">
        <w:rPr>
          <w:rFonts w:cs="Times New Roman"/>
        </w:rPr>
        <w:t>triggerStoredEquipment</w:t>
      </w:r>
      <w:commentRangeEnd w:id="37"/>
      <w:proofErr w:type="spellEnd"/>
      <w:r w:rsidR="00475373">
        <w:rPr>
          <w:rStyle w:val="CommentReference"/>
          <w:rFonts w:eastAsia="Graphik" w:cs="Graphik"/>
          <w:lang w:val="en-GB"/>
        </w:rPr>
        <w:commentReference w:id="37"/>
      </w:r>
      <w:commentRangeEnd w:id="38"/>
      <w:r w:rsidR="00A911DC">
        <w:rPr>
          <w:rStyle w:val="CommentReference"/>
          <w:rFonts w:eastAsia="Graphik" w:cs="Graphik"/>
          <w:lang w:val="en-GB"/>
        </w:rPr>
        <w:commentReference w:id="38"/>
      </w:r>
      <w:commentRangeEnd w:id="39"/>
      <w:r w:rsidR="002758E2">
        <w:rPr>
          <w:rStyle w:val="CommentReference"/>
          <w:rFonts w:eastAsia="Graphik" w:cs="Graphik"/>
          <w:lang w:val="en-GB"/>
        </w:rPr>
        <w:commentReference w:id="39"/>
      </w:r>
      <w:commentRangeEnd w:id="40"/>
      <w:r w:rsidR="008A371E">
        <w:rPr>
          <w:rStyle w:val="CommentReference"/>
          <w:rFonts w:eastAsia="Graphik" w:cs="Graphik"/>
          <w:lang w:val="en-GB"/>
        </w:rPr>
        <w:commentReference w:id="40"/>
      </w:r>
    </w:p>
    <w:p w14:paraId="4134A70B" w14:textId="3AD40594" w:rsidR="00056BDA" w:rsidRDefault="00056BDA" w:rsidP="00AC7C0B">
      <w:pPr>
        <w:pStyle w:val="Heading2"/>
      </w:pPr>
      <w:bookmarkStart w:id="46" w:name="_Toc220072431"/>
      <w:r>
        <w:t>Preconditions</w:t>
      </w:r>
      <w:bookmarkEnd w:id="46"/>
    </w:p>
    <w:p w14:paraId="4844A46A" w14:textId="44F30672" w:rsidR="00D369F3" w:rsidRDefault="00D369F3" w:rsidP="00D369F3">
      <w:pPr>
        <w:pStyle w:val="Heading3"/>
      </w:pPr>
      <w:bookmarkStart w:id="47" w:name="_Toc220072432"/>
      <w:r>
        <w:t>Authentication and Authorization</w:t>
      </w:r>
      <w:bookmarkEnd w:id="47"/>
    </w:p>
    <w:p w14:paraId="3D29598B" w14:textId="77777777" w:rsidR="00D369F3" w:rsidRDefault="00D369F3" w:rsidP="00D369F3">
      <w:r>
        <w:t xml:space="preserve">The MES Connector requires authorization </w:t>
      </w:r>
      <w:proofErr w:type="gramStart"/>
      <w:r>
        <w:t>using</w:t>
      </w:r>
      <w:proofErr w:type="gramEnd"/>
      <w:r>
        <w:t xml:space="preserve"> a Bearer Token (JWT) to secure access to its resources.</w:t>
      </w:r>
    </w:p>
    <w:p w14:paraId="4EFE5AFE" w14:textId="48B63AE0" w:rsidR="00D369F3" w:rsidRPr="00AF03BE" w:rsidRDefault="00D369F3" w:rsidP="00377BAF">
      <w:pPr>
        <w:numPr>
          <w:ilvl w:val="0"/>
          <w:numId w:val="13"/>
        </w:numPr>
        <w:spacing w:after="240" w:line="254" w:lineRule="auto"/>
        <w:jc w:val="left"/>
        <w:rPr>
          <w:rFonts w:eastAsia="Times New Roman"/>
          <w:szCs w:val="20"/>
        </w:rPr>
      </w:pPr>
      <w:r w:rsidRPr="00AF03BE">
        <w:rPr>
          <w:rFonts w:eastAsia="Times New Roman"/>
          <w:szCs w:val="20"/>
        </w:rPr>
        <w:t xml:space="preserve">Users or applications authenticate and obtain a </w:t>
      </w:r>
      <w:bookmarkStart w:id="48" w:name="OLE_LINK93"/>
      <w:r w:rsidRPr="00AF03BE">
        <w:rPr>
          <w:rFonts w:eastAsia="Times New Roman"/>
          <w:szCs w:val="20"/>
        </w:rPr>
        <w:t xml:space="preserve">JWT </w:t>
      </w:r>
      <w:bookmarkEnd w:id="48"/>
      <w:r w:rsidRPr="00AF03BE">
        <w:rPr>
          <w:rFonts w:eastAsia="Times New Roman"/>
          <w:szCs w:val="20"/>
        </w:rPr>
        <w:t>token from the authentication server.</w:t>
      </w:r>
      <w:r w:rsidR="00AF03BE" w:rsidRPr="00AF03BE">
        <w:rPr>
          <w:rFonts w:eastAsia="Times New Roman"/>
          <w:szCs w:val="20"/>
        </w:rPr>
        <w:t xml:space="preserve"> </w:t>
      </w:r>
      <w:bookmarkStart w:id="49" w:name="OLE_LINK44"/>
      <w:r w:rsidRPr="00AF03BE">
        <w:rPr>
          <w:rFonts w:eastAsia="Times New Roman"/>
          <w:szCs w:val="20"/>
        </w:rPr>
        <w:t xml:space="preserve">Kindly send an email to Infra Team </w:t>
      </w:r>
      <w:hyperlink r:id="rId23" w:history="1">
        <w:r>
          <w:rPr>
            <w:rStyle w:val="Hyperlink"/>
          </w:rPr>
          <w:t>IX_DT_DEVOPS_INFRA@accenture.com</w:t>
        </w:r>
      </w:hyperlink>
      <w:r w:rsidRPr="00AF03BE">
        <w:rPr>
          <w:rFonts w:eastAsia="Times New Roman"/>
          <w:szCs w:val="20"/>
        </w:rPr>
        <w:t xml:space="preserve"> to provide </w:t>
      </w:r>
      <w:bookmarkStart w:id="50" w:name="OLE_LINK92"/>
      <w:r w:rsidRPr="00AF03BE">
        <w:rPr>
          <w:rFonts w:eastAsia="Times New Roman"/>
          <w:szCs w:val="20"/>
        </w:rPr>
        <w:t xml:space="preserve">x-functions-key </w:t>
      </w:r>
      <w:bookmarkEnd w:id="50"/>
      <w:r w:rsidRPr="00AF03BE">
        <w:rPr>
          <w:rFonts w:eastAsia="Times New Roman"/>
          <w:szCs w:val="20"/>
        </w:rPr>
        <w:t xml:space="preserve">details to generate </w:t>
      </w:r>
      <w:r w:rsidR="00333D44" w:rsidRPr="00AF03BE">
        <w:rPr>
          <w:rFonts w:eastAsia="Times New Roman"/>
          <w:szCs w:val="20"/>
        </w:rPr>
        <w:t xml:space="preserve">the </w:t>
      </w:r>
      <w:r w:rsidRPr="00AF03BE">
        <w:rPr>
          <w:rFonts w:eastAsia="Times New Roman"/>
          <w:szCs w:val="20"/>
        </w:rPr>
        <w:t>JWT token</w:t>
      </w:r>
      <w:bookmarkEnd w:id="49"/>
      <w:r w:rsidRPr="00AF03BE">
        <w:rPr>
          <w:rFonts w:eastAsia="Times New Roman"/>
          <w:szCs w:val="20"/>
        </w:rPr>
        <w:t>.</w:t>
      </w:r>
    </w:p>
    <w:p w14:paraId="0EF5AF39" w14:textId="53A7DA7B" w:rsidR="00D369F3" w:rsidRDefault="00333D44" w:rsidP="00A72478">
      <w:pPr>
        <w:numPr>
          <w:ilvl w:val="0"/>
          <w:numId w:val="13"/>
        </w:numPr>
        <w:spacing w:after="240" w:line="254" w:lineRule="auto"/>
        <w:jc w:val="left"/>
        <w:rPr>
          <w:rFonts w:eastAsia="Times New Roman"/>
          <w:szCs w:val="20"/>
        </w:rPr>
      </w:pPr>
      <w:r>
        <w:rPr>
          <w:rFonts w:eastAsia="Times New Roman"/>
          <w:szCs w:val="20"/>
        </w:rPr>
        <w:t xml:space="preserve">The </w:t>
      </w:r>
      <w:proofErr w:type="gramStart"/>
      <w:r>
        <w:rPr>
          <w:rFonts w:eastAsia="Times New Roman"/>
          <w:szCs w:val="20"/>
        </w:rPr>
        <w:t>b</w:t>
      </w:r>
      <w:r w:rsidR="00D369F3">
        <w:rPr>
          <w:rFonts w:eastAsia="Times New Roman"/>
          <w:szCs w:val="20"/>
        </w:rPr>
        <w:t>elow curl</w:t>
      </w:r>
      <w:proofErr w:type="gramEnd"/>
      <w:r w:rsidR="00D369F3">
        <w:rPr>
          <w:rFonts w:eastAsia="Times New Roman"/>
          <w:szCs w:val="20"/>
        </w:rPr>
        <w:t xml:space="preserve"> is used to generate </w:t>
      </w:r>
      <w:r>
        <w:rPr>
          <w:rFonts w:eastAsia="Times New Roman"/>
          <w:szCs w:val="20"/>
        </w:rPr>
        <w:t xml:space="preserve">the </w:t>
      </w:r>
      <w:r w:rsidR="00D369F3">
        <w:rPr>
          <w:rFonts w:eastAsia="Times New Roman"/>
          <w:szCs w:val="20"/>
        </w:rPr>
        <w:t>JWT token.</w:t>
      </w:r>
    </w:p>
    <w:p w14:paraId="64163024" w14:textId="77777777" w:rsidR="009F3C64" w:rsidRPr="009F3C64" w:rsidRDefault="009F3C64" w:rsidP="009F3C64">
      <w:pPr>
        <w:spacing w:after="0" w:line="254" w:lineRule="auto"/>
        <w:ind w:left="1440"/>
        <w:jc w:val="left"/>
        <w:rPr>
          <w:rFonts w:ascii="Consolas" w:eastAsia="Times New Roman" w:hAnsi="Consolas"/>
          <w:szCs w:val="20"/>
        </w:rPr>
      </w:pPr>
      <w:r w:rsidRPr="009F3C64">
        <w:rPr>
          <w:rFonts w:ascii="Consolas" w:eastAsia="Times New Roman" w:hAnsi="Consolas"/>
          <w:szCs w:val="20"/>
        </w:rPr>
        <w:t>curl --location --request POST 'https://ix-dev-user-auth-ropc.azurewebsites.net/api/UserAuthRopc' \</w:t>
      </w:r>
    </w:p>
    <w:p w14:paraId="4241AF38" w14:textId="77777777" w:rsidR="009F3C64" w:rsidRPr="009F3C64" w:rsidRDefault="009F3C64" w:rsidP="009F3C64">
      <w:pPr>
        <w:spacing w:after="0" w:line="254" w:lineRule="auto"/>
        <w:ind w:left="1440"/>
        <w:jc w:val="left"/>
        <w:rPr>
          <w:rFonts w:ascii="Consolas" w:eastAsia="Times New Roman" w:hAnsi="Consolas"/>
          <w:szCs w:val="20"/>
        </w:rPr>
      </w:pPr>
      <w:r w:rsidRPr="009F3C64">
        <w:rPr>
          <w:rFonts w:ascii="Consolas" w:eastAsia="Times New Roman" w:hAnsi="Consolas"/>
          <w:szCs w:val="20"/>
        </w:rPr>
        <w:t>--header 'Content-Type: application/</w:t>
      </w:r>
      <w:proofErr w:type="spellStart"/>
      <w:r w:rsidRPr="009F3C64">
        <w:rPr>
          <w:rFonts w:ascii="Consolas" w:eastAsia="Times New Roman" w:hAnsi="Consolas"/>
          <w:szCs w:val="20"/>
        </w:rPr>
        <w:t>json</w:t>
      </w:r>
      <w:proofErr w:type="spellEnd"/>
      <w:r w:rsidRPr="009F3C64">
        <w:rPr>
          <w:rFonts w:ascii="Consolas" w:eastAsia="Times New Roman" w:hAnsi="Consolas"/>
          <w:szCs w:val="20"/>
        </w:rPr>
        <w:t>' \</w:t>
      </w:r>
    </w:p>
    <w:p w14:paraId="2E80761B" w14:textId="6CEBBE86" w:rsidR="007F6396" w:rsidRPr="009F3C64" w:rsidRDefault="009F3C64" w:rsidP="00E77DE5">
      <w:pPr>
        <w:spacing w:after="360" w:line="254" w:lineRule="auto"/>
        <w:ind w:left="1440"/>
        <w:jc w:val="left"/>
        <w:rPr>
          <w:rFonts w:ascii="Consolas" w:eastAsia="Times New Roman" w:hAnsi="Consolas"/>
          <w:szCs w:val="20"/>
        </w:rPr>
      </w:pPr>
      <w:r w:rsidRPr="009F3C64">
        <w:rPr>
          <w:rFonts w:ascii="Consolas" w:eastAsia="Times New Roman" w:hAnsi="Consolas"/>
          <w:szCs w:val="20"/>
        </w:rPr>
        <w:t>--header 'x-functions-key: &lt; x-functions-value &gt;'</w:t>
      </w:r>
    </w:p>
    <w:p w14:paraId="1E41341A" w14:textId="77777777" w:rsidR="00D369F3" w:rsidRDefault="00D369F3" w:rsidP="00A72478">
      <w:pPr>
        <w:numPr>
          <w:ilvl w:val="0"/>
          <w:numId w:val="13"/>
        </w:numPr>
        <w:spacing w:line="254" w:lineRule="auto"/>
        <w:rPr>
          <w:rFonts w:eastAsia="Times New Roman"/>
          <w:bCs/>
          <w:szCs w:val="20"/>
        </w:rPr>
      </w:pPr>
      <w:bookmarkStart w:id="51" w:name="OLE_LINK47"/>
      <w:r>
        <w:rPr>
          <w:rFonts w:eastAsia="Times New Roman"/>
          <w:bCs/>
          <w:szCs w:val="20"/>
        </w:rPr>
        <w:t xml:space="preserve">To access protected endpoints of the </w:t>
      </w:r>
      <w:bookmarkStart w:id="52" w:name="OLE_LINK94"/>
      <w:r>
        <w:rPr>
          <w:rFonts w:eastAsia="Times New Roman"/>
          <w:bCs/>
          <w:szCs w:val="20"/>
          <w:lang w:val="en-IN"/>
        </w:rPr>
        <w:t>MES Connector</w:t>
      </w:r>
      <w:bookmarkEnd w:id="52"/>
      <w:r>
        <w:rPr>
          <w:rFonts w:eastAsia="Times New Roman"/>
          <w:bCs/>
          <w:szCs w:val="20"/>
        </w:rPr>
        <w:t>, include the JWT token in the Authorization header of your HTTP requests</w:t>
      </w:r>
      <w:bookmarkEnd w:id="51"/>
      <w:r>
        <w:rPr>
          <w:rFonts w:eastAsia="Times New Roman"/>
          <w:bCs/>
          <w:szCs w:val="20"/>
        </w:rPr>
        <w:t>.</w:t>
      </w:r>
    </w:p>
    <w:p w14:paraId="46789E1D" w14:textId="77777777" w:rsidR="00D369F3" w:rsidRDefault="00D369F3" w:rsidP="00A72478">
      <w:pPr>
        <w:numPr>
          <w:ilvl w:val="0"/>
          <w:numId w:val="13"/>
        </w:numPr>
        <w:spacing w:line="254" w:lineRule="auto"/>
        <w:rPr>
          <w:rFonts w:eastAsia="Times New Roman"/>
          <w:bCs/>
          <w:szCs w:val="20"/>
        </w:rPr>
      </w:pPr>
      <w:bookmarkStart w:id="53" w:name="OLE_LINK49"/>
      <w:r>
        <w:rPr>
          <w:rFonts w:eastAsia="Times New Roman"/>
          <w:bCs/>
          <w:szCs w:val="20"/>
        </w:rPr>
        <w:t>Format the header as follows</w:t>
      </w:r>
      <w:bookmarkEnd w:id="53"/>
      <w:r>
        <w:rPr>
          <w:rFonts w:eastAsia="Times New Roman"/>
          <w:bCs/>
          <w:szCs w:val="20"/>
        </w:rPr>
        <w:t xml:space="preserve">: </w:t>
      </w:r>
      <w:proofErr w:type="gramStart"/>
      <w:r>
        <w:rPr>
          <w:rFonts w:eastAsia="Times New Roman"/>
          <w:bCs/>
          <w:szCs w:val="20"/>
        </w:rPr>
        <w:t>Authorization :Bearer</w:t>
      </w:r>
      <w:proofErr w:type="gramEnd"/>
      <w:r>
        <w:rPr>
          <w:rFonts w:eastAsia="Times New Roman"/>
          <w:bCs/>
          <w:szCs w:val="20"/>
        </w:rPr>
        <w:t xml:space="preserve"> &lt;</w:t>
      </w:r>
      <w:proofErr w:type="spellStart"/>
      <w:r>
        <w:rPr>
          <w:rFonts w:eastAsia="Times New Roman"/>
          <w:bCs/>
          <w:szCs w:val="20"/>
        </w:rPr>
        <w:t>Your_JWT_Token</w:t>
      </w:r>
      <w:proofErr w:type="spellEnd"/>
      <w:r>
        <w:rPr>
          <w:rFonts w:eastAsia="Times New Roman"/>
          <w:bCs/>
          <w:szCs w:val="20"/>
        </w:rPr>
        <w:t>&gt;</w:t>
      </w:r>
    </w:p>
    <w:p w14:paraId="19B56168" w14:textId="77777777" w:rsidR="00D369F3" w:rsidRPr="00D369F3" w:rsidRDefault="00D369F3" w:rsidP="00A72478">
      <w:pPr>
        <w:pStyle w:val="ListParagraph"/>
        <w:numPr>
          <w:ilvl w:val="0"/>
          <w:numId w:val="13"/>
        </w:numPr>
        <w:rPr>
          <w:rFonts w:eastAsia="Times New Roman"/>
          <w:bCs/>
          <w:szCs w:val="20"/>
        </w:rPr>
      </w:pPr>
      <w:bookmarkStart w:id="54" w:name="OLE_LINK48"/>
      <w:bookmarkStart w:id="55" w:name="OLE_LINK52"/>
      <w:r w:rsidRPr="00D369F3">
        <w:rPr>
          <w:rFonts w:eastAsia="Times New Roman"/>
          <w:bCs/>
          <w:szCs w:val="20"/>
        </w:rPr>
        <w:t>Replace &lt;</w:t>
      </w:r>
      <w:proofErr w:type="spellStart"/>
      <w:r w:rsidRPr="00D369F3">
        <w:rPr>
          <w:rFonts w:eastAsia="Times New Roman"/>
          <w:bCs/>
          <w:szCs w:val="20"/>
        </w:rPr>
        <w:t>Your_JWT_Token</w:t>
      </w:r>
      <w:proofErr w:type="spellEnd"/>
      <w:r w:rsidRPr="00D369F3">
        <w:rPr>
          <w:rFonts w:eastAsia="Times New Roman"/>
          <w:bCs/>
          <w:szCs w:val="20"/>
        </w:rPr>
        <w:t>&gt; with the actual JWT token obtained from the authentication server</w:t>
      </w:r>
      <w:bookmarkEnd w:id="54"/>
      <w:bookmarkEnd w:id="55"/>
      <w:r w:rsidRPr="00D369F3">
        <w:rPr>
          <w:rFonts w:eastAsia="Times New Roman"/>
          <w:bCs/>
          <w:szCs w:val="20"/>
        </w:rPr>
        <w:t>.</w:t>
      </w:r>
    </w:p>
    <w:p w14:paraId="6F126A59" w14:textId="3D896B0A" w:rsidR="00D369F3" w:rsidRDefault="00953539" w:rsidP="00953539">
      <w:pPr>
        <w:pStyle w:val="Heading3"/>
      </w:pPr>
      <w:bookmarkStart w:id="56" w:name="_Toc220072433"/>
      <w:r w:rsidRPr="00953539">
        <w:t>Subscription Key</w:t>
      </w:r>
      <w:bookmarkEnd w:id="56"/>
    </w:p>
    <w:p w14:paraId="2D3673B3" w14:textId="77777777" w:rsidR="00953539" w:rsidRDefault="00953539" w:rsidP="00A72478">
      <w:pPr>
        <w:pStyle w:val="ListParagraph"/>
        <w:numPr>
          <w:ilvl w:val="0"/>
          <w:numId w:val="14"/>
        </w:numPr>
        <w:spacing w:after="0"/>
        <w:ind w:right="-1063"/>
        <w:rPr>
          <w:bCs/>
        </w:rPr>
      </w:pPr>
      <w:bookmarkStart w:id="57" w:name="OLE_LINK56"/>
      <w:r>
        <w:rPr>
          <w:bCs/>
        </w:rPr>
        <w:t xml:space="preserve">When accessing APIs managed by API Management (APIM), it is mandatory to include the </w:t>
      </w:r>
      <w:proofErr w:type="spellStart"/>
      <w:r>
        <w:rPr>
          <w:bCs/>
        </w:rPr>
        <w:t>Ocp</w:t>
      </w:r>
      <w:proofErr w:type="spellEnd"/>
      <w:r>
        <w:rPr>
          <w:bCs/>
        </w:rPr>
        <w:t>-</w:t>
      </w:r>
      <w:proofErr w:type="spellStart"/>
      <w:r>
        <w:rPr>
          <w:bCs/>
        </w:rPr>
        <w:t>Apim</w:t>
      </w:r>
      <w:proofErr w:type="spellEnd"/>
      <w:r>
        <w:rPr>
          <w:bCs/>
        </w:rPr>
        <w:t>-Subscription-Key header in your HTTP requests</w:t>
      </w:r>
      <w:bookmarkEnd w:id="57"/>
      <w:r>
        <w:rPr>
          <w:bCs/>
        </w:rPr>
        <w:t>.</w:t>
      </w:r>
    </w:p>
    <w:p w14:paraId="1D015A65" w14:textId="77777777" w:rsidR="00953539" w:rsidRDefault="00953539" w:rsidP="00A72478">
      <w:pPr>
        <w:pStyle w:val="ListParagraph"/>
        <w:numPr>
          <w:ilvl w:val="0"/>
          <w:numId w:val="14"/>
        </w:numPr>
        <w:spacing w:after="0"/>
        <w:ind w:right="-1063"/>
        <w:rPr>
          <w:bCs/>
        </w:rPr>
      </w:pPr>
      <w:r>
        <w:rPr>
          <w:bCs/>
        </w:rPr>
        <w:t xml:space="preserve">To authenticate and authorize your requests, include the </w:t>
      </w:r>
      <w:proofErr w:type="spellStart"/>
      <w:r>
        <w:rPr>
          <w:bCs/>
        </w:rPr>
        <w:t>Ocp</w:t>
      </w:r>
      <w:proofErr w:type="spellEnd"/>
      <w:r>
        <w:rPr>
          <w:bCs/>
        </w:rPr>
        <w:t>-</w:t>
      </w:r>
      <w:proofErr w:type="spellStart"/>
      <w:r>
        <w:rPr>
          <w:bCs/>
        </w:rPr>
        <w:t>Apim</w:t>
      </w:r>
      <w:proofErr w:type="spellEnd"/>
      <w:r>
        <w:rPr>
          <w:bCs/>
        </w:rPr>
        <w:t>-Subscription-Key header in the HTTP request.</w:t>
      </w:r>
    </w:p>
    <w:p w14:paraId="57F5894A" w14:textId="00ACC816" w:rsidR="00953539" w:rsidRPr="002D76E1" w:rsidRDefault="00953539" w:rsidP="002D76E1">
      <w:pPr>
        <w:pStyle w:val="ListParagraph"/>
        <w:numPr>
          <w:ilvl w:val="0"/>
          <w:numId w:val="14"/>
        </w:numPr>
        <w:spacing w:after="0"/>
        <w:ind w:right="-1063"/>
        <w:rPr>
          <w:bCs/>
        </w:rPr>
      </w:pPr>
      <w:bookmarkStart w:id="58" w:name="OLE_LINK59"/>
      <w:r w:rsidRPr="002D76E1">
        <w:rPr>
          <w:bCs/>
        </w:rPr>
        <w:t xml:space="preserve">Format the header </w:t>
      </w:r>
      <w:bookmarkEnd w:id="58"/>
      <w:r w:rsidRPr="002D76E1">
        <w:rPr>
          <w:bCs/>
        </w:rPr>
        <w:t>as follows:</w:t>
      </w:r>
    </w:p>
    <w:p w14:paraId="3FD05094" w14:textId="6C0357C1" w:rsidR="00A9293A" w:rsidRPr="006B4379" w:rsidRDefault="00953539" w:rsidP="006B4379">
      <w:pPr>
        <w:spacing w:before="120" w:after="120"/>
        <w:ind w:left="1440" w:right="-1063"/>
        <w:rPr>
          <w:rFonts w:ascii="Consolas" w:hAnsi="Consolas"/>
          <w:bCs/>
        </w:rPr>
      </w:pPr>
      <w:bookmarkStart w:id="59" w:name="OLE_LINK61"/>
      <w:proofErr w:type="spellStart"/>
      <w:r w:rsidRPr="006B4379">
        <w:rPr>
          <w:rFonts w:ascii="Consolas" w:hAnsi="Consolas"/>
          <w:bCs/>
        </w:rPr>
        <w:t>Ocp</w:t>
      </w:r>
      <w:proofErr w:type="spellEnd"/>
      <w:r w:rsidRPr="006B4379">
        <w:rPr>
          <w:rFonts w:ascii="Consolas" w:hAnsi="Consolas"/>
          <w:bCs/>
        </w:rPr>
        <w:t>-</w:t>
      </w:r>
      <w:proofErr w:type="spellStart"/>
      <w:r w:rsidRPr="006B4379">
        <w:rPr>
          <w:rFonts w:ascii="Consolas" w:hAnsi="Consolas"/>
          <w:bCs/>
        </w:rPr>
        <w:t>Apim</w:t>
      </w:r>
      <w:proofErr w:type="spellEnd"/>
      <w:r w:rsidRPr="006B4379">
        <w:rPr>
          <w:rFonts w:ascii="Consolas" w:hAnsi="Consolas"/>
          <w:bCs/>
        </w:rPr>
        <w:t>-Subscription-Key: &lt;</w:t>
      </w:r>
      <w:proofErr w:type="spellStart"/>
      <w:r w:rsidRPr="006B4379">
        <w:rPr>
          <w:rFonts w:ascii="Consolas" w:hAnsi="Consolas"/>
          <w:bCs/>
        </w:rPr>
        <w:t>Your_Subscription_Key</w:t>
      </w:r>
      <w:proofErr w:type="spellEnd"/>
      <w:r w:rsidRPr="006B4379">
        <w:rPr>
          <w:rFonts w:ascii="Consolas" w:hAnsi="Consolas"/>
          <w:bCs/>
        </w:rPr>
        <w:t>&gt;</w:t>
      </w:r>
      <w:bookmarkEnd w:id="59"/>
    </w:p>
    <w:p w14:paraId="579EE72B" w14:textId="082E8106" w:rsidR="002D76E1" w:rsidRDefault="00EB50D8" w:rsidP="00A9293A">
      <w:pPr>
        <w:spacing w:after="0"/>
        <w:ind w:left="720" w:right="-1063"/>
        <w:rPr>
          <w:bCs/>
        </w:rPr>
      </w:pPr>
      <w:r>
        <w:rPr>
          <w:bCs/>
        </w:rPr>
        <w:t>C</w:t>
      </w:r>
      <w:r w:rsidR="002D76E1">
        <w:rPr>
          <w:bCs/>
        </w:rPr>
        <w:t>ontact the Infra team</w:t>
      </w:r>
      <w:r>
        <w:rPr>
          <w:bCs/>
        </w:rPr>
        <w:t xml:space="preserve"> for the subscription key values</w:t>
      </w:r>
      <w:r w:rsidR="002D76E1">
        <w:rPr>
          <w:bCs/>
        </w:rPr>
        <w:t>.</w:t>
      </w:r>
    </w:p>
    <w:p w14:paraId="671E49E1" w14:textId="5FCC71BF" w:rsidR="00AC7C0B" w:rsidRDefault="00AC7C0B" w:rsidP="00AC7C0B">
      <w:pPr>
        <w:pStyle w:val="Heading2"/>
      </w:pPr>
      <w:bookmarkStart w:id="60" w:name="_Toc220072434"/>
      <w:r>
        <w:lastRenderedPageBreak/>
        <w:t>GET Product Data</w:t>
      </w:r>
      <w:bookmarkEnd w:id="60"/>
    </w:p>
    <w:p w14:paraId="50E7302A" w14:textId="1F4AE3A5" w:rsidR="008A7CA8" w:rsidRDefault="00125C14" w:rsidP="008A7CA8">
      <w:bookmarkStart w:id="61" w:name="OLE_LINK86"/>
      <w:r>
        <w:t>This API fetch</w:t>
      </w:r>
      <w:r w:rsidR="00DA08FA">
        <w:t>es</w:t>
      </w:r>
      <w:r>
        <w:t xml:space="preserve"> data from MES DB based on source parameter</w:t>
      </w:r>
      <w:r w:rsidR="00333D44">
        <w:t>s</w:t>
      </w:r>
      <w:r>
        <w:t xml:space="preserve">, used in ADF and Query engine </w:t>
      </w:r>
      <w:r w:rsidR="00333D44">
        <w:t>APIs</w:t>
      </w:r>
      <w:r>
        <w:t>.</w:t>
      </w:r>
    </w:p>
    <w:tbl>
      <w:tblPr>
        <w:tblStyle w:val="TableGridLight"/>
        <w:tblW w:w="9625" w:type="dxa"/>
        <w:tblLook w:val="04A0" w:firstRow="1" w:lastRow="0" w:firstColumn="1" w:lastColumn="0" w:noHBand="0" w:noVBand="1"/>
      </w:tblPr>
      <w:tblGrid>
        <w:gridCol w:w="2335"/>
        <w:gridCol w:w="7290"/>
      </w:tblGrid>
      <w:tr w:rsidR="00377C7E" w14:paraId="394D6301" w14:textId="77777777" w:rsidTr="00764A65">
        <w:trPr>
          <w:trHeight w:val="64"/>
        </w:trPr>
        <w:tc>
          <w:tcPr>
            <w:tcW w:w="2335" w:type="dxa"/>
            <w:shd w:val="clear" w:color="auto" w:fill="F2F2F2" w:themeFill="background1" w:themeFillShade="F2"/>
            <w:hideMark/>
          </w:tcPr>
          <w:p w14:paraId="2095F6F8" w14:textId="77777777" w:rsidR="00377C7E" w:rsidRPr="00BA491E" w:rsidRDefault="00377C7E">
            <w:pPr>
              <w:spacing w:after="0"/>
              <w:rPr>
                <w:color w:val="222222"/>
              </w:rPr>
            </w:pPr>
            <w:bookmarkStart w:id="62" w:name="OLE_LINK81"/>
            <w:bookmarkStart w:id="63" w:name="OLE_LINK6"/>
            <w:r w:rsidRPr="00BA491E">
              <w:t>PROTOCOL</w:t>
            </w:r>
          </w:p>
        </w:tc>
        <w:tc>
          <w:tcPr>
            <w:tcW w:w="7290" w:type="dxa"/>
            <w:hideMark/>
          </w:tcPr>
          <w:p w14:paraId="34303AD2" w14:textId="3EE9CC8B" w:rsidR="00377C7E" w:rsidRDefault="00377C7E">
            <w:pPr>
              <w:spacing w:after="0"/>
            </w:pPr>
            <w:r>
              <w:t>HTTP</w:t>
            </w:r>
          </w:p>
        </w:tc>
      </w:tr>
      <w:tr w:rsidR="00377C7E" w14:paraId="4CA44534" w14:textId="77777777" w:rsidTr="00764A65">
        <w:trPr>
          <w:trHeight w:val="112"/>
        </w:trPr>
        <w:tc>
          <w:tcPr>
            <w:tcW w:w="2335" w:type="dxa"/>
            <w:shd w:val="clear" w:color="auto" w:fill="F2F2F2" w:themeFill="background1" w:themeFillShade="F2"/>
            <w:hideMark/>
          </w:tcPr>
          <w:p w14:paraId="68DBF999" w14:textId="0108ABE2" w:rsidR="00377C7E" w:rsidRPr="00BA491E" w:rsidRDefault="00B353A7">
            <w:pPr>
              <w:spacing w:after="0"/>
            </w:pPr>
            <w:r w:rsidRPr="00BA491E">
              <w:t xml:space="preserve">DEV </w:t>
            </w:r>
            <w:r w:rsidR="00D75481" w:rsidRPr="00BA491E">
              <w:t>ENDPOINT</w:t>
            </w:r>
          </w:p>
        </w:tc>
        <w:bookmarkStart w:id="64" w:name="OLE_LINK105"/>
        <w:tc>
          <w:tcPr>
            <w:tcW w:w="7290" w:type="dxa"/>
            <w:hideMark/>
          </w:tcPr>
          <w:p w14:paraId="5A03536C" w14:textId="666BB524" w:rsidR="00377C7E" w:rsidRDefault="00B353A7">
            <w:pPr>
              <w:spacing w:after="0"/>
            </w:pPr>
            <w:r>
              <w:fldChar w:fldCharType="begin"/>
            </w:r>
            <w:r>
              <w:instrText>HYPERLINK "</w:instrText>
            </w:r>
            <w:r w:rsidRPr="00B353A7">
              <w:instrText>https://ix-dev-apimgmt.azure-api.net/avevames-api</w:instrText>
            </w:r>
            <w:r>
              <w:instrText>/mes/batteryData"</w:instrText>
            </w:r>
            <w:r>
              <w:fldChar w:fldCharType="separate"/>
            </w:r>
            <w:r w:rsidRPr="002F5538">
              <w:rPr>
                <w:rStyle w:val="Hyperlink"/>
              </w:rPr>
              <w:t>https://ix-dev-apimgmt.azure-api.net/avevames-api/mes/batteryData</w:t>
            </w:r>
            <w:r>
              <w:fldChar w:fldCharType="end"/>
            </w:r>
            <w:r>
              <w:t xml:space="preserve"> </w:t>
            </w:r>
            <w:bookmarkEnd w:id="64"/>
          </w:p>
        </w:tc>
      </w:tr>
      <w:tr w:rsidR="00B353A7" w14:paraId="23E72FDD" w14:textId="77777777" w:rsidTr="00764A65">
        <w:trPr>
          <w:trHeight w:val="112"/>
        </w:trPr>
        <w:tc>
          <w:tcPr>
            <w:tcW w:w="2335" w:type="dxa"/>
            <w:shd w:val="clear" w:color="auto" w:fill="F2F2F2" w:themeFill="background1" w:themeFillShade="F2"/>
          </w:tcPr>
          <w:p w14:paraId="5B08F9DB" w14:textId="47E752DC" w:rsidR="00B353A7" w:rsidRPr="00BA491E" w:rsidRDefault="00B353A7">
            <w:pPr>
              <w:spacing w:after="0"/>
            </w:pPr>
            <w:r w:rsidRPr="00BA491E">
              <w:t>QA ENDPOINT</w:t>
            </w:r>
          </w:p>
        </w:tc>
        <w:tc>
          <w:tcPr>
            <w:tcW w:w="7290" w:type="dxa"/>
          </w:tcPr>
          <w:p w14:paraId="026626B2" w14:textId="4584E6BD" w:rsidR="00B353A7" w:rsidRDefault="0015510E">
            <w:pPr>
              <w:spacing w:after="0"/>
            </w:pPr>
            <w:hyperlink r:id="rId24" w:history="1">
              <w:r w:rsidRPr="002F5538">
                <w:rPr>
                  <w:rStyle w:val="Hyperlink"/>
                  <w:bCs/>
                </w:rPr>
                <w:t>https://ix-qa-apimgmt.azure-api.net/avevames-api/mes/batteryData</w:t>
              </w:r>
            </w:hyperlink>
            <w:r>
              <w:rPr>
                <w:bCs/>
              </w:rPr>
              <w:t xml:space="preserve"> </w:t>
            </w:r>
          </w:p>
        </w:tc>
      </w:tr>
      <w:tr w:rsidR="00377C7E" w14:paraId="40AA5D27" w14:textId="77777777" w:rsidTr="00764A65">
        <w:trPr>
          <w:trHeight w:val="64"/>
        </w:trPr>
        <w:tc>
          <w:tcPr>
            <w:tcW w:w="2335" w:type="dxa"/>
            <w:shd w:val="clear" w:color="auto" w:fill="F2F2F2" w:themeFill="background1" w:themeFillShade="F2"/>
            <w:hideMark/>
          </w:tcPr>
          <w:p w14:paraId="54FFB61A" w14:textId="77777777" w:rsidR="00377C7E" w:rsidRPr="00BA491E" w:rsidRDefault="00377C7E">
            <w:pPr>
              <w:spacing w:after="0"/>
              <w:rPr>
                <w:color w:val="222222"/>
              </w:rPr>
            </w:pPr>
            <w:r w:rsidRPr="00BA491E">
              <w:t>METHOD</w:t>
            </w:r>
          </w:p>
        </w:tc>
        <w:tc>
          <w:tcPr>
            <w:tcW w:w="7290" w:type="dxa"/>
            <w:hideMark/>
          </w:tcPr>
          <w:p w14:paraId="70F9F7F5" w14:textId="2A58C10C" w:rsidR="00377C7E" w:rsidRDefault="00377C7E">
            <w:pPr>
              <w:spacing w:after="0"/>
            </w:pPr>
            <w:r>
              <w:t>GET</w:t>
            </w:r>
          </w:p>
        </w:tc>
      </w:tr>
      <w:tr w:rsidR="00377C7E" w14:paraId="1E32A971" w14:textId="77777777" w:rsidTr="00764A65">
        <w:trPr>
          <w:trHeight w:val="244"/>
        </w:trPr>
        <w:tc>
          <w:tcPr>
            <w:tcW w:w="2335" w:type="dxa"/>
            <w:shd w:val="clear" w:color="auto" w:fill="F2F2F2" w:themeFill="background1" w:themeFillShade="F2"/>
            <w:hideMark/>
          </w:tcPr>
          <w:p w14:paraId="62C4716A" w14:textId="77777777" w:rsidR="00377C7E" w:rsidRPr="00BA491E" w:rsidRDefault="00377C7E">
            <w:pPr>
              <w:spacing w:after="0"/>
            </w:pPr>
            <w:r w:rsidRPr="00BA491E">
              <w:t>CONTENT TYPE</w:t>
            </w:r>
          </w:p>
        </w:tc>
        <w:tc>
          <w:tcPr>
            <w:tcW w:w="7290" w:type="dxa"/>
            <w:hideMark/>
          </w:tcPr>
          <w:p w14:paraId="253FDDF4" w14:textId="77777777" w:rsidR="00377C7E" w:rsidRDefault="00377C7E">
            <w:pPr>
              <w:spacing w:after="0"/>
              <w:rPr>
                <w:color w:val="222222"/>
              </w:rPr>
            </w:pPr>
            <w:r>
              <w:t xml:space="preserve">application / </w:t>
            </w:r>
            <w:proofErr w:type="spellStart"/>
            <w:r>
              <w:t>json</w:t>
            </w:r>
            <w:proofErr w:type="spellEnd"/>
          </w:p>
        </w:tc>
        <w:bookmarkEnd w:id="62"/>
      </w:tr>
      <w:tr w:rsidR="00980B4C" w14:paraId="4D8D0F43" w14:textId="77777777" w:rsidTr="00764A65">
        <w:trPr>
          <w:trHeight w:val="244"/>
        </w:trPr>
        <w:tc>
          <w:tcPr>
            <w:tcW w:w="2335" w:type="dxa"/>
            <w:shd w:val="clear" w:color="auto" w:fill="F2F2F2" w:themeFill="background1" w:themeFillShade="F2"/>
          </w:tcPr>
          <w:p w14:paraId="0C2FC307" w14:textId="3DB1F4BD" w:rsidR="00980B4C" w:rsidRPr="00BA491E" w:rsidRDefault="00980B4C">
            <w:pPr>
              <w:spacing w:after="0"/>
            </w:pPr>
            <w:r w:rsidRPr="00BA491E">
              <w:t>Sample Request</w:t>
            </w:r>
          </w:p>
        </w:tc>
        <w:tc>
          <w:tcPr>
            <w:tcW w:w="7290" w:type="dxa"/>
          </w:tcPr>
          <w:p w14:paraId="1F59A7F4" w14:textId="27204BF1" w:rsidR="00980B4C" w:rsidRDefault="00463C46">
            <w:pPr>
              <w:spacing w:after="0"/>
            </w:pPr>
            <w:hyperlink r:id="rId25" w:history="1">
              <w:r w:rsidRPr="006865E5">
                <w:rPr>
                  <w:rStyle w:val="Hyperlink"/>
                </w:rPr>
                <w:t>Link</w:t>
              </w:r>
            </w:hyperlink>
          </w:p>
        </w:tc>
      </w:tr>
      <w:tr w:rsidR="00980B4C" w14:paraId="20317AA5" w14:textId="77777777" w:rsidTr="00764A65">
        <w:trPr>
          <w:trHeight w:val="244"/>
        </w:trPr>
        <w:tc>
          <w:tcPr>
            <w:tcW w:w="2335" w:type="dxa"/>
            <w:shd w:val="clear" w:color="auto" w:fill="F2F2F2" w:themeFill="background1" w:themeFillShade="F2"/>
          </w:tcPr>
          <w:p w14:paraId="7959BE2B" w14:textId="096B9AFF" w:rsidR="00980B4C" w:rsidRPr="00BA491E" w:rsidRDefault="00980B4C">
            <w:pPr>
              <w:spacing w:after="0"/>
            </w:pPr>
            <w:r w:rsidRPr="00BA491E">
              <w:t>Sample Response</w:t>
            </w:r>
          </w:p>
        </w:tc>
        <w:tc>
          <w:tcPr>
            <w:tcW w:w="7290" w:type="dxa"/>
          </w:tcPr>
          <w:p w14:paraId="02E1817E" w14:textId="2527CEA1" w:rsidR="00980B4C" w:rsidRDefault="00980B4C">
            <w:pPr>
              <w:spacing w:after="0"/>
            </w:pPr>
            <w:hyperlink r:id="rId26" w:history="1">
              <w:r w:rsidRPr="00463C46">
                <w:rPr>
                  <w:rStyle w:val="Hyperlink"/>
                </w:rPr>
                <w:t>Link</w:t>
              </w:r>
            </w:hyperlink>
          </w:p>
        </w:tc>
      </w:tr>
    </w:tbl>
    <w:p w14:paraId="035C6E44" w14:textId="4F83DFFE" w:rsidR="00764A65" w:rsidRDefault="004D1CE3" w:rsidP="004D1CE3">
      <w:pPr>
        <w:pStyle w:val="Heading3"/>
        <w:sectPr w:rsidR="00764A65" w:rsidSect="00AE7024">
          <w:pgSz w:w="12240" w:h="15840" w:code="1"/>
          <w:pgMar w:top="1440" w:right="1440" w:bottom="1440" w:left="1440" w:header="720" w:footer="720" w:gutter="0"/>
          <w:cols w:space="720"/>
          <w:docGrid w:linePitch="360"/>
        </w:sectPr>
      </w:pPr>
      <w:bookmarkStart w:id="65" w:name="_Toc220072435"/>
      <w:bookmarkStart w:id="66" w:name="OLE_LINK46"/>
      <w:bookmarkStart w:id="67" w:name="OLE_LINK5"/>
      <w:bookmarkStart w:id="68" w:name="OLE_LINK21"/>
      <w:bookmarkEnd w:id="61"/>
      <w:bookmarkEnd w:id="63"/>
      <w:r>
        <w:t>Input</w:t>
      </w:r>
      <w:bookmarkEnd w:id="65"/>
    </w:p>
    <w:tbl>
      <w:tblPr>
        <w:tblStyle w:val="TableGridLight"/>
        <w:tblW w:w="9625" w:type="dxa"/>
        <w:tblLook w:val="04A0" w:firstRow="1" w:lastRow="0" w:firstColumn="1" w:lastColumn="0" w:noHBand="0" w:noVBand="1"/>
      </w:tblPr>
      <w:tblGrid>
        <w:gridCol w:w="1975"/>
        <w:gridCol w:w="7650"/>
      </w:tblGrid>
      <w:tr w:rsidR="00E12992" w14:paraId="30079FD4" w14:textId="77777777" w:rsidTr="00764A65">
        <w:trPr>
          <w:trHeight w:val="269"/>
        </w:trPr>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0CC8A98A" w14:textId="77777777" w:rsidR="00E12992" w:rsidRDefault="00E12992" w:rsidP="002D76E1">
            <w:pPr>
              <w:jc w:val="left"/>
              <w:rPr>
                <w:rFonts w:eastAsia="Times New Roman"/>
                <w:szCs w:val="20"/>
              </w:rPr>
            </w:pPr>
            <w:r>
              <w:rPr>
                <w:rFonts w:eastAsia="Times New Roman"/>
                <w:szCs w:val="20"/>
              </w:rPr>
              <w:t>Parameter</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091CC6E9" w14:textId="77777777" w:rsidR="00E12992" w:rsidRDefault="00E12992" w:rsidP="002D76E1">
            <w:pPr>
              <w:jc w:val="left"/>
              <w:rPr>
                <w:rFonts w:eastAsia="Times New Roman"/>
                <w:szCs w:val="20"/>
              </w:rPr>
            </w:pPr>
            <w:r>
              <w:rPr>
                <w:rFonts w:eastAsia="Times New Roman"/>
                <w:szCs w:val="20"/>
              </w:rPr>
              <w:t>Description</w:t>
            </w:r>
          </w:p>
        </w:tc>
        <w:bookmarkEnd w:id="66"/>
      </w:tr>
      <w:tr w:rsidR="00E12992" w14:paraId="00BE958A" w14:textId="77777777" w:rsidTr="00764A65">
        <w:trPr>
          <w:trHeight w:val="295"/>
        </w:trPr>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8B50EC" w14:textId="77777777" w:rsidR="00E12992" w:rsidRDefault="00E12992" w:rsidP="002D76E1">
            <w:pPr>
              <w:jc w:val="left"/>
              <w:rPr>
                <w:rFonts w:eastAsia="Times New Roman"/>
                <w:szCs w:val="20"/>
              </w:rPr>
            </w:pPr>
            <w:r>
              <w:rPr>
                <w:bCs/>
              </w:rPr>
              <w:t>offset</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AC3D76" w14:textId="77777777" w:rsidR="00E12992" w:rsidRDefault="00E12992" w:rsidP="002D76E1">
            <w:pPr>
              <w:jc w:val="left"/>
              <w:rPr>
                <w:rFonts w:eastAsia="Times New Roman"/>
                <w:szCs w:val="20"/>
              </w:rPr>
            </w:pPr>
            <w:r>
              <w:rPr>
                <w:bCs/>
              </w:rPr>
              <w:t>Page number of the dataset to retrieve (greater than 0)</w:t>
            </w:r>
          </w:p>
        </w:tc>
      </w:tr>
      <w:tr w:rsidR="00E12992" w14:paraId="70D55B65" w14:textId="77777777" w:rsidTr="00764A65">
        <w:trPr>
          <w:trHeight w:val="295"/>
        </w:trPr>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7B6F0E" w14:textId="77777777" w:rsidR="00E12992" w:rsidRDefault="00E12992" w:rsidP="002D76E1">
            <w:pPr>
              <w:jc w:val="left"/>
              <w:rPr>
                <w:rFonts w:eastAsia="Times New Roman"/>
                <w:szCs w:val="20"/>
              </w:rPr>
            </w:pPr>
            <w:r>
              <w:rPr>
                <w:bCs/>
              </w:rPr>
              <w:t>limits</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602E19" w14:textId="77777777" w:rsidR="00E12992" w:rsidRDefault="00E12992" w:rsidP="002D76E1">
            <w:pPr>
              <w:jc w:val="left"/>
              <w:rPr>
                <w:rFonts w:eastAsia="Times New Roman"/>
                <w:szCs w:val="20"/>
              </w:rPr>
            </w:pPr>
            <w:r>
              <w:rPr>
                <w:bCs/>
              </w:rPr>
              <w:t>Page size, maximum value is 500 (greater than 0)</w:t>
            </w:r>
          </w:p>
        </w:tc>
      </w:tr>
      <w:tr w:rsidR="00E12992" w14:paraId="7A88DAC3" w14:textId="77777777" w:rsidTr="00764A65">
        <w:trPr>
          <w:trHeight w:val="295"/>
        </w:trPr>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201FD6" w14:textId="77777777" w:rsidR="00E12992" w:rsidRDefault="00E12992" w:rsidP="002D76E1">
            <w:pPr>
              <w:jc w:val="left"/>
              <w:rPr>
                <w:bCs/>
              </w:rPr>
            </w:pPr>
            <w:proofErr w:type="spellStart"/>
            <w:r>
              <w:rPr>
                <w:bCs/>
              </w:rPr>
              <w:t>modified_after</w:t>
            </w:r>
            <w:proofErr w:type="spellEnd"/>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722F2F" w14:textId="77777777" w:rsidR="00E12992" w:rsidRDefault="00E12992" w:rsidP="002D76E1">
            <w:pPr>
              <w:jc w:val="left"/>
              <w:rPr>
                <w:bCs/>
              </w:rPr>
            </w:pPr>
            <w:r>
              <w:rPr>
                <w:bCs/>
              </w:rPr>
              <w:t>Sample date: 2023-01-01 15:45:03.012</w:t>
            </w:r>
          </w:p>
        </w:tc>
      </w:tr>
      <w:tr w:rsidR="00E12992" w14:paraId="0773E43E" w14:textId="77777777" w:rsidTr="00764A65">
        <w:trPr>
          <w:trHeight w:val="295"/>
        </w:trPr>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D6FFC" w14:textId="77777777" w:rsidR="00E12992" w:rsidRDefault="00E12992" w:rsidP="002D76E1">
            <w:pPr>
              <w:jc w:val="left"/>
              <w:rPr>
                <w:bCs/>
              </w:rPr>
            </w:pPr>
            <w:r>
              <w:rPr>
                <w:bCs/>
              </w:rPr>
              <w:t>source</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4481C5" w14:textId="170BE3AC" w:rsidR="00E12992" w:rsidRDefault="00E12992" w:rsidP="002D76E1">
            <w:pPr>
              <w:jc w:val="left"/>
              <w:rPr>
                <w:bCs/>
              </w:rPr>
            </w:pPr>
            <w:r>
              <w:rPr>
                <w:bCs/>
              </w:rPr>
              <w:t xml:space="preserve">Data source name from </w:t>
            </w:r>
            <w:r w:rsidR="00333D44">
              <w:rPr>
                <w:bCs/>
              </w:rPr>
              <w:t xml:space="preserve">the </w:t>
            </w:r>
            <w:r>
              <w:rPr>
                <w:bCs/>
              </w:rPr>
              <w:t>given list</w:t>
            </w:r>
            <w:r w:rsidR="004F3998">
              <w:rPr>
                <w:bCs/>
              </w:rPr>
              <w:t>:</w:t>
            </w:r>
          </w:p>
          <w:p w14:paraId="401366C6" w14:textId="77777777" w:rsidR="004F3998" w:rsidRPr="004F3998" w:rsidRDefault="004F3998" w:rsidP="004F3998">
            <w:pPr>
              <w:pStyle w:val="ListParagraph"/>
              <w:numPr>
                <w:ilvl w:val="0"/>
                <w:numId w:val="37"/>
              </w:numPr>
              <w:spacing w:before="0" w:after="0"/>
            </w:pPr>
            <w:bookmarkStart w:id="69" w:name="OLE_LINK8"/>
            <w:proofErr w:type="spellStart"/>
            <w:r w:rsidRPr="004F3998">
              <w:t>manufacturing_batch</w:t>
            </w:r>
            <w:proofErr w:type="spellEnd"/>
          </w:p>
          <w:p w14:paraId="435A7ECA" w14:textId="77777777" w:rsidR="004F3998" w:rsidRPr="004F3998" w:rsidRDefault="004F3998" w:rsidP="004F3998">
            <w:pPr>
              <w:pStyle w:val="ListParagraph"/>
              <w:numPr>
                <w:ilvl w:val="0"/>
                <w:numId w:val="37"/>
              </w:numPr>
              <w:spacing w:before="0" w:after="0"/>
            </w:pPr>
            <w:proofErr w:type="spellStart"/>
            <w:r w:rsidRPr="004F3998">
              <w:t>production_schedule</w:t>
            </w:r>
            <w:proofErr w:type="spellEnd"/>
          </w:p>
          <w:p w14:paraId="01BEE274" w14:textId="77777777" w:rsidR="004F3998" w:rsidRPr="004F3998" w:rsidRDefault="004F3998" w:rsidP="004F3998">
            <w:pPr>
              <w:pStyle w:val="ListParagraph"/>
              <w:numPr>
                <w:ilvl w:val="0"/>
                <w:numId w:val="37"/>
              </w:numPr>
              <w:spacing w:before="0" w:after="0"/>
            </w:pPr>
            <w:proofErr w:type="spellStart"/>
            <w:r w:rsidRPr="004F3998">
              <w:t>production_performance</w:t>
            </w:r>
            <w:proofErr w:type="spellEnd"/>
          </w:p>
          <w:p w14:paraId="1302322B" w14:textId="77777777" w:rsidR="004F3998" w:rsidRPr="004F3998" w:rsidRDefault="004F3998" w:rsidP="004F3998">
            <w:pPr>
              <w:pStyle w:val="ListParagraph"/>
              <w:numPr>
                <w:ilvl w:val="0"/>
                <w:numId w:val="37"/>
              </w:numPr>
              <w:spacing w:before="0" w:after="0"/>
            </w:pPr>
            <w:proofErr w:type="spellStart"/>
            <w:r w:rsidRPr="004F3998">
              <w:t>manufacturing_performance_metrics</w:t>
            </w:r>
            <w:proofErr w:type="spellEnd"/>
          </w:p>
          <w:p w14:paraId="564B4DAD" w14:textId="77777777" w:rsidR="004F3998" w:rsidRPr="004F3998" w:rsidRDefault="004F3998" w:rsidP="004F3998">
            <w:pPr>
              <w:pStyle w:val="ListParagraph"/>
              <w:numPr>
                <w:ilvl w:val="0"/>
                <w:numId w:val="37"/>
              </w:numPr>
              <w:spacing w:before="0" w:after="0"/>
            </w:pPr>
            <w:proofErr w:type="spellStart"/>
            <w:r w:rsidRPr="004F3998">
              <w:t>manufacturing_scrap_wastage</w:t>
            </w:r>
            <w:proofErr w:type="spellEnd"/>
          </w:p>
          <w:p w14:paraId="21EFBD37" w14:textId="77777777" w:rsidR="004F3998" w:rsidRPr="004F3998" w:rsidRDefault="004F3998" w:rsidP="004F3998">
            <w:pPr>
              <w:pStyle w:val="ListParagraph"/>
              <w:numPr>
                <w:ilvl w:val="0"/>
                <w:numId w:val="37"/>
              </w:numPr>
              <w:spacing w:before="0" w:after="0"/>
            </w:pPr>
            <w:proofErr w:type="spellStart"/>
            <w:r w:rsidRPr="004F3998">
              <w:t>production_downtime</w:t>
            </w:r>
            <w:proofErr w:type="spellEnd"/>
          </w:p>
          <w:p w14:paraId="053AB8E2" w14:textId="77777777" w:rsidR="004F3998" w:rsidRPr="004F3998" w:rsidRDefault="004F3998" w:rsidP="004F3998">
            <w:pPr>
              <w:pStyle w:val="ListParagraph"/>
              <w:numPr>
                <w:ilvl w:val="0"/>
                <w:numId w:val="37"/>
              </w:numPr>
              <w:spacing w:before="0" w:after="0"/>
            </w:pPr>
            <w:proofErr w:type="spellStart"/>
            <w:r w:rsidRPr="004F3998">
              <w:t>production_shift</w:t>
            </w:r>
            <w:proofErr w:type="spellEnd"/>
          </w:p>
          <w:p w14:paraId="38D357AC" w14:textId="77777777" w:rsidR="004F3998" w:rsidRPr="004F3998" w:rsidRDefault="004F3998" w:rsidP="004F3998">
            <w:pPr>
              <w:pStyle w:val="ListParagraph"/>
              <w:numPr>
                <w:ilvl w:val="0"/>
                <w:numId w:val="37"/>
              </w:numPr>
              <w:spacing w:before="0" w:after="0"/>
            </w:pPr>
            <w:proofErr w:type="spellStart"/>
            <w:r w:rsidRPr="004F3998">
              <w:t>production_resource</w:t>
            </w:r>
            <w:proofErr w:type="spellEnd"/>
          </w:p>
          <w:p w14:paraId="1ED72359" w14:textId="77777777" w:rsidR="004F3998" w:rsidRPr="004F3998" w:rsidRDefault="004F3998" w:rsidP="004F3998">
            <w:pPr>
              <w:pStyle w:val="ListParagraph"/>
              <w:numPr>
                <w:ilvl w:val="0"/>
                <w:numId w:val="37"/>
              </w:numPr>
              <w:spacing w:before="0" w:after="0"/>
            </w:pPr>
            <w:r w:rsidRPr="004F3998">
              <w:t>resource</w:t>
            </w:r>
          </w:p>
          <w:p w14:paraId="3E73DA35" w14:textId="77777777" w:rsidR="004F3998" w:rsidRPr="004F3998" w:rsidRDefault="004F3998" w:rsidP="004F3998">
            <w:pPr>
              <w:pStyle w:val="ListParagraph"/>
              <w:numPr>
                <w:ilvl w:val="0"/>
                <w:numId w:val="37"/>
              </w:numPr>
              <w:spacing w:before="0" w:after="0"/>
            </w:pPr>
            <w:proofErr w:type="spellStart"/>
            <w:r w:rsidRPr="004F3998">
              <w:t>electronic_batch_record</w:t>
            </w:r>
            <w:proofErr w:type="spellEnd"/>
          </w:p>
          <w:p w14:paraId="22FE0E36" w14:textId="2C9DA25A" w:rsidR="004F3998" w:rsidRPr="004F3998" w:rsidRDefault="004F3998" w:rsidP="004F3998">
            <w:pPr>
              <w:pStyle w:val="ListParagraph"/>
              <w:numPr>
                <w:ilvl w:val="0"/>
                <w:numId w:val="37"/>
              </w:numPr>
              <w:spacing w:before="0" w:after="0"/>
              <w:rPr>
                <w:rFonts w:eastAsia="Times New Roman"/>
                <w:bCs/>
                <w:szCs w:val="20"/>
              </w:rPr>
            </w:pPr>
            <w:r w:rsidRPr="004F3998">
              <w:t>Maintenance</w:t>
            </w:r>
            <w:bookmarkEnd w:id="69"/>
          </w:p>
        </w:tc>
        <w:bookmarkEnd w:id="67"/>
      </w:tr>
    </w:tbl>
    <w:p w14:paraId="3FB099E6" w14:textId="0D46363B" w:rsidR="00BA491E" w:rsidRDefault="00BA491E" w:rsidP="004D1CE3">
      <w:pPr>
        <w:pStyle w:val="Heading3"/>
        <w:sectPr w:rsidR="00BA491E" w:rsidSect="00764A65">
          <w:type w:val="continuous"/>
          <w:pgSz w:w="12240" w:h="15840" w:code="1"/>
          <w:pgMar w:top="1440" w:right="1440" w:bottom="1440" w:left="1440" w:header="720" w:footer="720" w:gutter="0"/>
          <w:cols w:space="720"/>
          <w:docGrid w:linePitch="360"/>
        </w:sectPr>
      </w:pPr>
      <w:bookmarkStart w:id="70" w:name="_Toc220072436"/>
      <w:bookmarkStart w:id="71" w:name="OLE_LINK99"/>
      <w:bookmarkEnd w:id="68"/>
      <w:r>
        <w:t>Result</w:t>
      </w:r>
      <w:bookmarkEnd w:id="70"/>
    </w:p>
    <w:tbl>
      <w:tblPr>
        <w:tblStyle w:val="TableGridLight"/>
        <w:tblW w:w="9776" w:type="dxa"/>
        <w:tblLook w:val="04A0" w:firstRow="1" w:lastRow="0" w:firstColumn="1" w:lastColumn="0" w:noHBand="0" w:noVBand="1"/>
      </w:tblPr>
      <w:tblGrid>
        <w:gridCol w:w="1413"/>
        <w:gridCol w:w="8363"/>
      </w:tblGrid>
      <w:tr w:rsidR="00D1298C" w14:paraId="2CCB60AB" w14:textId="77777777" w:rsidTr="00D1298C">
        <w:trPr>
          <w:trHeight w:val="436"/>
        </w:trPr>
        <w:tc>
          <w:tcPr>
            <w:tcW w:w="1413" w:type="dxa"/>
            <w:shd w:val="clear" w:color="auto" w:fill="F2F2F2" w:themeFill="background1" w:themeFillShade="F2"/>
          </w:tcPr>
          <w:p w14:paraId="1F4BAF1E" w14:textId="2392AB5D" w:rsidR="00D1298C" w:rsidRDefault="00D1298C" w:rsidP="00D1298C">
            <w:pPr>
              <w:spacing w:after="0"/>
              <w:rPr>
                <w:lang w:bidi="en-US"/>
              </w:rPr>
            </w:pPr>
            <w:r>
              <w:rPr>
                <w:lang w:bidi="en-US"/>
              </w:rPr>
              <w:t>HTTP Code</w:t>
            </w:r>
          </w:p>
        </w:tc>
        <w:tc>
          <w:tcPr>
            <w:tcW w:w="8363" w:type="dxa"/>
            <w:shd w:val="clear" w:color="auto" w:fill="F2F2F2" w:themeFill="background1" w:themeFillShade="F2"/>
          </w:tcPr>
          <w:p w14:paraId="174E2AC4" w14:textId="4CC4E1BB" w:rsidR="00D1298C" w:rsidRDefault="00D1298C" w:rsidP="00D1298C">
            <w:pPr>
              <w:spacing w:after="0"/>
              <w:rPr>
                <w:lang w:bidi="en-US"/>
              </w:rPr>
            </w:pPr>
            <w:r>
              <w:rPr>
                <w:lang w:bidi="en-US"/>
              </w:rPr>
              <w:t>Result Description</w:t>
            </w:r>
          </w:p>
        </w:tc>
      </w:tr>
      <w:tr w:rsidR="00D1298C" w14:paraId="75BD6A00" w14:textId="77777777" w:rsidTr="00D1298C">
        <w:trPr>
          <w:trHeight w:val="435"/>
        </w:trPr>
        <w:tc>
          <w:tcPr>
            <w:tcW w:w="1413" w:type="dxa"/>
          </w:tcPr>
          <w:p w14:paraId="62CC6D0B" w14:textId="38149FB2" w:rsidR="00D1298C" w:rsidRDefault="00D1298C" w:rsidP="00D1298C">
            <w:pPr>
              <w:spacing w:after="0"/>
              <w:rPr>
                <w:lang w:bidi="en-US"/>
              </w:rPr>
            </w:pPr>
            <w:r>
              <w:rPr>
                <w:lang w:bidi="en-US"/>
              </w:rPr>
              <w:t>201</w:t>
            </w:r>
          </w:p>
        </w:tc>
        <w:tc>
          <w:tcPr>
            <w:tcW w:w="8363" w:type="dxa"/>
          </w:tcPr>
          <w:p w14:paraId="20C30C59" w14:textId="0A3F4490" w:rsidR="00D1298C" w:rsidRDefault="00D1298C" w:rsidP="00D1298C">
            <w:pPr>
              <w:spacing w:after="0"/>
              <w:rPr>
                <w:lang w:bidi="en-US"/>
              </w:rPr>
            </w:pPr>
            <w:r>
              <w:rPr>
                <w:lang w:bidi="en-US"/>
              </w:rPr>
              <w:t>Service executed successfully</w:t>
            </w:r>
          </w:p>
        </w:tc>
      </w:tr>
    </w:tbl>
    <w:p w14:paraId="069EA527" w14:textId="1CDA5093" w:rsidR="00BA491E" w:rsidRDefault="00BA491E" w:rsidP="004D1CE3">
      <w:pPr>
        <w:pStyle w:val="Heading3"/>
        <w:sectPr w:rsidR="00BA491E" w:rsidSect="00764A65">
          <w:type w:val="continuous"/>
          <w:pgSz w:w="12240" w:h="15840" w:code="1"/>
          <w:pgMar w:top="1440" w:right="1440" w:bottom="1440" w:left="1440" w:header="720" w:footer="720" w:gutter="0"/>
          <w:cols w:space="720"/>
          <w:docGrid w:linePitch="360"/>
        </w:sectPr>
      </w:pPr>
      <w:bookmarkStart w:id="72" w:name="_Toc220072437"/>
      <w:bookmarkStart w:id="73" w:name="OLE_LINK96"/>
      <w:r>
        <w:t>Error Management</w:t>
      </w:r>
      <w:bookmarkEnd w:id="72"/>
    </w:p>
    <w:tbl>
      <w:tblPr>
        <w:tblStyle w:val="TableGridLight"/>
        <w:tblW w:w="9776" w:type="dxa"/>
        <w:tblLook w:val="04A0" w:firstRow="1" w:lastRow="0" w:firstColumn="1" w:lastColumn="0" w:noHBand="0" w:noVBand="1"/>
      </w:tblPr>
      <w:tblGrid>
        <w:gridCol w:w="1413"/>
        <w:gridCol w:w="2977"/>
        <w:gridCol w:w="5386"/>
      </w:tblGrid>
      <w:tr w:rsidR="000B0D0E" w14:paraId="2988E4FD" w14:textId="77777777" w:rsidTr="002D76E1">
        <w:tc>
          <w:tcPr>
            <w:tcW w:w="1413" w:type="dxa"/>
            <w:shd w:val="clear" w:color="auto" w:fill="F2F2F2" w:themeFill="background1" w:themeFillShade="F2"/>
            <w:hideMark/>
          </w:tcPr>
          <w:p w14:paraId="36E2768F" w14:textId="77777777" w:rsidR="000B0D0E" w:rsidRDefault="000B0D0E">
            <w:pPr>
              <w:spacing w:after="0"/>
              <w:rPr>
                <w:lang w:bidi="en-US"/>
              </w:rPr>
            </w:pPr>
            <w:r>
              <w:rPr>
                <w:lang w:bidi="en-US"/>
              </w:rPr>
              <w:t>HTTP Code</w:t>
            </w:r>
          </w:p>
        </w:tc>
        <w:tc>
          <w:tcPr>
            <w:tcW w:w="2977" w:type="dxa"/>
            <w:shd w:val="clear" w:color="auto" w:fill="F2F2F2" w:themeFill="background1" w:themeFillShade="F2"/>
            <w:hideMark/>
          </w:tcPr>
          <w:p w14:paraId="28EB1A7A" w14:textId="77777777" w:rsidR="000B0D0E" w:rsidRDefault="000B0D0E">
            <w:pPr>
              <w:spacing w:after="0"/>
              <w:rPr>
                <w:lang w:val="it-IT" w:eastAsia="it-IT" w:bidi="en-US"/>
              </w:rPr>
            </w:pPr>
            <w:r>
              <w:rPr>
                <w:lang w:bidi="en-US"/>
              </w:rPr>
              <w:t>Error Code</w:t>
            </w:r>
          </w:p>
        </w:tc>
        <w:tc>
          <w:tcPr>
            <w:tcW w:w="5386" w:type="dxa"/>
            <w:shd w:val="clear" w:color="auto" w:fill="F2F2F2" w:themeFill="background1" w:themeFillShade="F2"/>
            <w:hideMark/>
          </w:tcPr>
          <w:p w14:paraId="5E637B95" w14:textId="77777777" w:rsidR="000B0D0E" w:rsidRDefault="000B0D0E">
            <w:pPr>
              <w:spacing w:after="0"/>
              <w:rPr>
                <w:lang w:val="it-IT" w:eastAsia="it-IT" w:bidi="en-US"/>
              </w:rPr>
            </w:pPr>
            <w:r>
              <w:rPr>
                <w:lang w:bidi="en-US"/>
              </w:rPr>
              <w:t>Error Description</w:t>
            </w:r>
          </w:p>
        </w:tc>
      </w:tr>
      <w:tr w:rsidR="000B0D0E" w14:paraId="3A3281A6" w14:textId="77777777" w:rsidTr="002D76E1">
        <w:tc>
          <w:tcPr>
            <w:tcW w:w="1413" w:type="dxa"/>
            <w:hideMark/>
          </w:tcPr>
          <w:p w14:paraId="03C579EF" w14:textId="74C47FE2" w:rsidR="000B0D0E" w:rsidRDefault="000B0D0E">
            <w:pPr>
              <w:spacing w:after="0"/>
              <w:rPr>
                <w:rFonts w:eastAsia="Times New Roman"/>
                <w:lang w:bidi="en-US"/>
              </w:rPr>
            </w:pPr>
            <w:r>
              <w:t>401</w:t>
            </w:r>
          </w:p>
        </w:tc>
        <w:tc>
          <w:tcPr>
            <w:tcW w:w="2977" w:type="dxa"/>
            <w:hideMark/>
          </w:tcPr>
          <w:p w14:paraId="49E365E5" w14:textId="64B9CFCE" w:rsidR="000B0D0E" w:rsidRDefault="006120AF" w:rsidP="006120AF">
            <w:pPr>
              <w:spacing w:after="0"/>
              <w:jc w:val="left"/>
              <w:rPr>
                <w:rFonts w:eastAsia="Times New Roman"/>
                <w:lang w:bidi="en-US"/>
              </w:rPr>
            </w:pPr>
            <w:r>
              <w:rPr>
                <w:rFonts w:eastAsia="Times New Roman"/>
                <w:bCs/>
                <w:szCs w:val="20"/>
              </w:rPr>
              <w:t>HTTP 401 Unauthorized error</w:t>
            </w:r>
          </w:p>
        </w:tc>
        <w:tc>
          <w:tcPr>
            <w:tcW w:w="5386" w:type="dxa"/>
            <w:hideMark/>
          </w:tcPr>
          <w:p w14:paraId="33C8D224" w14:textId="43F2B16E" w:rsidR="000B0D0E" w:rsidRDefault="006120AF" w:rsidP="006120AF">
            <w:pPr>
              <w:spacing w:after="0"/>
              <w:jc w:val="left"/>
              <w:rPr>
                <w:rFonts w:eastAsia="Times New Roman"/>
                <w:lang w:bidi="en-US"/>
              </w:rPr>
            </w:pPr>
            <w:bookmarkStart w:id="74" w:name="OLE_LINK53"/>
            <w:r>
              <w:rPr>
                <w:rFonts w:eastAsia="Times New Roman"/>
                <w:bCs/>
                <w:szCs w:val="20"/>
              </w:rPr>
              <w:t>An invalid or expired JWT token is provided</w:t>
            </w:r>
            <w:bookmarkEnd w:id="74"/>
            <w:r>
              <w:rPr>
                <w:rFonts w:eastAsia="Times New Roman"/>
                <w:bCs/>
                <w:szCs w:val="20"/>
              </w:rPr>
              <w:t xml:space="preserve"> to the MES Connector.</w:t>
            </w:r>
          </w:p>
        </w:tc>
      </w:tr>
      <w:tr w:rsidR="006120AF" w14:paraId="60CE6B0A" w14:textId="77777777" w:rsidTr="002D76E1">
        <w:tc>
          <w:tcPr>
            <w:tcW w:w="1413" w:type="dxa"/>
          </w:tcPr>
          <w:p w14:paraId="4A374F2B" w14:textId="77E8BC43" w:rsidR="006120AF" w:rsidRDefault="006120AF">
            <w:pPr>
              <w:spacing w:after="0"/>
            </w:pPr>
            <w:r>
              <w:rPr>
                <w:bCs/>
              </w:rPr>
              <w:t>401</w:t>
            </w:r>
          </w:p>
        </w:tc>
        <w:tc>
          <w:tcPr>
            <w:tcW w:w="2977" w:type="dxa"/>
          </w:tcPr>
          <w:p w14:paraId="46E50188" w14:textId="6E314C82" w:rsidR="006120AF" w:rsidRDefault="006120AF" w:rsidP="006120AF">
            <w:pPr>
              <w:spacing w:after="0"/>
              <w:jc w:val="left"/>
              <w:rPr>
                <w:rFonts w:eastAsia="Times New Roman"/>
                <w:bCs/>
                <w:szCs w:val="20"/>
              </w:rPr>
            </w:pPr>
            <w:r>
              <w:rPr>
                <w:bCs/>
              </w:rPr>
              <w:t>HTTP 401 Access Denied Error</w:t>
            </w:r>
          </w:p>
        </w:tc>
        <w:tc>
          <w:tcPr>
            <w:tcW w:w="5386" w:type="dxa"/>
          </w:tcPr>
          <w:p w14:paraId="54E287D0" w14:textId="69E2C0FA" w:rsidR="006120AF" w:rsidRDefault="006120AF" w:rsidP="006120AF">
            <w:pPr>
              <w:spacing w:after="0"/>
              <w:jc w:val="left"/>
              <w:rPr>
                <w:bCs/>
              </w:rPr>
            </w:pPr>
            <w:bookmarkStart w:id="75" w:name="OLE_LINK63"/>
            <w:r>
              <w:rPr>
                <w:bCs/>
              </w:rPr>
              <w:t xml:space="preserve">If the </w:t>
            </w:r>
            <w:proofErr w:type="spellStart"/>
            <w:r>
              <w:rPr>
                <w:bCs/>
              </w:rPr>
              <w:t>Ocp</w:t>
            </w:r>
            <w:proofErr w:type="spellEnd"/>
            <w:r>
              <w:rPr>
                <w:bCs/>
              </w:rPr>
              <w:t>-</w:t>
            </w:r>
            <w:proofErr w:type="spellStart"/>
            <w:r>
              <w:rPr>
                <w:bCs/>
              </w:rPr>
              <w:t>Apim</w:t>
            </w:r>
            <w:proofErr w:type="spellEnd"/>
            <w:r>
              <w:rPr>
                <w:bCs/>
              </w:rPr>
              <w:t>-Subscription-Key</w:t>
            </w:r>
            <w:bookmarkEnd w:id="75"/>
            <w:r>
              <w:rPr>
                <w:bCs/>
              </w:rPr>
              <w:t xml:space="preserve"> is omitted or incorrect, then APIM will respond with an Access denied error due to </w:t>
            </w:r>
            <w:r w:rsidR="00333D44">
              <w:rPr>
                <w:bCs/>
              </w:rPr>
              <w:t xml:space="preserve">an </w:t>
            </w:r>
            <w:r>
              <w:rPr>
                <w:bCs/>
              </w:rPr>
              <w:t>invalid subscription key. Make sure to provide a valid key for an active subscription.</w:t>
            </w:r>
          </w:p>
          <w:p w14:paraId="5A78A13C" w14:textId="77777777" w:rsidR="006120AF" w:rsidRDefault="006120AF">
            <w:pPr>
              <w:spacing w:after="0"/>
              <w:rPr>
                <w:rFonts w:eastAsia="Times New Roman"/>
                <w:bCs/>
                <w:szCs w:val="20"/>
              </w:rPr>
            </w:pPr>
          </w:p>
        </w:tc>
      </w:tr>
    </w:tbl>
    <w:p w14:paraId="5F303F87" w14:textId="65FCF128" w:rsidR="00AC7C0B" w:rsidRDefault="00031CCB" w:rsidP="008A7CA8">
      <w:pPr>
        <w:pStyle w:val="Heading2"/>
      </w:pPr>
      <w:bookmarkStart w:id="76" w:name="_Toc220072438"/>
      <w:bookmarkEnd w:id="71"/>
      <w:bookmarkEnd w:id="73"/>
      <w:r>
        <w:lastRenderedPageBreak/>
        <w:t xml:space="preserve">Get Product Data </w:t>
      </w:r>
      <w:proofErr w:type="gramStart"/>
      <w:r>
        <w:t>With</w:t>
      </w:r>
      <w:proofErr w:type="gramEnd"/>
      <w:r>
        <w:t xml:space="preserve"> Common Format</w:t>
      </w:r>
      <w:bookmarkEnd w:id="76"/>
    </w:p>
    <w:p w14:paraId="30713741" w14:textId="3E29EFD6" w:rsidR="00AE4C09" w:rsidRDefault="00AE4C09" w:rsidP="00AE4C09">
      <w:r>
        <w:t xml:space="preserve">This API </w:t>
      </w:r>
      <w:r w:rsidR="002C55DA">
        <w:t>fetches</w:t>
      </w:r>
      <w:r w:rsidR="002C55DA" w:rsidRPr="002C55DA">
        <w:t xml:space="preserve"> battery data with </w:t>
      </w:r>
      <w:r w:rsidR="00333D44">
        <w:t xml:space="preserve">a </w:t>
      </w:r>
      <w:r w:rsidR="002C55DA" w:rsidRPr="002C55DA">
        <w:t>common response format, used in Purview</w:t>
      </w:r>
      <w:r w:rsidR="002C55DA">
        <w:t>.</w:t>
      </w:r>
    </w:p>
    <w:tbl>
      <w:tblPr>
        <w:tblStyle w:val="TableGridLight"/>
        <w:tblW w:w="9493" w:type="dxa"/>
        <w:tblLook w:val="04A0" w:firstRow="1" w:lastRow="0" w:firstColumn="1" w:lastColumn="0" w:noHBand="0" w:noVBand="1"/>
      </w:tblPr>
      <w:tblGrid>
        <w:gridCol w:w="2335"/>
        <w:gridCol w:w="7158"/>
      </w:tblGrid>
      <w:tr w:rsidR="00AE4C09" w14:paraId="736F25CF" w14:textId="77777777" w:rsidTr="00E40296">
        <w:trPr>
          <w:trHeight w:val="64"/>
        </w:trPr>
        <w:tc>
          <w:tcPr>
            <w:tcW w:w="2335" w:type="dxa"/>
            <w:shd w:val="clear" w:color="auto" w:fill="F2F2F2" w:themeFill="background1" w:themeFillShade="F2"/>
            <w:hideMark/>
          </w:tcPr>
          <w:p w14:paraId="0261912F" w14:textId="77777777" w:rsidR="00AE4C09" w:rsidRPr="004D1CE3" w:rsidRDefault="00AE4C09">
            <w:pPr>
              <w:spacing w:after="0"/>
              <w:rPr>
                <w:color w:val="222222"/>
              </w:rPr>
            </w:pPr>
            <w:bookmarkStart w:id="77" w:name="OLE_LINK87"/>
            <w:r w:rsidRPr="004D1CE3">
              <w:t>PROTOCOL</w:t>
            </w:r>
          </w:p>
        </w:tc>
        <w:tc>
          <w:tcPr>
            <w:tcW w:w="7158" w:type="dxa"/>
            <w:hideMark/>
          </w:tcPr>
          <w:p w14:paraId="740B6002" w14:textId="2C7B5EB2" w:rsidR="00AE4C09" w:rsidRDefault="00AE4C09">
            <w:pPr>
              <w:spacing w:after="0"/>
            </w:pPr>
            <w:r>
              <w:t>HTTP</w:t>
            </w:r>
          </w:p>
        </w:tc>
      </w:tr>
      <w:tr w:rsidR="00AE4C09" w14:paraId="16058F2F" w14:textId="77777777" w:rsidTr="00E40296">
        <w:trPr>
          <w:trHeight w:val="112"/>
        </w:trPr>
        <w:tc>
          <w:tcPr>
            <w:tcW w:w="2335" w:type="dxa"/>
            <w:shd w:val="clear" w:color="auto" w:fill="F2F2F2" w:themeFill="background1" w:themeFillShade="F2"/>
            <w:hideMark/>
          </w:tcPr>
          <w:p w14:paraId="0A0A7B80" w14:textId="09803E12" w:rsidR="00AE4C09" w:rsidRPr="004D1CE3" w:rsidRDefault="00B353A7">
            <w:pPr>
              <w:spacing w:after="0"/>
            </w:pPr>
            <w:r w:rsidRPr="004D1CE3">
              <w:t xml:space="preserve">DEV </w:t>
            </w:r>
            <w:r w:rsidR="00AE4C09" w:rsidRPr="004D1CE3">
              <w:t>ENDPOINT</w:t>
            </w:r>
          </w:p>
        </w:tc>
        <w:tc>
          <w:tcPr>
            <w:tcW w:w="7158" w:type="dxa"/>
            <w:hideMark/>
          </w:tcPr>
          <w:p w14:paraId="4F30965F" w14:textId="42EC8A53" w:rsidR="00AE4C09" w:rsidRDefault="00B353A7">
            <w:pPr>
              <w:spacing w:after="0"/>
            </w:pPr>
            <w:hyperlink r:id="rId27" w:history="1">
              <w:r w:rsidRPr="002F5538">
                <w:rPr>
                  <w:rStyle w:val="Hyperlink"/>
                </w:rPr>
                <w:t>https://ix-dev-apimgmt.azure-api.net/avevames-api/mes/batteryDataV1</w:t>
              </w:r>
            </w:hyperlink>
            <w:r>
              <w:t xml:space="preserve"> </w:t>
            </w:r>
          </w:p>
        </w:tc>
      </w:tr>
      <w:tr w:rsidR="0015510E" w14:paraId="17E67A31" w14:textId="77777777" w:rsidTr="00E40296">
        <w:trPr>
          <w:trHeight w:val="112"/>
        </w:trPr>
        <w:tc>
          <w:tcPr>
            <w:tcW w:w="2335" w:type="dxa"/>
            <w:shd w:val="clear" w:color="auto" w:fill="F2F2F2" w:themeFill="background1" w:themeFillShade="F2"/>
          </w:tcPr>
          <w:p w14:paraId="7BB34539" w14:textId="7B11F489" w:rsidR="0015510E" w:rsidRPr="004D1CE3" w:rsidRDefault="0015510E" w:rsidP="0015510E">
            <w:pPr>
              <w:spacing w:after="0"/>
            </w:pPr>
            <w:r w:rsidRPr="004D1CE3">
              <w:rPr>
                <w:rFonts w:eastAsia="Times New Roman"/>
                <w:szCs w:val="20"/>
              </w:rPr>
              <w:t>QA ENDPOINT</w:t>
            </w:r>
          </w:p>
        </w:tc>
        <w:tc>
          <w:tcPr>
            <w:tcW w:w="7158" w:type="dxa"/>
          </w:tcPr>
          <w:p w14:paraId="2773934B" w14:textId="7ADF236D" w:rsidR="0015510E" w:rsidRDefault="0015510E" w:rsidP="0015510E">
            <w:pPr>
              <w:spacing w:after="0"/>
            </w:pPr>
            <w:r>
              <w:rPr>
                <w:rStyle w:val="Hyperlink"/>
              </w:rPr>
              <w:t>https://ix-qa-apimgmt.azure-api.net/avevames-api/mes/</w:t>
            </w:r>
            <w:r>
              <w:t xml:space="preserve"> </w:t>
            </w:r>
            <w:r>
              <w:rPr>
                <w:rStyle w:val="Hyperlink"/>
              </w:rPr>
              <w:t>batteryDataV1</w:t>
            </w:r>
          </w:p>
        </w:tc>
      </w:tr>
      <w:tr w:rsidR="00AE4C09" w14:paraId="3ACBD35E" w14:textId="77777777" w:rsidTr="00E40296">
        <w:trPr>
          <w:trHeight w:val="64"/>
        </w:trPr>
        <w:tc>
          <w:tcPr>
            <w:tcW w:w="2335" w:type="dxa"/>
            <w:shd w:val="clear" w:color="auto" w:fill="F2F2F2" w:themeFill="background1" w:themeFillShade="F2"/>
            <w:hideMark/>
          </w:tcPr>
          <w:p w14:paraId="6E52BB4A" w14:textId="77777777" w:rsidR="00AE4C09" w:rsidRPr="004D1CE3" w:rsidRDefault="00AE4C09">
            <w:pPr>
              <w:spacing w:after="0"/>
              <w:rPr>
                <w:color w:val="222222"/>
              </w:rPr>
            </w:pPr>
            <w:r w:rsidRPr="004D1CE3">
              <w:t>METHOD</w:t>
            </w:r>
          </w:p>
        </w:tc>
        <w:tc>
          <w:tcPr>
            <w:tcW w:w="7158" w:type="dxa"/>
            <w:hideMark/>
          </w:tcPr>
          <w:p w14:paraId="76E7EF14" w14:textId="13ECAA1C" w:rsidR="00AE4C09" w:rsidRDefault="00AE4C09">
            <w:pPr>
              <w:spacing w:after="0"/>
            </w:pPr>
            <w:r>
              <w:t>GET</w:t>
            </w:r>
          </w:p>
        </w:tc>
      </w:tr>
      <w:tr w:rsidR="00AE4C09" w14:paraId="67584444" w14:textId="77777777" w:rsidTr="00E40296">
        <w:trPr>
          <w:trHeight w:val="244"/>
        </w:trPr>
        <w:tc>
          <w:tcPr>
            <w:tcW w:w="2335" w:type="dxa"/>
            <w:shd w:val="clear" w:color="auto" w:fill="F2F2F2" w:themeFill="background1" w:themeFillShade="F2"/>
            <w:hideMark/>
          </w:tcPr>
          <w:p w14:paraId="387895CA" w14:textId="77777777" w:rsidR="00AE4C09" w:rsidRPr="004D1CE3" w:rsidRDefault="00AE4C09">
            <w:pPr>
              <w:spacing w:after="0"/>
            </w:pPr>
            <w:r w:rsidRPr="004D1CE3">
              <w:t>CONTENT TYPE</w:t>
            </w:r>
          </w:p>
        </w:tc>
        <w:tc>
          <w:tcPr>
            <w:tcW w:w="7158" w:type="dxa"/>
            <w:hideMark/>
          </w:tcPr>
          <w:p w14:paraId="05173BA8" w14:textId="77777777" w:rsidR="00AE4C09" w:rsidRDefault="00AE4C09">
            <w:pPr>
              <w:spacing w:after="0"/>
              <w:rPr>
                <w:color w:val="222222"/>
              </w:rPr>
            </w:pPr>
            <w:r>
              <w:t xml:space="preserve">application / </w:t>
            </w:r>
            <w:proofErr w:type="spellStart"/>
            <w:r>
              <w:t>json</w:t>
            </w:r>
            <w:proofErr w:type="spellEnd"/>
          </w:p>
        </w:tc>
      </w:tr>
      <w:tr w:rsidR="00D97773" w14:paraId="00B0A81E" w14:textId="77777777" w:rsidTr="00E40296">
        <w:trPr>
          <w:trHeight w:val="244"/>
        </w:trPr>
        <w:tc>
          <w:tcPr>
            <w:tcW w:w="2335" w:type="dxa"/>
            <w:shd w:val="clear" w:color="auto" w:fill="F2F2F2" w:themeFill="background1" w:themeFillShade="F2"/>
          </w:tcPr>
          <w:p w14:paraId="689D704C" w14:textId="0B833EB1" w:rsidR="00D97773" w:rsidRPr="004D1CE3" w:rsidRDefault="00D97773">
            <w:pPr>
              <w:spacing w:after="0"/>
            </w:pPr>
            <w:r w:rsidRPr="004D1CE3">
              <w:t>Sample Request</w:t>
            </w:r>
          </w:p>
        </w:tc>
        <w:tc>
          <w:tcPr>
            <w:tcW w:w="7158" w:type="dxa"/>
          </w:tcPr>
          <w:p w14:paraId="7AEA1190" w14:textId="26E0504B" w:rsidR="00D97773" w:rsidRDefault="00D97773">
            <w:pPr>
              <w:spacing w:after="0"/>
            </w:pPr>
            <w:hyperlink r:id="rId28" w:history="1">
              <w:r w:rsidRPr="00D97773">
                <w:rPr>
                  <w:rStyle w:val="Hyperlink"/>
                </w:rPr>
                <w:t>Link</w:t>
              </w:r>
            </w:hyperlink>
          </w:p>
        </w:tc>
      </w:tr>
      <w:tr w:rsidR="00D97773" w14:paraId="1AA36114" w14:textId="77777777" w:rsidTr="00E40296">
        <w:trPr>
          <w:trHeight w:val="244"/>
        </w:trPr>
        <w:tc>
          <w:tcPr>
            <w:tcW w:w="2335" w:type="dxa"/>
            <w:shd w:val="clear" w:color="auto" w:fill="F2F2F2" w:themeFill="background1" w:themeFillShade="F2"/>
          </w:tcPr>
          <w:p w14:paraId="428DF9F1" w14:textId="1730E809" w:rsidR="00D97773" w:rsidRPr="004D1CE3" w:rsidRDefault="00D97773">
            <w:pPr>
              <w:spacing w:after="0"/>
            </w:pPr>
            <w:r w:rsidRPr="004D1CE3">
              <w:t>Sample Response</w:t>
            </w:r>
          </w:p>
        </w:tc>
        <w:tc>
          <w:tcPr>
            <w:tcW w:w="7158" w:type="dxa"/>
          </w:tcPr>
          <w:p w14:paraId="5BBA718F" w14:textId="2CE10959" w:rsidR="00D97773" w:rsidRDefault="00D97773">
            <w:pPr>
              <w:spacing w:after="0"/>
            </w:pPr>
            <w:hyperlink r:id="rId29" w:history="1">
              <w:r w:rsidRPr="00D97773">
                <w:rPr>
                  <w:rStyle w:val="Hyperlink"/>
                </w:rPr>
                <w:t>Link</w:t>
              </w:r>
            </w:hyperlink>
          </w:p>
        </w:tc>
      </w:tr>
    </w:tbl>
    <w:p w14:paraId="306B8BAD" w14:textId="00527152" w:rsidR="00AE4C09" w:rsidRDefault="004D1CE3" w:rsidP="009F65BF">
      <w:pPr>
        <w:pStyle w:val="Heading3"/>
      </w:pPr>
      <w:bookmarkStart w:id="78" w:name="_Toc220072439"/>
      <w:bookmarkEnd w:id="77"/>
      <w:r>
        <w:t>Input</w:t>
      </w:r>
      <w:bookmarkEnd w:id="78"/>
    </w:p>
    <w:tbl>
      <w:tblPr>
        <w:tblStyle w:val="TableGridLight"/>
        <w:tblW w:w="9445" w:type="dxa"/>
        <w:tblLook w:val="04A0" w:firstRow="1" w:lastRow="0" w:firstColumn="1" w:lastColumn="0" w:noHBand="0" w:noVBand="1"/>
      </w:tblPr>
      <w:tblGrid>
        <w:gridCol w:w="1840"/>
        <w:gridCol w:w="7605"/>
      </w:tblGrid>
      <w:tr w:rsidR="00EB10F8" w14:paraId="7E0CCF2D" w14:textId="77777777" w:rsidTr="009F65BF">
        <w:trPr>
          <w:trHeight w:val="269"/>
        </w:trPr>
        <w:tc>
          <w:tcPr>
            <w:tcW w:w="18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659FF3DD" w14:textId="77777777" w:rsidR="00EB10F8" w:rsidRDefault="00EB10F8" w:rsidP="00950F69">
            <w:pPr>
              <w:rPr>
                <w:rFonts w:eastAsia="Times New Roman"/>
                <w:szCs w:val="20"/>
              </w:rPr>
            </w:pPr>
            <w:r>
              <w:rPr>
                <w:rFonts w:eastAsia="Times New Roman"/>
                <w:szCs w:val="20"/>
              </w:rPr>
              <w:t>Parameter</w:t>
            </w:r>
          </w:p>
        </w:tc>
        <w:tc>
          <w:tcPr>
            <w:tcW w:w="7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445B4FAF" w14:textId="77777777" w:rsidR="00EB10F8" w:rsidRDefault="00EB10F8" w:rsidP="00950F69">
            <w:pPr>
              <w:rPr>
                <w:rFonts w:eastAsia="Times New Roman"/>
                <w:szCs w:val="20"/>
              </w:rPr>
            </w:pPr>
            <w:r>
              <w:rPr>
                <w:rFonts w:eastAsia="Times New Roman"/>
                <w:szCs w:val="20"/>
              </w:rPr>
              <w:t>Description</w:t>
            </w:r>
          </w:p>
        </w:tc>
      </w:tr>
      <w:tr w:rsidR="00EB10F8" w14:paraId="4AB17344" w14:textId="77777777" w:rsidTr="009F65BF">
        <w:trPr>
          <w:trHeight w:val="295"/>
        </w:trPr>
        <w:tc>
          <w:tcPr>
            <w:tcW w:w="18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74F30C" w14:textId="77777777" w:rsidR="00EB10F8" w:rsidRDefault="00EB10F8" w:rsidP="00950F69">
            <w:pPr>
              <w:rPr>
                <w:bCs/>
              </w:rPr>
            </w:pPr>
            <w:r>
              <w:rPr>
                <w:bCs/>
              </w:rPr>
              <w:t>offset</w:t>
            </w:r>
          </w:p>
        </w:tc>
        <w:tc>
          <w:tcPr>
            <w:tcW w:w="7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9CFD62" w14:textId="77777777" w:rsidR="00EB10F8" w:rsidRDefault="00EB10F8" w:rsidP="00950F69">
            <w:pPr>
              <w:rPr>
                <w:bCs/>
              </w:rPr>
            </w:pPr>
            <w:r>
              <w:rPr>
                <w:bCs/>
              </w:rPr>
              <w:t>Page number of the dataset to retrieve (greater than 0)</w:t>
            </w:r>
          </w:p>
        </w:tc>
      </w:tr>
      <w:tr w:rsidR="00EB10F8" w14:paraId="3077320A" w14:textId="77777777" w:rsidTr="009F65BF">
        <w:trPr>
          <w:trHeight w:val="295"/>
        </w:trPr>
        <w:tc>
          <w:tcPr>
            <w:tcW w:w="18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9FC94E" w14:textId="77777777" w:rsidR="00EB10F8" w:rsidRDefault="00EB10F8" w:rsidP="00950F69">
            <w:pPr>
              <w:rPr>
                <w:bCs/>
              </w:rPr>
            </w:pPr>
            <w:r>
              <w:rPr>
                <w:bCs/>
              </w:rPr>
              <w:t>limits</w:t>
            </w:r>
          </w:p>
        </w:tc>
        <w:tc>
          <w:tcPr>
            <w:tcW w:w="7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FA6165" w14:textId="77777777" w:rsidR="00EB10F8" w:rsidRDefault="00EB10F8" w:rsidP="00950F69">
            <w:pPr>
              <w:rPr>
                <w:bCs/>
              </w:rPr>
            </w:pPr>
            <w:r>
              <w:rPr>
                <w:bCs/>
              </w:rPr>
              <w:t>Page size, maximum value is 500 (greater than 0)</w:t>
            </w:r>
          </w:p>
        </w:tc>
      </w:tr>
      <w:tr w:rsidR="00EB10F8" w14:paraId="6EBC46FA" w14:textId="77777777" w:rsidTr="009F65BF">
        <w:trPr>
          <w:trHeight w:val="295"/>
        </w:trPr>
        <w:tc>
          <w:tcPr>
            <w:tcW w:w="18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C77502" w14:textId="77777777" w:rsidR="00EB10F8" w:rsidRDefault="00EB10F8" w:rsidP="00950F69">
            <w:pPr>
              <w:rPr>
                <w:bCs/>
              </w:rPr>
            </w:pPr>
            <w:proofErr w:type="spellStart"/>
            <w:r>
              <w:rPr>
                <w:bCs/>
              </w:rPr>
              <w:t>modified_after</w:t>
            </w:r>
            <w:proofErr w:type="spellEnd"/>
          </w:p>
        </w:tc>
        <w:tc>
          <w:tcPr>
            <w:tcW w:w="7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E0C396" w14:textId="77777777" w:rsidR="00EB10F8" w:rsidRDefault="00EB10F8" w:rsidP="00950F69">
            <w:pPr>
              <w:rPr>
                <w:bCs/>
              </w:rPr>
            </w:pPr>
            <w:r>
              <w:rPr>
                <w:bCs/>
              </w:rPr>
              <w:t>Sample date: 2023-01-01 15:45:03.012</w:t>
            </w:r>
          </w:p>
        </w:tc>
      </w:tr>
      <w:tr w:rsidR="00EB10F8" w14:paraId="75C5F6F3" w14:textId="77777777" w:rsidTr="009F65BF">
        <w:trPr>
          <w:trHeight w:val="295"/>
        </w:trPr>
        <w:tc>
          <w:tcPr>
            <w:tcW w:w="18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FBDDD4" w14:textId="77777777" w:rsidR="00EB10F8" w:rsidRDefault="00EB10F8" w:rsidP="00950F69">
            <w:pPr>
              <w:rPr>
                <w:bCs/>
              </w:rPr>
            </w:pPr>
            <w:r>
              <w:rPr>
                <w:bCs/>
              </w:rPr>
              <w:t>source</w:t>
            </w:r>
          </w:p>
        </w:tc>
        <w:tc>
          <w:tcPr>
            <w:tcW w:w="7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C74229" w14:textId="3B1227AA" w:rsidR="00EB10F8" w:rsidRDefault="00EB10F8" w:rsidP="00950F69">
            <w:pPr>
              <w:rPr>
                <w:bCs/>
              </w:rPr>
            </w:pPr>
            <w:r>
              <w:rPr>
                <w:bCs/>
              </w:rPr>
              <w:t xml:space="preserve">Data source name from </w:t>
            </w:r>
            <w:r w:rsidR="00333D44">
              <w:rPr>
                <w:bCs/>
              </w:rPr>
              <w:t xml:space="preserve">the </w:t>
            </w:r>
            <w:r>
              <w:rPr>
                <w:bCs/>
              </w:rPr>
              <w:t>given list</w:t>
            </w:r>
            <w:r w:rsidR="00950F69">
              <w:rPr>
                <w:bCs/>
              </w:rPr>
              <w:t>:</w:t>
            </w:r>
          </w:p>
          <w:p w14:paraId="0C796479" w14:textId="77777777" w:rsidR="00950F69" w:rsidRDefault="00950F69" w:rsidP="00950F69">
            <w:pPr>
              <w:pStyle w:val="ListParagraph"/>
              <w:numPr>
                <w:ilvl w:val="0"/>
                <w:numId w:val="39"/>
              </w:numPr>
              <w:spacing w:before="0" w:after="0"/>
            </w:pPr>
            <w:proofErr w:type="spellStart"/>
            <w:r>
              <w:t>manufacturing_batch</w:t>
            </w:r>
            <w:proofErr w:type="spellEnd"/>
          </w:p>
          <w:p w14:paraId="28102A09" w14:textId="77777777" w:rsidR="00950F69" w:rsidRDefault="00950F69" w:rsidP="00950F69">
            <w:pPr>
              <w:pStyle w:val="ListParagraph"/>
              <w:numPr>
                <w:ilvl w:val="0"/>
                <w:numId w:val="39"/>
              </w:numPr>
              <w:spacing w:before="0" w:after="0"/>
            </w:pPr>
            <w:proofErr w:type="spellStart"/>
            <w:r>
              <w:t>production_schedule</w:t>
            </w:r>
            <w:proofErr w:type="spellEnd"/>
          </w:p>
          <w:p w14:paraId="0F2957F7" w14:textId="77777777" w:rsidR="00950F69" w:rsidRDefault="00950F69" w:rsidP="00950F69">
            <w:pPr>
              <w:pStyle w:val="ListParagraph"/>
              <w:numPr>
                <w:ilvl w:val="0"/>
                <w:numId w:val="39"/>
              </w:numPr>
              <w:spacing w:before="0" w:after="0"/>
            </w:pPr>
            <w:proofErr w:type="spellStart"/>
            <w:r>
              <w:t>production_performance</w:t>
            </w:r>
            <w:proofErr w:type="spellEnd"/>
          </w:p>
          <w:p w14:paraId="40205727" w14:textId="77777777" w:rsidR="00950F69" w:rsidRDefault="00950F69" w:rsidP="00950F69">
            <w:pPr>
              <w:pStyle w:val="ListParagraph"/>
              <w:numPr>
                <w:ilvl w:val="0"/>
                <w:numId w:val="39"/>
              </w:numPr>
              <w:spacing w:before="0" w:after="0"/>
            </w:pPr>
            <w:proofErr w:type="spellStart"/>
            <w:r>
              <w:t>manufacturing_performance_metrics</w:t>
            </w:r>
            <w:proofErr w:type="spellEnd"/>
          </w:p>
          <w:p w14:paraId="33BC4464" w14:textId="77777777" w:rsidR="00950F69" w:rsidRDefault="00950F69" w:rsidP="00950F69">
            <w:pPr>
              <w:pStyle w:val="ListParagraph"/>
              <w:numPr>
                <w:ilvl w:val="0"/>
                <w:numId w:val="39"/>
              </w:numPr>
              <w:spacing w:before="0" w:after="0"/>
            </w:pPr>
            <w:proofErr w:type="spellStart"/>
            <w:r>
              <w:t>manufacturing_scrap_wastage</w:t>
            </w:r>
            <w:proofErr w:type="spellEnd"/>
          </w:p>
          <w:p w14:paraId="58988645" w14:textId="77777777" w:rsidR="00950F69" w:rsidRDefault="00950F69" w:rsidP="00950F69">
            <w:pPr>
              <w:pStyle w:val="ListParagraph"/>
              <w:numPr>
                <w:ilvl w:val="0"/>
                <w:numId w:val="39"/>
              </w:numPr>
              <w:spacing w:before="0" w:after="0"/>
            </w:pPr>
            <w:proofErr w:type="spellStart"/>
            <w:r>
              <w:t>production_downtime</w:t>
            </w:r>
            <w:proofErr w:type="spellEnd"/>
          </w:p>
          <w:p w14:paraId="6E63EC04" w14:textId="77777777" w:rsidR="00950F69" w:rsidRDefault="00950F69" w:rsidP="00950F69">
            <w:pPr>
              <w:pStyle w:val="ListParagraph"/>
              <w:numPr>
                <w:ilvl w:val="0"/>
                <w:numId w:val="39"/>
              </w:numPr>
              <w:spacing w:before="0" w:after="0"/>
            </w:pPr>
            <w:proofErr w:type="spellStart"/>
            <w:r>
              <w:t>production_shift</w:t>
            </w:r>
            <w:proofErr w:type="spellEnd"/>
          </w:p>
          <w:p w14:paraId="0A624553" w14:textId="77777777" w:rsidR="00950F69" w:rsidRDefault="00950F69" w:rsidP="00950F69">
            <w:pPr>
              <w:pStyle w:val="ListParagraph"/>
              <w:numPr>
                <w:ilvl w:val="0"/>
                <w:numId w:val="39"/>
              </w:numPr>
              <w:spacing w:before="0" w:after="0"/>
            </w:pPr>
            <w:proofErr w:type="spellStart"/>
            <w:r>
              <w:t>production_resource</w:t>
            </w:r>
            <w:proofErr w:type="spellEnd"/>
          </w:p>
          <w:p w14:paraId="770A3BF8" w14:textId="77777777" w:rsidR="00950F69" w:rsidRDefault="00950F69" w:rsidP="00950F69">
            <w:pPr>
              <w:pStyle w:val="ListParagraph"/>
              <w:numPr>
                <w:ilvl w:val="0"/>
                <w:numId w:val="39"/>
              </w:numPr>
              <w:spacing w:before="0" w:after="0"/>
            </w:pPr>
            <w:r>
              <w:t>resource</w:t>
            </w:r>
          </w:p>
          <w:p w14:paraId="21A8C772" w14:textId="77777777" w:rsidR="00950F69" w:rsidRDefault="00950F69" w:rsidP="00950F69">
            <w:pPr>
              <w:pStyle w:val="ListParagraph"/>
              <w:numPr>
                <w:ilvl w:val="0"/>
                <w:numId w:val="39"/>
              </w:numPr>
              <w:spacing w:before="0" w:after="0"/>
            </w:pPr>
            <w:proofErr w:type="spellStart"/>
            <w:r>
              <w:t>electronic_batch_record</w:t>
            </w:r>
            <w:proofErr w:type="spellEnd"/>
          </w:p>
          <w:p w14:paraId="2479F558" w14:textId="3B17F899" w:rsidR="00950F69" w:rsidRPr="00950F69" w:rsidRDefault="00950F69" w:rsidP="00950F69">
            <w:pPr>
              <w:pStyle w:val="ListParagraph"/>
              <w:numPr>
                <w:ilvl w:val="0"/>
                <w:numId w:val="39"/>
              </w:numPr>
              <w:spacing w:before="0" w:after="0"/>
            </w:pPr>
            <w:r>
              <w:t>Maintenance</w:t>
            </w:r>
          </w:p>
        </w:tc>
      </w:tr>
    </w:tbl>
    <w:p w14:paraId="015CCBE6" w14:textId="5F1D9344" w:rsidR="00C820BA" w:rsidRDefault="009F65BF" w:rsidP="009F65BF">
      <w:pPr>
        <w:pStyle w:val="Heading3"/>
      </w:pPr>
      <w:bookmarkStart w:id="79" w:name="_Toc220072440"/>
      <w:r>
        <w:t>Result</w:t>
      </w:r>
      <w:bookmarkEnd w:id="79"/>
    </w:p>
    <w:tbl>
      <w:tblPr>
        <w:tblStyle w:val="TableGridLight"/>
        <w:tblW w:w="9493" w:type="dxa"/>
        <w:tblLook w:val="04A0" w:firstRow="1" w:lastRow="0" w:firstColumn="1" w:lastColumn="0" w:noHBand="0" w:noVBand="1"/>
      </w:tblPr>
      <w:tblGrid>
        <w:gridCol w:w="1555"/>
        <w:gridCol w:w="7938"/>
      </w:tblGrid>
      <w:tr w:rsidR="009F65BF" w:rsidRPr="009F65BF" w14:paraId="18C0A8AD" w14:textId="77777777">
        <w:trPr>
          <w:trHeight w:val="436"/>
        </w:trPr>
        <w:tc>
          <w:tcPr>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FFE27A2" w14:textId="77777777" w:rsidR="009F65BF" w:rsidRPr="009F65BF" w:rsidRDefault="009F65BF" w:rsidP="009F65BF">
            <w:pPr>
              <w:rPr>
                <w:lang w:bidi="en-US"/>
              </w:rPr>
            </w:pPr>
            <w:r w:rsidRPr="009F65BF">
              <w:rPr>
                <w:lang w:bidi="en-US"/>
              </w:rPr>
              <w:t>HTTP Code</w:t>
            </w:r>
          </w:p>
        </w:tc>
        <w:tc>
          <w:tcPr>
            <w:tcW w:w="7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4436684" w14:textId="77777777" w:rsidR="009F65BF" w:rsidRPr="009F65BF" w:rsidRDefault="009F65BF" w:rsidP="009F65BF">
            <w:pPr>
              <w:rPr>
                <w:lang w:bidi="en-US"/>
              </w:rPr>
            </w:pPr>
            <w:r w:rsidRPr="009F65BF">
              <w:rPr>
                <w:lang w:bidi="en-US"/>
              </w:rPr>
              <w:t>Result Description</w:t>
            </w:r>
          </w:p>
        </w:tc>
      </w:tr>
      <w:tr w:rsidR="009F65BF" w:rsidRPr="009F65BF" w14:paraId="0A467F4E" w14:textId="77777777">
        <w:trPr>
          <w:trHeight w:val="435"/>
        </w:trPr>
        <w:tc>
          <w:tcPr>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13BCB4" w14:textId="77777777" w:rsidR="009F65BF" w:rsidRPr="009F65BF" w:rsidRDefault="009F65BF" w:rsidP="009F65BF">
            <w:pPr>
              <w:rPr>
                <w:lang w:bidi="en-US"/>
              </w:rPr>
            </w:pPr>
            <w:r w:rsidRPr="009F65BF">
              <w:rPr>
                <w:lang w:bidi="en-US"/>
              </w:rPr>
              <w:t>201</w:t>
            </w:r>
          </w:p>
        </w:tc>
        <w:tc>
          <w:tcPr>
            <w:tcW w:w="7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3B26A6" w14:textId="77777777" w:rsidR="009F65BF" w:rsidRPr="009F65BF" w:rsidRDefault="009F65BF" w:rsidP="009F65BF">
            <w:pPr>
              <w:rPr>
                <w:lang w:bidi="en-US"/>
              </w:rPr>
            </w:pPr>
            <w:r w:rsidRPr="009F65BF">
              <w:rPr>
                <w:lang w:bidi="en-US"/>
              </w:rPr>
              <w:t>Service executed successfully</w:t>
            </w:r>
          </w:p>
        </w:tc>
      </w:tr>
    </w:tbl>
    <w:p w14:paraId="1322807A" w14:textId="6F3806A3" w:rsidR="009F65BF" w:rsidRDefault="009F65BF" w:rsidP="009F65BF">
      <w:pPr>
        <w:pStyle w:val="Heading3"/>
      </w:pPr>
      <w:bookmarkStart w:id="80" w:name="_Toc220072441"/>
      <w:r>
        <w:t>Error Management</w:t>
      </w:r>
      <w:bookmarkEnd w:id="80"/>
    </w:p>
    <w:tbl>
      <w:tblPr>
        <w:tblStyle w:val="TableGridLight"/>
        <w:tblW w:w="9493" w:type="dxa"/>
        <w:tblLook w:val="04A0" w:firstRow="1" w:lastRow="0" w:firstColumn="1" w:lastColumn="0" w:noHBand="0" w:noVBand="1"/>
      </w:tblPr>
      <w:tblGrid>
        <w:gridCol w:w="1555"/>
        <w:gridCol w:w="2835"/>
        <w:gridCol w:w="5103"/>
      </w:tblGrid>
      <w:tr w:rsidR="009F65BF" w:rsidRPr="009F65BF" w14:paraId="654EE680" w14:textId="77777777">
        <w:tc>
          <w:tcPr>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8014562" w14:textId="77777777" w:rsidR="009F65BF" w:rsidRPr="009F65BF" w:rsidRDefault="009F65BF" w:rsidP="009F65BF">
            <w:pPr>
              <w:rPr>
                <w:lang w:bidi="en-US"/>
              </w:rPr>
            </w:pPr>
            <w:r w:rsidRPr="009F65BF">
              <w:rPr>
                <w:lang w:bidi="en-US"/>
              </w:rPr>
              <w:t>HTTP Code</w:t>
            </w:r>
          </w:p>
        </w:tc>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3CF9666" w14:textId="77777777" w:rsidR="009F65BF" w:rsidRPr="009F65BF" w:rsidRDefault="009F65BF" w:rsidP="009F65BF">
            <w:pPr>
              <w:rPr>
                <w:lang w:val="it-IT"/>
              </w:rPr>
            </w:pPr>
            <w:r w:rsidRPr="009F65BF">
              <w:rPr>
                <w:lang w:bidi="en-US"/>
              </w:rPr>
              <w:t>Error Code</w:t>
            </w:r>
          </w:p>
        </w:tc>
        <w:tc>
          <w:tcPr>
            <w:tcW w:w="51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DC979B4" w14:textId="77777777" w:rsidR="009F65BF" w:rsidRPr="009F65BF" w:rsidRDefault="009F65BF" w:rsidP="009F65BF">
            <w:pPr>
              <w:rPr>
                <w:lang w:val="it-IT"/>
              </w:rPr>
            </w:pPr>
            <w:r w:rsidRPr="009F65BF">
              <w:rPr>
                <w:lang w:bidi="en-US"/>
              </w:rPr>
              <w:t>Error Description</w:t>
            </w:r>
          </w:p>
        </w:tc>
      </w:tr>
      <w:tr w:rsidR="009F65BF" w:rsidRPr="009F65BF" w14:paraId="2E35B525" w14:textId="77777777">
        <w:tc>
          <w:tcPr>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D9CEF" w14:textId="77777777" w:rsidR="009F65BF" w:rsidRPr="009F65BF" w:rsidRDefault="009F65BF" w:rsidP="009F65BF">
            <w:pPr>
              <w:rPr>
                <w:lang w:bidi="en-US"/>
              </w:rPr>
            </w:pPr>
            <w:r w:rsidRPr="009F65BF">
              <w:t>401</w:t>
            </w:r>
          </w:p>
        </w:tc>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AA4DE6" w14:textId="77777777" w:rsidR="009F65BF" w:rsidRPr="009F65BF" w:rsidRDefault="009F65BF" w:rsidP="009F65BF">
            <w:pPr>
              <w:rPr>
                <w:lang w:bidi="en-US"/>
              </w:rPr>
            </w:pPr>
            <w:r w:rsidRPr="009F65BF">
              <w:rPr>
                <w:bCs/>
              </w:rPr>
              <w:t>HTTP 401 Unauthorized error</w:t>
            </w:r>
          </w:p>
        </w:tc>
        <w:tc>
          <w:tcPr>
            <w:tcW w:w="51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7B388F" w14:textId="77777777" w:rsidR="009F65BF" w:rsidRPr="009F65BF" w:rsidRDefault="009F65BF" w:rsidP="009F65BF">
            <w:pPr>
              <w:rPr>
                <w:lang w:bidi="en-US"/>
              </w:rPr>
            </w:pPr>
            <w:r w:rsidRPr="009F65BF">
              <w:rPr>
                <w:bCs/>
              </w:rPr>
              <w:t>An invalid or expired JWT token is provided to the MES Connector.</w:t>
            </w:r>
          </w:p>
        </w:tc>
      </w:tr>
      <w:tr w:rsidR="009F65BF" w:rsidRPr="009F65BF" w14:paraId="1CB5CCC7" w14:textId="77777777">
        <w:tc>
          <w:tcPr>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731532" w14:textId="77777777" w:rsidR="009F65BF" w:rsidRPr="009F65BF" w:rsidRDefault="009F65BF" w:rsidP="009F65BF">
            <w:r w:rsidRPr="009F65BF">
              <w:rPr>
                <w:bCs/>
              </w:rPr>
              <w:t>401</w:t>
            </w:r>
          </w:p>
        </w:tc>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010751" w14:textId="77777777" w:rsidR="009F65BF" w:rsidRPr="009F65BF" w:rsidRDefault="009F65BF" w:rsidP="009F65BF">
            <w:pPr>
              <w:rPr>
                <w:bCs/>
              </w:rPr>
            </w:pPr>
            <w:r w:rsidRPr="009F65BF">
              <w:rPr>
                <w:bCs/>
              </w:rPr>
              <w:t>HTTP 401 Access Denied Error</w:t>
            </w:r>
          </w:p>
        </w:tc>
        <w:tc>
          <w:tcPr>
            <w:tcW w:w="51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827455" w14:textId="77777777" w:rsidR="009F65BF" w:rsidRPr="009F65BF" w:rsidRDefault="009F65BF" w:rsidP="009F65BF">
            <w:pPr>
              <w:rPr>
                <w:bCs/>
              </w:rPr>
            </w:pPr>
            <w:r w:rsidRPr="009F65BF">
              <w:rPr>
                <w:bCs/>
              </w:rPr>
              <w:t xml:space="preserve">If the </w:t>
            </w:r>
            <w:proofErr w:type="spellStart"/>
            <w:r w:rsidRPr="009F65BF">
              <w:rPr>
                <w:bCs/>
              </w:rPr>
              <w:t>Ocp</w:t>
            </w:r>
            <w:proofErr w:type="spellEnd"/>
            <w:r w:rsidRPr="009F65BF">
              <w:rPr>
                <w:bCs/>
              </w:rPr>
              <w:t>-</w:t>
            </w:r>
            <w:proofErr w:type="spellStart"/>
            <w:r w:rsidRPr="009F65BF">
              <w:rPr>
                <w:bCs/>
              </w:rPr>
              <w:t>Apim</w:t>
            </w:r>
            <w:proofErr w:type="spellEnd"/>
            <w:r w:rsidRPr="009F65BF">
              <w:rPr>
                <w:bCs/>
              </w:rPr>
              <w:t>-Subscription-Key is omitted or incorrect, then APIM will respond with an Access denied error due to an invalid subscription key. Make sure to provide a valid key for an active subscription.</w:t>
            </w:r>
          </w:p>
        </w:tc>
      </w:tr>
    </w:tbl>
    <w:p w14:paraId="6F81C7FA" w14:textId="7ABE035E" w:rsidR="00031CCB" w:rsidRDefault="00031CCB" w:rsidP="008A7CA8">
      <w:pPr>
        <w:pStyle w:val="Heading2"/>
        <w:rPr>
          <w:rFonts w:eastAsiaTheme="minorHAnsi"/>
        </w:rPr>
      </w:pPr>
      <w:bookmarkStart w:id="81" w:name="_Toc220072442"/>
      <w:r w:rsidRPr="00E72213">
        <w:rPr>
          <w:rFonts w:eastAsiaTheme="minorHAnsi"/>
        </w:rPr>
        <w:lastRenderedPageBreak/>
        <w:t>Get Product Me</w:t>
      </w:r>
      <w:r w:rsidR="00DA08FA">
        <w:rPr>
          <w:rFonts w:eastAsiaTheme="minorHAnsi"/>
        </w:rPr>
        <w:t>tad</w:t>
      </w:r>
      <w:r w:rsidRPr="00E72213">
        <w:rPr>
          <w:rFonts w:eastAsiaTheme="minorHAnsi"/>
        </w:rPr>
        <w:t>ata</w:t>
      </w:r>
      <w:bookmarkEnd w:id="81"/>
    </w:p>
    <w:p w14:paraId="7A72D9AD" w14:textId="5FD1B9BD" w:rsidR="000A3C02" w:rsidRPr="000A3C02" w:rsidRDefault="000A3C02" w:rsidP="000A3C02">
      <w:bookmarkStart w:id="82" w:name="OLE_LINK116"/>
      <w:r>
        <w:t>This API fetch</w:t>
      </w:r>
      <w:r w:rsidR="00333D44">
        <w:t>es</w:t>
      </w:r>
      <w:r>
        <w:t xml:space="preserve"> metadata for battery</w:t>
      </w:r>
      <w:r w:rsidR="00333D44">
        <w:t>-</w:t>
      </w:r>
      <w:r>
        <w:t>related data attributes which are mapped to MES DB</w:t>
      </w:r>
      <w:bookmarkEnd w:id="82"/>
      <w:r w:rsidR="00333D44">
        <w:t>.</w:t>
      </w:r>
    </w:p>
    <w:tbl>
      <w:tblPr>
        <w:tblStyle w:val="TableGridLight"/>
        <w:tblW w:w="9776" w:type="dxa"/>
        <w:tblLook w:val="04A0" w:firstRow="1" w:lastRow="0" w:firstColumn="1" w:lastColumn="0" w:noHBand="0" w:noVBand="1"/>
      </w:tblPr>
      <w:tblGrid>
        <w:gridCol w:w="2335"/>
        <w:gridCol w:w="7441"/>
      </w:tblGrid>
      <w:tr w:rsidR="000A3C02" w14:paraId="710D2B3F" w14:textId="77777777" w:rsidTr="00E40296">
        <w:trPr>
          <w:trHeight w:val="64"/>
        </w:trPr>
        <w:tc>
          <w:tcPr>
            <w:tcW w:w="2335" w:type="dxa"/>
            <w:shd w:val="clear" w:color="auto" w:fill="F2F2F2" w:themeFill="background1" w:themeFillShade="F2"/>
            <w:hideMark/>
          </w:tcPr>
          <w:p w14:paraId="764A764B" w14:textId="77777777" w:rsidR="000A3C02" w:rsidRPr="009F65BF" w:rsidRDefault="000A3C02">
            <w:pPr>
              <w:spacing w:after="0"/>
              <w:rPr>
                <w:color w:val="222222"/>
              </w:rPr>
            </w:pPr>
            <w:bookmarkStart w:id="83" w:name="OLE_LINK88"/>
            <w:r w:rsidRPr="009F65BF">
              <w:t>PROTOCOL</w:t>
            </w:r>
          </w:p>
        </w:tc>
        <w:tc>
          <w:tcPr>
            <w:tcW w:w="7441" w:type="dxa"/>
            <w:hideMark/>
          </w:tcPr>
          <w:p w14:paraId="21A9256B" w14:textId="787D0829" w:rsidR="000A3C02" w:rsidRDefault="000A3C02">
            <w:pPr>
              <w:spacing w:after="0"/>
            </w:pPr>
            <w:r>
              <w:t>HTTP</w:t>
            </w:r>
          </w:p>
        </w:tc>
      </w:tr>
      <w:tr w:rsidR="000A3C02" w14:paraId="06E4A068" w14:textId="77777777" w:rsidTr="00E40296">
        <w:trPr>
          <w:trHeight w:val="112"/>
        </w:trPr>
        <w:tc>
          <w:tcPr>
            <w:tcW w:w="2335" w:type="dxa"/>
            <w:shd w:val="clear" w:color="auto" w:fill="F2F2F2" w:themeFill="background1" w:themeFillShade="F2"/>
            <w:hideMark/>
          </w:tcPr>
          <w:p w14:paraId="214104A1" w14:textId="5271A3D4" w:rsidR="000A3C02" w:rsidRPr="009F65BF" w:rsidRDefault="00B353A7">
            <w:pPr>
              <w:spacing w:after="0"/>
            </w:pPr>
            <w:r w:rsidRPr="009F65BF">
              <w:t xml:space="preserve">DEV </w:t>
            </w:r>
            <w:r w:rsidR="000A3C02" w:rsidRPr="009F65BF">
              <w:t>ENDPOINT</w:t>
            </w:r>
          </w:p>
        </w:tc>
        <w:tc>
          <w:tcPr>
            <w:tcW w:w="7441" w:type="dxa"/>
            <w:hideMark/>
          </w:tcPr>
          <w:p w14:paraId="565B47F7" w14:textId="72467667" w:rsidR="000A3C02" w:rsidRDefault="00B353A7">
            <w:pPr>
              <w:spacing w:after="0"/>
            </w:pPr>
            <w:hyperlink r:id="rId30" w:history="1">
              <w:r w:rsidRPr="002F5538">
                <w:rPr>
                  <w:rStyle w:val="Hyperlink"/>
                </w:rPr>
                <w:t>https://ix-dev-apimgmt.azure-api.net/avevames-api/mes/batteryMetadata</w:t>
              </w:r>
            </w:hyperlink>
            <w:r>
              <w:t xml:space="preserve"> </w:t>
            </w:r>
          </w:p>
        </w:tc>
      </w:tr>
      <w:tr w:rsidR="0015510E" w14:paraId="2E6C5002" w14:textId="77777777" w:rsidTr="00E40296">
        <w:trPr>
          <w:trHeight w:val="112"/>
        </w:trPr>
        <w:tc>
          <w:tcPr>
            <w:tcW w:w="2335" w:type="dxa"/>
            <w:shd w:val="clear" w:color="auto" w:fill="F2F2F2" w:themeFill="background1" w:themeFillShade="F2"/>
          </w:tcPr>
          <w:p w14:paraId="4B2E9EF5" w14:textId="26520002" w:rsidR="0015510E" w:rsidRPr="009F65BF" w:rsidRDefault="0015510E" w:rsidP="0015510E">
            <w:pPr>
              <w:spacing w:after="0"/>
            </w:pPr>
            <w:r w:rsidRPr="009F65BF">
              <w:rPr>
                <w:rFonts w:eastAsia="Times New Roman"/>
                <w:szCs w:val="20"/>
              </w:rPr>
              <w:t>QA ENDPOINT</w:t>
            </w:r>
          </w:p>
        </w:tc>
        <w:tc>
          <w:tcPr>
            <w:tcW w:w="7441" w:type="dxa"/>
          </w:tcPr>
          <w:p w14:paraId="5695084D" w14:textId="32D71841" w:rsidR="0015510E" w:rsidRDefault="0015510E" w:rsidP="0015510E">
            <w:pPr>
              <w:spacing w:after="0"/>
            </w:pPr>
            <w:r>
              <w:rPr>
                <w:rStyle w:val="Hyperlink"/>
              </w:rPr>
              <w:t xml:space="preserve">https://ix-qa-apimgmt.azure-api.net/avevames-api/mes/ </w:t>
            </w:r>
            <w:proofErr w:type="spellStart"/>
            <w:r>
              <w:rPr>
                <w:rStyle w:val="Hyperlink"/>
              </w:rPr>
              <w:t>batteryMetadata</w:t>
            </w:r>
            <w:proofErr w:type="spellEnd"/>
          </w:p>
        </w:tc>
      </w:tr>
      <w:tr w:rsidR="000A3C02" w14:paraId="7D2E7059" w14:textId="77777777" w:rsidTr="00E40296">
        <w:trPr>
          <w:trHeight w:val="64"/>
        </w:trPr>
        <w:tc>
          <w:tcPr>
            <w:tcW w:w="2335" w:type="dxa"/>
            <w:shd w:val="clear" w:color="auto" w:fill="F2F2F2" w:themeFill="background1" w:themeFillShade="F2"/>
            <w:hideMark/>
          </w:tcPr>
          <w:p w14:paraId="0BEA68D0" w14:textId="77777777" w:rsidR="000A3C02" w:rsidRPr="009F65BF" w:rsidRDefault="000A3C02">
            <w:pPr>
              <w:spacing w:after="0"/>
              <w:rPr>
                <w:color w:val="222222"/>
              </w:rPr>
            </w:pPr>
            <w:r w:rsidRPr="009F65BF">
              <w:t>METHOD</w:t>
            </w:r>
          </w:p>
        </w:tc>
        <w:tc>
          <w:tcPr>
            <w:tcW w:w="7441" w:type="dxa"/>
            <w:hideMark/>
          </w:tcPr>
          <w:p w14:paraId="3AC39B6D" w14:textId="6FAEFE8F" w:rsidR="000A3C02" w:rsidRDefault="000A3C02">
            <w:pPr>
              <w:spacing w:after="0"/>
            </w:pPr>
            <w:r>
              <w:t>GET</w:t>
            </w:r>
          </w:p>
        </w:tc>
      </w:tr>
      <w:tr w:rsidR="000A3C02" w14:paraId="25280D7C" w14:textId="77777777" w:rsidTr="00E40296">
        <w:trPr>
          <w:trHeight w:val="244"/>
        </w:trPr>
        <w:tc>
          <w:tcPr>
            <w:tcW w:w="2335" w:type="dxa"/>
            <w:shd w:val="clear" w:color="auto" w:fill="F2F2F2" w:themeFill="background1" w:themeFillShade="F2"/>
            <w:hideMark/>
          </w:tcPr>
          <w:p w14:paraId="7998F8AB" w14:textId="77777777" w:rsidR="000A3C02" w:rsidRPr="009F65BF" w:rsidRDefault="000A3C02">
            <w:pPr>
              <w:spacing w:after="0"/>
            </w:pPr>
            <w:r w:rsidRPr="009F65BF">
              <w:t>CONTENT TYPE</w:t>
            </w:r>
          </w:p>
        </w:tc>
        <w:tc>
          <w:tcPr>
            <w:tcW w:w="7441" w:type="dxa"/>
            <w:hideMark/>
          </w:tcPr>
          <w:p w14:paraId="7C88BF83" w14:textId="77777777" w:rsidR="000A3C02" w:rsidRDefault="000A3C02">
            <w:pPr>
              <w:spacing w:after="0"/>
              <w:rPr>
                <w:color w:val="222222"/>
              </w:rPr>
            </w:pPr>
            <w:r>
              <w:t xml:space="preserve">application / </w:t>
            </w:r>
            <w:proofErr w:type="spellStart"/>
            <w:r>
              <w:t>json</w:t>
            </w:r>
            <w:proofErr w:type="spellEnd"/>
          </w:p>
        </w:tc>
      </w:tr>
      <w:tr w:rsidR="00AF1642" w14:paraId="6ED3DD5D" w14:textId="77777777" w:rsidTr="00E40296">
        <w:trPr>
          <w:trHeight w:val="244"/>
        </w:trPr>
        <w:tc>
          <w:tcPr>
            <w:tcW w:w="2335" w:type="dxa"/>
            <w:shd w:val="clear" w:color="auto" w:fill="F2F2F2" w:themeFill="background1" w:themeFillShade="F2"/>
          </w:tcPr>
          <w:p w14:paraId="4F2CA3D8" w14:textId="48C2B681" w:rsidR="00AF1642" w:rsidRPr="009F65BF" w:rsidRDefault="00AF1642">
            <w:pPr>
              <w:spacing w:after="0"/>
            </w:pPr>
            <w:r w:rsidRPr="009F65BF">
              <w:t>Sample Request</w:t>
            </w:r>
          </w:p>
        </w:tc>
        <w:tc>
          <w:tcPr>
            <w:tcW w:w="7441" w:type="dxa"/>
          </w:tcPr>
          <w:p w14:paraId="7E9680B0" w14:textId="5CE54431" w:rsidR="00AF1642" w:rsidRDefault="006A6DEB">
            <w:pPr>
              <w:spacing w:after="0"/>
            </w:pPr>
            <w:hyperlink r:id="rId31" w:history="1">
              <w:r w:rsidRPr="006A6DEB">
                <w:rPr>
                  <w:rStyle w:val="Hyperlink"/>
                </w:rPr>
                <w:t>Link</w:t>
              </w:r>
            </w:hyperlink>
          </w:p>
        </w:tc>
      </w:tr>
      <w:tr w:rsidR="00AF1642" w14:paraId="265B39BD" w14:textId="77777777" w:rsidTr="00E40296">
        <w:trPr>
          <w:trHeight w:val="244"/>
        </w:trPr>
        <w:tc>
          <w:tcPr>
            <w:tcW w:w="2335" w:type="dxa"/>
            <w:shd w:val="clear" w:color="auto" w:fill="F2F2F2" w:themeFill="background1" w:themeFillShade="F2"/>
          </w:tcPr>
          <w:p w14:paraId="57A0D874" w14:textId="79C3563E" w:rsidR="00AF1642" w:rsidRPr="009F65BF" w:rsidRDefault="00AF1642">
            <w:pPr>
              <w:spacing w:after="0"/>
            </w:pPr>
            <w:r w:rsidRPr="009F65BF">
              <w:t>Sample Response</w:t>
            </w:r>
          </w:p>
        </w:tc>
        <w:tc>
          <w:tcPr>
            <w:tcW w:w="7441" w:type="dxa"/>
          </w:tcPr>
          <w:p w14:paraId="509CB1BB" w14:textId="656FE6D2" w:rsidR="00AF1642" w:rsidRDefault="00AF1642">
            <w:pPr>
              <w:spacing w:after="0"/>
            </w:pPr>
            <w:hyperlink r:id="rId32" w:history="1">
              <w:r w:rsidRPr="0014702D">
                <w:rPr>
                  <w:rStyle w:val="Hyperlink"/>
                </w:rPr>
                <w:t>Link</w:t>
              </w:r>
            </w:hyperlink>
          </w:p>
        </w:tc>
      </w:tr>
    </w:tbl>
    <w:p w14:paraId="460E918F" w14:textId="7001A804" w:rsidR="002C55DA" w:rsidRDefault="009F65BF" w:rsidP="009F65BF">
      <w:pPr>
        <w:pStyle w:val="Heading3"/>
      </w:pPr>
      <w:bookmarkStart w:id="84" w:name="_Toc220072443"/>
      <w:bookmarkEnd w:id="83"/>
      <w:r>
        <w:t>Input</w:t>
      </w:r>
      <w:bookmarkEnd w:id="84"/>
    </w:p>
    <w:tbl>
      <w:tblPr>
        <w:tblStyle w:val="TableGridLight"/>
        <w:tblW w:w="8505" w:type="dxa"/>
        <w:tblLook w:val="04A0" w:firstRow="1" w:lastRow="0" w:firstColumn="1" w:lastColumn="0" w:noHBand="0" w:noVBand="1"/>
      </w:tblPr>
      <w:tblGrid>
        <w:gridCol w:w="1817"/>
        <w:gridCol w:w="6688"/>
      </w:tblGrid>
      <w:tr w:rsidR="00E12992" w14:paraId="08A2B25E" w14:textId="77777777" w:rsidTr="009F65BF">
        <w:trPr>
          <w:trHeight w:val="269"/>
        </w:trPr>
        <w:tc>
          <w:tcPr>
            <w:tcW w:w="1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4B77CA92" w14:textId="77777777" w:rsidR="00E12992" w:rsidRDefault="00E12992" w:rsidP="00F765ED">
            <w:pPr>
              <w:rPr>
                <w:rFonts w:eastAsia="Times New Roman"/>
                <w:szCs w:val="20"/>
              </w:rPr>
            </w:pPr>
            <w:bookmarkStart w:id="85" w:name="OLE_LINK4"/>
            <w:r>
              <w:rPr>
                <w:rFonts w:eastAsia="Times New Roman"/>
                <w:szCs w:val="20"/>
              </w:rPr>
              <w:t>Parameter</w:t>
            </w:r>
          </w:p>
        </w:tc>
        <w:tc>
          <w:tcPr>
            <w:tcW w:w="66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4DA3312F" w14:textId="77777777" w:rsidR="00E12992" w:rsidRDefault="00E12992" w:rsidP="00F765ED">
            <w:pPr>
              <w:rPr>
                <w:rFonts w:eastAsia="Times New Roman"/>
                <w:szCs w:val="20"/>
              </w:rPr>
            </w:pPr>
            <w:r>
              <w:rPr>
                <w:rFonts w:eastAsia="Times New Roman"/>
                <w:szCs w:val="20"/>
              </w:rPr>
              <w:t>Description</w:t>
            </w:r>
          </w:p>
        </w:tc>
      </w:tr>
      <w:tr w:rsidR="00E12992" w14:paraId="4C016663" w14:textId="77777777" w:rsidTr="009F65BF">
        <w:trPr>
          <w:trHeight w:val="295"/>
        </w:trPr>
        <w:tc>
          <w:tcPr>
            <w:tcW w:w="1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A16EE7" w14:textId="77777777" w:rsidR="00E12992" w:rsidRDefault="00E12992" w:rsidP="00F765ED">
            <w:pPr>
              <w:rPr>
                <w:bCs/>
              </w:rPr>
            </w:pPr>
            <w:r>
              <w:rPr>
                <w:bCs/>
              </w:rPr>
              <w:t>offset</w:t>
            </w:r>
          </w:p>
        </w:tc>
        <w:tc>
          <w:tcPr>
            <w:tcW w:w="66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287AF2" w14:textId="77777777" w:rsidR="00E12992" w:rsidRDefault="00E12992" w:rsidP="00F765ED">
            <w:pPr>
              <w:rPr>
                <w:bCs/>
              </w:rPr>
            </w:pPr>
            <w:r>
              <w:rPr>
                <w:bCs/>
              </w:rPr>
              <w:t>Page number of the dataset to retrieve (greater than 0)</w:t>
            </w:r>
          </w:p>
        </w:tc>
      </w:tr>
      <w:tr w:rsidR="00E12992" w14:paraId="7D530905" w14:textId="77777777" w:rsidTr="009F65BF">
        <w:trPr>
          <w:trHeight w:val="295"/>
        </w:trPr>
        <w:tc>
          <w:tcPr>
            <w:tcW w:w="1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C1C0F3" w14:textId="77777777" w:rsidR="00E12992" w:rsidRDefault="00E12992" w:rsidP="00F765ED">
            <w:pPr>
              <w:rPr>
                <w:bCs/>
              </w:rPr>
            </w:pPr>
            <w:r>
              <w:rPr>
                <w:bCs/>
              </w:rPr>
              <w:t>limits</w:t>
            </w:r>
          </w:p>
        </w:tc>
        <w:tc>
          <w:tcPr>
            <w:tcW w:w="66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141413" w14:textId="77777777" w:rsidR="00E12992" w:rsidRDefault="00E12992" w:rsidP="00F765ED">
            <w:pPr>
              <w:rPr>
                <w:bCs/>
              </w:rPr>
            </w:pPr>
            <w:r>
              <w:rPr>
                <w:bCs/>
              </w:rPr>
              <w:t>Page size, maximum value is 500 (greater than 0)</w:t>
            </w:r>
          </w:p>
        </w:tc>
      </w:tr>
      <w:tr w:rsidR="00E12992" w14:paraId="04ECAE9B" w14:textId="77777777" w:rsidTr="009F65BF">
        <w:trPr>
          <w:trHeight w:val="295"/>
        </w:trPr>
        <w:tc>
          <w:tcPr>
            <w:tcW w:w="1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8E0923" w14:textId="77777777" w:rsidR="00E12992" w:rsidRDefault="00E12992" w:rsidP="00F765ED">
            <w:pPr>
              <w:rPr>
                <w:bCs/>
              </w:rPr>
            </w:pPr>
            <w:proofErr w:type="spellStart"/>
            <w:r>
              <w:rPr>
                <w:bCs/>
              </w:rPr>
              <w:t>modified_after</w:t>
            </w:r>
            <w:proofErr w:type="spellEnd"/>
          </w:p>
        </w:tc>
        <w:tc>
          <w:tcPr>
            <w:tcW w:w="66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017B86" w14:textId="77777777" w:rsidR="00E12992" w:rsidRDefault="00E12992" w:rsidP="00F765ED">
            <w:pPr>
              <w:rPr>
                <w:bCs/>
              </w:rPr>
            </w:pPr>
            <w:r>
              <w:rPr>
                <w:bCs/>
              </w:rPr>
              <w:t>Sample date: 2023-01-01 15:45:03.012</w:t>
            </w:r>
          </w:p>
        </w:tc>
      </w:tr>
      <w:tr w:rsidR="00E12992" w14:paraId="4A72A56E" w14:textId="77777777" w:rsidTr="009F65BF">
        <w:trPr>
          <w:trHeight w:val="295"/>
        </w:trPr>
        <w:tc>
          <w:tcPr>
            <w:tcW w:w="1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F32B81" w14:textId="77777777" w:rsidR="00E12992" w:rsidRDefault="00E12992" w:rsidP="00F765ED">
            <w:pPr>
              <w:rPr>
                <w:bCs/>
              </w:rPr>
            </w:pPr>
            <w:r>
              <w:rPr>
                <w:bCs/>
              </w:rPr>
              <w:t>source</w:t>
            </w:r>
          </w:p>
        </w:tc>
        <w:tc>
          <w:tcPr>
            <w:tcW w:w="66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7EE378" w14:textId="534A2DF4" w:rsidR="00E12992" w:rsidRDefault="00E12992" w:rsidP="00F765ED">
            <w:pPr>
              <w:rPr>
                <w:bCs/>
              </w:rPr>
            </w:pPr>
            <w:r>
              <w:rPr>
                <w:bCs/>
              </w:rPr>
              <w:t xml:space="preserve">Data source name from </w:t>
            </w:r>
            <w:r w:rsidR="00333D44">
              <w:rPr>
                <w:bCs/>
              </w:rPr>
              <w:t xml:space="preserve">the </w:t>
            </w:r>
            <w:r>
              <w:rPr>
                <w:bCs/>
              </w:rPr>
              <w:t>given list</w:t>
            </w:r>
            <w:r w:rsidR="00F765ED">
              <w:rPr>
                <w:bCs/>
              </w:rPr>
              <w:t>:</w:t>
            </w:r>
          </w:p>
          <w:p w14:paraId="3E24FDB5" w14:textId="77777777" w:rsidR="00F765ED" w:rsidRDefault="00F765ED" w:rsidP="00F765ED">
            <w:pPr>
              <w:pStyle w:val="ListParagraph"/>
              <w:numPr>
                <w:ilvl w:val="0"/>
                <w:numId w:val="39"/>
              </w:numPr>
              <w:spacing w:before="0" w:after="0"/>
            </w:pPr>
            <w:proofErr w:type="spellStart"/>
            <w:r>
              <w:t>manufacturing_batch</w:t>
            </w:r>
            <w:proofErr w:type="spellEnd"/>
          </w:p>
          <w:p w14:paraId="2C25EC69" w14:textId="77777777" w:rsidR="00F765ED" w:rsidRDefault="00F765ED" w:rsidP="00F765ED">
            <w:pPr>
              <w:pStyle w:val="ListParagraph"/>
              <w:numPr>
                <w:ilvl w:val="0"/>
                <w:numId w:val="39"/>
              </w:numPr>
              <w:spacing w:before="0" w:after="0"/>
            </w:pPr>
            <w:proofErr w:type="spellStart"/>
            <w:r>
              <w:t>production_schedule</w:t>
            </w:r>
            <w:proofErr w:type="spellEnd"/>
          </w:p>
          <w:p w14:paraId="45EB41F3" w14:textId="77777777" w:rsidR="00F765ED" w:rsidRDefault="00F765ED" w:rsidP="00F765ED">
            <w:pPr>
              <w:pStyle w:val="ListParagraph"/>
              <w:numPr>
                <w:ilvl w:val="0"/>
                <w:numId w:val="39"/>
              </w:numPr>
              <w:spacing w:before="0" w:after="0"/>
            </w:pPr>
            <w:proofErr w:type="spellStart"/>
            <w:r>
              <w:t>production_performance</w:t>
            </w:r>
            <w:proofErr w:type="spellEnd"/>
          </w:p>
          <w:p w14:paraId="6D4DDDE4" w14:textId="77777777" w:rsidR="00F765ED" w:rsidRDefault="00F765ED" w:rsidP="00F765ED">
            <w:pPr>
              <w:pStyle w:val="ListParagraph"/>
              <w:numPr>
                <w:ilvl w:val="0"/>
                <w:numId w:val="39"/>
              </w:numPr>
              <w:spacing w:before="0" w:after="0"/>
            </w:pPr>
            <w:proofErr w:type="spellStart"/>
            <w:r>
              <w:t>manufacturing_performance_metrics</w:t>
            </w:r>
            <w:proofErr w:type="spellEnd"/>
          </w:p>
          <w:p w14:paraId="5F467321" w14:textId="77777777" w:rsidR="00F765ED" w:rsidRDefault="00F765ED" w:rsidP="00F765ED">
            <w:pPr>
              <w:pStyle w:val="ListParagraph"/>
              <w:numPr>
                <w:ilvl w:val="0"/>
                <w:numId w:val="39"/>
              </w:numPr>
              <w:spacing w:before="0" w:after="0"/>
            </w:pPr>
            <w:proofErr w:type="spellStart"/>
            <w:r>
              <w:t>manufacturing_scrap_wastage</w:t>
            </w:r>
            <w:proofErr w:type="spellEnd"/>
          </w:p>
          <w:p w14:paraId="2CBBAA35" w14:textId="77777777" w:rsidR="00F765ED" w:rsidRDefault="00F765ED" w:rsidP="00F765ED">
            <w:pPr>
              <w:pStyle w:val="ListParagraph"/>
              <w:numPr>
                <w:ilvl w:val="0"/>
                <w:numId w:val="39"/>
              </w:numPr>
              <w:spacing w:before="0" w:after="0"/>
            </w:pPr>
            <w:proofErr w:type="spellStart"/>
            <w:r>
              <w:t>production_downtime</w:t>
            </w:r>
            <w:proofErr w:type="spellEnd"/>
          </w:p>
          <w:p w14:paraId="367D7857" w14:textId="77777777" w:rsidR="00F765ED" w:rsidRDefault="00F765ED" w:rsidP="00F765ED">
            <w:pPr>
              <w:pStyle w:val="ListParagraph"/>
              <w:numPr>
                <w:ilvl w:val="0"/>
                <w:numId w:val="39"/>
              </w:numPr>
              <w:spacing w:before="0" w:after="0"/>
            </w:pPr>
            <w:proofErr w:type="spellStart"/>
            <w:r>
              <w:t>production_shift</w:t>
            </w:r>
            <w:proofErr w:type="spellEnd"/>
          </w:p>
          <w:p w14:paraId="067E6738" w14:textId="77777777" w:rsidR="00F765ED" w:rsidRDefault="00F765ED" w:rsidP="00F765ED">
            <w:pPr>
              <w:pStyle w:val="ListParagraph"/>
              <w:numPr>
                <w:ilvl w:val="0"/>
                <w:numId w:val="39"/>
              </w:numPr>
              <w:spacing w:before="0" w:after="0"/>
            </w:pPr>
            <w:proofErr w:type="spellStart"/>
            <w:r>
              <w:t>production_resource</w:t>
            </w:r>
            <w:proofErr w:type="spellEnd"/>
          </w:p>
          <w:p w14:paraId="3A4A7901" w14:textId="77777777" w:rsidR="00F765ED" w:rsidRDefault="00F765ED" w:rsidP="00F765ED">
            <w:pPr>
              <w:pStyle w:val="ListParagraph"/>
              <w:numPr>
                <w:ilvl w:val="0"/>
                <w:numId w:val="39"/>
              </w:numPr>
              <w:spacing w:before="0" w:after="0"/>
            </w:pPr>
            <w:r>
              <w:t>resource</w:t>
            </w:r>
          </w:p>
          <w:p w14:paraId="0FED9C78" w14:textId="77777777" w:rsidR="00F765ED" w:rsidRDefault="00F765ED" w:rsidP="00F765ED">
            <w:pPr>
              <w:pStyle w:val="ListParagraph"/>
              <w:numPr>
                <w:ilvl w:val="0"/>
                <w:numId w:val="39"/>
              </w:numPr>
              <w:spacing w:before="0" w:after="0"/>
            </w:pPr>
            <w:proofErr w:type="spellStart"/>
            <w:r>
              <w:t>electronic_batch_record</w:t>
            </w:r>
            <w:proofErr w:type="spellEnd"/>
          </w:p>
          <w:p w14:paraId="39D8BA5F" w14:textId="3DF23525" w:rsidR="00F765ED" w:rsidRPr="00F765ED" w:rsidRDefault="00F765ED" w:rsidP="00F765ED">
            <w:pPr>
              <w:pStyle w:val="ListParagraph"/>
              <w:numPr>
                <w:ilvl w:val="0"/>
                <w:numId w:val="39"/>
              </w:numPr>
              <w:spacing w:before="0" w:after="0"/>
            </w:pPr>
            <w:r>
              <w:t>Maintenance</w:t>
            </w:r>
          </w:p>
        </w:tc>
        <w:bookmarkEnd w:id="85"/>
      </w:tr>
    </w:tbl>
    <w:p w14:paraId="122B6256" w14:textId="60E8F0D5" w:rsidR="00E12992" w:rsidRDefault="009F65BF" w:rsidP="009F65BF">
      <w:pPr>
        <w:pStyle w:val="Heading3"/>
      </w:pPr>
      <w:bookmarkStart w:id="86" w:name="_Toc220072444"/>
      <w:r>
        <w:t>Result</w:t>
      </w:r>
      <w:bookmarkEnd w:id="86"/>
    </w:p>
    <w:tbl>
      <w:tblPr>
        <w:tblStyle w:val="TableGridLight"/>
        <w:tblW w:w="9776" w:type="dxa"/>
        <w:tblLook w:val="04A0" w:firstRow="1" w:lastRow="0" w:firstColumn="1" w:lastColumn="0" w:noHBand="0" w:noVBand="1"/>
      </w:tblPr>
      <w:tblGrid>
        <w:gridCol w:w="1413"/>
        <w:gridCol w:w="8363"/>
      </w:tblGrid>
      <w:tr w:rsidR="009F65BF" w:rsidRPr="009F65BF" w14:paraId="254E38DC" w14:textId="77777777">
        <w:trPr>
          <w:trHeight w:val="436"/>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B7BD65A" w14:textId="77777777" w:rsidR="009F65BF" w:rsidRPr="009F65BF" w:rsidRDefault="009F65BF" w:rsidP="009F65BF">
            <w:pPr>
              <w:rPr>
                <w:lang w:bidi="en-US"/>
              </w:rPr>
            </w:pPr>
            <w:r w:rsidRPr="009F65BF">
              <w:rPr>
                <w:lang w:bidi="en-US"/>
              </w:rPr>
              <w:t>HTTP Code</w:t>
            </w:r>
          </w:p>
        </w:tc>
        <w:tc>
          <w:tcPr>
            <w:tcW w:w="83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8DB04A7" w14:textId="77777777" w:rsidR="009F65BF" w:rsidRPr="009F65BF" w:rsidRDefault="009F65BF" w:rsidP="009F65BF">
            <w:pPr>
              <w:rPr>
                <w:lang w:bidi="en-US"/>
              </w:rPr>
            </w:pPr>
            <w:r w:rsidRPr="009F65BF">
              <w:rPr>
                <w:lang w:bidi="en-US"/>
              </w:rPr>
              <w:t>Result Description</w:t>
            </w:r>
          </w:p>
        </w:tc>
      </w:tr>
      <w:tr w:rsidR="009F65BF" w:rsidRPr="009F65BF" w14:paraId="40E0D752" w14:textId="77777777">
        <w:trPr>
          <w:trHeight w:val="435"/>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E8209F" w14:textId="77777777" w:rsidR="009F65BF" w:rsidRPr="009F65BF" w:rsidRDefault="009F65BF" w:rsidP="009F65BF">
            <w:pPr>
              <w:rPr>
                <w:lang w:bidi="en-US"/>
              </w:rPr>
            </w:pPr>
            <w:r w:rsidRPr="009F65BF">
              <w:rPr>
                <w:lang w:bidi="en-US"/>
              </w:rPr>
              <w:t>201</w:t>
            </w:r>
          </w:p>
        </w:tc>
        <w:tc>
          <w:tcPr>
            <w:tcW w:w="83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383F4B" w14:textId="77777777" w:rsidR="009F65BF" w:rsidRPr="009F65BF" w:rsidRDefault="009F65BF" w:rsidP="009F65BF">
            <w:pPr>
              <w:rPr>
                <w:lang w:bidi="en-US"/>
              </w:rPr>
            </w:pPr>
            <w:r w:rsidRPr="009F65BF">
              <w:rPr>
                <w:lang w:bidi="en-US"/>
              </w:rPr>
              <w:t>Service executed successfully</w:t>
            </w:r>
          </w:p>
        </w:tc>
      </w:tr>
    </w:tbl>
    <w:p w14:paraId="3F7A5937" w14:textId="6E132ED2" w:rsidR="009F65BF" w:rsidRDefault="009F65BF" w:rsidP="009F65BF">
      <w:pPr>
        <w:pStyle w:val="Heading3"/>
      </w:pPr>
      <w:bookmarkStart w:id="87" w:name="_Toc220072445"/>
      <w:r>
        <w:t>Error Management</w:t>
      </w:r>
      <w:bookmarkEnd w:id="87"/>
    </w:p>
    <w:tbl>
      <w:tblPr>
        <w:tblStyle w:val="TableGridLight"/>
        <w:tblW w:w="9776" w:type="dxa"/>
        <w:tblLook w:val="04A0" w:firstRow="1" w:lastRow="0" w:firstColumn="1" w:lastColumn="0" w:noHBand="0" w:noVBand="1"/>
      </w:tblPr>
      <w:tblGrid>
        <w:gridCol w:w="1555"/>
        <w:gridCol w:w="2835"/>
        <w:gridCol w:w="5386"/>
      </w:tblGrid>
      <w:tr w:rsidR="009F65BF" w:rsidRPr="009F65BF" w14:paraId="1017014B" w14:textId="77777777">
        <w:tc>
          <w:tcPr>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3EC588D" w14:textId="77777777" w:rsidR="009F65BF" w:rsidRPr="009F65BF" w:rsidRDefault="009F65BF" w:rsidP="009F65BF">
            <w:pPr>
              <w:rPr>
                <w:lang w:bidi="en-US"/>
              </w:rPr>
            </w:pPr>
            <w:r w:rsidRPr="009F65BF">
              <w:rPr>
                <w:lang w:bidi="en-US"/>
              </w:rPr>
              <w:t>HTTP Code</w:t>
            </w:r>
          </w:p>
        </w:tc>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D0E10BB" w14:textId="77777777" w:rsidR="009F65BF" w:rsidRPr="009F65BF" w:rsidRDefault="009F65BF" w:rsidP="009F65BF">
            <w:pPr>
              <w:rPr>
                <w:lang w:val="it-IT"/>
              </w:rPr>
            </w:pPr>
            <w:r w:rsidRPr="009F65BF">
              <w:rPr>
                <w:lang w:bidi="en-US"/>
              </w:rPr>
              <w:t>Error Code</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FA4CB46" w14:textId="77777777" w:rsidR="009F65BF" w:rsidRPr="009F65BF" w:rsidRDefault="009F65BF" w:rsidP="009F65BF">
            <w:pPr>
              <w:rPr>
                <w:lang w:val="it-IT"/>
              </w:rPr>
            </w:pPr>
            <w:r w:rsidRPr="009F65BF">
              <w:rPr>
                <w:lang w:bidi="en-US"/>
              </w:rPr>
              <w:t>Error Description</w:t>
            </w:r>
          </w:p>
        </w:tc>
      </w:tr>
      <w:tr w:rsidR="009F65BF" w:rsidRPr="009F65BF" w14:paraId="3057B0B6" w14:textId="77777777">
        <w:tc>
          <w:tcPr>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994AF3" w14:textId="77777777" w:rsidR="009F65BF" w:rsidRPr="009F65BF" w:rsidRDefault="009F65BF" w:rsidP="009F65BF">
            <w:pPr>
              <w:rPr>
                <w:lang w:bidi="en-US"/>
              </w:rPr>
            </w:pPr>
            <w:r w:rsidRPr="009F65BF">
              <w:t>401</w:t>
            </w:r>
          </w:p>
        </w:tc>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DD28AA" w14:textId="77777777" w:rsidR="009F65BF" w:rsidRPr="009F65BF" w:rsidRDefault="009F65BF" w:rsidP="009F65BF">
            <w:pPr>
              <w:rPr>
                <w:lang w:bidi="en-US"/>
              </w:rPr>
            </w:pPr>
            <w:r w:rsidRPr="009F65BF">
              <w:rPr>
                <w:bCs/>
              </w:rPr>
              <w:t>HTTP 401 Unauthorized error</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6DDA2D" w14:textId="77777777" w:rsidR="009F65BF" w:rsidRPr="009F65BF" w:rsidRDefault="009F65BF" w:rsidP="009F65BF">
            <w:pPr>
              <w:rPr>
                <w:lang w:bidi="en-US"/>
              </w:rPr>
            </w:pPr>
            <w:r w:rsidRPr="009F65BF">
              <w:rPr>
                <w:bCs/>
              </w:rPr>
              <w:t>An invalid or expired JWT token is provided to the MES Connector.</w:t>
            </w:r>
          </w:p>
        </w:tc>
      </w:tr>
      <w:tr w:rsidR="009F65BF" w:rsidRPr="009F65BF" w14:paraId="0BEC8741" w14:textId="77777777">
        <w:tc>
          <w:tcPr>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231115" w14:textId="77777777" w:rsidR="009F65BF" w:rsidRPr="009F65BF" w:rsidRDefault="009F65BF" w:rsidP="009F65BF">
            <w:r w:rsidRPr="009F65BF">
              <w:rPr>
                <w:bCs/>
              </w:rPr>
              <w:t>401</w:t>
            </w:r>
          </w:p>
        </w:tc>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5319BC" w14:textId="77777777" w:rsidR="009F65BF" w:rsidRPr="009F65BF" w:rsidRDefault="009F65BF" w:rsidP="009F65BF">
            <w:pPr>
              <w:rPr>
                <w:bCs/>
              </w:rPr>
            </w:pPr>
            <w:r w:rsidRPr="009F65BF">
              <w:rPr>
                <w:bCs/>
              </w:rPr>
              <w:t>HTTP 401 Access Denied Error</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0F2998" w14:textId="77777777" w:rsidR="009F65BF" w:rsidRPr="009F65BF" w:rsidRDefault="009F65BF" w:rsidP="009F65BF">
            <w:pPr>
              <w:rPr>
                <w:bCs/>
              </w:rPr>
            </w:pPr>
            <w:r w:rsidRPr="009F65BF">
              <w:rPr>
                <w:bCs/>
              </w:rPr>
              <w:t xml:space="preserve">If the </w:t>
            </w:r>
            <w:proofErr w:type="spellStart"/>
            <w:r w:rsidRPr="009F65BF">
              <w:rPr>
                <w:bCs/>
              </w:rPr>
              <w:t>Ocp</w:t>
            </w:r>
            <w:proofErr w:type="spellEnd"/>
            <w:r w:rsidRPr="009F65BF">
              <w:rPr>
                <w:bCs/>
              </w:rPr>
              <w:t>-</w:t>
            </w:r>
            <w:proofErr w:type="spellStart"/>
            <w:r w:rsidRPr="009F65BF">
              <w:rPr>
                <w:bCs/>
              </w:rPr>
              <w:t>Apim</w:t>
            </w:r>
            <w:proofErr w:type="spellEnd"/>
            <w:r w:rsidRPr="009F65BF">
              <w:rPr>
                <w:bCs/>
              </w:rPr>
              <w:t>-Subscription-Key is omitted or incorrect, then APIM will respond with an Access denied error due to an invalid subscription key. Make sure to provide a valid key for an active subscription.</w:t>
            </w:r>
          </w:p>
          <w:p w14:paraId="7ABBA66C" w14:textId="77777777" w:rsidR="009F65BF" w:rsidRPr="009F65BF" w:rsidRDefault="009F65BF" w:rsidP="009F65BF">
            <w:pPr>
              <w:rPr>
                <w:bCs/>
              </w:rPr>
            </w:pPr>
          </w:p>
        </w:tc>
      </w:tr>
    </w:tbl>
    <w:p w14:paraId="61EC2329" w14:textId="6AFC36E1" w:rsidR="0064034D" w:rsidRDefault="0064034D" w:rsidP="00E12992">
      <w:pPr>
        <w:pStyle w:val="Heading1"/>
      </w:pPr>
      <w:bookmarkStart w:id="88" w:name="OLE_LINK95"/>
      <w:bookmarkStart w:id="89" w:name="_Toc220072446"/>
      <w:bookmarkEnd w:id="33"/>
      <w:bookmarkEnd w:id="34"/>
      <w:bookmarkEnd w:id="35"/>
      <w:r w:rsidRPr="00472C80">
        <w:lastRenderedPageBreak/>
        <w:t>D</w:t>
      </w:r>
      <w:r w:rsidR="00E12992">
        <w:t>atabase</w:t>
      </w:r>
      <w:r w:rsidRPr="00472C80">
        <w:t xml:space="preserve"> Setup</w:t>
      </w:r>
      <w:bookmarkEnd w:id="88"/>
      <w:bookmarkEnd w:id="89"/>
    </w:p>
    <w:p w14:paraId="3B0DC52B" w14:textId="08807B2E" w:rsidR="0064034D" w:rsidRDefault="00333D44" w:rsidP="00021CBC">
      <w:pPr>
        <w:spacing w:after="240"/>
        <w:rPr>
          <w:bCs/>
        </w:rPr>
      </w:pPr>
      <w:r>
        <w:rPr>
          <w:bCs/>
        </w:rPr>
        <w:t xml:space="preserve">The </w:t>
      </w:r>
      <w:proofErr w:type="gramStart"/>
      <w:r>
        <w:rPr>
          <w:bCs/>
        </w:rPr>
        <w:t>b</w:t>
      </w:r>
      <w:r w:rsidR="0064034D" w:rsidRPr="003451EE">
        <w:rPr>
          <w:bCs/>
        </w:rPr>
        <w:t>elow tables</w:t>
      </w:r>
      <w:proofErr w:type="gramEnd"/>
      <w:r w:rsidR="0064034D" w:rsidRPr="003451EE">
        <w:rPr>
          <w:bCs/>
        </w:rPr>
        <w:t xml:space="preserve"> </w:t>
      </w:r>
      <w:r w:rsidR="00D33DD3">
        <w:rPr>
          <w:bCs/>
        </w:rPr>
        <w:t xml:space="preserve">from the MES DB </w:t>
      </w:r>
      <w:r w:rsidR="0064034D" w:rsidRPr="003451EE">
        <w:rPr>
          <w:bCs/>
        </w:rPr>
        <w:t xml:space="preserve">are used in Battery data </w:t>
      </w:r>
      <w:r w:rsidR="00856C45">
        <w:rPr>
          <w:bCs/>
        </w:rPr>
        <w:t>APIs.</w:t>
      </w:r>
      <w:r w:rsidR="0064034D" w:rsidRPr="003451EE">
        <w:rPr>
          <w:bCs/>
        </w:rPr>
        <w:t xml:space="preserve"> </w:t>
      </w:r>
    </w:p>
    <w:tbl>
      <w:tblPr>
        <w:tblStyle w:val="TableGridLight"/>
        <w:tblW w:w="0" w:type="auto"/>
        <w:tblLook w:val="04A0" w:firstRow="1" w:lastRow="0" w:firstColumn="1" w:lastColumn="0" w:noHBand="0" w:noVBand="1"/>
      </w:tblPr>
      <w:tblGrid>
        <w:gridCol w:w="2560"/>
        <w:gridCol w:w="6790"/>
      </w:tblGrid>
      <w:tr w:rsidR="007B32CB" w14:paraId="1868FEDF" w14:textId="77777777" w:rsidTr="00375F88">
        <w:tc>
          <w:tcPr>
            <w:tcW w:w="2560" w:type="dxa"/>
            <w:shd w:val="clear" w:color="auto" w:fill="F2F2F2" w:themeFill="background1" w:themeFillShade="F2"/>
          </w:tcPr>
          <w:p w14:paraId="427C61AC" w14:textId="748DBD68" w:rsidR="007B32CB" w:rsidRPr="00375F88" w:rsidRDefault="007B32CB" w:rsidP="00375F88">
            <w:r w:rsidRPr="00375F88">
              <w:t>Table</w:t>
            </w:r>
          </w:p>
        </w:tc>
        <w:tc>
          <w:tcPr>
            <w:tcW w:w="6790" w:type="dxa"/>
            <w:shd w:val="clear" w:color="auto" w:fill="F2F2F2" w:themeFill="background1" w:themeFillShade="F2"/>
          </w:tcPr>
          <w:p w14:paraId="38BBD1B6" w14:textId="45ADB87B" w:rsidR="007B32CB" w:rsidRPr="00375F88" w:rsidRDefault="1D69748B" w:rsidP="00375F88">
            <w:r w:rsidRPr="00375F88">
              <w:t>Description</w:t>
            </w:r>
          </w:p>
        </w:tc>
      </w:tr>
      <w:tr w:rsidR="00D33DD3" w14:paraId="508AC4CF" w14:textId="77777777" w:rsidTr="00375F88">
        <w:tc>
          <w:tcPr>
            <w:tcW w:w="2560" w:type="dxa"/>
            <w:shd w:val="clear" w:color="auto" w:fill="FFFFFF" w:themeFill="background1"/>
          </w:tcPr>
          <w:p w14:paraId="672F7FFB" w14:textId="1B8C4668" w:rsidR="00D33DD3" w:rsidRDefault="00D33DD3" w:rsidP="00FB0F2C">
            <w:pPr>
              <w:spacing w:before="40" w:after="40" w:line="240" w:lineRule="auto"/>
              <w:rPr>
                <w:bCs/>
              </w:rPr>
            </w:pPr>
            <w:proofErr w:type="spellStart"/>
            <w:r w:rsidRPr="00D33DD3">
              <w:rPr>
                <w:bCs/>
              </w:rPr>
              <w:t>job_exec</w:t>
            </w:r>
            <w:proofErr w:type="spellEnd"/>
          </w:p>
        </w:tc>
        <w:tc>
          <w:tcPr>
            <w:tcW w:w="6790" w:type="dxa"/>
          </w:tcPr>
          <w:p w14:paraId="244D9CF2" w14:textId="78BB1EC9" w:rsidR="00D33DD3" w:rsidRDefault="7CDB1240" w:rsidP="00FB0F2C">
            <w:pPr>
              <w:spacing w:before="40" w:after="40" w:line="240" w:lineRule="auto"/>
            </w:pPr>
            <w:r w:rsidRPr="04FB83B8">
              <w:rPr>
                <w:rFonts w:eastAsia="Graphik" w:cs="Graphik"/>
                <w:szCs w:val="20"/>
              </w:rPr>
              <w:t>Stores execution details of manufacturing jobs</w:t>
            </w:r>
          </w:p>
        </w:tc>
      </w:tr>
      <w:tr w:rsidR="00D33DD3" w14:paraId="52E84710" w14:textId="77777777" w:rsidTr="00375F88">
        <w:tc>
          <w:tcPr>
            <w:tcW w:w="2560" w:type="dxa"/>
            <w:shd w:val="clear" w:color="auto" w:fill="FFFFFF" w:themeFill="background1"/>
          </w:tcPr>
          <w:p w14:paraId="76AD0B51" w14:textId="47534BA1" w:rsidR="00D33DD3" w:rsidRDefault="00D33DD3" w:rsidP="00FB0F2C">
            <w:pPr>
              <w:spacing w:before="40" w:after="40" w:line="240" w:lineRule="auto"/>
              <w:rPr>
                <w:bCs/>
              </w:rPr>
            </w:pPr>
            <w:r w:rsidRPr="00D33DD3">
              <w:rPr>
                <w:bCs/>
              </w:rPr>
              <w:t>job</w:t>
            </w:r>
          </w:p>
        </w:tc>
        <w:tc>
          <w:tcPr>
            <w:tcW w:w="6790" w:type="dxa"/>
          </w:tcPr>
          <w:p w14:paraId="679825A0" w14:textId="46CE4D65" w:rsidR="00D33DD3" w:rsidRDefault="484F1402" w:rsidP="00FB0F2C">
            <w:pPr>
              <w:spacing w:before="40" w:after="40" w:line="240" w:lineRule="auto"/>
            </w:pPr>
            <w:r w:rsidRPr="04FB83B8">
              <w:rPr>
                <w:rFonts w:eastAsia="Graphik" w:cs="Graphik"/>
                <w:szCs w:val="20"/>
              </w:rPr>
              <w:t>Contains information about production jobs</w:t>
            </w:r>
          </w:p>
        </w:tc>
      </w:tr>
      <w:tr w:rsidR="00D33DD3" w14:paraId="3285521A" w14:textId="77777777" w:rsidTr="00375F88">
        <w:tc>
          <w:tcPr>
            <w:tcW w:w="2560" w:type="dxa"/>
            <w:shd w:val="clear" w:color="auto" w:fill="FFFFFF" w:themeFill="background1"/>
          </w:tcPr>
          <w:p w14:paraId="33FB05C8" w14:textId="7D36BF7A" w:rsidR="00D33DD3" w:rsidRDefault="00D33DD3" w:rsidP="00FB0F2C">
            <w:pPr>
              <w:spacing w:before="40" w:after="40" w:line="240" w:lineRule="auto"/>
              <w:jc w:val="left"/>
              <w:rPr>
                <w:bCs/>
              </w:rPr>
            </w:pPr>
            <w:proofErr w:type="spellStart"/>
            <w:r>
              <w:rPr>
                <w:bCs/>
              </w:rPr>
              <w:t>item_prod</w:t>
            </w:r>
            <w:proofErr w:type="spellEnd"/>
          </w:p>
        </w:tc>
        <w:tc>
          <w:tcPr>
            <w:tcW w:w="6790" w:type="dxa"/>
          </w:tcPr>
          <w:p w14:paraId="4019A2BF" w14:textId="67D560D0" w:rsidR="00D33DD3" w:rsidRDefault="6894B26F" w:rsidP="00FB0F2C">
            <w:pPr>
              <w:spacing w:before="40" w:after="40" w:line="240" w:lineRule="auto"/>
            </w:pPr>
            <w:r w:rsidRPr="04FB83B8">
              <w:rPr>
                <w:rFonts w:eastAsia="Graphik" w:cs="Graphik"/>
                <w:szCs w:val="20"/>
              </w:rPr>
              <w:t>Records data related to produced items</w:t>
            </w:r>
          </w:p>
        </w:tc>
      </w:tr>
      <w:tr w:rsidR="00D33DD3" w14:paraId="1B2278B2" w14:textId="77777777" w:rsidTr="00375F88">
        <w:tc>
          <w:tcPr>
            <w:tcW w:w="2560" w:type="dxa"/>
            <w:shd w:val="clear" w:color="auto" w:fill="FFFFFF" w:themeFill="background1"/>
          </w:tcPr>
          <w:p w14:paraId="3FAB8BAF" w14:textId="131F8F59" w:rsidR="00D33DD3" w:rsidRDefault="00D33DD3" w:rsidP="00FB0F2C">
            <w:pPr>
              <w:spacing w:before="40" w:after="40" w:line="240" w:lineRule="auto"/>
              <w:jc w:val="left"/>
              <w:rPr>
                <w:bCs/>
              </w:rPr>
            </w:pPr>
            <w:r>
              <w:rPr>
                <w:bCs/>
              </w:rPr>
              <w:t>item</w:t>
            </w:r>
          </w:p>
        </w:tc>
        <w:tc>
          <w:tcPr>
            <w:tcW w:w="6790" w:type="dxa"/>
          </w:tcPr>
          <w:p w14:paraId="331A830E" w14:textId="3F8FD896" w:rsidR="00D33DD3" w:rsidRDefault="44DB4967" w:rsidP="00FB0F2C">
            <w:pPr>
              <w:spacing w:before="40" w:after="40" w:line="240" w:lineRule="auto"/>
            </w:pPr>
            <w:r w:rsidRPr="04FB83B8">
              <w:rPr>
                <w:rFonts w:eastAsia="Graphik" w:cs="Graphik"/>
                <w:szCs w:val="20"/>
              </w:rPr>
              <w:t>Lists all items used in production</w:t>
            </w:r>
          </w:p>
        </w:tc>
      </w:tr>
      <w:tr w:rsidR="00D33DD3" w14:paraId="2D620698" w14:textId="77777777" w:rsidTr="00375F88">
        <w:tc>
          <w:tcPr>
            <w:tcW w:w="2560" w:type="dxa"/>
            <w:shd w:val="clear" w:color="auto" w:fill="FFFFFF" w:themeFill="background1"/>
          </w:tcPr>
          <w:p w14:paraId="147CF884" w14:textId="77F2BC5A" w:rsidR="00D33DD3" w:rsidRDefault="00D33DD3" w:rsidP="00FB0F2C">
            <w:pPr>
              <w:spacing w:before="40" w:after="40" w:line="240" w:lineRule="auto"/>
              <w:jc w:val="left"/>
              <w:rPr>
                <w:bCs/>
              </w:rPr>
            </w:pPr>
            <w:r>
              <w:rPr>
                <w:bCs/>
              </w:rPr>
              <w:t>lot</w:t>
            </w:r>
          </w:p>
        </w:tc>
        <w:tc>
          <w:tcPr>
            <w:tcW w:w="6790" w:type="dxa"/>
          </w:tcPr>
          <w:p w14:paraId="1956AE1B" w14:textId="38328CDB" w:rsidR="00D33DD3" w:rsidRDefault="42F24E56" w:rsidP="00FB0F2C">
            <w:pPr>
              <w:spacing w:before="40" w:after="40" w:line="240" w:lineRule="auto"/>
            </w:pPr>
            <w:r w:rsidRPr="04FB83B8">
              <w:rPr>
                <w:rFonts w:eastAsia="Graphik" w:cs="Graphik"/>
                <w:szCs w:val="20"/>
              </w:rPr>
              <w:t>Tracks batches of produced items</w:t>
            </w:r>
          </w:p>
        </w:tc>
      </w:tr>
      <w:tr w:rsidR="00D33DD3" w14:paraId="4EB6FD3B" w14:textId="77777777" w:rsidTr="00375F88">
        <w:tc>
          <w:tcPr>
            <w:tcW w:w="2560" w:type="dxa"/>
            <w:shd w:val="clear" w:color="auto" w:fill="FFFFFF" w:themeFill="background1"/>
          </w:tcPr>
          <w:p w14:paraId="40ADF6D2" w14:textId="63A7A8D1" w:rsidR="00D33DD3" w:rsidRDefault="00D33DD3" w:rsidP="00FB0F2C">
            <w:pPr>
              <w:spacing w:before="40" w:after="40" w:line="240" w:lineRule="auto"/>
              <w:jc w:val="left"/>
              <w:rPr>
                <w:bCs/>
              </w:rPr>
            </w:pPr>
            <w:proofErr w:type="spellStart"/>
            <w:r>
              <w:rPr>
                <w:bCs/>
              </w:rPr>
              <w:t>BOM_ver</w:t>
            </w:r>
            <w:proofErr w:type="spellEnd"/>
          </w:p>
        </w:tc>
        <w:tc>
          <w:tcPr>
            <w:tcW w:w="6790" w:type="dxa"/>
          </w:tcPr>
          <w:p w14:paraId="6CE2AA95" w14:textId="7E7AAFF5" w:rsidR="00D33DD3" w:rsidRDefault="2A1266C8" w:rsidP="00FB0F2C">
            <w:pPr>
              <w:spacing w:before="40" w:after="40" w:line="240" w:lineRule="auto"/>
            </w:pPr>
            <w:r w:rsidRPr="04FB83B8">
              <w:rPr>
                <w:rFonts w:eastAsia="Graphik" w:cs="Graphik"/>
                <w:szCs w:val="20"/>
              </w:rPr>
              <w:t xml:space="preserve">Details versions of </w:t>
            </w:r>
            <w:r w:rsidR="00FD5C8B">
              <w:rPr>
                <w:rFonts w:eastAsia="Graphik" w:cs="Graphik"/>
                <w:szCs w:val="20"/>
              </w:rPr>
              <w:t xml:space="preserve">the </w:t>
            </w:r>
            <w:r w:rsidRPr="04FB83B8">
              <w:rPr>
                <w:rFonts w:eastAsia="Graphik" w:cs="Graphik"/>
                <w:szCs w:val="20"/>
              </w:rPr>
              <w:t>bill of materials</w:t>
            </w:r>
          </w:p>
        </w:tc>
      </w:tr>
      <w:tr w:rsidR="00D33DD3" w14:paraId="51BF6CDD" w14:textId="77777777" w:rsidTr="00375F88">
        <w:tc>
          <w:tcPr>
            <w:tcW w:w="2560" w:type="dxa"/>
            <w:shd w:val="clear" w:color="auto" w:fill="FFFFFF" w:themeFill="background1"/>
          </w:tcPr>
          <w:p w14:paraId="24A3C552" w14:textId="2048EF39" w:rsidR="00D33DD3" w:rsidRDefault="00D33DD3" w:rsidP="00FB0F2C">
            <w:pPr>
              <w:spacing w:before="40" w:after="40" w:line="240" w:lineRule="auto"/>
              <w:jc w:val="left"/>
              <w:rPr>
                <w:bCs/>
              </w:rPr>
            </w:pPr>
            <w:r>
              <w:rPr>
                <w:bCs/>
              </w:rPr>
              <w:t>wo</w:t>
            </w:r>
          </w:p>
        </w:tc>
        <w:tc>
          <w:tcPr>
            <w:tcW w:w="6790" w:type="dxa"/>
          </w:tcPr>
          <w:p w14:paraId="39D594EF" w14:textId="05CD8901" w:rsidR="00D33DD3" w:rsidRDefault="2A75C84D" w:rsidP="00FB0F2C">
            <w:pPr>
              <w:spacing w:before="40" w:after="40" w:line="240" w:lineRule="auto"/>
            </w:pPr>
            <w:r w:rsidRPr="04FB83B8">
              <w:rPr>
                <w:rFonts w:eastAsia="Graphik" w:cs="Graphik"/>
                <w:szCs w:val="20"/>
              </w:rPr>
              <w:t>Manages work orders for production</w:t>
            </w:r>
          </w:p>
        </w:tc>
      </w:tr>
      <w:tr w:rsidR="00D33DD3" w14:paraId="5C55B00D" w14:textId="77777777" w:rsidTr="00375F88">
        <w:tc>
          <w:tcPr>
            <w:tcW w:w="2560" w:type="dxa"/>
            <w:shd w:val="clear" w:color="auto" w:fill="FFFFFF" w:themeFill="background1"/>
          </w:tcPr>
          <w:p w14:paraId="37C04489" w14:textId="780AA1C8" w:rsidR="00D33DD3" w:rsidRDefault="00D33DD3" w:rsidP="00FB0F2C">
            <w:pPr>
              <w:spacing w:before="40" w:after="40" w:line="240" w:lineRule="auto"/>
              <w:jc w:val="left"/>
              <w:rPr>
                <w:bCs/>
              </w:rPr>
            </w:pPr>
            <w:r>
              <w:rPr>
                <w:bCs/>
              </w:rPr>
              <w:t>shift</w:t>
            </w:r>
          </w:p>
        </w:tc>
        <w:tc>
          <w:tcPr>
            <w:tcW w:w="6790" w:type="dxa"/>
          </w:tcPr>
          <w:p w14:paraId="661204F9" w14:textId="623E95DB" w:rsidR="00D33DD3" w:rsidRDefault="5185DC02" w:rsidP="00FB0F2C">
            <w:pPr>
              <w:spacing w:before="40" w:after="40" w:line="240" w:lineRule="auto"/>
            </w:pPr>
            <w:r w:rsidRPr="04FB83B8">
              <w:rPr>
                <w:rFonts w:eastAsia="Graphik" w:cs="Graphik"/>
                <w:szCs w:val="20"/>
              </w:rPr>
              <w:t>Defines production shifts and schedules</w:t>
            </w:r>
          </w:p>
        </w:tc>
      </w:tr>
      <w:tr w:rsidR="00D33DD3" w14:paraId="1DCEF324" w14:textId="77777777" w:rsidTr="00375F88">
        <w:tc>
          <w:tcPr>
            <w:tcW w:w="2560" w:type="dxa"/>
            <w:shd w:val="clear" w:color="auto" w:fill="FFFFFF" w:themeFill="background1"/>
          </w:tcPr>
          <w:p w14:paraId="5E4FDCA1" w14:textId="37354991" w:rsidR="00D33DD3" w:rsidRDefault="00D33DD3" w:rsidP="00FB0F2C">
            <w:pPr>
              <w:spacing w:before="40" w:after="40" w:line="240" w:lineRule="auto"/>
              <w:jc w:val="left"/>
              <w:rPr>
                <w:bCs/>
              </w:rPr>
            </w:pPr>
            <w:proofErr w:type="spellStart"/>
            <w:r>
              <w:rPr>
                <w:bCs/>
              </w:rPr>
              <w:t>item_inv</w:t>
            </w:r>
            <w:proofErr w:type="spellEnd"/>
          </w:p>
        </w:tc>
        <w:tc>
          <w:tcPr>
            <w:tcW w:w="6790" w:type="dxa"/>
          </w:tcPr>
          <w:p w14:paraId="38CFFAA2" w14:textId="747C901C" w:rsidR="00D33DD3" w:rsidRDefault="2FBC7ED5" w:rsidP="00FB0F2C">
            <w:pPr>
              <w:spacing w:before="40" w:after="40" w:line="240" w:lineRule="auto"/>
            </w:pPr>
            <w:r w:rsidRPr="04FB83B8">
              <w:rPr>
                <w:rFonts w:eastAsia="Graphik" w:cs="Graphik"/>
                <w:szCs w:val="20"/>
              </w:rPr>
              <w:t>Manages inventory details of items</w:t>
            </w:r>
          </w:p>
        </w:tc>
      </w:tr>
      <w:tr w:rsidR="00D33DD3" w14:paraId="3C23C519" w14:textId="77777777" w:rsidTr="00375F88">
        <w:tc>
          <w:tcPr>
            <w:tcW w:w="2560" w:type="dxa"/>
            <w:shd w:val="clear" w:color="auto" w:fill="FFFFFF" w:themeFill="background1"/>
          </w:tcPr>
          <w:p w14:paraId="458F587C" w14:textId="25A0073B" w:rsidR="00D33DD3" w:rsidRDefault="00D33DD3" w:rsidP="00FB0F2C">
            <w:pPr>
              <w:spacing w:before="40" w:after="40" w:line="240" w:lineRule="auto"/>
              <w:jc w:val="left"/>
              <w:rPr>
                <w:bCs/>
              </w:rPr>
            </w:pPr>
            <w:proofErr w:type="spellStart"/>
            <w:r>
              <w:rPr>
                <w:bCs/>
              </w:rPr>
              <w:t>util_history</w:t>
            </w:r>
            <w:proofErr w:type="spellEnd"/>
          </w:p>
        </w:tc>
        <w:tc>
          <w:tcPr>
            <w:tcW w:w="6790" w:type="dxa"/>
          </w:tcPr>
          <w:p w14:paraId="274278DF" w14:textId="1CBDD97A" w:rsidR="00D33DD3" w:rsidRDefault="78C75E7F" w:rsidP="00FB0F2C">
            <w:pPr>
              <w:spacing w:before="40" w:after="40" w:line="240" w:lineRule="auto"/>
            </w:pPr>
            <w:r w:rsidRPr="04FB83B8">
              <w:rPr>
                <w:rFonts w:eastAsia="Graphik" w:cs="Graphik"/>
                <w:szCs w:val="20"/>
              </w:rPr>
              <w:t>Logs utility events, including downtimes</w:t>
            </w:r>
          </w:p>
        </w:tc>
      </w:tr>
      <w:tr w:rsidR="00D33DD3" w14:paraId="304AA97C" w14:textId="77777777" w:rsidTr="00375F88">
        <w:tc>
          <w:tcPr>
            <w:tcW w:w="2560" w:type="dxa"/>
            <w:shd w:val="clear" w:color="auto" w:fill="FFFFFF" w:themeFill="background1"/>
          </w:tcPr>
          <w:p w14:paraId="31998B95" w14:textId="22F62D5E" w:rsidR="00D33DD3" w:rsidRDefault="00D33DD3" w:rsidP="00FB0F2C">
            <w:pPr>
              <w:spacing w:before="40" w:after="40" w:line="240" w:lineRule="auto"/>
              <w:jc w:val="left"/>
              <w:rPr>
                <w:bCs/>
              </w:rPr>
            </w:pPr>
            <w:proofErr w:type="spellStart"/>
            <w:r>
              <w:rPr>
                <w:bCs/>
              </w:rPr>
              <w:t>util_reas</w:t>
            </w:r>
            <w:proofErr w:type="spellEnd"/>
          </w:p>
        </w:tc>
        <w:tc>
          <w:tcPr>
            <w:tcW w:w="6790" w:type="dxa"/>
          </w:tcPr>
          <w:p w14:paraId="6A8CA2B3" w14:textId="0AB456D4" w:rsidR="00D33DD3" w:rsidRDefault="5692918D" w:rsidP="00FB0F2C">
            <w:pPr>
              <w:spacing w:before="40" w:after="40" w:line="240" w:lineRule="auto"/>
            </w:pPr>
            <w:r w:rsidRPr="04FB83B8">
              <w:rPr>
                <w:rFonts w:eastAsia="Graphik" w:cs="Graphik"/>
                <w:szCs w:val="20"/>
              </w:rPr>
              <w:t>Contains reasons for utility events</w:t>
            </w:r>
          </w:p>
        </w:tc>
      </w:tr>
      <w:tr w:rsidR="00D33DD3" w14:paraId="7ED6974D" w14:textId="77777777" w:rsidTr="00375F88">
        <w:tc>
          <w:tcPr>
            <w:tcW w:w="2560" w:type="dxa"/>
            <w:shd w:val="clear" w:color="auto" w:fill="FFFFFF" w:themeFill="background1"/>
          </w:tcPr>
          <w:p w14:paraId="05B20B9E" w14:textId="5A90C531" w:rsidR="00D33DD3" w:rsidRDefault="00D33DD3" w:rsidP="00FB0F2C">
            <w:pPr>
              <w:spacing w:before="40" w:after="40" w:line="240" w:lineRule="auto"/>
              <w:jc w:val="left"/>
              <w:rPr>
                <w:bCs/>
              </w:rPr>
            </w:pPr>
            <w:proofErr w:type="spellStart"/>
            <w:r>
              <w:rPr>
                <w:bCs/>
              </w:rPr>
              <w:t>util_reas_grp</w:t>
            </w:r>
            <w:proofErr w:type="spellEnd"/>
          </w:p>
        </w:tc>
        <w:tc>
          <w:tcPr>
            <w:tcW w:w="6790" w:type="dxa"/>
          </w:tcPr>
          <w:p w14:paraId="1A74686B" w14:textId="3D5FD22C" w:rsidR="00D33DD3" w:rsidRDefault="1EF79D9C" w:rsidP="00FB0F2C">
            <w:pPr>
              <w:spacing w:before="40" w:after="40" w:line="240" w:lineRule="auto"/>
            </w:pPr>
            <w:r w:rsidRPr="04FB83B8">
              <w:rPr>
                <w:rFonts w:eastAsia="Graphik" w:cs="Graphik"/>
                <w:szCs w:val="20"/>
              </w:rPr>
              <w:t>Groups utility reasons for better categorization</w:t>
            </w:r>
          </w:p>
        </w:tc>
      </w:tr>
      <w:tr w:rsidR="00D33DD3" w14:paraId="71004701" w14:textId="77777777" w:rsidTr="00375F88">
        <w:tc>
          <w:tcPr>
            <w:tcW w:w="2560" w:type="dxa"/>
            <w:shd w:val="clear" w:color="auto" w:fill="FFFFFF" w:themeFill="background1"/>
          </w:tcPr>
          <w:p w14:paraId="6B8C7C82" w14:textId="33811A1B" w:rsidR="00D33DD3" w:rsidRDefault="00D33DD3" w:rsidP="00FB0F2C">
            <w:pPr>
              <w:spacing w:before="40" w:after="40" w:line="240" w:lineRule="auto"/>
              <w:jc w:val="left"/>
              <w:rPr>
                <w:bCs/>
              </w:rPr>
            </w:pPr>
            <w:proofErr w:type="spellStart"/>
            <w:r>
              <w:rPr>
                <w:bCs/>
              </w:rPr>
              <w:t>shift_history</w:t>
            </w:r>
            <w:proofErr w:type="spellEnd"/>
          </w:p>
        </w:tc>
        <w:tc>
          <w:tcPr>
            <w:tcW w:w="6790" w:type="dxa"/>
          </w:tcPr>
          <w:p w14:paraId="07916C9C" w14:textId="2606FAFB" w:rsidR="00D33DD3" w:rsidRDefault="039602E9" w:rsidP="00FB0F2C">
            <w:pPr>
              <w:spacing w:before="40" w:after="40" w:line="240" w:lineRule="auto"/>
            </w:pPr>
            <w:r w:rsidRPr="04FB83B8">
              <w:rPr>
                <w:rFonts w:eastAsia="Graphik" w:cs="Graphik"/>
                <w:szCs w:val="20"/>
              </w:rPr>
              <w:t>Records historical shift data</w:t>
            </w:r>
          </w:p>
        </w:tc>
      </w:tr>
      <w:tr w:rsidR="00D33DD3" w14:paraId="549A2D99" w14:textId="77777777" w:rsidTr="00375F88">
        <w:tc>
          <w:tcPr>
            <w:tcW w:w="2560" w:type="dxa"/>
            <w:shd w:val="clear" w:color="auto" w:fill="FFFFFF" w:themeFill="background1"/>
          </w:tcPr>
          <w:p w14:paraId="0EC0439C" w14:textId="4EA88706" w:rsidR="00D33DD3" w:rsidRDefault="00D33DD3" w:rsidP="00FB0F2C">
            <w:pPr>
              <w:spacing w:before="40" w:after="40" w:line="240" w:lineRule="auto"/>
              <w:jc w:val="left"/>
              <w:rPr>
                <w:bCs/>
              </w:rPr>
            </w:pPr>
            <w:proofErr w:type="spellStart"/>
            <w:r>
              <w:rPr>
                <w:bCs/>
              </w:rPr>
              <w:t>user_name</w:t>
            </w:r>
            <w:proofErr w:type="spellEnd"/>
          </w:p>
        </w:tc>
        <w:tc>
          <w:tcPr>
            <w:tcW w:w="6790" w:type="dxa"/>
          </w:tcPr>
          <w:p w14:paraId="00EE64B5" w14:textId="19C9BE52" w:rsidR="00D33DD3" w:rsidRDefault="3223A25F" w:rsidP="00FB0F2C">
            <w:pPr>
              <w:spacing w:before="40" w:after="40" w:line="240" w:lineRule="auto"/>
            </w:pPr>
            <w:r w:rsidRPr="04FB83B8">
              <w:rPr>
                <w:rFonts w:eastAsia="Graphik" w:cs="Graphik"/>
                <w:szCs w:val="20"/>
              </w:rPr>
              <w:t>Stores user identification and details</w:t>
            </w:r>
          </w:p>
        </w:tc>
      </w:tr>
      <w:tr w:rsidR="00D33DD3" w14:paraId="296D878C" w14:textId="77777777" w:rsidTr="00375F88">
        <w:tc>
          <w:tcPr>
            <w:tcW w:w="2560" w:type="dxa"/>
            <w:shd w:val="clear" w:color="auto" w:fill="FFFFFF" w:themeFill="background1"/>
          </w:tcPr>
          <w:p w14:paraId="04402B45" w14:textId="24A73D41" w:rsidR="00D33DD3" w:rsidRDefault="00D33DD3" w:rsidP="00FB0F2C">
            <w:pPr>
              <w:spacing w:before="40" w:after="40" w:line="240" w:lineRule="auto"/>
              <w:jc w:val="left"/>
              <w:rPr>
                <w:bCs/>
              </w:rPr>
            </w:pPr>
            <w:proofErr w:type="spellStart"/>
            <w:r>
              <w:rPr>
                <w:bCs/>
              </w:rPr>
              <w:t>ent</w:t>
            </w:r>
            <w:proofErr w:type="spellEnd"/>
          </w:p>
        </w:tc>
        <w:tc>
          <w:tcPr>
            <w:tcW w:w="6790" w:type="dxa"/>
          </w:tcPr>
          <w:p w14:paraId="2CC8ABA4" w14:textId="37D103B0" w:rsidR="00D33DD3" w:rsidRDefault="22187D0A" w:rsidP="00FB0F2C">
            <w:pPr>
              <w:spacing w:before="40" w:after="40" w:line="240" w:lineRule="auto"/>
            </w:pPr>
            <w:r w:rsidRPr="04FB83B8">
              <w:rPr>
                <w:rFonts w:eastAsia="Graphik" w:cs="Graphik"/>
                <w:szCs w:val="20"/>
              </w:rPr>
              <w:t>Represents entities involved in manufacturing</w:t>
            </w:r>
          </w:p>
        </w:tc>
      </w:tr>
      <w:tr w:rsidR="00D33DD3" w14:paraId="64A88B25" w14:textId="77777777" w:rsidTr="00375F88">
        <w:tc>
          <w:tcPr>
            <w:tcW w:w="2560" w:type="dxa"/>
            <w:shd w:val="clear" w:color="auto" w:fill="FFFFFF" w:themeFill="background1"/>
          </w:tcPr>
          <w:p w14:paraId="24D53483" w14:textId="5A142927" w:rsidR="00D33DD3" w:rsidRDefault="00D33DD3" w:rsidP="00FB0F2C">
            <w:pPr>
              <w:spacing w:before="40" w:after="40" w:line="240" w:lineRule="auto"/>
              <w:jc w:val="left"/>
              <w:rPr>
                <w:bCs/>
              </w:rPr>
            </w:pPr>
            <w:proofErr w:type="spellStart"/>
            <w:r>
              <w:rPr>
                <w:bCs/>
              </w:rPr>
              <w:t>job_event</w:t>
            </w:r>
            <w:proofErr w:type="spellEnd"/>
          </w:p>
        </w:tc>
        <w:tc>
          <w:tcPr>
            <w:tcW w:w="6790" w:type="dxa"/>
          </w:tcPr>
          <w:p w14:paraId="224C5012" w14:textId="748F8D04" w:rsidR="00D33DD3" w:rsidRDefault="6A871887" w:rsidP="00FB0F2C">
            <w:pPr>
              <w:spacing w:before="40" w:after="40" w:line="240" w:lineRule="auto"/>
            </w:pPr>
            <w:r w:rsidRPr="04FB83B8">
              <w:rPr>
                <w:rFonts w:eastAsia="Graphik" w:cs="Graphik"/>
                <w:szCs w:val="20"/>
              </w:rPr>
              <w:t>Logs events related to jobs</w:t>
            </w:r>
          </w:p>
        </w:tc>
      </w:tr>
      <w:tr w:rsidR="00D33DD3" w14:paraId="3F59DA53" w14:textId="77777777" w:rsidTr="00375F88">
        <w:tc>
          <w:tcPr>
            <w:tcW w:w="2560" w:type="dxa"/>
            <w:shd w:val="clear" w:color="auto" w:fill="FFFFFF" w:themeFill="background1"/>
          </w:tcPr>
          <w:p w14:paraId="010702DD" w14:textId="507AB47F" w:rsidR="00D33DD3" w:rsidRDefault="00D33DD3" w:rsidP="00FB0F2C">
            <w:pPr>
              <w:spacing w:before="40" w:after="40" w:line="240" w:lineRule="auto"/>
              <w:jc w:val="left"/>
              <w:rPr>
                <w:bCs/>
              </w:rPr>
            </w:pPr>
            <w:proofErr w:type="spellStart"/>
            <w:r>
              <w:rPr>
                <w:bCs/>
              </w:rPr>
              <w:t>item_cons</w:t>
            </w:r>
            <w:proofErr w:type="spellEnd"/>
          </w:p>
        </w:tc>
        <w:tc>
          <w:tcPr>
            <w:tcW w:w="6790" w:type="dxa"/>
          </w:tcPr>
          <w:p w14:paraId="05058206" w14:textId="43BD5393" w:rsidR="00D33DD3" w:rsidRDefault="71DD90C7" w:rsidP="00FB0F2C">
            <w:pPr>
              <w:spacing w:before="40" w:after="40" w:line="240" w:lineRule="auto"/>
            </w:pPr>
            <w:r w:rsidRPr="04FB83B8">
              <w:rPr>
                <w:rFonts w:eastAsia="Graphik" w:cs="Graphik"/>
                <w:szCs w:val="20"/>
              </w:rPr>
              <w:t>Details consumed items during production</w:t>
            </w:r>
            <w:r w:rsidR="00FD5C8B">
              <w:rPr>
                <w:rFonts w:eastAsia="Graphik" w:cs="Graphik"/>
                <w:szCs w:val="20"/>
              </w:rPr>
              <w:t>.</w:t>
            </w:r>
          </w:p>
        </w:tc>
      </w:tr>
      <w:tr w:rsidR="00D33DD3" w14:paraId="7CC358D2" w14:textId="77777777" w:rsidTr="00375F88">
        <w:tc>
          <w:tcPr>
            <w:tcW w:w="2560" w:type="dxa"/>
            <w:shd w:val="clear" w:color="auto" w:fill="FFFFFF" w:themeFill="background1"/>
          </w:tcPr>
          <w:p w14:paraId="519E7D7C" w14:textId="481B2CC0" w:rsidR="00D33DD3" w:rsidRDefault="00D33DD3" w:rsidP="00FB0F2C">
            <w:pPr>
              <w:spacing w:before="40" w:after="40" w:line="240" w:lineRule="auto"/>
              <w:jc w:val="left"/>
              <w:rPr>
                <w:bCs/>
              </w:rPr>
            </w:pPr>
            <w:proofErr w:type="spellStart"/>
            <w:r>
              <w:rPr>
                <w:bCs/>
              </w:rPr>
              <w:t>shift_sched</w:t>
            </w:r>
            <w:proofErr w:type="spellEnd"/>
          </w:p>
        </w:tc>
        <w:tc>
          <w:tcPr>
            <w:tcW w:w="6790" w:type="dxa"/>
          </w:tcPr>
          <w:p w14:paraId="4840E5F9" w14:textId="19354113" w:rsidR="00D33DD3" w:rsidRDefault="32597F0F" w:rsidP="00FB0F2C">
            <w:pPr>
              <w:spacing w:before="40" w:after="40" w:line="240" w:lineRule="auto"/>
            </w:pPr>
            <w:proofErr w:type="gramStart"/>
            <w:r w:rsidRPr="04FB83B8">
              <w:rPr>
                <w:rFonts w:eastAsia="Graphik" w:cs="Graphik"/>
                <w:szCs w:val="20"/>
              </w:rPr>
              <w:t>Manages</w:t>
            </w:r>
            <w:proofErr w:type="gramEnd"/>
            <w:r w:rsidRPr="04FB83B8">
              <w:rPr>
                <w:rFonts w:eastAsia="Graphik" w:cs="Graphik"/>
                <w:szCs w:val="20"/>
              </w:rPr>
              <w:t xml:space="preserve"> shift scheduling information</w:t>
            </w:r>
          </w:p>
        </w:tc>
      </w:tr>
    </w:tbl>
    <w:p w14:paraId="47177BFB" w14:textId="760C976E" w:rsidR="00D33DD3" w:rsidRDefault="00350452" w:rsidP="00350452">
      <w:pPr>
        <w:pStyle w:val="Heading2"/>
      </w:pPr>
      <w:bookmarkStart w:id="90" w:name="_Toc220072447"/>
      <w:r>
        <w:t>Script Details</w:t>
      </w:r>
      <w:bookmarkEnd w:id="90"/>
    </w:p>
    <w:p w14:paraId="5DD01875" w14:textId="3CA0A7F5" w:rsidR="00047D3A" w:rsidRPr="00021CBC" w:rsidRDefault="00047D3A" w:rsidP="00021CBC">
      <w:pPr>
        <w:pStyle w:val="ListParagraph"/>
        <w:numPr>
          <w:ilvl w:val="0"/>
          <w:numId w:val="41"/>
        </w:numPr>
        <w:rPr>
          <w:rFonts w:eastAsia="Graphik" w:cs="Graphik"/>
          <w:szCs w:val="20"/>
        </w:rPr>
      </w:pPr>
      <w:hyperlink r:id="rId33" w:history="1">
        <w:r>
          <w:rPr>
            <w:rStyle w:val="Hyperlink"/>
          </w:rPr>
          <w:t>View Creation</w:t>
        </w:r>
      </w:hyperlink>
      <w:r>
        <w:t xml:space="preserve"> </w:t>
      </w:r>
      <w:r w:rsidR="00A33B79" w:rsidRPr="00021CBC">
        <w:rPr>
          <w:rFonts w:eastAsia="Graphik" w:cs="Graphik"/>
          <w:szCs w:val="20"/>
        </w:rPr>
        <w:t>defines multiple views that aggregate and summarize manufacturing and production data for efficient reporting and analysis.</w:t>
      </w:r>
    </w:p>
    <w:p w14:paraId="1D2524E7" w14:textId="488C66E7" w:rsidR="00A33B79" w:rsidRDefault="00A33B79" w:rsidP="00021CBC">
      <w:pPr>
        <w:pStyle w:val="ListParagraph"/>
        <w:numPr>
          <w:ilvl w:val="0"/>
          <w:numId w:val="41"/>
        </w:numPr>
        <w:spacing w:after="0"/>
      </w:pPr>
      <w:hyperlink r:id="rId34" w:history="1">
        <w:r w:rsidRPr="00350452">
          <w:rPr>
            <w:rStyle w:val="Hyperlink"/>
          </w:rPr>
          <w:t>Procedure Creation</w:t>
        </w:r>
      </w:hyperlink>
      <w:r>
        <w:t xml:space="preserve"> </w:t>
      </w:r>
      <w:r w:rsidRPr="00021CBC">
        <w:rPr>
          <w:rFonts w:eastAsia="Graphik" w:cs="Graphik"/>
          <w:szCs w:val="20"/>
        </w:rPr>
        <w:t>defines two stored procedures for data retrieval:</w:t>
      </w:r>
    </w:p>
    <w:p w14:paraId="30090C13" w14:textId="77777777" w:rsidR="00A33B79" w:rsidRDefault="00A33B79" w:rsidP="00021CBC">
      <w:pPr>
        <w:pStyle w:val="ListParagraph"/>
        <w:numPr>
          <w:ilvl w:val="1"/>
          <w:numId w:val="41"/>
        </w:numPr>
        <w:spacing w:after="0"/>
      </w:pPr>
      <w:proofErr w:type="spellStart"/>
      <w:r>
        <w:t>GetMesBatteryData</w:t>
      </w:r>
      <w:proofErr w:type="spellEnd"/>
      <w:r>
        <w:t xml:space="preserve">: This procedure takes </w:t>
      </w:r>
      <w:proofErr w:type="spellStart"/>
      <w:r>
        <w:t>ViewName</w:t>
      </w:r>
      <w:proofErr w:type="spellEnd"/>
      <w:r>
        <w:t xml:space="preserve">, </w:t>
      </w:r>
      <w:proofErr w:type="spellStart"/>
      <w:r>
        <w:t>ModifiedAfter</w:t>
      </w:r>
      <w:proofErr w:type="spellEnd"/>
      <w:r>
        <w:t>, Offset, and Limit parameters and fetches data for the requested source.</w:t>
      </w:r>
    </w:p>
    <w:p w14:paraId="6620F7BD" w14:textId="77777777" w:rsidR="00A33B79" w:rsidRDefault="00A33B79" w:rsidP="00021CBC">
      <w:pPr>
        <w:pStyle w:val="ListParagraph"/>
        <w:numPr>
          <w:ilvl w:val="1"/>
          <w:numId w:val="41"/>
        </w:numPr>
        <w:spacing w:after="0"/>
      </w:pPr>
      <w:proofErr w:type="spellStart"/>
      <w:r>
        <w:t>GetMesMetaData</w:t>
      </w:r>
      <w:proofErr w:type="spellEnd"/>
      <w:r>
        <w:t xml:space="preserve">: This procedure takes the </w:t>
      </w:r>
      <w:proofErr w:type="spellStart"/>
      <w:r>
        <w:t>ViewName</w:t>
      </w:r>
      <w:proofErr w:type="spellEnd"/>
      <w:r>
        <w:t xml:space="preserve"> parameter and fetches metadata for the requested source.</w:t>
      </w:r>
    </w:p>
    <w:p w14:paraId="22E622B5" w14:textId="60BEEC67" w:rsidR="00A33B79" w:rsidRPr="00047D3A" w:rsidRDefault="00194409" w:rsidP="00021CBC">
      <w:pPr>
        <w:pStyle w:val="ListParagraph"/>
        <w:numPr>
          <w:ilvl w:val="0"/>
          <w:numId w:val="41"/>
        </w:numPr>
      </w:pPr>
      <w:hyperlink r:id="rId35" w:history="1">
        <w:r w:rsidRPr="00A72478">
          <w:rPr>
            <w:rStyle w:val="Hyperlink"/>
          </w:rPr>
          <w:t>Sample Data Update</w:t>
        </w:r>
      </w:hyperlink>
      <w:r>
        <w:t xml:space="preserve"> </w:t>
      </w:r>
      <w:r w:rsidRPr="00021CBC">
        <w:rPr>
          <w:rFonts w:eastAsia="Graphik" w:cs="Graphik"/>
          <w:szCs w:val="20"/>
        </w:rPr>
        <w:t>SQL script updates various tables within the MES database with sample data, specifically for testing and development of battery-related processes.</w:t>
      </w:r>
      <w:bookmarkEnd w:id="8"/>
      <w:bookmarkEnd w:id="9"/>
      <w:bookmarkEnd w:id="36"/>
    </w:p>
    <w:sectPr w:rsidR="00A33B79" w:rsidRPr="00047D3A" w:rsidSect="00764A65">
      <w:type w:val="continuous"/>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Olson, Ed" w:date="2026-01-23T15:14:00Z" w:initials="EO">
    <w:p w14:paraId="363AC7E7" w14:textId="5231D8AD" w:rsidR="00475373" w:rsidRDefault="00475373" w:rsidP="00475373">
      <w:pPr>
        <w:pStyle w:val="CommentText"/>
        <w:jc w:val="left"/>
      </w:pPr>
      <w:r>
        <w:rPr>
          <w:rStyle w:val="CommentReference"/>
        </w:rPr>
        <w:annotationRef/>
      </w:r>
      <w:r>
        <w:fldChar w:fldCharType="begin"/>
      </w:r>
      <w:r>
        <w:instrText>HYPERLINK "mailto:karthik.ramachandra@accenture.com"</w:instrText>
      </w:r>
      <w:bookmarkStart w:id="41" w:name="_@_6B37113894F84236AA07211AA5BA8ABCZ"/>
      <w:r>
        <w:fldChar w:fldCharType="separate"/>
      </w:r>
      <w:bookmarkEnd w:id="41"/>
      <w:r w:rsidRPr="00475373">
        <w:rPr>
          <w:rStyle w:val="Mention"/>
          <w:noProof/>
        </w:rPr>
        <w:t>@Ramachandra, Karthik</w:t>
      </w:r>
      <w:r>
        <w:fldChar w:fldCharType="end"/>
      </w:r>
      <w:r>
        <w:t xml:space="preserve"> these two APIs are completely missing from the document.</w:t>
      </w:r>
    </w:p>
  </w:comment>
  <w:comment w:id="38" w:author="Olson, Ed" w:date="2026-01-23T15:14:00Z" w:initials="EO">
    <w:p w14:paraId="4A750D97" w14:textId="7CC28299" w:rsidR="00A911DC" w:rsidRDefault="00A911DC" w:rsidP="00A911DC">
      <w:pPr>
        <w:pStyle w:val="CommentText"/>
        <w:jc w:val="left"/>
      </w:pPr>
      <w:r>
        <w:rPr>
          <w:rStyle w:val="CommentReference"/>
        </w:rPr>
        <w:annotationRef/>
      </w:r>
      <w:r>
        <w:fldChar w:fldCharType="begin"/>
      </w:r>
      <w:r>
        <w:instrText>HYPERLINK "mailto:rushna.jabi@accenture.com"</w:instrText>
      </w:r>
      <w:bookmarkStart w:id="42" w:name="_@_E5BF4A87AB724E7FBFB76D0EAFFF99FEZ"/>
      <w:r>
        <w:fldChar w:fldCharType="separate"/>
      </w:r>
      <w:bookmarkEnd w:id="42"/>
      <w:r w:rsidRPr="00A911DC">
        <w:rPr>
          <w:rStyle w:val="Mention"/>
          <w:noProof/>
        </w:rPr>
        <w:t>@Jabi, Rushna</w:t>
      </w:r>
      <w:r>
        <w:fldChar w:fldCharType="end"/>
      </w:r>
      <w:r>
        <w:t xml:space="preserve"> can you help?</w:t>
      </w:r>
    </w:p>
  </w:comment>
  <w:comment w:id="39" w:author="Ramachandra, Karthik" w:date="2026-01-24T12:30:00Z" w:initials="KR">
    <w:p w14:paraId="6A37C87B" w14:textId="172CA4DA" w:rsidR="002758E2" w:rsidRDefault="002758E2" w:rsidP="002758E2">
      <w:pPr>
        <w:pStyle w:val="CommentText"/>
        <w:jc w:val="left"/>
      </w:pPr>
      <w:r>
        <w:rPr>
          <w:rStyle w:val="CommentReference"/>
        </w:rPr>
        <w:annotationRef/>
      </w:r>
      <w:r>
        <w:fldChar w:fldCharType="begin"/>
      </w:r>
      <w:r>
        <w:instrText>HYPERLINK "mailto:riju.dhar@accenture.com"</w:instrText>
      </w:r>
      <w:bookmarkStart w:id="43" w:name="_@_9BA0D9824396447BA64319A07C53A4A6Z"/>
      <w:r>
        <w:fldChar w:fldCharType="separate"/>
      </w:r>
      <w:bookmarkEnd w:id="43"/>
      <w:r w:rsidRPr="002758E2">
        <w:rPr>
          <w:rStyle w:val="Mention"/>
          <w:noProof/>
        </w:rPr>
        <w:t>@Dhar, Riju</w:t>
      </w:r>
      <w:r>
        <w:fldChar w:fldCharType="end"/>
      </w:r>
      <w:r>
        <w:t xml:space="preserve">  - please get this addressed</w:t>
      </w:r>
    </w:p>
  </w:comment>
  <w:comment w:id="40" w:author="Farheen, Zara" w:date="2026-01-27T10:13:00Z" w:initials="ZF">
    <w:p w14:paraId="32CEBD4A" w14:textId="51A7D532" w:rsidR="008A371E" w:rsidRDefault="008A371E" w:rsidP="008A371E">
      <w:pPr>
        <w:pStyle w:val="CommentText"/>
        <w:jc w:val="left"/>
      </w:pPr>
      <w:r>
        <w:rPr>
          <w:rStyle w:val="CommentReference"/>
        </w:rPr>
        <w:annotationRef/>
      </w:r>
      <w:r>
        <w:fldChar w:fldCharType="begin"/>
      </w:r>
      <w:r>
        <w:instrText>HYPERLINK "mailto:riju.dhar@accenture.com"</w:instrText>
      </w:r>
      <w:bookmarkStart w:id="44" w:name="_@_AEBE73328C5F44EFB110F604299732ACZ"/>
      <w:r>
        <w:fldChar w:fldCharType="separate"/>
      </w:r>
      <w:bookmarkEnd w:id="44"/>
      <w:r w:rsidRPr="008A371E">
        <w:rPr>
          <w:rStyle w:val="Mention"/>
          <w:noProof/>
        </w:rPr>
        <w:t>@Dhar, Riju</w:t>
      </w:r>
      <w:r>
        <w:fldChar w:fldCharType="end"/>
      </w:r>
      <w:r>
        <w:t xml:space="preserve"> </w:t>
      </w:r>
      <w:r>
        <w:fldChar w:fldCharType="begin"/>
      </w:r>
      <w:r>
        <w:instrText>HYPERLINK "mailto:vamsi.konambhotla@accenture.com"</w:instrText>
      </w:r>
      <w:bookmarkStart w:id="45" w:name="_@_34EFE7D58F0546B08CB1E782FB4103B3Z"/>
      <w:r>
        <w:fldChar w:fldCharType="separate"/>
      </w:r>
      <w:bookmarkEnd w:id="45"/>
      <w:r w:rsidRPr="008A371E">
        <w:rPr>
          <w:rStyle w:val="Mention"/>
          <w:noProof/>
        </w:rPr>
        <w:t>@Konambhotla, Vamsi</w:t>
      </w:r>
      <w:r>
        <w:fldChar w:fldCharType="end"/>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3AC7E7" w15:done="0"/>
  <w15:commentEx w15:paraId="4A750D97" w15:paraIdParent="363AC7E7" w15:done="0"/>
  <w15:commentEx w15:paraId="6A37C87B" w15:paraIdParent="363AC7E7" w15:done="0"/>
  <w15:commentEx w15:paraId="32CEBD4A" w15:paraIdParent="363AC7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E55A2B" w16cex:dateUtc="2026-01-23T21:14:00Z"/>
  <w16cex:commentExtensible w16cex:durableId="0605B8E3" w16cex:dateUtc="2026-01-23T21:14:00Z"/>
  <w16cex:commentExtensible w16cex:durableId="3E1CC49A" w16cex:dateUtc="2026-01-24T18:30:00Z"/>
  <w16cex:commentExtensible w16cex:durableId="3662983A" w16cex:dateUtc="2026-01-27T04: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3AC7E7" w16cid:durableId="5AE55A2B"/>
  <w16cid:commentId w16cid:paraId="4A750D97" w16cid:durableId="0605B8E3"/>
  <w16cid:commentId w16cid:paraId="6A37C87B" w16cid:durableId="3E1CC49A"/>
  <w16cid:commentId w16cid:paraId="32CEBD4A" w16cid:durableId="366298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CD327" w14:textId="77777777" w:rsidR="000973B4" w:rsidRDefault="000973B4" w:rsidP="00564CDE">
      <w:r>
        <w:separator/>
      </w:r>
    </w:p>
  </w:endnote>
  <w:endnote w:type="continuationSeparator" w:id="0">
    <w:p w14:paraId="194B0FEB" w14:textId="77777777" w:rsidR="000973B4" w:rsidRDefault="000973B4" w:rsidP="00564CDE">
      <w:r>
        <w:continuationSeparator/>
      </w:r>
    </w:p>
  </w:endnote>
  <w:endnote w:type="continuationNotice" w:id="1">
    <w:p w14:paraId="0FCD4A03" w14:textId="77777777" w:rsidR="000973B4" w:rsidRDefault="000973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2B5B1" w14:textId="2001B345" w:rsidR="006324D6" w:rsidRPr="001808FB" w:rsidRDefault="001808FB" w:rsidP="001808FB">
    <w:pPr>
      <w:pStyle w:val="Footer"/>
      <w:rPr>
        <w:sz w:val="18"/>
        <w:szCs w:val="18"/>
      </w:rPr>
    </w:pPr>
    <w:r w:rsidRPr="001808FB">
      <w:rPr>
        <w:sz w:val="18"/>
        <w:szCs w:val="18"/>
      </w:rPr>
      <w:t>© 202</w:t>
    </w:r>
    <w:r w:rsidR="00F975FD">
      <w:rPr>
        <w:sz w:val="18"/>
        <w:szCs w:val="18"/>
      </w:rPr>
      <w:t>5</w:t>
    </w:r>
    <w:r w:rsidRPr="001808FB">
      <w:rPr>
        <w:sz w:val="18"/>
        <w:szCs w:val="18"/>
      </w:rPr>
      <w:t xml:space="preserve"> Accenture. All rights reserved.</w:t>
    </w:r>
    <w:r w:rsidRPr="001808FB">
      <w:rPr>
        <w:sz w:val="18"/>
        <w:szCs w:val="18"/>
      </w:rPr>
      <w:ptab w:relativeTo="margin" w:alignment="center" w:leader="none"/>
    </w:r>
    <w:r w:rsidRPr="001808FB">
      <w:rPr>
        <w:sz w:val="18"/>
        <w:szCs w:val="18"/>
      </w:rPr>
      <w:t>Document Version:</w:t>
    </w:r>
    <w:r w:rsidR="00FB5FA4">
      <w:rPr>
        <w:sz w:val="18"/>
        <w:szCs w:val="18"/>
      </w:rPr>
      <w:t xml:space="preserve"> </w:t>
    </w:r>
    <w:sdt>
      <w:sdtPr>
        <w:rPr>
          <w:sz w:val="18"/>
          <w:szCs w:val="18"/>
        </w:rPr>
        <w:alias w:val="Label"/>
        <w:tag w:val="DLCPolicyLabelValue"/>
        <w:id w:val="1432242302"/>
        <w:lock w:val="contentLocked"/>
        <w:placeholder>
          <w:docPart w:val="EA3AAE606E474E21AC690EE9F92752C3"/>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8D02FCFF-CA75-45BC-A806-88D993452CB5}"/>
        <w:text w:multiLine="1"/>
      </w:sdtPr>
      <w:sdtContent>
        <w:del w:id="2" w:author="Chevveti, Dhana" w:date="2026-02-12T16:07:00Z" w16du:dateUtc="2026-02-12T10:37:00Z">
          <w:r w:rsidR="00AF04AD" w:rsidDel="000C032E">
            <w:rPr>
              <w:sz w:val="18"/>
              <w:szCs w:val="18"/>
            </w:rPr>
            <w:delText>13.0</w:delText>
          </w:r>
        </w:del>
        <w:ins w:id="3" w:author="Ramachandra, Karthik" w:date="2026-01-24T12:28:00Z" w16du:dateUtc="2026-01-24T18:28:00Z">
          <w:del w:id="4" w:author="Chevveti, Dhana" w:date="2026-02-12T16:07:00Z" w16du:dateUtc="2026-02-12T10:37:00Z">
            <w:r w:rsidR="002B244E" w:rsidDel="000C032E">
              <w:rPr>
                <w:sz w:val="18"/>
                <w:szCs w:val="18"/>
              </w:rPr>
              <w:delText>15.0</w:delText>
            </w:r>
          </w:del>
        </w:ins>
        <w:ins w:id="5" w:author="Farheen, Zara" w:date="2026-01-27T10:12:00Z" w16du:dateUtc="2026-01-27T04:42:00Z">
          <w:del w:id="6" w:author="Chevveti, Dhana" w:date="2026-02-12T16:07:00Z" w16du:dateUtc="2026-02-12T10:37:00Z">
            <w:r w:rsidR="00A10EE0" w:rsidDel="000C032E">
              <w:rPr>
                <w:sz w:val="18"/>
                <w:szCs w:val="18"/>
              </w:rPr>
              <w:delText>16.0</w:delText>
            </w:r>
          </w:del>
        </w:ins>
        <w:ins w:id="7" w:author="Chevveti, Dhana" w:date="2026-02-12T16:07:00Z" w16du:dateUtc="2026-02-12T10:37:00Z">
          <w:r w:rsidR="000C032E">
            <w:rPr>
              <w:sz w:val="18"/>
              <w:szCs w:val="18"/>
            </w:rPr>
            <w:t>17.0</w:t>
          </w:r>
        </w:ins>
      </w:sdtContent>
    </w:sdt>
    <w:r w:rsidRPr="001808FB">
      <w:rPr>
        <w:sz w:val="18"/>
        <w:szCs w:val="18"/>
      </w:rPr>
      <w:ptab w:relativeTo="margin" w:alignment="right" w:leader="none"/>
    </w:r>
    <w:r w:rsidRPr="001808FB">
      <w:rPr>
        <w:sz w:val="18"/>
        <w:szCs w:val="18"/>
      </w:rPr>
      <w:fldChar w:fldCharType="begin"/>
    </w:r>
    <w:r w:rsidRPr="001808FB">
      <w:rPr>
        <w:sz w:val="18"/>
        <w:szCs w:val="18"/>
      </w:rPr>
      <w:instrText xml:space="preserve"> PAGE   \* MERGEFORMAT </w:instrText>
    </w:r>
    <w:r w:rsidRPr="001808FB">
      <w:rPr>
        <w:sz w:val="18"/>
        <w:szCs w:val="18"/>
      </w:rPr>
      <w:fldChar w:fldCharType="separate"/>
    </w:r>
    <w:r w:rsidRPr="001808FB">
      <w:rPr>
        <w:noProof/>
        <w:sz w:val="18"/>
        <w:szCs w:val="18"/>
      </w:rPr>
      <w:t>1</w:t>
    </w:r>
    <w:r w:rsidRPr="001808FB">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D6BEB" w14:textId="77777777" w:rsidR="000973B4" w:rsidRDefault="000973B4" w:rsidP="00564CDE">
      <w:r>
        <w:separator/>
      </w:r>
    </w:p>
  </w:footnote>
  <w:footnote w:type="continuationSeparator" w:id="0">
    <w:p w14:paraId="13AF9BE1" w14:textId="77777777" w:rsidR="000973B4" w:rsidRDefault="000973B4" w:rsidP="00564CDE">
      <w:r>
        <w:continuationSeparator/>
      </w:r>
    </w:p>
  </w:footnote>
  <w:footnote w:type="continuationNotice" w:id="1">
    <w:p w14:paraId="1EECE41A" w14:textId="77777777" w:rsidR="000973B4" w:rsidRDefault="000973B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2780"/>
        </w:tabs>
        <w:ind w:left="27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F5A3A6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32B2BAF"/>
    <w:multiLevelType w:val="hybridMultilevel"/>
    <w:tmpl w:val="1214E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55C98"/>
    <w:multiLevelType w:val="hybridMultilevel"/>
    <w:tmpl w:val="E8021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426ADC"/>
    <w:multiLevelType w:val="hybridMultilevel"/>
    <w:tmpl w:val="86028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78743C"/>
    <w:multiLevelType w:val="hybridMultilevel"/>
    <w:tmpl w:val="F564B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7074936"/>
    <w:multiLevelType w:val="hybridMultilevel"/>
    <w:tmpl w:val="BEC62FFC"/>
    <w:lvl w:ilvl="0" w:tplc="68D8807E">
      <w:start w:val="1"/>
      <w:numFmt w:val="bullet"/>
      <w:lvlText w:val=""/>
      <w:lvlJc w:val="left"/>
      <w:pPr>
        <w:tabs>
          <w:tab w:val="num" w:pos="864"/>
        </w:tabs>
        <w:ind w:left="864"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76E2900"/>
    <w:multiLevelType w:val="hybridMultilevel"/>
    <w:tmpl w:val="4A3E8A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15A22CCD"/>
    <w:multiLevelType w:val="hybridMultilevel"/>
    <w:tmpl w:val="6DB2D252"/>
    <w:lvl w:ilvl="0" w:tplc="0C7C2B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hint="default"/>
      </w:rPr>
    </w:lvl>
    <w:lvl w:ilvl="8" w:tplc="798EB4AC">
      <w:start w:val="1"/>
      <w:numFmt w:val="bullet"/>
      <w:lvlText w:val=""/>
      <w:lvlJc w:val="left"/>
      <w:pPr>
        <w:ind w:left="6480" w:hanging="360"/>
      </w:pPr>
      <w:rPr>
        <w:rFonts w:ascii="Wingdings" w:hAnsi="Wingdings" w:hint="default"/>
      </w:rPr>
    </w:lvl>
  </w:abstractNum>
  <w:abstractNum w:abstractNumId="12" w15:restartNumberingAfterBreak="0">
    <w:nsid w:val="1C355F92"/>
    <w:multiLevelType w:val="hybridMultilevel"/>
    <w:tmpl w:val="F65CEF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CA17218"/>
    <w:multiLevelType w:val="hybridMultilevel"/>
    <w:tmpl w:val="9C9A4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C96390"/>
    <w:multiLevelType w:val="hybridMultilevel"/>
    <w:tmpl w:val="D2442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FD7DF0E"/>
    <w:multiLevelType w:val="hybridMultilevel"/>
    <w:tmpl w:val="FFFFFFFF"/>
    <w:lvl w:ilvl="0" w:tplc="3E0494E4">
      <w:start w:val="1"/>
      <w:numFmt w:val="decimal"/>
      <w:lvlText w:val="%1."/>
      <w:lvlJc w:val="left"/>
      <w:pPr>
        <w:ind w:left="720" w:hanging="360"/>
      </w:pPr>
    </w:lvl>
    <w:lvl w:ilvl="1" w:tplc="9594E956">
      <w:start w:val="1"/>
      <w:numFmt w:val="lowerLetter"/>
      <w:lvlText w:val="%2."/>
      <w:lvlJc w:val="left"/>
      <w:pPr>
        <w:ind w:left="1440" w:hanging="360"/>
      </w:pPr>
    </w:lvl>
    <w:lvl w:ilvl="2" w:tplc="1C6A83A8">
      <w:start w:val="1"/>
      <w:numFmt w:val="lowerRoman"/>
      <w:lvlText w:val="%3."/>
      <w:lvlJc w:val="right"/>
      <w:pPr>
        <w:ind w:left="2160" w:hanging="180"/>
      </w:pPr>
    </w:lvl>
    <w:lvl w:ilvl="3" w:tplc="58E4A1BA">
      <w:start w:val="1"/>
      <w:numFmt w:val="decimal"/>
      <w:lvlText w:val="%4."/>
      <w:lvlJc w:val="left"/>
      <w:pPr>
        <w:ind w:left="2880" w:hanging="360"/>
      </w:pPr>
    </w:lvl>
    <w:lvl w:ilvl="4" w:tplc="F2CAE23C">
      <w:start w:val="1"/>
      <w:numFmt w:val="lowerLetter"/>
      <w:lvlText w:val="%5."/>
      <w:lvlJc w:val="left"/>
      <w:pPr>
        <w:ind w:left="3600" w:hanging="360"/>
      </w:pPr>
    </w:lvl>
    <w:lvl w:ilvl="5" w:tplc="C1D21CE0">
      <w:start w:val="1"/>
      <w:numFmt w:val="lowerRoman"/>
      <w:lvlText w:val="%6."/>
      <w:lvlJc w:val="right"/>
      <w:pPr>
        <w:ind w:left="4320" w:hanging="180"/>
      </w:pPr>
    </w:lvl>
    <w:lvl w:ilvl="6" w:tplc="2A102AEA">
      <w:start w:val="1"/>
      <w:numFmt w:val="decimal"/>
      <w:lvlText w:val="%7."/>
      <w:lvlJc w:val="left"/>
      <w:pPr>
        <w:ind w:left="5040" w:hanging="360"/>
      </w:pPr>
    </w:lvl>
    <w:lvl w:ilvl="7" w:tplc="C0D42A52">
      <w:start w:val="1"/>
      <w:numFmt w:val="lowerLetter"/>
      <w:lvlText w:val="%8."/>
      <w:lvlJc w:val="left"/>
      <w:pPr>
        <w:ind w:left="5760" w:hanging="360"/>
      </w:pPr>
    </w:lvl>
    <w:lvl w:ilvl="8" w:tplc="E376BEF2">
      <w:start w:val="1"/>
      <w:numFmt w:val="lowerRoman"/>
      <w:lvlText w:val="%9."/>
      <w:lvlJc w:val="right"/>
      <w:pPr>
        <w:ind w:left="6480" w:hanging="180"/>
      </w:pPr>
    </w:lvl>
  </w:abstractNum>
  <w:abstractNum w:abstractNumId="16"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AB56098"/>
    <w:multiLevelType w:val="hybridMultilevel"/>
    <w:tmpl w:val="FE4EBD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C5F52E8"/>
    <w:multiLevelType w:val="hybridMultilevel"/>
    <w:tmpl w:val="A71A3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E05ECE"/>
    <w:multiLevelType w:val="hybridMultilevel"/>
    <w:tmpl w:val="79425E9E"/>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F752D99"/>
    <w:multiLevelType w:val="hybridMultilevel"/>
    <w:tmpl w:val="6F7C779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FFE22A6"/>
    <w:multiLevelType w:val="hybridMultilevel"/>
    <w:tmpl w:val="05C0E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37E2FE1"/>
    <w:multiLevelType w:val="hybridMultilevel"/>
    <w:tmpl w:val="FFFFFFFF"/>
    <w:lvl w:ilvl="0" w:tplc="740A1AFA">
      <w:start w:val="1"/>
      <w:numFmt w:val="decimal"/>
      <w:lvlText w:val="%1."/>
      <w:lvlJc w:val="left"/>
      <w:pPr>
        <w:ind w:left="720" w:hanging="360"/>
      </w:pPr>
    </w:lvl>
    <w:lvl w:ilvl="1" w:tplc="5612837C">
      <w:start w:val="1"/>
      <w:numFmt w:val="lowerLetter"/>
      <w:lvlText w:val="%2."/>
      <w:lvlJc w:val="left"/>
      <w:pPr>
        <w:ind w:left="1440" w:hanging="360"/>
      </w:pPr>
    </w:lvl>
    <w:lvl w:ilvl="2" w:tplc="D32AAC16">
      <w:start w:val="1"/>
      <w:numFmt w:val="lowerRoman"/>
      <w:lvlText w:val="%3."/>
      <w:lvlJc w:val="right"/>
      <w:pPr>
        <w:ind w:left="2160" w:hanging="180"/>
      </w:pPr>
    </w:lvl>
    <w:lvl w:ilvl="3" w:tplc="433CE510">
      <w:start w:val="1"/>
      <w:numFmt w:val="decimal"/>
      <w:lvlText w:val="%4."/>
      <w:lvlJc w:val="left"/>
      <w:pPr>
        <w:ind w:left="2880" w:hanging="360"/>
      </w:pPr>
    </w:lvl>
    <w:lvl w:ilvl="4" w:tplc="55284C2E">
      <w:start w:val="1"/>
      <w:numFmt w:val="lowerLetter"/>
      <w:lvlText w:val="%5."/>
      <w:lvlJc w:val="left"/>
      <w:pPr>
        <w:ind w:left="3600" w:hanging="360"/>
      </w:pPr>
    </w:lvl>
    <w:lvl w:ilvl="5" w:tplc="F0A0F2FA">
      <w:start w:val="1"/>
      <w:numFmt w:val="lowerRoman"/>
      <w:lvlText w:val="%6."/>
      <w:lvlJc w:val="right"/>
      <w:pPr>
        <w:ind w:left="4320" w:hanging="180"/>
      </w:pPr>
    </w:lvl>
    <w:lvl w:ilvl="6" w:tplc="E91A0702">
      <w:start w:val="1"/>
      <w:numFmt w:val="decimal"/>
      <w:lvlText w:val="%7."/>
      <w:lvlJc w:val="left"/>
      <w:pPr>
        <w:ind w:left="5040" w:hanging="360"/>
      </w:pPr>
    </w:lvl>
    <w:lvl w:ilvl="7" w:tplc="1062068E">
      <w:start w:val="1"/>
      <w:numFmt w:val="lowerLetter"/>
      <w:lvlText w:val="%8."/>
      <w:lvlJc w:val="left"/>
      <w:pPr>
        <w:ind w:left="5760" w:hanging="360"/>
      </w:pPr>
    </w:lvl>
    <w:lvl w:ilvl="8" w:tplc="B6B26D4A">
      <w:start w:val="1"/>
      <w:numFmt w:val="lowerRoman"/>
      <w:lvlText w:val="%9."/>
      <w:lvlJc w:val="right"/>
      <w:pPr>
        <w:ind w:left="6480" w:hanging="180"/>
      </w:pPr>
    </w:lvl>
  </w:abstractNum>
  <w:abstractNum w:abstractNumId="23" w15:restartNumberingAfterBreak="0">
    <w:nsid w:val="49C54151"/>
    <w:multiLevelType w:val="hybridMultilevel"/>
    <w:tmpl w:val="20AA98E4"/>
    <w:lvl w:ilvl="0" w:tplc="68D8807E">
      <w:start w:val="1"/>
      <w:numFmt w:val="bullet"/>
      <w:lvlText w:val=""/>
      <w:lvlJc w:val="left"/>
      <w:pPr>
        <w:tabs>
          <w:tab w:val="num" w:pos="504"/>
        </w:tabs>
        <w:ind w:left="504"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F67FD9"/>
    <w:multiLevelType w:val="hybridMultilevel"/>
    <w:tmpl w:val="4B821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CF47F4E"/>
    <w:multiLevelType w:val="hybridMultilevel"/>
    <w:tmpl w:val="5360F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DD239F8"/>
    <w:multiLevelType w:val="hybridMultilevel"/>
    <w:tmpl w:val="75E696B4"/>
    <w:lvl w:ilvl="0" w:tplc="4009000F">
      <w:start w:val="1"/>
      <w:numFmt w:val="decimal"/>
      <w:lvlText w:val="%1."/>
      <w:lvlJc w:val="left"/>
      <w:pPr>
        <w:ind w:left="720" w:hanging="360"/>
      </w:pPr>
      <w:rPr>
        <w:rFonts w:hint="default"/>
      </w:rPr>
    </w:lvl>
    <w:lvl w:ilvl="1" w:tplc="1A408160">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08C5DBD"/>
    <w:multiLevelType w:val="hybridMultilevel"/>
    <w:tmpl w:val="CBC4A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C6519C"/>
    <w:multiLevelType w:val="hybridMultilevel"/>
    <w:tmpl w:val="491C12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B055DB"/>
    <w:multiLevelType w:val="hybridMultilevel"/>
    <w:tmpl w:val="09DE019C"/>
    <w:lvl w:ilvl="0" w:tplc="FFFFFFFF">
      <w:start w:val="1"/>
      <w:numFmt w:val="decimal"/>
      <w:lvlText w:val="%1."/>
      <w:lvlJc w:val="left"/>
      <w:pPr>
        <w:ind w:left="720" w:hanging="360"/>
      </w:pPr>
      <w:rPr>
        <w:rFonts w:hint="default"/>
      </w:rPr>
    </w:lvl>
    <w:lvl w:ilvl="1" w:tplc="40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32"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7E218F"/>
    <w:multiLevelType w:val="hybridMultilevel"/>
    <w:tmpl w:val="7B26EF24"/>
    <w:lvl w:ilvl="0" w:tplc="C896DA14">
      <w:start w:val="1"/>
      <w:numFmt w:val="decimal"/>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49F65E6"/>
    <w:multiLevelType w:val="hybridMultilevel"/>
    <w:tmpl w:val="CCF0A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68C4CA6"/>
    <w:multiLevelType w:val="hybridMultilevel"/>
    <w:tmpl w:val="77F42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8913D9E"/>
    <w:multiLevelType w:val="hybridMultilevel"/>
    <w:tmpl w:val="31A4B6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2282662"/>
    <w:multiLevelType w:val="hybridMultilevel"/>
    <w:tmpl w:val="6E961128"/>
    <w:lvl w:ilvl="0" w:tplc="68D8807E">
      <w:start w:val="1"/>
      <w:numFmt w:val="bullet"/>
      <w:lvlText w:val=""/>
      <w:lvlJc w:val="left"/>
      <w:pPr>
        <w:tabs>
          <w:tab w:val="num" w:pos="504"/>
        </w:tabs>
        <w:ind w:left="504"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405323A"/>
    <w:multiLevelType w:val="hybridMultilevel"/>
    <w:tmpl w:val="0DAE4D12"/>
    <w:lvl w:ilvl="0" w:tplc="68D8807E">
      <w:start w:val="1"/>
      <w:numFmt w:val="bullet"/>
      <w:lvlText w:val=""/>
      <w:lvlJc w:val="left"/>
      <w:pPr>
        <w:tabs>
          <w:tab w:val="num" w:pos="648"/>
        </w:tabs>
        <w:ind w:left="648"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9" w15:restartNumberingAfterBreak="0">
    <w:nsid w:val="78664354"/>
    <w:multiLevelType w:val="hybridMultilevel"/>
    <w:tmpl w:val="7512A1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9243CED"/>
    <w:multiLevelType w:val="hybridMultilevel"/>
    <w:tmpl w:val="2EE44CB4"/>
    <w:lvl w:ilvl="0" w:tplc="68D8807E">
      <w:start w:val="1"/>
      <w:numFmt w:val="bullet"/>
      <w:lvlText w:val=""/>
      <w:lvlJc w:val="left"/>
      <w:pPr>
        <w:tabs>
          <w:tab w:val="num" w:pos="648"/>
        </w:tabs>
        <w:ind w:left="648"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1" w15:restartNumberingAfterBreak="0">
    <w:nsid w:val="7B983BB6"/>
    <w:multiLevelType w:val="hybridMultilevel"/>
    <w:tmpl w:val="E14A83C4"/>
    <w:lvl w:ilvl="0" w:tplc="C896DA14">
      <w:start w:val="1"/>
      <w:numFmt w:val="decimal"/>
      <w:lvlText w:val="%1."/>
      <w:lvlJc w:val="left"/>
      <w:pPr>
        <w:tabs>
          <w:tab w:val="num" w:pos="360"/>
        </w:tabs>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6478021">
    <w:abstractNumId w:val="15"/>
  </w:num>
  <w:num w:numId="2" w16cid:durableId="1823962337">
    <w:abstractNumId w:val="22"/>
  </w:num>
  <w:num w:numId="3" w16cid:durableId="1231115147">
    <w:abstractNumId w:val="31"/>
  </w:num>
  <w:num w:numId="4" w16cid:durableId="1431269258">
    <w:abstractNumId w:val="2"/>
  </w:num>
  <w:num w:numId="5" w16cid:durableId="1744184981">
    <w:abstractNumId w:val="1"/>
  </w:num>
  <w:num w:numId="6" w16cid:durableId="1871721680">
    <w:abstractNumId w:val="0"/>
  </w:num>
  <w:num w:numId="7" w16cid:durableId="1618608524">
    <w:abstractNumId w:val="32"/>
  </w:num>
  <w:num w:numId="8" w16cid:durableId="1102526899">
    <w:abstractNumId w:val="3"/>
  </w:num>
  <w:num w:numId="9" w16cid:durableId="335377241">
    <w:abstractNumId w:val="24"/>
  </w:num>
  <w:num w:numId="10" w16cid:durableId="2122143729">
    <w:abstractNumId w:val="9"/>
  </w:num>
  <w:num w:numId="11" w16cid:durableId="49808471">
    <w:abstractNumId w:val="16"/>
  </w:num>
  <w:num w:numId="12" w16cid:durableId="236012898">
    <w:abstractNumId w:val="28"/>
  </w:num>
  <w:num w:numId="13" w16cid:durableId="1347440768">
    <w:abstractNumId w:val="21"/>
  </w:num>
  <w:num w:numId="14" w16cid:durableId="1168204802">
    <w:abstractNumId w:val="35"/>
  </w:num>
  <w:num w:numId="15" w16cid:durableId="1388532519">
    <w:abstractNumId w:val="37"/>
  </w:num>
  <w:num w:numId="16" w16cid:durableId="733554250">
    <w:abstractNumId w:val="34"/>
  </w:num>
  <w:num w:numId="17" w16cid:durableId="109009891">
    <w:abstractNumId w:val="27"/>
  </w:num>
  <w:num w:numId="18" w16cid:durableId="903181985">
    <w:abstractNumId w:val="10"/>
  </w:num>
  <w:num w:numId="19" w16cid:durableId="1998220108">
    <w:abstractNumId w:val="11"/>
  </w:num>
  <w:num w:numId="20" w16cid:durableId="1223370939">
    <w:abstractNumId w:val="17"/>
  </w:num>
  <w:num w:numId="21" w16cid:durableId="429811703">
    <w:abstractNumId w:val="26"/>
  </w:num>
  <w:num w:numId="22" w16cid:durableId="87847416">
    <w:abstractNumId w:val="30"/>
  </w:num>
  <w:num w:numId="23" w16cid:durableId="247234149">
    <w:abstractNumId w:val="19"/>
  </w:num>
  <w:num w:numId="24" w16cid:durableId="203718174">
    <w:abstractNumId w:val="36"/>
  </w:num>
  <w:num w:numId="25" w16cid:durableId="931667345">
    <w:abstractNumId w:val="12"/>
  </w:num>
  <w:num w:numId="26" w16cid:durableId="1138382143">
    <w:abstractNumId w:val="39"/>
  </w:num>
  <w:num w:numId="27" w16cid:durableId="2024354236">
    <w:abstractNumId w:val="20"/>
  </w:num>
  <w:num w:numId="28" w16cid:durableId="998070747">
    <w:abstractNumId w:val="29"/>
  </w:num>
  <w:num w:numId="29" w16cid:durableId="1309629840">
    <w:abstractNumId w:val="14"/>
  </w:num>
  <w:num w:numId="30" w16cid:durableId="2074503013">
    <w:abstractNumId w:val="33"/>
  </w:num>
  <w:num w:numId="31" w16cid:durableId="1156454104">
    <w:abstractNumId w:val="4"/>
  </w:num>
  <w:num w:numId="32" w16cid:durableId="1566259019">
    <w:abstractNumId w:val="6"/>
  </w:num>
  <w:num w:numId="33" w16cid:durableId="1284116245">
    <w:abstractNumId w:val="25"/>
  </w:num>
  <w:num w:numId="34" w16cid:durableId="1900284785">
    <w:abstractNumId w:val="8"/>
  </w:num>
  <w:num w:numId="35" w16cid:durableId="116068585">
    <w:abstractNumId w:val="41"/>
  </w:num>
  <w:num w:numId="36" w16cid:durableId="798304212">
    <w:abstractNumId w:val="28"/>
  </w:num>
  <w:num w:numId="37" w16cid:durableId="790242619">
    <w:abstractNumId w:val="5"/>
  </w:num>
  <w:num w:numId="38" w16cid:durableId="1139802602">
    <w:abstractNumId w:val="9"/>
  </w:num>
  <w:num w:numId="39" w16cid:durableId="947127524">
    <w:abstractNumId w:val="5"/>
  </w:num>
  <w:num w:numId="40" w16cid:durableId="166141226">
    <w:abstractNumId w:val="13"/>
  </w:num>
  <w:num w:numId="41" w16cid:durableId="325211753">
    <w:abstractNumId w:val="18"/>
  </w:num>
  <w:num w:numId="42" w16cid:durableId="902377404">
    <w:abstractNumId w:val="38"/>
  </w:num>
  <w:num w:numId="43" w16cid:durableId="871696780">
    <w:abstractNumId w:val="40"/>
  </w:num>
  <w:num w:numId="44" w16cid:durableId="1924604629">
    <w:abstractNumId w:val="7"/>
  </w:num>
  <w:num w:numId="45" w16cid:durableId="1728796872">
    <w:abstractNumId w:val="23"/>
  </w:num>
  <w:num w:numId="46" w16cid:durableId="1499341603">
    <w:abstractNumId w:val="9"/>
  </w:num>
  <w:num w:numId="47" w16cid:durableId="1289123536">
    <w:abstractNumId w:val="9"/>
  </w:num>
  <w:num w:numId="48" w16cid:durableId="1543513066">
    <w:abstractNumId w:val="13"/>
    <w:lvlOverride w:ilvl="0"/>
    <w:lvlOverride w:ilvl="1"/>
    <w:lvlOverride w:ilvl="2"/>
    <w:lvlOverride w:ilvl="3"/>
    <w:lvlOverride w:ilvl="4"/>
    <w:lvlOverride w:ilvl="5"/>
    <w:lvlOverride w:ilvl="6"/>
    <w:lvlOverride w:ilvl="7"/>
    <w:lvlOverride w:ilvl="8"/>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vveti, Dhana">
    <w15:presenceInfo w15:providerId="AD" w15:userId="S::dhana.chevveti@accenture.com::4640e1bc-1e18-4555-ac9f-19a35e489c2f"/>
  </w15:person>
  <w15:person w15:author="Ramachandra, Karthik">
    <w15:presenceInfo w15:providerId="AD" w15:userId="S::karthik.ramachandra@accenture.com::d416c80b-b6ce-4833-84cb-f23c9a697b94"/>
  </w15:person>
  <w15:person w15:author="Farheen, Zara">
    <w15:presenceInfo w15:providerId="None" w15:userId="Farheen, Zara"/>
  </w15:person>
  <w15:person w15:author="Olson, Ed">
    <w15:presenceInfo w15:providerId="AD" w15:userId="S::edward.r.olson@accenture.com::dc6b8c1a-53c8-415a-8797-f9cedce5fc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attachedTemplate r:id="rId1"/>
  <w:linkStyles/>
  <w:trackRevisions/>
  <w:documentProtection w:edit="trackedChanges" w:enforcement="1" w:cryptProviderType="rsaAES" w:cryptAlgorithmClass="hash" w:cryptAlgorithmType="typeAny" w:cryptAlgorithmSid="14" w:cryptSpinCount="100000" w:hash="6PO0Dn6KkJUtVOA52pFv0Hg+QC6X4nx4WBDAyfeFn7H1z9AUsyeMaJQtoWb+zOpNU0IlnmATECDOSpd80Ej2kA==" w:salt="602cucQvReA0eLFKH7mpj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3tjA0N7I0MTExMzRX0lEKTi0uzszPAykwMqkFAG9J7yUtAAAA"/>
  </w:docVars>
  <w:rsids>
    <w:rsidRoot w:val="00B3318B"/>
    <w:rsid w:val="000017CF"/>
    <w:rsid w:val="00001FE2"/>
    <w:rsid w:val="00003140"/>
    <w:rsid w:val="00004C0D"/>
    <w:rsid w:val="000148F9"/>
    <w:rsid w:val="00020F4F"/>
    <w:rsid w:val="0002168C"/>
    <w:rsid w:val="00021CBC"/>
    <w:rsid w:val="0002267D"/>
    <w:rsid w:val="000227FD"/>
    <w:rsid w:val="000234B9"/>
    <w:rsid w:val="00025565"/>
    <w:rsid w:val="000257CD"/>
    <w:rsid w:val="00026393"/>
    <w:rsid w:val="00026886"/>
    <w:rsid w:val="00027215"/>
    <w:rsid w:val="00027961"/>
    <w:rsid w:val="00031A05"/>
    <w:rsid w:val="00031CCB"/>
    <w:rsid w:val="000328BD"/>
    <w:rsid w:val="00033C9D"/>
    <w:rsid w:val="00035B72"/>
    <w:rsid w:val="000367DA"/>
    <w:rsid w:val="00037046"/>
    <w:rsid w:val="00040620"/>
    <w:rsid w:val="00045D21"/>
    <w:rsid w:val="00047B3E"/>
    <w:rsid w:val="00047D3A"/>
    <w:rsid w:val="000535BF"/>
    <w:rsid w:val="00055A6A"/>
    <w:rsid w:val="00056BDA"/>
    <w:rsid w:val="00060FB8"/>
    <w:rsid w:val="00061220"/>
    <w:rsid w:val="00061415"/>
    <w:rsid w:val="00061931"/>
    <w:rsid w:val="0006259F"/>
    <w:rsid w:val="0006265B"/>
    <w:rsid w:val="000679C3"/>
    <w:rsid w:val="00067FF2"/>
    <w:rsid w:val="000721C2"/>
    <w:rsid w:val="00087A15"/>
    <w:rsid w:val="00091095"/>
    <w:rsid w:val="0009369B"/>
    <w:rsid w:val="00093A55"/>
    <w:rsid w:val="00093CC6"/>
    <w:rsid w:val="0009478A"/>
    <w:rsid w:val="000973B4"/>
    <w:rsid w:val="000A306C"/>
    <w:rsid w:val="000A3C02"/>
    <w:rsid w:val="000A5148"/>
    <w:rsid w:val="000B0AF5"/>
    <w:rsid w:val="000B0D0E"/>
    <w:rsid w:val="000B116A"/>
    <w:rsid w:val="000B1E26"/>
    <w:rsid w:val="000C032E"/>
    <w:rsid w:val="000C13C5"/>
    <w:rsid w:val="000C66A4"/>
    <w:rsid w:val="000C7048"/>
    <w:rsid w:val="000D0167"/>
    <w:rsid w:val="000D1ABE"/>
    <w:rsid w:val="000D271C"/>
    <w:rsid w:val="000D37D0"/>
    <w:rsid w:val="000D48C6"/>
    <w:rsid w:val="000D4B11"/>
    <w:rsid w:val="000D728B"/>
    <w:rsid w:val="000E23A1"/>
    <w:rsid w:val="000E34F4"/>
    <w:rsid w:val="000E3911"/>
    <w:rsid w:val="000E3E11"/>
    <w:rsid w:val="000E484F"/>
    <w:rsid w:val="000E5E00"/>
    <w:rsid w:val="000E7D71"/>
    <w:rsid w:val="000F62DA"/>
    <w:rsid w:val="0010055F"/>
    <w:rsid w:val="001019C1"/>
    <w:rsid w:val="001033EC"/>
    <w:rsid w:val="0010416B"/>
    <w:rsid w:val="001110E6"/>
    <w:rsid w:val="00111427"/>
    <w:rsid w:val="001116BF"/>
    <w:rsid w:val="00111BAC"/>
    <w:rsid w:val="0011456C"/>
    <w:rsid w:val="00115006"/>
    <w:rsid w:val="0011549E"/>
    <w:rsid w:val="0011558A"/>
    <w:rsid w:val="00121BD8"/>
    <w:rsid w:val="00121EF7"/>
    <w:rsid w:val="001245F1"/>
    <w:rsid w:val="00125C14"/>
    <w:rsid w:val="00125C51"/>
    <w:rsid w:val="00127CF5"/>
    <w:rsid w:val="00131711"/>
    <w:rsid w:val="0013289B"/>
    <w:rsid w:val="00133C4A"/>
    <w:rsid w:val="00135A26"/>
    <w:rsid w:val="00135C5B"/>
    <w:rsid w:val="00135EA7"/>
    <w:rsid w:val="00137882"/>
    <w:rsid w:val="001378A5"/>
    <w:rsid w:val="00141F35"/>
    <w:rsid w:val="00142EC4"/>
    <w:rsid w:val="001430CB"/>
    <w:rsid w:val="001445A9"/>
    <w:rsid w:val="0014702D"/>
    <w:rsid w:val="001470D4"/>
    <w:rsid w:val="00147555"/>
    <w:rsid w:val="00152C8E"/>
    <w:rsid w:val="0015510E"/>
    <w:rsid w:val="00155299"/>
    <w:rsid w:val="00155B88"/>
    <w:rsid w:val="00157D57"/>
    <w:rsid w:val="0016034D"/>
    <w:rsid w:val="00161181"/>
    <w:rsid w:val="00167139"/>
    <w:rsid w:val="00167DA2"/>
    <w:rsid w:val="00171F6F"/>
    <w:rsid w:val="00172971"/>
    <w:rsid w:val="0017362D"/>
    <w:rsid w:val="00174DE6"/>
    <w:rsid w:val="00175708"/>
    <w:rsid w:val="00176D3B"/>
    <w:rsid w:val="001808FB"/>
    <w:rsid w:val="001848A8"/>
    <w:rsid w:val="00185C51"/>
    <w:rsid w:val="00186565"/>
    <w:rsid w:val="00190D31"/>
    <w:rsid w:val="00194409"/>
    <w:rsid w:val="00194A4D"/>
    <w:rsid w:val="00197A7C"/>
    <w:rsid w:val="001A0CBD"/>
    <w:rsid w:val="001A1A60"/>
    <w:rsid w:val="001A4383"/>
    <w:rsid w:val="001A68A1"/>
    <w:rsid w:val="001B01E0"/>
    <w:rsid w:val="001B031E"/>
    <w:rsid w:val="001B390E"/>
    <w:rsid w:val="001B5725"/>
    <w:rsid w:val="001B788E"/>
    <w:rsid w:val="001C010E"/>
    <w:rsid w:val="001C6A02"/>
    <w:rsid w:val="001D40CA"/>
    <w:rsid w:val="001D42CE"/>
    <w:rsid w:val="001D4885"/>
    <w:rsid w:val="001D5FB2"/>
    <w:rsid w:val="001E09AE"/>
    <w:rsid w:val="001E0E55"/>
    <w:rsid w:val="001E158C"/>
    <w:rsid w:val="001E1B24"/>
    <w:rsid w:val="001E430F"/>
    <w:rsid w:val="001E4E1A"/>
    <w:rsid w:val="001E60BB"/>
    <w:rsid w:val="001F199F"/>
    <w:rsid w:val="00201401"/>
    <w:rsid w:val="00201485"/>
    <w:rsid w:val="00202F67"/>
    <w:rsid w:val="00205165"/>
    <w:rsid w:val="00205DE0"/>
    <w:rsid w:val="00206FE1"/>
    <w:rsid w:val="002124E4"/>
    <w:rsid w:val="002131EB"/>
    <w:rsid w:val="00213B87"/>
    <w:rsid w:val="00215A76"/>
    <w:rsid w:val="00217AE9"/>
    <w:rsid w:val="00220C52"/>
    <w:rsid w:val="00222795"/>
    <w:rsid w:val="002254A6"/>
    <w:rsid w:val="00227DB4"/>
    <w:rsid w:val="00231307"/>
    <w:rsid w:val="002328E2"/>
    <w:rsid w:val="00235998"/>
    <w:rsid w:val="00240611"/>
    <w:rsid w:val="00243167"/>
    <w:rsid w:val="002431CD"/>
    <w:rsid w:val="00243347"/>
    <w:rsid w:val="002456D0"/>
    <w:rsid w:val="00246B0A"/>
    <w:rsid w:val="00247E75"/>
    <w:rsid w:val="002508CF"/>
    <w:rsid w:val="00250C84"/>
    <w:rsid w:val="0025122C"/>
    <w:rsid w:val="002515F4"/>
    <w:rsid w:val="00253A68"/>
    <w:rsid w:val="0025472D"/>
    <w:rsid w:val="002554C6"/>
    <w:rsid w:val="002564D3"/>
    <w:rsid w:val="002577EE"/>
    <w:rsid w:val="00260444"/>
    <w:rsid w:val="00263AD9"/>
    <w:rsid w:val="00263B21"/>
    <w:rsid w:val="00266398"/>
    <w:rsid w:val="00267CAA"/>
    <w:rsid w:val="00270E69"/>
    <w:rsid w:val="002718AB"/>
    <w:rsid w:val="00274BFC"/>
    <w:rsid w:val="002758E2"/>
    <w:rsid w:val="002765B0"/>
    <w:rsid w:val="00281DA5"/>
    <w:rsid w:val="00282A32"/>
    <w:rsid w:val="00282CB8"/>
    <w:rsid w:val="002840E5"/>
    <w:rsid w:val="00284EC4"/>
    <w:rsid w:val="0028569D"/>
    <w:rsid w:val="00286F61"/>
    <w:rsid w:val="00287923"/>
    <w:rsid w:val="00292A08"/>
    <w:rsid w:val="0029387C"/>
    <w:rsid w:val="002938D0"/>
    <w:rsid w:val="00293914"/>
    <w:rsid w:val="00294CD3"/>
    <w:rsid w:val="0029BFA1"/>
    <w:rsid w:val="002A0F47"/>
    <w:rsid w:val="002A2496"/>
    <w:rsid w:val="002A681C"/>
    <w:rsid w:val="002A71BB"/>
    <w:rsid w:val="002B0E24"/>
    <w:rsid w:val="002B1BA7"/>
    <w:rsid w:val="002B244E"/>
    <w:rsid w:val="002B250F"/>
    <w:rsid w:val="002B4DE9"/>
    <w:rsid w:val="002C07DE"/>
    <w:rsid w:val="002C0B84"/>
    <w:rsid w:val="002C0FA6"/>
    <w:rsid w:val="002C2582"/>
    <w:rsid w:val="002C2CEA"/>
    <w:rsid w:val="002C3126"/>
    <w:rsid w:val="002C3F31"/>
    <w:rsid w:val="002C47F5"/>
    <w:rsid w:val="002C4814"/>
    <w:rsid w:val="002C4881"/>
    <w:rsid w:val="002C4C4C"/>
    <w:rsid w:val="002C4DDD"/>
    <w:rsid w:val="002C55DA"/>
    <w:rsid w:val="002C77A2"/>
    <w:rsid w:val="002C797D"/>
    <w:rsid w:val="002C7D44"/>
    <w:rsid w:val="002D1BE6"/>
    <w:rsid w:val="002D76E1"/>
    <w:rsid w:val="002E0497"/>
    <w:rsid w:val="002E2D82"/>
    <w:rsid w:val="002E4BF9"/>
    <w:rsid w:val="002E59BB"/>
    <w:rsid w:val="002E6462"/>
    <w:rsid w:val="002E7929"/>
    <w:rsid w:val="002F2CFD"/>
    <w:rsid w:val="002F3237"/>
    <w:rsid w:val="002F4027"/>
    <w:rsid w:val="00303AD4"/>
    <w:rsid w:val="00303F23"/>
    <w:rsid w:val="0030508B"/>
    <w:rsid w:val="003067BB"/>
    <w:rsid w:val="00313A4F"/>
    <w:rsid w:val="00315F28"/>
    <w:rsid w:val="003167AD"/>
    <w:rsid w:val="003213DC"/>
    <w:rsid w:val="00322411"/>
    <w:rsid w:val="00322457"/>
    <w:rsid w:val="0032659F"/>
    <w:rsid w:val="00330216"/>
    <w:rsid w:val="00333D44"/>
    <w:rsid w:val="003356CA"/>
    <w:rsid w:val="0033666D"/>
    <w:rsid w:val="0033719F"/>
    <w:rsid w:val="003377F9"/>
    <w:rsid w:val="003427F5"/>
    <w:rsid w:val="00344494"/>
    <w:rsid w:val="003444E0"/>
    <w:rsid w:val="00345940"/>
    <w:rsid w:val="0035026F"/>
    <w:rsid w:val="00350394"/>
    <w:rsid w:val="00350452"/>
    <w:rsid w:val="0035095C"/>
    <w:rsid w:val="00352C0A"/>
    <w:rsid w:val="00352F1D"/>
    <w:rsid w:val="003539D0"/>
    <w:rsid w:val="00357076"/>
    <w:rsid w:val="00357D37"/>
    <w:rsid w:val="00361C82"/>
    <w:rsid w:val="00362DD3"/>
    <w:rsid w:val="00363EAC"/>
    <w:rsid w:val="003659F7"/>
    <w:rsid w:val="003664A8"/>
    <w:rsid w:val="00370838"/>
    <w:rsid w:val="0037102A"/>
    <w:rsid w:val="00373F2E"/>
    <w:rsid w:val="003741E2"/>
    <w:rsid w:val="00375527"/>
    <w:rsid w:val="00375F88"/>
    <w:rsid w:val="00377C7E"/>
    <w:rsid w:val="00380DFC"/>
    <w:rsid w:val="00382DAF"/>
    <w:rsid w:val="003839ED"/>
    <w:rsid w:val="00383AFF"/>
    <w:rsid w:val="00391E65"/>
    <w:rsid w:val="00395046"/>
    <w:rsid w:val="00396326"/>
    <w:rsid w:val="00396595"/>
    <w:rsid w:val="00396913"/>
    <w:rsid w:val="0039706A"/>
    <w:rsid w:val="003972AB"/>
    <w:rsid w:val="003A04AE"/>
    <w:rsid w:val="003A0970"/>
    <w:rsid w:val="003A4385"/>
    <w:rsid w:val="003A4C89"/>
    <w:rsid w:val="003A7477"/>
    <w:rsid w:val="003B6965"/>
    <w:rsid w:val="003C2658"/>
    <w:rsid w:val="003C5CD7"/>
    <w:rsid w:val="003D057A"/>
    <w:rsid w:val="003D1B6A"/>
    <w:rsid w:val="003D3A4C"/>
    <w:rsid w:val="003D5508"/>
    <w:rsid w:val="003D5BD4"/>
    <w:rsid w:val="003E463B"/>
    <w:rsid w:val="003F0188"/>
    <w:rsid w:val="003F0B99"/>
    <w:rsid w:val="003F1A81"/>
    <w:rsid w:val="003F1B43"/>
    <w:rsid w:val="003F33D6"/>
    <w:rsid w:val="003F5B38"/>
    <w:rsid w:val="003F73DC"/>
    <w:rsid w:val="00400674"/>
    <w:rsid w:val="00400AAA"/>
    <w:rsid w:val="004021BA"/>
    <w:rsid w:val="00404FD1"/>
    <w:rsid w:val="00406E2C"/>
    <w:rsid w:val="00407983"/>
    <w:rsid w:val="00410B76"/>
    <w:rsid w:val="0041540F"/>
    <w:rsid w:val="004201F1"/>
    <w:rsid w:val="00424E4A"/>
    <w:rsid w:val="00425C5C"/>
    <w:rsid w:val="004311DE"/>
    <w:rsid w:val="004327FC"/>
    <w:rsid w:val="00434C09"/>
    <w:rsid w:val="0043710B"/>
    <w:rsid w:val="004416BB"/>
    <w:rsid w:val="00441A05"/>
    <w:rsid w:val="004429F1"/>
    <w:rsid w:val="00442A6C"/>
    <w:rsid w:val="00444527"/>
    <w:rsid w:val="00444FB2"/>
    <w:rsid w:val="00445537"/>
    <w:rsid w:val="0045014C"/>
    <w:rsid w:val="004513FF"/>
    <w:rsid w:val="00452217"/>
    <w:rsid w:val="004576D8"/>
    <w:rsid w:val="0046032E"/>
    <w:rsid w:val="00460E4F"/>
    <w:rsid w:val="00463C46"/>
    <w:rsid w:val="00463DA3"/>
    <w:rsid w:val="00466D32"/>
    <w:rsid w:val="004674C1"/>
    <w:rsid w:val="00471982"/>
    <w:rsid w:val="00472C80"/>
    <w:rsid w:val="00475373"/>
    <w:rsid w:val="00475CD5"/>
    <w:rsid w:val="00476452"/>
    <w:rsid w:val="004804B4"/>
    <w:rsid w:val="00481E7D"/>
    <w:rsid w:val="004829BE"/>
    <w:rsid w:val="00483B33"/>
    <w:rsid w:val="00492C60"/>
    <w:rsid w:val="004932E1"/>
    <w:rsid w:val="00495C8E"/>
    <w:rsid w:val="0049655C"/>
    <w:rsid w:val="00497421"/>
    <w:rsid w:val="0049756D"/>
    <w:rsid w:val="0049780F"/>
    <w:rsid w:val="004A22B5"/>
    <w:rsid w:val="004A3848"/>
    <w:rsid w:val="004A5AB4"/>
    <w:rsid w:val="004B06DA"/>
    <w:rsid w:val="004B40D7"/>
    <w:rsid w:val="004B4120"/>
    <w:rsid w:val="004B5970"/>
    <w:rsid w:val="004B5BA5"/>
    <w:rsid w:val="004C0381"/>
    <w:rsid w:val="004C5E62"/>
    <w:rsid w:val="004C7146"/>
    <w:rsid w:val="004D0790"/>
    <w:rsid w:val="004D1CE3"/>
    <w:rsid w:val="004D2F08"/>
    <w:rsid w:val="004D5FC0"/>
    <w:rsid w:val="004D6D95"/>
    <w:rsid w:val="004D7A36"/>
    <w:rsid w:val="004D7AD1"/>
    <w:rsid w:val="004E3740"/>
    <w:rsid w:val="004E39A8"/>
    <w:rsid w:val="004E4354"/>
    <w:rsid w:val="004E4D41"/>
    <w:rsid w:val="004E773B"/>
    <w:rsid w:val="004F1BD1"/>
    <w:rsid w:val="004F218B"/>
    <w:rsid w:val="004F27E8"/>
    <w:rsid w:val="004F3998"/>
    <w:rsid w:val="004F45D9"/>
    <w:rsid w:val="004F507F"/>
    <w:rsid w:val="004F62B2"/>
    <w:rsid w:val="004F6441"/>
    <w:rsid w:val="00500B84"/>
    <w:rsid w:val="00504B1B"/>
    <w:rsid w:val="00506C2F"/>
    <w:rsid w:val="005100DD"/>
    <w:rsid w:val="00512563"/>
    <w:rsid w:val="005146FB"/>
    <w:rsid w:val="00514A55"/>
    <w:rsid w:val="00515EDC"/>
    <w:rsid w:val="00521954"/>
    <w:rsid w:val="00521B30"/>
    <w:rsid w:val="005225D8"/>
    <w:rsid w:val="00523E10"/>
    <w:rsid w:val="0052594B"/>
    <w:rsid w:val="005260ED"/>
    <w:rsid w:val="0052620F"/>
    <w:rsid w:val="00527A8F"/>
    <w:rsid w:val="00530CA6"/>
    <w:rsid w:val="00534FDF"/>
    <w:rsid w:val="0053595D"/>
    <w:rsid w:val="00541745"/>
    <w:rsid w:val="00542A53"/>
    <w:rsid w:val="00543970"/>
    <w:rsid w:val="00544F37"/>
    <w:rsid w:val="005468A1"/>
    <w:rsid w:val="00550DF2"/>
    <w:rsid w:val="005516DC"/>
    <w:rsid w:val="00553333"/>
    <w:rsid w:val="005549EE"/>
    <w:rsid w:val="00555990"/>
    <w:rsid w:val="005561EC"/>
    <w:rsid w:val="0055687F"/>
    <w:rsid w:val="0055731C"/>
    <w:rsid w:val="00557A3C"/>
    <w:rsid w:val="005607D4"/>
    <w:rsid w:val="00564CDE"/>
    <w:rsid w:val="0056530E"/>
    <w:rsid w:val="005668C5"/>
    <w:rsid w:val="0057037C"/>
    <w:rsid w:val="005734C4"/>
    <w:rsid w:val="005760B8"/>
    <w:rsid w:val="005763D8"/>
    <w:rsid w:val="0058032B"/>
    <w:rsid w:val="00581054"/>
    <w:rsid w:val="005853ED"/>
    <w:rsid w:val="00593397"/>
    <w:rsid w:val="00593D4F"/>
    <w:rsid w:val="00595F11"/>
    <w:rsid w:val="00595FD6"/>
    <w:rsid w:val="00596A7D"/>
    <w:rsid w:val="005A1303"/>
    <w:rsid w:val="005A152B"/>
    <w:rsid w:val="005A1C1D"/>
    <w:rsid w:val="005A2D6F"/>
    <w:rsid w:val="005C14BC"/>
    <w:rsid w:val="005C1D6F"/>
    <w:rsid w:val="005C50EA"/>
    <w:rsid w:val="005C5107"/>
    <w:rsid w:val="005D11BB"/>
    <w:rsid w:val="005D6694"/>
    <w:rsid w:val="005D672E"/>
    <w:rsid w:val="005D771F"/>
    <w:rsid w:val="005E1E65"/>
    <w:rsid w:val="005E25D3"/>
    <w:rsid w:val="005E3B82"/>
    <w:rsid w:val="005E56B3"/>
    <w:rsid w:val="005E628C"/>
    <w:rsid w:val="005E68D8"/>
    <w:rsid w:val="005E7B7B"/>
    <w:rsid w:val="005F442B"/>
    <w:rsid w:val="00601354"/>
    <w:rsid w:val="006048C7"/>
    <w:rsid w:val="00607242"/>
    <w:rsid w:val="00607B8D"/>
    <w:rsid w:val="006118D4"/>
    <w:rsid w:val="006120AF"/>
    <w:rsid w:val="00616142"/>
    <w:rsid w:val="00617600"/>
    <w:rsid w:val="00621326"/>
    <w:rsid w:val="0062429A"/>
    <w:rsid w:val="006304B9"/>
    <w:rsid w:val="00630BE5"/>
    <w:rsid w:val="006324D6"/>
    <w:rsid w:val="00633169"/>
    <w:rsid w:val="00634818"/>
    <w:rsid w:val="00636F98"/>
    <w:rsid w:val="0064034D"/>
    <w:rsid w:val="00640FA2"/>
    <w:rsid w:val="00643FB9"/>
    <w:rsid w:val="006447AA"/>
    <w:rsid w:val="00644E60"/>
    <w:rsid w:val="006468F3"/>
    <w:rsid w:val="00651515"/>
    <w:rsid w:val="0065155C"/>
    <w:rsid w:val="006519A6"/>
    <w:rsid w:val="006546AE"/>
    <w:rsid w:val="006607AB"/>
    <w:rsid w:val="006617D2"/>
    <w:rsid w:val="006718A6"/>
    <w:rsid w:val="00672791"/>
    <w:rsid w:val="00673DFC"/>
    <w:rsid w:val="00674055"/>
    <w:rsid w:val="00675E0E"/>
    <w:rsid w:val="0068176C"/>
    <w:rsid w:val="0068343C"/>
    <w:rsid w:val="0068396F"/>
    <w:rsid w:val="0068570A"/>
    <w:rsid w:val="006865E5"/>
    <w:rsid w:val="00686928"/>
    <w:rsid w:val="0069296E"/>
    <w:rsid w:val="006944BB"/>
    <w:rsid w:val="00694A57"/>
    <w:rsid w:val="00694E8C"/>
    <w:rsid w:val="006A19F1"/>
    <w:rsid w:val="006A24E5"/>
    <w:rsid w:val="006A6DEB"/>
    <w:rsid w:val="006A6E0F"/>
    <w:rsid w:val="006B106B"/>
    <w:rsid w:val="006B219B"/>
    <w:rsid w:val="006B38A7"/>
    <w:rsid w:val="006B3FE9"/>
    <w:rsid w:val="006B4379"/>
    <w:rsid w:val="006B56B7"/>
    <w:rsid w:val="006B796D"/>
    <w:rsid w:val="006B7E02"/>
    <w:rsid w:val="006B7E5C"/>
    <w:rsid w:val="006C1DD5"/>
    <w:rsid w:val="006C24FC"/>
    <w:rsid w:val="006C6EEB"/>
    <w:rsid w:val="006D0CD7"/>
    <w:rsid w:val="006D547C"/>
    <w:rsid w:val="006D63DB"/>
    <w:rsid w:val="006E49A5"/>
    <w:rsid w:val="006E5413"/>
    <w:rsid w:val="006E5415"/>
    <w:rsid w:val="006E761B"/>
    <w:rsid w:val="006F1A57"/>
    <w:rsid w:val="006F3A06"/>
    <w:rsid w:val="006F54F1"/>
    <w:rsid w:val="006F7E98"/>
    <w:rsid w:val="00700594"/>
    <w:rsid w:val="00704E90"/>
    <w:rsid w:val="00705E06"/>
    <w:rsid w:val="00706B1B"/>
    <w:rsid w:val="0071408F"/>
    <w:rsid w:val="00714F6E"/>
    <w:rsid w:val="007151A7"/>
    <w:rsid w:val="00715A55"/>
    <w:rsid w:val="0071665F"/>
    <w:rsid w:val="00717348"/>
    <w:rsid w:val="00722B0A"/>
    <w:rsid w:val="00726ACF"/>
    <w:rsid w:val="00732ECE"/>
    <w:rsid w:val="00733568"/>
    <w:rsid w:val="00733EDB"/>
    <w:rsid w:val="0073436F"/>
    <w:rsid w:val="007364A9"/>
    <w:rsid w:val="007378CD"/>
    <w:rsid w:val="00741F74"/>
    <w:rsid w:val="007429B6"/>
    <w:rsid w:val="007431CE"/>
    <w:rsid w:val="007501B6"/>
    <w:rsid w:val="007503D6"/>
    <w:rsid w:val="007511C5"/>
    <w:rsid w:val="007511F2"/>
    <w:rsid w:val="0075373A"/>
    <w:rsid w:val="007546E1"/>
    <w:rsid w:val="00754ED2"/>
    <w:rsid w:val="00755DCA"/>
    <w:rsid w:val="007602BF"/>
    <w:rsid w:val="00761F9F"/>
    <w:rsid w:val="00762297"/>
    <w:rsid w:val="0076326F"/>
    <w:rsid w:val="00764A65"/>
    <w:rsid w:val="00765A38"/>
    <w:rsid w:val="00772665"/>
    <w:rsid w:val="00774CFF"/>
    <w:rsid w:val="00781856"/>
    <w:rsid w:val="00783547"/>
    <w:rsid w:val="00786803"/>
    <w:rsid w:val="0078792B"/>
    <w:rsid w:val="00795156"/>
    <w:rsid w:val="00795D0A"/>
    <w:rsid w:val="007A0D9C"/>
    <w:rsid w:val="007A1F34"/>
    <w:rsid w:val="007A69F2"/>
    <w:rsid w:val="007A6F06"/>
    <w:rsid w:val="007A7FD1"/>
    <w:rsid w:val="007B0252"/>
    <w:rsid w:val="007B2C85"/>
    <w:rsid w:val="007B3073"/>
    <w:rsid w:val="007B32CB"/>
    <w:rsid w:val="007B59D0"/>
    <w:rsid w:val="007B5A71"/>
    <w:rsid w:val="007B6015"/>
    <w:rsid w:val="007B6339"/>
    <w:rsid w:val="007B7D81"/>
    <w:rsid w:val="007C14C4"/>
    <w:rsid w:val="007C24B4"/>
    <w:rsid w:val="007C51D8"/>
    <w:rsid w:val="007D4EC8"/>
    <w:rsid w:val="007D5E1B"/>
    <w:rsid w:val="007D5E4B"/>
    <w:rsid w:val="007D7273"/>
    <w:rsid w:val="007D7783"/>
    <w:rsid w:val="007E2457"/>
    <w:rsid w:val="007E48F7"/>
    <w:rsid w:val="007E4B26"/>
    <w:rsid w:val="007E6135"/>
    <w:rsid w:val="007E61F0"/>
    <w:rsid w:val="007E64E0"/>
    <w:rsid w:val="007E6F40"/>
    <w:rsid w:val="007F0CE1"/>
    <w:rsid w:val="007F3B7F"/>
    <w:rsid w:val="007F42CB"/>
    <w:rsid w:val="007F5215"/>
    <w:rsid w:val="007F52EE"/>
    <w:rsid w:val="007F52F9"/>
    <w:rsid w:val="007F5F8F"/>
    <w:rsid w:val="007F6396"/>
    <w:rsid w:val="007F66A6"/>
    <w:rsid w:val="0080162B"/>
    <w:rsid w:val="008017F1"/>
    <w:rsid w:val="00801C2B"/>
    <w:rsid w:val="0080374D"/>
    <w:rsid w:val="00810DE0"/>
    <w:rsid w:val="00811D48"/>
    <w:rsid w:val="00816946"/>
    <w:rsid w:val="00816AD0"/>
    <w:rsid w:val="00817BBC"/>
    <w:rsid w:val="00820165"/>
    <w:rsid w:val="00820B22"/>
    <w:rsid w:val="00821841"/>
    <w:rsid w:val="00822F9E"/>
    <w:rsid w:val="00823CB0"/>
    <w:rsid w:val="008378B3"/>
    <w:rsid w:val="00840C98"/>
    <w:rsid w:val="008412BF"/>
    <w:rsid w:val="0084178F"/>
    <w:rsid w:val="008431A7"/>
    <w:rsid w:val="008438C6"/>
    <w:rsid w:val="00846573"/>
    <w:rsid w:val="00846C86"/>
    <w:rsid w:val="0085177E"/>
    <w:rsid w:val="008536F8"/>
    <w:rsid w:val="00855DA6"/>
    <w:rsid w:val="00856C45"/>
    <w:rsid w:val="00861812"/>
    <w:rsid w:val="0086204F"/>
    <w:rsid w:val="008628DF"/>
    <w:rsid w:val="008659B4"/>
    <w:rsid w:val="00867FC6"/>
    <w:rsid w:val="008707F2"/>
    <w:rsid w:val="008721B9"/>
    <w:rsid w:val="00873E17"/>
    <w:rsid w:val="00875501"/>
    <w:rsid w:val="00880D7B"/>
    <w:rsid w:val="0088192A"/>
    <w:rsid w:val="00885B60"/>
    <w:rsid w:val="008861BF"/>
    <w:rsid w:val="008908FD"/>
    <w:rsid w:val="00890A04"/>
    <w:rsid w:val="00890CD6"/>
    <w:rsid w:val="008911B6"/>
    <w:rsid w:val="00891CD5"/>
    <w:rsid w:val="008922FF"/>
    <w:rsid w:val="008943F9"/>
    <w:rsid w:val="00897720"/>
    <w:rsid w:val="008A22B5"/>
    <w:rsid w:val="008A2BA3"/>
    <w:rsid w:val="008A2D00"/>
    <w:rsid w:val="008A371E"/>
    <w:rsid w:val="008A3AF6"/>
    <w:rsid w:val="008A6232"/>
    <w:rsid w:val="008A671A"/>
    <w:rsid w:val="008A7CA8"/>
    <w:rsid w:val="008B1E4E"/>
    <w:rsid w:val="008B33CE"/>
    <w:rsid w:val="008B3AC1"/>
    <w:rsid w:val="008C1857"/>
    <w:rsid w:val="008C18BD"/>
    <w:rsid w:val="008C2704"/>
    <w:rsid w:val="008C552E"/>
    <w:rsid w:val="008C6061"/>
    <w:rsid w:val="008C6829"/>
    <w:rsid w:val="008D21CE"/>
    <w:rsid w:val="008D28DC"/>
    <w:rsid w:val="008D312E"/>
    <w:rsid w:val="008D51C7"/>
    <w:rsid w:val="008D51FC"/>
    <w:rsid w:val="008D529D"/>
    <w:rsid w:val="008D5C57"/>
    <w:rsid w:val="008D6A99"/>
    <w:rsid w:val="008E05A9"/>
    <w:rsid w:val="008E088B"/>
    <w:rsid w:val="008E4E7C"/>
    <w:rsid w:val="008E6604"/>
    <w:rsid w:val="008F11D0"/>
    <w:rsid w:val="008F1A5B"/>
    <w:rsid w:val="008F337C"/>
    <w:rsid w:val="008F3E45"/>
    <w:rsid w:val="008F5310"/>
    <w:rsid w:val="00900ABC"/>
    <w:rsid w:val="0090172F"/>
    <w:rsid w:val="009028BF"/>
    <w:rsid w:val="00902AD3"/>
    <w:rsid w:val="009041D8"/>
    <w:rsid w:val="00904E24"/>
    <w:rsid w:val="009078C4"/>
    <w:rsid w:val="00907A78"/>
    <w:rsid w:val="0091109F"/>
    <w:rsid w:val="00913741"/>
    <w:rsid w:val="00914C87"/>
    <w:rsid w:val="00914CED"/>
    <w:rsid w:val="009154E7"/>
    <w:rsid w:val="00916A07"/>
    <w:rsid w:val="00916FB6"/>
    <w:rsid w:val="00917206"/>
    <w:rsid w:val="00917769"/>
    <w:rsid w:val="00922918"/>
    <w:rsid w:val="00926A6B"/>
    <w:rsid w:val="00927C53"/>
    <w:rsid w:val="00927FB3"/>
    <w:rsid w:val="00933776"/>
    <w:rsid w:val="009346F1"/>
    <w:rsid w:val="00934A75"/>
    <w:rsid w:val="00935011"/>
    <w:rsid w:val="009407B0"/>
    <w:rsid w:val="009413E7"/>
    <w:rsid w:val="0094681B"/>
    <w:rsid w:val="009478C9"/>
    <w:rsid w:val="00950F69"/>
    <w:rsid w:val="00951795"/>
    <w:rsid w:val="00953539"/>
    <w:rsid w:val="00953547"/>
    <w:rsid w:val="00953837"/>
    <w:rsid w:val="00955A4D"/>
    <w:rsid w:val="00963A16"/>
    <w:rsid w:val="009675B3"/>
    <w:rsid w:val="00970F95"/>
    <w:rsid w:val="00972C42"/>
    <w:rsid w:val="00973E93"/>
    <w:rsid w:val="009759A1"/>
    <w:rsid w:val="00977A1E"/>
    <w:rsid w:val="00980B4C"/>
    <w:rsid w:val="00981A39"/>
    <w:rsid w:val="00982DAB"/>
    <w:rsid w:val="00982F4E"/>
    <w:rsid w:val="009830C7"/>
    <w:rsid w:val="009839B9"/>
    <w:rsid w:val="0099078E"/>
    <w:rsid w:val="00991959"/>
    <w:rsid w:val="009928DE"/>
    <w:rsid w:val="00992AF1"/>
    <w:rsid w:val="00993555"/>
    <w:rsid w:val="009A0A1C"/>
    <w:rsid w:val="009A0BC8"/>
    <w:rsid w:val="009A2630"/>
    <w:rsid w:val="009A5EAE"/>
    <w:rsid w:val="009A6957"/>
    <w:rsid w:val="009B0326"/>
    <w:rsid w:val="009B03AE"/>
    <w:rsid w:val="009B0853"/>
    <w:rsid w:val="009B1441"/>
    <w:rsid w:val="009B407A"/>
    <w:rsid w:val="009B5F4F"/>
    <w:rsid w:val="009B78FB"/>
    <w:rsid w:val="009C08AE"/>
    <w:rsid w:val="009C1E9B"/>
    <w:rsid w:val="009C35FB"/>
    <w:rsid w:val="009C51E4"/>
    <w:rsid w:val="009C746F"/>
    <w:rsid w:val="009D33BD"/>
    <w:rsid w:val="009D51C8"/>
    <w:rsid w:val="009D52CC"/>
    <w:rsid w:val="009D5483"/>
    <w:rsid w:val="009D55F9"/>
    <w:rsid w:val="009D5877"/>
    <w:rsid w:val="009E06CE"/>
    <w:rsid w:val="009E10A8"/>
    <w:rsid w:val="009E14E9"/>
    <w:rsid w:val="009E58B4"/>
    <w:rsid w:val="009E6A47"/>
    <w:rsid w:val="009E7142"/>
    <w:rsid w:val="009E7A27"/>
    <w:rsid w:val="009F02B2"/>
    <w:rsid w:val="009F0C4B"/>
    <w:rsid w:val="009F0FFC"/>
    <w:rsid w:val="009F3C64"/>
    <w:rsid w:val="009F45A8"/>
    <w:rsid w:val="009F54D4"/>
    <w:rsid w:val="009F65BF"/>
    <w:rsid w:val="009F692B"/>
    <w:rsid w:val="00A0364A"/>
    <w:rsid w:val="00A073E7"/>
    <w:rsid w:val="00A10909"/>
    <w:rsid w:val="00A10EE0"/>
    <w:rsid w:val="00A12B80"/>
    <w:rsid w:val="00A14841"/>
    <w:rsid w:val="00A1489C"/>
    <w:rsid w:val="00A16FE4"/>
    <w:rsid w:val="00A205BD"/>
    <w:rsid w:val="00A21A8E"/>
    <w:rsid w:val="00A21AB2"/>
    <w:rsid w:val="00A22358"/>
    <w:rsid w:val="00A24B17"/>
    <w:rsid w:val="00A27A3B"/>
    <w:rsid w:val="00A32A3D"/>
    <w:rsid w:val="00A33B79"/>
    <w:rsid w:val="00A33BF5"/>
    <w:rsid w:val="00A368C9"/>
    <w:rsid w:val="00A36DA2"/>
    <w:rsid w:val="00A36DD5"/>
    <w:rsid w:val="00A37CA0"/>
    <w:rsid w:val="00A4186F"/>
    <w:rsid w:val="00A4295C"/>
    <w:rsid w:val="00A42A0D"/>
    <w:rsid w:val="00A44AD7"/>
    <w:rsid w:val="00A45761"/>
    <w:rsid w:val="00A45E91"/>
    <w:rsid w:val="00A45EED"/>
    <w:rsid w:val="00A4794B"/>
    <w:rsid w:val="00A50005"/>
    <w:rsid w:val="00A50037"/>
    <w:rsid w:val="00A505EA"/>
    <w:rsid w:val="00A518CA"/>
    <w:rsid w:val="00A549BA"/>
    <w:rsid w:val="00A54BE0"/>
    <w:rsid w:val="00A56311"/>
    <w:rsid w:val="00A5705A"/>
    <w:rsid w:val="00A61350"/>
    <w:rsid w:val="00A651C4"/>
    <w:rsid w:val="00A66122"/>
    <w:rsid w:val="00A66A3F"/>
    <w:rsid w:val="00A67BE9"/>
    <w:rsid w:val="00A72478"/>
    <w:rsid w:val="00A72821"/>
    <w:rsid w:val="00A76E91"/>
    <w:rsid w:val="00A838C7"/>
    <w:rsid w:val="00A8520D"/>
    <w:rsid w:val="00A8588C"/>
    <w:rsid w:val="00A87536"/>
    <w:rsid w:val="00A9006C"/>
    <w:rsid w:val="00A903BD"/>
    <w:rsid w:val="00A911DC"/>
    <w:rsid w:val="00A9293A"/>
    <w:rsid w:val="00A958CD"/>
    <w:rsid w:val="00AA031C"/>
    <w:rsid w:val="00AA2A62"/>
    <w:rsid w:val="00AA3131"/>
    <w:rsid w:val="00AA5CD3"/>
    <w:rsid w:val="00AA7021"/>
    <w:rsid w:val="00AB1197"/>
    <w:rsid w:val="00AB11DB"/>
    <w:rsid w:val="00AB1838"/>
    <w:rsid w:val="00AB2CD9"/>
    <w:rsid w:val="00AB48ED"/>
    <w:rsid w:val="00AB4DBC"/>
    <w:rsid w:val="00AB5A95"/>
    <w:rsid w:val="00AB7E0D"/>
    <w:rsid w:val="00AC0744"/>
    <w:rsid w:val="00AC1FF3"/>
    <w:rsid w:val="00AC4436"/>
    <w:rsid w:val="00AC47F0"/>
    <w:rsid w:val="00AC7586"/>
    <w:rsid w:val="00AC7C0B"/>
    <w:rsid w:val="00AD1CC2"/>
    <w:rsid w:val="00AD3E30"/>
    <w:rsid w:val="00AD59DF"/>
    <w:rsid w:val="00AE0315"/>
    <w:rsid w:val="00AE1D02"/>
    <w:rsid w:val="00AE2073"/>
    <w:rsid w:val="00AE32F2"/>
    <w:rsid w:val="00AE3A9E"/>
    <w:rsid w:val="00AE4C09"/>
    <w:rsid w:val="00AE6C24"/>
    <w:rsid w:val="00AE7024"/>
    <w:rsid w:val="00AF03BE"/>
    <w:rsid w:val="00AF04AD"/>
    <w:rsid w:val="00AF12E4"/>
    <w:rsid w:val="00AF1642"/>
    <w:rsid w:val="00AF652C"/>
    <w:rsid w:val="00AF6E6E"/>
    <w:rsid w:val="00AF7049"/>
    <w:rsid w:val="00AF730D"/>
    <w:rsid w:val="00B04E4F"/>
    <w:rsid w:val="00B06B45"/>
    <w:rsid w:val="00B10C26"/>
    <w:rsid w:val="00B13104"/>
    <w:rsid w:val="00B1733D"/>
    <w:rsid w:val="00B20324"/>
    <w:rsid w:val="00B20569"/>
    <w:rsid w:val="00B21170"/>
    <w:rsid w:val="00B21241"/>
    <w:rsid w:val="00B2266E"/>
    <w:rsid w:val="00B2267A"/>
    <w:rsid w:val="00B22C35"/>
    <w:rsid w:val="00B24C95"/>
    <w:rsid w:val="00B255AA"/>
    <w:rsid w:val="00B26622"/>
    <w:rsid w:val="00B30965"/>
    <w:rsid w:val="00B3282D"/>
    <w:rsid w:val="00B32B66"/>
    <w:rsid w:val="00B3318B"/>
    <w:rsid w:val="00B34BED"/>
    <w:rsid w:val="00B353A7"/>
    <w:rsid w:val="00B353F7"/>
    <w:rsid w:val="00B368E2"/>
    <w:rsid w:val="00B37658"/>
    <w:rsid w:val="00B40DBB"/>
    <w:rsid w:val="00B40F0A"/>
    <w:rsid w:val="00B414F6"/>
    <w:rsid w:val="00B4167C"/>
    <w:rsid w:val="00B42958"/>
    <w:rsid w:val="00B439FE"/>
    <w:rsid w:val="00B45A61"/>
    <w:rsid w:val="00B4695A"/>
    <w:rsid w:val="00B51FF2"/>
    <w:rsid w:val="00B56B85"/>
    <w:rsid w:val="00B56EF8"/>
    <w:rsid w:val="00B60BEC"/>
    <w:rsid w:val="00B61529"/>
    <w:rsid w:val="00B6211D"/>
    <w:rsid w:val="00B65AD0"/>
    <w:rsid w:val="00B6709F"/>
    <w:rsid w:val="00B67F50"/>
    <w:rsid w:val="00B7148A"/>
    <w:rsid w:val="00B744A5"/>
    <w:rsid w:val="00B7452B"/>
    <w:rsid w:val="00B74826"/>
    <w:rsid w:val="00B76CA1"/>
    <w:rsid w:val="00B834D0"/>
    <w:rsid w:val="00B8418D"/>
    <w:rsid w:val="00B84816"/>
    <w:rsid w:val="00B85BF2"/>
    <w:rsid w:val="00B873D4"/>
    <w:rsid w:val="00B92AA2"/>
    <w:rsid w:val="00B949C7"/>
    <w:rsid w:val="00B94D9F"/>
    <w:rsid w:val="00B94DB7"/>
    <w:rsid w:val="00BA43F3"/>
    <w:rsid w:val="00BA491E"/>
    <w:rsid w:val="00BA5099"/>
    <w:rsid w:val="00BB1595"/>
    <w:rsid w:val="00BB447A"/>
    <w:rsid w:val="00BB4961"/>
    <w:rsid w:val="00BB6892"/>
    <w:rsid w:val="00BB6E2B"/>
    <w:rsid w:val="00BC61D2"/>
    <w:rsid w:val="00BC75A5"/>
    <w:rsid w:val="00BC78E0"/>
    <w:rsid w:val="00BC7D0D"/>
    <w:rsid w:val="00BD1419"/>
    <w:rsid w:val="00BD60A5"/>
    <w:rsid w:val="00BE08E5"/>
    <w:rsid w:val="00BE1223"/>
    <w:rsid w:val="00BE4B24"/>
    <w:rsid w:val="00BE4F8D"/>
    <w:rsid w:val="00BE6C3E"/>
    <w:rsid w:val="00BE6C8A"/>
    <w:rsid w:val="00BE76A5"/>
    <w:rsid w:val="00BF1561"/>
    <w:rsid w:val="00BF3138"/>
    <w:rsid w:val="00BF3189"/>
    <w:rsid w:val="00BF35B0"/>
    <w:rsid w:val="00BF64AE"/>
    <w:rsid w:val="00BF6E84"/>
    <w:rsid w:val="00BF74D1"/>
    <w:rsid w:val="00BF7773"/>
    <w:rsid w:val="00C002B2"/>
    <w:rsid w:val="00C00CCD"/>
    <w:rsid w:val="00C014F6"/>
    <w:rsid w:val="00C024CA"/>
    <w:rsid w:val="00C03C64"/>
    <w:rsid w:val="00C046CB"/>
    <w:rsid w:val="00C07930"/>
    <w:rsid w:val="00C07D81"/>
    <w:rsid w:val="00C1295C"/>
    <w:rsid w:val="00C13D22"/>
    <w:rsid w:val="00C13D6E"/>
    <w:rsid w:val="00C14028"/>
    <w:rsid w:val="00C1581F"/>
    <w:rsid w:val="00C22114"/>
    <w:rsid w:val="00C25A02"/>
    <w:rsid w:val="00C2644A"/>
    <w:rsid w:val="00C310B5"/>
    <w:rsid w:val="00C350F4"/>
    <w:rsid w:val="00C35738"/>
    <w:rsid w:val="00C37DA3"/>
    <w:rsid w:val="00C401F6"/>
    <w:rsid w:val="00C41F4D"/>
    <w:rsid w:val="00C43923"/>
    <w:rsid w:val="00C4761F"/>
    <w:rsid w:val="00C47DD4"/>
    <w:rsid w:val="00C51B47"/>
    <w:rsid w:val="00C51FE6"/>
    <w:rsid w:val="00C540EC"/>
    <w:rsid w:val="00C545D7"/>
    <w:rsid w:val="00C54D79"/>
    <w:rsid w:val="00C55B23"/>
    <w:rsid w:val="00C56354"/>
    <w:rsid w:val="00C56C4B"/>
    <w:rsid w:val="00C573E1"/>
    <w:rsid w:val="00C57FA4"/>
    <w:rsid w:val="00C60C53"/>
    <w:rsid w:val="00C61027"/>
    <w:rsid w:val="00C611F2"/>
    <w:rsid w:val="00C62E50"/>
    <w:rsid w:val="00C70705"/>
    <w:rsid w:val="00C71C1F"/>
    <w:rsid w:val="00C7321E"/>
    <w:rsid w:val="00C73357"/>
    <w:rsid w:val="00C77F12"/>
    <w:rsid w:val="00C80A11"/>
    <w:rsid w:val="00C81EBD"/>
    <w:rsid w:val="00C820BA"/>
    <w:rsid w:val="00C82184"/>
    <w:rsid w:val="00C82DEA"/>
    <w:rsid w:val="00C8346F"/>
    <w:rsid w:val="00C85DEA"/>
    <w:rsid w:val="00C902E5"/>
    <w:rsid w:val="00C93335"/>
    <w:rsid w:val="00C9620D"/>
    <w:rsid w:val="00C972CA"/>
    <w:rsid w:val="00CA019C"/>
    <w:rsid w:val="00CA0D30"/>
    <w:rsid w:val="00CA291B"/>
    <w:rsid w:val="00CA4B75"/>
    <w:rsid w:val="00CA4B93"/>
    <w:rsid w:val="00CA75A6"/>
    <w:rsid w:val="00CB0EDE"/>
    <w:rsid w:val="00CB2228"/>
    <w:rsid w:val="00CB2654"/>
    <w:rsid w:val="00CB3231"/>
    <w:rsid w:val="00CB5C4A"/>
    <w:rsid w:val="00CB7835"/>
    <w:rsid w:val="00CB7D28"/>
    <w:rsid w:val="00CC04B7"/>
    <w:rsid w:val="00CC05B8"/>
    <w:rsid w:val="00CC0FB7"/>
    <w:rsid w:val="00CC3633"/>
    <w:rsid w:val="00CC3B24"/>
    <w:rsid w:val="00CC6DE1"/>
    <w:rsid w:val="00CD041A"/>
    <w:rsid w:val="00CD0D03"/>
    <w:rsid w:val="00CD0F71"/>
    <w:rsid w:val="00CD1322"/>
    <w:rsid w:val="00CD2259"/>
    <w:rsid w:val="00CD7AFC"/>
    <w:rsid w:val="00CE4134"/>
    <w:rsid w:val="00CE5218"/>
    <w:rsid w:val="00CE76EE"/>
    <w:rsid w:val="00CE7D3E"/>
    <w:rsid w:val="00CF0852"/>
    <w:rsid w:val="00CF11E0"/>
    <w:rsid w:val="00CF138D"/>
    <w:rsid w:val="00CF1FC1"/>
    <w:rsid w:val="00CF2FDC"/>
    <w:rsid w:val="00CF5209"/>
    <w:rsid w:val="00D0234B"/>
    <w:rsid w:val="00D0483F"/>
    <w:rsid w:val="00D07B18"/>
    <w:rsid w:val="00D1298C"/>
    <w:rsid w:val="00D13C91"/>
    <w:rsid w:val="00D16A25"/>
    <w:rsid w:val="00D21EE1"/>
    <w:rsid w:val="00D2228A"/>
    <w:rsid w:val="00D25EDE"/>
    <w:rsid w:val="00D27164"/>
    <w:rsid w:val="00D271C1"/>
    <w:rsid w:val="00D27752"/>
    <w:rsid w:val="00D31729"/>
    <w:rsid w:val="00D32959"/>
    <w:rsid w:val="00D33DD3"/>
    <w:rsid w:val="00D34E8C"/>
    <w:rsid w:val="00D3554A"/>
    <w:rsid w:val="00D35DFE"/>
    <w:rsid w:val="00D36412"/>
    <w:rsid w:val="00D369F3"/>
    <w:rsid w:val="00D36FFD"/>
    <w:rsid w:val="00D370D7"/>
    <w:rsid w:val="00D419AB"/>
    <w:rsid w:val="00D41A4C"/>
    <w:rsid w:val="00D428FC"/>
    <w:rsid w:val="00D43ECC"/>
    <w:rsid w:val="00D467F8"/>
    <w:rsid w:val="00D474AB"/>
    <w:rsid w:val="00D474BC"/>
    <w:rsid w:val="00D510A8"/>
    <w:rsid w:val="00D57346"/>
    <w:rsid w:val="00D57660"/>
    <w:rsid w:val="00D612AB"/>
    <w:rsid w:val="00D612F6"/>
    <w:rsid w:val="00D61EB0"/>
    <w:rsid w:val="00D64242"/>
    <w:rsid w:val="00D64DC5"/>
    <w:rsid w:val="00D70531"/>
    <w:rsid w:val="00D70FAF"/>
    <w:rsid w:val="00D75192"/>
    <w:rsid w:val="00D75481"/>
    <w:rsid w:val="00D765CD"/>
    <w:rsid w:val="00D77346"/>
    <w:rsid w:val="00D81228"/>
    <w:rsid w:val="00D82FBD"/>
    <w:rsid w:val="00D84352"/>
    <w:rsid w:val="00D84F4A"/>
    <w:rsid w:val="00D85008"/>
    <w:rsid w:val="00D867D0"/>
    <w:rsid w:val="00D91D0C"/>
    <w:rsid w:val="00D92141"/>
    <w:rsid w:val="00D93409"/>
    <w:rsid w:val="00D95BC1"/>
    <w:rsid w:val="00D96968"/>
    <w:rsid w:val="00D97773"/>
    <w:rsid w:val="00D97AA8"/>
    <w:rsid w:val="00D97E87"/>
    <w:rsid w:val="00DA0247"/>
    <w:rsid w:val="00DA04E9"/>
    <w:rsid w:val="00DA08FA"/>
    <w:rsid w:val="00DA36D4"/>
    <w:rsid w:val="00DA3708"/>
    <w:rsid w:val="00DA473B"/>
    <w:rsid w:val="00DA5396"/>
    <w:rsid w:val="00DA5B5E"/>
    <w:rsid w:val="00DB2709"/>
    <w:rsid w:val="00DB5124"/>
    <w:rsid w:val="00DB62E2"/>
    <w:rsid w:val="00DB6621"/>
    <w:rsid w:val="00DB79BB"/>
    <w:rsid w:val="00DC1713"/>
    <w:rsid w:val="00DD03BF"/>
    <w:rsid w:val="00DD35F5"/>
    <w:rsid w:val="00DE2E12"/>
    <w:rsid w:val="00DE34FB"/>
    <w:rsid w:val="00DF2B14"/>
    <w:rsid w:val="00DF2D5D"/>
    <w:rsid w:val="00E00322"/>
    <w:rsid w:val="00E005AB"/>
    <w:rsid w:val="00E015D2"/>
    <w:rsid w:val="00E01891"/>
    <w:rsid w:val="00E0225C"/>
    <w:rsid w:val="00E03017"/>
    <w:rsid w:val="00E06926"/>
    <w:rsid w:val="00E0787E"/>
    <w:rsid w:val="00E11423"/>
    <w:rsid w:val="00E126A3"/>
    <w:rsid w:val="00E12992"/>
    <w:rsid w:val="00E13A98"/>
    <w:rsid w:val="00E140BE"/>
    <w:rsid w:val="00E156A9"/>
    <w:rsid w:val="00E16660"/>
    <w:rsid w:val="00E17486"/>
    <w:rsid w:val="00E21A64"/>
    <w:rsid w:val="00E22030"/>
    <w:rsid w:val="00E26DC7"/>
    <w:rsid w:val="00E325C4"/>
    <w:rsid w:val="00E33F4C"/>
    <w:rsid w:val="00E37357"/>
    <w:rsid w:val="00E40296"/>
    <w:rsid w:val="00E40CCD"/>
    <w:rsid w:val="00E4267F"/>
    <w:rsid w:val="00E4391B"/>
    <w:rsid w:val="00E508FC"/>
    <w:rsid w:val="00E517DB"/>
    <w:rsid w:val="00E5293B"/>
    <w:rsid w:val="00E6039C"/>
    <w:rsid w:val="00E60E61"/>
    <w:rsid w:val="00E6105A"/>
    <w:rsid w:val="00E66062"/>
    <w:rsid w:val="00E66372"/>
    <w:rsid w:val="00E67211"/>
    <w:rsid w:val="00E7187E"/>
    <w:rsid w:val="00E72213"/>
    <w:rsid w:val="00E73CE6"/>
    <w:rsid w:val="00E74B1E"/>
    <w:rsid w:val="00E760E3"/>
    <w:rsid w:val="00E77DE5"/>
    <w:rsid w:val="00E82140"/>
    <w:rsid w:val="00E83287"/>
    <w:rsid w:val="00E83C7C"/>
    <w:rsid w:val="00E83C8F"/>
    <w:rsid w:val="00E85559"/>
    <w:rsid w:val="00E85AC5"/>
    <w:rsid w:val="00E92656"/>
    <w:rsid w:val="00E92B96"/>
    <w:rsid w:val="00E938E5"/>
    <w:rsid w:val="00E94569"/>
    <w:rsid w:val="00E96BDE"/>
    <w:rsid w:val="00EA2BA1"/>
    <w:rsid w:val="00EA3EEE"/>
    <w:rsid w:val="00EB10F8"/>
    <w:rsid w:val="00EB2CBA"/>
    <w:rsid w:val="00EB3E3F"/>
    <w:rsid w:val="00EB50D8"/>
    <w:rsid w:val="00EB52BF"/>
    <w:rsid w:val="00EB61F4"/>
    <w:rsid w:val="00EB72B9"/>
    <w:rsid w:val="00EB7333"/>
    <w:rsid w:val="00EC049C"/>
    <w:rsid w:val="00EC474C"/>
    <w:rsid w:val="00ED118C"/>
    <w:rsid w:val="00ED210F"/>
    <w:rsid w:val="00ED317F"/>
    <w:rsid w:val="00ED37C8"/>
    <w:rsid w:val="00ED388B"/>
    <w:rsid w:val="00ED3BCA"/>
    <w:rsid w:val="00ED4632"/>
    <w:rsid w:val="00ED5CD5"/>
    <w:rsid w:val="00ED6EC5"/>
    <w:rsid w:val="00EE1AF2"/>
    <w:rsid w:val="00EE36D6"/>
    <w:rsid w:val="00EE6364"/>
    <w:rsid w:val="00EF0860"/>
    <w:rsid w:val="00EF147B"/>
    <w:rsid w:val="00EF38B7"/>
    <w:rsid w:val="00EF41FB"/>
    <w:rsid w:val="00EF4AA6"/>
    <w:rsid w:val="00EF5AAE"/>
    <w:rsid w:val="00EF5AEE"/>
    <w:rsid w:val="00EF5F33"/>
    <w:rsid w:val="00EF6899"/>
    <w:rsid w:val="00EF7212"/>
    <w:rsid w:val="00F00548"/>
    <w:rsid w:val="00F02195"/>
    <w:rsid w:val="00F028CD"/>
    <w:rsid w:val="00F02CBD"/>
    <w:rsid w:val="00F037BD"/>
    <w:rsid w:val="00F03B72"/>
    <w:rsid w:val="00F048F8"/>
    <w:rsid w:val="00F0505D"/>
    <w:rsid w:val="00F05DB0"/>
    <w:rsid w:val="00F06DE7"/>
    <w:rsid w:val="00F07E0E"/>
    <w:rsid w:val="00F116F1"/>
    <w:rsid w:val="00F15811"/>
    <w:rsid w:val="00F170DB"/>
    <w:rsid w:val="00F21ADF"/>
    <w:rsid w:val="00F25CD6"/>
    <w:rsid w:val="00F300CA"/>
    <w:rsid w:val="00F341F8"/>
    <w:rsid w:val="00F345C3"/>
    <w:rsid w:val="00F345CE"/>
    <w:rsid w:val="00F3601A"/>
    <w:rsid w:val="00F43A70"/>
    <w:rsid w:val="00F43FF2"/>
    <w:rsid w:val="00F47D62"/>
    <w:rsid w:val="00F504AA"/>
    <w:rsid w:val="00F510B5"/>
    <w:rsid w:val="00F528D4"/>
    <w:rsid w:val="00F53274"/>
    <w:rsid w:val="00F614A3"/>
    <w:rsid w:val="00F621C8"/>
    <w:rsid w:val="00F637E5"/>
    <w:rsid w:val="00F765ED"/>
    <w:rsid w:val="00F80D30"/>
    <w:rsid w:val="00F815F6"/>
    <w:rsid w:val="00F82360"/>
    <w:rsid w:val="00F84552"/>
    <w:rsid w:val="00F84BF0"/>
    <w:rsid w:val="00F912DE"/>
    <w:rsid w:val="00F95653"/>
    <w:rsid w:val="00F95D6B"/>
    <w:rsid w:val="00F975FD"/>
    <w:rsid w:val="00FA15F8"/>
    <w:rsid w:val="00FA3333"/>
    <w:rsid w:val="00FA39D4"/>
    <w:rsid w:val="00FA3D53"/>
    <w:rsid w:val="00FA5190"/>
    <w:rsid w:val="00FA51E5"/>
    <w:rsid w:val="00FA576B"/>
    <w:rsid w:val="00FB0F2C"/>
    <w:rsid w:val="00FB0FF9"/>
    <w:rsid w:val="00FB3B65"/>
    <w:rsid w:val="00FB48E2"/>
    <w:rsid w:val="00FB5FA4"/>
    <w:rsid w:val="00FB7583"/>
    <w:rsid w:val="00FB7998"/>
    <w:rsid w:val="00FB7C71"/>
    <w:rsid w:val="00FB7D0D"/>
    <w:rsid w:val="00FC1DF7"/>
    <w:rsid w:val="00FC5F57"/>
    <w:rsid w:val="00FC6049"/>
    <w:rsid w:val="00FC788B"/>
    <w:rsid w:val="00FD004C"/>
    <w:rsid w:val="00FD0204"/>
    <w:rsid w:val="00FD0EE8"/>
    <w:rsid w:val="00FD1524"/>
    <w:rsid w:val="00FD19A5"/>
    <w:rsid w:val="00FD337A"/>
    <w:rsid w:val="00FD5C8B"/>
    <w:rsid w:val="00FD6707"/>
    <w:rsid w:val="00FD7DE9"/>
    <w:rsid w:val="00FE2BDE"/>
    <w:rsid w:val="00FE2C62"/>
    <w:rsid w:val="00FE78F6"/>
    <w:rsid w:val="00FF0380"/>
    <w:rsid w:val="00FF0595"/>
    <w:rsid w:val="00FF41DD"/>
    <w:rsid w:val="00FF49B1"/>
    <w:rsid w:val="00FF7AFF"/>
    <w:rsid w:val="0137A238"/>
    <w:rsid w:val="01C23CB9"/>
    <w:rsid w:val="02233D63"/>
    <w:rsid w:val="0236AEDC"/>
    <w:rsid w:val="032A3B2E"/>
    <w:rsid w:val="035F5BDC"/>
    <w:rsid w:val="039602E9"/>
    <w:rsid w:val="03A8AE85"/>
    <w:rsid w:val="03DFE950"/>
    <w:rsid w:val="040F3BC1"/>
    <w:rsid w:val="04255704"/>
    <w:rsid w:val="043CB8F9"/>
    <w:rsid w:val="04FB83B8"/>
    <w:rsid w:val="050C679D"/>
    <w:rsid w:val="0537C95D"/>
    <w:rsid w:val="0592F1E0"/>
    <w:rsid w:val="05D9E011"/>
    <w:rsid w:val="0601C7A2"/>
    <w:rsid w:val="060D8B43"/>
    <w:rsid w:val="06201640"/>
    <w:rsid w:val="06D3DE03"/>
    <w:rsid w:val="06DF58F6"/>
    <w:rsid w:val="07813738"/>
    <w:rsid w:val="07FDF41D"/>
    <w:rsid w:val="08678333"/>
    <w:rsid w:val="08AC4954"/>
    <w:rsid w:val="08EE4E79"/>
    <w:rsid w:val="092ED06C"/>
    <w:rsid w:val="09381C3C"/>
    <w:rsid w:val="0961B690"/>
    <w:rsid w:val="0962932D"/>
    <w:rsid w:val="0A65AC97"/>
    <w:rsid w:val="0A809CDB"/>
    <w:rsid w:val="0ACE307D"/>
    <w:rsid w:val="0AE24BD0"/>
    <w:rsid w:val="0B1A2D9F"/>
    <w:rsid w:val="0C3B4555"/>
    <w:rsid w:val="0C61C65B"/>
    <w:rsid w:val="0CB2466A"/>
    <w:rsid w:val="0CDD6A84"/>
    <w:rsid w:val="0D04BAC4"/>
    <w:rsid w:val="0D4F2361"/>
    <w:rsid w:val="0D5BBAB7"/>
    <w:rsid w:val="0D7703A3"/>
    <w:rsid w:val="0DCBD4A3"/>
    <w:rsid w:val="0E4E766E"/>
    <w:rsid w:val="0E845EE8"/>
    <w:rsid w:val="0E85EC17"/>
    <w:rsid w:val="0EEBDB08"/>
    <w:rsid w:val="0EFBD209"/>
    <w:rsid w:val="0FD9AF47"/>
    <w:rsid w:val="0FDD4C50"/>
    <w:rsid w:val="0FEE63E6"/>
    <w:rsid w:val="114A6887"/>
    <w:rsid w:val="117698C6"/>
    <w:rsid w:val="11CC8DAC"/>
    <w:rsid w:val="12BC6871"/>
    <w:rsid w:val="12EBC499"/>
    <w:rsid w:val="131A6094"/>
    <w:rsid w:val="1428C086"/>
    <w:rsid w:val="143FEBBD"/>
    <w:rsid w:val="14F920D2"/>
    <w:rsid w:val="14F9F040"/>
    <w:rsid w:val="150833C6"/>
    <w:rsid w:val="1521AA82"/>
    <w:rsid w:val="153D09F2"/>
    <w:rsid w:val="158C91FE"/>
    <w:rsid w:val="162DB998"/>
    <w:rsid w:val="16D73EE5"/>
    <w:rsid w:val="16FC6B94"/>
    <w:rsid w:val="1761ADE8"/>
    <w:rsid w:val="1789BF85"/>
    <w:rsid w:val="17E9C0B7"/>
    <w:rsid w:val="18033A5E"/>
    <w:rsid w:val="180B1C51"/>
    <w:rsid w:val="182BFE65"/>
    <w:rsid w:val="1874AAB4"/>
    <w:rsid w:val="1912D167"/>
    <w:rsid w:val="1962C0D2"/>
    <w:rsid w:val="196919C6"/>
    <w:rsid w:val="1970A1AA"/>
    <w:rsid w:val="1988E767"/>
    <w:rsid w:val="198D38DD"/>
    <w:rsid w:val="19A2C52F"/>
    <w:rsid w:val="19D6C084"/>
    <w:rsid w:val="1A2C9571"/>
    <w:rsid w:val="1AAF39E9"/>
    <w:rsid w:val="1B04EA27"/>
    <w:rsid w:val="1B24B7C8"/>
    <w:rsid w:val="1B28C8D3"/>
    <w:rsid w:val="1B84FD7B"/>
    <w:rsid w:val="1C636768"/>
    <w:rsid w:val="1CC08829"/>
    <w:rsid w:val="1CC88AC3"/>
    <w:rsid w:val="1CCC15F4"/>
    <w:rsid w:val="1D177DFB"/>
    <w:rsid w:val="1D3E6455"/>
    <w:rsid w:val="1D69748B"/>
    <w:rsid w:val="1DFD3E01"/>
    <w:rsid w:val="1E18EFC3"/>
    <w:rsid w:val="1E5EA839"/>
    <w:rsid w:val="1E763652"/>
    <w:rsid w:val="1EB6073E"/>
    <w:rsid w:val="1ED18040"/>
    <w:rsid w:val="1EE8C671"/>
    <w:rsid w:val="1EF79D9C"/>
    <w:rsid w:val="1FC75DE0"/>
    <w:rsid w:val="1FCB10B3"/>
    <w:rsid w:val="1FEDE8AB"/>
    <w:rsid w:val="204FC60F"/>
    <w:rsid w:val="20E54086"/>
    <w:rsid w:val="21A2719C"/>
    <w:rsid w:val="21BC7653"/>
    <w:rsid w:val="21E303F0"/>
    <w:rsid w:val="2217BBFB"/>
    <w:rsid w:val="22187D0A"/>
    <w:rsid w:val="233A981A"/>
    <w:rsid w:val="234AA80D"/>
    <w:rsid w:val="23BEE97B"/>
    <w:rsid w:val="2424F72F"/>
    <w:rsid w:val="24AF2345"/>
    <w:rsid w:val="252D6758"/>
    <w:rsid w:val="257C8174"/>
    <w:rsid w:val="2588C4E3"/>
    <w:rsid w:val="26398EC1"/>
    <w:rsid w:val="263A1FB6"/>
    <w:rsid w:val="269AE585"/>
    <w:rsid w:val="27590E5A"/>
    <w:rsid w:val="2790BD2F"/>
    <w:rsid w:val="280BAA3A"/>
    <w:rsid w:val="287AD73E"/>
    <w:rsid w:val="28C32CFE"/>
    <w:rsid w:val="28CA09C2"/>
    <w:rsid w:val="29828C85"/>
    <w:rsid w:val="29829468"/>
    <w:rsid w:val="298D2162"/>
    <w:rsid w:val="29E13AFF"/>
    <w:rsid w:val="2A067421"/>
    <w:rsid w:val="2A1266C8"/>
    <w:rsid w:val="2A5B0716"/>
    <w:rsid w:val="2A75C84D"/>
    <w:rsid w:val="2AC24BAF"/>
    <w:rsid w:val="2ACC6349"/>
    <w:rsid w:val="2AF3126C"/>
    <w:rsid w:val="2B06F94E"/>
    <w:rsid w:val="2B1E5CE6"/>
    <w:rsid w:val="2B37D7F5"/>
    <w:rsid w:val="2B50CE90"/>
    <w:rsid w:val="2B9CFC2A"/>
    <w:rsid w:val="2BFE5F5B"/>
    <w:rsid w:val="2C3B84DE"/>
    <w:rsid w:val="2C48BE59"/>
    <w:rsid w:val="2D6A283B"/>
    <w:rsid w:val="2E76FE52"/>
    <w:rsid w:val="2E79E9F3"/>
    <w:rsid w:val="2E7A7318"/>
    <w:rsid w:val="2EE9F66E"/>
    <w:rsid w:val="2F5AF524"/>
    <w:rsid w:val="2F9FD46C"/>
    <w:rsid w:val="2FBC7ED5"/>
    <w:rsid w:val="30281D6C"/>
    <w:rsid w:val="3054E0F4"/>
    <w:rsid w:val="309C5BD8"/>
    <w:rsid w:val="30B4354C"/>
    <w:rsid w:val="30F188E2"/>
    <w:rsid w:val="3150443B"/>
    <w:rsid w:val="318F3F06"/>
    <w:rsid w:val="31E918E0"/>
    <w:rsid w:val="31F2BCC8"/>
    <w:rsid w:val="32003412"/>
    <w:rsid w:val="3223A25F"/>
    <w:rsid w:val="32597F0F"/>
    <w:rsid w:val="329295E6"/>
    <w:rsid w:val="32DC3750"/>
    <w:rsid w:val="338786BA"/>
    <w:rsid w:val="33BBC37D"/>
    <w:rsid w:val="33E2680B"/>
    <w:rsid w:val="3489B5FA"/>
    <w:rsid w:val="34CF2D18"/>
    <w:rsid w:val="34D9D91E"/>
    <w:rsid w:val="350F1D63"/>
    <w:rsid w:val="354B6654"/>
    <w:rsid w:val="35C512CF"/>
    <w:rsid w:val="35D63636"/>
    <w:rsid w:val="35F429A2"/>
    <w:rsid w:val="362F05B3"/>
    <w:rsid w:val="37AF3C6C"/>
    <w:rsid w:val="383BDAC3"/>
    <w:rsid w:val="38FD628D"/>
    <w:rsid w:val="39BE6356"/>
    <w:rsid w:val="3A4879AE"/>
    <w:rsid w:val="3A9CAE66"/>
    <w:rsid w:val="3AABCCCC"/>
    <w:rsid w:val="3AB3599A"/>
    <w:rsid w:val="3ACF6402"/>
    <w:rsid w:val="3ADC6D04"/>
    <w:rsid w:val="3AFC9720"/>
    <w:rsid w:val="3B14C1EF"/>
    <w:rsid w:val="3B52DA7E"/>
    <w:rsid w:val="3B834EB8"/>
    <w:rsid w:val="3C11429B"/>
    <w:rsid w:val="3C13FB31"/>
    <w:rsid w:val="3C353B22"/>
    <w:rsid w:val="3C9AE468"/>
    <w:rsid w:val="3CD83E97"/>
    <w:rsid w:val="3D128BF4"/>
    <w:rsid w:val="3D6D9178"/>
    <w:rsid w:val="3DE929DC"/>
    <w:rsid w:val="3E94ABDC"/>
    <w:rsid w:val="3EAE5C55"/>
    <w:rsid w:val="3EEAAAD1"/>
    <w:rsid w:val="3F78BAB7"/>
    <w:rsid w:val="3F8A6014"/>
    <w:rsid w:val="3FDA5945"/>
    <w:rsid w:val="40A16DE0"/>
    <w:rsid w:val="4109AD60"/>
    <w:rsid w:val="413BC929"/>
    <w:rsid w:val="4157FA4A"/>
    <w:rsid w:val="416D1F39"/>
    <w:rsid w:val="41AC7526"/>
    <w:rsid w:val="42458B8A"/>
    <w:rsid w:val="42493D1E"/>
    <w:rsid w:val="42F24E56"/>
    <w:rsid w:val="4326B42A"/>
    <w:rsid w:val="43621ABE"/>
    <w:rsid w:val="441FD329"/>
    <w:rsid w:val="444FB8F1"/>
    <w:rsid w:val="44DB4967"/>
    <w:rsid w:val="451A21E1"/>
    <w:rsid w:val="45AF139B"/>
    <w:rsid w:val="45BA92D0"/>
    <w:rsid w:val="46256B43"/>
    <w:rsid w:val="469DD088"/>
    <w:rsid w:val="474AE3FC"/>
    <w:rsid w:val="484F1402"/>
    <w:rsid w:val="487F87F7"/>
    <w:rsid w:val="48D07ADD"/>
    <w:rsid w:val="48D3D764"/>
    <w:rsid w:val="48DADAEA"/>
    <w:rsid w:val="49300FCB"/>
    <w:rsid w:val="49EF34CC"/>
    <w:rsid w:val="4AB20D9C"/>
    <w:rsid w:val="4AB7FC34"/>
    <w:rsid w:val="4ACBE02C"/>
    <w:rsid w:val="4B1BDF5A"/>
    <w:rsid w:val="4B82D7A0"/>
    <w:rsid w:val="4BF59426"/>
    <w:rsid w:val="4C28AEB1"/>
    <w:rsid w:val="4C29DDA1"/>
    <w:rsid w:val="4C46CD78"/>
    <w:rsid w:val="4C55F5E5"/>
    <w:rsid w:val="4C6C0D60"/>
    <w:rsid w:val="4D6B6A0E"/>
    <w:rsid w:val="4D6D7FCA"/>
    <w:rsid w:val="4D752EEA"/>
    <w:rsid w:val="4DA6C429"/>
    <w:rsid w:val="4E591C16"/>
    <w:rsid w:val="4E715D8E"/>
    <w:rsid w:val="4ECC870B"/>
    <w:rsid w:val="4F2ECAB3"/>
    <w:rsid w:val="4F603621"/>
    <w:rsid w:val="4F624AC0"/>
    <w:rsid w:val="4F6A46E4"/>
    <w:rsid w:val="4F7B6F45"/>
    <w:rsid w:val="4FA4AEEA"/>
    <w:rsid w:val="500CFD8D"/>
    <w:rsid w:val="502233DC"/>
    <w:rsid w:val="50890645"/>
    <w:rsid w:val="50E83475"/>
    <w:rsid w:val="51096B05"/>
    <w:rsid w:val="512A36FF"/>
    <w:rsid w:val="5185DC02"/>
    <w:rsid w:val="51D429EE"/>
    <w:rsid w:val="521C52A3"/>
    <w:rsid w:val="523AFFD9"/>
    <w:rsid w:val="52921115"/>
    <w:rsid w:val="52C39F87"/>
    <w:rsid w:val="533649EA"/>
    <w:rsid w:val="54432F13"/>
    <w:rsid w:val="544F9667"/>
    <w:rsid w:val="54B4EC96"/>
    <w:rsid w:val="54C3D4C6"/>
    <w:rsid w:val="552CACC7"/>
    <w:rsid w:val="553BAF29"/>
    <w:rsid w:val="557C21B8"/>
    <w:rsid w:val="559392F6"/>
    <w:rsid w:val="55E22A68"/>
    <w:rsid w:val="563DE058"/>
    <w:rsid w:val="5692918D"/>
    <w:rsid w:val="56AD66E4"/>
    <w:rsid w:val="56B27CF4"/>
    <w:rsid w:val="5811DB2F"/>
    <w:rsid w:val="5866AB69"/>
    <w:rsid w:val="58B9E68E"/>
    <w:rsid w:val="590C19B9"/>
    <w:rsid w:val="59824B77"/>
    <w:rsid w:val="59F48D3E"/>
    <w:rsid w:val="5A33D36C"/>
    <w:rsid w:val="5AEF1C46"/>
    <w:rsid w:val="5B13DE7C"/>
    <w:rsid w:val="5B175BEC"/>
    <w:rsid w:val="5B4B6D0E"/>
    <w:rsid w:val="5BBDFCF1"/>
    <w:rsid w:val="5BD3EB69"/>
    <w:rsid w:val="5C05F631"/>
    <w:rsid w:val="5C872042"/>
    <w:rsid w:val="5CBF7BDF"/>
    <w:rsid w:val="5CCFE396"/>
    <w:rsid w:val="5CF8D9FF"/>
    <w:rsid w:val="5D11FAFF"/>
    <w:rsid w:val="5D13E838"/>
    <w:rsid w:val="5D162631"/>
    <w:rsid w:val="5D586EED"/>
    <w:rsid w:val="5DA1C692"/>
    <w:rsid w:val="5DD836D0"/>
    <w:rsid w:val="5E94AA60"/>
    <w:rsid w:val="5EE498D4"/>
    <w:rsid w:val="5F246E96"/>
    <w:rsid w:val="5F28F785"/>
    <w:rsid w:val="5F37D577"/>
    <w:rsid w:val="5F861BD6"/>
    <w:rsid w:val="5FAE1646"/>
    <w:rsid w:val="5FC32297"/>
    <w:rsid w:val="602CF297"/>
    <w:rsid w:val="604B88FA"/>
    <w:rsid w:val="6141EED4"/>
    <w:rsid w:val="6190E7CB"/>
    <w:rsid w:val="61A87EBD"/>
    <w:rsid w:val="61DAA6E5"/>
    <w:rsid w:val="61F1D166"/>
    <w:rsid w:val="6244D1D3"/>
    <w:rsid w:val="6281204F"/>
    <w:rsid w:val="645D6E5D"/>
    <w:rsid w:val="6468DDDF"/>
    <w:rsid w:val="64D275E5"/>
    <w:rsid w:val="65043126"/>
    <w:rsid w:val="65075B85"/>
    <w:rsid w:val="65276D81"/>
    <w:rsid w:val="655A334C"/>
    <w:rsid w:val="65A0D63D"/>
    <w:rsid w:val="65E07737"/>
    <w:rsid w:val="660354B5"/>
    <w:rsid w:val="66C1E8A3"/>
    <w:rsid w:val="68023E33"/>
    <w:rsid w:val="682FF706"/>
    <w:rsid w:val="684C45A7"/>
    <w:rsid w:val="6894B26F"/>
    <w:rsid w:val="689983B9"/>
    <w:rsid w:val="68A15410"/>
    <w:rsid w:val="68D4B96D"/>
    <w:rsid w:val="6946F505"/>
    <w:rsid w:val="69B84D3D"/>
    <w:rsid w:val="6A3AF439"/>
    <w:rsid w:val="6A871887"/>
    <w:rsid w:val="6AF96CD5"/>
    <w:rsid w:val="6B6A7B0B"/>
    <w:rsid w:val="6C280295"/>
    <w:rsid w:val="6C2CF0F1"/>
    <w:rsid w:val="6C77E767"/>
    <w:rsid w:val="6D70AC7A"/>
    <w:rsid w:val="6D8EDB9F"/>
    <w:rsid w:val="6E127CD8"/>
    <w:rsid w:val="6E6255AA"/>
    <w:rsid w:val="6EE36FC1"/>
    <w:rsid w:val="6F1FD8E3"/>
    <w:rsid w:val="6F6BFA4E"/>
    <w:rsid w:val="6FCE0BF0"/>
    <w:rsid w:val="7002B95D"/>
    <w:rsid w:val="700F9E4B"/>
    <w:rsid w:val="7015B08D"/>
    <w:rsid w:val="70EE30F4"/>
    <w:rsid w:val="71055463"/>
    <w:rsid w:val="71DD90C7"/>
    <w:rsid w:val="72194E82"/>
    <w:rsid w:val="72657D77"/>
    <w:rsid w:val="72787593"/>
    <w:rsid w:val="731E00F7"/>
    <w:rsid w:val="734D514F"/>
    <w:rsid w:val="7395E8EF"/>
    <w:rsid w:val="73A20D44"/>
    <w:rsid w:val="73C3D09E"/>
    <w:rsid w:val="747273C7"/>
    <w:rsid w:val="74B3FA0D"/>
    <w:rsid w:val="74C7CDAC"/>
    <w:rsid w:val="74E30F6E"/>
    <w:rsid w:val="75DDBE97"/>
    <w:rsid w:val="7610AACA"/>
    <w:rsid w:val="76245980"/>
    <w:rsid w:val="76B6CE19"/>
    <w:rsid w:val="76B8EB09"/>
    <w:rsid w:val="7715A1A7"/>
    <w:rsid w:val="772AEAC8"/>
    <w:rsid w:val="777230A5"/>
    <w:rsid w:val="77A9E84E"/>
    <w:rsid w:val="77B3206F"/>
    <w:rsid w:val="77F86286"/>
    <w:rsid w:val="7823359B"/>
    <w:rsid w:val="7856EAE9"/>
    <w:rsid w:val="78C75E7F"/>
    <w:rsid w:val="796A845A"/>
    <w:rsid w:val="79B658F7"/>
    <w:rsid w:val="79E0A6B0"/>
    <w:rsid w:val="7A78B341"/>
    <w:rsid w:val="7A8E9B1E"/>
    <w:rsid w:val="7B0BFAB9"/>
    <w:rsid w:val="7B9093E0"/>
    <w:rsid w:val="7C675B69"/>
    <w:rsid w:val="7CDB1240"/>
    <w:rsid w:val="7CEA4A21"/>
    <w:rsid w:val="7D64B3E0"/>
    <w:rsid w:val="7D6A7A74"/>
    <w:rsid w:val="7DF9F350"/>
    <w:rsid w:val="7E2F36FC"/>
    <w:rsid w:val="7E361F89"/>
    <w:rsid w:val="7E65462A"/>
    <w:rsid w:val="7ED0D453"/>
    <w:rsid w:val="7F22A245"/>
    <w:rsid w:val="7F889922"/>
    <w:rsid w:val="7F9C6B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E57CC"/>
  <w15:chartTrackingRefBased/>
  <w15:docId w15:val="{23F16CBB-7737-4DB8-B064-7A52EDF7D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C98"/>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840C98"/>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840C98"/>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840C98"/>
    <w:pPr>
      <w:outlineLvl w:val="2"/>
    </w:pPr>
    <w:rPr>
      <w:b/>
      <w:bCs/>
      <w:sz w:val="22"/>
      <w:szCs w:val="24"/>
    </w:rPr>
  </w:style>
  <w:style w:type="paragraph" w:styleId="Heading4">
    <w:name w:val="heading 4"/>
    <w:basedOn w:val="Heading2"/>
    <w:next w:val="Normal"/>
    <w:link w:val="Heading4Char"/>
    <w:uiPriority w:val="9"/>
    <w:unhideWhenUsed/>
    <w:qFormat/>
    <w:rsid w:val="00840C98"/>
    <w:pPr>
      <w:outlineLvl w:val="3"/>
    </w:pPr>
    <w:rPr>
      <w:bCs w:val="0"/>
      <w:iCs/>
      <w:sz w:val="22"/>
      <w:szCs w:val="22"/>
    </w:rPr>
  </w:style>
  <w:style w:type="paragraph" w:styleId="Heading5">
    <w:name w:val="heading 5"/>
    <w:basedOn w:val="Normal"/>
    <w:next w:val="NormalIndent"/>
    <w:link w:val="Heading5Char"/>
    <w:autoRedefine/>
    <w:qFormat/>
    <w:rsid w:val="009E7A27"/>
    <w:pPr>
      <w:numPr>
        <w:ilvl w:val="4"/>
        <w:numId w:val="3"/>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9E7A27"/>
    <w:pPr>
      <w:numPr>
        <w:ilvl w:val="5"/>
        <w:numId w:val="3"/>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9E7A27"/>
    <w:pPr>
      <w:numPr>
        <w:ilvl w:val="6"/>
        <w:numId w:val="3"/>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9E7A27"/>
    <w:pPr>
      <w:numPr>
        <w:ilvl w:val="7"/>
        <w:numId w:val="3"/>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9E7A27"/>
    <w:pPr>
      <w:numPr>
        <w:ilvl w:val="8"/>
        <w:numId w:val="3"/>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40C98"/>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840C98"/>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840C98"/>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840C98"/>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9E7A27"/>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9E7A2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9E7A2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9E7A2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9E7A2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840C98"/>
    <w:rPr>
      <w:color w:val="0563C1" w:themeColor="hyperlink"/>
      <w:u w:val="single"/>
    </w:rPr>
  </w:style>
  <w:style w:type="paragraph" w:styleId="TOC1">
    <w:name w:val="toc 1"/>
    <w:basedOn w:val="Normal"/>
    <w:next w:val="Normal"/>
    <w:autoRedefine/>
    <w:uiPriority w:val="39"/>
    <w:unhideWhenUsed/>
    <w:rsid w:val="00840C98"/>
    <w:pPr>
      <w:spacing w:after="100"/>
    </w:pPr>
  </w:style>
  <w:style w:type="paragraph" w:styleId="TOC2">
    <w:name w:val="toc 2"/>
    <w:basedOn w:val="Normal"/>
    <w:next w:val="Normal"/>
    <w:autoRedefine/>
    <w:uiPriority w:val="39"/>
    <w:unhideWhenUsed/>
    <w:rsid w:val="00840C98"/>
    <w:pPr>
      <w:spacing w:after="100"/>
      <w:ind w:left="200"/>
    </w:pPr>
  </w:style>
  <w:style w:type="paragraph" w:styleId="TOC3">
    <w:name w:val="toc 3"/>
    <w:basedOn w:val="Normal"/>
    <w:next w:val="Normal"/>
    <w:autoRedefine/>
    <w:uiPriority w:val="39"/>
    <w:unhideWhenUsed/>
    <w:rsid w:val="00840C98"/>
    <w:pPr>
      <w:spacing w:after="100"/>
      <w:ind w:left="400"/>
    </w:pPr>
  </w:style>
  <w:style w:type="paragraph" w:styleId="NormalIndent">
    <w:name w:val="Normal Indent"/>
    <w:basedOn w:val="Normal"/>
    <w:uiPriority w:val="99"/>
    <w:semiHidden/>
    <w:unhideWhenUsed/>
    <w:rsid w:val="009E7A27"/>
    <w:pPr>
      <w:ind w:left="720"/>
    </w:pPr>
  </w:style>
  <w:style w:type="paragraph" w:styleId="ListBullet">
    <w:name w:val="List Bullet"/>
    <w:basedOn w:val="Normal"/>
    <w:link w:val="ListBulletChar"/>
    <w:uiPriority w:val="3"/>
    <w:qFormat/>
    <w:rsid w:val="009E7A27"/>
    <w:pPr>
      <w:numPr>
        <w:numId w:val="4"/>
      </w:numPr>
      <w:spacing w:after="60"/>
    </w:pPr>
    <w:rPr>
      <w:rFonts w:ascii="Arial" w:eastAsia="Times New Roman" w:hAnsi="Arial" w:cs="Times New Roman"/>
    </w:rPr>
  </w:style>
  <w:style w:type="paragraph" w:styleId="ListBullet2">
    <w:name w:val="List Bullet 2"/>
    <w:basedOn w:val="Normal"/>
    <w:link w:val="ListBullet2Char"/>
    <w:uiPriority w:val="99"/>
    <w:semiHidden/>
    <w:unhideWhenUsed/>
    <w:rsid w:val="009E7A27"/>
    <w:pPr>
      <w:numPr>
        <w:numId w:val="5"/>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9E7A27"/>
    <w:pPr>
      <w:numPr>
        <w:numId w:val="6"/>
      </w:numPr>
      <w:contextualSpacing/>
    </w:pPr>
    <w:rPr>
      <w:rFonts w:ascii="Cambria" w:eastAsia="Cambria" w:hAnsi="Cambria" w:cs="Times New Roman"/>
    </w:rPr>
  </w:style>
  <w:style w:type="paragraph" w:customStyle="1" w:styleId="Accenture">
    <w:name w:val="Accenture"/>
    <w:basedOn w:val="Normal"/>
    <w:qFormat/>
    <w:rsid w:val="009E7A27"/>
    <w:pPr>
      <w:ind w:right="1189"/>
    </w:pPr>
    <w:rPr>
      <w:rFonts w:ascii="Arial" w:eastAsia="Cambria" w:hAnsi="Arial" w:cs="Times New Roman"/>
    </w:rPr>
  </w:style>
  <w:style w:type="table" w:styleId="TableGrid">
    <w:name w:val="Table Grid"/>
    <w:basedOn w:val="TableNormal"/>
    <w:uiPriority w:val="39"/>
    <w:rsid w:val="009E7A27"/>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9E7A27"/>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9E7A27"/>
  </w:style>
  <w:style w:type="character" w:customStyle="1" w:styleId="ContentChar">
    <w:name w:val="Content Char"/>
    <w:basedOn w:val="DefaultParagraphFont"/>
    <w:link w:val="Content"/>
    <w:rsid w:val="009E7A27"/>
    <w:rPr>
      <w:rFonts w:ascii="Arial" w:eastAsia="Cambria" w:hAnsi="Arial" w:cs="Times New Roman"/>
      <w:b/>
      <w:sz w:val="32"/>
      <w:szCs w:val="20"/>
    </w:rPr>
  </w:style>
  <w:style w:type="paragraph" w:customStyle="1" w:styleId="UOLIST1">
    <w:name w:val="UO LIST 1"/>
    <w:basedOn w:val="ListBullet"/>
    <w:link w:val="UOLIST1Char"/>
    <w:autoRedefine/>
    <w:qFormat/>
    <w:rsid w:val="009E7A27"/>
    <w:pPr>
      <w:numPr>
        <w:numId w:val="0"/>
      </w:numPr>
      <w:ind w:left="360"/>
      <w:jc w:val="left"/>
    </w:pPr>
    <w:rPr>
      <w:rFonts w:ascii="Graphik" w:hAnsi="Graphik" w:cs="Arial"/>
      <w:lang w:val="de-DE"/>
    </w:rPr>
  </w:style>
  <w:style w:type="character" w:customStyle="1" w:styleId="ParagraphChar">
    <w:name w:val="Paragraph Char"/>
    <w:basedOn w:val="DefaultParagraphFont"/>
    <w:link w:val="Paragraph"/>
    <w:rsid w:val="009E7A27"/>
    <w:rPr>
      <w:rFonts w:ascii="Graphik" w:hAnsi="Graphik"/>
      <w:kern w:val="2"/>
      <w:sz w:val="20"/>
      <w:szCs w:val="22"/>
      <w14:ligatures w14:val="standardContextual"/>
    </w:rPr>
  </w:style>
  <w:style w:type="paragraph" w:customStyle="1" w:styleId="UOLIST2">
    <w:name w:val="UO LIST 2"/>
    <w:basedOn w:val="ListBullet2"/>
    <w:link w:val="UOLIST2Char"/>
    <w:autoRedefine/>
    <w:qFormat/>
    <w:rsid w:val="009E7A27"/>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9E7A27"/>
    <w:rPr>
      <w:rFonts w:ascii="Arial" w:eastAsia="Times New Roman" w:hAnsi="Arial" w:cs="Times New Roman"/>
      <w:kern w:val="2"/>
      <w:sz w:val="20"/>
      <w:szCs w:val="22"/>
      <w14:ligatures w14:val="standardContextual"/>
    </w:rPr>
  </w:style>
  <w:style w:type="character" w:customStyle="1" w:styleId="UOLIST1Char">
    <w:name w:val="UO LIST 1 Char"/>
    <w:basedOn w:val="ListBulletChar"/>
    <w:link w:val="UOLIST1"/>
    <w:rsid w:val="009E7A27"/>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9E7A27"/>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9E7A27"/>
    <w:rPr>
      <w:rFonts w:ascii="Cambria" w:eastAsia="Cambria" w:hAnsi="Cambria" w:cs="Times New Roman"/>
      <w:kern w:val="2"/>
      <w:sz w:val="20"/>
      <w:szCs w:val="22"/>
      <w14:ligatures w14:val="standardContextual"/>
    </w:rPr>
  </w:style>
  <w:style w:type="character" w:customStyle="1" w:styleId="UOLIST2Char">
    <w:name w:val="UO LIST 2 Char"/>
    <w:basedOn w:val="ListBullet2Char"/>
    <w:link w:val="UOLIST2"/>
    <w:rsid w:val="009E7A27"/>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qFormat/>
    <w:rsid w:val="009E7A27"/>
    <w:pPr>
      <w:spacing w:after="120"/>
      <w:jc w:val="left"/>
    </w:pPr>
    <w:rPr>
      <w:noProof/>
    </w:rPr>
  </w:style>
  <w:style w:type="character" w:customStyle="1" w:styleId="ListBullet3Char">
    <w:name w:val="List Bullet 3 Char"/>
    <w:basedOn w:val="DefaultParagraphFont"/>
    <w:link w:val="ListBullet3"/>
    <w:uiPriority w:val="99"/>
    <w:rsid w:val="009E7A27"/>
    <w:rPr>
      <w:rFonts w:ascii="Cambria" w:eastAsia="Cambria" w:hAnsi="Cambria" w:cs="Times New Roman"/>
      <w:kern w:val="2"/>
      <w:sz w:val="20"/>
      <w:szCs w:val="22"/>
      <w14:ligatures w14:val="standardContextual"/>
    </w:rPr>
  </w:style>
  <w:style w:type="character" w:customStyle="1" w:styleId="UOLIST3Char">
    <w:name w:val="UO LIST 3 Char"/>
    <w:basedOn w:val="ListBullet3Char"/>
    <w:link w:val="UOLIST3"/>
    <w:rsid w:val="009E7A27"/>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9E7A27"/>
    <w:pPr>
      <w:numPr>
        <w:numId w:val="7"/>
      </w:numPr>
    </w:pPr>
  </w:style>
  <w:style w:type="character" w:customStyle="1" w:styleId="NOLIST1Char">
    <w:name w:val="NO LIST 1 Char"/>
    <w:basedOn w:val="DefaultParagraphFont"/>
    <w:link w:val="NOLIST1"/>
    <w:rsid w:val="009E7A27"/>
    <w:rPr>
      <w:rFonts w:ascii="Graphik" w:hAnsi="Graphik"/>
      <w:noProof/>
      <w:kern w:val="2"/>
      <w:sz w:val="20"/>
      <w:szCs w:val="22"/>
      <w14:ligatures w14:val="standardContextual"/>
    </w:rPr>
  </w:style>
  <w:style w:type="paragraph" w:styleId="Header">
    <w:name w:val="header"/>
    <w:basedOn w:val="Normal"/>
    <w:link w:val="HeaderChar"/>
    <w:uiPriority w:val="99"/>
    <w:unhideWhenUsed/>
    <w:rsid w:val="00840C98"/>
    <w:pPr>
      <w:tabs>
        <w:tab w:val="center" w:pos="4680"/>
        <w:tab w:val="right" w:pos="9360"/>
      </w:tabs>
      <w:spacing w:after="0" w:line="240" w:lineRule="auto"/>
    </w:pPr>
  </w:style>
  <w:style w:type="character" w:customStyle="1" w:styleId="NOLIST2Char">
    <w:name w:val="NO LIST 2 Char"/>
    <w:basedOn w:val="NOLIST1Char"/>
    <w:link w:val="NOLIST2"/>
    <w:rsid w:val="009E7A27"/>
    <w:rPr>
      <w:rFonts w:ascii="Graphik" w:hAnsi="Graphik"/>
      <w:noProof/>
      <w:kern w:val="2"/>
      <w:sz w:val="20"/>
      <w:szCs w:val="22"/>
      <w14:ligatures w14:val="standardContextual"/>
    </w:rPr>
  </w:style>
  <w:style w:type="character" w:customStyle="1" w:styleId="HeaderChar">
    <w:name w:val="Header Char"/>
    <w:basedOn w:val="DefaultParagraphFont"/>
    <w:link w:val="Header"/>
    <w:uiPriority w:val="99"/>
    <w:rsid w:val="00840C98"/>
    <w:rPr>
      <w:rFonts w:ascii="Graphik" w:hAnsi="Graphik"/>
      <w:kern w:val="2"/>
      <w:sz w:val="20"/>
      <w:szCs w:val="22"/>
      <w14:ligatures w14:val="standardContextual"/>
    </w:rPr>
  </w:style>
  <w:style w:type="paragraph" w:styleId="Footer">
    <w:name w:val="footer"/>
    <w:basedOn w:val="Normal"/>
    <w:link w:val="FooterChar"/>
    <w:uiPriority w:val="99"/>
    <w:unhideWhenUsed/>
    <w:rsid w:val="00840C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C98"/>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840C98"/>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9E7A27"/>
    <w:rPr>
      <w:color w:val="808080"/>
    </w:rPr>
  </w:style>
  <w:style w:type="paragraph" w:styleId="Title">
    <w:name w:val="Title"/>
    <w:basedOn w:val="Normal"/>
    <w:next w:val="Normal"/>
    <w:link w:val="TitleChar"/>
    <w:uiPriority w:val="10"/>
    <w:qFormat/>
    <w:rsid w:val="009E7A27"/>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9E7A27"/>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9E7A27"/>
    <w:rPr>
      <w:color w:val="FF0000"/>
    </w:rPr>
  </w:style>
  <w:style w:type="character" w:customStyle="1" w:styleId="DELETEChar">
    <w:name w:val="DELETE Char"/>
    <w:basedOn w:val="DefaultParagraphFont"/>
    <w:link w:val="DELETE"/>
    <w:rsid w:val="009E7A27"/>
    <w:rPr>
      <w:rFonts w:ascii="Graphik" w:hAnsi="Graphik"/>
      <w:color w:val="FF0000"/>
      <w:kern w:val="2"/>
      <w:sz w:val="20"/>
      <w:szCs w:val="22"/>
      <w14:ligatures w14:val="standardContextual"/>
    </w:rPr>
  </w:style>
  <w:style w:type="character" w:styleId="UnresolvedMention">
    <w:name w:val="Unresolved Mention"/>
    <w:basedOn w:val="DefaultParagraphFont"/>
    <w:uiPriority w:val="99"/>
    <w:unhideWhenUsed/>
    <w:rsid w:val="009E7A27"/>
    <w:rPr>
      <w:color w:val="605E5C"/>
      <w:shd w:val="clear" w:color="auto" w:fill="E1DFDD"/>
    </w:rPr>
  </w:style>
  <w:style w:type="table" w:styleId="GridTable4-Accent1">
    <w:name w:val="Grid Table 4 Accent 1"/>
    <w:basedOn w:val="TableNormal"/>
    <w:uiPriority w:val="49"/>
    <w:rsid w:val="009E7A2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9E7A27"/>
    <w:pPr>
      <w:spacing w:after="200"/>
    </w:pPr>
    <w:rPr>
      <w:b/>
      <w:iCs/>
      <w:color w:val="44546A" w:themeColor="text2"/>
      <w:sz w:val="18"/>
      <w:szCs w:val="18"/>
    </w:rPr>
  </w:style>
  <w:style w:type="paragraph" w:styleId="ListParagraph">
    <w:name w:val="List Paragraph"/>
    <w:aliases w:val="TOC style,lp1,Bullet List,FooterText,List Paragraph_Number"/>
    <w:basedOn w:val="Normal"/>
    <w:link w:val="ListParagraphChar"/>
    <w:uiPriority w:val="34"/>
    <w:qFormat/>
    <w:rsid w:val="00840C98"/>
    <w:pPr>
      <w:numPr>
        <w:numId w:val="10"/>
      </w:numPr>
      <w:spacing w:before="120" w:after="120" w:line="240" w:lineRule="auto"/>
      <w:ind w:right="720"/>
    </w:pPr>
  </w:style>
  <w:style w:type="paragraph" w:styleId="TOAHeading">
    <w:name w:val="toa heading"/>
    <w:basedOn w:val="Normal"/>
    <w:next w:val="Normal"/>
    <w:uiPriority w:val="99"/>
    <w:semiHidden/>
    <w:unhideWhenUsed/>
    <w:rsid w:val="009E7A27"/>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9E7A27"/>
    <w:pPr>
      <w:ind w:left="240" w:hanging="240"/>
    </w:pPr>
  </w:style>
  <w:style w:type="table" w:styleId="TableGridLight">
    <w:name w:val="Grid Table Light"/>
    <w:basedOn w:val="TableNormal"/>
    <w:uiPriority w:val="40"/>
    <w:rsid w:val="009E7A2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9E7A27"/>
    <w:pPr>
      <w:spacing w:before="100" w:beforeAutospacing="1" w:after="100" w:afterAutospacing="1"/>
      <w:jc w:val="left"/>
    </w:pPr>
    <w:rPr>
      <w:rFonts w:ascii="Times New Roman" w:eastAsia="Times New Roman" w:hAnsi="Times New Roman" w:cs="Times New Roman"/>
      <w:lang w:val="en-IN" w:eastAsia="en-IN"/>
    </w:rPr>
  </w:style>
  <w:style w:type="character" w:styleId="CommentReference">
    <w:name w:val="annotation reference"/>
    <w:basedOn w:val="DefaultParagraphFont"/>
    <w:semiHidden/>
    <w:rsid w:val="009E7A27"/>
    <w:rPr>
      <w:sz w:val="16"/>
      <w:szCs w:val="16"/>
    </w:rPr>
  </w:style>
  <w:style w:type="paragraph" w:styleId="CommentText">
    <w:name w:val="annotation text"/>
    <w:basedOn w:val="Normal"/>
    <w:link w:val="CommentTextChar"/>
    <w:semiHidden/>
    <w:rsid w:val="009E7A27"/>
    <w:rPr>
      <w:rFonts w:eastAsia="Graphik" w:cs="Graphik"/>
      <w:lang w:val="en-GB"/>
    </w:rPr>
  </w:style>
  <w:style w:type="character" w:customStyle="1" w:styleId="CommentTextChar">
    <w:name w:val="Comment Text Char"/>
    <w:basedOn w:val="DefaultParagraphFont"/>
    <w:link w:val="CommentText"/>
    <w:semiHidden/>
    <w:rsid w:val="009E7A27"/>
    <w:rPr>
      <w:rFonts w:ascii="Graphik" w:eastAsia="Graphik" w:hAnsi="Graphik" w:cs="Graphik"/>
      <w:kern w:val="2"/>
      <w:sz w:val="20"/>
      <w:szCs w:val="22"/>
      <w:lang w:val="en-GB"/>
      <w14:ligatures w14:val="standardContextual"/>
    </w:rPr>
  </w:style>
  <w:style w:type="paragraph" w:styleId="CommentSubject">
    <w:name w:val="annotation subject"/>
    <w:basedOn w:val="CommentText"/>
    <w:next w:val="CommentText"/>
    <w:link w:val="CommentSubjectChar"/>
    <w:uiPriority w:val="99"/>
    <w:semiHidden/>
    <w:unhideWhenUsed/>
    <w:rsid w:val="009E7A27"/>
    <w:rPr>
      <w:rFonts w:cs="Arial"/>
      <w:b/>
      <w:bCs/>
      <w:szCs w:val="20"/>
    </w:rPr>
  </w:style>
  <w:style w:type="character" w:customStyle="1" w:styleId="CommentSubjectChar">
    <w:name w:val="Comment Subject Char"/>
    <w:basedOn w:val="CommentTextChar"/>
    <w:link w:val="CommentSubject"/>
    <w:uiPriority w:val="99"/>
    <w:semiHidden/>
    <w:rsid w:val="009E7A27"/>
    <w:rPr>
      <w:rFonts w:ascii="Graphik" w:eastAsia="Graphik" w:hAnsi="Graphik" w:cs="Arial"/>
      <w:b/>
      <w:bCs/>
      <w:kern w:val="2"/>
      <w:sz w:val="20"/>
      <w:szCs w:val="20"/>
      <w:lang w:val="en-GB"/>
      <w14:ligatures w14:val="standardContextual"/>
    </w:rPr>
  </w:style>
  <w:style w:type="paragraph" w:styleId="Revision">
    <w:name w:val="Revision"/>
    <w:hidden/>
    <w:uiPriority w:val="99"/>
    <w:semiHidden/>
    <w:rsid w:val="009E7A27"/>
    <w:rPr>
      <w:rFonts w:ascii="Graphik" w:hAnsi="Graphik" w:cs="Arial"/>
      <w:sz w:val="22"/>
      <w:szCs w:val="22"/>
    </w:rPr>
  </w:style>
  <w:style w:type="table" w:customStyle="1" w:styleId="TableGrid1">
    <w:name w:val="Table Grid1"/>
    <w:basedOn w:val="TableNormal"/>
    <w:next w:val="TableGrid"/>
    <w:uiPriority w:val="39"/>
    <w:rsid w:val="009E7A27"/>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E7A27"/>
    <w:rPr>
      <w:color w:val="954F72" w:themeColor="followedHyperlink"/>
      <w:u w:val="single"/>
    </w:rPr>
  </w:style>
  <w:style w:type="character" w:styleId="Mention">
    <w:name w:val="Mention"/>
    <w:basedOn w:val="DefaultParagraphFont"/>
    <w:uiPriority w:val="99"/>
    <w:unhideWhenUsed/>
    <w:rsid w:val="009E7A27"/>
    <w:rPr>
      <w:color w:val="2B579A"/>
      <w:shd w:val="clear" w:color="auto" w:fill="E1DFDD"/>
    </w:rPr>
  </w:style>
  <w:style w:type="paragraph" w:styleId="NoSpacing">
    <w:name w:val="No Spacing"/>
    <w:uiPriority w:val="1"/>
    <w:qFormat/>
    <w:rsid w:val="009E7A27"/>
    <w:pPr>
      <w:jc w:val="both"/>
    </w:pPr>
    <w:rPr>
      <w:rFonts w:ascii="Graphik" w:hAnsi="Graphik" w:cs="Arial"/>
      <w:sz w:val="22"/>
      <w:szCs w:val="22"/>
    </w:rPr>
  </w:style>
  <w:style w:type="character" w:styleId="Strong">
    <w:name w:val="Strong"/>
    <w:basedOn w:val="DefaultParagraphFont"/>
    <w:uiPriority w:val="22"/>
    <w:qFormat/>
    <w:rsid w:val="009E7A27"/>
    <w:rPr>
      <w:b/>
      <w:bCs/>
    </w:rPr>
  </w:style>
  <w:style w:type="paragraph" w:customStyle="1" w:styleId="Tight">
    <w:name w:val="Tight"/>
    <w:basedOn w:val="Normal"/>
    <w:link w:val="TightChar"/>
    <w:qFormat/>
    <w:rsid w:val="00840C98"/>
    <w:pPr>
      <w:spacing w:after="0"/>
    </w:pPr>
  </w:style>
  <w:style w:type="character" w:customStyle="1" w:styleId="TightChar">
    <w:name w:val="Tight Char"/>
    <w:basedOn w:val="DefaultParagraphFont"/>
    <w:link w:val="Tight"/>
    <w:rsid w:val="00840C98"/>
    <w:rPr>
      <w:rFonts w:ascii="Graphik" w:hAnsi="Graphik"/>
      <w:kern w:val="2"/>
      <w:sz w:val="20"/>
      <w:szCs w:val="22"/>
      <w14:ligatures w14:val="standardContextual"/>
    </w:rPr>
  </w:style>
  <w:style w:type="paragraph" w:customStyle="1" w:styleId="ProductName">
    <w:name w:val="Product_Name"/>
    <w:basedOn w:val="Normal"/>
    <w:link w:val="ProductNameChar"/>
    <w:qFormat/>
    <w:rsid w:val="00840C98"/>
    <w:pPr>
      <w:jc w:val="center"/>
    </w:pPr>
    <w:rPr>
      <w:b/>
      <w:bCs/>
      <w:sz w:val="56"/>
      <w:szCs w:val="72"/>
    </w:rPr>
  </w:style>
  <w:style w:type="character" w:customStyle="1" w:styleId="ProductNameChar">
    <w:name w:val="Product_Name Char"/>
    <w:basedOn w:val="DefaultParagraphFont"/>
    <w:link w:val="ProductName"/>
    <w:rsid w:val="00840C98"/>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840C98"/>
    <w:rPr>
      <w:sz w:val="36"/>
      <w:szCs w:val="40"/>
    </w:rPr>
  </w:style>
  <w:style w:type="character" w:customStyle="1" w:styleId="DocumentTypeChar">
    <w:name w:val="Document_Type Char"/>
    <w:basedOn w:val="ProductNameChar"/>
    <w:link w:val="DocumentType"/>
    <w:rsid w:val="00840C98"/>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840C98"/>
    <w:pPr>
      <w:numPr>
        <w:numId w:val="11"/>
      </w:numPr>
      <w:spacing w:before="60" w:after="60"/>
      <w:ind w:left="360"/>
    </w:pPr>
    <w:rPr>
      <w:rFonts w:eastAsia="Cambria" w:cs="Times New Roman"/>
    </w:rPr>
  </w:style>
  <w:style w:type="character" w:customStyle="1" w:styleId="ListParagraphChar">
    <w:name w:val="List Paragraph Char"/>
    <w:aliases w:val="TOC style Char,lp1 Char,Bullet List Char,FooterText Char,List Paragraph_Number Char"/>
    <w:basedOn w:val="DefaultParagraphFont"/>
    <w:link w:val="ListParagraph"/>
    <w:uiPriority w:val="34"/>
    <w:rsid w:val="00840C98"/>
    <w:rPr>
      <w:rFonts w:ascii="Graphik" w:hAnsi="Graphik"/>
      <w:kern w:val="2"/>
      <w:sz w:val="20"/>
      <w:szCs w:val="22"/>
      <w14:ligatures w14:val="standardContextual"/>
    </w:rPr>
  </w:style>
  <w:style w:type="character" w:customStyle="1" w:styleId="TightLIstChar">
    <w:name w:val="Tight_LIst Char"/>
    <w:basedOn w:val="ListParagraphChar"/>
    <w:link w:val="TightLIst"/>
    <w:rsid w:val="00840C98"/>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840C98"/>
    <w:pPr>
      <w:spacing w:before="100" w:beforeAutospacing="1" w:after="0"/>
      <w:jc w:val="left"/>
    </w:pPr>
  </w:style>
  <w:style w:type="character" w:customStyle="1" w:styleId="TightLeftAlignedChar">
    <w:name w:val="Tight_Left_Aligned Char"/>
    <w:basedOn w:val="DefaultParagraphFont"/>
    <w:link w:val="TightLeftAligned"/>
    <w:rsid w:val="00840C98"/>
    <w:rPr>
      <w:rFonts w:ascii="Graphik" w:hAnsi="Graphik"/>
      <w:kern w:val="2"/>
      <w:sz w:val="20"/>
      <w:szCs w:val="22"/>
      <w14:ligatures w14:val="standardContextual"/>
    </w:rPr>
  </w:style>
  <w:style w:type="paragraph" w:customStyle="1" w:styleId="TableHeader">
    <w:name w:val="Table_Header"/>
    <w:basedOn w:val="Normal"/>
    <w:link w:val="TableHeaderChar"/>
    <w:qFormat/>
    <w:rsid w:val="00840C98"/>
    <w:pPr>
      <w:spacing w:before="100" w:beforeAutospacing="1" w:after="0"/>
    </w:pPr>
    <w:rPr>
      <w:b/>
      <w:bCs/>
    </w:rPr>
  </w:style>
  <w:style w:type="character" w:customStyle="1" w:styleId="TableHeaderChar">
    <w:name w:val="Table_Header Char"/>
    <w:basedOn w:val="DefaultParagraphFont"/>
    <w:link w:val="TableHeader"/>
    <w:rsid w:val="00840C98"/>
    <w:rPr>
      <w:rFonts w:ascii="Graphik" w:hAnsi="Graphik"/>
      <w:b/>
      <w:bCs/>
      <w:kern w:val="2"/>
      <w:sz w:val="20"/>
      <w:szCs w:val="22"/>
      <w14:ligatures w14:val="standardContextual"/>
    </w:rPr>
  </w:style>
  <w:style w:type="table" w:customStyle="1" w:styleId="TableGrid2">
    <w:name w:val="Table Grid2"/>
    <w:basedOn w:val="TableNormal"/>
    <w:uiPriority w:val="39"/>
    <w:rsid w:val="00B2266E"/>
    <w:rPr>
      <w:rFonts w:ascii="Cambria" w:hAnsi="Cambria" w:cs="Times New Roman"/>
      <w:sz w:val="20"/>
      <w:szCs w:val="20"/>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8530">
      <w:bodyDiv w:val="1"/>
      <w:marLeft w:val="0"/>
      <w:marRight w:val="0"/>
      <w:marTop w:val="0"/>
      <w:marBottom w:val="0"/>
      <w:divBdr>
        <w:top w:val="none" w:sz="0" w:space="0" w:color="auto"/>
        <w:left w:val="none" w:sz="0" w:space="0" w:color="auto"/>
        <w:bottom w:val="none" w:sz="0" w:space="0" w:color="auto"/>
        <w:right w:val="none" w:sz="0" w:space="0" w:color="auto"/>
      </w:divBdr>
    </w:div>
    <w:div w:id="27881619">
      <w:bodyDiv w:val="1"/>
      <w:marLeft w:val="0"/>
      <w:marRight w:val="0"/>
      <w:marTop w:val="0"/>
      <w:marBottom w:val="0"/>
      <w:divBdr>
        <w:top w:val="none" w:sz="0" w:space="0" w:color="auto"/>
        <w:left w:val="none" w:sz="0" w:space="0" w:color="auto"/>
        <w:bottom w:val="none" w:sz="0" w:space="0" w:color="auto"/>
        <w:right w:val="none" w:sz="0" w:space="0" w:color="auto"/>
      </w:divBdr>
    </w:div>
    <w:div w:id="33576462">
      <w:bodyDiv w:val="1"/>
      <w:marLeft w:val="0"/>
      <w:marRight w:val="0"/>
      <w:marTop w:val="0"/>
      <w:marBottom w:val="0"/>
      <w:divBdr>
        <w:top w:val="none" w:sz="0" w:space="0" w:color="auto"/>
        <w:left w:val="none" w:sz="0" w:space="0" w:color="auto"/>
        <w:bottom w:val="none" w:sz="0" w:space="0" w:color="auto"/>
        <w:right w:val="none" w:sz="0" w:space="0" w:color="auto"/>
      </w:divBdr>
    </w:div>
    <w:div w:id="35550898">
      <w:bodyDiv w:val="1"/>
      <w:marLeft w:val="0"/>
      <w:marRight w:val="0"/>
      <w:marTop w:val="0"/>
      <w:marBottom w:val="0"/>
      <w:divBdr>
        <w:top w:val="none" w:sz="0" w:space="0" w:color="auto"/>
        <w:left w:val="none" w:sz="0" w:space="0" w:color="auto"/>
        <w:bottom w:val="none" w:sz="0" w:space="0" w:color="auto"/>
        <w:right w:val="none" w:sz="0" w:space="0" w:color="auto"/>
      </w:divBdr>
    </w:div>
    <w:div w:id="66733158">
      <w:bodyDiv w:val="1"/>
      <w:marLeft w:val="0"/>
      <w:marRight w:val="0"/>
      <w:marTop w:val="0"/>
      <w:marBottom w:val="0"/>
      <w:divBdr>
        <w:top w:val="none" w:sz="0" w:space="0" w:color="auto"/>
        <w:left w:val="none" w:sz="0" w:space="0" w:color="auto"/>
        <w:bottom w:val="none" w:sz="0" w:space="0" w:color="auto"/>
        <w:right w:val="none" w:sz="0" w:space="0" w:color="auto"/>
      </w:divBdr>
    </w:div>
    <w:div w:id="70154309">
      <w:bodyDiv w:val="1"/>
      <w:marLeft w:val="0"/>
      <w:marRight w:val="0"/>
      <w:marTop w:val="0"/>
      <w:marBottom w:val="0"/>
      <w:divBdr>
        <w:top w:val="none" w:sz="0" w:space="0" w:color="auto"/>
        <w:left w:val="none" w:sz="0" w:space="0" w:color="auto"/>
        <w:bottom w:val="none" w:sz="0" w:space="0" w:color="auto"/>
        <w:right w:val="none" w:sz="0" w:space="0" w:color="auto"/>
      </w:divBdr>
    </w:div>
    <w:div w:id="87118090">
      <w:bodyDiv w:val="1"/>
      <w:marLeft w:val="0"/>
      <w:marRight w:val="0"/>
      <w:marTop w:val="0"/>
      <w:marBottom w:val="0"/>
      <w:divBdr>
        <w:top w:val="none" w:sz="0" w:space="0" w:color="auto"/>
        <w:left w:val="none" w:sz="0" w:space="0" w:color="auto"/>
        <w:bottom w:val="none" w:sz="0" w:space="0" w:color="auto"/>
        <w:right w:val="none" w:sz="0" w:space="0" w:color="auto"/>
      </w:divBdr>
    </w:div>
    <w:div w:id="88739811">
      <w:bodyDiv w:val="1"/>
      <w:marLeft w:val="0"/>
      <w:marRight w:val="0"/>
      <w:marTop w:val="0"/>
      <w:marBottom w:val="0"/>
      <w:divBdr>
        <w:top w:val="none" w:sz="0" w:space="0" w:color="auto"/>
        <w:left w:val="none" w:sz="0" w:space="0" w:color="auto"/>
        <w:bottom w:val="none" w:sz="0" w:space="0" w:color="auto"/>
        <w:right w:val="none" w:sz="0" w:space="0" w:color="auto"/>
      </w:divBdr>
    </w:div>
    <w:div w:id="102891659">
      <w:bodyDiv w:val="1"/>
      <w:marLeft w:val="0"/>
      <w:marRight w:val="0"/>
      <w:marTop w:val="0"/>
      <w:marBottom w:val="0"/>
      <w:divBdr>
        <w:top w:val="none" w:sz="0" w:space="0" w:color="auto"/>
        <w:left w:val="none" w:sz="0" w:space="0" w:color="auto"/>
        <w:bottom w:val="none" w:sz="0" w:space="0" w:color="auto"/>
        <w:right w:val="none" w:sz="0" w:space="0" w:color="auto"/>
      </w:divBdr>
    </w:div>
    <w:div w:id="112871512">
      <w:bodyDiv w:val="1"/>
      <w:marLeft w:val="0"/>
      <w:marRight w:val="0"/>
      <w:marTop w:val="0"/>
      <w:marBottom w:val="0"/>
      <w:divBdr>
        <w:top w:val="none" w:sz="0" w:space="0" w:color="auto"/>
        <w:left w:val="none" w:sz="0" w:space="0" w:color="auto"/>
        <w:bottom w:val="none" w:sz="0" w:space="0" w:color="auto"/>
        <w:right w:val="none" w:sz="0" w:space="0" w:color="auto"/>
      </w:divBdr>
    </w:div>
    <w:div w:id="115174375">
      <w:bodyDiv w:val="1"/>
      <w:marLeft w:val="0"/>
      <w:marRight w:val="0"/>
      <w:marTop w:val="0"/>
      <w:marBottom w:val="0"/>
      <w:divBdr>
        <w:top w:val="none" w:sz="0" w:space="0" w:color="auto"/>
        <w:left w:val="none" w:sz="0" w:space="0" w:color="auto"/>
        <w:bottom w:val="none" w:sz="0" w:space="0" w:color="auto"/>
        <w:right w:val="none" w:sz="0" w:space="0" w:color="auto"/>
      </w:divBdr>
    </w:div>
    <w:div w:id="131602095">
      <w:bodyDiv w:val="1"/>
      <w:marLeft w:val="0"/>
      <w:marRight w:val="0"/>
      <w:marTop w:val="0"/>
      <w:marBottom w:val="0"/>
      <w:divBdr>
        <w:top w:val="none" w:sz="0" w:space="0" w:color="auto"/>
        <w:left w:val="none" w:sz="0" w:space="0" w:color="auto"/>
        <w:bottom w:val="none" w:sz="0" w:space="0" w:color="auto"/>
        <w:right w:val="none" w:sz="0" w:space="0" w:color="auto"/>
      </w:divBdr>
    </w:div>
    <w:div w:id="137112296">
      <w:bodyDiv w:val="1"/>
      <w:marLeft w:val="0"/>
      <w:marRight w:val="0"/>
      <w:marTop w:val="0"/>
      <w:marBottom w:val="0"/>
      <w:divBdr>
        <w:top w:val="none" w:sz="0" w:space="0" w:color="auto"/>
        <w:left w:val="none" w:sz="0" w:space="0" w:color="auto"/>
        <w:bottom w:val="none" w:sz="0" w:space="0" w:color="auto"/>
        <w:right w:val="none" w:sz="0" w:space="0" w:color="auto"/>
      </w:divBdr>
    </w:div>
    <w:div w:id="138765174">
      <w:bodyDiv w:val="1"/>
      <w:marLeft w:val="0"/>
      <w:marRight w:val="0"/>
      <w:marTop w:val="0"/>
      <w:marBottom w:val="0"/>
      <w:divBdr>
        <w:top w:val="none" w:sz="0" w:space="0" w:color="auto"/>
        <w:left w:val="none" w:sz="0" w:space="0" w:color="auto"/>
        <w:bottom w:val="none" w:sz="0" w:space="0" w:color="auto"/>
        <w:right w:val="none" w:sz="0" w:space="0" w:color="auto"/>
      </w:divBdr>
    </w:div>
    <w:div w:id="160971194">
      <w:bodyDiv w:val="1"/>
      <w:marLeft w:val="0"/>
      <w:marRight w:val="0"/>
      <w:marTop w:val="0"/>
      <w:marBottom w:val="0"/>
      <w:divBdr>
        <w:top w:val="none" w:sz="0" w:space="0" w:color="auto"/>
        <w:left w:val="none" w:sz="0" w:space="0" w:color="auto"/>
        <w:bottom w:val="none" w:sz="0" w:space="0" w:color="auto"/>
        <w:right w:val="none" w:sz="0" w:space="0" w:color="auto"/>
      </w:divBdr>
    </w:div>
    <w:div w:id="164369692">
      <w:bodyDiv w:val="1"/>
      <w:marLeft w:val="0"/>
      <w:marRight w:val="0"/>
      <w:marTop w:val="0"/>
      <w:marBottom w:val="0"/>
      <w:divBdr>
        <w:top w:val="none" w:sz="0" w:space="0" w:color="auto"/>
        <w:left w:val="none" w:sz="0" w:space="0" w:color="auto"/>
        <w:bottom w:val="none" w:sz="0" w:space="0" w:color="auto"/>
        <w:right w:val="none" w:sz="0" w:space="0" w:color="auto"/>
      </w:divBdr>
    </w:div>
    <w:div w:id="170217225">
      <w:bodyDiv w:val="1"/>
      <w:marLeft w:val="0"/>
      <w:marRight w:val="0"/>
      <w:marTop w:val="0"/>
      <w:marBottom w:val="0"/>
      <w:divBdr>
        <w:top w:val="none" w:sz="0" w:space="0" w:color="auto"/>
        <w:left w:val="none" w:sz="0" w:space="0" w:color="auto"/>
        <w:bottom w:val="none" w:sz="0" w:space="0" w:color="auto"/>
        <w:right w:val="none" w:sz="0" w:space="0" w:color="auto"/>
      </w:divBdr>
    </w:div>
    <w:div w:id="174468662">
      <w:bodyDiv w:val="1"/>
      <w:marLeft w:val="0"/>
      <w:marRight w:val="0"/>
      <w:marTop w:val="0"/>
      <w:marBottom w:val="0"/>
      <w:divBdr>
        <w:top w:val="none" w:sz="0" w:space="0" w:color="auto"/>
        <w:left w:val="none" w:sz="0" w:space="0" w:color="auto"/>
        <w:bottom w:val="none" w:sz="0" w:space="0" w:color="auto"/>
        <w:right w:val="none" w:sz="0" w:space="0" w:color="auto"/>
      </w:divBdr>
    </w:div>
    <w:div w:id="176047361">
      <w:bodyDiv w:val="1"/>
      <w:marLeft w:val="0"/>
      <w:marRight w:val="0"/>
      <w:marTop w:val="0"/>
      <w:marBottom w:val="0"/>
      <w:divBdr>
        <w:top w:val="none" w:sz="0" w:space="0" w:color="auto"/>
        <w:left w:val="none" w:sz="0" w:space="0" w:color="auto"/>
        <w:bottom w:val="none" w:sz="0" w:space="0" w:color="auto"/>
        <w:right w:val="none" w:sz="0" w:space="0" w:color="auto"/>
      </w:divBdr>
    </w:div>
    <w:div w:id="201795758">
      <w:bodyDiv w:val="1"/>
      <w:marLeft w:val="0"/>
      <w:marRight w:val="0"/>
      <w:marTop w:val="0"/>
      <w:marBottom w:val="0"/>
      <w:divBdr>
        <w:top w:val="none" w:sz="0" w:space="0" w:color="auto"/>
        <w:left w:val="none" w:sz="0" w:space="0" w:color="auto"/>
        <w:bottom w:val="none" w:sz="0" w:space="0" w:color="auto"/>
        <w:right w:val="none" w:sz="0" w:space="0" w:color="auto"/>
      </w:divBdr>
    </w:div>
    <w:div w:id="202328717">
      <w:bodyDiv w:val="1"/>
      <w:marLeft w:val="0"/>
      <w:marRight w:val="0"/>
      <w:marTop w:val="0"/>
      <w:marBottom w:val="0"/>
      <w:divBdr>
        <w:top w:val="none" w:sz="0" w:space="0" w:color="auto"/>
        <w:left w:val="none" w:sz="0" w:space="0" w:color="auto"/>
        <w:bottom w:val="none" w:sz="0" w:space="0" w:color="auto"/>
        <w:right w:val="none" w:sz="0" w:space="0" w:color="auto"/>
      </w:divBdr>
    </w:div>
    <w:div w:id="226838303">
      <w:bodyDiv w:val="1"/>
      <w:marLeft w:val="0"/>
      <w:marRight w:val="0"/>
      <w:marTop w:val="0"/>
      <w:marBottom w:val="0"/>
      <w:divBdr>
        <w:top w:val="none" w:sz="0" w:space="0" w:color="auto"/>
        <w:left w:val="none" w:sz="0" w:space="0" w:color="auto"/>
        <w:bottom w:val="none" w:sz="0" w:space="0" w:color="auto"/>
        <w:right w:val="none" w:sz="0" w:space="0" w:color="auto"/>
      </w:divBdr>
    </w:div>
    <w:div w:id="264729665">
      <w:bodyDiv w:val="1"/>
      <w:marLeft w:val="0"/>
      <w:marRight w:val="0"/>
      <w:marTop w:val="0"/>
      <w:marBottom w:val="0"/>
      <w:divBdr>
        <w:top w:val="none" w:sz="0" w:space="0" w:color="auto"/>
        <w:left w:val="none" w:sz="0" w:space="0" w:color="auto"/>
        <w:bottom w:val="none" w:sz="0" w:space="0" w:color="auto"/>
        <w:right w:val="none" w:sz="0" w:space="0" w:color="auto"/>
      </w:divBdr>
    </w:div>
    <w:div w:id="267393627">
      <w:bodyDiv w:val="1"/>
      <w:marLeft w:val="0"/>
      <w:marRight w:val="0"/>
      <w:marTop w:val="0"/>
      <w:marBottom w:val="0"/>
      <w:divBdr>
        <w:top w:val="none" w:sz="0" w:space="0" w:color="auto"/>
        <w:left w:val="none" w:sz="0" w:space="0" w:color="auto"/>
        <w:bottom w:val="none" w:sz="0" w:space="0" w:color="auto"/>
        <w:right w:val="none" w:sz="0" w:space="0" w:color="auto"/>
      </w:divBdr>
    </w:div>
    <w:div w:id="279343442">
      <w:bodyDiv w:val="1"/>
      <w:marLeft w:val="0"/>
      <w:marRight w:val="0"/>
      <w:marTop w:val="0"/>
      <w:marBottom w:val="0"/>
      <w:divBdr>
        <w:top w:val="none" w:sz="0" w:space="0" w:color="auto"/>
        <w:left w:val="none" w:sz="0" w:space="0" w:color="auto"/>
        <w:bottom w:val="none" w:sz="0" w:space="0" w:color="auto"/>
        <w:right w:val="none" w:sz="0" w:space="0" w:color="auto"/>
      </w:divBdr>
    </w:div>
    <w:div w:id="295842876">
      <w:bodyDiv w:val="1"/>
      <w:marLeft w:val="0"/>
      <w:marRight w:val="0"/>
      <w:marTop w:val="0"/>
      <w:marBottom w:val="0"/>
      <w:divBdr>
        <w:top w:val="none" w:sz="0" w:space="0" w:color="auto"/>
        <w:left w:val="none" w:sz="0" w:space="0" w:color="auto"/>
        <w:bottom w:val="none" w:sz="0" w:space="0" w:color="auto"/>
        <w:right w:val="none" w:sz="0" w:space="0" w:color="auto"/>
      </w:divBdr>
    </w:div>
    <w:div w:id="300309111">
      <w:bodyDiv w:val="1"/>
      <w:marLeft w:val="0"/>
      <w:marRight w:val="0"/>
      <w:marTop w:val="0"/>
      <w:marBottom w:val="0"/>
      <w:divBdr>
        <w:top w:val="none" w:sz="0" w:space="0" w:color="auto"/>
        <w:left w:val="none" w:sz="0" w:space="0" w:color="auto"/>
        <w:bottom w:val="none" w:sz="0" w:space="0" w:color="auto"/>
        <w:right w:val="none" w:sz="0" w:space="0" w:color="auto"/>
      </w:divBdr>
    </w:div>
    <w:div w:id="328682708">
      <w:bodyDiv w:val="1"/>
      <w:marLeft w:val="0"/>
      <w:marRight w:val="0"/>
      <w:marTop w:val="0"/>
      <w:marBottom w:val="0"/>
      <w:divBdr>
        <w:top w:val="none" w:sz="0" w:space="0" w:color="auto"/>
        <w:left w:val="none" w:sz="0" w:space="0" w:color="auto"/>
        <w:bottom w:val="none" w:sz="0" w:space="0" w:color="auto"/>
        <w:right w:val="none" w:sz="0" w:space="0" w:color="auto"/>
      </w:divBdr>
    </w:div>
    <w:div w:id="329529516">
      <w:bodyDiv w:val="1"/>
      <w:marLeft w:val="0"/>
      <w:marRight w:val="0"/>
      <w:marTop w:val="0"/>
      <w:marBottom w:val="0"/>
      <w:divBdr>
        <w:top w:val="none" w:sz="0" w:space="0" w:color="auto"/>
        <w:left w:val="none" w:sz="0" w:space="0" w:color="auto"/>
        <w:bottom w:val="none" w:sz="0" w:space="0" w:color="auto"/>
        <w:right w:val="none" w:sz="0" w:space="0" w:color="auto"/>
      </w:divBdr>
    </w:div>
    <w:div w:id="340812949">
      <w:bodyDiv w:val="1"/>
      <w:marLeft w:val="0"/>
      <w:marRight w:val="0"/>
      <w:marTop w:val="0"/>
      <w:marBottom w:val="0"/>
      <w:divBdr>
        <w:top w:val="none" w:sz="0" w:space="0" w:color="auto"/>
        <w:left w:val="none" w:sz="0" w:space="0" w:color="auto"/>
        <w:bottom w:val="none" w:sz="0" w:space="0" w:color="auto"/>
        <w:right w:val="none" w:sz="0" w:space="0" w:color="auto"/>
      </w:divBdr>
    </w:div>
    <w:div w:id="345328550">
      <w:bodyDiv w:val="1"/>
      <w:marLeft w:val="0"/>
      <w:marRight w:val="0"/>
      <w:marTop w:val="0"/>
      <w:marBottom w:val="0"/>
      <w:divBdr>
        <w:top w:val="none" w:sz="0" w:space="0" w:color="auto"/>
        <w:left w:val="none" w:sz="0" w:space="0" w:color="auto"/>
        <w:bottom w:val="none" w:sz="0" w:space="0" w:color="auto"/>
        <w:right w:val="none" w:sz="0" w:space="0" w:color="auto"/>
      </w:divBdr>
    </w:div>
    <w:div w:id="352074942">
      <w:bodyDiv w:val="1"/>
      <w:marLeft w:val="0"/>
      <w:marRight w:val="0"/>
      <w:marTop w:val="0"/>
      <w:marBottom w:val="0"/>
      <w:divBdr>
        <w:top w:val="none" w:sz="0" w:space="0" w:color="auto"/>
        <w:left w:val="none" w:sz="0" w:space="0" w:color="auto"/>
        <w:bottom w:val="none" w:sz="0" w:space="0" w:color="auto"/>
        <w:right w:val="none" w:sz="0" w:space="0" w:color="auto"/>
      </w:divBdr>
    </w:div>
    <w:div w:id="359742849">
      <w:bodyDiv w:val="1"/>
      <w:marLeft w:val="0"/>
      <w:marRight w:val="0"/>
      <w:marTop w:val="0"/>
      <w:marBottom w:val="0"/>
      <w:divBdr>
        <w:top w:val="none" w:sz="0" w:space="0" w:color="auto"/>
        <w:left w:val="none" w:sz="0" w:space="0" w:color="auto"/>
        <w:bottom w:val="none" w:sz="0" w:space="0" w:color="auto"/>
        <w:right w:val="none" w:sz="0" w:space="0" w:color="auto"/>
      </w:divBdr>
    </w:div>
    <w:div w:id="366033141">
      <w:bodyDiv w:val="1"/>
      <w:marLeft w:val="0"/>
      <w:marRight w:val="0"/>
      <w:marTop w:val="0"/>
      <w:marBottom w:val="0"/>
      <w:divBdr>
        <w:top w:val="none" w:sz="0" w:space="0" w:color="auto"/>
        <w:left w:val="none" w:sz="0" w:space="0" w:color="auto"/>
        <w:bottom w:val="none" w:sz="0" w:space="0" w:color="auto"/>
        <w:right w:val="none" w:sz="0" w:space="0" w:color="auto"/>
      </w:divBdr>
    </w:div>
    <w:div w:id="388454508">
      <w:bodyDiv w:val="1"/>
      <w:marLeft w:val="0"/>
      <w:marRight w:val="0"/>
      <w:marTop w:val="0"/>
      <w:marBottom w:val="0"/>
      <w:divBdr>
        <w:top w:val="none" w:sz="0" w:space="0" w:color="auto"/>
        <w:left w:val="none" w:sz="0" w:space="0" w:color="auto"/>
        <w:bottom w:val="none" w:sz="0" w:space="0" w:color="auto"/>
        <w:right w:val="none" w:sz="0" w:space="0" w:color="auto"/>
      </w:divBdr>
    </w:div>
    <w:div w:id="388579738">
      <w:bodyDiv w:val="1"/>
      <w:marLeft w:val="0"/>
      <w:marRight w:val="0"/>
      <w:marTop w:val="0"/>
      <w:marBottom w:val="0"/>
      <w:divBdr>
        <w:top w:val="none" w:sz="0" w:space="0" w:color="auto"/>
        <w:left w:val="none" w:sz="0" w:space="0" w:color="auto"/>
        <w:bottom w:val="none" w:sz="0" w:space="0" w:color="auto"/>
        <w:right w:val="none" w:sz="0" w:space="0" w:color="auto"/>
      </w:divBdr>
    </w:div>
    <w:div w:id="390688513">
      <w:bodyDiv w:val="1"/>
      <w:marLeft w:val="0"/>
      <w:marRight w:val="0"/>
      <w:marTop w:val="0"/>
      <w:marBottom w:val="0"/>
      <w:divBdr>
        <w:top w:val="none" w:sz="0" w:space="0" w:color="auto"/>
        <w:left w:val="none" w:sz="0" w:space="0" w:color="auto"/>
        <w:bottom w:val="none" w:sz="0" w:space="0" w:color="auto"/>
        <w:right w:val="none" w:sz="0" w:space="0" w:color="auto"/>
      </w:divBdr>
    </w:div>
    <w:div w:id="396822343">
      <w:bodyDiv w:val="1"/>
      <w:marLeft w:val="0"/>
      <w:marRight w:val="0"/>
      <w:marTop w:val="0"/>
      <w:marBottom w:val="0"/>
      <w:divBdr>
        <w:top w:val="none" w:sz="0" w:space="0" w:color="auto"/>
        <w:left w:val="none" w:sz="0" w:space="0" w:color="auto"/>
        <w:bottom w:val="none" w:sz="0" w:space="0" w:color="auto"/>
        <w:right w:val="none" w:sz="0" w:space="0" w:color="auto"/>
      </w:divBdr>
    </w:div>
    <w:div w:id="402221718">
      <w:bodyDiv w:val="1"/>
      <w:marLeft w:val="0"/>
      <w:marRight w:val="0"/>
      <w:marTop w:val="0"/>
      <w:marBottom w:val="0"/>
      <w:divBdr>
        <w:top w:val="none" w:sz="0" w:space="0" w:color="auto"/>
        <w:left w:val="none" w:sz="0" w:space="0" w:color="auto"/>
        <w:bottom w:val="none" w:sz="0" w:space="0" w:color="auto"/>
        <w:right w:val="none" w:sz="0" w:space="0" w:color="auto"/>
      </w:divBdr>
    </w:div>
    <w:div w:id="408385823">
      <w:bodyDiv w:val="1"/>
      <w:marLeft w:val="0"/>
      <w:marRight w:val="0"/>
      <w:marTop w:val="0"/>
      <w:marBottom w:val="0"/>
      <w:divBdr>
        <w:top w:val="none" w:sz="0" w:space="0" w:color="auto"/>
        <w:left w:val="none" w:sz="0" w:space="0" w:color="auto"/>
        <w:bottom w:val="none" w:sz="0" w:space="0" w:color="auto"/>
        <w:right w:val="none" w:sz="0" w:space="0" w:color="auto"/>
      </w:divBdr>
    </w:div>
    <w:div w:id="411319408">
      <w:bodyDiv w:val="1"/>
      <w:marLeft w:val="0"/>
      <w:marRight w:val="0"/>
      <w:marTop w:val="0"/>
      <w:marBottom w:val="0"/>
      <w:divBdr>
        <w:top w:val="none" w:sz="0" w:space="0" w:color="auto"/>
        <w:left w:val="none" w:sz="0" w:space="0" w:color="auto"/>
        <w:bottom w:val="none" w:sz="0" w:space="0" w:color="auto"/>
        <w:right w:val="none" w:sz="0" w:space="0" w:color="auto"/>
      </w:divBdr>
    </w:div>
    <w:div w:id="417675596">
      <w:bodyDiv w:val="1"/>
      <w:marLeft w:val="0"/>
      <w:marRight w:val="0"/>
      <w:marTop w:val="0"/>
      <w:marBottom w:val="0"/>
      <w:divBdr>
        <w:top w:val="none" w:sz="0" w:space="0" w:color="auto"/>
        <w:left w:val="none" w:sz="0" w:space="0" w:color="auto"/>
        <w:bottom w:val="none" w:sz="0" w:space="0" w:color="auto"/>
        <w:right w:val="none" w:sz="0" w:space="0" w:color="auto"/>
      </w:divBdr>
    </w:div>
    <w:div w:id="418605497">
      <w:bodyDiv w:val="1"/>
      <w:marLeft w:val="0"/>
      <w:marRight w:val="0"/>
      <w:marTop w:val="0"/>
      <w:marBottom w:val="0"/>
      <w:divBdr>
        <w:top w:val="none" w:sz="0" w:space="0" w:color="auto"/>
        <w:left w:val="none" w:sz="0" w:space="0" w:color="auto"/>
        <w:bottom w:val="none" w:sz="0" w:space="0" w:color="auto"/>
        <w:right w:val="none" w:sz="0" w:space="0" w:color="auto"/>
      </w:divBdr>
    </w:div>
    <w:div w:id="430054738">
      <w:bodyDiv w:val="1"/>
      <w:marLeft w:val="0"/>
      <w:marRight w:val="0"/>
      <w:marTop w:val="0"/>
      <w:marBottom w:val="0"/>
      <w:divBdr>
        <w:top w:val="none" w:sz="0" w:space="0" w:color="auto"/>
        <w:left w:val="none" w:sz="0" w:space="0" w:color="auto"/>
        <w:bottom w:val="none" w:sz="0" w:space="0" w:color="auto"/>
        <w:right w:val="none" w:sz="0" w:space="0" w:color="auto"/>
      </w:divBdr>
    </w:div>
    <w:div w:id="443430296">
      <w:bodyDiv w:val="1"/>
      <w:marLeft w:val="0"/>
      <w:marRight w:val="0"/>
      <w:marTop w:val="0"/>
      <w:marBottom w:val="0"/>
      <w:divBdr>
        <w:top w:val="none" w:sz="0" w:space="0" w:color="auto"/>
        <w:left w:val="none" w:sz="0" w:space="0" w:color="auto"/>
        <w:bottom w:val="none" w:sz="0" w:space="0" w:color="auto"/>
        <w:right w:val="none" w:sz="0" w:space="0" w:color="auto"/>
      </w:divBdr>
    </w:div>
    <w:div w:id="443770432">
      <w:bodyDiv w:val="1"/>
      <w:marLeft w:val="0"/>
      <w:marRight w:val="0"/>
      <w:marTop w:val="0"/>
      <w:marBottom w:val="0"/>
      <w:divBdr>
        <w:top w:val="none" w:sz="0" w:space="0" w:color="auto"/>
        <w:left w:val="none" w:sz="0" w:space="0" w:color="auto"/>
        <w:bottom w:val="none" w:sz="0" w:space="0" w:color="auto"/>
        <w:right w:val="none" w:sz="0" w:space="0" w:color="auto"/>
      </w:divBdr>
    </w:div>
    <w:div w:id="457842394">
      <w:bodyDiv w:val="1"/>
      <w:marLeft w:val="0"/>
      <w:marRight w:val="0"/>
      <w:marTop w:val="0"/>
      <w:marBottom w:val="0"/>
      <w:divBdr>
        <w:top w:val="none" w:sz="0" w:space="0" w:color="auto"/>
        <w:left w:val="none" w:sz="0" w:space="0" w:color="auto"/>
        <w:bottom w:val="none" w:sz="0" w:space="0" w:color="auto"/>
        <w:right w:val="none" w:sz="0" w:space="0" w:color="auto"/>
      </w:divBdr>
    </w:div>
    <w:div w:id="461733127">
      <w:bodyDiv w:val="1"/>
      <w:marLeft w:val="0"/>
      <w:marRight w:val="0"/>
      <w:marTop w:val="0"/>
      <w:marBottom w:val="0"/>
      <w:divBdr>
        <w:top w:val="none" w:sz="0" w:space="0" w:color="auto"/>
        <w:left w:val="none" w:sz="0" w:space="0" w:color="auto"/>
        <w:bottom w:val="none" w:sz="0" w:space="0" w:color="auto"/>
        <w:right w:val="none" w:sz="0" w:space="0" w:color="auto"/>
      </w:divBdr>
    </w:div>
    <w:div w:id="471021548">
      <w:bodyDiv w:val="1"/>
      <w:marLeft w:val="0"/>
      <w:marRight w:val="0"/>
      <w:marTop w:val="0"/>
      <w:marBottom w:val="0"/>
      <w:divBdr>
        <w:top w:val="none" w:sz="0" w:space="0" w:color="auto"/>
        <w:left w:val="none" w:sz="0" w:space="0" w:color="auto"/>
        <w:bottom w:val="none" w:sz="0" w:space="0" w:color="auto"/>
        <w:right w:val="none" w:sz="0" w:space="0" w:color="auto"/>
      </w:divBdr>
    </w:div>
    <w:div w:id="473378699">
      <w:bodyDiv w:val="1"/>
      <w:marLeft w:val="0"/>
      <w:marRight w:val="0"/>
      <w:marTop w:val="0"/>
      <w:marBottom w:val="0"/>
      <w:divBdr>
        <w:top w:val="none" w:sz="0" w:space="0" w:color="auto"/>
        <w:left w:val="none" w:sz="0" w:space="0" w:color="auto"/>
        <w:bottom w:val="none" w:sz="0" w:space="0" w:color="auto"/>
        <w:right w:val="none" w:sz="0" w:space="0" w:color="auto"/>
      </w:divBdr>
    </w:div>
    <w:div w:id="481240512">
      <w:bodyDiv w:val="1"/>
      <w:marLeft w:val="0"/>
      <w:marRight w:val="0"/>
      <w:marTop w:val="0"/>
      <w:marBottom w:val="0"/>
      <w:divBdr>
        <w:top w:val="none" w:sz="0" w:space="0" w:color="auto"/>
        <w:left w:val="none" w:sz="0" w:space="0" w:color="auto"/>
        <w:bottom w:val="none" w:sz="0" w:space="0" w:color="auto"/>
        <w:right w:val="none" w:sz="0" w:space="0" w:color="auto"/>
      </w:divBdr>
    </w:div>
    <w:div w:id="488450826">
      <w:bodyDiv w:val="1"/>
      <w:marLeft w:val="0"/>
      <w:marRight w:val="0"/>
      <w:marTop w:val="0"/>
      <w:marBottom w:val="0"/>
      <w:divBdr>
        <w:top w:val="none" w:sz="0" w:space="0" w:color="auto"/>
        <w:left w:val="none" w:sz="0" w:space="0" w:color="auto"/>
        <w:bottom w:val="none" w:sz="0" w:space="0" w:color="auto"/>
        <w:right w:val="none" w:sz="0" w:space="0" w:color="auto"/>
      </w:divBdr>
    </w:div>
    <w:div w:id="491261777">
      <w:bodyDiv w:val="1"/>
      <w:marLeft w:val="0"/>
      <w:marRight w:val="0"/>
      <w:marTop w:val="0"/>
      <w:marBottom w:val="0"/>
      <w:divBdr>
        <w:top w:val="none" w:sz="0" w:space="0" w:color="auto"/>
        <w:left w:val="none" w:sz="0" w:space="0" w:color="auto"/>
        <w:bottom w:val="none" w:sz="0" w:space="0" w:color="auto"/>
        <w:right w:val="none" w:sz="0" w:space="0" w:color="auto"/>
      </w:divBdr>
    </w:div>
    <w:div w:id="491651336">
      <w:bodyDiv w:val="1"/>
      <w:marLeft w:val="0"/>
      <w:marRight w:val="0"/>
      <w:marTop w:val="0"/>
      <w:marBottom w:val="0"/>
      <w:divBdr>
        <w:top w:val="none" w:sz="0" w:space="0" w:color="auto"/>
        <w:left w:val="none" w:sz="0" w:space="0" w:color="auto"/>
        <w:bottom w:val="none" w:sz="0" w:space="0" w:color="auto"/>
        <w:right w:val="none" w:sz="0" w:space="0" w:color="auto"/>
      </w:divBdr>
    </w:div>
    <w:div w:id="495876833">
      <w:bodyDiv w:val="1"/>
      <w:marLeft w:val="0"/>
      <w:marRight w:val="0"/>
      <w:marTop w:val="0"/>
      <w:marBottom w:val="0"/>
      <w:divBdr>
        <w:top w:val="none" w:sz="0" w:space="0" w:color="auto"/>
        <w:left w:val="none" w:sz="0" w:space="0" w:color="auto"/>
        <w:bottom w:val="none" w:sz="0" w:space="0" w:color="auto"/>
        <w:right w:val="none" w:sz="0" w:space="0" w:color="auto"/>
      </w:divBdr>
    </w:div>
    <w:div w:id="512691124">
      <w:bodyDiv w:val="1"/>
      <w:marLeft w:val="0"/>
      <w:marRight w:val="0"/>
      <w:marTop w:val="0"/>
      <w:marBottom w:val="0"/>
      <w:divBdr>
        <w:top w:val="none" w:sz="0" w:space="0" w:color="auto"/>
        <w:left w:val="none" w:sz="0" w:space="0" w:color="auto"/>
        <w:bottom w:val="none" w:sz="0" w:space="0" w:color="auto"/>
        <w:right w:val="none" w:sz="0" w:space="0" w:color="auto"/>
      </w:divBdr>
    </w:div>
    <w:div w:id="523708036">
      <w:bodyDiv w:val="1"/>
      <w:marLeft w:val="0"/>
      <w:marRight w:val="0"/>
      <w:marTop w:val="0"/>
      <w:marBottom w:val="0"/>
      <w:divBdr>
        <w:top w:val="none" w:sz="0" w:space="0" w:color="auto"/>
        <w:left w:val="none" w:sz="0" w:space="0" w:color="auto"/>
        <w:bottom w:val="none" w:sz="0" w:space="0" w:color="auto"/>
        <w:right w:val="none" w:sz="0" w:space="0" w:color="auto"/>
      </w:divBdr>
    </w:div>
    <w:div w:id="536046769">
      <w:bodyDiv w:val="1"/>
      <w:marLeft w:val="0"/>
      <w:marRight w:val="0"/>
      <w:marTop w:val="0"/>
      <w:marBottom w:val="0"/>
      <w:divBdr>
        <w:top w:val="none" w:sz="0" w:space="0" w:color="auto"/>
        <w:left w:val="none" w:sz="0" w:space="0" w:color="auto"/>
        <w:bottom w:val="none" w:sz="0" w:space="0" w:color="auto"/>
        <w:right w:val="none" w:sz="0" w:space="0" w:color="auto"/>
      </w:divBdr>
    </w:div>
    <w:div w:id="551890712">
      <w:bodyDiv w:val="1"/>
      <w:marLeft w:val="0"/>
      <w:marRight w:val="0"/>
      <w:marTop w:val="0"/>
      <w:marBottom w:val="0"/>
      <w:divBdr>
        <w:top w:val="none" w:sz="0" w:space="0" w:color="auto"/>
        <w:left w:val="none" w:sz="0" w:space="0" w:color="auto"/>
        <w:bottom w:val="none" w:sz="0" w:space="0" w:color="auto"/>
        <w:right w:val="none" w:sz="0" w:space="0" w:color="auto"/>
      </w:divBdr>
    </w:div>
    <w:div w:id="565189159">
      <w:bodyDiv w:val="1"/>
      <w:marLeft w:val="0"/>
      <w:marRight w:val="0"/>
      <w:marTop w:val="0"/>
      <w:marBottom w:val="0"/>
      <w:divBdr>
        <w:top w:val="none" w:sz="0" w:space="0" w:color="auto"/>
        <w:left w:val="none" w:sz="0" w:space="0" w:color="auto"/>
        <w:bottom w:val="none" w:sz="0" w:space="0" w:color="auto"/>
        <w:right w:val="none" w:sz="0" w:space="0" w:color="auto"/>
      </w:divBdr>
    </w:div>
    <w:div w:id="565380738">
      <w:bodyDiv w:val="1"/>
      <w:marLeft w:val="0"/>
      <w:marRight w:val="0"/>
      <w:marTop w:val="0"/>
      <w:marBottom w:val="0"/>
      <w:divBdr>
        <w:top w:val="none" w:sz="0" w:space="0" w:color="auto"/>
        <w:left w:val="none" w:sz="0" w:space="0" w:color="auto"/>
        <w:bottom w:val="none" w:sz="0" w:space="0" w:color="auto"/>
        <w:right w:val="none" w:sz="0" w:space="0" w:color="auto"/>
      </w:divBdr>
    </w:div>
    <w:div w:id="566304112">
      <w:bodyDiv w:val="1"/>
      <w:marLeft w:val="0"/>
      <w:marRight w:val="0"/>
      <w:marTop w:val="0"/>
      <w:marBottom w:val="0"/>
      <w:divBdr>
        <w:top w:val="none" w:sz="0" w:space="0" w:color="auto"/>
        <w:left w:val="none" w:sz="0" w:space="0" w:color="auto"/>
        <w:bottom w:val="none" w:sz="0" w:space="0" w:color="auto"/>
        <w:right w:val="none" w:sz="0" w:space="0" w:color="auto"/>
      </w:divBdr>
    </w:div>
    <w:div w:id="571431148">
      <w:bodyDiv w:val="1"/>
      <w:marLeft w:val="0"/>
      <w:marRight w:val="0"/>
      <w:marTop w:val="0"/>
      <w:marBottom w:val="0"/>
      <w:divBdr>
        <w:top w:val="none" w:sz="0" w:space="0" w:color="auto"/>
        <w:left w:val="none" w:sz="0" w:space="0" w:color="auto"/>
        <w:bottom w:val="none" w:sz="0" w:space="0" w:color="auto"/>
        <w:right w:val="none" w:sz="0" w:space="0" w:color="auto"/>
      </w:divBdr>
    </w:div>
    <w:div w:id="575671417">
      <w:bodyDiv w:val="1"/>
      <w:marLeft w:val="0"/>
      <w:marRight w:val="0"/>
      <w:marTop w:val="0"/>
      <w:marBottom w:val="0"/>
      <w:divBdr>
        <w:top w:val="none" w:sz="0" w:space="0" w:color="auto"/>
        <w:left w:val="none" w:sz="0" w:space="0" w:color="auto"/>
        <w:bottom w:val="none" w:sz="0" w:space="0" w:color="auto"/>
        <w:right w:val="none" w:sz="0" w:space="0" w:color="auto"/>
      </w:divBdr>
    </w:div>
    <w:div w:id="585498988">
      <w:bodyDiv w:val="1"/>
      <w:marLeft w:val="0"/>
      <w:marRight w:val="0"/>
      <w:marTop w:val="0"/>
      <w:marBottom w:val="0"/>
      <w:divBdr>
        <w:top w:val="none" w:sz="0" w:space="0" w:color="auto"/>
        <w:left w:val="none" w:sz="0" w:space="0" w:color="auto"/>
        <w:bottom w:val="none" w:sz="0" w:space="0" w:color="auto"/>
        <w:right w:val="none" w:sz="0" w:space="0" w:color="auto"/>
      </w:divBdr>
    </w:div>
    <w:div w:id="608971834">
      <w:bodyDiv w:val="1"/>
      <w:marLeft w:val="0"/>
      <w:marRight w:val="0"/>
      <w:marTop w:val="0"/>
      <w:marBottom w:val="0"/>
      <w:divBdr>
        <w:top w:val="none" w:sz="0" w:space="0" w:color="auto"/>
        <w:left w:val="none" w:sz="0" w:space="0" w:color="auto"/>
        <w:bottom w:val="none" w:sz="0" w:space="0" w:color="auto"/>
        <w:right w:val="none" w:sz="0" w:space="0" w:color="auto"/>
      </w:divBdr>
    </w:div>
    <w:div w:id="611324463">
      <w:bodyDiv w:val="1"/>
      <w:marLeft w:val="0"/>
      <w:marRight w:val="0"/>
      <w:marTop w:val="0"/>
      <w:marBottom w:val="0"/>
      <w:divBdr>
        <w:top w:val="none" w:sz="0" w:space="0" w:color="auto"/>
        <w:left w:val="none" w:sz="0" w:space="0" w:color="auto"/>
        <w:bottom w:val="none" w:sz="0" w:space="0" w:color="auto"/>
        <w:right w:val="none" w:sz="0" w:space="0" w:color="auto"/>
      </w:divBdr>
    </w:div>
    <w:div w:id="628051056">
      <w:bodyDiv w:val="1"/>
      <w:marLeft w:val="0"/>
      <w:marRight w:val="0"/>
      <w:marTop w:val="0"/>
      <w:marBottom w:val="0"/>
      <w:divBdr>
        <w:top w:val="none" w:sz="0" w:space="0" w:color="auto"/>
        <w:left w:val="none" w:sz="0" w:space="0" w:color="auto"/>
        <w:bottom w:val="none" w:sz="0" w:space="0" w:color="auto"/>
        <w:right w:val="none" w:sz="0" w:space="0" w:color="auto"/>
      </w:divBdr>
    </w:div>
    <w:div w:id="636036980">
      <w:bodyDiv w:val="1"/>
      <w:marLeft w:val="0"/>
      <w:marRight w:val="0"/>
      <w:marTop w:val="0"/>
      <w:marBottom w:val="0"/>
      <w:divBdr>
        <w:top w:val="none" w:sz="0" w:space="0" w:color="auto"/>
        <w:left w:val="none" w:sz="0" w:space="0" w:color="auto"/>
        <w:bottom w:val="none" w:sz="0" w:space="0" w:color="auto"/>
        <w:right w:val="none" w:sz="0" w:space="0" w:color="auto"/>
      </w:divBdr>
    </w:div>
    <w:div w:id="640041578">
      <w:bodyDiv w:val="1"/>
      <w:marLeft w:val="0"/>
      <w:marRight w:val="0"/>
      <w:marTop w:val="0"/>
      <w:marBottom w:val="0"/>
      <w:divBdr>
        <w:top w:val="none" w:sz="0" w:space="0" w:color="auto"/>
        <w:left w:val="none" w:sz="0" w:space="0" w:color="auto"/>
        <w:bottom w:val="none" w:sz="0" w:space="0" w:color="auto"/>
        <w:right w:val="none" w:sz="0" w:space="0" w:color="auto"/>
      </w:divBdr>
    </w:div>
    <w:div w:id="643509300">
      <w:bodyDiv w:val="1"/>
      <w:marLeft w:val="0"/>
      <w:marRight w:val="0"/>
      <w:marTop w:val="0"/>
      <w:marBottom w:val="0"/>
      <w:divBdr>
        <w:top w:val="none" w:sz="0" w:space="0" w:color="auto"/>
        <w:left w:val="none" w:sz="0" w:space="0" w:color="auto"/>
        <w:bottom w:val="none" w:sz="0" w:space="0" w:color="auto"/>
        <w:right w:val="none" w:sz="0" w:space="0" w:color="auto"/>
      </w:divBdr>
    </w:div>
    <w:div w:id="645941316">
      <w:bodyDiv w:val="1"/>
      <w:marLeft w:val="0"/>
      <w:marRight w:val="0"/>
      <w:marTop w:val="0"/>
      <w:marBottom w:val="0"/>
      <w:divBdr>
        <w:top w:val="none" w:sz="0" w:space="0" w:color="auto"/>
        <w:left w:val="none" w:sz="0" w:space="0" w:color="auto"/>
        <w:bottom w:val="none" w:sz="0" w:space="0" w:color="auto"/>
        <w:right w:val="none" w:sz="0" w:space="0" w:color="auto"/>
      </w:divBdr>
    </w:div>
    <w:div w:id="658195909">
      <w:bodyDiv w:val="1"/>
      <w:marLeft w:val="0"/>
      <w:marRight w:val="0"/>
      <w:marTop w:val="0"/>
      <w:marBottom w:val="0"/>
      <w:divBdr>
        <w:top w:val="none" w:sz="0" w:space="0" w:color="auto"/>
        <w:left w:val="none" w:sz="0" w:space="0" w:color="auto"/>
        <w:bottom w:val="none" w:sz="0" w:space="0" w:color="auto"/>
        <w:right w:val="none" w:sz="0" w:space="0" w:color="auto"/>
      </w:divBdr>
    </w:div>
    <w:div w:id="658927161">
      <w:bodyDiv w:val="1"/>
      <w:marLeft w:val="0"/>
      <w:marRight w:val="0"/>
      <w:marTop w:val="0"/>
      <w:marBottom w:val="0"/>
      <w:divBdr>
        <w:top w:val="none" w:sz="0" w:space="0" w:color="auto"/>
        <w:left w:val="none" w:sz="0" w:space="0" w:color="auto"/>
        <w:bottom w:val="none" w:sz="0" w:space="0" w:color="auto"/>
        <w:right w:val="none" w:sz="0" w:space="0" w:color="auto"/>
      </w:divBdr>
    </w:div>
    <w:div w:id="664091623">
      <w:bodyDiv w:val="1"/>
      <w:marLeft w:val="0"/>
      <w:marRight w:val="0"/>
      <w:marTop w:val="0"/>
      <w:marBottom w:val="0"/>
      <w:divBdr>
        <w:top w:val="none" w:sz="0" w:space="0" w:color="auto"/>
        <w:left w:val="none" w:sz="0" w:space="0" w:color="auto"/>
        <w:bottom w:val="none" w:sz="0" w:space="0" w:color="auto"/>
        <w:right w:val="none" w:sz="0" w:space="0" w:color="auto"/>
      </w:divBdr>
    </w:div>
    <w:div w:id="666399959">
      <w:bodyDiv w:val="1"/>
      <w:marLeft w:val="0"/>
      <w:marRight w:val="0"/>
      <w:marTop w:val="0"/>
      <w:marBottom w:val="0"/>
      <w:divBdr>
        <w:top w:val="none" w:sz="0" w:space="0" w:color="auto"/>
        <w:left w:val="none" w:sz="0" w:space="0" w:color="auto"/>
        <w:bottom w:val="none" w:sz="0" w:space="0" w:color="auto"/>
        <w:right w:val="none" w:sz="0" w:space="0" w:color="auto"/>
      </w:divBdr>
    </w:div>
    <w:div w:id="681971876">
      <w:bodyDiv w:val="1"/>
      <w:marLeft w:val="0"/>
      <w:marRight w:val="0"/>
      <w:marTop w:val="0"/>
      <w:marBottom w:val="0"/>
      <w:divBdr>
        <w:top w:val="none" w:sz="0" w:space="0" w:color="auto"/>
        <w:left w:val="none" w:sz="0" w:space="0" w:color="auto"/>
        <w:bottom w:val="none" w:sz="0" w:space="0" w:color="auto"/>
        <w:right w:val="none" w:sz="0" w:space="0" w:color="auto"/>
      </w:divBdr>
    </w:div>
    <w:div w:id="682168674">
      <w:bodyDiv w:val="1"/>
      <w:marLeft w:val="0"/>
      <w:marRight w:val="0"/>
      <w:marTop w:val="0"/>
      <w:marBottom w:val="0"/>
      <w:divBdr>
        <w:top w:val="none" w:sz="0" w:space="0" w:color="auto"/>
        <w:left w:val="none" w:sz="0" w:space="0" w:color="auto"/>
        <w:bottom w:val="none" w:sz="0" w:space="0" w:color="auto"/>
        <w:right w:val="none" w:sz="0" w:space="0" w:color="auto"/>
      </w:divBdr>
    </w:div>
    <w:div w:id="688915900">
      <w:bodyDiv w:val="1"/>
      <w:marLeft w:val="0"/>
      <w:marRight w:val="0"/>
      <w:marTop w:val="0"/>
      <w:marBottom w:val="0"/>
      <w:divBdr>
        <w:top w:val="none" w:sz="0" w:space="0" w:color="auto"/>
        <w:left w:val="none" w:sz="0" w:space="0" w:color="auto"/>
        <w:bottom w:val="none" w:sz="0" w:space="0" w:color="auto"/>
        <w:right w:val="none" w:sz="0" w:space="0" w:color="auto"/>
      </w:divBdr>
    </w:div>
    <w:div w:id="700782926">
      <w:bodyDiv w:val="1"/>
      <w:marLeft w:val="0"/>
      <w:marRight w:val="0"/>
      <w:marTop w:val="0"/>
      <w:marBottom w:val="0"/>
      <w:divBdr>
        <w:top w:val="none" w:sz="0" w:space="0" w:color="auto"/>
        <w:left w:val="none" w:sz="0" w:space="0" w:color="auto"/>
        <w:bottom w:val="none" w:sz="0" w:space="0" w:color="auto"/>
        <w:right w:val="none" w:sz="0" w:space="0" w:color="auto"/>
      </w:divBdr>
    </w:div>
    <w:div w:id="708721343">
      <w:bodyDiv w:val="1"/>
      <w:marLeft w:val="0"/>
      <w:marRight w:val="0"/>
      <w:marTop w:val="0"/>
      <w:marBottom w:val="0"/>
      <w:divBdr>
        <w:top w:val="none" w:sz="0" w:space="0" w:color="auto"/>
        <w:left w:val="none" w:sz="0" w:space="0" w:color="auto"/>
        <w:bottom w:val="none" w:sz="0" w:space="0" w:color="auto"/>
        <w:right w:val="none" w:sz="0" w:space="0" w:color="auto"/>
      </w:divBdr>
    </w:div>
    <w:div w:id="729230224">
      <w:bodyDiv w:val="1"/>
      <w:marLeft w:val="0"/>
      <w:marRight w:val="0"/>
      <w:marTop w:val="0"/>
      <w:marBottom w:val="0"/>
      <w:divBdr>
        <w:top w:val="none" w:sz="0" w:space="0" w:color="auto"/>
        <w:left w:val="none" w:sz="0" w:space="0" w:color="auto"/>
        <w:bottom w:val="none" w:sz="0" w:space="0" w:color="auto"/>
        <w:right w:val="none" w:sz="0" w:space="0" w:color="auto"/>
      </w:divBdr>
    </w:div>
    <w:div w:id="741295463">
      <w:bodyDiv w:val="1"/>
      <w:marLeft w:val="0"/>
      <w:marRight w:val="0"/>
      <w:marTop w:val="0"/>
      <w:marBottom w:val="0"/>
      <w:divBdr>
        <w:top w:val="none" w:sz="0" w:space="0" w:color="auto"/>
        <w:left w:val="none" w:sz="0" w:space="0" w:color="auto"/>
        <w:bottom w:val="none" w:sz="0" w:space="0" w:color="auto"/>
        <w:right w:val="none" w:sz="0" w:space="0" w:color="auto"/>
      </w:divBdr>
    </w:div>
    <w:div w:id="742681004">
      <w:bodyDiv w:val="1"/>
      <w:marLeft w:val="0"/>
      <w:marRight w:val="0"/>
      <w:marTop w:val="0"/>
      <w:marBottom w:val="0"/>
      <w:divBdr>
        <w:top w:val="none" w:sz="0" w:space="0" w:color="auto"/>
        <w:left w:val="none" w:sz="0" w:space="0" w:color="auto"/>
        <w:bottom w:val="none" w:sz="0" w:space="0" w:color="auto"/>
        <w:right w:val="none" w:sz="0" w:space="0" w:color="auto"/>
      </w:divBdr>
    </w:div>
    <w:div w:id="747574804">
      <w:bodyDiv w:val="1"/>
      <w:marLeft w:val="0"/>
      <w:marRight w:val="0"/>
      <w:marTop w:val="0"/>
      <w:marBottom w:val="0"/>
      <w:divBdr>
        <w:top w:val="none" w:sz="0" w:space="0" w:color="auto"/>
        <w:left w:val="none" w:sz="0" w:space="0" w:color="auto"/>
        <w:bottom w:val="none" w:sz="0" w:space="0" w:color="auto"/>
        <w:right w:val="none" w:sz="0" w:space="0" w:color="auto"/>
      </w:divBdr>
    </w:div>
    <w:div w:id="751704209">
      <w:bodyDiv w:val="1"/>
      <w:marLeft w:val="0"/>
      <w:marRight w:val="0"/>
      <w:marTop w:val="0"/>
      <w:marBottom w:val="0"/>
      <w:divBdr>
        <w:top w:val="none" w:sz="0" w:space="0" w:color="auto"/>
        <w:left w:val="none" w:sz="0" w:space="0" w:color="auto"/>
        <w:bottom w:val="none" w:sz="0" w:space="0" w:color="auto"/>
        <w:right w:val="none" w:sz="0" w:space="0" w:color="auto"/>
      </w:divBdr>
    </w:div>
    <w:div w:id="757022341">
      <w:bodyDiv w:val="1"/>
      <w:marLeft w:val="0"/>
      <w:marRight w:val="0"/>
      <w:marTop w:val="0"/>
      <w:marBottom w:val="0"/>
      <w:divBdr>
        <w:top w:val="none" w:sz="0" w:space="0" w:color="auto"/>
        <w:left w:val="none" w:sz="0" w:space="0" w:color="auto"/>
        <w:bottom w:val="none" w:sz="0" w:space="0" w:color="auto"/>
        <w:right w:val="none" w:sz="0" w:space="0" w:color="auto"/>
      </w:divBdr>
    </w:div>
    <w:div w:id="757478811">
      <w:bodyDiv w:val="1"/>
      <w:marLeft w:val="0"/>
      <w:marRight w:val="0"/>
      <w:marTop w:val="0"/>
      <w:marBottom w:val="0"/>
      <w:divBdr>
        <w:top w:val="none" w:sz="0" w:space="0" w:color="auto"/>
        <w:left w:val="none" w:sz="0" w:space="0" w:color="auto"/>
        <w:bottom w:val="none" w:sz="0" w:space="0" w:color="auto"/>
        <w:right w:val="none" w:sz="0" w:space="0" w:color="auto"/>
      </w:divBdr>
    </w:div>
    <w:div w:id="766661601">
      <w:bodyDiv w:val="1"/>
      <w:marLeft w:val="0"/>
      <w:marRight w:val="0"/>
      <w:marTop w:val="0"/>
      <w:marBottom w:val="0"/>
      <w:divBdr>
        <w:top w:val="none" w:sz="0" w:space="0" w:color="auto"/>
        <w:left w:val="none" w:sz="0" w:space="0" w:color="auto"/>
        <w:bottom w:val="none" w:sz="0" w:space="0" w:color="auto"/>
        <w:right w:val="none" w:sz="0" w:space="0" w:color="auto"/>
      </w:divBdr>
    </w:div>
    <w:div w:id="781456337">
      <w:bodyDiv w:val="1"/>
      <w:marLeft w:val="0"/>
      <w:marRight w:val="0"/>
      <w:marTop w:val="0"/>
      <w:marBottom w:val="0"/>
      <w:divBdr>
        <w:top w:val="none" w:sz="0" w:space="0" w:color="auto"/>
        <w:left w:val="none" w:sz="0" w:space="0" w:color="auto"/>
        <w:bottom w:val="none" w:sz="0" w:space="0" w:color="auto"/>
        <w:right w:val="none" w:sz="0" w:space="0" w:color="auto"/>
      </w:divBdr>
    </w:div>
    <w:div w:id="784235004">
      <w:bodyDiv w:val="1"/>
      <w:marLeft w:val="0"/>
      <w:marRight w:val="0"/>
      <w:marTop w:val="0"/>
      <w:marBottom w:val="0"/>
      <w:divBdr>
        <w:top w:val="none" w:sz="0" w:space="0" w:color="auto"/>
        <w:left w:val="none" w:sz="0" w:space="0" w:color="auto"/>
        <w:bottom w:val="none" w:sz="0" w:space="0" w:color="auto"/>
        <w:right w:val="none" w:sz="0" w:space="0" w:color="auto"/>
      </w:divBdr>
    </w:div>
    <w:div w:id="789709402">
      <w:bodyDiv w:val="1"/>
      <w:marLeft w:val="0"/>
      <w:marRight w:val="0"/>
      <w:marTop w:val="0"/>
      <w:marBottom w:val="0"/>
      <w:divBdr>
        <w:top w:val="none" w:sz="0" w:space="0" w:color="auto"/>
        <w:left w:val="none" w:sz="0" w:space="0" w:color="auto"/>
        <w:bottom w:val="none" w:sz="0" w:space="0" w:color="auto"/>
        <w:right w:val="none" w:sz="0" w:space="0" w:color="auto"/>
      </w:divBdr>
    </w:div>
    <w:div w:id="794981597">
      <w:bodyDiv w:val="1"/>
      <w:marLeft w:val="0"/>
      <w:marRight w:val="0"/>
      <w:marTop w:val="0"/>
      <w:marBottom w:val="0"/>
      <w:divBdr>
        <w:top w:val="none" w:sz="0" w:space="0" w:color="auto"/>
        <w:left w:val="none" w:sz="0" w:space="0" w:color="auto"/>
        <w:bottom w:val="none" w:sz="0" w:space="0" w:color="auto"/>
        <w:right w:val="none" w:sz="0" w:space="0" w:color="auto"/>
      </w:divBdr>
    </w:div>
    <w:div w:id="807550766">
      <w:bodyDiv w:val="1"/>
      <w:marLeft w:val="0"/>
      <w:marRight w:val="0"/>
      <w:marTop w:val="0"/>
      <w:marBottom w:val="0"/>
      <w:divBdr>
        <w:top w:val="none" w:sz="0" w:space="0" w:color="auto"/>
        <w:left w:val="none" w:sz="0" w:space="0" w:color="auto"/>
        <w:bottom w:val="none" w:sz="0" w:space="0" w:color="auto"/>
        <w:right w:val="none" w:sz="0" w:space="0" w:color="auto"/>
      </w:divBdr>
      <w:divsChild>
        <w:div w:id="1467964604">
          <w:marLeft w:val="0"/>
          <w:marRight w:val="0"/>
          <w:marTop w:val="0"/>
          <w:marBottom w:val="0"/>
          <w:divBdr>
            <w:top w:val="none" w:sz="0" w:space="0" w:color="auto"/>
            <w:left w:val="none" w:sz="0" w:space="0" w:color="auto"/>
            <w:bottom w:val="none" w:sz="0" w:space="0" w:color="auto"/>
            <w:right w:val="none" w:sz="0" w:space="0" w:color="auto"/>
          </w:divBdr>
          <w:divsChild>
            <w:div w:id="173376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72139">
      <w:bodyDiv w:val="1"/>
      <w:marLeft w:val="0"/>
      <w:marRight w:val="0"/>
      <w:marTop w:val="0"/>
      <w:marBottom w:val="0"/>
      <w:divBdr>
        <w:top w:val="none" w:sz="0" w:space="0" w:color="auto"/>
        <w:left w:val="none" w:sz="0" w:space="0" w:color="auto"/>
        <w:bottom w:val="none" w:sz="0" w:space="0" w:color="auto"/>
        <w:right w:val="none" w:sz="0" w:space="0" w:color="auto"/>
      </w:divBdr>
    </w:div>
    <w:div w:id="829903556">
      <w:bodyDiv w:val="1"/>
      <w:marLeft w:val="0"/>
      <w:marRight w:val="0"/>
      <w:marTop w:val="0"/>
      <w:marBottom w:val="0"/>
      <w:divBdr>
        <w:top w:val="none" w:sz="0" w:space="0" w:color="auto"/>
        <w:left w:val="none" w:sz="0" w:space="0" w:color="auto"/>
        <w:bottom w:val="none" w:sz="0" w:space="0" w:color="auto"/>
        <w:right w:val="none" w:sz="0" w:space="0" w:color="auto"/>
      </w:divBdr>
    </w:div>
    <w:div w:id="836579852">
      <w:bodyDiv w:val="1"/>
      <w:marLeft w:val="0"/>
      <w:marRight w:val="0"/>
      <w:marTop w:val="0"/>
      <w:marBottom w:val="0"/>
      <w:divBdr>
        <w:top w:val="none" w:sz="0" w:space="0" w:color="auto"/>
        <w:left w:val="none" w:sz="0" w:space="0" w:color="auto"/>
        <w:bottom w:val="none" w:sz="0" w:space="0" w:color="auto"/>
        <w:right w:val="none" w:sz="0" w:space="0" w:color="auto"/>
      </w:divBdr>
      <w:divsChild>
        <w:div w:id="1279069950">
          <w:marLeft w:val="0"/>
          <w:marRight w:val="0"/>
          <w:marTop w:val="0"/>
          <w:marBottom w:val="0"/>
          <w:divBdr>
            <w:top w:val="none" w:sz="0" w:space="0" w:color="auto"/>
            <w:left w:val="none" w:sz="0" w:space="0" w:color="auto"/>
            <w:bottom w:val="none" w:sz="0" w:space="0" w:color="auto"/>
            <w:right w:val="none" w:sz="0" w:space="0" w:color="auto"/>
          </w:divBdr>
          <w:divsChild>
            <w:div w:id="94861382">
              <w:marLeft w:val="0"/>
              <w:marRight w:val="0"/>
              <w:marTop w:val="0"/>
              <w:marBottom w:val="0"/>
              <w:divBdr>
                <w:top w:val="none" w:sz="0" w:space="0" w:color="auto"/>
                <w:left w:val="none" w:sz="0" w:space="0" w:color="auto"/>
                <w:bottom w:val="none" w:sz="0" w:space="0" w:color="auto"/>
                <w:right w:val="none" w:sz="0" w:space="0" w:color="auto"/>
              </w:divBdr>
            </w:div>
            <w:div w:id="108159341">
              <w:marLeft w:val="0"/>
              <w:marRight w:val="0"/>
              <w:marTop w:val="0"/>
              <w:marBottom w:val="0"/>
              <w:divBdr>
                <w:top w:val="none" w:sz="0" w:space="0" w:color="auto"/>
                <w:left w:val="none" w:sz="0" w:space="0" w:color="auto"/>
                <w:bottom w:val="none" w:sz="0" w:space="0" w:color="auto"/>
                <w:right w:val="none" w:sz="0" w:space="0" w:color="auto"/>
              </w:divBdr>
            </w:div>
            <w:div w:id="252786635">
              <w:marLeft w:val="0"/>
              <w:marRight w:val="0"/>
              <w:marTop w:val="0"/>
              <w:marBottom w:val="0"/>
              <w:divBdr>
                <w:top w:val="none" w:sz="0" w:space="0" w:color="auto"/>
                <w:left w:val="none" w:sz="0" w:space="0" w:color="auto"/>
                <w:bottom w:val="none" w:sz="0" w:space="0" w:color="auto"/>
                <w:right w:val="none" w:sz="0" w:space="0" w:color="auto"/>
              </w:divBdr>
            </w:div>
            <w:div w:id="325205123">
              <w:marLeft w:val="0"/>
              <w:marRight w:val="0"/>
              <w:marTop w:val="0"/>
              <w:marBottom w:val="0"/>
              <w:divBdr>
                <w:top w:val="none" w:sz="0" w:space="0" w:color="auto"/>
                <w:left w:val="none" w:sz="0" w:space="0" w:color="auto"/>
                <w:bottom w:val="none" w:sz="0" w:space="0" w:color="auto"/>
                <w:right w:val="none" w:sz="0" w:space="0" w:color="auto"/>
              </w:divBdr>
            </w:div>
            <w:div w:id="567571252">
              <w:marLeft w:val="0"/>
              <w:marRight w:val="0"/>
              <w:marTop w:val="0"/>
              <w:marBottom w:val="0"/>
              <w:divBdr>
                <w:top w:val="none" w:sz="0" w:space="0" w:color="auto"/>
                <w:left w:val="none" w:sz="0" w:space="0" w:color="auto"/>
                <w:bottom w:val="none" w:sz="0" w:space="0" w:color="auto"/>
                <w:right w:val="none" w:sz="0" w:space="0" w:color="auto"/>
              </w:divBdr>
            </w:div>
            <w:div w:id="683947052">
              <w:marLeft w:val="0"/>
              <w:marRight w:val="0"/>
              <w:marTop w:val="0"/>
              <w:marBottom w:val="0"/>
              <w:divBdr>
                <w:top w:val="none" w:sz="0" w:space="0" w:color="auto"/>
                <w:left w:val="none" w:sz="0" w:space="0" w:color="auto"/>
                <w:bottom w:val="none" w:sz="0" w:space="0" w:color="auto"/>
                <w:right w:val="none" w:sz="0" w:space="0" w:color="auto"/>
              </w:divBdr>
            </w:div>
            <w:div w:id="988752977">
              <w:marLeft w:val="0"/>
              <w:marRight w:val="0"/>
              <w:marTop w:val="0"/>
              <w:marBottom w:val="0"/>
              <w:divBdr>
                <w:top w:val="none" w:sz="0" w:space="0" w:color="auto"/>
                <w:left w:val="none" w:sz="0" w:space="0" w:color="auto"/>
                <w:bottom w:val="none" w:sz="0" w:space="0" w:color="auto"/>
                <w:right w:val="none" w:sz="0" w:space="0" w:color="auto"/>
              </w:divBdr>
            </w:div>
            <w:div w:id="997422482">
              <w:marLeft w:val="0"/>
              <w:marRight w:val="0"/>
              <w:marTop w:val="0"/>
              <w:marBottom w:val="0"/>
              <w:divBdr>
                <w:top w:val="none" w:sz="0" w:space="0" w:color="auto"/>
                <w:left w:val="none" w:sz="0" w:space="0" w:color="auto"/>
                <w:bottom w:val="none" w:sz="0" w:space="0" w:color="auto"/>
                <w:right w:val="none" w:sz="0" w:space="0" w:color="auto"/>
              </w:divBdr>
            </w:div>
            <w:div w:id="1110049007">
              <w:marLeft w:val="0"/>
              <w:marRight w:val="0"/>
              <w:marTop w:val="0"/>
              <w:marBottom w:val="0"/>
              <w:divBdr>
                <w:top w:val="none" w:sz="0" w:space="0" w:color="auto"/>
                <w:left w:val="none" w:sz="0" w:space="0" w:color="auto"/>
                <w:bottom w:val="none" w:sz="0" w:space="0" w:color="auto"/>
                <w:right w:val="none" w:sz="0" w:space="0" w:color="auto"/>
              </w:divBdr>
            </w:div>
            <w:div w:id="1294826465">
              <w:marLeft w:val="0"/>
              <w:marRight w:val="0"/>
              <w:marTop w:val="0"/>
              <w:marBottom w:val="0"/>
              <w:divBdr>
                <w:top w:val="none" w:sz="0" w:space="0" w:color="auto"/>
                <w:left w:val="none" w:sz="0" w:space="0" w:color="auto"/>
                <w:bottom w:val="none" w:sz="0" w:space="0" w:color="auto"/>
                <w:right w:val="none" w:sz="0" w:space="0" w:color="auto"/>
              </w:divBdr>
            </w:div>
            <w:div w:id="1314019024">
              <w:marLeft w:val="0"/>
              <w:marRight w:val="0"/>
              <w:marTop w:val="0"/>
              <w:marBottom w:val="0"/>
              <w:divBdr>
                <w:top w:val="none" w:sz="0" w:space="0" w:color="auto"/>
                <w:left w:val="none" w:sz="0" w:space="0" w:color="auto"/>
                <w:bottom w:val="none" w:sz="0" w:space="0" w:color="auto"/>
                <w:right w:val="none" w:sz="0" w:space="0" w:color="auto"/>
              </w:divBdr>
            </w:div>
            <w:div w:id="1365908172">
              <w:marLeft w:val="0"/>
              <w:marRight w:val="0"/>
              <w:marTop w:val="0"/>
              <w:marBottom w:val="0"/>
              <w:divBdr>
                <w:top w:val="none" w:sz="0" w:space="0" w:color="auto"/>
                <w:left w:val="none" w:sz="0" w:space="0" w:color="auto"/>
                <w:bottom w:val="none" w:sz="0" w:space="0" w:color="auto"/>
                <w:right w:val="none" w:sz="0" w:space="0" w:color="auto"/>
              </w:divBdr>
            </w:div>
            <w:div w:id="1437604171">
              <w:marLeft w:val="0"/>
              <w:marRight w:val="0"/>
              <w:marTop w:val="0"/>
              <w:marBottom w:val="0"/>
              <w:divBdr>
                <w:top w:val="none" w:sz="0" w:space="0" w:color="auto"/>
                <w:left w:val="none" w:sz="0" w:space="0" w:color="auto"/>
                <w:bottom w:val="none" w:sz="0" w:space="0" w:color="auto"/>
                <w:right w:val="none" w:sz="0" w:space="0" w:color="auto"/>
              </w:divBdr>
            </w:div>
            <w:div w:id="1474101737">
              <w:marLeft w:val="0"/>
              <w:marRight w:val="0"/>
              <w:marTop w:val="0"/>
              <w:marBottom w:val="0"/>
              <w:divBdr>
                <w:top w:val="none" w:sz="0" w:space="0" w:color="auto"/>
                <w:left w:val="none" w:sz="0" w:space="0" w:color="auto"/>
                <w:bottom w:val="none" w:sz="0" w:space="0" w:color="auto"/>
                <w:right w:val="none" w:sz="0" w:space="0" w:color="auto"/>
              </w:divBdr>
            </w:div>
            <w:div w:id="1557349620">
              <w:marLeft w:val="0"/>
              <w:marRight w:val="0"/>
              <w:marTop w:val="0"/>
              <w:marBottom w:val="0"/>
              <w:divBdr>
                <w:top w:val="none" w:sz="0" w:space="0" w:color="auto"/>
                <w:left w:val="none" w:sz="0" w:space="0" w:color="auto"/>
                <w:bottom w:val="none" w:sz="0" w:space="0" w:color="auto"/>
                <w:right w:val="none" w:sz="0" w:space="0" w:color="auto"/>
              </w:divBdr>
            </w:div>
            <w:div w:id="1597589071">
              <w:marLeft w:val="0"/>
              <w:marRight w:val="0"/>
              <w:marTop w:val="0"/>
              <w:marBottom w:val="0"/>
              <w:divBdr>
                <w:top w:val="none" w:sz="0" w:space="0" w:color="auto"/>
                <w:left w:val="none" w:sz="0" w:space="0" w:color="auto"/>
                <w:bottom w:val="none" w:sz="0" w:space="0" w:color="auto"/>
                <w:right w:val="none" w:sz="0" w:space="0" w:color="auto"/>
              </w:divBdr>
            </w:div>
            <w:div w:id="2005938655">
              <w:marLeft w:val="0"/>
              <w:marRight w:val="0"/>
              <w:marTop w:val="0"/>
              <w:marBottom w:val="0"/>
              <w:divBdr>
                <w:top w:val="none" w:sz="0" w:space="0" w:color="auto"/>
                <w:left w:val="none" w:sz="0" w:space="0" w:color="auto"/>
                <w:bottom w:val="none" w:sz="0" w:space="0" w:color="auto"/>
                <w:right w:val="none" w:sz="0" w:space="0" w:color="auto"/>
              </w:divBdr>
            </w:div>
            <w:div w:id="202204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62103">
      <w:bodyDiv w:val="1"/>
      <w:marLeft w:val="0"/>
      <w:marRight w:val="0"/>
      <w:marTop w:val="0"/>
      <w:marBottom w:val="0"/>
      <w:divBdr>
        <w:top w:val="none" w:sz="0" w:space="0" w:color="auto"/>
        <w:left w:val="none" w:sz="0" w:space="0" w:color="auto"/>
        <w:bottom w:val="none" w:sz="0" w:space="0" w:color="auto"/>
        <w:right w:val="none" w:sz="0" w:space="0" w:color="auto"/>
      </w:divBdr>
    </w:div>
    <w:div w:id="856190587">
      <w:bodyDiv w:val="1"/>
      <w:marLeft w:val="0"/>
      <w:marRight w:val="0"/>
      <w:marTop w:val="0"/>
      <w:marBottom w:val="0"/>
      <w:divBdr>
        <w:top w:val="none" w:sz="0" w:space="0" w:color="auto"/>
        <w:left w:val="none" w:sz="0" w:space="0" w:color="auto"/>
        <w:bottom w:val="none" w:sz="0" w:space="0" w:color="auto"/>
        <w:right w:val="none" w:sz="0" w:space="0" w:color="auto"/>
      </w:divBdr>
    </w:div>
    <w:div w:id="856384107">
      <w:bodyDiv w:val="1"/>
      <w:marLeft w:val="0"/>
      <w:marRight w:val="0"/>
      <w:marTop w:val="0"/>
      <w:marBottom w:val="0"/>
      <w:divBdr>
        <w:top w:val="none" w:sz="0" w:space="0" w:color="auto"/>
        <w:left w:val="none" w:sz="0" w:space="0" w:color="auto"/>
        <w:bottom w:val="none" w:sz="0" w:space="0" w:color="auto"/>
        <w:right w:val="none" w:sz="0" w:space="0" w:color="auto"/>
      </w:divBdr>
    </w:div>
    <w:div w:id="857159759">
      <w:bodyDiv w:val="1"/>
      <w:marLeft w:val="0"/>
      <w:marRight w:val="0"/>
      <w:marTop w:val="0"/>
      <w:marBottom w:val="0"/>
      <w:divBdr>
        <w:top w:val="none" w:sz="0" w:space="0" w:color="auto"/>
        <w:left w:val="none" w:sz="0" w:space="0" w:color="auto"/>
        <w:bottom w:val="none" w:sz="0" w:space="0" w:color="auto"/>
        <w:right w:val="none" w:sz="0" w:space="0" w:color="auto"/>
      </w:divBdr>
    </w:div>
    <w:div w:id="857278479">
      <w:bodyDiv w:val="1"/>
      <w:marLeft w:val="0"/>
      <w:marRight w:val="0"/>
      <w:marTop w:val="0"/>
      <w:marBottom w:val="0"/>
      <w:divBdr>
        <w:top w:val="none" w:sz="0" w:space="0" w:color="auto"/>
        <w:left w:val="none" w:sz="0" w:space="0" w:color="auto"/>
        <w:bottom w:val="none" w:sz="0" w:space="0" w:color="auto"/>
        <w:right w:val="none" w:sz="0" w:space="0" w:color="auto"/>
      </w:divBdr>
    </w:div>
    <w:div w:id="875388375">
      <w:bodyDiv w:val="1"/>
      <w:marLeft w:val="0"/>
      <w:marRight w:val="0"/>
      <w:marTop w:val="0"/>
      <w:marBottom w:val="0"/>
      <w:divBdr>
        <w:top w:val="none" w:sz="0" w:space="0" w:color="auto"/>
        <w:left w:val="none" w:sz="0" w:space="0" w:color="auto"/>
        <w:bottom w:val="none" w:sz="0" w:space="0" w:color="auto"/>
        <w:right w:val="none" w:sz="0" w:space="0" w:color="auto"/>
      </w:divBdr>
    </w:div>
    <w:div w:id="879366747">
      <w:bodyDiv w:val="1"/>
      <w:marLeft w:val="0"/>
      <w:marRight w:val="0"/>
      <w:marTop w:val="0"/>
      <w:marBottom w:val="0"/>
      <w:divBdr>
        <w:top w:val="none" w:sz="0" w:space="0" w:color="auto"/>
        <w:left w:val="none" w:sz="0" w:space="0" w:color="auto"/>
        <w:bottom w:val="none" w:sz="0" w:space="0" w:color="auto"/>
        <w:right w:val="none" w:sz="0" w:space="0" w:color="auto"/>
      </w:divBdr>
    </w:div>
    <w:div w:id="892817319">
      <w:bodyDiv w:val="1"/>
      <w:marLeft w:val="0"/>
      <w:marRight w:val="0"/>
      <w:marTop w:val="0"/>
      <w:marBottom w:val="0"/>
      <w:divBdr>
        <w:top w:val="none" w:sz="0" w:space="0" w:color="auto"/>
        <w:left w:val="none" w:sz="0" w:space="0" w:color="auto"/>
        <w:bottom w:val="none" w:sz="0" w:space="0" w:color="auto"/>
        <w:right w:val="none" w:sz="0" w:space="0" w:color="auto"/>
      </w:divBdr>
    </w:div>
    <w:div w:id="904803500">
      <w:bodyDiv w:val="1"/>
      <w:marLeft w:val="0"/>
      <w:marRight w:val="0"/>
      <w:marTop w:val="0"/>
      <w:marBottom w:val="0"/>
      <w:divBdr>
        <w:top w:val="none" w:sz="0" w:space="0" w:color="auto"/>
        <w:left w:val="none" w:sz="0" w:space="0" w:color="auto"/>
        <w:bottom w:val="none" w:sz="0" w:space="0" w:color="auto"/>
        <w:right w:val="none" w:sz="0" w:space="0" w:color="auto"/>
      </w:divBdr>
    </w:div>
    <w:div w:id="905069817">
      <w:bodyDiv w:val="1"/>
      <w:marLeft w:val="0"/>
      <w:marRight w:val="0"/>
      <w:marTop w:val="0"/>
      <w:marBottom w:val="0"/>
      <w:divBdr>
        <w:top w:val="none" w:sz="0" w:space="0" w:color="auto"/>
        <w:left w:val="none" w:sz="0" w:space="0" w:color="auto"/>
        <w:bottom w:val="none" w:sz="0" w:space="0" w:color="auto"/>
        <w:right w:val="none" w:sz="0" w:space="0" w:color="auto"/>
      </w:divBdr>
    </w:div>
    <w:div w:id="906845328">
      <w:bodyDiv w:val="1"/>
      <w:marLeft w:val="0"/>
      <w:marRight w:val="0"/>
      <w:marTop w:val="0"/>
      <w:marBottom w:val="0"/>
      <w:divBdr>
        <w:top w:val="none" w:sz="0" w:space="0" w:color="auto"/>
        <w:left w:val="none" w:sz="0" w:space="0" w:color="auto"/>
        <w:bottom w:val="none" w:sz="0" w:space="0" w:color="auto"/>
        <w:right w:val="none" w:sz="0" w:space="0" w:color="auto"/>
      </w:divBdr>
    </w:div>
    <w:div w:id="922492289">
      <w:bodyDiv w:val="1"/>
      <w:marLeft w:val="0"/>
      <w:marRight w:val="0"/>
      <w:marTop w:val="0"/>
      <w:marBottom w:val="0"/>
      <w:divBdr>
        <w:top w:val="none" w:sz="0" w:space="0" w:color="auto"/>
        <w:left w:val="none" w:sz="0" w:space="0" w:color="auto"/>
        <w:bottom w:val="none" w:sz="0" w:space="0" w:color="auto"/>
        <w:right w:val="none" w:sz="0" w:space="0" w:color="auto"/>
      </w:divBdr>
    </w:div>
    <w:div w:id="933628687">
      <w:bodyDiv w:val="1"/>
      <w:marLeft w:val="0"/>
      <w:marRight w:val="0"/>
      <w:marTop w:val="0"/>
      <w:marBottom w:val="0"/>
      <w:divBdr>
        <w:top w:val="none" w:sz="0" w:space="0" w:color="auto"/>
        <w:left w:val="none" w:sz="0" w:space="0" w:color="auto"/>
        <w:bottom w:val="none" w:sz="0" w:space="0" w:color="auto"/>
        <w:right w:val="none" w:sz="0" w:space="0" w:color="auto"/>
      </w:divBdr>
    </w:div>
    <w:div w:id="940141759">
      <w:bodyDiv w:val="1"/>
      <w:marLeft w:val="0"/>
      <w:marRight w:val="0"/>
      <w:marTop w:val="0"/>
      <w:marBottom w:val="0"/>
      <w:divBdr>
        <w:top w:val="none" w:sz="0" w:space="0" w:color="auto"/>
        <w:left w:val="none" w:sz="0" w:space="0" w:color="auto"/>
        <w:bottom w:val="none" w:sz="0" w:space="0" w:color="auto"/>
        <w:right w:val="none" w:sz="0" w:space="0" w:color="auto"/>
      </w:divBdr>
    </w:div>
    <w:div w:id="946699610">
      <w:bodyDiv w:val="1"/>
      <w:marLeft w:val="0"/>
      <w:marRight w:val="0"/>
      <w:marTop w:val="0"/>
      <w:marBottom w:val="0"/>
      <w:divBdr>
        <w:top w:val="none" w:sz="0" w:space="0" w:color="auto"/>
        <w:left w:val="none" w:sz="0" w:space="0" w:color="auto"/>
        <w:bottom w:val="none" w:sz="0" w:space="0" w:color="auto"/>
        <w:right w:val="none" w:sz="0" w:space="0" w:color="auto"/>
      </w:divBdr>
    </w:div>
    <w:div w:id="956715516">
      <w:bodyDiv w:val="1"/>
      <w:marLeft w:val="0"/>
      <w:marRight w:val="0"/>
      <w:marTop w:val="0"/>
      <w:marBottom w:val="0"/>
      <w:divBdr>
        <w:top w:val="none" w:sz="0" w:space="0" w:color="auto"/>
        <w:left w:val="none" w:sz="0" w:space="0" w:color="auto"/>
        <w:bottom w:val="none" w:sz="0" w:space="0" w:color="auto"/>
        <w:right w:val="none" w:sz="0" w:space="0" w:color="auto"/>
      </w:divBdr>
    </w:div>
    <w:div w:id="966669259">
      <w:bodyDiv w:val="1"/>
      <w:marLeft w:val="0"/>
      <w:marRight w:val="0"/>
      <w:marTop w:val="0"/>
      <w:marBottom w:val="0"/>
      <w:divBdr>
        <w:top w:val="none" w:sz="0" w:space="0" w:color="auto"/>
        <w:left w:val="none" w:sz="0" w:space="0" w:color="auto"/>
        <w:bottom w:val="none" w:sz="0" w:space="0" w:color="auto"/>
        <w:right w:val="none" w:sz="0" w:space="0" w:color="auto"/>
      </w:divBdr>
    </w:div>
    <w:div w:id="967198637">
      <w:bodyDiv w:val="1"/>
      <w:marLeft w:val="0"/>
      <w:marRight w:val="0"/>
      <w:marTop w:val="0"/>
      <w:marBottom w:val="0"/>
      <w:divBdr>
        <w:top w:val="none" w:sz="0" w:space="0" w:color="auto"/>
        <w:left w:val="none" w:sz="0" w:space="0" w:color="auto"/>
        <w:bottom w:val="none" w:sz="0" w:space="0" w:color="auto"/>
        <w:right w:val="none" w:sz="0" w:space="0" w:color="auto"/>
      </w:divBdr>
    </w:div>
    <w:div w:id="970207897">
      <w:bodyDiv w:val="1"/>
      <w:marLeft w:val="0"/>
      <w:marRight w:val="0"/>
      <w:marTop w:val="0"/>
      <w:marBottom w:val="0"/>
      <w:divBdr>
        <w:top w:val="none" w:sz="0" w:space="0" w:color="auto"/>
        <w:left w:val="none" w:sz="0" w:space="0" w:color="auto"/>
        <w:bottom w:val="none" w:sz="0" w:space="0" w:color="auto"/>
        <w:right w:val="none" w:sz="0" w:space="0" w:color="auto"/>
      </w:divBdr>
    </w:div>
    <w:div w:id="970940029">
      <w:bodyDiv w:val="1"/>
      <w:marLeft w:val="0"/>
      <w:marRight w:val="0"/>
      <w:marTop w:val="0"/>
      <w:marBottom w:val="0"/>
      <w:divBdr>
        <w:top w:val="none" w:sz="0" w:space="0" w:color="auto"/>
        <w:left w:val="none" w:sz="0" w:space="0" w:color="auto"/>
        <w:bottom w:val="none" w:sz="0" w:space="0" w:color="auto"/>
        <w:right w:val="none" w:sz="0" w:space="0" w:color="auto"/>
      </w:divBdr>
    </w:div>
    <w:div w:id="971785790">
      <w:bodyDiv w:val="1"/>
      <w:marLeft w:val="0"/>
      <w:marRight w:val="0"/>
      <w:marTop w:val="0"/>
      <w:marBottom w:val="0"/>
      <w:divBdr>
        <w:top w:val="none" w:sz="0" w:space="0" w:color="auto"/>
        <w:left w:val="none" w:sz="0" w:space="0" w:color="auto"/>
        <w:bottom w:val="none" w:sz="0" w:space="0" w:color="auto"/>
        <w:right w:val="none" w:sz="0" w:space="0" w:color="auto"/>
      </w:divBdr>
    </w:div>
    <w:div w:id="976957368">
      <w:bodyDiv w:val="1"/>
      <w:marLeft w:val="0"/>
      <w:marRight w:val="0"/>
      <w:marTop w:val="0"/>
      <w:marBottom w:val="0"/>
      <w:divBdr>
        <w:top w:val="none" w:sz="0" w:space="0" w:color="auto"/>
        <w:left w:val="none" w:sz="0" w:space="0" w:color="auto"/>
        <w:bottom w:val="none" w:sz="0" w:space="0" w:color="auto"/>
        <w:right w:val="none" w:sz="0" w:space="0" w:color="auto"/>
      </w:divBdr>
    </w:div>
    <w:div w:id="983389874">
      <w:bodyDiv w:val="1"/>
      <w:marLeft w:val="0"/>
      <w:marRight w:val="0"/>
      <w:marTop w:val="0"/>
      <w:marBottom w:val="0"/>
      <w:divBdr>
        <w:top w:val="none" w:sz="0" w:space="0" w:color="auto"/>
        <w:left w:val="none" w:sz="0" w:space="0" w:color="auto"/>
        <w:bottom w:val="none" w:sz="0" w:space="0" w:color="auto"/>
        <w:right w:val="none" w:sz="0" w:space="0" w:color="auto"/>
      </w:divBdr>
    </w:div>
    <w:div w:id="1001083840">
      <w:bodyDiv w:val="1"/>
      <w:marLeft w:val="0"/>
      <w:marRight w:val="0"/>
      <w:marTop w:val="0"/>
      <w:marBottom w:val="0"/>
      <w:divBdr>
        <w:top w:val="none" w:sz="0" w:space="0" w:color="auto"/>
        <w:left w:val="none" w:sz="0" w:space="0" w:color="auto"/>
        <w:bottom w:val="none" w:sz="0" w:space="0" w:color="auto"/>
        <w:right w:val="none" w:sz="0" w:space="0" w:color="auto"/>
      </w:divBdr>
    </w:div>
    <w:div w:id="1001815556">
      <w:bodyDiv w:val="1"/>
      <w:marLeft w:val="0"/>
      <w:marRight w:val="0"/>
      <w:marTop w:val="0"/>
      <w:marBottom w:val="0"/>
      <w:divBdr>
        <w:top w:val="none" w:sz="0" w:space="0" w:color="auto"/>
        <w:left w:val="none" w:sz="0" w:space="0" w:color="auto"/>
        <w:bottom w:val="none" w:sz="0" w:space="0" w:color="auto"/>
        <w:right w:val="none" w:sz="0" w:space="0" w:color="auto"/>
      </w:divBdr>
    </w:div>
    <w:div w:id="1003242652">
      <w:bodyDiv w:val="1"/>
      <w:marLeft w:val="0"/>
      <w:marRight w:val="0"/>
      <w:marTop w:val="0"/>
      <w:marBottom w:val="0"/>
      <w:divBdr>
        <w:top w:val="none" w:sz="0" w:space="0" w:color="auto"/>
        <w:left w:val="none" w:sz="0" w:space="0" w:color="auto"/>
        <w:bottom w:val="none" w:sz="0" w:space="0" w:color="auto"/>
        <w:right w:val="none" w:sz="0" w:space="0" w:color="auto"/>
      </w:divBdr>
    </w:div>
    <w:div w:id="1006057911">
      <w:bodyDiv w:val="1"/>
      <w:marLeft w:val="0"/>
      <w:marRight w:val="0"/>
      <w:marTop w:val="0"/>
      <w:marBottom w:val="0"/>
      <w:divBdr>
        <w:top w:val="none" w:sz="0" w:space="0" w:color="auto"/>
        <w:left w:val="none" w:sz="0" w:space="0" w:color="auto"/>
        <w:bottom w:val="none" w:sz="0" w:space="0" w:color="auto"/>
        <w:right w:val="none" w:sz="0" w:space="0" w:color="auto"/>
      </w:divBdr>
    </w:div>
    <w:div w:id="1009451864">
      <w:bodyDiv w:val="1"/>
      <w:marLeft w:val="0"/>
      <w:marRight w:val="0"/>
      <w:marTop w:val="0"/>
      <w:marBottom w:val="0"/>
      <w:divBdr>
        <w:top w:val="none" w:sz="0" w:space="0" w:color="auto"/>
        <w:left w:val="none" w:sz="0" w:space="0" w:color="auto"/>
        <w:bottom w:val="none" w:sz="0" w:space="0" w:color="auto"/>
        <w:right w:val="none" w:sz="0" w:space="0" w:color="auto"/>
      </w:divBdr>
    </w:div>
    <w:div w:id="1014263074">
      <w:bodyDiv w:val="1"/>
      <w:marLeft w:val="0"/>
      <w:marRight w:val="0"/>
      <w:marTop w:val="0"/>
      <w:marBottom w:val="0"/>
      <w:divBdr>
        <w:top w:val="none" w:sz="0" w:space="0" w:color="auto"/>
        <w:left w:val="none" w:sz="0" w:space="0" w:color="auto"/>
        <w:bottom w:val="none" w:sz="0" w:space="0" w:color="auto"/>
        <w:right w:val="none" w:sz="0" w:space="0" w:color="auto"/>
      </w:divBdr>
    </w:div>
    <w:div w:id="1042822503">
      <w:bodyDiv w:val="1"/>
      <w:marLeft w:val="0"/>
      <w:marRight w:val="0"/>
      <w:marTop w:val="0"/>
      <w:marBottom w:val="0"/>
      <w:divBdr>
        <w:top w:val="none" w:sz="0" w:space="0" w:color="auto"/>
        <w:left w:val="none" w:sz="0" w:space="0" w:color="auto"/>
        <w:bottom w:val="none" w:sz="0" w:space="0" w:color="auto"/>
        <w:right w:val="none" w:sz="0" w:space="0" w:color="auto"/>
      </w:divBdr>
    </w:div>
    <w:div w:id="1056048080">
      <w:bodyDiv w:val="1"/>
      <w:marLeft w:val="0"/>
      <w:marRight w:val="0"/>
      <w:marTop w:val="0"/>
      <w:marBottom w:val="0"/>
      <w:divBdr>
        <w:top w:val="none" w:sz="0" w:space="0" w:color="auto"/>
        <w:left w:val="none" w:sz="0" w:space="0" w:color="auto"/>
        <w:bottom w:val="none" w:sz="0" w:space="0" w:color="auto"/>
        <w:right w:val="none" w:sz="0" w:space="0" w:color="auto"/>
      </w:divBdr>
    </w:div>
    <w:div w:id="1062288709">
      <w:bodyDiv w:val="1"/>
      <w:marLeft w:val="0"/>
      <w:marRight w:val="0"/>
      <w:marTop w:val="0"/>
      <w:marBottom w:val="0"/>
      <w:divBdr>
        <w:top w:val="none" w:sz="0" w:space="0" w:color="auto"/>
        <w:left w:val="none" w:sz="0" w:space="0" w:color="auto"/>
        <w:bottom w:val="none" w:sz="0" w:space="0" w:color="auto"/>
        <w:right w:val="none" w:sz="0" w:space="0" w:color="auto"/>
      </w:divBdr>
    </w:div>
    <w:div w:id="1073232890">
      <w:bodyDiv w:val="1"/>
      <w:marLeft w:val="0"/>
      <w:marRight w:val="0"/>
      <w:marTop w:val="0"/>
      <w:marBottom w:val="0"/>
      <w:divBdr>
        <w:top w:val="none" w:sz="0" w:space="0" w:color="auto"/>
        <w:left w:val="none" w:sz="0" w:space="0" w:color="auto"/>
        <w:bottom w:val="none" w:sz="0" w:space="0" w:color="auto"/>
        <w:right w:val="none" w:sz="0" w:space="0" w:color="auto"/>
      </w:divBdr>
    </w:div>
    <w:div w:id="1081370876">
      <w:bodyDiv w:val="1"/>
      <w:marLeft w:val="0"/>
      <w:marRight w:val="0"/>
      <w:marTop w:val="0"/>
      <w:marBottom w:val="0"/>
      <w:divBdr>
        <w:top w:val="none" w:sz="0" w:space="0" w:color="auto"/>
        <w:left w:val="none" w:sz="0" w:space="0" w:color="auto"/>
        <w:bottom w:val="none" w:sz="0" w:space="0" w:color="auto"/>
        <w:right w:val="none" w:sz="0" w:space="0" w:color="auto"/>
      </w:divBdr>
    </w:div>
    <w:div w:id="1096974033">
      <w:bodyDiv w:val="1"/>
      <w:marLeft w:val="0"/>
      <w:marRight w:val="0"/>
      <w:marTop w:val="0"/>
      <w:marBottom w:val="0"/>
      <w:divBdr>
        <w:top w:val="none" w:sz="0" w:space="0" w:color="auto"/>
        <w:left w:val="none" w:sz="0" w:space="0" w:color="auto"/>
        <w:bottom w:val="none" w:sz="0" w:space="0" w:color="auto"/>
        <w:right w:val="none" w:sz="0" w:space="0" w:color="auto"/>
      </w:divBdr>
    </w:div>
    <w:div w:id="1104426553">
      <w:bodyDiv w:val="1"/>
      <w:marLeft w:val="0"/>
      <w:marRight w:val="0"/>
      <w:marTop w:val="0"/>
      <w:marBottom w:val="0"/>
      <w:divBdr>
        <w:top w:val="none" w:sz="0" w:space="0" w:color="auto"/>
        <w:left w:val="none" w:sz="0" w:space="0" w:color="auto"/>
        <w:bottom w:val="none" w:sz="0" w:space="0" w:color="auto"/>
        <w:right w:val="none" w:sz="0" w:space="0" w:color="auto"/>
      </w:divBdr>
    </w:div>
    <w:div w:id="1106652766">
      <w:bodyDiv w:val="1"/>
      <w:marLeft w:val="0"/>
      <w:marRight w:val="0"/>
      <w:marTop w:val="0"/>
      <w:marBottom w:val="0"/>
      <w:divBdr>
        <w:top w:val="none" w:sz="0" w:space="0" w:color="auto"/>
        <w:left w:val="none" w:sz="0" w:space="0" w:color="auto"/>
        <w:bottom w:val="none" w:sz="0" w:space="0" w:color="auto"/>
        <w:right w:val="none" w:sz="0" w:space="0" w:color="auto"/>
      </w:divBdr>
    </w:div>
    <w:div w:id="1111320179">
      <w:bodyDiv w:val="1"/>
      <w:marLeft w:val="0"/>
      <w:marRight w:val="0"/>
      <w:marTop w:val="0"/>
      <w:marBottom w:val="0"/>
      <w:divBdr>
        <w:top w:val="none" w:sz="0" w:space="0" w:color="auto"/>
        <w:left w:val="none" w:sz="0" w:space="0" w:color="auto"/>
        <w:bottom w:val="none" w:sz="0" w:space="0" w:color="auto"/>
        <w:right w:val="none" w:sz="0" w:space="0" w:color="auto"/>
      </w:divBdr>
    </w:div>
    <w:div w:id="1122529160">
      <w:bodyDiv w:val="1"/>
      <w:marLeft w:val="0"/>
      <w:marRight w:val="0"/>
      <w:marTop w:val="0"/>
      <w:marBottom w:val="0"/>
      <w:divBdr>
        <w:top w:val="none" w:sz="0" w:space="0" w:color="auto"/>
        <w:left w:val="none" w:sz="0" w:space="0" w:color="auto"/>
        <w:bottom w:val="none" w:sz="0" w:space="0" w:color="auto"/>
        <w:right w:val="none" w:sz="0" w:space="0" w:color="auto"/>
      </w:divBdr>
    </w:div>
    <w:div w:id="1122575785">
      <w:bodyDiv w:val="1"/>
      <w:marLeft w:val="0"/>
      <w:marRight w:val="0"/>
      <w:marTop w:val="0"/>
      <w:marBottom w:val="0"/>
      <w:divBdr>
        <w:top w:val="none" w:sz="0" w:space="0" w:color="auto"/>
        <w:left w:val="none" w:sz="0" w:space="0" w:color="auto"/>
        <w:bottom w:val="none" w:sz="0" w:space="0" w:color="auto"/>
        <w:right w:val="none" w:sz="0" w:space="0" w:color="auto"/>
      </w:divBdr>
    </w:div>
    <w:div w:id="1124040499">
      <w:bodyDiv w:val="1"/>
      <w:marLeft w:val="0"/>
      <w:marRight w:val="0"/>
      <w:marTop w:val="0"/>
      <w:marBottom w:val="0"/>
      <w:divBdr>
        <w:top w:val="none" w:sz="0" w:space="0" w:color="auto"/>
        <w:left w:val="none" w:sz="0" w:space="0" w:color="auto"/>
        <w:bottom w:val="none" w:sz="0" w:space="0" w:color="auto"/>
        <w:right w:val="none" w:sz="0" w:space="0" w:color="auto"/>
      </w:divBdr>
    </w:div>
    <w:div w:id="1134762191">
      <w:bodyDiv w:val="1"/>
      <w:marLeft w:val="0"/>
      <w:marRight w:val="0"/>
      <w:marTop w:val="0"/>
      <w:marBottom w:val="0"/>
      <w:divBdr>
        <w:top w:val="none" w:sz="0" w:space="0" w:color="auto"/>
        <w:left w:val="none" w:sz="0" w:space="0" w:color="auto"/>
        <w:bottom w:val="none" w:sz="0" w:space="0" w:color="auto"/>
        <w:right w:val="none" w:sz="0" w:space="0" w:color="auto"/>
      </w:divBdr>
    </w:div>
    <w:div w:id="1147404326">
      <w:bodyDiv w:val="1"/>
      <w:marLeft w:val="0"/>
      <w:marRight w:val="0"/>
      <w:marTop w:val="0"/>
      <w:marBottom w:val="0"/>
      <w:divBdr>
        <w:top w:val="none" w:sz="0" w:space="0" w:color="auto"/>
        <w:left w:val="none" w:sz="0" w:space="0" w:color="auto"/>
        <w:bottom w:val="none" w:sz="0" w:space="0" w:color="auto"/>
        <w:right w:val="none" w:sz="0" w:space="0" w:color="auto"/>
      </w:divBdr>
    </w:div>
    <w:div w:id="1152868903">
      <w:bodyDiv w:val="1"/>
      <w:marLeft w:val="0"/>
      <w:marRight w:val="0"/>
      <w:marTop w:val="0"/>
      <w:marBottom w:val="0"/>
      <w:divBdr>
        <w:top w:val="none" w:sz="0" w:space="0" w:color="auto"/>
        <w:left w:val="none" w:sz="0" w:space="0" w:color="auto"/>
        <w:bottom w:val="none" w:sz="0" w:space="0" w:color="auto"/>
        <w:right w:val="none" w:sz="0" w:space="0" w:color="auto"/>
      </w:divBdr>
    </w:div>
    <w:div w:id="1180848761">
      <w:bodyDiv w:val="1"/>
      <w:marLeft w:val="0"/>
      <w:marRight w:val="0"/>
      <w:marTop w:val="0"/>
      <w:marBottom w:val="0"/>
      <w:divBdr>
        <w:top w:val="none" w:sz="0" w:space="0" w:color="auto"/>
        <w:left w:val="none" w:sz="0" w:space="0" w:color="auto"/>
        <w:bottom w:val="none" w:sz="0" w:space="0" w:color="auto"/>
        <w:right w:val="none" w:sz="0" w:space="0" w:color="auto"/>
      </w:divBdr>
    </w:div>
    <w:div w:id="1181894598">
      <w:bodyDiv w:val="1"/>
      <w:marLeft w:val="0"/>
      <w:marRight w:val="0"/>
      <w:marTop w:val="0"/>
      <w:marBottom w:val="0"/>
      <w:divBdr>
        <w:top w:val="none" w:sz="0" w:space="0" w:color="auto"/>
        <w:left w:val="none" w:sz="0" w:space="0" w:color="auto"/>
        <w:bottom w:val="none" w:sz="0" w:space="0" w:color="auto"/>
        <w:right w:val="none" w:sz="0" w:space="0" w:color="auto"/>
      </w:divBdr>
    </w:div>
    <w:div w:id="1183786102">
      <w:bodyDiv w:val="1"/>
      <w:marLeft w:val="0"/>
      <w:marRight w:val="0"/>
      <w:marTop w:val="0"/>
      <w:marBottom w:val="0"/>
      <w:divBdr>
        <w:top w:val="none" w:sz="0" w:space="0" w:color="auto"/>
        <w:left w:val="none" w:sz="0" w:space="0" w:color="auto"/>
        <w:bottom w:val="none" w:sz="0" w:space="0" w:color="auto"/>
        <w:right w:val="none" w:sz="0" w:space="0" w:color="auto"/>
      </w:divBdr>
    </w:div>
    <w:div w:id="1193569140">
      <w:bodyDiv w:val="1"/>
      <w:marLeft w:val="0"/>
      <w:marRight w:val="0"/>
      <w:marTop w:val="0"/>
      <w:marBottom w:val="0"/>
      <w:divBdr>
        <w:top w:val="none" w:sz="0" w:space="0" w:color="auto"/>
        <w:left w:val="none" w:sz="0" w:space="0" w:color="auto"/>
        <w:bottom w:val="none" w:sz="0" w:space="0" w:color="auto"/>
        <w:right w:val="none" w:sz="0" w:space="0" w:color="auto"/>
      </w:divBdr>
    </w:div>
    <w:div w:id="1206988660">
      <w:bodyDiv w:val="1"/>
      <w:marLeft w:val="0"/>
      <w:marRight w:val="0"/>
      <w:marTop w:val="0"/>
      <w:marBottom w:val="0"/>
      <w:divBdr>
        <w:top w:val="none" w:sz="0" w:space="0" w:color="auto"/>
        <w:left w:val="none" w:sz="0" w:space="0" w:color="auto"/>
        <w:bottom w:val="none" w:sz="0" w:space="0" w:color="auto"/>
        <w:right w:val="none" w:sz="0" w:space="0" w:color="auto"/>
      </w:divBdr>
    </w:div>
    <w:div w:id="1209877428">
      <w:bodyDiv w:val="1"/>
      <w:marLeft w:val="0"/>
      <w:marRight w:val="0"/>
      <w:marTop w:val="0"/>
      <w:marBottom w:val="0"/>
      <w:divBdr>
        <w:top w:val="none" w:sz="0" w:space="0" w:color="auto"/>
        <w:left w:val="none" w:sz="0" w:space="0" w:color="auto"/>
        <w:bottom w:val="none" w:sz="0" w:space="0" w:color="auto"/>
        <w:right w:val="none" w:sz="0" w:space="0" w:color="auto"/>
      </w:divBdr>
    </w:div>
    <w:div w:id="1217473880">
      <w:bodyDiv w:val="1"/>
      <w:marLeft w:val="0"/>
      <w:marRight w:val="0"/>
      <w:marTop w:val="0"/>
      <w:marBottom w:val="0"/>
      <w:divBdr>
        <w:top w:val="none" w:sz="0" w:space="0" w:color="auto"/>
        <w:left w:val="none" w:sz="0" w:space="0" w:color="auto"/>
        <w:bottom w:val="none" w:sz="0" w:space="0" w:color="auto"/>
        <w:right w:val="none" w:sz="0" w:space="0" w:color="auto"/>
      </w:divBdr>
    </w:div>
    <w:div w:id="1220435811">
      <w:bodyDiv w:val="1"/>
      <w:marLeft w:val="0"/>
      <w:marRight w:val="0"/>
      <w:marTop w:val="0"/>
      <w:marBottom w:val="0"/>
      <w:divBdr>
        <w:top w:val="none" w:sz="0" w:space="0" w:color="auto"/>
        <w:left w:val="none" w:sz="0" w:space="0" w:color="auto"/>
        <w:bottom w:val="none" w:sz="0" w:space="0" w:color="auto"/>
        <w:right w:val="none" w:sz="0" w:space="0" w:color="auto"/>
      </w:divBdr>
    </w:div>
    <w:div w:id="1226988911">
      <w:bodyDiv w:val="1"/>
      <w:marLeft w:val="0"/>
      <w:marRight w:val="0"/>
      <w:marTop w:val="0"/>
      <w:marBottom w:val="0"/>
      <w:divBdr>
        <w:top w:val="none" w:sz="0" w:space="0" w:color="auto"/>
        <w:left w:val="none" w:sz="0" w:space="0" w:color="auto"/>
        <w:bottom w:val="none" w:sz="0" w:space="0" w:color="auto"/>
        <w:right w:val="none" w:sz="0" w:space="0" w:color="auto"/>
      </w:divBdr>
    </w:div>
    <w:div w:id="1239293640">
      <w:bodyDiv w:val="1"/>
      <w:marLeft w:val="0"/>
      <w:marRight w:val="0"/>
      <w:marTop w:val="0"/>
      <w:marBottom w:val="0"/>
      <w:divBdr>
        <w:top w:val="none" w:sz="0" w:space="0" w:color="auto"/>
        <w:left w:val="none" w:sz="0" w:space="0" w:color="auto"/>
        <w:bottom w:val="none" w:sz="0" w:space="0" w:color="auto"/>
        <w:right w:val="none" w:sz="0" w:space="0" w:color="auto"/>
      </w:divBdr>
    </w:div>
    <w:div w:id="1255822019">
      <w:bodyDiv w:val="1"/>
      <w:marLeft w:val="0"/>
      <w:marRight w:val="0"/>
      <w:marTop w:val="0"/>
      <w:marBottom w:val="0"/>
      <w:divBdr>
        <w:top w:val="none" w:sz="0" w:space="0" w:color="auto"/>
        <w:left w:val="none" w:sz="0" w:space="0" w:color="auto"/>
        <w:bottom w:val="none" w:sz="0" w:space="0" w:color="auto"/>
        <w:right w:val="none" w:sz="0" w:space="0" w:color="auto"/>
      </w:divBdr>
    </w:div>
    <w:div w:id="1257209390">
      <w:bodyDiv w:val="1"/>
      <w:marLeft w:val="0"/>
      <w:marRight w:val="0"/>
      <w:marTop w:val="0"/>
      <w:marBottom w:val="0"/>
      <w:divBdr>
        <w:top w:val="none" w:sz="0" w:space="0" w:color="auto"/>
        <w:left w:val="none" w:sz="0" w:space="0" w:color="auto"/>
        <w:bottom w:val="none" w:sz="0" w:space="0" w:color="auto"/>
        <w:right w:val="none" w:sz="0" w:space="0" w:color="auto"/>
      </w:divBdr>
    </w:div>
    <w:div w:id="1273709513">
      <w:bodyDiv w:val="1"/>
      <w:marLeft w:val="0"/>
      <w:marRight w:val="0"/>
      <w:marTop w:val="0"/>
      <w:marBottom w:val="0"/>
      <w:divBdr>
        <w:top w:val="none" w:sz="0" w:space="0" w:color="auto"/>
        <w:left w:val="none" w:sz="0" w:space="0" w:color="auto"/>
        <w:bottom w:val="none" w:sz="0" w:space="0" w:color="auto"/>
        <w:right w:val="none" w:sz="0" w:space="0" w:color="auto"/>
      </w:divBdr>
    </w:div>
    <w:div w:id="1277639626">
      <w:bodyDiv w:val="1"/>
      <w:marLeft w:val="0"/>
      <w:marRight w:val="0"/>
      <w:marTop w:val="0"/>
      <w:marBottom w:val="0"/>
      <w:divBdr>
        <w:top w:val="none" w:sz="0" w:space="0" w:color="auto"/>
        <w:left w:val="none" w:sz="0" w:space="0" w:color="auto"/>
        <w:bottom w:val="none" w:sz="0" w:space="0" w:color="auto"/>
        <w:right w:val="none" w:sz="0" w:space="0" w:color="auto"/>
      </w:divBdr>
    </w:div>
    <w:div w:id="1298610913">
      <w:bodyDiv w:val="1"/>
      <w:marLeft w:val="0"/>
      <w:marRight w:val="0"/>
      <w:marTop w:val="0"/>
      <w:marBottom w:val="0"/>
      <w:divBdr>
        <w:top w:val="none" w:sz="0" w:space="0" w:color="auto"/>
        <w:left w:val="none" w:sz="0" w:space="0" w:color="auto"/>
        <w:bottom w:val="none" w:sz="0" w:space="0" w:color="auto"/>
        <w:right w:val="none" w:sz="0" w:space="0" w:color="auto"/>
      </w:divBdr>
    </w:div>
    <w:div w:id="1310013432">
      <w:bodyDiv w:val="1"/>
      <w:marLeft w:val="0"/>
      <w:marRight w:val="0"/>
      <w:marTop w:val="0"/>
      <w:marBottom w:val="0"/>
      <w:divBdr>
        <w:top w:val="none" w:sz="0" w:space="0" w:color="auto"/>
        <w:left w:val="none" w:sz="0" w:space="0" w:color="auto"/>
        <w:bottom w:val="none" w:sz="0" w:space="0" w:color="auto"/>
        <w:right w:val="none" w:sz="0" w:space="0" w:color="auto"/>
      </w:divBdr>
    </w:div>
    <w:div w:id="1313949663">
      <w:bodyDiv w:val="1"/>
      <w:marLeft w:val="0"/>
      <w:marRight w:val="0"/>
      <w:marTop w:val="0"/>
      <w:marBottom w:val="0"/>
      <w:divBdr>
        <w:top w:val="none" w:sz="0" w:space="0" w:color="auto"/>
        <w:left w:val="none" w:sz="0" w:space="0" w:color="auto"/>
        <w:bottom w:val="none" w:sz="0" w:space="0" w:color="auto"/>
        <w:right w:val="none" w:sz="0" w:space="0" w:color="auto"/>
      </w:divBdr>
    </w:div>
    <w:div w:id="1328249532">
      <w:bodyDiv w:val="1"/>
      <w:marLeft w:val="0"/>
      <w:marRight w:val="0"/>
      <w:marTop w:val="0"/>
      <w:marBottom w:val="0"/>
      <w:divBdr>
        <w:top w:val="none" w:sz="0" w:space="0" w:color="auto"/>
        <w:left w:val="none" w:sz="0" w:space="0" w:color="auto"/>
        <w:bottom w:val="none" w:sz="0" w:space="0" w:color="auto"/>
        <w:right w:val="none" w:sz="0" w:space="0" w:color="auto"/>
      </w:divBdr>
    </w:div>
    <w:div w:id="1331175333">
      <w:bodyDiv w:val="1"/>
      <w:marLeft w:val="0"/>
      <w:marRight w:val="0"/>
      <w:marTop w:val="0"/>
      <w:marBottom w:val="0"/>
      <w:divBdr>
        <w:top w:val="none" w:sz="0" w:space="0" w:color="auto"/>
        <w:left w:val="none" w:sz="0" w:space="0" w:color="auto"/>
        <w:bottom w:val="none" w:sz="0" w:space="0" w:color="auto"/>
        <w:right w:val="none" w:sz="0" w:space="0" w:color="auto"/>
      </w:divBdr>
    </w:div>
    <w:div w:id="1358895900">
      <w:bodyDiv w:val="1"/>
      <w:marLeft w:val="0"/>
      <w:marRight w:val="0"/>
      <w:marTop w:val="0"/>
      <w:marBottom w:val="0"/>
      <w:divBdr>
        <w:top w:val="none" w:sz="0" w:space="0" w:color="auto"/>
        <w:left w:val="none" w:sz="0" w:space="0" w:color="auto"/>
        <w:bottom w:val="none" w:sz="0" w:space="0" w:color="auto"/>
        <w:right w:val="none" w:sz="0" w:space="0" w:color="auto"/>
      </w:divBdr>
    </w:div>
    <w:div w:id="1360741086">
      <w:bodyDiv w:val="1"/>
      <w:marLeft w:val="0"/>
      <w:marRight w:val="0"/>
      <w:marTop w:val="0"/>
      <w:marBottom w:val="0"/>
      <w:divBdr>
        <w:top w:val="none" w:sz="0" w:space="0" w:color="auto"/>
        <w:left w:val="none" w:sz="0" w:space="0" w:color="auto"/>
        <w:bottom w:val="none" w:sz="0" w:space="0" w:color="auto"/>
        <w:right w:val="none" w:sz="0" w:space="0" w:color="auto"/>
      </w:divBdr>
    </w:div>
    <w:div w:id="1381130228">
      <w:bodyDiv w:val="1"/>
      <w:marLeft w:val="0"/>
      <w:marRight w:val="0"/>
      <w:marTop w:val="0"/>
      <w:marBottom w:val="0"/>
      <w:divBdr>
        <w:top w:val="none" w:sz="0" w:space="0" w:color="auto"/>
        <w:left w:val="none" w:sz="0" w:space="0" w:color="auto"/>
        <w:bottom w:val="none" w:sz="0" w:space="0" w:color="auto"/>
        <w:right w:val="none" w:sz="0" w:space="0" w:color="auto"/>
      </w:divBdr>
    </w:div>
    <w:div w:id="1384717636">
      <w:bodyDiv w:val="1"/>
      <w:marLeft w:val="0"/>
      <w:marRight w:val="0"/>
      <w:marTop w:val="0"/>
      <w:marBottom w:val="0"/>
      <w:divBdr>
        <w:top w:val="none" w:sz="0" w:space="0" w:color="auto"/>
        <w:left w:val="none" w:sz="0" w:space="0" w:color="auto"/>
        <w:bottom w:val="none" w:sz="0" w:space="0" w:color="auto"/>
        <w:right w:val="none" w:sz="0" w:space="0" w:color="auto"/>
      </w:divBdr>
    </w:div>
    <w:div w:id="1401054377">
      <w:bodyDiv w:val="1"/>
      <w:marLeft w:val="0"/>
      <w:marRight w:val="0"/>
      <w:marTop w:val="0"/>
      <w:marBottom w:val="0"/>
      <w:divBdr>
        <w:top w:val="none" w:sz="0" w:space="0" w:color="auto"/>
        <w:left w:val="none" w:sz="0" w:space="0" w:color="auto"/>
        <w:bottom w:val="none" w:sz="0" w:space="0" w:color="auto"/>
        <w:right w:val="none" w:sz="0" w:space="0" w:color="auto"/>
      </w:divBdr>
    </w:div>
    <w:div w:id="1421877099">
      <w:bodyDiv w:val="1"/>
      <w:marLeft w:val="0"/>
      <w:marRight w:val="0"/>
      <w:marTop w:val="0"/>
      <w:marBottom w:val="0"/>
      <w:divBdr>
        <w:top w:val="none" w:sz="0" w:space="0" w:color="auto"/>
        <w:left w:val="none" w:sz="0" w:space="0" w:color="auto"/>
        <w:bottom w:val="none" w:sz="0" w:space="0" w:color="auto"/>
        <w:right w:val="none" w:sz="0" w:space="0" w:color="auto"/>
      </w:divBdr>
    </w:div>
    <w:div w:id="1423918562">
      <w:bodyDiv w:val="1"/>
      <w:marLeft w:val="0"/>
      <w:marRight w:val="0"/>
      <w:marTop w:val="0"/>
      <w:marBottom w:val="0"/>
      <w:divBdr>
        <w:top w:val="none" w:sz="0" w:space="0" w:color="auto"/>
        <w:left w:val="none" w:sz="0" w:space="0" w:color="auto"/>
        <w:bottom w:val="none" w:sz="0" w:space="0" w:color="auto"/>
        <w:right w:val="none" w:sz="0" w:space="0" w:color="auto"/>
      </w:divBdr>
    </w:div>
    <w:div w:id="1426610338">
      <w:bodyDiv w:val="1"/>
      <w:marLeft w:val="0"/>
      <w:marRight w:val="0"/>
      <w:marTop w:val="0"/>
      <w:marBottom w:val="0"/>
      <w:divBdr>
        <w:top w:val="none" w:sz="0" w:space="0" w:color="auto"/>
        <w:left w:val="none" w:sz="0" w:space="0" w:color="auto"/>
        <w:bottom w:val="none" w:sz="0" w:space="0" w:color="auto"/>
        <w:right w:val="none" w:sz="0" w:space="0" w:color="auto"/>
      </w:divBdr>
    </w:div>
    <w:div w:id="1438284614">
      <w:bodyDiv w:val="1"/>
      <w:marLeft w:val="0"/>
      <w:marRight w:val="0"/>
      <w:marTop w:val="0"/>
      <w:marBottom w:val="0"/>
      <w:divBdr>
        <w:top w:val="none" w:sz="0" w:space="0" w:color="auto"/>
        <w:left w:val="none" w:sz="0" w:space="0" w:color="auto"/>
        <w:bottom w:val="none" w:sz="0" w:space="0" w:color="auto"/>
        <w:right w:val="none" w:sz="0" w:space="0" w:color="auto"/>
      </w:divBdr>
    </w:div>
    <w:div w:id="1439643712">
      <w:bodyDiv w:val="1"/>
      <w:marLeft w:val="0"/>
      <w:marRight w:val="0"/>
      <w:marTop w:val="0"/>
      <w:marBottom w:val="0"/>
      <w:divBdr>
        <w:top w:val="none" w:sz="0" w:space="0" w:color="auto"/>
        <w:left w:val="none" w:sz="0" w:space="0" w:color="auto"/>
        <w:bottom w:val="none" w:sz="0" w:space="0" w:color="auto"/>
        <w:right w:val="none" w:sz="0" w:space="0" w:color="auto"/>
      </w:divBdr>
    </w:div>
    <w:div w:id="1443577226">
      <w:bodyDiv w:val="1"/>
      <w:marLeft w:val="0"/>
      <w:marRight w:val="0"/>
      <w:marTop w:val="0"/>
      <w:marBottom w:val="0"/>
      <w:divBdr>
        <w:top w:val="none" w:sz="0" w:space="0" w:color="auto"/>
        <w:left w:val="none" w:sz="0" w:space="0" w:color="auto"/>
        <w:bottom w:val="none" w:sz="0" w:space="0" w:color="auto"/>
        <w:right w:val="none" w:sz="0" w:space="0" w:color="auto"/>
      </w:divBdr>
    </w:div>
    <w:div w:id="1474324046">
      <w:bodyDiv w:val="1"/>
      <w:marLeft w:val="0"/>
      <w:marRight w:val="0"/>
      <w:marTop w:val="0"/>
      <w:marBottom w:val="0"/>
      <w:divBdr>
        <w:top w:val="none" w:sz="0" w:space="0" w:color="auto"/>
        <w:left w:val="none" w:sz="0" w:space="0" w:color="auto"/>
        <w:bottom w:val="none" w:sz="0" w:space="0" w:color="auto"/>
        <w:right w:val="none" w:sz="0" w:space="0" w:color="auto"/>
      </w:divBdr>
    </w:div>
    <w:div w:id="1477529761">
      <w:bodyDiv w:val="1"/>
      <w:marLeft w:val="0"/>
      <w:marRight w:val="0"/>
      <w:marTop w:val="0"/>
      <w:marBottom w:val="0"/>
      <w:divBdr>
        <w:top w:val="none" w:sz="0" w:space="0" w:color="auto"/>
        <w:left w:val="none" w:sz="0" w:space="0" w:color="auto"/>
        <w:bottom w:val="none" w:sz="0" w:space="0" w:color="auto"/>
        <w:right w:val="none" w:sz="0" w:space="0" w:color="auto"/>
      </w:divBdr>
    </w:div>
    <w:div w:id="1481725401">
      <w:bodyDiv w:val="1"/>
      <w:marLeft w:val="0"/>
      <w:marRight w:val="0"/>
      <w:marTop w:val="0"/>
      <w:marBottom w:val="0"/>
      <w:divBdr>
        <w:top w:val="none" w:sz="0" w:space="0" w:color="auto"/>
        <w:left w:val="none" w:sz="0" w:space="0" w:color="auto"/>
        <w:bottom w:val="none" w:sz="0" w:space="0" w:color="auto"/>
        <w:right w:val="none" w:sz="0" w:space="0" w:color="auto"/>
      </w:divBdr>
    </w:div>
    <w:div w:id="1496996145">
      <w:bodyDiv w:val="1"/>
      <w:marLeft w:val="0"/>
      <w:marRight w:val="0"/>
      <w:marTop w:val="0"/>
      <w:marBottom w:val="0"/>
      <w:divBdr>
        <w:top w:val="none" w:sz="0" w:space="0" w:color="auto"/>
        <w:left w:val="none" w:sz="0" w:space="0" w:color="auto"/>
        <w:bottom w:val="none" w:sz="0" w:space="0" w:color="auto"/>
        <w:right w:val="none" w:sz="0" w:space="0" w:color="auto"/>
      </w:divBdr>
    </w:div>
    <w:div w:id="1500005633">
      <w:bodyDiv w:val="1"/>
      <w:marLeft w:val="0"/>
      <w:marRight w:val="0"/>
      <w:marTop w:val="0"/>
      <w:marBottom w:val="0"/>
      <w:divBdr>
        <w:top w:val="none" w:sz="0" w:space="0" w:color="auto"/>
        <w:left w:val="none" w:sz="0" w:space="0" w:color="auto"/>
        <w:bottom w:val="none" w:sz="0" w:space="0" w:color="auto"/>
        <w:right w:val="none" w:sz="0" w:space="0" w:color="auto"/>
      </w:divBdr>
    </w:div>
    <w:div w:id="1503202962">
      <w:bodyDiv w:val="1"/>
      <w:marLeft w:val="0"/>
      <w:marRight w:val="0"/>
      <w:marTop w:val="0"/>
      <w:marBottom w:val="0"/>
      <w:divBdr>
        <w:top w:val="none" w:sz="0" w:space="0" w:color="auto"/>
        <w:left w:val="none" w:sz="0" w:space="0" w:color="auto"/>
        <w:bottom w:val="none" w:sz="0" w:space="0" w:color="auto"/>
        <w:right w:val="none" w:sz="0" w:space="0" w:color="auto"/>
      </w:divBdr>
    </w:div>
    <w:div w:id="1509323681">
      <w:bodyDiv w:val="1"/>
      <w:marLeft w:val="0"/>
      <w:marRight w:val="0"/>
      <w:marTop w:val="0"/>
      <w:marBottom w:val="0"/>
      <w:divBdr>
        <w:top w:val="none" w:sz="0" w:space="0" w:color="auto"/>
        <w:left w:val="none" w:sz="0" w:space="0" w:color="auto"/>
        <w:bottom w:val="none" w:sz="0" w:space="0" w:color="auto"/>
        <w:right w:val="none" w:sz="0" w:space="0" w:color="auto"/>
      </w:divBdr>
    </w:div>
    <w:div w:id="1515607362">
      <w:bodyDiv w:val="1"/>
      <w:marLeft w:val="0"/>
      <w:marRight w:val="0"/>
      <w:marTop w:val="0"/>
      <w:marBottom w:val="0"/>
      <w:divBdr>
        <w:top w:val="none" w:sz="0" w:space="0" w:color="auto"/>
        <w:left w:val="none" w:sz="0" w:space="0" w:color="auto"/>
        <w:bottom w:val="none" w:sz="0" w:space="0" w:color="auto"/>
        <w:right w:val="none" w:sz="0" w:space="0" w:color="auto"/>
      </w:divBdr>
    </w:div>
    <w:div w:id="1518737822">
      <w:bodyDiv w:val="1"/>
      <w:marLeft w:val="0"/>
      <w:marRight w:val="0"/>
      <w:marTop w:val="0"/>
      <w:marBottom w:val="0"/>
      <w:divBdr>
        <w:top w:val="none" w:sz="0" w:space="0" w:color="auto"/>
        <w:left w:val="none" w:sz="0" w:space="0" w:color="auto"/>
        <w:bottom w:val="none" w:sz="0" w:space="0" w:color="auto"/>
        <w:right w:val="none" w:sz="0" w:space="0" w:color="auto"/>
      </w:divBdr>
    </w:div>
    <w:div w:id="1530335350">
      <w:bodyDiv w:val="1"/>
      <w:marLeft w:val="0"/>
      <w:marRight w:val="0"/>
      <w:marTop w:val="0"/>
      <w:marBottom w:val="0"/>
      <w:divBdr>
        <w:top w:val="none" w:sz="0" w:space="0" w:color="auto"/>
        <w:left w:val="none" w:sz="0" w:space="0" w:color="auto"/>
        <w:bottom w:val="none" w:sz="0" w:space="0" w:color="auto"/>
        <w:right w:val="none" w:sz="0" w:space="0" w:color="auto"/>
      </w:divBdr>
    </w:div>
    <w:div w:id="1536849591">
      <w:bodyDiv w:val="1"/>
      <w:marLeft w:val="0"/>
      <w:marRight w:val="0"/>
      <w:marTop w:val="0"/>
      <w:marBottom w:val="0"/>
      <w:divBdr>
        <w:top w:val="none" w:sz="0" w:space="0" w:color="auto"/>
        <w:left w:val="none" w:sz="0" w:space="0" w:color="auto"/>
        <w:bottom w:val="none" w:sz="0" w:space="0" w:color="auto"/>
        <w:right w:val="none" w:sz="0" w:space="0" w:color="auto"/>
      </w:divBdr>
    </w:div>
    <w:div w:id="1547595411">
      <w:bodyDiv w:val="1"/>
      <w:marLeft w:val="0"/>
      <w:marRight w:val="0"/>
      <w:marTop w:val="0"/>
      <w:marBottom w:val="0"/>
      <w:divBdr>
        <w:top w:val="none" w:sz="0" w:space="0" w:color="auto"/>
        <w:left w:val="none" w:sz="0" w:space="0" w:color="auto"/>
        <w:bottom w:val="none" w:sz="0" w:space="0" w:color="auto"/>
        <w:right w:val="none" w:sz="0" w:space="0" w:color="auto"/>
      </w:divBdr>
    </w:div>
    <w:div w:id="1554270619">
      <w:bodyDiv w:val="1"/>
      <w:marLeft w:val="0"/>
      <w:marRight w:val="0"/>
      <w:marTop w:val="0"/>
      <w:marBottom w:val="0"/>
      <w:divBdr>
        <w:top w:val="none" w:sz="0" w:space="0" w:color="auto"/>
        <w:left w:val="none" w:sz="0" w:space="0" w:color="auto"/>
        <w:bottom w:val="none" w:sz="0" w:space="0" w:color="auto"/>
        <w:right w:val="none" w:sz="0" w:space="0" w:color="auto"/>
      </w:divBdr>
    </w:div>
    <w:div w:id="1566530332">
      <w:bodyDiv w:val="1"/>
      <w:marLeft w:val="0"/>
      <w:marRight w:val="0"/>
      <w:marTop w:val="0"/>
      <w:marBottom w:val="0"/>
      <w:divBdr>
        <w:top w:val="none" w:sz="0" w:space="0" w:color="auto"/>
        <w:left w:val="none" w:sz="0" w:space="0" w:color="auto"/>
        <w:bottom w:val="none" w:sz="0" w:space="0" w:color="auto"/>
        <w:right w:val="none" w:sz="0" w:space="0" w:color="auto"/>
      </w:divBdr>
    </w:div>
    <w:div w:id="1567301996">
      <w:bodyDiv w:val="1"/>
      <w:marLeft w:val="0"/>
      <w:marRight w:val="0"/>
      <w:marTop w:val="0"/>
      <w:marBottom w:val="0"/>
      <w:divBdr>
        <w:top w:val="none" w:sz="0" w:space="0" w:color="auto"/>
        <w:left w:val="none" w:sz="0" w:space="0" w:color="auto"/>
        <w:bottom w:val="none" w:sz="0" w:space="0" w:color="auto"/>
        <w:right w:val="none" w:sz="0" w:space="0" w:color="auto"/>
      </w:divBdr>
    </w:div>
    <w:div w:id="1579097223">
      <w:bodyDiv w:val="1"/>
      <w:marLeft w:val="0"/>
      <w:marRight w:val="0"/>
      <w:marTop w:val="0"/>
      <w:marBottom w:val="0"/>
      <w:divBdr>
        <w:top w:val="none" w:sz="0" w:space="0" w:color="auto"/>
        <w:left w:val="none" w:sz="0" w:space="0" w:color="auto"/>
        <w:bottom w:val="none" w:sz="0" w:space="0" w:color="auto"/>
        <w:right w:val="none" w:sz="0" w:space="0" w:color="auto"/>
      </w:divBdr>
    </w:div>
    <w:div w:id="1580364857">
      <w:bodyDiv w:val="1"/>
      <w:marLeft w:val="0"/>
      <w:marRight w:val="0"/>
      <w:marTop w:val="0"/>
      <w:marBottom w:val="0"/>
      <w:divBdr>
        <w:top w:val="none" w:sz="0" w:space="0" w:color="auto"/>
        <w:left w:val="none" w:sz="0" w:space="0" w:color="auto"/>
        <w:bottom w:val="none" w:sz="0" w:space="0" w:color="auto"/>
        <w:right w:val="none" w:sz="0" w:space="0" w:color="auto"/>
      </w:divBdr>
    </w:div>
    <w:div w:id="1606812188">
      <w:bodyDiv w:val="1"/>
      <w:marLeft w:val="0"/>
      <w:marRight w:val="0"/>
      <w:marTop w:val="0"/>
      <w:marBottom w:val="0"/>
      <w:divBdr>
        <w:top w:val="none" w:sz="0" w:space="0" w:color="auto"/>
        <w:left w:val="none" w:sz="0" w:space="0" w:color="auto"/>
        <w:bottom w:val="none" w:sz="0" w:space="0" w:color="auto"/>
        <w:right w:val="none" w:sz="0" w:space="0" w:color="auto"/>
      </w:divBdr>
    </w:div>
    <w:div w:id="1610624816">
      <w:bodyDiv w:val="1"/>
      <w:marLeft w:val="0"/>
      <w:marRight w:val="0"/>
      <w:marTop w:val="0"/>
      <w:marBottom w:val="0"/>
      <w:divBdr>
        <w:top w:val="none" w:sz="0" w:space="0" w:color="auto"/>
        <w:left w:val="none" w:sz="0" w:space="0" w:color="auto"/>
        <w:bottom w:val="none" w:sz="0" w:space="0" w:color="auto"/>
        <w:right w:val="none" w:sz="0" w:space="0" w:color="auto"/>
      </w:divBdr>
    </w:div>
    <w:div w:id="1610770414">
      <w:bodyDiv w:val="1"/>
      <w:marLeft w:val="0"/>
      <w:marRight w:val="0"/>
      <w:marTop w:val="0"/>
      <w:marBottom w:val="0"/>
      <w:divBdr>
        <w:top w:val="none" w:sz="0" w:space="0" w:color="auto"/>
        <w:left w:val="none" w:sz="0" w:space="0" w:color="auto"/>
        <w:bottom w:val="none" w:sz="0" w:space="0" w:color="auto"/>
        <w:right w:val="none" w:sz="0" w:space="0" w:color="auto"/>
      </w:divBdr>
    </w:div>
    <w:div w:id="1623076516">
      <w:bodyDiv w:val="1"/>
      <w:marLeft w:val="0"/>
      <w:marRight w:val="0"/>
      <w:marTop w:val="0"/>
      <w:marBottom w:val="0"/>
      <w:divBdr>
        <w:top w:val="none" w:sz="0" w:space="0" w:color="auto"/>
        <w:left w:val="none" w:sz="0" w:space="0" w:color="auto"/>
        <w:bottom w:val="none" w:sz="0" w:space="0" w:color="auto"/>
        <w:right w:val="none" w:sz="0" w:space="0" w:color="auto"/>
      </w:divBdr>
    </w:div>
    <w:div w:id="1631208386">
      <w:bodyDiv w:val="1"/>
      <w:marLeft w:val="0"/>
      <w:marRight w:val="0"/>
      <w:marTop w:val="0"/>
      <w:marBottom w:val="0"/>
      <w:divBdr>
        <w:top w:val="none" w:sz="0" w:space="0" w:color="auto"/>
        <w:left w:val="none" w:sz="0" w:space="0" w:color="auto"/>
        <w:bottom w:val="none" w:sz="0" w:space="0" w:color="auto"/>
        <w:right w:val="none" w:sz="0" w:space="0" w:color="auto"/>
      </w:divBdr>
    </w:div>
    <w:div w:id="1633830649">
      <w:bodyDiv w:val="1"/>
      <w:marLeft w:val="0"/>
      <w:marRight w:val="0"/>
      <w:marTop w:val="0"/>
      <w:marBottom w:val="0"/>
      <w:divBdr>
        <w:top w:val="none" w:sz="0" w:space="0" w:color="auto"/>
        <w:left w:val="none" w:sz="0" w:space="0" w:color="auto"/>
        <w:bottom w:val="none" w:sz="0" w:space="0" w:color="auto"/>
        <w:right w:val="none" w:sz="0" w:space="0" w:color="auto"/>
      </w:divBdr>
    </w:div>
    <w:div w:id="1637838158">
      <w:bodyDiv w:val="1"/>
      <w:marLeft w:val="0"/>
      <w:marRight w:val="0"/>
      <w:marTop w:val="0"/>
      <w:marBottom w:val="0"/>
      <w:divBdr>
        <w:top w:val="none" w:sz="0" w:space="0" w:color="auto"/>
        <w:left w:val="none" w:sz="0" w:space="0" w:color="auto"/>
        <w:bottom w:val="none" w:sz="0" w:space="0" w:color="auto"/>
        <w:right w:val="none" w:sz="0" w:space="0" w:color="auto"/>
      </w:divBdr>
    </w:div>
    <w:div w:id="1656713989">
      <w:bodyDiv w:val="1"/>
      <w:marLeft w:val="0"/>
      <w:marRight w:val="0"/>
      <w:marTop w:val="0"/>
      <w:marBottom w:val="0"/>
      <w:divBdr>
        <w:top w:val="none" w:sz="0" w:space="0" w:color="auto"/>
        <w:left w:val="none" w:sz="0" w:space="0" w:color="auto"/>
        <w:bottom w:val="none" w:sz="0" w:space="0" w:color="auto"/>
        <w:right w:val="none" w:sz="0" w:space="0" w:color="auto"/>
      </w:divBdr>
    </w:div>
    <w:div w:id="1661158221">
      <w:bodyDiv w:val="1"/>
      <w:marLeft w:val="0"/>
      <w:marRight w:val="0"/>
      <w:marTop w:val="0"/>
      <w:marBottom w:val="0"/>
      <w:divBdr>
        <w:top w:val="none" w:sz="0" w:space="0" w:color="auto"/>
        <w:left w:val="none" w:sz="0" w:space="0" w:color="auto"/>
        <w:bottom w:val="none" w:sz="0" w:space="0" w:color="auto"/>
        <w:right w:val="none" w:sz="0" w:space="0" w:color="auto"/>
      </w:divBdr>
    </w:div>
    <w:div w:id="1667244457">
      <w:bodyDiv w:val="1"/>
      <w:marLeft w:val="0"/>
      <w:marRight w:val="0"/>
      <w:marTop w:val="0"/>
      <w:marBottom w:val="0"/>
      <w:divBdr>
        <w:top w:val="none" w:sz="0" w:space="0" w:color="auto"/>
        <w:left w:val="none" w:sz="0" w:space="0" w:color="auto"/>
        <w:bottom w:val="none" w:sz="0" w:space="0" w:color="auto"/>
        <w:right w:val="none" w:sz="0" w:space="0" w:color="auto"/>
      </w:divBdr>
    </w:div>
    <w:div w:id="1669364958">
      <w:bodyDiv w:val="1"/>
      <w:marLeft w:val="0"/>
      <w:marRight w:val="0"/>
      <w:marTop w:val="0"/>
      <w:marBottom w:val="0"/>
      <w:divBdr>
        <w:top w:val="none" w:sz="0" w:space="0" w:color="auto"/>
        <w:left w:val="none" w:sz="0" w:space="0" w:color="auto"/>
        <w:bottom w:val="none" w:sz="0" w:space="0" w:color="auto"/>
        <w:right w:val="none" w:sz="0" w:space="0" w:color="auto"/>
      </w:divBdr>
    </w:div>
    <w:div w:id="1672681377">
      <w:bodyDiv w:val="1"/>
      <w:marLeft w:val="0"/>
      <w:marRight w:val="0"/>
      <w:marTop w:val="0"/>
      <w:marBottom w:val="0"/>
      <w:divBdr>
        <w:top w:val="none" w:sz="0" w:space="0" w:color="auto"/>
        <w:left w:val="none" w:sz="0" w:space="0" w:color="auto"/>
        <w:bottom w:val="none" w:sz="0" w:space="0" w:color="auto"/>
        <w:right w:val="none" w:sz="0" w:space="0" w:color="auto"/>
      </w:divBdr>
    </w:div>
    <w:div w:id="1674650542">
      <w:bodyDiv w:val="1"/>
      <w:marLeft w:val="0"/>
      <w:marRight w:val="0"/>
      <w:marTop w:val="0"/>
      <w:marBottom w:val="0"/>
      <w:divBdr>
        <w:top w:val="none" w:sz="0" w:space="0" w:color="auto"/>
        <w:left w:val="none" w:sz="0" w:space="0" w:color="auto"/>
        <w:bottom w:val="none" w:sz="0" w:space="0" w:color="auto"/>
        <w:right w:val="none" w:sz="0" w:space="0" w:color="auto"/>
      </w:divBdr>
    </w:div>
    <w:div w:id="1677884278">
      <w:bodyDiv w:val="1"/>
      <w:marLeft w:val="0"/>
      <w:marRight w:val="0"/>
      <w:marTop w:val="0"/>
      <w:marBottom w:val="0"/>
      <w:divBdr>
        <w:top w:val="none" w:sz="0" w:space="0" w:color="auto"/>
        <w:left w:val="none" w:sz="0" w:space="0" w:color="auto"/>
        <w:bottom w:val="none" w:sz="0" w:space="0" w:color="auto"/>
        <w:right w:val="none" w:sz="0" w:space="0" w:color="auto"/>
      </w:divBdr>
    </w:div>
    <w:div w:id="1678075621">
      <w:bodyDiv w:val="1"/>
      <w:marLeft w:val="0"/>
      <w:marRight w:val="0"/>
      <w:marTop w:val="0"/>
      <w:marBottom w:val="0"/>
      <w:divBdr>
        <w:top w:val="none" w:sz="0" w:space="0" w:color="auto"/>
        <w:left w:val="none" w:sz="0" w:space="0" w:color="auto"/>
        <w:bottom w:val="none" w:sz="0" w:space="0" w:color="auto"/>
        <w:right w:val="none" w:sz="0" w:space="0" w:color="auto"/>
      </w:divBdr>
    </w:div>
    <w:div w:id="1695374702">
      <w:bodyDiv w:val="1"/>
      <w:marLeft w:val="0"/>
      <w:marRight w:val="0"/>
      <w:marTop w:val="0"/>
      <w:marBottom w:val="0"/>
      <w:divBdr>
        <w:top w:val="none" w:sz="0" w:space="0" w:color="auto"/>
        <w:left w:val="none" w:sz="0" w:space="0" w:color="auto"/>
        <w:bottom w:val="none" w:sz="0" w:space="0" w:color="auto"/>
        <w:right w:val="none" w:sz="0" w:space="0" w:color="auto"/>
      </w:divBdr>
    </w:div>
    <w:div w:id="1699307030">
      <w:bodyDiv w:val="1"/>
      <w:marLeft w:val="0"/>
      <w:marRight w:val="0"/>
      <w:marTop w:val="0"/>
      <w:marBottom w:val="0"/>
      <w:divBdr>
        <w:top w:val="none" w:sz="0" w:space="0" w:color="auto"/>
        <w:left w:val="none" w:sz="0" w:space="0" w:color="auto"/>
        <w:bottom w:val="none" w:sz="0" w:space="0" w:color="auto"/>
        <w:right w:val="none" w:sz="0" w:space="0" w:color="auto"/>
      </w:divBdr>
    </w:div>
    <w:div w:id="1718435173">
      <w:bodyDiv w:val="1"/>
      <w:marLeft w:val="0"/>
      <w:marRight w:val="0"/>
      <w:marTop w:val="0"/>
      <w:marBottom w:val="0"/>
      <w:divBdr>
        <w:top w:val="none" w:sz="0" w:space="0" w:color="auto"/>
        <w:left w:val="none" w:sz="0" w:space="0" w:color="auto"/>
        <w:bottom w:val="none" w:sz="0" w:space="0" w:color="auto"/>
        <w:right w:val="none" w:sz="0" w:space="0" w:color="auto"/>
      </w:divBdr>
    </w:div>
    <w:div w:id="1722242643">
      <w:bodyDiv w:val="1"/>
      <w:marLeft w:val="0"/>
      <w:marRight w:val="0"/>
      <w:marTop w:val="0"/>
      <w:marBottom w:val="0"/>
      <w:divBdr>
        <w:top w:val="none" w:sz="0" w:space="0" w:color="auto"/>
        <w:left w:val="none" w:sz="0" w:space="0" w:color="auto"/>
        <w:bottom w:val="none" w:sz="0" w:space="0" w:color="auto"/>
        <w:right w:val="none" w:sz="0" w:space="0" w:color="auto"/>
      </w:divBdr>
    </w:div>
    <w:div w:id="1729257295">
      <w:bodyDiv w:val="1"/>
      <w:marLeft w:val="0"/>
      <w:marRight w:val="0"/>
      <w:marTop w:val="0"/>
      <w:marBottom w:val="0"/>
      <w:divBdr>
        <w:top w:val="none" w:sz="0" w:space="0" w:color="auto"/>
        <w:left w:val="none" w:sz="0" w:space="0" w:color="auto"/>
        <w:bottom w:val="none" w:sz="0" w:space="0" w:color="auto"/>
        <w:right w:val="none" w:sz="0" w:space="0" w:color="auto"/>
      </w:divBdr>
    </w:div>
    <w:div w:id="1739788692">
      <w:bodyDiv w:val="1"/>
      <w:marLeft w:val="0"/>
      <w:marRight w:val="0"/>
      <w:marTop w:val="0"/>
      <w:marBottom w:val="0"/>
      <w:divBdr>
        <w:top w:val="none" w:sz="0" w:space="0" w:color="auto"/>
        <w:left w:val="none" w:sz="0" w:space="0" w:color="auto"/>
        <w:bottom w:val="none" w:sz="0" w:space="0" w:color="auto"/>
        <w:right w:val="none" w:sz="0" w:space="0" w:color="auto"/>
      </w:divBdr>
    </w:div>
    <w:div w:id="1751927798">
      <w:bodyDiv w:val="1"/>
      <w:marLeft w:val="0"/>
      <w:marRight w:val="0"/>
      <w:marTop w:val="0"/>
      <w:marBottom w:val="0"/>
      <w:divBdr>
        <w:top w:val="none" w:sz="0" w:space="0" w:color="auto"/>
        <w:left w:val="none" w:sz="0" w:space="0" w:color="auto"/>
        <w:bottom w:val="none" w:sz="0" w:space="0" w:color="auto"/>
        <w:right w:val="none" w:sz="0" w:space="0" w:color="auto"/>
      </w:divBdr>
    </w:div>
    <w:div w:id="1756323863">
      <w:bodyDiv w:val="1"/>
      <w:marLeft w:val="0"/>
      <w:marRight w:val="0"/>
      <w:marTop w:val="0"/>
      <w:marBottom w:val="0"/>
      <w:divBdr>
        <w:top w:val="none" w:sz="0" w:space="0" w:color="auto"/>
        <w:left w:val="none" w:sz="0" w:space="0" w:color="auto"/>
        <w:bottom w:val="none" w:sz="0" w:space="0" w:color="auto"/>
        <w:right w:val="none" w:sz="0" w:space="0" w:color="auto"/>
      </w:divBdr>
    </w:div>
    <w:div w:id="1762142510">
      <w:bodyDiv w:val="1"/>
      <w:marLeft w:val="0"/>
      <w:marRight w:val="0"/>
      <w:marTop w:val="0"/>
      <w:marBottom w:val="0"/>
      <w:divBdr>
        <w:top w:val="none" w:sz="0" w:space="0" w:color="auto"/>
        <w:left w:val="none" w:sz="0" w:space="0" w:color="auto"/>
        <w:bottom w:val="none" w:sz="0" w:space="0" w:color="auto"/>
        <w:right w:val="none" w:sz="0" w:space="0" w:color="auto"/>
      </w:divBdr>
    </w:div>
    <w:div w:id="1776747557">
      <w:bodyDiv w:val="1"/>
      <w:marLeft w:val="0"/>
      <w:marRight w:val="0"/>
      <w:marTop w:val="0"/>
      <w:marBottom w:val="0"/>
      <w:divBdr>
        <w:top w:val="none" w:sz="0" w:space="0" w:color="auto"/>
        <w:left w:val="none" w:sz="0" w:space="0" w:color="auto"/>
        <w:bottom w:val="none" w:sz="0" w:space="0" w:color="auto"/>
        <w:right w:val="none" w:sz="0" w:space="0" w:color="auto"/>
      </w:divBdr>
    </w:div>
    <w:div w:id="1786540246">
      <w:bodyDiv w:val="1"/>
      <w:marLeft w:val="0"/>
      <w:marRight w:val="0"/>
      <w:marTop w:val="0"/>
      <w:marBottom w:val="0"/>
      <w:divBdr>
        <w:top w:val="none" w:sz="0" w:space="0" w:color="auto"/>
        <w:left w:val="none" w:sz="0" w:space="0" w:color="auto"/>
        <w:bottom w:val="none" w:sz="0" w:space="0" w:color="auto"/>
        <w:right w:val="none" w:sz="0" w:space="0" w:color="auto"/>
      </w:divBdr>
    </w:div>
    <w:div w:id="1790858798">
      <w:bodyDiv w:val="1"/>
      <w:marLeft w:val="0"/>
      <w:marRight w:val="0"/>
      <w:marTop w:val="0"/>
      <w:marBottom w:val="0"/>
      <w:divBdr>
        <w:top w:val="none" w:sz="0" w:space="0" w:color="auto"/>
        <w:left w:val="none" w:sz="0" w:space="0" w:color="auto"/>
        <w:bottom w:val="none" w:sz="0" w:space="0" w:color="auto"/>
        <w:right w:val="none" w:sz="0" w:space="0" w:color="auto"/>
      </w:divBdr>
    </w:div>
    <w:div w:id="1795899961">
      <w:bodyDiv w:val="1"/>
      <w:marLeft w:val="0"/>
      <w:marRight w:val="0"/>
      <w:marTop w:val="0"/>
      <w:marBottom w:val="0"/>
      <w:divBdr>
        <w:top w:val="none" w:sz="0" w:space="0" w:color="auto"/>
        <w:left w:val="none" w:sz="0" w:space="0" w:color="auto"/>
        <w:bottom w:val="none" w:sz="0" w:space="0" w:color="auto"/>
        <w:right w:val="none" w:sz="0" w:space="0" w:color="auto"/>
      </w:divBdr>
    </w:div>
    <w:div w:id="1803109073">
      <w:bodyDiv w:val="1"/>
      <w:marLeft w:val="0"/>
      <w:marRight w:val="0"/>
      <w:marTop w:val="0"/>
      <w:marBottom w:val="0"/>
      <w:divBdr>
        <w:top w:val="none" w:sz="0" w:space="0" w:color="auto"/>
        <w:left w:val="none" w:sz="0" w:space="0" w:color="auto"/>
        <w:bottom w:val="none" w:sz="0" w:space="0" w:color="auto"/>
        <w:right w:val="none" w:sz="0" w:space="0" w:color="auto"/>
      </w:divBdr>
    </w:div>
    <w:div w:id="1805853136">
      <w:bodyDiv w:val="1"/>
      <w:marLeft w:val="0"/>
      <w:marRight w:val="0"/>
      <w:marTop w:val="0"/>
      <w:marBottom w:val="0"/>
      <w:divBdr>
        <w:top w:val="none" w:sz="0" w:space="0" w:color="auto"/>
        <w:left w:val="none" w:sz="0" w:space="0" w:color="auto"/>
        <w:bottom w:val="none" w:sz="0" w:space="0" w:color="auto"/>
        <w:right w:val="none" w:sz="0" w:space="0" w:color="auto"/>
      </w:divBdr>
    </w:div>
    <w:div w:id="1809738903">
      <w:bodyDiv w:val="1"/>
      <w:marLeft w:val="0"/>
      <w:marRight w:val="0"/>
      <w:marTop w:val="0"/>
      <w:marBottom w:val="0"/>
      <w:divBdr>
        <w:top w:val="none" w:sz="0" w:space="0" w:color="auto"/>
        <w:left w:val="none" w:sz="0" w:space="0" w:color="auto"/>
        <w:bottom w:val="none" w:sz="0" w:space="0" w:color="auto"/>
        <w:right w:val="none" w:sz="0" w:space="0" w:color="auto"/>
      </w:divBdr>
    </w:div>
    <w:div w:id="1812674585">
      <w:bodyDiv w:val="1"/>
      <w:marLeft w:val="0"/>
      <w:marRight w:val="0"/>
      <w:marTop w:val="0"/>
      <w:marBottom w:val="0"/>
      <w:divBdr>
        <w:top w:val="none" w:sz="0" w:space="0" w:color="auto"/>
        <w:left w:val="none" w:sz="0" w:space="0" w:color="auto"/>
        <w:bottom w:val="none" w:sz="0" w:space="0" w:color="auto"/>
        <w:right w:val="none" w:sz="0" w:space="0" w:color="auto"/>
      </w:divBdr>
    </w:div>
    <w:div w:id="1814591210">
      <w:bodyDiv w:val="1"/>
      <w:marLeft w:val="0"/>
      <w:marRight w:val="0"/>
      <w:marTop w:val="0"/>
      <w:marBottom w:val="0"/>
      <w:divBdr>
        <w:top w:val="none" w:sz="0" w:space="0" w:color="auto"/>
        <w:left w:val="none" w:sz="0" w:space="0" w:color="auto"/>
        <w:bottom w:val="none" w:sz="0" w:space="0" w:color="auto"/>
        <w:right w:val="none" w:sz="0" w:space="0" w:color="auto"/>
      </w:divBdr>
    </w:div>
    <w:div w:id="1818640564">
      <w:bodyDiv w:val="1"/>
      <w:marLeft w:val="0"/>
      <w:marRight w:val="0"/>
      <w:marTop w:val="0"/>
      <w:marBottom w:val="0"/>
      <w:divBdr>
        <w:top w:val="none" w:sz="0" w:space="0" w:color="auto"/>
        <w:left w:val="none" w:sz="0" w:space="0" w:color="auto"/>
        <w:bottom w:val="none" w:sz="0" w:space="0" w:color="auto"/>
        <w:right w:val="none" w:sz="0" w:space="0" w:color="auto"/>
      </w:divBdr>
      <w:divsChild>
        <w:div w:id="2109809919">
          <w:marLeft w:val="0"/>
          <w:marRight w:val="0"/>
          <w:marTop w:val="0"/>
          <w:marBottom w:val="0"/>
          <w:divBdr>
            <w:top w:val="none" w:sz="0" w:space="0" w:color="auto"/>
            <w:left w:val="none" w:sz="0" w:space="0" w:color="auto"/>
            <w:bottom w:val="none" w:sz="0" w:space="0" w:color="auto"/>
            <w:right w:val="none" w:sz="0" w:space="0" w:color="auto"/>
          </w:divBdr>
          <w:divsChild>
            <w:div w:id="130288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041700">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45196436">
      <w:bodyDiv w:val="1"/>
      <w:marLeft w:val="0"/>
      <w:marRight w:val="0"/>
      <w:marTop w:val="0"/>
      <w:marBottom w:val="0"/>
      <w:divBdr>
        <w:top w:val="none" w:sz="0" w:space="0" w:color="auto"/>
        <w:left w:val="none" w:sz="0" w:space="0" w:color="auto"/>
        <w:bottom w:val="none" w:sz="0" w:space="0" w:color="auto"/>
        <w:right w:val="none" w:sz="0" w:space="0" w:color="auto"/>
      </w:divBdr>
    </w:div>
    <w:div w:id="1852640522">
      <w:bodyDiv w:val="1"/>
      <w:marLeft w:val="0"/>
      <w:marRight w:val="0"/>
      <w:marTop w:val="0"/>
      <w:marBottom w:val="0"/>
      <w:divBdr>
        <w:top w:val="none" w:sz="0" w:space="0" w:color="auto"/>
        <w:left w:val="none" w:sz="0" w:space="0" w:color="auto"/>
        <w:bottom w:val="none" w:sz="0" w:space="0" w:color="auto"/>
        <w:right w:val="none" w:sz="0" w:space="0" w:color="auto"/>
      </w:divBdr>
    </w:div>
    <w:div w:id="1852716745">
      <w:bodyDiv w:val="1"/>
      <w:marLeft w:val="0"/>
      <w:marRight w:val="0"/>
      <w:marTop w:val="0"/>
      <w:marBottom w:val="0"/>
      <w:divBdr>
        <w:top w:val="none" w:sz="0" w:space="0" w:color="auto"/>
        <w:left w:val="none" w:sz="0" w:space="0" w:color="auto"/>
        <w:bottom w:val="none" w:sz="0" w:space="0" w:color="auto"/>
        <w:right w:val="none" w:sz="0" w:space="0" w:color="auto"/>
      </w:divBdr>
    </w:div>
    <w:div w:id="1857499844">
      <w:bodyDiv w:val="1"/>
      <w:marLeft w:val="0"/>
      <w:marRight w:val="0"/>
      <w:marTop w:val="0"/>
      <w:marBottom w:val="0"/>
      <w:divBdr>
        <w:top w:val="none" w:sz="0" w:space="0" w:color="auto"/>
        <w:left w:val="none" w:sz="0" w:space="0" w:color="auto"/>
        <w:bottom w:val="none" w:sz="0" w:space="0" w:color="auto"/>
        <w:right w:val="none" w:sz="0" w:space="0" w:color="auto"/>
      </w:divBdr>
    </w:div>
    <w:div w:id="1857841950">
      <w:bodyDiv w:val="1"/>
      <w:marLeft w:val="0"/>
      <w:marRight w:val="0"/>
      <w:marTop w:val="0"/>
      <w:marBottom w:val="0"/>
      <w:divBdr>
        <w:top w:val="none" w:sz="0" w:space="0" w:color="auto"/>
        <w:left w:val="none" w:sz="0" w:space="0" w:color="auto"/>
        <w:bottom w:val="none" w:sz="0" w:space="0" w:color="auto"/>
        <w:right w:val="none" w:sz="0" w:space="0" w:color="auto"/>
      </w:divBdr>
    </w:div>
    <w:div w:id="1862934184">
      <w:bodyDiv w:val="1"/>
      <w:marLeft w:val="0"/>
      <w:marRight w:val="0"/>
      <w:marTop w:val="0"/>
      <w:marBottom w:val="0"/>
      <w:divBdr>
        <w:top w:val="none" w:sz="0" w:space="0" w:color="auto"/>
        <w:left w:val="none" w:sz="0" w:space="0" w:color="auto"/>
        <w:bottom w:val="none" w:sz="0" w:space="0" w:color="auto"/>
        <w:right w:val="none" w:sz="0" w:space="0" w:color="auto"/>
      </w:divBdr>
    </w:div>
    <w:div w:id="1876235871">
      <w:bodyDiv w:val="1"/>
      <w:marLeft w:val="0"/>
      <w:marRight w:val="0"/>
      <w:marTop w:val="0"/>
      <w:marBottom w:val="0"/>
      <w:divBdr>
        <w:top w:val="none" w:sz="0" w:space="0" w:color="auto"/>
        <w:left w:val="none" w:sz="0" w:space="0" w:color="auto"/>
        <w:bottom w:val="none" w:sz="0" w:space="0" w:color="auto"/>
        <w:right w:val="none" w:sz="0" w:space="0" w:color="auto"/>
      </w:divBdr>
    </w:div>
    <w:div w:id="1929609158">
      <w:bodyDiv w:val="1"/>
      <w:marLeft w:val="0"/>
      <w:marRight w:val="0"/>
      <w:marTop w:val="0"/>
      <w:marBottom w:val="0"/>
      <w:divBdr>
        <w:top w:val="none" w:sz="0" w:space="0" w:color="auto"/>
        <w:left w:val="none" w:sz="0" w:space="0" w:color="auto"/>
        <w:bottom w:val="none" w:sz="0" w:space="0" w:color="auto"/>
        <w:right w:val="none" w:sz="0" w:space="0" w:color="auto"/>
      </w:divBdr>
    </w:div>
    <w:div w:id="1965304027">
      <w:bodyDiv w:val="1"/>
      <w:marLeft w:val="0"/>
      <w:marRight w:val="0"/>
      <w:marTop w:val="0"/>
      <w:marBottom w:val="0"/>
      <w:divBdr>
        <w:top w:val="none" w:sz="0" w:space="0" w:color="auto"/>
        <w:left w:val="none" w:sz="0" w:space="0" w:color="auto"/>
        <w:bottom w:val="none" w:sz="0" w:space="0" w:color="auto"/>
        <w:right w:val="none" w:sz="0" w:space="0" w:color="auto"/>
      </w:divBdr>
    </w:div>
    <w:div w:id="1965840999">
      <w:bodyDiv w:val="1"/>
      <w:marLeft w:val="0"/>
      <w:marRight w:val="0"/>
      <w:marTop w:val="0"/>
      <w:marBottom w:val="0"/>
      <w:divBdr>
        <w:top w:val="none" w:sz="0" w:space="0" w:color="auto"/>
        <w:left w:val="none" w:sz="0" w:space="0" w:color="auto"/>
        <w:bottom w:val="none" w:sz="0" w:space="0" w:color="auto"/>
        <w:right w:val="none" w:sz="0" w:space="0" w:color="auto"/>
      </w:divBdr>
    </w:div>
    <w:div w:id="1992831247">
      <w:bodyDiv w:val="1"/>
      <w:marLeft w:val="0"/>
      <w:marRight w:val="0"/>
      <w:marTop w:val="0"/>
      <w:marBottom w:val="0"/>
      <w:divBdr>
        <w:top w:val="none" w:sz="0" w:space="0" w:color="auto"/>
        <w:left w:val="none" w:sz="0" w:space="0" w:color="auto"/>
        <w:bottom w:val="none" w:sz="0" w:space="0" w:color="auto"/>
        <w:right w:val="none" w:sz="0" w:space="0" w:color="auto"/>
      </w:divBdr>
    </w:div>
    <w:div w:id="2013143975">
      <w:bodyDiv w:val="1"/>
      <w:marLeft w:val="0"/>
      <w:marRight w:val="0"/>
      <w:marTop w:val="0"/>
      <w:marBottom w:val="0"/>
      <w:divBdr>
        <w:top w:val="none" w:sz="0" w:space="0" w:color="auto"/>
        <w:left w:val="none" w:sz="0" w:space="0" w:color="auto"/>
        <w:bottom w:val="none" w:sz="0" w:space="0" w:color="auto"/>
        <w:right w:val="none" w:sz="0" w:space="0" w:color="auto"/>
      </w:divBdr>
    </w:div>
    <w:div w:id="2013333420">
      <w:bodyDiv w:val="1"/>
      <w:marLeft w:val="0"/>
      <w:marRight w:val="0"/>
      <w:marTop w:val="0"/>
      <w:marBottom w:val="0"/>
      <w:divBdr>
        <w:top w:val="none" w:sz="0" w:space="0" w:color="auto"/>
        <w:left w:val="none" w:sz="0" w:space="0" w:color="auto"/>
        <w:bottom w:val="none" w:sz="0" w:space="0" w:color="auto"/>
        <w:right w:val="none" w:sz="0" w:space="0" w:color="auto"/>
      </w:divBdr>
    </w:div>
    <w:div w:id="2015108728">
      <w:bodyDiv w:val="1"/>
      <w:marLeft w:val="0"/>
      <w:marRight w:val="0"/>
      <w:marTop w:val="0"/>
      <w:marBottom w:val="0"/>
      <w:divBdr>
        <w:top w:val="none" w:sz="0" w:space="0" w:color="auto"/>
        <w:left w:val="none" w:sz="0" w:space="0" w:color="auto"/>
        <w:bottom w:val="none" w:sz="0" w:space="0" w:color="auto"/>
        <w:right w:val="none" w:sz="0" w:space="0" w:color="auto"/>
      </w:divBdr>
    </w:div>
    <w:div w:id="2019036458">
      <w:bodyDiv w:val="1"/>
      <w:marLeft w:val="0"/>
      <w:marRight w:val="0"/>
      <w:marTop w:val="0"/>
      <w:marBottom w:val="0"/>
      <w:divBdr>
        <w:top w:val="none" w:sz="0" w:space="0" w:color="auto"/>
        <w:left w:val="none" w:sz="0" w:space="0" w:color="auto"/>
        <w:bottom w:val="none" w:sz="0" w:space="0" w:color="auto"/>
        <w:right w:val="none" w:sz="0" w:space="0" w:color="auto"/>
      </w:divBdr>
    </w:div>
    <w:div w:id="2021590284">
      <w:bodyDiv w:val="1"/>
      <w:marLeft w:val="0"/>
      <w:marRight w:val="0"/>
      <w:marTop w:val="0"/>
      <w:marBottom w:val="0"/>
      <w:divBdr>
        <w:top w:val="none" w:sz="0" w:space="0" w:color="auto"/>
        <w:left w:val="none" w:sz="0" w:space="0" w:color="auto"/>
        <w:bottom w:val="none" w:sz="0" w:space="0" w:color="auto"/>
        <w:right w:val="none" w:sz="0" w:space="0" w:color="auto"/>
      </w:divBdr>
    </w:div>
    <w:div w:id="2029938646">
      <w:bodyDiv w:val="1"/>
      <w:marLeft w:val="0"/>
      <w:marRight w:val="0"/>
      <w:marTop w:val="0"/>
      <w:marBottom w:val="0"/>
      <w:divBdr>
        <w:top w:val="none" w:sz="0" w:space="0" w:color="auto"/>
        <w:left w:val="none" w:sz="0" w:space="0" w:color="auto"/>
        <w:bottom w:val="none" w:sz="0" w:space="0" w:color="auto"/>
        <w:right w:val="none" w:sz="0" w:space="0" w:color="auto"/>
      </w:divBdr>
    </w:div>
    <w:div w:id="2040740012">
      <w:bodyDiv w:val="1"/>
      <w:marLeft w:val="0"/>
      <w:marRight w:val="0"/>
      <w:marTop w:val="0"/>
      <w:marBottom w:val="0"/>
      <w:divBdr>
        <w:top w:val="none" w:sz="0" w:space="0" w:color="auto"/>
        <w:left w:val="none" w:sz="0" w:space="0" w:color="auto"/>
        <w:bottom w:val="none" w:sz="0" w:space="0" w:color="auto"/>
        <w:right w:val="none" w:sz="0" w:space="0" w:color="auto"/>
      </w:divBdr>
    </w:div>
    <w:div w:id="2048022561">
      <w:bodyDiv w:val="1"/>
      <w:marLeft w:val="0"/>
      <w:marRight w:val="0"/>
      <w:marTop w:val="0"/>
      <w:marBottom w:val="0"/>
      <w:divBdr>
        <w:top w:val="none" w:sz="0" w:space="0" w:color="auto"/>
        <w:left w:val="none" w:sz="0" w:space="0" w:color="auto"/>
        <w:bottom w:val="none" w:sz="0" w:space="0" w:color="auto"/>
        <w:right w:val="none" w:sz="0" w:space="0" w:color="auto"/>
      </w:divBdr>
    </w:div>
    <w:div w:id="2049599359">
      <w:bodyDiv w:val="1"/>
      <w:marLeft w:val="0"/>
      <w:marRight w:val="0"/>
      <w:marTop w:val="0"/>
      <w:marBottom w:val="0"/>
      <w:divBdr>
        <w:top w:val="none" w:sz="0" w:space="0" w:color="auto"/>
        <w:left w:val="none" w:sz="0" w:space="0" w:color="auto"/>
        <w:bottom w:val="none" w:sz="0" w:space="0" w:color="auto"/>
        <w:right w:val="none" w:sz="0" w:space="0" w:color="auto"/>
      </w:divBdr>
    </w:div>
    <w:div w:id="2049717486">
      <w:bodyDiv w:val="1"/>
      <w:marLeft w:val="0"/>
      <w:marRight w:val="0"/>
      <w:marTop w:val="0"/>
      <w:marBottom w:val="0"/>
      <w:divBdr>
        <w:top w:val="none" w:sz="0" w:space="0" w:color="auto"/>
        <w:left w:val="none" w:sz="0" w:space="0" w:color="auto"/>
        <w:bottom w:val="none" w:sz="0" w:space="0" w:color="auto"/>
        <w:right w:val="none" w:sz="0" w:space="0" w:color="auto"/>
      </w:divBdr>
    </w:div>
    <w:div w:id="2056847800">
      <w:bodyDiv w:val="1"/>
      <w:marLeft w:val="0"/>
      <w:marRight w:val="0"/>
      <w:marTop w:val="0"/>
      <w:marBottom w:val="0"/>
      <w:divBdr>
        <w:top w:val="none" w:sz="0" w:space="0" w:color="auto"/>
        <w:left w:val="none" w:sz="0" w:space="0" w:color="auto"/>
        <w:bottom w:val="none" w:sz="0" w:space="0" w:color="auto"/>
        <w:right w:val="none" w:sz="0" w:space="0" w:color="auto"/>
      </w:divBdr>
    </w:div>
    <w:div w:id="2069496177">
      <w:bodyDiv w:val="1"/>
      <w:marLeft w:val="0"/>
      <w:marRight w:val="0"/>
      <w:marTop w:val="0"/>
      <w:marBottom w:val="0"/>
      <w:divBdr>
        <w:top w:val="none" w:sz="0" w:space="0" w:color="auto"/>
        <w:left w:val="none" w:sz="0" w:space="0" w:color="auto"/>
        <w:bottom w:val="none" w:sz="0" w:space="0" w:color="auto"/>
        <w:right w:val="none" w:sz="0" w:space="0" w:color="auto"/>
      </w:divBdr>
    </w:div>
    <w:div w:id="2074622665">
      <w:bodyDiv w:val="1"/>
      <w:marLeft w:val="0"/>
      <w:marRight w:val="0"/>
      <w:marTop w:val="0"/>
      <w:marBottom w:val="0"/>
      <w:divBdr>
        <w:top w:val="none" w:sz="0" w:space="0" w:color="auto"/>
        <w:left w:val="none" w:sz="0" w:space="0" w:color="auto"/>
        <w:bottom w:val="none" w:sz="0" w:space="0" w:color="auto"/>
        <w:right w:val="none" w:sz="0" w:space="0" w:color="auto"/>
      </w:divBdr>
    </w:div>
    <w:div w:id="2078547671">
      <w:bodyDiv w:val="1"/>
      <w:marLeft w:val="0"/>
      <w:marRight w:val="0"/>
      <w:marTop w:val="0"/>
      <w:marBottom w:val="0"/>
      <w:divBdr>
        <w:top w:val="none" w:sz="0" w:space="0" w:color="auto"/>
        <w:left w:val="none" w:sz="0" w:space="0" w:color="auto"/>
        <w:bottom w:val="none" w:sz="0" w:space="0" w:color="auto"/>
        <w:right w:val="none" w:sz="0" w:space="0" w:color="auto"/>
      </w:divBdr>
    </w:div>
    <w:div w:id="2083212059">
      <w:bodyDiv w:val="1"/>
      <w:marLeft w:val="0"/>
      <w:marRight w:val="0"/>
      <w:marTop w:val="0"/>
      <w:marBottom w:val="0"/>
      <w:divBdr>
        <w:top w:val="none" w:sz="0" w:space="0" w:color="auto"/>
        <w:left w:val="none" w:sz="0" w:space="0" w:color="auto"/>
        <w:bottom w:val="none" w:sz="0" w:space="0" w:color="auto"/>
        <w:right w:val="none" w:sz="0" w:space="0" w:color="auto"/>
      </w:divBdr>
    </w:div>
    <w:div w:id="2092967167">
      <w:bodyDiv w:val="1"/>
      <w:marLeft w:val="0"/>
      <w:marRight w:val="0"/>
      <w:marTop w:val="0"/>
      <w:marBottom w:val="0"/>
      <w:divBdr>
        <w:top w:val="none" w:sz="0" w:space="0" w:color="auto"/>
        <w:left w:val="none" w:sz="0" w:space="0" w:color="auto"/>
        <w:bottom w:val="none" w:sz="0" w:space="0" w:color="auto"/>
        <w:right w:val="none" w:sz="0" w:space="0" w:color="auto"/>
      </w:divBdr>
    </w:div>
    <w:div w:id="2095205038">
      <w:bodyDiv w:val="1"/>
      <w:marLeft w:val="0"/>
      <w:marRight w:val="0"/>
      <w:marTop w:val="0"/>
      <w:marBottom w:val="0"/>
      <w:divBdr>
        <w:top w:val="none" w:sz="0" w:space="0" w:color="auto"/>
        <w:left w:val="none" w:sz="0" w:space="0" w:color="auto"/>
        <w:bottom w:val="none" w:sz="0" w:space="0" w:color="auto"/>
        <w:right w:val="none" w:sz="0" w:space="0" w:color="auto"/>
      </w:divBdr>
    </w:div>
    <w:div w:id="2105882402">
      <w:bodyDiv w:val="1"/>
      <w:marLeft w:val="0"/>
      <w:marRight w:val="0"/>
      <w:marTop w:val="0"/>
      <w:marBottom w:val="0"/>
      <w:divBdr>
        <w:top w:val="none" w:sz="0" w:space="0" w:color="auto"/>
        <w:left w:val="none" w:sz="0" w:space="0" w:color="auto"/>
        <w:bottom w:val="none" w:sz="0" w:space="0" w:color="auto"/>
        <w:right w:val="none" w:sz="0" w:space="0" w:color="auto"/>
      </w:divBdr>
      <w:divsChild>
        <w:div w:id="1985312386">
          <w:marLeft w:val="0"/>
          <w:marRight w:val="0"/>
          <w:marTop w:val="0"/>
          <w:marBottom w:val="0"/>
          <w:divBdr>
            <w:top w:val="none" w:sz="0" w:space="0" w:color="auto"/>
            <w:left w:val="none" w:sz="0" w:space="0" w:color="auto"/>
            <w:bottom w:val="none" w:sz="0" w:space="0" w:color="auto"/>
            <w:right w:val="none" w:sz="0" w:space="0" w:color="auto"/>
          </w:divBdr>
          <w:divsChild>
            <w:div w:id="17932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74537">
      <w:bodyDiv w:val="1"/>
      <w:marLeft w:val="0"/>
      <w:marRight w:val="0"/>
      <w:marTop w:val="0"/>
      <w:marBottom w:val="0"/>
      <w:divBdr>
        <w:top w:val="none" w:sz="0" w:space="0" w:color="auto"/>
        <w:left w:val="none" w:sz="0" w:space="0" w:color="auto"/>
        <w:bottom w:val="none" w:sz="0" w:space="0" w:color="auto"/>
        <w:right w:val="none" w:sz="0" w:space="0" w:color="auto"/>
      </w:divBdr>
    </w:div>
    <w:div w:id="2110159852">
      <w:bodyDiv w:val="1"/>
      <w:marLeft w:val="0"/>
      <w:marRight w:val="0"/>
      <w:marTop w:val="0"/>
      <w:marBottom w:val="0"/>
      <w:divBdr>
        <w:top w:val="none" w:sz="0" w:space="0" w:color="auto"/>
        <w:left w:val="none" w:sz="0" w:space="0" w:color="auto"/>
        <w:bottom w:val="none" w:sz="0" w:space="0" w:color="auto"/>
        <w:right w:val="none" w:sz="0" w:space="0" w:color="auto"/>
      </w:divBdr>
    </w:div>
    <w:div w:id="2110732602">
      <w:bodyDiv w:val="1"/>
      <w:marLeft w:val="0"/>
      <w:marRight w:val="0"/>
      <w:marTop w:val="0"/>
      <w:marBottom w:val="0"/>
      <w:divBdr>
        <w:top w:val="none" w:sz="0" w:space="0" w:color="auto"/>
        <w:left w:val="none" w:sz="0" w:space="0" w:color="auto"/>
        <w:bottom w:val="none" w:sz="0" w:space="0" w:color="auto"/>
        <w:right w:val="none" w:sz="0" w:space="0" w:color="auto"/>
      </w:divBdr>
    </w:div>
    <w:div w:id="2146925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florian.tournier@accenture.com" TargetMode="External"/><Relationship Id="rId18" Type="http://schemas.openxmlformats.org/officeDocument/2006/relationships/hyperlink" Target="https://dev.azure.com/IXDigitalThread/IXThreadComponents/_git/ix-thread-components?path=/connector/ix-aveva-mes-api" TargetMode="External"/><Relationship Id="rId26" Type="http://schemas.openxmlformats.org/officeDocument/2006/relationships/hyperlink" Target="https://ts.accenture.com/:t:/r/sites/GlobalDocTemplates/Published%20Documents/IX%20Thread/Linked%20Files/MES%20Connector/GET_Product_Data_Sample_Response.txt" TargetMode="External"/><Relationship Id="rId39" Type="http://schemas.openxmlformats.org/officeDocument/2006/relationships/theme" Target="theme/theme1.xml"/><Relationship Id="rId21" Type="http://schemas.microsoft.com/office/2016/09/relationships/commentsIds" Target="commentsIds.xml"/><Relationship Id="rId34" Type="http://schemas.openxmlformats.org/officeDocument/2006/relationships/hyperlink" Target="https://dev.azure.com/IXDigitalThread/IXThreadComponents/_git/ix-thread-components?path=/connector/ix-aveva-mes-api/db/sql/BatteryManagementScript.sql" TargetMode="Externa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industryxdevhub.accenture.com/assetdetails/97" TargetMode="External"/><Relationship Id="rId25" Type="http://schemas.openxmlformats.org/officeDocument/2006/relationships/hyperlink" Target="https://ts.accenture.com/:t:/r/sites/GlobalDocTemplates/Published%20Documents/IX%20Thread/Linked%20Files/MES%20Connector/GET_Product_Data_Sample_Request.txt" TargetMode="External"/><Relationship Id="rId33" Type="http://schemas.openxmlformats.org/officeDocument/2006/relationships/hyperlink" Target="https://dev.azure.com/IXDigitalThread/IXThreadComponents/_git/ix-thread-components?path=/connector/ix-aveva-mes-api/db/sql/BatteryManagementScript.sql" TargetMode="Externa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mailto:stefano.giacco@accenture.com" TargetMode="External"/><Relationship Id="rId20" Type="http://schemas.microsoft.com/office/2011/relationships/commentsExtended" Target="commentsExtended.xml"/><Relationship Id="rId29" Type="http://schemas.openxmlformats.org/officeDocument/2006/relationships/hyperlink" Target="https://ts.accenture.com/:t:/r/sites/GlobalDocTemplates/Published%20Documents/IX%20Thread/Linked%20Files/MES%20Connector/GET_Product_Common_Format_Sample_Response.txt"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ix-qa-apimgmt.azure-api.net/avevames-api/mes/batteryData" TargetMode="External"/><Relationship Id="rId32" Type="http://schemas.openxmlformats.org/officeDocument/2006/relationships/hyperlink" Target="https://ts.accenture.com/:t:/r/sites/GlobalDocTemplates/Published%20Documents/IX%20Thread/Linked%20Files/MES%20Connector/GET_Product_Metadata_Sample_Response.txt" TargetMode="External"/><Relationship Id="rId37" Type="http://schemas.microsoft.com/office/2011/relationships/people" Target="people.xml"/><Relationship Id="rId40" Type="http://schemas.microsoft.com/office/2019/05/relationships/documenttasks" Target="documenttasks/documenttasks1.xml"/><Relationship Id="rId5" Type="http://schemas.openxmlformats.org/officeDocument/2006/relationships/customXml" Target="../customXml/item5.xml"/><Relationship Id="rId15" Type="http://schemas.openxmlformats.org/officeDocument/2006/relationships/hyperlink" Target="mailto:karthik.ramachandra@accenture.com" TargetMode="External"/><Relationship Id="rId23" Type="http://schemas.openxmlformats.org/officeDocument/2006/relationships/hyperlink" Target="mailto:IX_DT_DEVOPS_INFRA@accenture.com" TargetMode="External"/><Relationship Id="rId28" Type="http://schemas.openxmlformats.org/officeDocument/2006/relationships/hyperlink" Target="https://ts.accenture.com/:t:/r/sites/GlobalDocTemplates/Published%20Documents/IX%20Thread/Linked%20Files/MES%20Connector/GET_Product_Common_Format_Sample_Request.txt"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comments" Target="comments.xml"/><Relationship Id="rId31" Type="http://schemas.openxmlformats.org/officeDocument/2006/relationships/hyperlink" Target="https://ts.accenture.com/:t:/r/sites/GlobalDocTemplates/Published%20Documents/IX%20Thread/Linked%20Files/MES%20Connector/GET_Product_Metadata_Sample_Request.tx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laura.mosconi@accenture.com" TargetMode="External"/><Relationship Id="rId22" Type="http://schemas.microsoft.com/office/2018/08/relationships/commentsExtensible" Target="commentsExtensible.xml"/><Relationship Id="rId27" Type="http://schemas.openxmlformats.org/officeDocument/2006/relationships/hyperlink" Target="https://ix-dev-apimgmt.azure-api.net/avevames-api/mes/batteryDataV1" TargetMode="External"/><Relationship Id="rId30" Type="http://schemas.openxmlformats.org/officeDocument/2006/relationships/hyperlink" Target="https://ix-dev-apimgmt.azure-api.net/avevames-api/mes/batteryMetadata" TargetMode="External"/><Relationship Id="rId35" Type="http://schemas.openxmlformats.org/officeDocument/2006/relationships/hyperlink" Target="https://dev.azure.com/IXDigitalThread/IXThreadComponents/_git/ix-thread-components?path=/connector/ix-aveva-mes-api/db/sql/sample_data_update.sql"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0BEE8AE4-FF64-47BB-AAA0-B20F07EAA515}">
    <t:Anchor>
      <t:Comment id="1524980267"/>
    </t:Anchor>
    <t:History>
      <t:Event id="{0B10F006-3310-4067-A54D-5B90A9E4B165}" time="2026-01-23T21:14:11.017Z">
        <t:Attribution userId="S::edward.r.olson@accenture.com::dc6b8c1a-53c8-415a-8797-f9cedce5fcee" userProvider="AD" userName="Olson, Ed"/>
        <t:Anchor>
          <t:Comment id="1524980267"/>
        </t:Anchor>
        <t:Create/>
      </t:Event>
      <t:Event id="{401EE196-F019-4DF6-9DE2-880878675B98}" time="2026-01-23T21:14:11.017Z">
        <t:Attribution userId="S::edward.r.olson@accenture.com::dc6b8c1a-53c8-415a-8797-f9cedce5fcee" userProvider="AD" userName="Olson, Ed"/>
        <t:Anchor>
          <t:Comment id="1524980267"/>
        </t:Anchor>
        <t:Assign userId="S::karthik.ramachandra@accenture.com::d416c80b-b6ce-4833-84cb-f23c9a697b94" userProvider="AD" userName="Ramachandra, Karthik"/>
      </t:Event>
      <t:Event id="{521C715D-E6A3-4E80-B5E8-7971FBF78946}" time="2026-01-23T21:14:11.017Z">
        <t:Attribution userId="S::edward.r.olson@accenture.com::dc6b8c1a-53c8-415a-8797-f9cedce5fcee" userProvider="AD" userName="Olson, Ed"/>
        <t:Anchor>
          <t:Comment id="1524980267"/>
        </t:Anchor>
        <t:SetTitle title="@Ramachandra, Karthik these two APIs are completely missing from the document."/>
      </t:Event>
      <t:Event id="{C61B410E-298C-419F-A1DA-0F44E278D525}" time="2026-01-27T04:43:54.35Z">
        <t:Attribution userId="S::zara.farheen@accenture.com::d93a4821-0eb1-40a8-ac04-cb902bf4210f" userProvider="AD" userName="Farheen, Zara"/>
        <t:Anchor>
          <t:Comment id="912431162"/>
        </t:Anchor>
        <t:UnassignAll/>
      </t:Event>
      <t:Event id="{9C35F934-517B-4685-B763-D399856B7862}" time="2026-01-27T04:43:54.35Z">
        <t:Attribution userId="S::zara.farheen@accenture.com::d93a4821-0eb1-40a8-ac04-cb902bf4210f" userProvider="AD" userName="Farheen, Zara"/>
        <t:Anchor>
          <t:Comment id="912431162"/>
        </t:Anchor>
        <t:Assign userId="S::riju.dhar@accenture.com::39811204-f5f3-4392-8c9e-0d08bc6ce99b" userProvider="AD" userName="Dhar, Riju"/>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08A92E6AFF4F5DA407F95E6FB4FA23"/>
        <w:category>
          <w:name w:val="General"/>
          <w:gallery w:val="placeholder"/>
        </w:category>
        <w:types>
          <w:type w:val="bbPlcHdr"/>
        </w:types>
        <w:behaviors>
          <w:behavior w:val="content"/>
        </w:behaviors>
        <w:guid w:val="{FFDA0711-F81A-4C41-BFF6-24C7C2EA38DB}"/>
      </w:docPartPr>
      <w:docPartBody>
        <w:p w:rsidR="00672594" w:rsidRDefault="00BD1419">
          <w:pPr>
            <w:pStyle w:val="9808A92E6AFF4F5DA407F95E6FB4FA23"/>
          </w:pPr>
          <w:r w:rsidRPr="00BD3792">
            <w:rPr>
              <w:rStyle w:val="PlaceholderText"/>
            </w:rPr>
            <w:t>[Release]</w:t>
          </w:r>
        </w:p>
      </w:docPartBody>
    </w:docPart>
    <w:docPart>
      <w:docPartPr>
        <w:name w:val="EA3AAE606E474E21AC690EE9F92752C3"/>
        <w:category>
          <w:name w:val="General"/>
          <w:gallery w:val="placeholder"/>
        </w:category>
        <w:types>
          <w:type w:val="bbPlcHdr"/>
        </w:types>
        <w:behaviors>
          <w:behavior w:val="content"/>
        </w:behaviors>
        <w:guid w:val="{7B0A47AB-CB8D-4A3A-B116-D28DB3690688}"/>
      </w:docPartPr>
      <w:docPartBody>
        <w:p w:rsidR="00293656" w:rsidRDefault="00F3562D">
          <w:pPr>
            <w:pStyle w:val="EA3AAE606E474E21AC690EE9F92752C3"/>
          </w:pPr>
          <w:r w:rsidRPr="007C047A">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1FC"/>
    <w:rsid w:val="000367DA"/>
    <w:rsid w:val="000D45B4"/>
    <w:rsid w:val="0014299E"/>
    <w:rsid w:val="001606D7"/>
    <w:rsid w:val="00180C35"/>
    <w:rsid w:val="001B5725"/>
    <w:rsid w:val="001D66B9"/>
    <w:rsid w:val="001F199F"/>
    <w:rsid w:val="002527CA"/>
    <w:rsid w:val="00293656"/>
    <w:rsid w:val="002C07DE"/>
    <w:rsid w:val="002C36C4"/>
    <w:rsid w:val="003353E1"/>
    <w:rsid w:val="00370838"/>
    <w:rsid w:val="00391E65"/>
    <w:rsid w:val="003972AB"/>
    <w:rsid w:val="003D0341"/>
    <w:rsid w:val="004311DE"/>
    <w:rsid w:val="00471582"/>
    <w:rsid w:val="004A3121"/>
    <w:rsid w:val="004C5E62"/>
    <w:rsid w:val="00504B1B"/>
    <w:rsid w:val="005277F8"/>
    <w:rsid w:val="0055401F"/>
    <w:rsid w:val="005E1E65"/>
    <w:rsid w:val="0064121F"/>
    <w:rsid w:val="00672594"/>
    <w:rsid w:val="006A3C00"/>
    <w:rsid w:val="006B1F23"/>
    <w:rsid w:val="006B7E02"/>
    <w:rsid w:val="006C24FC"/>
    <w:rsid w:val="006F3A06"/>
    <w:rsid w:val="00700594"/>
    <w:rsid w:val="00714F6E"/>
    <w:rsid w:val="00727B00"/>
    <w:rsid w:val="007B59D0"/>
    <w:rsid w:val="007E2457"/>
    <w:rsid w:val="00807B40"/>
    <w:rsid w:val="008908FD"/>
    <w:rsid w:val="008F5310"/>
    <w:rsid w:val="00904EC5"/>
    <w:rsid w:val="00982DAB"/>
    <w:rsid w:val="00A108DD"/>
    <w:rsid w:val="00A4724A"/>
    <w:rsid w:val="00A815DA"/>
    <w:rsid w:val="00AE32F2"/>
    <w:rsid w:val="00B949C7"/>
    <w:rsid w:val="00BD1419"/>
    <w:rsid w:val="00BE6322"/>
    <w:rsid w:val="00C232D6"/>
    <w:rsid w:val="00CA291B"/>
    <w:rsid w:val="00CB5C4A"/>
    <w:rsid w:val="00CE4134"/>
    <w:rsid w:val="00D70A32"/>
    <w:rsid w:val="00D92497"/>
    <w:rsid w:val="00DC51FC"/>
    <w:rsid w:val="00E06926"/>
    <w:rsid w:val="00E66D51"/>
    <w:rsid w:val="00E80A9E"/>
    <w:rsid w:val="00F3562D"/>
    <w:rsid w:val="00F4301E"/>
    <w:rsid w:val="00FC46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562D"/>
    <w:rPr>
      <w:color w:val="808080"/>
    </w:rPr>
  </w:style>
  <w:style w:type="paragraph" w:customStyle="1" w:styleId="9808A92E6AFF4F5DA407F95E6FB4FA23">
    <w:name w:val="9808A92E6AFF4F5DA407F95E6FB4FA23"/>
  </w:style>
  <w:style w:type="paragraph" w:customStyle="1" w:styleId="EA3AAE606E474E21AC690EE9F92752C3">
    <w:name w:val="EA3AAE606E474E21AC690EE9F92752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lease xmlns="c4bbe816-f9b7-401b-8d8f-485022adc0f2">1.2</Release>
    <Author1 xmlns="c4bbe816-f9b7-401b-8d8f-485022adc0f2">
      <UserInfo>
        <DisplayName>Jabi, Rushna</DisplayName>
        <AccountId>2258</AccountId>
        <AccountType/>
      </UserInfo>
    </Author1>
    <TaxCatchAll xmlns="c4bbe816-f9b7-401b-8d8f-485022adc0f2" xsi:nil="true"/>
    <Approver xmlns="c4bbe816-f9b7-401b-8d8f-485022adc0f2">
      <UserInfo>
        <DisplayName>Ramachandra, Karthik</DisplayName>
        <AccountId>63</AccountId>
        <AccountType/>
      </UserInfo>
    </Approver>
    <SME xmlns="c4bbe816-f9b7-401b-8d8f-485022adc0f2">
      <UserInfo>
        <DisplayName>Jabi, Rushna</DisplayName>
        <AccountId>2258</AccountId>
        <AccountType/>
      </UserInfo>
    </SME>
    <SharedWithUsers xmlns="c4bbe816-f9b7-401b-8d8f-485022adc0f2">
      <UserInfo>
        <DisplayName>Zoltani, Judit-Kinga</DisplayName>
        <AccountId>15</AccountId>
        <AccountType/>
      </UserInfo>
      <UserInfo>
        <DisplayName>Kannan, Jishnu</DisplayName>
        <AccountId>52</AccountId>
        <AccountType/>
      </UserInfo>
    </SharedWithUsers>
    <Release_x0020_Date xmlns="c4bbe816-f9b7-401b-8d8f-485022adc0f2" xmlns:xsi="http://www.w3.org/2001/XMLSchema-instance" xsi:nil="true"/>
    <Flow_x0020_Trigger xmlns="c4bbe816-f9b7-401b-8d8f-485022adc0f2">No Action</Flow_x0020_Trigger>
    <Open_x0020_Comments xmlns="c4bbe816-f9b7-401b-8d8f-485022adc0f2" xmlns:xsi="http://www.w3.org/2001/XMLSchema-instance" xsi:nil="true"/>
    <DLCPolicyLabelClientValue xmlns="4dd2697e-1121-4f39-a4a5-b3e938ee93d2">{_UIVersionString}</DLCPolicyLabelClientValue>
    <BA xmlns="c4bbe816-f9b7-401b-8d8f-485022adc0f2">
      <UserInfo>
        <DisplayName>Dhar, Riju</DisplayName>
        <AccountId>1139</AccountId>
        <AccountType/>
      </UserInfo>
      <UserInfo>
        <DisplayName>Konambhotla, Vamsi</DisplayName>
        <AccountId>3328</AccountId>
        <AccountType/>
      </UserInfo>
    </BA>
    <Status_x0020_Flag xmlns="c4bbe816-f9b7-401b-8d8f-485022adc0f2">PDF Created</Status_x0020_Flag>
    <Pending_x0020_Content xmlns="c4bbe816-f9b7-401b-8d8f-485022adc0f2">missing two of five API descriptions</Pending_x0020_Content>
    <_Flow_SignoffStatus xmlns="4dd2697e-1121-4f39-a4a5-b3e938ee93d2">Not requested</_Flow_SignoffStatus>
    <DLCPolicyLabelLock xmlns="4dd2697e-1121-4f39-a4a5-b3e938ee93d2" xsi:nil="true"/>
    <Completeness xmlns="c4bbe816-f9b7-401b-8d8f-485022adc0f2">85%</Completeness>
    <Pre-approval_x0020_QC xmlns="c4bbe816-f9b7-401b-8d8f-485022adc0f2">Done</Pre-approval_x0020_QC>
    <Priority_x0020_Level xmlns="c4bbe816-f9b7-401b-8d8f-485022adc0f2">Normal</Priority_x0020_Level>
    <DLCPolicyLabelValue xmlns="4dd2697e-1121-4f39-a4a5-b3e938ee93d2">18.0</DLCPolicyLabelValue>
    <UseCase_x002f_Type xmlns="4dd2697e-1121-4f39-a4a5-b3e938ee93d2">Connectors</UseCase_x002f_Typ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D6CC4-4287-46FA-ADF9-8CD344CF298F}">
  <ds:schemaRefs>
    <ds:schemaRef ds:uri="office.server.policy"/>
  </ds:schemaRefs>
</ds:datastoreItem>
</file>

<file path=customXml/itemProps2.xml><?xml version="1.0" encoding="utf-8"?>
<ds:datastoreItem xmlns:ds="http://schemas.openxmlformats.org/officeDocument/2006/customXml" ds:itemID="{78662A85-3EDA-4476-A033-0CBFBE036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customXml/itemProps4.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5.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Doc_Team_Styles_Template_FY25</Template>
  <TotalTime>374</TotalTime>
  <Pages>9</Pages>
  <Words>1962</Words>
  <Characters>11616</Characters>
  <Application>Microsoft Office Word</Application>
  <DocSecurity>0</DocSecurity>
  <Lines>484</Lines>
  <Paragraphs>357</Paragraphs>
  <ScaleCrop>false</ScaleCrop>
  <HeadingPairs>
    <vt:vector size="2" baseType="variant">
      <vt:variant>
        <vt:lpstr>Title</vt:lpstr>
      </vt:variant>
      <vt:variant>
        <vt:i4>1</vt:i4>
      </vt:variant>
    </vt:vector>
  </HeadingPairs>
  <TitlesOfParts>
    <vt:vector size="1" baseType="lpstr">
      <vt:lpstr>DT MES Connector Integration</vt:lpstr>
    </vt:vector>
  </TitlesOfParts>
  <Company/>
  <LinksUpToDate>false</LinksUpToDate>
  <CharactersWithSpaces>13221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MES Connector Integration</dc:title>
  <dc:subject/>
  <dc:creator>Somasundaram, Tamilselvan</dc:creator>
  <cp:keywords/>
  <dc:description/>
  <cp:lastModifiedBy>Chevveti, Dhana</cp:lastModifiedBy>
  <cp:revision>481</cp:revision>
  <cp:lastPrinted>2025-10-21T11:29:00Z</cp:lastPrinted>
  <dcterms:created xsi:type="dcterms:W3CDTF">2024-07-29T22:23:00Z</dcterms:created>
  <dcterms:modified xsi:type="dcterms:W3CDTF">2026-02-12T10:44:00Z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SharedWithUsers">
    <vt:lpwstr>52;#Kannan, Jishnu;#15;#Zoltani, Judit-Kinga</vt:lpwstr>
  </property>
  <property fmtid="{D5CDD505-2E9C-101B-9397-08002B2CF9AE}" pid="11" name="Order">
    <vt:r8>63200</vt:r8>
  </property>
  <property fmtid="{D5CDD505-2E9C-101B-9397-08002B2CF9AE}" pid="12" name="TaxKeyword">
    <vt:lpwstr/>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ies>
</file>