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0EE4" w14:textId="045349A4" w:rsidR="00804744" w:rsidRPr="00FA01B3" w:rsidRDefault="00292ED3" w:rsidP="003B69CA">
      <w:pPr>
        <w:spacing w:after="240"/>
        <w:jc w:val="center"/>
        <w:rPr>
          <w:b/>
          <w:sz w:val="36"/>
          <w:szCs w:val="44"/>
        </w:rPr>
      </w:pPr>
      <w:r w:rsidRPr="00F9401E">
        <w:rPr>
          <w:b/>
          <w:sz w:val="36"/>
          <w:szCs w:val="44"/>
        </w:rPr>
        <w:t>Accenture Operations Twin</w:t>
      </w:r>
    </w:p>
    <w:p w14:paraId="67AEEE0A" w14:textId="1191D665" w:rsidR="00804744" w:rsidRPr="00FA01B3" w:rsidRDefault="00292ED3" w:rsidP="003B69CA">
      <w:pPr>
        <w:spacing w:after="240"/>
        <w:jc w:val="center"/>
        <w:rPr>
          <w:b/>
          <w:sz w:val="72"/>
          <w:szCs w:val="72"/>
        </w:rPr>
      </w:pPr>
      <w:r w:rsidRPr="00F9401E">
        <w:rPr>
          <w:b/>
          <w:sz w:val="72"/>
          <w:szCs w:val="72"/>
        </w:rPr>
        <w:t>Twin Builder</w:t>
      </w:r>
      <w:r w:rsidR="00C820DF">
        <w:rPr>
          <w:b/>
          <w:sz w:val="72"/>
          <w:szCs w:val="72"/>
        </w:rPr>
        <w:t xml:space="preserve"> Models</w:t>
      </w:r>
    </w:p>
    <w:p w14:paraId="1DF39ABA" w14:textId="07E371F6" w:rsidR="00292ED3" w:rsidRPr="00FA01B3" w:rsidRDefault="00C820DF" w:rsidP="003B69CA">
      <w:pPr>
        <w:spacing w:after="240"/>
        <w:jc w:val="center"/>
        <w:rPr>
          <w:b/>
          <w:sz w:val="36"/>
          <w:szCs w:val="44"/>
        </w:rPr>
      </w:pPr>
      <w:r>
        <w:rPr>
          <w:b/>
          <w:sz w:val="36"/>
          <w:szCs w:val="44"/>
        </w:rPr>
        <w:t>TUTORIAL</w:t>
      </w:r>
    </w:p>
    <w:p w14:paraId="1AB161D2" w14:textId="41E35FCE" w:rsidR="00986061" w:rsidRDefault="00986061" w:rsidP="00FA01B3">
      <w:pPr>
        <w:spacing w:before="240"/>
        <w:jc w:val="center"/>
      </w:pPr>
      <w:r w:rsidRPr="00F9401E">
        <w:t>Re</w:t>
      </w:r>
      <w:r w:rsidR="002654B7" w:rsidRPr="00F9401E">
        <w:t>lease Version:</w:t>
      </w:r>
      <w:r w:rsidR="001E7E9F">
        <w:t xml:space="preserve"> </w:t>
      </w:r>
      <w:sdt>
        <w:sdtPr>
          <w:alias w:val="Release"/>
          <w:tag w:val="Release"/>
          <w:id w:val="-1979916968"/>
          <w:placeholder>
            <w:docPart w:val="DDE6428C623B459B993C199CCAB8E8E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C008F9">
            <w:t>2.</w:t>
          </w:r>
          <w:r w:rsidR="004822D5">
            <w:t>5</w:t>
          </w:r>
        </w:sdtContent>
      </w:sdt>
    </w:p>
    <w:p w14:paraId="3813BFC8" w14:textId="77777777" w:rsidR="00E22759" w:rsidRPr="000F0B41" w:rsidRDefault="00E22759" w:rsidP="00E22759">
      <w:pPr>
        <w:spacing w:line="252" w:lineRule="auto"/>
        <w:jc w:val="left"/>
        <w:rPr>
          <w:rFonts w:eastAsia="Calibri" w:cs="Arial"/>
          <w:b/>
          <w:bCs/>
          <w:color w:val="FFFFFF" w:themeColor="background1"/>
        </w:rPr>
      </w:pPr>
      <w:r w:rsidRPr="000F0B41">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0F0B41" w:rsidRPr="000F0B41" w14:paraId="5D92781F" w14:textId="77777777" w:rsidTr="00E22759">
        <w:trPr>
          <w:tblHeader/>
          <w:tblCellSpacing w:w="15" w:type="dxa"/>
        </w:trPr>
        <w:tc>
          <w:tcPr>
            <w:tcW w:w="0" w:type="auto"/>
            <w:tcMar>
              <w:top w:w="15" w:type="dxa"/>
              <w:left w:w="15" w:type="dxa"/>
              <w:bottom w:w="15" w:type="dxa"/>
              <w:right w:w="15" w:type="dxa"/>
            </w:tcMar>
            <w:vAlign w:val="center"/>
            <w:hideMark/>
          </w:tcPr>
          <w:p w14:paraId="68B13E09" w14:textId="77777777" w:rsidR="00E22759" w:rsidRPr="000F0B41" w:rsidRDefault="00E22759" w:rsidP="00E22759">
            <w:pPr>
              <w:spacing w:after="0" w:line="252" w:lineRule="auto"/>
              <w:jc w:val="left"/>
              <w:rPr>
                <w:rFonts w:eastAsia="Calibri" w:cs="Arial"/>
                <w:b/>
                <w:bCs/>
                <w:color w:val="FFFFFF" w:themeColor="background1"/>
              </w:rPr>
            </w:pPr>
            <w:r w:rsidRPr="000F0B41">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72A5CC10" w14:textId="77777777" w:rsidR="00E22759" w:rsidRPr="000F0B41" w:rsidRDefault="00E22759" w:rsidP="00E22759">
            <w:pPr>
              <w:spacing w:after="0" w:line="252" w:lineRule="auto"/>
              <w:jc w:val="left"/>
              <w:rPr>
                <w:rFonts w:eastAsia="Calibri" w:cs="Arial"/>
                <w:b/>
                <w:bCs/>
                <w:color w:val="FFFFFF" w:themeColor="background1"/>
              </w:rPr>
            </w:pPr>
            <w:r w:rsidRPr="000F0B41">
              <w:rPr>
                <w:rFonts w:eastAsia="Calibri" w:cs="Arial"/>
                <w:b/>
                <w:bCs/>
                <w:color w:val="FFFFFF" w:themeColor="background1"/>
              </w:rPr>
              <w:t>Value</w:t>
            </w:r>
          </w:p>
        </w:tc>
      </w:tr>
      <w:tr w:rsidR="000F0B41" w:rsidRPr="000F0B41" w14:paraId="33D5F4CE" w14:textId="77777777" w:rsidTr="00E22759">
        <w:trPr>
          <w:tblCellSpacing w:w="15" w:type="dxa"/>
        </w:trPr>
        <w:tc>
          <w:tcPr>
            <w:tcW w:w="0" w:type="auto"/>
            <w:tcMar>
              <w:top w:w="15" w:type="dxa"/>
              <w:left w:w="15" w:type="dxa"/>
              <w:bottom w:w="15" w:type="dxa"/>
              <w:right w:w="15" w:type="dxa"/>
            </w:tcMar>
            <w:vAlign w:val="center"/>
            <w:hideMark/>
          </w:tcPr>
          <w:p w14:paraId="57173645"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3089DC52"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Accenture Operations Twin / Twin Builder and Viewer</w:t>
            </w:r>
          </w:p>
        </w:tc>
      </w:tr>
      <w:tr w:rsidR="000F0B41" w:rsidRPr="000F0B41" w14:paraId="668C2927" w14:textId="77777777" w:rsidTr="00E22759">
        <w:trPr>
          <w:tblCellSpacing w:w="15" w:type="dxa"/>
        </w:trPr>
        <w:tc>
          <w:tcPr>
            <w:tcW w:w="0" w:type="auto"/>
            <w:tcMar>
              <w:top w:w="15" w:type="dxa"/>
              <w:left w:w="15" w:type="dxa"/>
              <w:bottom w:w="15" w:type="dxa"/>
              <w:right w:w="15" w:type="dxa"/>
            </w:tcMar>
            <w:vAlign w:val="center"/>
            <w:hideMark/>
          </w:tcPr>
          <w:p w14:paraId="321D5376"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A179A6E"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Digital Twin / Visual monitoring and alerts</w:t>
            </w:r>
          </w:p>
        </w:tc>
      </w:tr>
      <w:tr w:rsidR="000F0B41" w:rsidRPr="000F0B41" w14:paraId="740DA7AB" w14:textId="77777777" w:rsidTr="00E22759">
        <w:trPr>
          <w:tblCellSpacing w:w="15" w:type="dxa"/>
        </w:trPr>
        <w:tc>
          <w:tcPr>
            <w:tcW w:w="0" w:type="auto"/>
            <w:tcMar>
              <w:top w:w="15" w:type="dxa"/>
              <w:left w:w="15" w:type="dxa"/>
              <w:bottom w:w="15" w:type="dxa"/>
              <w:right w:w="15" w:type="dxa"/>
            </w:tcMar>
            <w:vAlign w:val="center"/>
            <w:hideMark/>
          </w:tcPr>
          <w:p w14:paraId="2A13AA0A"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4F6F188D"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Tournier, Florian</w:t>
            </w:r>
          </w:p>
        </w:tc>
      </w:tr>
      <w:tr w:rsidR="000F0B41" w:rsidRPr="000F0B41" w14:paraId="2F3C5BD6" w14:textId="77777777" w:rsidTr="00E22759">
        <w:trPr>
          <w:tblCellSpacing w:w="15" w:type="dxa"/>
        </w:trPr>
        <w:tc>
          <w:tcPr>
            <w:tcW w:w="0" w:type="auto"/>
            <w:tcMar>
              <w:top w:w="15" w:type="dxa"/>
              <w:left w:w="15" w:type="dxa"/>
              <w:bottom w:w="15" w:type="dxa"/>
              <w:right w:w="15" w:type="dxa"/>
            </w:tcMar>
            <w:vAlign w:val="center"/>
            <w:hideMark/>
          </w:tcPr>
          <w:p w14:paraId="4AE65224"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00EA1536"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Susarla, Aditya, Rane, Chetankumar</w:t>
            </w:r>
          </w:p>
        </w:tc>
      </w:tr>
      <w:tr w:rsidR="000F0B41" w:rsidRPr="000F0B41" w14:paraId="649F582D" w14:textId="77777777" w:rsidTr="00E22759">
        <w:trPr>
          <w:tblCellSpacing w:w="15" w:type="dxa"/>
        </w:trPr>
        <w:tc>
          <w:tcPr>
            <w:tcW w:w="0" w:type="auto"/>
            <w:tcMar>
              <w:top w:w="15" w:type="dxa"/>
              <w:left w:w="15" w:type="dxa"/>
              <w:bottom w:w="15" w:type="dxa"/>
              <w:right w:w="15" w:type="dxa"/>
            </w:tcMar>
            <w:vAlign w:val="center"/>
            <w:hideMark/>
          </w:tcPr>
          <w:p w14:paraId="399BE275"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2C4B6CF2" w14:textId="5B9EBEB2" w:rsidR="00E22759" w:rsidRPr="000F0B41" w:rsidRDefault="004822D5" w:rsidP="00E22759">
            <w:pPr>
              <w:spacing w:after="0" w:line="252" w:lineRule="auto"/>
              <w:jc w:val="left"/>
              <w:rPr>
                <w:rFonts w:eastAsia="Calibri" w:cs="Arial"/>
                <w:color w:val="FFFFFF" w:themeColor="background1"/>
              </w:rPr>
            </w:pPr>
            <w:r w:rsidRPr="000F0B41">
              <w:rPr>
                <w:rFonts w:eastAsia="Calibri" w:cs="Arial"/>
                <w:color w:val="FFFFFF" w:themeColor="background1"/>
              </w:rPr>
              <w:t>Published</w:t>
            </w:r>
            <w:r w:rsidR="00E22759" w:rsidRPr="000F0B41">
              <w:rPr>
                <w:rFonts w:eastAsia="Calibri" w:cs="Arial"/>
                <w:color w:val="FFFFFF" w:themeColor="background1"/>
              </w:rPr>
              <w:t xml:space="preserve"> / </w:t>
            </w:r>
            <w:r w:rsidRPr="000F0B41">
              <w:rPr>
                <w:rFonts w:eastAsia="Calibri" w:cs="Arial"/>
                <w:color w:val="FFFFFF" w:themeColor="background1"/>
              </w:rPr>
              <w:t>Complete</w:t>
            </w:r>
          </w:p>
        </w:tc>
      </w:tr>
      <w:tr w:rsidR="000F0B41" w:rsidRPr="000F0B41" w14:paraId="0C39301D" w14:textId="77777777" w:rsidTr="00E22759">
        <w:trPr>
          <w:tblCellSpacing w:w="15" w:type="dxa"/>
        </w:trPr>
        <w:tc>
          <w:tcPr>
            <w:tcW w:w="0" w:type="auto"/>
            <w:tcMar>
              <w:top w:w="15" w:type="dxa"/>
              <w:left w:w="15" w:type="dxa"/>
              <w:bottom w:w="15" w:type="dxa"/>
              <w:right w:w="15" w:type="dxa"/>
            </w:tcMar>
            <w:vAlign w:val="center"/>
            <w:hideMark/>
          </w:tcPr>
          <w:p w14:paraId="5006B580"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2C6DD2B5"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Internal / Confidential</w:t>
            </w:r>
          </w:p>
        </w:tc>
      </w:tr>
      <w:tr w:rsidR="000F0B41" w:rsidRPr="000F0B41" w14:paraId="4CE0D8D9" w14:textId="77777777" w:rsidTr="00E22759">
        <w:trPr>
          <w:tblCellSpacing w:w="15" w:type="dxa"/>
        </w:trPr>
        <w:tc>
          <w:tcPr>
            <w:tcW w:w="0" w:type="auto"/>
            <w:tcMar>
              <w:top w:w="15" w:type="dxa"/>
              <w:left w:w="15" w:type="dxa"/>
              <w:bottom w:w="15" w:type="dxa"/>
              <w:right w:w="15" w:type="dxa"/>
            </w:tcMar>
            <w:vAlign w:val="center"/>
            <w:hideMark/>
          </w:tcPr>
          <w:p w14:paraId="08F79185"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1C964BA6" w14:textId="77777777" w:rsidR="00E22759" w:rsidRPr="000F0B41" w:rsidRDefault="00E22759" w:rsidP="00E22759">
            <w:pPr>
              <w:spacing w:after="0" w:line="252" w:lineRule="auto"/>
              <w:jc w:val="left"/>
              <w:rPr>
                <w:rFonts w:eastAsia="Calibri" w:cs="Arial"/>
                <w:color w:val="FFFFFF" w:themeColor="background1"/>
              </w:rPr>
            </w:pPr>
            <w:hyperlink r:id="rId12" w:history="1">
              <w:r w:rsidRPr="000F0B41">
                <w:rPr>
                  <w:rFonts w:eastAsia="Calibri" w:cs="Arial"/>
                  <w:color w:val="FFFFFF" w:themeColor="background1"/>
                  <w:u w:val="single"/>
                </w:rPr>
                <w:t>Summary - Overview</w:t>
              </w:r>
            </w:hyperlink>
          </w:p>
        </w:tc>
      </w:tr>
      <w:tr w:rsidR="000F0B41" w:rsidRPr="000F0B41" w14:paraId="213AF9EF" w14:textId="77777777" w:rsidTr="00E22759">
        <w:trPr>
          <w:tblCellSpacing w:w="15" w:type="dxa"/>
        </w:trPr>
        <w:tc>
          <w:tcPr>
            <w:tcW w:w="0" w:type="auto"/>
            <w:tcMar>
              <w:top w:w="15" w:type="dxa"/>
              <w:left w:w="15" w:type="dxa"/>
              <w:bottom w:w="15" w:type="dxa"/>
              <w:right w:w="15" w:type="dxa"/>
            </w:tcMar>
            <w:vAlign w:val="center"/>
            <w:hideMark/>
          </w:tcPr>
          <w:p w14:paraId="68EBE9DA"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D77350D" w14:textId="4286F831" w:rsidR="00E22759" w:rsidRPr="000F0B41" w:rsidRDefault="004822D5" w:rsidP="00E22759">
            <w:pPr>
              <w:spacing w:after="0" w:line="252" w:lineRule="auto"/>
              <w:jc w:val="left"/>
              <w:rPr>
                <w:rFonts w:eastAsia="Calibri" w:cs="Arial"/>
                <w:color w:val="FFFFFF" w:themeColor="background1"/>
              </w:rPr>
            </w:pPr>
            <w:r w:rsidRPr="000F0B41">
              <w:rPr>
                <w:rFonts w:eastAsia="Calibri" w:cs="Arial"/>
                <w:color w:val="FFFFFF" w:themeColor="background1"/>
              </w:rPr>
              <w:t>Twin Builder UI Guide</w:t>
            </w:r>
          </w:p>
        </w:tc>
      </w:tr>
    </w:tbl>
    <w:p w14:paraId="744F7C71" w14:textId="70699F2A" w:rsidR="00B66FF2" w:rsidRPr="004822D5" w:rsidRDefault="00CE43EA" w:rsidP="00DE172A">
      <w:pPr>
        <w:jc w:val="center"/>
        <w:rPr>
          <w:rFonts w:eastAsia="Times New Roman" w:cs="Times New Roman"/>
          <w:b/>
          <w:color w:val="FFFFFF" w:themeColor="background1"/>
          <w:sz w:val="32"/>
          <w:szCs w:val="36"/>
        </w:rPr>
        <w:sectPr w:rsidR="00B66FF2" w:rsidRPr="004822D5" w:rsidSect="005F7FC1">
          <w:headerReference w:type="default" r:id="rId13"/>
          <w:footerReference w:type="default" r:id="rId14"/>
          <w:pgSz w:w="12240" w:h="20160" w:orient="landscape" w:code="1"/>
          <w:pgMar w:top="5760" w:right="1440" w:bottom="1440" w:left="1440" w:header="720" w:footer="720" w:gutter="0"/>
          <w:cols w:space="1440"/>
          <w:docGrid w:linePitch="360"/>
        </w:sectPr>
      </w:pPr>
      <w:r w:rsidRPr="004822D5">
        <w:rPr>
          <w:noProof/>
          <w:color w:val="FFFFFF" w:themeColor="background1"/>
        </w:rPr>
        <w:drawing>
          <wp:anchor distT="0" distB="0" distL="114300" distR="114300" simplePos="0" relativeHeight="251658240" behindDoc="0" locked="0" layoutInCell="1" allowOverlap="0" wp14:anchorId="1F0C09AB" wp14:editId="4F74F771">
            <wp:simplePos x="0" y="0"/>
            <wp:positionH relativeFrom="margin">
              <wp:align>right</wp:align>
            </wp:positionH>
            <wp:positionV relativeFrom="margin">
              <wp:align>bottom</wp:align>
            </wp:positionV>
            <wp:extent cx="617220" cy="640080"/>
            <wp:effectExtent l="0" t="0" r="0" b="7620"/>
            <wp:wrapSquare wrapText="bothSides"/>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2" w:name="_Toc103324191" w:displacedByCustomXml="next"/>
    <w:sdt>
      <w:sdtPr>
        <w:rPr>
          <w:rFonts w:eastAsia="Times New Roman" w:cs="Times New Roman"/>
          <w:b/>
          <w:bCs/>
          <w:sz w:val="32"/>
          <w:szCs w:val="32"/>
        </w:rPr>
        <w:id w:val="1212700360"/>
        <w:docPartObj>
          <w:docPartGallery w:val="Table of Contents"/>
          <w:docPartUnique/>
        </w:docPartObj>
      </w:sdtPr>
      <w:sdtEndPr>
        <w:rPr>
          <w:rFonts w:eastAsiaTheme="minorEastAsia" w:cstheme="minorBidi"/>
          <w:b w:val="0"/>
          <w:bCs w:val="0"/>
          <w:noProof/>
          <w:sz w:val="20"/>
          <w:szCs w:val="20"/>
        </w:rPr>
      </w:sdtEndPr>
      <w:sdtContent>
        <w:p w14:paraId="22C1FCEE" w14:textId="2F5AE0DB" w:rsidR="00C820DF" w:rsidRDefault="00C820DF" w:rsidP="00DE172A">
          <w:pPr>
            <w:jc w:val="center"/>
            <w:rPr>
              <w:b/>
              <w:sz w:val="32"/>
              <w:szCs w:val="36"/>
            </w:rPr>
          </w:pPr>
          <w:r w:rsidRPr="00DE172A">
            <w:rPr>
              <w:b/>
              <w:sz w:val="32"/>
              <w:szCs w:val="36"/>
            </w:rPr>
            <w:t>Contents</w:t>
          </w:r>
        </w:p>
        <w:p w14:paraId="58DCFFBA" w14:textId="23E9884C" w:rsidR="002E2CCB" w:rsidRDefault="00C820DF">
          <w:pPr>
            <w:pStyle w:val="TOC1"/>
            <w:tabs>
              <w:tab w:val="right" w:leader="dot" w:pos="9350"/>
            </w:tabs>
            <w:rPr>
              <w:rFonts w:asciiTheme="minorHAnsi" w:eastAsiaTheme="minorEastAsia" w:hAnsiTheme="minorHAnsi"/>
              <w:noProof/>
              <w:sz w:val="24"/>
              <w:szCs w:val="24"/>
              <w:lang w:val="en-IN" w:eastAsia="en-IN"/>
            </w:rPr>
          </w:pPr>
          <w:r w:rsidRPr="00C820DF">
            <w:rPr>
              <w:rStyle w:val="Hyperlink"/>
              <w:rFonts w:ascii="Arial" w:hAnsi="Arial"/>
              <w:bCs/>
              <w:noProof/>
            </w:rPr>
            <w:fldChar w:fldCharType="begin"/>
          </w:r>
          <w:r w:rsidRPr="00C820DF">
            <w:rPr>
              <w:rStyle w:val="Hyperlink"/>
              <w:rFonts w:ascii="Arial" w:hAnsi="Arial"/>
              <w:bCs/>
              <w:noProof/>
            </w:rPr>
            <w:instrText xml:space="preserve"> TOC \o "1-3" \h \z \u </w:instrText>
          </w:r>
          <w:r w:rsidRPr="00C820DF">
            <w:rPr>
              <w:rStyle w:val="Hyperlink"/>
              <w:rFonts w:ascii="Arial" w:hAnsi="Arial"/>
              <w:bCs/>
              <w:noProof/>
            </w:rPr>
            <w:fldChar w:fldCharType="separate"/>
          </w:r>
          <w:hyperlink w:anchor="_Toc219732540" w:history="1">
            <w:r w:rsidR="002E2CCB" w:rsidRPr="009B63B1">
              <w:rPr>
                <w:rStyle w:val="Hyperlink"/>
                <w:noProof/>
              </w:rPr>
              <w:t>Introduction</w:t>
            </w:r>
            <w:r w:rsidR="002E2CCB">
              <w:rPr>
                <w:noProof/>
                <w:webHidden/>
              </w:rPr>
              <w:tab/>
            </w:r>
            <w:r w:rsidR="002E2CCB">
              <w:rPr>
                <w:noProof/>
                <w:webHidden/>
              </w:rPr>
              <w:fldChar w:fldCharType="begin"/>
            </w:r>
            <w:r w:rsidR="002E2CCB">
              <w:rPr>
                <w:noProof/>
                <w:webHidden/>
              </w:rPr>
              <w:instrText xml:space="preserve"> PAGEREF _Toc219732540 \h </w:instrText>
            </w:r>
            <w:r w:rsidR="002E2CCB">
              <w:rPr>
                <w:noProof/>
                <w:webHidden/>
              </w:rPr>
            </w:r>
            <w:r w:rsidR="002E2CCB">
              <w:rPr>
                <w:noProof/>
                <w:webHidden/>
              </w:rPr>
              <w:fldChar w:fldCharType="separate"/>
            </w:r>
            <w:r w:rsidR="002E2CCB">
              <w:rPr>
                <w:noProof/>
                <w:webHidden/>
              </w:rPr>
              <w:t>3</w:t>
            </w:r>
            <w:r w:rsidR="002E2CCB">
              <w:rPr>
                <w:noProof/>
                <w:webHidden/>
              </w:rPr>
              <w:fldChar w:fldCharType="end"/>
            </w:r>
          </w:hyperlink>
        </w:p>
        <w:p w14:paraId="314B5C1C" w14:textId="1CEF5EC8"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1" w:history="1">
            <w:r w:rsidRPr="009B63B1">
              <w:rPr>
                <w:rStyle w:val="Hyperlink"/>
                <w:noProof/>
              </w:rPr>
              <w:t>Purpose</w:t>
            </w:r>
            <w:r>
              <w:rPr>
                <w:noProof/>
                <w:webHidden/>
              </w:rPr>
              <w:tab/>
            </w:r>
            <w:r>
              <w:rPr>
                <w:noProof/>
                <w:webHidden/>
              </w:rPr>
              <w:fldChar w:fldCharType="begin"/>
            </w:r>
            <w:r>
              <w:rPr>
                <w:noProof/>
                <w:webHidden/>
              </w:rPr>
              <w:instrText xml:space="preserve"> PAGEREF _Toc219732541 \h </w:instrText>
            </w:r>
            <w:r>
              <w:rPr>
                <w:noProof/>
                <w:webHidden/>
              </w:rPr>
            </w:r>
            <w:r>
              <w:rPr>
                <w:noProof/>
                <w:webHidden/>
              </w:rPr>
              <w:fldChar w:fldCharType="separate"/>
            </w:r>
            <w:r>
              <w:rPr>
                <w:noProof/>
                <w:webHidden/>
              </w:rPr>
              <w:t>3</w:t>
            </w:r>
            <w:r>
              <w:rPr>
                <w:noProof/>
                <w:webHidden/>
              </w:rPr>
              <w:fldChar w:fldCharType="end"/>
            </w:r>
          </w:hyperlink>
        </w:p>
        <w:p w14:paraId="33197A56" w14:textId="664AFC27"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2" w:history="1">
            <w:r w:rsidRPr="009B63B1">
              <w:rPr>
                <w:rStyle w:val="Hyperlink"/>
                <w:noProof/>
              </w:rPr>
              <w:t>Contact</w:t>
            </w:r>
            <w:r>
              <w:rPr>
                <w:noProof/>
                <w:webHidden/>
              </w:rPr>
              <w:tab/>
            </w:r>
            <w:r>
              <w:rPr>
                <w:noProof/>
                <w:webHidden/>
              </w:rPr>
              <w:fldChar w:fldCharType="begin"/>
            </w:r>
            <w:r>
              <w:rPr>
                <w:noProof/>
                <w:webHidden/>
              </w:rPr>
              <w:instrText xml:space="preserve"> PAGEREF _Toc219732542 \h </w:instrText>
            </w:r>
            <w:r>
              <w:rPr>
                <w:noProof/>
                <w:webHidden/>
              </w:rPr>
            </w:r>
            <w:r>
              <w:rPr>
                <w:noProof/>
                <w:webHidden/>
              </w:rPr>
              <w:fldChar w:fldCharType="separate"/>
            </w:r>
            <w:r>
              <w:rPr>
                <w:noProof/>
                <w:webHidden/>
              </w:rPr>
              <w:t>3</w:t>
            </w:r>
            <w:r>
              <w:rPr>
                <w:noProof/>
                <w:webHidden/>
              </w:rPr>
              <w:fldChar w:fldCharType="end"/>
            </w:r>
          </w:hyperlink>
        </w:p>
        <w:p w14:paraId="7376F8C0" w14:textId="6B883DDB"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3" w:history="1">
            <w:r w:rsidRPr="009B63B1">
              <w:rPr>
                <w:rStyle w:val="Hyperlink"/>
                <w:noProof/>
              </w:rPr>
              <w:t>Target Audience</w:t>
            </w:r>
            <w:r>
              <w:rPr>
                <w:noProof/>
                <w:webHidden/>
              </w:rPr>
              <w:tab/>
            </w:r>
            <w:r>
              <w:rPr>
                <w:noProof/>
                <w:webHidden/>
              </w:rPr>
              <w:fldChar w:fldCharType="begin"/>
            </w:r>
            <w:r>
              <w:rPr>
                <w:noProof/>
                <w:webHidden/>
              </w:rPr>
              <w:instrText xml:space="preserve"> PAGEREF _Toc219732543 \h </w:instrText>
            </w:r>
            <w:r>
              <w:rPr>
                <w:noProof/>
                <w:webHidden/>
              </w:rPr>
            </w:r>
            <w:r>
              <w:rPr>
                <w:noProof/>
                <w:webHidden/>
              </w:rPr>
              <w:fldChar w:fldCharType="separate"/>
            </w:r>
            <w:r>
              <w:rPr>
                <w:noProof/>
                <w:webHidden/>
              </w:rPr>
              <w:t>3</w:t>
            </w:r>
            <w:r>
              <w:rPr>
                <w:noProof/>
                <w:webHidden/>
              </w:rPr>
              <w:fldChar w:fldCharType="end"/>
            </w:r>
          </w:hyperlink>
        </w:p>
        <w:p w14:paraId="3631D0D7" w14:textId="4DB35E23"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4" w:history="1">
            <w:r w:rsidRPr="009B63B1">
              <w:rPr>
                <w:rStyle w:val="Hyperlink"/>
                <w:noProof/>
              </w:rPr>
              <w:t>Prerequisites</w:t>
            </w:r>
            <w:r>
              <w:rPr>
                <w:noProof/>
                <w:webHidden/>
              </w:rPr>
              <w:tab/>
            </w:r>
            <w:r>
              <w:rPr>
                <w:noProof/>
                <w:webHidden/>
              </w:rPr>
              <w:fldChar w:fldCharType="begin"/>
            </w:r>
            <w:r>
              <w:rPr>
                <w:noProof/>
                <w:webHidden/>
              </w:rPr>
              <w:instrText xml:space="preserve"> PAGEREF _Toc219732544 \h </w:instrText>
            </w:r>
            <w:r>
              <w:rPr>
                <w:noProof/>
                <w:webHidden/>
              </w:rPr>
            </w:r>
            <w:r>
              <w:rPr>
                <w:noProof/>
                <w:webHidden/>
              </w:rPr>
              <w:fldChar w:fldCharType="separate"/>
            </w:r>
            <w:r>
              <w:rPr>
                <w:noProof/>
                <w:webHidden/>
              </w:rPr>
              <w:t>3</w:t>
            </w:r>
            <w:r>
              <w:rPr>
                <w:noProof/>
                <w:webHidden/>
              </w:rPr>
              <w:fldChar w:fldCharType="end"/>
            </w:r>
          </w:hyperlink>
        </w:p>
        <w:p w14:paraId="3025A1F2" w14:textId="332320DE"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5" w:history="1">
            <w:r w:rsidRPr="009B63B1">
              <w:rPr>
                <w:rStyle w:val="Hyperlink"/>
                <w:noProof/>
              </w:rPr>
              <w:t>Related Links</w:t>
            </w:r>
            <w:r>
              <w:rPr>
                <w:noProof/>
                <w:webHidden/>
              </w:rPr>
              <w:tab/>
            </w:r>
            <w:r>
              <w:rPr>
                <w:noProof/>
                <w:webHidden/>
              </w:rPr>
              <w:fldChar w:fldCharType="begin"/>
            </w:r>
            <w:r>
              <w:rPr>
                <w:noProof/>
                <w:webHidden/>
              </w:rPr>
              <w:instrText xml:space="preserve"> PAGEREF _Toc219732545 \h </w:instrText>
            </w:r>
            <w:r>
              <w:rPr>
                <w:noProof/>
                <w:webHidden/>
              </w:rPr>
            </w:r>
            <w:r>
              <w:rPr>
                <w:noProof/>
                <w:webHidden/>
              </w:rPr>
              <w:fldChar w:fldCharType="separate"/>
            </w:r>
            <w:r>
              <w:rPr>
                <w:noProof/>
                <w:webHidden/>
              </w:rPr>
              <w:t>3</w:t>
            </w:r>
            <w:r>
              <w:rPr>
                <w:noProof/>
                <w:webHidden/>
              </w:rPr>
              <w:fldChar w:fldCharType="end"/>
            </w:r>
          </w:hyperlink>
        </w:p>
        <w:p w14:paraId="2EC29296" w14:textId="4712E3E5"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6" w:history="1">
            <w:r w:rsidRPr="009B63B1">
              <w:rPr>
                <w:rStyle w:val="Hyperlink"/>
                <w:noProof/>
              </w:rPr>
              <w:t>Glossary</w:t>
            </w:r>
            <w:r>
              <w:rPr>
                <w:noProof/>
                <w:webHidden/>
              </w:rPr>
              <w:tab/>
            </w:r>
            <w:r>
              <w:rPr>
                <w:noProof/>
                <w:webHidden/>
              </w:rPr>
              <w:fldChar w:fldCharType="begin"/>
            </w:r>
            <w:r>
              <w:rPr>
                <w:noProof/>
                <w:webHidden/>
              </w:rPr>
              <w:instrText xml:space="preserve"> PAGEREF _Toc219732546 \h </w:instrText>
            </w:r>
            <w:r>
              <w:rPr>
                <w:noProof/>
                <w:webHidden/>
              </w:rPr>
            </w:r>
            <w:r>
              <w:rPr>
                <w:noProof/>
                <w:webHidden/>
              </w:rPr>
              <w:fldChar w:fldCharType="separate"/>
            </w:r>
            <w:r>
              <w:rPr>
                <w:noProof/>
                <w:webHidden/>
              </w:rPr>
              <w:t>3</w:t>
            </w:r>
            <w:r>
              <w:rPr>
                <w:noProof/>
                <w:webHidden/>
              </w:rPr>
              <w:fldChar w:fldCharType="end"/>
            </w:r>
          </w:hyperlink>
        </w:p>
        <w:p w14:paraId="797E5DE1" w14:textId="17B8E1AF" w:rsidR="002E2CCB" w:rsidRDefault="002E2CCB">
          <w:pPr>
            <w:pStyle w:val="TOC1"/>
            <w:tabs>
              <w:tab w:val="right" w:leader="dot" w:pos="9350"/>
            </w:tabs>
            <w:rPr>
              <w:rFonts w:asciiTheme="minorHAnsi" w:eastAsiaTheme="minorEastAsia" w:hAnsiTheme="minorHAnsi"/>
              <w:noProof/>
              <w:sz w:val="24"/>
              <w:szCs w:val="24"/>
              <w:lang w:val="en-IN" w:eastAsia="en-IN"/>
            </w:rPr>
          </w:pPr>
          <w:hyperlink w:anchor="_Toc219732547" w:history="1">
            <w:r w:rsidRPr="009B63B1">
              <w:rPr>
                <w:rStyle w:val="Hyperlink"/>
                <w:noProof/>
              </w:rPr>
              <w:t>Working with Models</w:t>
            </w:r>
            <w:r>
              <w:rPr>
                <w:noProof/>
                <w:webHidden/>
              </w:rPr>
              <w:tab/>
            </w:r>
            <w:r>
              <w:rPr>
                <w:noProof/>
                <w:webHidden/>
              </w:rPr>
              <w:fldChar w:fldCharType="begin"/>
            </w:r>
            <w:r>
              <w:rPr>
                <w:noProof/>
                <w:webHidden/>
              </w:rPr>
              <w:instrText xml:space="preserve"> PAGEREF _Toc219732547 \h </w:instrText>
            </w:r>
            <w:r>
              <w:rPr>
                <w:noProof/>
                <w:webHidden/>
              </w:rPr>
            </w:r>
            <w:r>
              <w:rPr>
                <w:noProof/>
                <w:webHidden/>
              </w:rPr>
              <w:fldChar w:fldCharType="separate"/>
            </w:r>
            <w:r>
              <w:rPr>
                <w:noProof/>
                <w:webHidden/>
              </w:rPr>
              <w:t>4</w:t>
            </w:r>
            <w:r>
              <w:rPr>
                <w:noProof/>
                <w:webHidden/>
              </w:rPr>
              <w:fldChar w:fldCharType="end"/>
            </w:r>
          </w:hyperlink>
        </w:p>
        <w:p w14:paraId="7FE47553" w14:textId="3FE820E4"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8" w:history="1">
            <w:r w:rsidRPr="009B63B1">
              <w:rPr>
                <w:rStyle w:val="Hyperlink"/>
                <w:noProof/>
              </w:rPr>
              <w:t>Upload Model</w:t>
            </w:r>
            <w:r>
              <w:rPr>
                <w:noProof/>
                <w:webHidden/>
              </w:rPr>
              <w:tab/>
            </w:r>
            <w:r>
              <w:rPr>
                <w:noProof/>
                <w:webHidden/>
              </w:rPr>
              <w:fldChar w:fldCharType="begin"/>
            </w:r>
            <w:r>
              <w:rPr>
                <w:noProof/>
                <w:webHidden/>
              </w:rPr>
              <w:instrText xml:space="preserve"> PAGEREF _Toc219732548 \h </w:instrText>
            </w:r>
            <w:r>
              <w:rPr>
                <w:noProof/>
                <w:webHidden/>
              </w:rPr>
            </w:r>
            <w:r>
              <w:rPr>
                <w:noProof/>
                <w:webHidden/>
              </w:rPr>
              <w:fldChar w:fldCharType="separate"/>
            </w:r>
            <w:r>
              <w:rPr>
                <w:noProof/>
                <w:webHidden/>
              </w:rPr>
              <w:t>4</w:t>
            </w:r>
            <w:r>
              <w:rPr>
                <w:noProof/>
                <w:webHidden/>
              </w:rPr>
              <w:fldChar w:fldCharType="end"/>
            </w:r>
          </w:hyperlink>
        </w:p>
        <w:p w14:paraId="7A75E344" w14:textId="61C290A8"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9" w:history="1">
            <w:r w:rsidRPr="009B63B1">
              <w:rPr>
                <w:rStyle w:val="Hyperlink"/>
                <w:noProof/>
              </w:rPr>
              <w:t>View Model</w:t>
            </w:r>
            <w:r>
              <w:rPr>
                <w:noProof/>
                <w:webHidden/>
              </w:rPr>
              <w:tab/>
            </w:r>
            <w:r>
              <w:rPr>
                <w:noProof/>
                <w:webHidden/>
              </w:rPr>
              <w:fldChar w:fldCharType="begin"/>
            </w:r>
            <w:r>
              <w:rPr>
                <w:noProof/>
                <w:webHidden/>
              </w:rPr>
              <w:instrText xml:space="preserve"> PAGEREF _Toc219732549 \h </w:instrText>
            </w:r>
            <w:r>
              <w:rPr>
                <w:noProof/>
                <w:webHidden/>
              </w:rPr>
            </w:r>
            <w:r>
              <w:rPr>
                <w:noProof/>
                <w:webHidden/>
              </w:rPr>
              <w:fldChar w:fldCharType="separate"/>
            </w:r>
            <w:r>
              <w:rPr>
                <w:noProof/>
                <w:webHidden/>
              </w:rPr>
              <w:t>4</w:t>
            </w:r>
            <w:r>
              <w:rPr>
                <w:noProof/>
                <w:webHidden/>
              </w:rPr>
              <w:fldChar w:fldCharType="end"/>
            </w:r>
          </w:hyperlink>
        </w:p>
        <w:p w14:paraId="179C9A1F" w14:textId="7306B9E8"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50" w:history="1">
            <w:r w:rsidRPr="009B63B1">
              <w:rPr>
                <w:rStyle w:val="Hyperlink"/>
                <w:noProof/>
              </w:rPr>
              <w:t>Delete Model</w:t>
            </w:r>
            <w:r>
              <w:rPr>
                <w:noProof/>
                <w:webHidden/>
              </w:rPr>
              <w:tab/>
            </w:r>
            <w:r>
              <w:rPr>
                <w:noProof/>
                <w:webHidden/>
              </w:rPr>
              <w:fldChar w:fldCharType="begin"/>
            </w:r>
            <w:r>
              <w:rPr>
                <w:noProof/>
                <w:webHidden/>
              </w:rPr>
              <w:instrText xml:space="preserve"> PAGEREF _Toc219732550 \h </w:instrText>
            </w:r>
            <w:r>
              <w:rPr>
                <w:noProof/>
                <w:webHidden/>
              </w:rPr>
            </w:r>
            <w:r>
              <w:rPr>
                <w:noProof/>
                <w:webHidden/>
              </w:rPr>
              <w:fldChar w:fldCharType="separate"/>
            </w:r>
            <w:r>
              <w:rPr>
                <w:noProof/>
                <w:webHidden/>
              </w:rPr>
              <w:t>5</w:t>
            </w:r>
            <w:r>
              <w:rPr>
                <w:noProof/>
                <w:webHidden/>
              </w:rPr>
              <w:fldChar w:fldCharType="end"/>
            </w:r>
          </w:hyperlink>
        </w:p>
        <w:p w14:paraId="6DD158D2" w14:textId="5CA815A2"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51" w:history="1">
            <w:r w:rsidRPr="009B63B1">
              <w:rPr>
                <w:rStyle w:val="Hyperlink"/>
                <w:noProof/>
              </w:rPr>
              <w:t>Upload New Version</w:t>
            </w:r>
            <w:r>
              <w:rPr>
                <w:noProof/>
                <w:webHidden/>
              </w:rPr>
              <w:tab/>
            </w:r>
            <w:r>
              <w:rPr>
                <w:noProof/>
                <w:webHidden/>
              </w:rPr>
              <w:fldChar w:fldCharType="begin"/>
            </w:r>
            <w:r>
              <w:rPr>
                <w:noProof/>
                <w:webHidden/>
              </w:rPr>
              <w:instrText xml:space="preserve"> PAGEREF _Toc219732551 \h </w:instrText>
            </w:r>
            <w:r>
              <w:rPr>
                <w:noProof/>
                <w:webHidden/>
              </w:rPr>
            </w:r>
            <w:r>
              <w:rPr>
                <w:noProof/>
                <w:webHidden/>
              </w:rPr>
              <w:fldChar w:fldCharType="separate"/>
            </w:r>
            <w:r>
              <w:rPr>
                <w:noProof/>
                <w:webHidden/>
              </w:rPr>
              <w:t>5</w:t>
            </w:r>
            <w:r>
              <w:rPr>
                <w:noProof/>
                <w:webHidden/>
              </w:rPr>
              <w:fldChar w:fldCharType="end"/>
            </w:r>
          </w:hyperlink>
        </w:p>
        <w:p w14:paraId="22596FF0" w14:textId="13496E06" w:rsidR="00B9605F" w:rsidRDefault="00C820DF" w:rsidP="00C86E9B">
          <w:pPr>
            <w:sectPr w:rsidR="00B9605F" w:rsidSect="0042488A">
              <w:pgSz w:w="12240" w:h="20160" w:orient="landscape" w:code="1"/>
              <w:pgMar w:top="1440" w:right="1440" w:bottom="1440" w:left="1440" w:header="720" w:footer="720" w:gutter="0"/>
              <w:cols w:space="1440"/>
              <w:docGrid w:linePitch="360"/>
            </w:sectPr>
          </w:pPr>
          <w:r w:rsidRPr="00C820DF">
            <w:rPr>
              <w:rStyle w:val="Hyperlink"/>
              <w:rFonts w:ascii="Arial" w:hAnsi="Arial"/>
            </w:rPr>
            <w:fldChar w:fldCharType="end"/>
          </w:r>
        </w:p>
      </w:sdtContent>
    </w:sdt>
    <w:p w14:paraId="7394C4B2" w14:textId="10598BB6" w:rsidR="00292ED3" w:rsidRPr="00F9401E" w:rsidRDefault="00292ED3" w:rsidP="00AC0AD4">
      <w:pPr>
        <w:pStyle w:val="Heading1"/>
      </w:pPr>
      <w:bookmarkStart w:id="3" w:name="_Toc219732540"/>
      <w:r>
        <w:lastRenderedPageBreak/>
        <w:t>Introduction</w:t>
      </w:r>
      <w:bookmarkEnd w:id="2"/>
      <w:bookmarkEnd w:id="3"/>
    </w:p>
    <w:p w14:paraId="6FCE0309" w14:textId="063E9BBC" w:rsidR="00BD2420" w:rsidRPr="000E010C" w:rsidRDefault="009663F5" w:rsidP="000E010C">
      <w:bookmarkStart w:id="4" w:name="_Toc57183737"/>
      <w:bookmarkStart w:id="5" w:name="_Toc298922377"/>
      <w:r w:rsidRPr="000E010C">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r w:rsidR="00BD2420" w:rsidRPr="000E010C">
        <w:t xml:space="preserve"> </w:t>
      </w:r>
      <w:bookmarkEnd w:id="4"/>
      <w:bookmarkEnd w:id="5"/>
    </w:p>
    <w:p w14:paraId="1824879E" w14:textId="77777777" w:rsidR="00DA32FC" w:rsidRPr="000E010C" w:rsidRDefault="00AE1876" w:rsidP="000E010C">
      <w:r w:rsidRPr="000E010C">
        <w:t>AOT’s</w:t>
      </w:r>
      <w:r w:rsidR="00292ED3" w:rsidRPr="000E010C">
        <w:t xml:space="preserve"> Twin Builder application</w:t>
      </w:r>
      <w:r w:rsidR="007123AC" w:rsidRPr="000E010C">
        <w:t xml:space="preserve"> is</w:t>
      </w:r>
      <w:r w:rsidR="00292ED3" w:rsidRPr="000E010C">
        <w:t xml:space="preserve"> implemented as Micro-Frontends (MFE) based on </w:t>
      </w:r>
      <w:r w:rsidR="007F7257" w:rsidRPr="000E010C">
        <w:t>R</w:t>
      </w:r>
      <w:r w:rsidR="00292ED3" w:rsidRPr="000E010C">
        <w:t xml:space="preserve">eact. Twin Builder allows an admin user to create a dynamic floor layout using a Drag and Drop mechanism through a web-based user interface. </w:t>
      </w:r>
      <w:r w:rsidR="007123AC" w:rsidRPr="000E010C">
        <w:t>The 3D visuals created in Twin Builder are viewable in Twin Viewer.</w:t>
      </w:r>
      <w:r w:rsidR="00EA227E" w:rsidRPr="000E010C">
        <w:t xml:space="preserve"> </w:t>
      </w:r>
    </w:p>
    <w:p w14:paraId="0AA90403" w14:textId="76BB0CE0" w:rsidR="007D73DD" w:rsidRPr="000E010C" w:rsidRDefault="00613B38" w:rsidP="000E010C">
      <w:r w:rsidRPr="000E010C">
        <w:t>AOT has two versions</w:t>
      </w:r>
      <w:r w:rsidR="00B9288D" w:rsidRPr="000E010C">
        <w:t>-</w:t>
      </w:r>
      <w:r w:rsidRPr="000E010C">
        <w:t xml:space="preserve"> </w:t>
      </w:r>
      <w:bookmarkStart w:id="6" w:name="OLE_LINK5"/>
      <w:r w:rsidR="00B33AC0" w:rsidRPr="000E010C">
        <w:t>de</w:t>
      </w:r>
      <w:r w:rsidRPr="000E010C">
        <w:t xml:space="preserve">coupled </w:t>
      </w:r>
      <w:bookmarkEnd w:id="6"/>
      <w:r w:rsidRPr="000E010C">
        <w:t>and coupled.</w:t>
      </w:r>
      <w:r w:rsidR="007B7E30" w:rsidRPr="000E010C">
        <w:t xml:space="preserve"> In the decoupled version, only AOT models are used, and they are stored in the AOT space. </w:t>
      </w:r>
      <w:r w:rsidRPr="000E010C">
        <w:t xml:space="preserve"> In the coupled version, </w:t>
      </w:r>
      <w:r w:rsidR="00F311D0" w:rsidRPr="000E010C">
        <w:t>both</w:t>
      </w:r>
      <w:r w:rsidR="007F44DD" w:rsidRPr="000E010C">
        <w:t xml:space="preserve"> </w:t>
      </w:r>
      <w:r w:rsidRPr="000E010C">
        <w:t>3DCE models and AOT models are used, and the models are stored on the 3DCE tenant</w:t>
      </w:r>
      <w:r w:rsidR="007F44DD" w:rsidRPr="000E010C">
        <w:t xml:space="preserve">. Additionally, the coupled version </w:t>
      </w:r>
      <w:r w:rsidR="004F11B7" w:rsidRPr="000E010C">
        <w:t>has</w:t>
      </w:r>
      <w:r w:rsidR="007F44DD" w:rsidRPr="000E010C">
        <w:t xml:space="preserve"> a</w:t>
      </w:r>
      <w:r w:rsidR="004F11B7" w:rsidRPr="000E010C">
        <w:t xml:space="preserve"> 3D model conversion feature</w:t>
      </w:r>
      <w:r w:rsidR="00934751" w:rsidRPr="000E010C">
        <w:t xml:space="preserve"> which </w:t>
      </w:r>
      <w:r w:rsidR="000B6304" w:rsidRPr="000E010C">
        <w:t>allows</w:t>
      </w:r>
      <w:r w:rsidR="00D345AA" w:rsidRPr="000E010C">
        <w:t xml:space="preserve"> </w:t>
      </w:r>
      <w:r w:rsidR="00CA3ED3" w:rsidRPr="000E010C">
        <w:t>converting fbx</w:t>
      </w:r>
      <w:r w:rsidR="00DE7B4C" w:rsidRPr="000E010C">
        <w:t>,</w:t>
      </w:r>
      <w:r w:rsidR="004F11B7" w:rsidRPr="000E010C">
        <w:t xml:space="preserve"> obj</w:t>
      </w:r>
      <w:r w:rsidR="00DE7B4C" w:rsidRPr="000E010C">
        <w:t>,</w:t>
      </w:r>
      <w:r w:rsidR="004F11B7" w:rsidRPr="000E010C">
        <w:t xml:space="preserve"> and </w:t>
      </w:r>
      <w:r w:rsidR="00A531F9" w:rsidRPr="000E010C">
        <w:t>CAD</w:t>
      </w:r>
      <w:r w:rsidR="004F11B7" w:rsidRPr="000E010C">
        <w:t xml:space="preserve"> files to glb</w:t>
      </w:r>
      <w:r w:rsidRPr="000E010C">
        <w:t xml:space="preserve">. </w:t>
      </w:r>
    </w:p>
    <w:p w14:paraId="61CBFE64" w14:textId="77777777" w:rsidR="006B5BAB" w:rsidRPr="00F9401E" w:rsidRDefault="006B5BAB" w:rsidP="00E93096">
      <w:pPr>
        <w:pStyle w:val="Heading2"/>
      </w:pPr>
      <w:bookmarkStart w:id="7" w:name="OLE_LINK1"/>
      <w:bookmarkStart w:id="8" w:name="OLE_LINK2"/>
      <w:bookmarkStart w:id="9" w:name="_Toc116563957"/>
      <w:bookmarkStart w:id="10" w:name="_Toc219732541"/>
      <w:r w:rsidRPr="00F9401E">
        <w:t>Purpose</w:t>
      </w:r>
      <w:bookmarkEnd w:id="7"/>
      <w:bookmarkEnd w:id="8"/>
      <w:bookmarkEnd w:id="9"/>
      <w:bookmarkEnd w:id="10"/>
    </w:p>
    <w:p w14:paraId="69EB23CF" w14:textId="1E9A0609" w:rsidR="006B5BAB" w:rsidRPr="00F9401E" w:rsidRDefault="006B5BAB" w:rsidP="006B5BAB">
      <w:r>
        <w:t xml:space="preserve">This tutorial teaches the reader how to upload, edit, and </w:t>
      </w:r>
      <w:r w:rsidR="00830494">
        <w:t>view</w:t>
      </w:r>
      <w:r>
        <w:t xml:space="preserve"> models directly in the Twin Builder UI.</w:t>
      </w:r>
    </w:p>
    <w:p w14:paraId="298E7216" w14:textId="179F1257" w:rsidR="00D53EBB" w:rsidRPr="008A32DB" w:rsidRDefault="00D53EBB" w:rsidP="00D53EBB">
      <w:pPr>
        <w:pStyle w:val="Heading2"/>
      </w:pPr>
      <w:bookmarkStart w:id="11" w:name="_Toc103324194"/>
      <w:bookmarkStart w:id="12" w:name="_Toc116563959"/>
      <w:bookmarkStart w:id="13" w:name="_Toc219732542"/>
      <w:bookmarkStart w:id="14" w:name="_Toc103324192"/>
      <w:bookmarkStart w:id="15" w:name="_Toc116563956"/>
      <w:r w:rsidRPr="00F9401E">
        <w:t>Contact</w:t>
      </w:r>
      <w:bookmarkEnd w:id="11"/>
      <w:bookmarkEnd w:id="12"/>
      <w:bookmarkEnd w:id="13"/>
    </w:p>
    <w:p w14:paraId="58BB89C3" w14:textId="77777777" w:rsidR="00D53EBB" w:rsidRDefault="00D53EBB" w:rsidP="00D53EBB">
      <w:pPr>
        <w:numPr>
          <w:ilvl w:val="0"/>
          <w:numId w:val="9"/>
        </w:numPr>
        <w:spacing w:after="0"/>
        <w:rPr>
          <w:szCs w:val="20"/>
          <w:lang w:val="de-DE"/>
        </w:rPr>
      </w:pPr>
      <w:hyperlink r:id="rId16" w:history="1">
        <w:r w:rsidRPr="00F9401E">
          <w:rPr>
            <w:rFonts w:cs="Times New Roman"/>
            <w:color w:val="0000FF"/>
            <w:szCs w:val="20"/>
            <w:u w:val="single"/>
            <w:lang w:val="de-DE"/>
          </w:rPr>
          <w:t>chetankumar.rane@accenture.com</w:t>
        </w:r>
      </w:hyperlink>
      <w:r w:rsidRPr="00F9401E">
        <w:rPr>
          <w:szCs w:val="20"/>
          <w:lang w:val="de-DE"/>
        </w:rPr>
        <w:t xml:space="preserve"> </w:t>
      </w:r>
    </w:p>
    <w:p w14:paraId="2DA0DA87" w14:textId="77777777" w:rsidR="00D53EBB" w:rsidRPr="00F9401E" w:rsidRDefault="00D53EBB" w:rsidP="00D53EBB">
      <w:pPr>
        <w:numPr>
          <w:ilvl w:val="0"/>
          <w:numId w:val="9"/>
        </w:numPr>
        <w:spacing w:after="0"/>
        <w:rPr>
          <w:szCs w:val="20"/>
          <w:lang w:val="de-DE"/>
        </w:rPr>
      </w:pPr>
      <w:hyperlink r:id="rId17" w:history="1">
        <w:r w:rsidRPr="009C1BE1">
          <w:rPr>
            <w:rStyle w:val="Hyperlink"/>
            <w:szCs w:val="20"/>
            <w:lang w:val="de-DE"/>
          </w:rPr>
          <w:t>rishabh.b.joshi@accenture.com</w:t>
        </w:r>
      </w:hyperlink>
      <w:r>
        <w:rPr>
          <w:szCs w:val="20"/>
          <w:lang w:val="de-DE"/>
        </w:rPr>
        <w:t xml:space="preserve"> </w:t>
      </w:r>
    </w:p>
    <w:p w14:paraId="6DC56618" w14:textId="11931B92" w:rsidR="00292ED3" w:rsidRPr="00F9401E" w:rsidRDefault="00292ED3" w:rsidP="00E93096">
      <w:pPr>
        <w:pStyle w:val="Heading2"/>
      </w:pPr>
      <w:bookmarkStart w:id="16" w:name="_Toc219732543"/>
      <w:r w:rsidRPr="00F9401E">
        <w:t>Target Audience</w:t>
      </w:r>
      <w:bookmarkEnd w:id="14"/>
      <w:bookmarkEnd w:id="15"/>
      <w:bookmarkEnd w:id="16"/>
    </w:p>
    <w:p w14:paraId="416A83A0" w14:textId="3CC79540" w:rsidR="00BC6E38" w:rsidRPr="00F9401E" w:rsidRDefault="00BC6E38" w:rsidP="007F69CA">
      <w:pPr>
        <w:numPr>
          <w:ilvl w:val="0"/>
          <w:numId w:val="8"/>
        </w:numPr>
        <w:spacing w:after="0"/>
      </w:pPr>
      <w:r w:rsidRPr="00F9401E">
        <w:t>AOT End Users</w:t>
      </w:r>
    </w:p>
    <w:p w14:paraId="3F76981C" w14:textId="02595D8D" w:rsidR="00BC6E38" w:rsidRPr="00F9401E" w:rsidRDefault="00292ED3" w:rsidP="007F69CA">
      <w:pPr>
        <w:numPr>
          <w:ilvl w:val="0"/>
          <w:numId w:val="8"/>
        </w:numPr>
        <w:spacing w:after="0"/>
      </w:pPr>
      <w:r w:rsidRPr="00F9401E">
        <w:t xml:space="preserve">Plant </w:t>
      </w:r>
      <w:r w:rsidR="00BC6E38" w:rsidRPr="00F9401E">
        <w:t>D</w:t>
      </w:r>
      <w:r w:rsidR="14B05EF9" w:rsidRPr="00F9401E">
        <w:t>esigners</w:t>
      </w:r>
    </w:p>
    <w:p w14:paraId="59D6E3FF" w14:textId="2B323060" w:rsidR="00292ED3" w:rsidRPr="00F9401E" w:rsidRDefault="14B05EF9" w:rsidP="007F69CA">
      <w:pPr>
        <w:numPr>
          <w:ilvl w:val="0"/>
          <w:numId w:val="8"/>
        </w:numPr>
        <w:spacing w:after="0"/>
      </w:pPr>
      <w:r w:rsidRPr="00F9401E">
        <w:t>Client IT Admins</w:t>
      </w:r>
    </w:p>
    <w:p w14:paraId="4B256924" w14:textId="77777777" w:rsidR="00292ED3" w:rsidRPr="00F9401E" w:rsidRDefault="00292ED3" w:rsidP="00E93096">
      <w:pPr>
        <w:pStyle w:val="Heading2"/>
      </w:pPr>
      <w:bookmarkStart w:id="17" w:name="_Toc103324193"/>
      <w:bookmarkStart w:id="18" w:name="_Toc116563958"/>
      <w:bookmarkStart w:id="19" w:name="_Toc219732544"/>
      <w:r w:rsidRPr="00F9401E">
        <w:t>Prerequisites</w:t>
      </w:r>
      <w:bookmarkEnd w:id="17"/>
      <w:bookmarkEnd w:id="18"/>
      <w:bookmarkEnd w:id="19"/>
    </w:p>
    <w:p w14:paraId="4F5B0342" w14:textId="43282431" w:rsidR="10320D55" w:rsidRPr="00F9401E" w:rsidRDefault="10320D55" w:rsidP="007F69CA">
      <w:pPr>
        <w:pStyle w:val="ListParagraph"/>
        <w:numPr>
          <w:ilvl w:val="0"/>
          <w:numId w:val="7"/>
        </w:numPr>
        <w:spacing w:before="0" w:after="0"/>
      </w:pPr>
      <w:r w:rsidRPr="00F9401E">
        <w:t>Twin Builder application must be deployed</w:t>
      </w:r>
      <w:r w:rsidR="1E95C2BF" w:rsidRPr="00F9401E">
        <w:t>.</w:t>
      </w:r>
    </w:p>
    <w:p w14:paraId="3AA85BE0" w14:textId="4A0B04C6" w:rsidR="7570E04D" w:rsidRDefault="0005053E" w:rsidP="007F69CA">
      <w:pPr>
        <w:pStyle w:val="ListParagraph"/>
        <w:numPr>
          <w:ilvl w:val="0"/>
          <w:numId w:val="7"/>
        </w:numPr>
        <w:spacing w:before="0" w:after="0"/>
        <w:rPr>
          <w:rFonts w:eastAsia="Calibri"/>
        </w:rPr>
      </w:pPr>
      <w:r>
        <w:rPr>
          <w:rFonts w:eastAsia="Calibri"/>
        </w:rPr>
        <w:t>The c</w:t>
      </w:r>
      <w:r w:rsidR="7570E04D" w:rsidRPr="0D951470">
        <w:rPr>
          <w:rFonts w:eastAsia="Calibri"/>
        </w:rPr>
        <w:t xml:space="preserve">lient should have 3D models (files) available to </w:t>
      </w:r>
      <w:r w:rsidR="0033732A" w:rsidRPr="0D951470">
        <w:rPr>
          <w:rFonts w:eastAsia="Calibri"/>
        </w:rPr>
        <w:t>upload.</w:t>
      </w:r>
    </w:p>
    <w:p w14:paraId="2D6048AA" w14:textId="7116D84E" w:rsidR="00683BF1" w:rsidRDefault="00683BF1" w:rsidP="007F69CA">
      <w:pPr>
        <w:pStyle w:val="ListParagraph"/>
        <w:numPr>
          <w:ilvl w:val="0"/>
          <w:numId w:val="7"/>
        </w:numPr>
        <w:spacing w:before="0" w:after="0"/>
        <w:rPr>
          <w:rFonts w:eastAsia="Calibri"/>
        </w:rPr>
      </w:pPr>
      <w:r>
        <w:rPr>
          <w:rFonts w:eastAsia="Calibri"/>
        </w:rPr>
        <w:t xml:space="preserve">The 3D model component hierarchy should have </w:t>
      </w:r>
      <w:r w:rsidR="00D844E8">
        <w:rPr>
          <w:rFonts w:eastAsia="Calibri"/>
        </w:rPr>
        <w:t>one root node (parent).</w:t>
      </w:r>
    </w:p>
    <w:p w14:paraId="20B6F5A5" w14:textId="5521B682" w:rsidR="00D844E8" w:rsidRDefault="00D844E8" w:rsidP="007F69CA">
      <w:pPr>
        <w:pStyle w:val="ListParagraph"/>
        <w:numPr>
          <w:ilvl w:val="0"/>
          <w:numId w:val="7"/>
        </w:numPr>
        <w:spacing w:before="0" w:after="0"/>
        <w:rPr>
          <w:rFonts w:eastAsia="Calibri"/>
        </w:rPr>
      </w:pPr>
      <w:r>
        <w:rPr>
          <w:rFonts w:eastAsia="Calibri"/>
        </w:rPr>
        <w:t>The 3D models should have good rotational angle and scaling aspect</w:t>
      </w:r>
      <w:r w:rsidR="0005053E">
        <w:rPr>
          <w:rFonts w:eastAsia="Calibri"/>
        </w:rPr>
        <w:t>s</w:t>
      </w:r>
      <w:r>
        <w:rPr>
          <w:rFonts w:eastAsia="Calibri"/>
        </w:rPr>
        <w:t>.</w:t>
      </w:r>
    </w:p>
    <w:p w14:paraId="79A24FD5" w14:textId="1BB96A9C" w:rsidR="4D85C245" w:rsidRDefault="00163C7B" w:rsidP="007F69CA">
      <w:pPr>
        <w:pStyle w:val="ListParagraph"/>
        <w:numPr>
          <w:ilvl w:val="0"/>
          <w:numId w:val="7"/>
        </w:numPr>
        <w:spacing w:before="0" w:after="0"/>
      </w:pPr>
      <w:r w:rsidRPr="00F9401E">
        <w:t>A compatible browser (</w:t>
      </w:r>
      <w:r w:rsidR="4D85C245" w:rsidRPr="00F9401E">
        <w:t>Google Chrome or Microsoft Edge</w:t>
      </w:r>
      <w:r w:rsidRPr="00F9401E">
        <w:t>)</w:t>
      </w:r>
      <w:r w:rsidR="4D85C245" w:rsidRPr="00F9401E">
        <w:t xml:space="preserve"> must be installed</w:t>
      </w:r>
      <w:r w:rsidRPr="00F9401E">
        <w:t>.</w:t>
      </w:r>
    </w:p>
    <w:p w14:paraId="4483B9EF" w14:textId="77777777" w:rsidR="00292ED3" w:rsidRPr="00F9401E" w:rsidRDefault="00292ED3" w:rsidP="00E93096">
      <w:pPr>
        <w:pStyle w:val="Heading2"/>
      </w:pPr>
      <w:bookmarkStart w:id="20" w:name="_Toc116563960"/>
      <w:bookmarkStart w:id="21" w:name="_Toc219732545"/>
      <w:r w:rsidRPr="00F9401E">
        <w:t>Related Links</w:t>
      </w:r>
      <w:bookmarkEnd w:id="20"/>
      <w:bookmarkEnd w:id="21"/>
    </w:p>
    <w:p w14:paraId="4380A3B5" w14:textId="30D49C74" w:rsidR="003B71A6" w:rsidRDefault="003B71A6" w:rsidP="007F69CA">
      <w:pPr>
        <w:numPr>
          <w:ilvl w:val="0"/>
          <w:numId w:val="10"/>
        </w:numPr>
        <w:spacing w:after="0"/>
        <w:rPr>
          <w:rFonts w:cs="Times New Roman"/>
          <w:color w:val="0000FF"/>
          <w:u w:val="single"/>
        </w:rPr>
      </w:pPr>
      <w:hyperlink r:id="rId18" w:history="1">
        <w:r w:rsidRPr="003B71A6">
          <w:rPr>
            <w:rStyle w:val="Hyperlink"/>
            <w:rFonts w:cs="Times New Roman"/>
          </w:rPr>
          <w:t>AOT on CDF</w:t>
        </w:r>
      </w:hyperlink>
    </w:p>
    <w:p w14:paraId="3A0FE8EF" w14:textId="4F52F5F5" w:rsidR="003B71A6" w:rsidRPr="003B71A6" w:rsidRDefault="003B71A6" w:rsidP="007F69CA">
      <w:pPr>
        <w:numPr>
          <w:ilvl w:val="0"/>
          <w:numId w:val="10"/>
        </w:numPr>
        <w:spacing w:after="0"/>
        <w:rPr>
          <w:rFonts w:cs="Times New Roman"/>
          <w:color w:val="0000FF"/>
          <w:u w:val="single"/>
        </w:rPr>
      </w:pPr>
      <w:hyperlink r:id="rId19" w:history="1">
        <w:r w:rsidRPr="003B71A6">
          <w:rPr>
            <w:rStyle w:val="Hyperlink"/>
            <w:rFonts w:cs="Times New Roman"/>
          </w:rPr>
          <w:t>AOT on Azure</w:t>
        </w:r>
      </w:hyperlink>
    </w:p>
    <w:p w14:paraId="0C80CE5C" w14:textId="2331AB2D" w:rsidR="00292ED3" w:rsidRPr="00F9401E" w:rsidRDefault="0066735F" w:rsidP="007F69CA">
      <w:pPr>
        <w:numPr>
          <w:ilvl w:val="0"/>
          <w:numId w:val="10"/>
        </w:numPr>
        <w:spacing w:after="0"/>
        <w:rPr>
          <w:rFonts w:cs="Times New Roman"/>
          <w:color w:val="0000FF"/>
          <w:u w:val="single"/>
        </w:rPr>
      </w:pPr>
      <w:hyperlink r:id="rId20">
        <w:r>
          <w:rPr>
            <w:rStyle w:val="Hyperlink"/>
          </w:rPr>
          <w:t>Release Notes</w:t>
        </w:r>
      </w:hyperlink>
    </w:p>
    <w:p w14:paraId="44794C4E" w14:textId="62152614" w:rsidR="00292ED3" w:rsidRPr="00F9401E" w:rsidRDefault="00BC6E38" w:rsidP="007F69CA">
      <w:pPr>
        <w:numPr>
          <w:ilvl w:val="0"/>
          <w:numId w:val="10"/>
        </w:numPr>
        <w:spacing w:after="0"/>
        <w:rPr>
          <w:rStyle w:val="Hyperlink"/>
        </w:rPr>
      </w:pPr>
      <w:r w:rsidRPr="00F9401E">
        <w:rPr>
          <w:rFonts w:cs="Times New Roman"/>
          <w:color w:val="0000FF"/>
          <w:u w:val="single"/>
        </w:rPr>
        <w:fldChar w:fldCharType="begin"/>
      </w:r>
      <w:r w:rsidR="00D83541" w:rsidRPr="00F9401E">
        <w:rPr>
          <w:rFonts w:cs="Times New Roman"/>
          <w:color w:val="0000FF"/>
          <w:u w:val="single"/>
        </w:rPr>
        <w:instrText>HYPERLINK "https://industryxdevhub.accenture.com/asset-home;search_text=aot"</w:instrText>
      </w:r>
      <w:r w:rsidRPr="00F9401E">
        <w:rPr>
          <w:rFonts w:cs="Times New Roman"/>
          <w:color w:val="0000FF"/>
          <w:u w:val="single"/>
        </w:rPr>
      </w:r>
      <w:r w:rsidRPr="00F9401E">
        <w:rPr>
          <w:rFonts w:cs="Times New Roman"/>
          <w:color w:val="0000FF"/>
          <w:u w:val="single"/>
        </w:rPr>
        <w:fldChar w:fldCharType="separate"/>
      </w:r>
      <w:r w:rsidRPr="00F9401E">
        <w:rPr>
          <w:rStyle w:val="Hyperlink"/>
        </w:rPr>
        <w:t>AOT Documents</w:t>
      </w:r>
    </w:p>
    <w:p w14:paraId="1AFCAB5B" w14:textId="13BA87CD" w:rsidR="0057582A" w:rsidRDefault="00BC6E38" w:rsidP="00510CE8">
      <w:pPr>
        <w:pStyle w:val="Heading2"/>
      </w:pPr>
      <w:r w:rsidRPr="00F9401E">
        <w:rPr>
          <w:rFonts w:cs="Times New Roman"/>
          <w:color w:val="0000FF"/>
          <w:u w:val="single"/>
        </w:rPr>
        <w:fldChar w:fldCharType="end"/>
      </w:r>
      <w:bookmarkStart w:id="22" w:name="_Toc219732546"/>
      <w:r w:rsidR="00510CE8">
        <w:t>Glossary</w:t>
      </w:r>
      <w:bookmarkEnd w:id="22"/>
    </w:p>
    <w:tbl>
      <w:tblPr>
        <w:tblStyle w:val="TableGridLight"/>
        <w:tblW w:w="9445" w:type="dxa"/>
        <w:tblLook w:val="0420" w:firstRow="1" w:lastRow="0" w:firstColumn="0" w:lastColumn="0" w:noHBand="0" w:noVBand="1"/>
      </w:tblPr>
      <w:tblGrid>
        <w:gridCol w:w="2155"/>
        <w:gridCol w:w="7290"/>
      </w:tblGrid>
      <w:tr w:rsidR="00BF30F5" w:rsidRPr="00BF30F5" w14:paraId="489C6BF8" w14:textId="77777777" w:rsidTr="005F7FC1">
        <w:tc>
          <w:tcPr>
            <w:tcW w:w="2155" w:type="dxa"/>
            <w:shd w:val="clear" w:color="auto" w:fill="F2F2F2" w:themeFill="background1" w:themeFillShade="F2"/>
          </w:tcPr>
          <w:p w14:paraId="1783A3BB" w14:textId="33E6E93A" w:rsidR="00BF30F5" w:rsidRPr="00BF30F5" w:rsidRDefault="00BF30F5" w:rsidP="00BF30F5">
            <w:r>
              <w:t>Term</w:t>
            </w:r>
          </w:p>
        </w:tc>
        <w:tc>
          <w:tcPr>
            <w:tcW w:w="7290" w:type="dxa"/>
            <w:shd w:val="clear" w:color="auto" w:fill="F2F2F2" w:themeFill="background1" w:themeFillShade="F2"/>
          </w:tcPr>
          <w:p w14:paraId="302CFAC0" w14:textId="3C8E31A2" w:rsidR="00BF30F5" w:rsidRPr="00BF30F5" w:rsidRDefault="00BF30F5" w:rsidP="00BF30F5">
            <w:r>
              <w:t>Definition</w:t>
            </w:r>
          </w:p>
        </w:tc>
      </w:tr>
      <w:tr w:rsidR="00BF30F5" w:rsidRPr="00BF30F5" w14:paraId="49579952" w14:textId="77777777" w:rsidTr="005F7FC1">
        <w:tc>
          <w:tcPr>
            <w:tcW w:w="2155" w:type="dxa"/>
          </w:tcPr>
          <w:p w14:paraId="62E15770" w14:textId="40A1B1E3" w:rsidR="00BF30F5" w:rsidRDefault="00BF30F5" w:rsidP="00BF30F5">
            <w:r>
              <w:t>3D Model</w:t>
            </w:r>
          </w:p>
        </w:tc>
        <w:tc>
          <w:tcPr>
            <w:tcW w:w="7290" w:type="dxa"/>
          </w:tcPr>
          <w:p w14:paraId="79E46084" w14:textId="163215CD" w:rsidR="00BF30F5" w:rsidRDefault="00BF30F5" w:rsidP="00BF30F5">
            <w:r>
              <w:t>A digital representation of a physical object in three dimensions, used for visualization and analysis.</w:t>
            </w:r>
          </w:p>
        </w:tc>
      </w:tr>
      <w:tr w:rsidR="00BF30F5" w:rsidRPr="00BF30F5" w14:paraId="2B206BC7" w14:textId="77777777" w:rsidTr="005F7FC1">
        <w:tc>
          <w:tcPr>
            <w:tcW w:w="2155" w:type="dxa"/>
          </w:tcPr>
          <w:p w14:paraId="2BFA9BCF" w14:textId="15D36F90" w:rsidR="00BF30F5" w:rsidRDefault="00BF30F5" w:rsidP="00BF30F5">
            <w:r>
              <w:t>GLTF/GLB</w:t>
            </w:r>
          </w:p>
        </w:tc>
        <w:tc>
          <w:tcPr>
            <w:tcW w:w="7290" w:type="dxa"/>
          </w:tcPr>
          <w:p w14:paraId="483818E9" w14:textId="6B6B989D" w:rsidR="00BF30F5" w:rsidRDefault="00BF30F5" w:rsidP="00BF30F5">
            <w:r>
              <w:t xml:space="preserve">File formats </w:t>
            </w:r>
            <w:proofErr w:type="gramStart"/>
            <w:r>
              <w:t>commonly</w:t>
            </w:r>
            <w:proofErr w:type="gramEnd"/>
            <w:r>
              <w:t xml:space="preserve"> used for 3D models; GLTF is JSON-based, and GLB is its binary version.</w:t>
            </w:r>
          </w:p>
        </w:tc>
      </w:tr>
      <w:tr w:rsidR="00BF30F5" w:rsidRPr="00BF30F5" w14:paraId="3A8DECFA" w14:textId="77777777" w:rsidTr="005F7FC1">
        <w:tc>
          <w:tcPr>
            <w:tcW w:w="2155" w:type="dxa"/>
          </w:tcPr>
          <w:p w14:paraId="15F758DA" w14:textId="71C8F428" w:rsidR="00BF30F5" w:rsidRDefault="00BF30F5" w:rsidP="00BF30F5">
            <w:r>
              <w:t>Root Node (Parent)</w:t>
            </w:r>
          </w:p>
        </w:tc>
        <w:tc>
          <w:tcPr>
            <w:tcW w:w="7290" w:type="dxa"/>
          </w:tcPr>
          <w:p w14:paraId="4D185BFE" w14:textId="454B8B5B" w:rsidR="00BF30F5" w:rsidRDefault="00BF30F5" w:rsidP="00BF30F5">
            <w:r>
              <w:t>The top-most node in a 3D model’s hierarchy, serving as the parent to all other nodes.</w:t>
            </w:r>
          </w:p>
        </w:tc>
      </w:tr>
      <w:tr w:rsidR="00BF30F5" w:rsidRPr="00BF30F5" w14:paraId="35526249" w14:textId="77777777" w:rsidTr="005F7FC1">
        <w:tc>
          <w:tcPr>
            <w:tcW w:w="2155" w:type="dxa"/>
          </w:tcPr>
          <w:p w14:paraId="18EF1E11" w14:textId="349152FA" w:rsidR="00BF30F5" w:rsidRDefault="00BF30F5" w:rsidP="00BF30F5">
            <w:r>
              <w:t>Rotational Angle</w:t>
            </w:r>
          </w:p>
        </w:tc>
        <w:tc>
          <w:tcPr>
            <w:tcW w:w="7290" w:type="dxa"/>
          </w:tcPr>
          <w:p w14:paraId="28613C48" w14:textId="46290D19" w:rsidR="00BF30F5" w:rsidRDefault="00BF30F5" w:rsidP="00BF30F5">
            <w:r>
              <w:t>The orientation or spin applied to a 3D model along its axes.</w:t>
            </w:r>
          </w:p>
        </w:tc>
      </w:tr>
      <w:tr w:rsidR="00BF30F5" w:rsidRPr="00BF30F5" w14:paraId="2B93EDEB" w14:textId="77777777" w:rsidTr="005F7FC1">
        <w:tc>
          <w:tcPr>
            <w:tcW w:w="2155" w:type="dxa"/>
          </w:tcPr>
          <w:p w14:paraId="1F25CDB3" w14:textId="651B15C1" w:rsidR="00BF30F5" w:rsidRDefault="00BF30F5" w:rsidP="00BF30F5">
            <w:r>
              <w:t>Scaling</w:t>
            </w:r>
          </w:p>
        </w:tc>
        <w:tc>
          <w:tcPr>
            <w:tcW w:w="7290" w:type="dxa"/>
          </w:tcPr>
          <w:p w14:paraId="0851220C" w14:textId="5B1E6E98" w:rsidR="00BF30F5" w:rsidRDefault="00BF30F5" w:rsidP="00BF30F5">
            <w:r>
              <w:t>The process of resizing a 3D model to fit specific dimensions or proportions.</w:t>
            </w:r>
          </w:p>
        </w:tc>
      </w:tr>
      <w:tr w:rsidR="00BF30F5" w:rsidRPr="00BF30F5" w14:paraId="26C32735" w14:textId="77777777" w:rsidTr="005F7FC1">
        <w:tc>
          <w:tcPr>
            <w:tcW w:w="2155" w:type="dxa"/>
          </w:tcPr>
          <w:p w14:paraId="3F5A2677" w14:textId="27C3E5FC" w:rsidR="00BF30F5" w:rsidRDefault="00BF30F5" w:rsidP="00BF30F5">
            <w:r>
              <w:t>Tag Field</w:t>
            </w:r>
          </w:p>
        </w:tc>
        <w:tc>
          <w:tcPr>
            <w:tcW w:w="7290" w:type="dxa"/>
          </w:tcPr>
          <w:p w14:paraId="00826E03" w14:textId="215ACFB3" w:rsidR="00BF30F5" w:rsidRDefault="00BF30F5" w:rsidP="00BF30F5">
            <w:r>
              <w:t>The area in the application where the selected plant or object is displayed.</w:t>
            </w:r>
          </w:p>
        </w:tc>
      </w:tr>
    </w:tbl>
    <w:p w14:paraId="4DB7E38B" w14:textId="77777777" w:rsidR="002F2EE9" w:rsidRDefault="002F2EE9" w:rsidP="00AC0AD4">
      <w:pPr>
        <w:pStyle w:val="Heading1"/>
        <w:sectPr w:rsidR="002F2EE9" w:rsidSect="005F7FC1">
          <w:pgSz w:w="12240" w:h="20160" w:orient="landscape" w:code="1"/>
          <w:pgMar w:top="1440" w:right="1440" w:bottom="1440" w:left="1440" w:header="720" w:footer="720" w:gutter="0"/>
          <w:cols w:space="1440"/>
          <w:docGrid w:linePitch="360"/>
        </w:sectPr>
      </w:pPr>
      <w:bookmarkStart w:id="23" w:name="_Toc116563970"/>
    </w:p>
    <w:p w14:paraId="41791DBF" w14:textId="651AC6AD" w:rsidR="00833D13" w:rsidRPr="00F9401E" w:rsidRDefault="00BD5B83" w:rsidP="00AC0AD4">
      <w:pPr>
        <w:pStyle w:val="Heading1"/>
      </w:pPr>
      <w:bookmarkStart w:id="24" w:name="_Toc219732547"/>
      <w:r>
        <w:lastRenderedPageBreak/>
        <w:t xml:space="preserve">Working with </w:t>
      </w:r>
      <w:r w:rsidR="00833D13" w:rsidRPr="00F9401E">
        <w:t>Models</w:t>
      </w:r>
      <w:bookmarkEnd w:id="23"/>
      <w:bookmarkEnd w:id="24"/>
    </w:p>
    <w:p w14:paraId="1DE4EF59" w14:textId="3A99C896" w:rsidR="003C6B9C" w:rsidRDefault="003C6B9C" w:rsidP="003C6B9C">
      <w:r>
        <w:t>The following pages explain how to upload, search, and view models.</w:t>
      </w:r>
    </w:p>
    <w:p w14:paraId="53A81A3C" w14:textId="3EB70B20" w:rsidR="00DE172A" w:rsidRPr="000F0B41" w:rsidRDefault="00DE172A" w:rsidP="000F0B41">
      <w:pPr>
        <w:pStyle w:val="Heading2"/>
      </w:pPr>
      <w:bookmarkStart w:id="25" w:name="_Toc219732548"/>
      <w:r w:rsidRPr="000F0B41">
        <w:t>Upload Model</w:t>
      </w:r>
      <w:bookmarkEnd w:id="25"/>
    </w:p>
    <w:p w14:paraId="3408DEE3" w14:textId="4AA8A3B5" w:rsidR="009D68C3" w:rsidRDefault="009D68C3" w:rsidP="00CE2701">
      <w:pPr>
        <w:pStyle w:val="ListParagraph"/>
        <w:numPr>
          <w:ilvl w:val="0"/>
          <w:numId w:val="14"/>
        </w:numPr>
      </w:pPr>
      <w:r>
        <w:t xml:space="preserve">Select a plant </w:t>
      </w:r>
      <w:r w:rsidR="00B67508">
        <w:t>from the drop-down menu in the upper-right corner of the application.</w:t>
      </w:r>
    </w:p>
    <w:p w14:paraId="285B1E07" w14:textId="649510CE" w:rsidR="00CF41AF" w:rsidRDefault="00777156" w:rsidP="00CE2701">
      <w:pPr>
        <w:pStyle w:val="ListParagraph"/>
        <w:numPr>
          <w:ilvl w:val="0"/>
          <w:numId w:val="14"/>
        </w:numPr>
      </w:pPr>
      <w:r>
        <w:t>Put a title for the model to be uploaded.</w:t>
      </w:r>
    </w:p>
    <w:p w14:paraId="798DB4AD" w14:textId="2E9C6412" w:rsidR="00402926" w:rsidRDefault="00402926" w:rsidP="00CE2701">
      <w:pPr>
        <w:pStyle w:val="ListParagraph"/>
        <w:numPr>
          <w:ilvl w:val="0"/>
          <w:numId w:val="14"/>
        </w:numPr>
      </w:pPr>
      <w:bookmarkStart w:id="26" w:name="OLE_LINK6"/>
      <w:r>
        <w:t xml:space="preserve">Confirm that the selected plant is shown in the </w:t>
      </w:r>
      <w:r w:rsidRPr="00402926">
        <w:rPr>
          <w:i/>
          <w:iCs/>
        </w:rPr>
        <w:t>Tag</w:t>
      </w:r>
      <w:r>
        <w:t xml:space="preserve"> field</w:t>
      </w:r>
      <w:bookmarkEnd w:id="26"/>
      <w:r>
        <w:t>.</w:t>
      </w:r>
    </w:p>
    <w:p w14:paraId="4E963611" w14:textId="124F6929" w:rsidR="00777156" w:rsidRDefault="00777156" w:rsidP="00CE2701">
      <w:pPr>
        <w:pStyle w:val="ListParagraph"/>
        <w:numPr>
          <w:ilvl w:val="0"/>
          <w:numId w:val="14"/>
        </w:numPr>
      </w:pPr>
      <w:r>
        <w:t>Upload a model in the valid file format (GLTF, GLB</w:t>
      </w:r>
      <w:r w:rsidR="0086525F">
        <w:t>) and upload a thumbnail image.</w:t>
      </w:r>
    </w:p>
    <w:p w14:paraId="2DCF0566" w14:textId="75FB91F7" w:rsidR="00DE172A" w:rsidRDefault="00833D13" w:rsidP="00CE2701">
      <w:pPr>
        <w:pStyle w:val="ListParagraph"/>
        <w:numPr>
          <w:ilvl w:val="0"/>
          <w:numId w:val="14"/>
        </w:numPr>
      </w:pPr>
      <w:r w:rsidRPr="00DE172A">
        <w:t xml:space="preserve">Click the </w:t>
      </w:r>
      <w:r w:rsidRPr="00402926">
        <w:rPr>
          <w:i/>
          <w:iCs/>
        </w:rPr>
        <w:t>UPLOAD MODEL</w:t>
      </w:r>
      <w:r w:rsidRPr="00DE172A">
        <w:t xml:space="preserve"> option at the bottom of the dialog window to upload a model. </w:t>
      </w:r>
    </w:p>
    <w:p w14:paraId="5AB7B8AF" w14:textId="3087B400" w:rsidR="5FA29A92" w:rsidRDefault="008F52CC" w:rsidP="00593BD2">
      <w:r>
        <w:t xml:space="preserve">If </w:t>
      </w:r>
      <w:r w:rsidR="009C2A7E">
        <w:t xml:space="preserve">the same model is </w:t>
      </w:r>
      <w:r w:rsidR="007C55F9">
        <w:t>required</w:t>
      </w:r>
      <w:r w:rsidR="009C2A7E">
        <w:t xml:space="preserve"> </w:t>
      </w:r>
      <w:r w:rsidR="005166AB">
        <w:t>for a different use</w:t>
      </w:r>
      <w:r w:rsidR="00DC5111">
        <w:t xml:space="preserve">, then </w:t>
      </w:r>
      <w:r w:rsidR="230FBD57">
        <w:t>upload a copy of the model and save it with a different name. Avoid duplicate names</w:t>
      </w:r>
      <w:r w:rsidR="00E33E9C">
        <w:t xml:space="preserve"> for </w:t>
      </w:r>
      <w:r w:rsidR="007C55F9">
        <w:t>ease</w:t>
      </w:r>
      <w:r w:rsidR="00E33E9C">
        <w:t xml:space="preserve"> of use and identification.</w:t>
      </w:r>
    </w:p>
    <w:p w14:paraId="3A3D5115" w14:textId="63950BF9" w:rsidR="00F909FC" w:rsidRDefault="00F909FC" w:rsidP="00593BD2">
      <w:r w:rsidRPr="00F909FC">
        <w:t xml:space="preserve">Note that the </w:t>
      </w:r>
      <w:r w:rsidR="001E262F">
        <w:t>m</w:t>
      </w:r>
      <w:r w:rsidR="001E262F" w:rsidRPr="00F909FC">
        <w:t>odel’s</w:t>
      </w:r>
      <w:r w:rsidRPr="00F909FC">
        <w:t xml:space="preserve"> name must not exceed 25 </w:t>
      </w:r>
      <w:r>
        <w:t>c</w:t>
      </w:r>
      <w:r w:rsidRPr="00F909FC">
        <w:t>haracters.</w:t>
      </w:r>
    </w:p>
    <w:p w14:paraId="4826D79D" w14:textId="77777777" w:rsidR="000F0B41" w:rsidRDefault="00126D45" w:rsidP="000F0B41">
      <w:pPr>
        <w:rPr>
          <w:rStyle w:val="Heading2Char"/>
        </w:rPr>
      </w:pPr>
      <w:r w:rsidRPr="000F0B41">
        <w:rPr>
          <w:noProof/>
        </w:rPr>
        <w:drawing>
          <wp:inline distT="0" distB="0" distL="0" distR="0" wp14:anchorId="069C921D" wp14:editId="4542EA2B">
            <wp:extent cx="6098864" cy="3134963"/>
            <wp:effectExtent l="0" t="0" r="0" b="8890"/>
            <wp:docPr id="1373481959" name="Picture 1373481959" descr="Screenshot of the 'Model' section in Accenture's TWIN BUILDER software, showing an 'UPLOAD MODEL' dialog box. The form includes fields for Title (3–32 alphanumeric characters), Tag (with 'Oil &amp; Gas Field 1' entered), a drag-and-drop area for uploading GLTF or GLB 3D files, and an option to upload a thumbnail. Three areas are highlighted in purple: the tag 'Oil &amp; Gas Field 1' at the top right, the tag field in the dialog, and the 'UPLOAD MODEL' button. Model thumbnails like WarehouseModel and QA_Mixing_Unit are visible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81959" name="Picture 1373481959" descr="Screenshot of the 'Model' section in Accenture's TWIN BUILDER software, showing an 'UPLOAD MODEL' dialog box. The form includes fields for Title (3–32 alphanumeric characters), Tag (with 'Oil &amp; Gas Field 1' entered), a drag-and-drop area for uploading GLTF or GLB 3D files, and an option to upload a thumbnail. Three areas are highlighted in purple: the tag 'Oil &amp; Gas Field 1' at the top right, the tag field in the dialog, and the 'UPLOAD MODEL' button. Model thumbnails like WarehouseModel and QA_Mixing_Unit are visible in the background."/>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107702" cy="3139506"/>
                    </a:xfrm>
                    <a:prstGeom prst="rect">
                      <a:avLst/>
                    </a:prstGeom>
                    <a:noFill/>
                    <a:ln>
                      <a:noFill/>
                    </a:ln>
                  </pic:spPr>
                </pic:pic>
              </a:graphicData>
            </a:graphic>
          </wp:inline>
        </w:drawing>
      </w:r>
      <w:bookmarkStart w:id="27" w:name="OLE_LINK3"/>
    </w:p>
    <w:p w14:paraId="48BD4E90" w14:textId="79DDAC45" w:rsidR="00E03C8D" w:rsidRPr="000F0B41" w:rsidRDefault="00E03C8D" w:rsidP="000F0B41">
      <w:pPr>
        <w:pStyle w:val="Heading2"/>
      </w:pPr>
      <w:bookmarkStart w:id="28" w:name="_Toc219732549"/>
      <w:r w:rsidRPr="000F0B41">
        <w:t>View Model</w:t>
      </w:r>
      <w:bookmarkEnd w:id="28"/>
    </w:p>
    <w:p w14:paraId="05FCD247" w14:textId="5075A272" w:rsidR="00833D13" w:rsidRDefault="00833D13" w:rsidP="00E03C8D">
      <w:r>
        <w:t>Click on the tile</w:t>
      </w:r>
      <w:r w:rsidR="00DE172A">
        <w:t xml:space="preserve"> that represents the new model to see a</w:t>
      </w:r>
      <w:r>
        <w:t xml:space="preserve"> 3D view of the model</w:t>
      </w:r>
      <w:r w:rsidR="00163081">
        <w:t xml:space="preserve">. This page includes controls that can be used to </w:t>
      </w:r>
      <w:r w:rsidR="00291F1F">
        <w:t xml:space="preserve">upload </w:t>
      </w:r>
      <w:r w:rsidR="1B111A58">
        <w:t xml:space="preserve">a </w:t>
      </w:r>
      <w:r w:rsidR="00291F1F">
        <w:t>new version</w:t>
      </w:r>
      <w:r>
        <w:t xml:space="preserve"> </w:t>
      </w:r>
      <w:r w:rsidR="00163081">
        <w:t>or</w:t>
      </w:r>
      <w:r>
        <w:t xml:space="preserve"> </w:t>
      </w:r>
      <w:r w:rsidR="002516E1">
        <w:t>switch to a different</w:t>
      </w:r>
      <w:r>
        <w:t xml:space="preserve"> version</w:t>
      </w:r>
      <w:r w:rsidR="00B61867">
        <w:t>.</w:t>
      </w:r>
    </w:p>
    <w:bookmarkEnd w:id="27"/>
    <w:p w14:paraId="7912DFBA" w14:textId="7E07DBA1" w:rsidR="00DE172A" w:rsidRPr="00F9401E" w:rsidRDefault="00DE172A" w:rsidP="009231F2">
      <w:pPr>
        <w:rPr>
          <w:szCs w:val="28"/>
        </w:rPr>
      </w:pPr>
      <w:r w:rsidRPr="009231F2">
        <w:rPr>
          <w:noProof/>
        </w:rPr>
        <w:drawing>
          <wp:inline distT="0" distB="0" distL="0" distR="0" wp14:anchorId="03B68BCC" wp14:editId="113F523F">
            <wp:extent cx="6093460" cy="3209947"/>
            <wp:effectExtent l="0" t="0" r="2540" b="9525"/>
            <wp:docPr id="1173791392" name="Picture 1173791392" descr="Screenshot of Accenture's Twin Builder interface in dark mode, displaying a 3D model labeled 'WarehouseModel' in the center. The model resembles a warehouse structure with visible roof and side details. A left sidebar lists other models such as 'Finfan_Model_01' and 'AnodeCalendering.' The top menu includes tabs for Model, POI Editor, Mapper, and Plant Layout, along with buttons for uploading models and managing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1392" name="Picture 1173791392" descr="Screenshot of Accenture's Twin Builder interface in dark mode, displaying a 3D model labeled 'WarehouseModel' in the center. The model resembles a warehouse structure with visible roof and side details. A left sidebar lists other models such as 'Finfan_Model_01' and 'AnodeCalendering.' The top menu includes tabs for Model, POI Editor, Mapper, and Plant Layout, along with buttons for uploading models and managing versions."/>
                    <pic:cNvPicPr/>
                  </pic:nvPicPr>
                  <pic:blipFill>
                    <a:blip r:embed="rId22" cstate="print">
                      <a:extLst>
                        <a:ext uri="{28A0092B-C50C-407E-A947-70E740481C1C}">
                          <a14:useLocalDpi xmlns:a14="http://schemas.microsoft.com/office/drawing/2010/main" val="0"/>
                        </a:ext>
                      </a:extLst>
                    </a:blip>
                    <a:srcRect l="781" r="781"/>
                    <a:stretch>
                      <a:fillRect/>
                    </a:stretch>
                  </pic:blipFill>
                  <pic:spPr bwMode="auto">
                    <a:xfrm>
                      <a:off x="0" y="0"/>
                      <a:ext cx="6101395" cy="3214127"/>
                    </a:xfrm>
                    <a:prstGeom prst="rect">
                      <a:avLst/>
                    </a:prstGeom>
                    <a:ln>
                      <a:noFill/>
                    </a:ln>
                    <a:extLst>
                      <a:ext uri="{53640926-AAD7-44D8-BBD7-CCE9431645EC}">
                        <a14:shadowObscured xmlns:a14="http://schemas.microsoft.com/office/drawing/2010/main"/>
                      </a:ext>
                    </a:extLst>
                  </pic:spPr>
                </pic:pic>
              </a:graphicData>
            </a:graphic>
          </wp:inline>
        </w:drawing>
      </w:r>
    </w:p>
    <w:p w14:paraId="7391475B" w14:textId="77777777" w:rsidR="002F2EE9" w:rsidRDefault="002F2EE9" w:rsidP="00DA4030">
      <w:pPr>
        <w:pStyle w:val="Heading2"/>
        <w:sectPr w:rsidR="002F2EE9" w:rsidSect="005F7FC1">
          <w:pgSz w:w="12240" w:h="20160" w:code="1"/>
          <w:pgMar w:top="1440" w:right="1440" w:bottom="1440" w:left="1440" w:header="720" w:footer="720" w:gutter="0"/>
          <w:cols w:space="1440"/>
          <w:docGrid w:linePitch="360"/>
        </w:sectPr>
      </w:pPr>
    </w:p>
    <w:p w14:paraId="5C1B3602" w14:textId="09F76276" w:rsidR="00DA4030" w:rsidRPr="00DA4030" w:rsidRDefault="00DA4030" w:rsidP="00DA4030">
      <w:pPr>
        <w:pStyle w:val="Heading2"/>
      </w:pPr>
      <w:bookmarkStart w:id="29" w:name="_Toc219732550"/>
      <w:r>
        <w:lastRenderedPageBreak/>
        <w:t>Delete</w:t>
      </w:r>
      <w:r w:rsidRPr="00DA4030">
        <w:t xml:space="preserve"> Model</w:t>
      </w:r>
      <w:bookmarkEnd w:id="29"/>
    </w:p>
    <w:p w14:paraId="0C06C7CA" w14:textId="012539CA" w:rsidR="00173DA1" w:rsidRDefault="00173DA1" w:rsidP="00173DA1">
      <w:r>
        <w:t>To delete</w:t>
      </w:r>
      <w:r w:rsidR="00886E80">
        <w:t xml:space="preserve"> a</w:t>
      </w:r>
      <w:r>
        <w:t xml:space="preserve"> model, click on the Delete</w:t>
      </w:r>
      <w:r w:rsidR="009D57E2">
        <w:t xml:space="preserve"> (1)</w:t>
      </w:r>
      <w:r>
        <w:t xml:space="preserve"> button. </w:t>
      </w:r>
      <w:r w:rsidRPr="00173DA1">
        <w:t xml:space="preserve">To delete all versions of the model, click on </w:t>
      </w:r>
      <w:r>
        <w:t xml:space="preserve">the </w:t>
      </w:r>
      <w:r w:rsidRPr="00173DA1">
        <w:t>Delete All</w:t>
      </w:r>
      <w:r w:rsidR="009D57E2">
        <w:t xml:space="preserve"> (2)</w:t>
      </w:r>
      <w:r w:rsidRPr="00173DA1">
        <w:t xml:space="preserve"> button</w:t>
      </w:r>
      <w:r>
        <w:t>.</w:t>
      </w:r>
    </w:p>
    <w:p w14:paraId="7B2B3A1D" w14:textId="47419061" w:rsidR="00173DA1" w:rsidRDefault="00173DA1" w:rsidP="00173DA1">
      <w:r>
        <w:t>There are certain validations made before the model is deleted, which are as follows.</w:t>
      </w:r>
    </w:p>
    <w:p w14:paraId="44617168" w14:textId="186479AA" w:rsidR="00173DA1" w:rsidRDefault="00173DA1" w:rsidP="00173DA1">
      <w:pPr>
        <w:pStyle w:val="ListParagraph"/>
        <w:numPr>
          <w:ilvl w:val="0"/>
          <w:numId w:val="16"/>
        </w:numPr>
      </w:pPr>
      <w:r>
        <w:t>If POI</w:t>
      </w:r>
      <w:r w:rsidR="00886E80">
        <w:t>s</w:t>
      </w:r>
      <w:r>
        <w:t xml:space="preserve"> are added </w:t>
      </w:r>
      <w:r w:rsidR="00886E80">
        <w:t>to</w:t>
      </w:r>
      <w:r>
        <w:t xml:space="preserve"> </w:t>
      </w:r>
      <w:r w:rsidR="00886E80">
        <w:t xml:space="preserve">the </w:t>
      </w:r>
      <w:r>
        <w:t>Model, then the model cannot be deleted until all POIs are deleted.</w:t>
      </w:r>
    </w:p>
    <w:p w14:paraId="69487AD2" w14:textId="08F3F442" w:rsidR="00173DA1" w:rsidRDefault="00173DA1" w:rsidP="00173DA1">
      <w:pPr>
        <w:pStyle w:val="ListParagraph"/>
        <w:numPr>
          <w:ilvl w:val="0"/>
          <w:numId w:val="16"/>
        </w:numPr>
      </w:pPr>
      <w:r>
        <w:t xml:space="preserve">If </w:t>
      </w:r>
      <w:r w:rsidR="00886E80">
        <w:t xml:space="preserve">the </w:t>
      </w:r>
      <w:r>
        <w:t xml:space="preserve">Model is mapped using either Model Mapper or POI Mapper application, then </w:t>
      </w:r>
      <w:r w:rsidR="00886E80">
        <w:t xml:space="preserve">the </w:t>
      </w:r>
      <w:r>
        <w:t xml:space="preserve">model cannot be deleted until </w:t>
      </w:r>
      <w:r w:rsidR="00886E80">
        <w:t xml:space="preserve">the </w:t>
      </w:r>
      <w:r>
        <w:t>mapping is deleted.</w:t>
      </w:r>
    </w:p>
    <w:p w14:paraId="1C9CB48A" w14:textId="727854FE" w:rsidR="00173DA1" w:rsidRDefault="00173DA1" w:rsidP="00173DA1">
      <w:pPr>
        <w:pStyle w:val="ListParagraph"/>
        <w:numPr>
          <w:ilvl w:val="0"/>
          <w:numId w:val="16"/>
        </w:numPr>
      </w:pPr>
      <w:r>
        <w:t xml:space="preserve">If </w:t>
      </w:r>
      <w:r w:rsidR="00886E80">
        <w:t xml:space="preserve">a </w:t>
      </w:r>
      <w:r>
        <w:t xml:space="preserve">Model is placed in any layout, then it cannot be deleted until </w:t>
      </w:r>
      <w:r w:rsidR="00886E80">
        <w:t xml:space="preserve">the </w:t>
      </w:r>
      <w:r>
        <w:t>layout is deleted.</w:t>
      </w:r>
    </w:p>
    <w:p w14:paraId="5062002F" w14:textId="77777777" w:rsidR="00173DA1" w:rsidRPr="00173DA1" w:rsidRDefault="00173DA1" w:rsidP="00324AF4">
      <w:pPr>
        <w:rPr>
          <w:sz w:val="2"/>
          <w:szCs w:val="4"/>
        </w:rPr>
      </w:pPr>
    </w:p>
    <w:p w14:paraId="30A26C93" w14:textId="11FCEAEA" w:rsidR="0042488A" w:rsidRDefault="75CEDC67" w:rsidP="0042488A">
      <w:r>
        <w:rPr>
          <w:noProof/>
        </w:rPr>
        <w:drawing>
          <wp:inline distT="0" distB="0" distL="0" distR="0" wp14:anchorId="3648CEDA" wp14:editId="60C626F1">
            <wp:extent cx="6382370" cy="3355931"/>
            <wp:effectExtent l="0" t="0" r="0" b="0"/>
            <wp:docPr id="22872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6081" name="drawing"/>
                    <pic:cNvPicPr/>
                  </pic:nvPicPr>
                  <pic:blipFill>
                    <a:blip r:embed="rId23">
                      <a:extLst>
                        <a:ext uri="{28A0092B-C50C-407E-A947-70E740481C1C}">
                          <a14:useLocalDpi xmlns:a14="http://schemas.microsoft.com/office/drawing/2010/main" val="0"/>
                        </a:ext>
                      </a:extLst>
                    </a:blip>
                    <a:stretch>
                      <a:fillRect/>
                    </a:stretch>
                  </pic:blipFill>
                  <pic:spPr>
                    <a:xfrm>
                      <a:off x="0" y="0"/>
                      <a:ext cx="6382370" cy="3355931"/>
                    </a:xfrm>
                    <a:prstGeom prst="rect">
                      <a:avLst/>
                    </a:prstGeom>
                  </pic:spPr>
                </pic:pic>
              </a:graphicData>
            </a:graphic>
          </wp:inline>
        </w:drawing>
      </w:r>
    </w:p>
    <w:p w14:paraId="262CEA6E" w14:textId="2962068F" w:rsidR="00833D13" w:rsidRPr="00F9401E" w:rsidRDefault="00E03C8D" w:rsidP="0042488A">
      <w:pPr>
        <w:pStyle w:val="Heading2"/>
      </w:pPr>
      <w:bookmarkStart w:id="30" w:name="_Toc219732551"/>
      <w:r>
        <w:t>Upload New Version</w:t>
      </w:r>
      <w:bookmarkEnd w:id="30"/>
    </w:p>
    <w:p w14:paraId="0557DD97" w14:textId="0096C915" w:rsidR="00833D13" w:rsidRPr="00E03C8D" w:rsidRDefault="00833D13" w:rsidP="00CE2701">
      <w:pPr>
        <w:numPr>
          <w:ilvl w:val="0"/>
          <w:numId w:val="11"/>
        </w:numPr>
      </w:pPr>
      <w:r w:rsidRPr="00E03C8D">
        <w:t xml:space="preserve">To upload </w:t>
      </w:r>
      <w:r>
        <w:t xml:space="preserve">a </w:t>
      </w:r>
      <w:r w:rsidRPr="00E03C8D">
        <w:t xml:space="preserve">new version of this model, </w:t>
      </w:r>
      <w:r w:rsidR="005911C4">
        <w:t>Click</w:t>
      </w:r>
      <w:r w:rsidR="00485C5A">
        <w:t xml:space="preserve"> on</w:t>
      </w:r>
      <w:r w:rsidR="005911C4">
        <w:t xml:space="preserve"> </w:t>
      </w:r>
      <w:r w:rsidR="00485C5A" w:rsidRPr="00AC0AD4">
        <w:rPr>
          <w:i/>
          <w:iCs/>
        </w:rPr>
        <w:t>UPLOAD NEW</w:t>
      </w:r>
      <w:r w:rsidRPr="00E03C8D">
        <w:t>. A new dialog window opens to upload the new version.</w:t>
      </w:r>
    </w:p>
    <w:p w14:paraId="6A32AF62" w14:textId="56C09F17" w:rsidR="00E03C8D" w:rsidRDefault="00FB35A9" w:rsidP="00E03C8D">
      <w:pPr>
        <w:spacing w:after="240"/>
      </w:pPr>
      <w:r>
        <w:rPr>
          <w:noProof/>
        </w:rPr>
        <w:drawing>
          <wp:inline distT="0" distB="0" distL="0" distR="0" wp14:anchorId="7ECA182E" wp14:editId="0F75A628">
            <wp:extent cx="6032298" cy="3118361"/>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6045936" cy="3125411"/>
                    </a:xfrm>
                    <a:prstGeom prst="rect">
                      <a:avLst/>
                    </a:prstGeom>
                    <a:noFill/>
                    <a:ln>
                      <a:noFill/>
                    </a:ln>
                  </pic:spPr>
                </pic:pic>
              </a:graphicData>
            </a:graphic>
          </wp:inline>
        </w:drawing>
      </w:r>
    </w:p>
    <w:p w14:paraId="11747B20" w14:textId="24941CCF" w:rsidR="00AE5FC8" w:rsidRDefault="00CB3873" w:rsidP="00CE2701">
      <w:pPr>
        <w:numPr>
          <w:ilvl w:val="0"/>
          <w:numId w:val="11"/>
        </w:numPr>
      </w:pPr>
      <w:r>
        <w:t xml:space="preserve">Confirm that the selected plant is shown in the </w:t>
      </w:r>
      <w:r>
        <w:rPr>
          <w:i/>
          <w:iCs/>
        </w:rPr>
        <w:t>Tag</w:t>
      </w:r>
      <w:r>
        <w:t xml:space="preserve"> field</w:t>
      </w:r>
    </w:p>
    <w:p w14:paraId="2C7480F3" w14:textId="77777777" w:rsidR="0042488A" w:rsidRDefault="0042488A" w:rsidP="00CE2701">
      <w:pPr>
        <w:numPr>
          <w:ilvl w:val="0"/>
          <w:numId w:val="11"/>
        </w:numPr>
        <w:sectPr w:rsidR="0042488A" w:rsidSect="005F7FC1">
          <w:pgSz w:w="12240" w:h="20160" w:code="1"/>
          <w:pgMar w:top="1440" w:right="1440" w:bottom="1440" w:left="1440" w:header="720" w:footer="720" w:gutter="0"/>
          <w:cols w:space="1440"/>
          <w:docGrid w:linePitch="360"/>
        </w:sectPr>
      </w:pPr>
    </w:p>
    <w:p w14:paraId="4635F5EC" w14:textId="39446F74" w:rsidR="00833D13" w:rsidRDefault="00833D13" w:rsidP="00CE2701">
      <w:pPr>
        <w:numPr>
          <w:ilvl w:val="0"/>
          <w:numId w:val="11"/>
        </w:numPr>
      </w:pPr>
      <w:r w:rsidRPr="00F9401E">
        <w:lastRenderedPageBreak/>
        <w:t xml:space="preserve">Update the fields and click on the </w:t>
      </w:r>
      <w:r w:rsidRPr="00AC0AD4">
        <w:rPr>
          <w:i/>
          <w:iCs/>
        </w:rPr>
        <w:t>Update New Version</w:t>
      </w:r>
      <w:r w:rsidRPr="00F9401E">
        <w:t xml:space="preserve"> option.</w:t>
      </w:r>
    </w:p>
    <w:p w14:paraId="05A8B86C" w14:textId="77777777" w:rsidR="00F873D0" w:rsidRDefault="00984715" w:rsidP="00B46B50">
      <w:r>
        <w:rPr>
          <w:noProof/>
        </w:rPr>
        <w:drawing>
          <wp:inline distT="0" distB="0" distL="0" distR="0" wp14:anchorId="48BE92F9" wp14:editId="2A79C4E8">
            <wp:extent cx="6000918" cy="3838575"/>
            <wp:effectExtent l="0" t="0" r="0" b="0"/>
            <wp:docPr id="835915998" name="Picture 83591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15998" name="Picture 83591599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022318" cy="3852264"/>
                    </a:xfrm>
                    <a:prstGeom prst="rect">
                      <a:avLst/>
                    </a:prstGeom>
                    <a:noFill/>
                    <a:ln>
                      <a:noFill/>
                    </a:ln>
                  </pic:spPr>
                </pic:pic>
              </a:graphicData>
            </a:graphic>
          </wp:inline>
        </w:drawing>
      </w:r>
    </w:p>
    <w:p w14:paraId="6F8F250D" w14:textId="77777777" w:rsidR="002F2EE9" w:rsidRDefault="002F2EE9" w:rsidP="0042488A"/>
    <w:p w14:paraId="79BA0C59" w14:textId="758547BB" w:rsidR="00833D13" w:rsidRPr="00F9401E" w:rsidRDefault="00833D13" w:rsidP="00CE2701">
      <w:pPr>
        <w:pStyle w:val="ListParagraph"/>
        <w:numPr>
          <w:ilvl w:val="0"/>
          <w:numId w:val="11"/>
        </w:numPr>
      </w:pPr>
      <w:r w:rsidRPr="00F9401E">
        <w:t>When the model update is complete, the user can view the list of versions in the drop</w:t>
      </w:r>
      <w:r w:rsidR="00E71251">
        <w:t>-</w:t>
      </w:r>
      <w:r w:rsidRPr="00F9401E">
        <w:t xml:space="preserve">down </w:t>
      </w:r>
      <w:r w:rsidR="00E71251">
        <w:t>menu</w:t>
      </w:r>
      <w:r w:rsidRPr="00F9401E">
        <w:t xml:space="preserve"> </w:t>
      </w:r>
      <w:r w:rsidR="0048449A">
        <w:t xml:space="preserve">and </w:t>
      </w:r>
      <w:r w:rsidR="007C3791">
        <w:t>select a version to view</w:t>
      </w:r>
      <w:r w:rsidR="0048449A">
        <w:t xml:space="preserve"> it in the window</w:t>
      </w:r>
      <w:r w:rsidR="00B84898">
        <w:t>.</w:t>
      </w:r>
    </w:p>
    <w:p w14:paraId="0C7C1075" w14:textId="7EE33396" w:rsidR="00E03C8D" w:rsidRDefault="00643F27" w:rsidP="0086241C">
      <w:r>
        <w:rPr>
          <w:noProof/>
        </w:rPr>
        <w:drawing>
          <wp:inline distT="0" distB="0" distL="0" distR="0" wp14:anchorId="0E6E54A3" wp14:editId="453EA611">
            <wp:extent cx="6152456" cy="3155802"/>
            <wp:effectExtent l="0" t="0" r="1270" b="6985"/>
            <wp:docPr id="1654399514" name="Picture 165439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9514" name="Picture 165439951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187454" cy="3173754"/>
                    </a:xfrm>
                    <a:prstGeom prst="rect">
                      <a:avLst/>
                    </a:prstGeom>
                    <a:noFill/>
                    <a:ln>
                      <a:noFill/>
                    </a:ln>
                  </pic:spPr>
                </pic:pic>
              </a:graphicData>
            </a:graphic>
          </wp:inline>
        </w:drawing>
      </w:r>
    </w:p>
    <w:sectPr w:rsidR="00E03C8D" w:rsidSect="005F7FC1">
      <w:pgSz w:w="12240" w:h="2016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EE6C" w14:textId="77777777" w:rsidR="00B87CE7" w:rsidRDefault="00B87CE7" w:rsidP="00292ED3">
      <w:r>
        <w:separator/>
      </w:r>
    </w:p>
  </w:endnote>
  <w:endnote w:type="continuationSeparator" w:id="0">
    <w:p w14:paraId="3DAA905D" w14:textId="77777777" w:rsidR="00B87CE7" w:rsidRDefault="00B87CE7" w:rsidP="00292ED3">
      <w:r>
        <w:continuationSeparator/>
      </w:r>
    </w:p>
  </w:endnote>
  <w:endnote w:type="continuationNotice" w:id="1">
    <w:p w14:paraId="3447486E" w14:textId="77777777" w:rsidR="00B87CE7" w:rsidRDefault="00B87CE7"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4D82F533" w:rsidR="006324D6" w:rsidRPr="00014F71" w:rsidRDefault="004B649B" w:rsidP="00ED6824">
    <w:pPr>
      <w:tabs>
        <w:tab w:val="left" w:pos="284"/>
        <w:tab w:val="left" w:pos="993"/>
      </w:tabs>
      <w:rPr>
        <w:sz w:val="16"/>
        <w:szCs w:val="16"/>
      </w:rPr>
    </w:pPr>
    <w:r>
      <w:rPr>
        <w:sz w:val="16"/>
        <w:szCs w:val="16"/>
      </w:rPr>
      <w:t>© 202</w:t>
    </w:r>
    <w:r w:rsidR="000F0B41">
      <w:rPr>
        <w:sz w:val="16"/>
        <w:szCs w:val="16"/>
      </w:rPr>
      <w:t>6</w:t>
    </w:r>
    <w:r>
      <w:rPr>
        <w:sz w:val="16"/>
        <w:szCs w:val="16"/>
      </w:rPr>
      <w:t xml:space="preserve"> Accenture. All rights reserved.</w:t>
    </w:r>
    <w:r w:rsidRPr="004B649B">
      <w:rPr>
        <w:sz w:val="16"/>
        <w:szCs w:val="16"/>
      </w:rPr>
      <w:ptab w:relativeTo="margin" w:alignment="center" w:leader="none"/>
    </w:r>
    <w:r w:rsidR="0042488A">
      <w:rPr>
        <w:sz w:val="16"/>
        <w:szCs w:val="16"/>
      </w:rPr>
      <w:t xml:space="preserve">           </w:t>
    </w:r>
    <w:r>
      <w:rPr>
        <w:sz w:val="16"/>
        <w:szCs w:val="16"/>
      </w:rPr>
      <w:t xml:space="preserve">Document Version: </w:t>
    </w:r>
    <w:sdt>
      <w:sdtPr>
        <w:rPr>
          <w:sz w:val="16"/>
          <w:szCs w:val="16"/>
        </w:rPr>
        <w:alias w:val="Label"/>
        <w:tag w:val="DLCPolicyLabelValue"/>
        <w:id w:val="-65276261"/>
        <w:lock w:val="contentLocked"/>
        <w:placeholder>
          <w:docPart w:val="B151AD4F98054B9880941F8491BED6A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0" w:author="Olson, Ed" w:date="2026-02-12T14:33:00Z" w16du:dateUtc="2026-02-12T20:33:00Z">
          <w:r w:rsidR="00DB496E" w:rsidDel="00702F33">
            <w:rPr>
              <w:sz w:val="16"/>
              <w:szCs w:val="16"/>
            </w:rPr>
            <w:delText>17.0</w:delText>
          </w:r>
        </w:del>
        <w:ins w:id="1" w:author="Olson, Ed" w:date="2026-02-12T14:33:00Z" w16du:dateUtc="2026-02-12T20:33:00Z">
          <w:r w:rsidR="00702F33">
            <w:rPr>
              <w:sz w:val="16"/>
              <w:szCs w:val="16"/>
            </w:rPr>
            <w:t>18.0</w:t>
          </w:r>
        </w:ins>
      </w:sdtContent>
    </w:sdt>
    <w:r w:rsidRPr="004B649B">
      <w:rPr>
        <w:sz w:val="16"/>
        <w:szCs w:val="16"/>
      </w:rPr>
      <w:ptab w:relativeTo="margin" w:alignment="right" w:leader="none"/>
    </w:r>
    <w:r w:rsidRPr="004B649B">
      <w:rPr>
        <w:sz w:val="16"/>
        <w:szCs w:val="16"/>
      </w:rPr>
      <w:fldChar w:fldCharType="begin"/>
    </w:r>
    <w:r w:rsidRPr="004B649B">
      <w:rPr>
        <w:sz w:val="16"/>
        <w:szCs w:val="16"/>
      </w:rPr>
      <w:instrText xml:space="preserve"> PAGE   \* MERGEFORMAT </w:instrText>
    </w:r>
    <w:r w:rsidRPr="004B649B">
      <w:rPr>
        <w:sz w:val="16"/>
        <w:szCs w:val="16"/>
      </w:rPr>
      <w:fldChar w:fldCharType="separate"/>
    </w:r>
    <w:r w:rsidRPr="004B649B">
      <w:rPr>
        <w:noProof/>
        <w:sz w:val="16"/>
        <w:szCs w:val="16"/>
      </w:rPr>
      <w:t>1</w:t>
    </w:r>
    <w:r w:rsidRPr="004B649B">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864B" w14:textId="77777777" w:rsidR="00B87CE7" w:rsidRDefault="00B87CE7" w:rsidP="00292ED3">
      <w:r>
        <w:separator/>
      </w:r>
    </w:p>
  </w:footnote>
  <w:footnote w:type="continuationSeparator" w:id="0">
    <w:p w14:paraId="5A582096" w14:textId="77777777" w:rsidR="00B87CE7" w:rsidRDefault="00B87CE7" w:rsidP="00292ED3">
      <w:r>
        <w:continuationSeparator/>
      </w:r>
    </w:p>
  </w:footnote>
  <w:footnote w:type="continuationNotice" w:id="1">
    <w:p w14:paraId="133B3DEF" w14:textId="77777777" w:rsidR="00B87CE7" w:rsidRDefault="00B87CE7"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E912" w14:textId="0FB9BF6F" w:rsidR="00094B90" w:rsidRDefault="000405E9">
    <w:pPr>
      <w:pStyle w:val="Header"/>
    </w:pPr>
    <w:r>
      <w:rPr>
        <w:noProof/>
        <w14:ligatures w14:val="none"/>
      </w:rPr>
      <w:drawing>
        <wp:inline distT="0" distB="0" distL="0" distR="0" wp14:anchorId="2DC3EDCD" wp14:editId="5AA7A776">
          <wp:extent cx="1499505" cy="144000"/>
          <wp:effectExtent l="0" t="0" r="0" b="8890"/>
          <wp:docPr id="25767107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908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094B90">
      <w:ptab w:relativeTo="margin" w:alignment="center" w:leader="none"/>
    </w:r>
    <w:r w:rsidR="00094B90">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AD65F9D"/>
    <w:multiLevelType w:val="hybridMultilevel"/>
    <w:tmpl w:val="81AE59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6"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65018C"/>
    <w:multiLevelType w:val="hybridMultilevel"/>
    <w:tmpl w:val="00842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051795"/>
    <w:multiLevelType w:val="hybridMultilevel"/>
    <w:tmpl w:val="02D0463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393341"/>
    <w:multiLevelType w:val="hybridMultilevel"/>
    <w:tmpl w:val="8F841FF6"/>
    <w:lvl w:ilvl="0" w:tplc="EF762580">
      <w:start w:val="1"/>
      <w:numFmt w:val="decimal"/>
      <w:lvlText w:val="%1."/>
      <w:lvlJc w:val="left"/>
      <w:pPr>
        <w:tabs>
          <w:tab w:val="num" w:pos="0"/>
        </w:tabs>
        <w:ind w:left="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E6AA0"/>
    <w:multiLevelType w:val="hybridMultilevel"/>
    <w:tmpl w:val="54C8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8F7526"/>
    <w:multiLevelType w:val="hybridMultilevel"/>
    <w:tmpl w:val="FC74B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0451555">
    <w:abstractNumId w:val="10"/>
  </w:num>
  <w:num w:numId="2" w16cid:durableId="195822074">
    <w:abstractNumId w:val="2"/>
  </w:num>
  <w:num w:numId="3" w16cid:durableId="2000381852">
    <w:abstractNumId w:val="1"/>
  </w:num>
  <w:num w:numId="4" w16cid:durableId="999115767">
    <w:abstractNumId w:val="0"/>
  </w:num>
  <w:num w:numId="5" w16cid:durableId="910698906">
    <w:abstractNumId w:val="11"/>
  </w:num>
  <w:num w:numId="6" w16cid:durableId="328944308">
    <w:abstractNumId w:val="13"/>
    <w:lvlOverride w:ilvl="0">
      <w:startOverride w:val="1"/>
    </w:lvlOverride>
  </w:num>
  <w:num w:numId="7" w16cid:durableId="264928577">
    <w:abstractNumId w:val="5"/>
  </w:num>
  <w:num w:numId="8" w16cid:durableId="970093283">
    <w:abstractNumId w:val="9"/>
  </w:num>
  <w:num w:numId="9" w16cid:durableId="1476484284">
    <w:abstractNumId w:val="14"/>
  </w:num>
  <w:num w:numId="10" w16cid:durableId="1155757215">
    <w:abstractNumId w:val="6"/>
  </w:num>
  <w:num w:numId="11" w16cid:durableId="768232520">
    <w:abstractNumId w:val="15"/>
  </w:num>
  <w:num w:numId="12" w16cid:durableId="2122143729">
    <w:abstractNumId w:val="4"/>
  </w:num>
  <w:num w:numId="13" w16cid:durableId="49808471">
    <w:abstractNumId w:val="7"/>
  </w:num>
  <w:num w:numId="14" w16cid:durableId="1958872461">
    <w:abstractNumId w:val="8"/>
  </w:num>
  <w:num w:numId="15" w16cid:durableId="1800562285">
    <w:abstractNumId w:val="3"/>
  </w:num>
  <w:num w:numId="16" w16cid:durableId="849687334">
    <w:abstractNumId w:val="17"/>
  </w:num>
  <w:num w:numId="17" w16cid:durableId="538588606">
    <w:abstractNumId w:val="12"/>
  </w:num>
  <w:num w:numId="18" w16cid:durableId="834880547">
    <w:abstractNumId w:val="1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lE/+1JNYQfrZvgkSRUk6+DlZpkg4+Gr9inBagHNud1rUbqZxyozTgaePJcjLEfW2qbmSSQeCM5bFo89O7vIAgg==" w:salt="X4GIPcKwbm05A5CQE8C7F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0FAN/cVFUtAAAA"/>
  </w:docVars>
  <w:rsids>
    <w:rsidRoot w:val="00514A55"/>
    <w:rsid w:val="00000B8F"/>
    <w:rsid w:val="000017CF"/>
    <w:rsid w:val="00003140"/>
    <w:rsid w:val="00003623"/>
    <w:rsid w:val="00005540"/>
    <w:rsid w:val="00012D9D"/>
    <w:rsid w:val="000138B2"/>
    <w:rsid w:val="0001413D"/>
    <w:rsid w:val="000144BE"/>
    <w:rsid w:val="00014F71"/>
    <w:rsid w:val="00016D82"/>
    <w:rsid w:val="0002168C"/>
    <w:rsid w:val="0002300F"/>
    <w:rsid w:val="00027D2A"/>
    <w:rsid w:val="0003056E"/>
    <w:rsid w:val="00030573"/>
    <w:rsid w:val="000340EB"/>
    <w:rsid w:val="00036EC4"/>
    <w:rsid w:val="000405E9"/>
    <w:rsid w:val="000406AC"/>
    <w:rsid w:val="0005053E"/>
    <w:rsid w:val="000511E6"/>
    <w:rsid w:val="0005677C"/>
    <w:rsid w:val="00057F3B"/>
    <w:rsid w:val="00060A9C"/>
    <w:rsid w:val="000619E8"/>
    <w:rsid w:val="00062086"/>
    <w:rsid w:val="00062558"/>
    <w:rsid w:val="00063AC7"/>
    <w:rsid w:val="000703CF"/>
    <w:rsid w:val="0007089D"/>
    <w:rsid w:val="00070CFD"/>
    <w:rsid w:val="000729DA"/>
    <w:rsid w:val="00073A41"/>
    <w:rsid w:val="00073E09"/>
    <w:rsid w:val="00074C70"/>
    <w:rsid w:val="0007562C"/>
    <w:rsid w:val="00077442"/>
    <w:rsid w:val="000805DF"/>
    <w:rsid w:val="00081017"/>
    <w:rsid w:val="000915B6"/>
    <w:rsid w:val="00091D2A"/>
    <w:rsid w:val="00092731"/>
    <w:rsid w:val="000937DA"/>
    <w:rsid w:val="00093BBF"/>
    <w:rsid w:val="0009458F"/>
    <w:rsid w:val="00094B90"/>
    <w:rsid w:val="0009755F"/>
    <w:rsid w:val="000A1970"/>
    <w:rsid w:val="000A6CA5"/>
    <w:rsid w:val="000B18D4"/>
    <w:rsid w:val="000B3D72"/>
    <w:rsid w:val="000B453B"/>
    <w:rsid w:val="000B628F"/>
    <w:rsid w:val="000B6304"/>
    <w:rsid w:val="000B7163"/>
    <w:rsid w:val="000C4266"/>
    <w:rsid w:val="000C49BD"/>
    <w:rsid w:val="000C50F4"/>
    <w:rsid w:val="000C57F6"/>
    <w:rsid w:val="000D0339"/>
    <w:rsid w:val="000D4533"/>
    <w:rsid w:val="000D48C6"/>
    <w:rsid w:val="000D5AB8"/>
    <w:rsid w:val="000D75B3"/>
    <w:rsid w:val="000E010C"/>
    <w:rsid w:val="000E01D7"/>
    <w:rsid w:val="000E0C5B"/>
    <w:rsid w:val="000E23A1"/>
    <w:rsid w:val="000E4674"/>
    <w:rsid w:val="000E7192"/>
    <w:rsid w:val="000F0B41"/>
    <w:rsid w:val="000F1C14"/>
    <w:rsid w:val="00102D12"/>
    <w:rsid w:val="001033EC"/>
    <w:rsid w:val="0010675F"/>
    <w:rsid w:val="00110A62"/>
    <w:rsid w:val="001119D6"/>
    <w:rsid w:val="001141DB"/>
    <w:rsid w:val="00116B9D"/>
    <w:rsid w:val="001210AF"/>
    <w:rsid w:val="00121EF7"/>
    <w:rsid w:val="00125C9F"/>
    <w:rsid w:val="00126D45"/>
    <w:rsid w:val="00127E11"/>
    <w:rsid w:val="0013232D"/>
    <w:rsid w:val="0013689C"/>
    <w:rsid w:val="001371E8"/>
    <w:rsid w:val="0014105A"/>
    <w:rsid w:val="001414C5"/>
    <w:rsid w:val="00142EC4"/>
    <w:rsid w:val="00143BFC"/>
    <w:rsid w:val="00147460"/>
    <w:rsid w:val="001504A5"/>
    <w:rsid w:val="0015162F"/>
    <w:rsid w:val="0015363A"/>
    <w:rsid w:val="001551BE"/>
    <w:rsid w:val="00157060"/>
    <w:rsid w:val="001576CE"/>
    <w:rsid w:val="001607E1"/>
    <w:rsid w:val="00162191"/>
    <w:rsid w:val="00162EEB"/>
    <w:rsid w:val="00163081"/>
    <w:rsid w:val="001634C3"/>
    <w:rsid w:val="00163C7B"/>
    <w:rsid w:val="00164AC9"/>
    <w:rsid w:val="001732AD"/>
    <w:rsid w:val="00173405"/>
    <w:rsid w:val="00173DA1"/>
    <w:rsid w:val="0017470C"/>
    <w:rsid w:val="00176648"/>
    <w:rsid w:val="00180549"/>
    <w:rsid w:val="00180A4D"/>
    <w:rsid w:val="0018149A"/>
    <w:rsid w:val="00182303"/>
    <w:rsid w:val="0018285B"/>
    <w:rsid w:val="00183268"/>
    <w:rsid w:val="00184315"/>
    <w:rsid w:val="001848A8"/>
    <w:rsid w:val="00185897"/>
    <w:rsid w:val="001860BD"/>
    <w:rsid w:val="00186347"/>
    <w:rsid w:val="00186E91"/>
    <w:rsid w:val="0019055D"/>
    <w:rsid w:val="00192218"/>
    <w:rsid w:val="001935D6"/>
    <w:rsid w:val="001959A1"/>
    <w:rsid w:val="00196173"/>
    <w:rsid w:val="00196437"/>
    <w:rsid w:val="0019E1C6"/>
    <w:rsid w:val="001A036D"/>
    <w:rsid w:val="001A2455"/>
    <w:rsid w:val="001A2FE0"/>
    <w:rsid w:val="001A4CD1"/>
    <w:rsid w:val="001A6A10"/>
    <w:rsid w:val="001A6C01"/>
    <w:rsid w:val="001B1211"/>
    <w:rsid w:val="001B2C41"/>
    <w:rsid w:val="001B337C"/>
    <w:rsid w:val="001B3E74"/>
    <w:rsid w:val="001B53A7"/>
    <w:rsid w:val="001C28B4"/>
    <w:rsid w:val="001C343D"/>
    <w:rsid w:val="001C3C35"/>
    <w:rsid w:val="001C6C90"/>
    <w:rsid w:val="001C71BC"/>
    <w:rsid w:val="001D0915"/>
    <w:rsid w:val="001D2C8D"/>
    <w:rsid w:val="001D6061"/>
    <w:rsid w:val="001D7712"/>
    <w:rsid w:val="001D7943"/>
    <w:rsid w:val="001E0928"/>
    <w:rsid w:val="001E262F"/>
    <w:rsid w:val="001E299D"/>
    <w:rsid w:val="001E4763"/>
    <w:rsid w:val="001E6EDB"/>
    <w:rsid w:val="001E75BD"/>
    <w:rsid w:val="001E7E9F"/>
    <w:rsid w:val="001F521C"/>
    <w:rsid w:val="001F6841"/>
    <w:rsid w:val="00203E51"/>
    <w:rsid w:val="00210345"/>
    <w:rsid w:val="0021148F"/>
    <w:rsid w:val="00213B87"/>
    <w:rsid w:val="00213EC3"/>
    <w:rsid w:val="002143E7"/>
    <w:rsid w:val="00217AE9"/>
    <w:rsid w:val="00217D3F"/>
    <w:rsid w:val="00220D9D"/>
    <w:rsid w:val="00221293"/>
    <w:rsid w:val="002233AD"/>
    <w:rsid w:val="002240E0"/>
    <w:rsid w:val="00226EEA"/>
    <w:rsid w:val="00231307"/>
    <w:rsid w:val="002357FA"/>
    <w:rsid w:val="00237437"/>
    <w:rsid w:val="00241008"/>
    <w:rsid w:val="0024284F"/>
    <w:rsid w:val="002454FB"/>
    <w:rsid w:val="00246AB1"/>
    <w:rsid w:val="00246B0A"/>
    <w:rsid w:val="00250C84"/>
    <w:rsid w:val="002516E1"/>
    <w:rsid w:val="00253A68"/>
    <w:rsid w:val="00260444"/>
    <w:rsid w:val="00264C40"/>
    <w:rsid w:val="00264CB5"/>
    <w:rsid w:val="0026517F"/>
    <w:rsid w:val="002654B7"/>
    <w:rsid w:val="002706C5"/>
    <w:rsid w:val="002718AB"/>
    <w:rsid w:val="00272FD6"/>
    <w:rsid w:val="0027307C"/>
    <w:rsid w:val="002737CE"/>
    <w:rsid w:val="0027666D"/>
    <w:rsid w:val="00280210"/>
    <w:rsid w:val="00280402"/>
    <w:rsid w:val="0028186D"/>
    <w:rsid w:val="00283874"/>
    <w:rsid w:val="00284C9C"/>
    <w:rsid w:val="00286101"/>
    <w:rsid w:val="00286356"/>
    <w:rsid w:val="00287923"/>
    <w:rsid w:val="00291F1F"/>
    <w:rsid w:val="00292ED3"/>
    <w:rsid w:val="0029314A"/>
    <w:rsid w:val="0029387C"/>
    <w:rsid w:val="0029672A"/>
    <w:rsid w:val="002A0931"/>
    <w:rsid w:val="002A1165"/>
    <w:rsid w:val="002A58F5"/>
    <w:rsid w:val="002B2E41"/>
    <w:rsid w:val="002B5357"/>
    <w:rsid w:val="002B791B"/>
    <w:rsid w:val="002B7F5E"/>
    <w:rsid w:val="002C0AC2"/>
    <w:rsid w:val="002C25C9"/>
    <w:rsid w:val="002C3126"/>
    <w:rsid w:val="002C4DDD"/>
    <w:rsid w:val="002C5853"/>
    <w:rsid w:val="002D0BC0"/>
    <w:rsid w:val="002D2B1B"/>
    <w:rsid w:val="002D2DA4"/>
    <w:rsid w:val="002D5031"/>
    <w:rsid w:val="002D62CD"/>
    <w:rsid w:val="002E11DE"/>
    <w:rsid w:val="002E2CCB"/>
    <w:rsid w:val="002E33AB"/>
    <w:rsid w:val="002E6D1F"/>
    <w:rsid w:val="002F09C5"/>
    <w:rsid w:val="002F0D5B"/>
    <w:rsid w:val="002F178A"/>
    <w:rsid w:val="002F2968"/>
    <w:rsid w:val="002F2EE9"/>
    <w:rsid w:val="002F3C1F"/>
    <w:rsid w:val="002F5FE3"/>
    <w:rsid w:val="002F7354"/>
    <w:rsid w:val="002F7C33"/>
    <w:rsid w:val="003016F1"/>
    <w:rsid w:val="00302937"/>
    <w:rsid w:val="00303E62"/>
    <w:rsid w:val="00305FFE"/>
    <w:rsid w:val="00311C6F"/>
    <w:rsid w:val="0031228E"/>
    <w:rsid w:val="00313A4F"/>
    <w:rsid w:val="00313E7E"/>
    <w:rsid w:val="003142EF"/>
    <w:rsid w:val="0031446E"/>
    <w:rsid w:val="0031646F"/>
    <w:rsid w:val="0032046A"/>
    <w:rsid w:val="003217DF"/>
    <w:rsid w:val="00321D30"/>
    <w:rsid w:val="003222A9"/>
    <w:rsid w:val="00322411"/>
    <w:rsid w:val="0032387F"/>
    <w:rsid w:val="00323ABD"/>
    <w:rsid w:val="0032471A"/>
    <w:rsid w:val="00324AF4"/>
    <w:rsid w:val="003260E8"/>
    <w:rsid w:val="00326BA0"/>
    <w:rsid w:val="00326F90"/>
    <w:rsid w:val="00333F1D"/>
    <w:rsid w:val="00335C32"/>
    <w:rsid w:val="00336589"/>
    <w:rsid w:val="0033732A"/>
    <w:rsid w:val="00337546"/>
    <w:rsid w:val="003406D1"/>
    <w:rsid w:val="00343445"/>
    <w:rsid w:val="00343D7C"/>
    <w:rsid w:val="00344380"/>
    <w:rsid w:val="00344494"/>
    <w:rsid w:val="003444E0"/>
    <w:rsid w:val="00344AA0"/>
    <w:rsid w:val="00344E06"/>
    <w:rsid w:val="00345F93"/>
    <w:rsid w:val="00347606"/>
    <w:rsid w:val="003508B8"/>
    <w:rsid w:val="00351A32"/>
    <w:rsid w:val="0035216D"/>
    <w:rsid w:val="00352F1D"/>
    <w:rsid w:val="00353C3F"/>
    <w:rsid w:val="00357D37"/>
    <w:rsid w:val="0036035C"/>
    <w:rsid w:val="00364128"/>
    <w:rsid w:val="0036600C"/>
    <w:rsid w:val="0037148D"/>
    <w:rsid w:val="0037417B"/>
    <w:rsid w:val="00376A66"/>
    <w:rsid w:val="00384518"/>
    <w:rsid w:val="00391959"/>
    <w:rsid w:val="003921E5"/>
    <w:rsid w:val="003921EA"/>
    <w:rsid w:val="0039254B"/>
    <w:rsid w:val="00392AC8"/>
    <w:rsid w:val="003958CF"/>
    <w:rsid w:val="003961A4"/>
    <w:rsid w:val="00396595"/>
    <w:rsid w:val="003A6DBC"/>
    <w:rsid w:val="003A6E07"/>
    <w:rsid w:val="003A7F18"/>
    <w:rsid w:val="003B0BC1"/>
    <w:rsid w:val="003B0F93"/>
    <w:rsid w:val="003B1376"/>
    <w:rsid w:val="003B4A1D"/>
    <w:rsid w:val="003B5A69"/>
    <w:rsid w:val="003B60AD"/>
    <w:rsid w:val="003B69CA"/>
    <w:rsid w:val="003B71A6"/>
    <w:rsid w:val="003B7541"/>
    <w:rsid w:val="003C08CC"/>
    <w:rsid w:val="003C1E9B"/>
    <w:rsid w:val="003C226D"/>
    <w:rsid w:val="003C2796"/>
    <w:rsid w:val="003C28A9"/>
    <w:rsid w:val="003C3BD8"/>
    <w:rsid w:val="003C4661"/>
    <w:rsid w:val="003C555F"/>
    <w:rsid w:val="003C5A3F"/>
    <w:rsid w:val="003C5CD7"/>
    <w:rsid w:val="003C6603"/>
    <w:rsid w:val="003C6B9C"/>
    <w:rsid w:val="003C7BA4"/>
    <w:rsid w:val="003D16D1"/>
    <w:rsid w:val="003D1B55"/>
    <w:rsid w:val="003E1411"/>
    <w:rsid w:val="003E4575"/>
    <w:rsid w:val="003E463B"/>
    <w:rsid w:val="003E5A0E"/>
    <w:rsid w:val="003E5B63"/>
    <w:rsid w:val="003E5BFA"/>
    <w:rsid w:val="003E5C83"/>
    <w:rsid w:val="003F00F7"/>
    <w:rsid w:val="003F41D7"/>
    <w:rsid w:val="003F4A67"/>
    <w:rsid w:val="0040097B"/>
    <w:rsid w:val="0040123B"/>
    <w:rsid w:val="00402926"/>
    <w:rsid w:val="00404732"/>
    <w:rsid w:val="004053F1"/>
    <w:rsid w:val="00406A92"/>
    <w:rsid w:val="00415C18"/>
    <w:rsid w:val="00415E5C"/>
    <w:rsid w:val="004216B8"/>
    <w:rsid w:val="00422DF4"/>
    <w:rsid w:val="0042488A"/>
    <w:rsid w:val="004257E2"/>
    <w:rsid w:val="0042592C"/>
    <w:rsid w:val="00425F76"/>
    <w:rsid w:val="00430598"/>
    <w:rsid w:val="00432FBD"/>
    <w:rsid w:val="004338AF"/>
    <w:rsid w:val="00440C12"/>
    <w:rsid w:val="0044178B"/>
    <w:rsid w:val="00442C36"/>
    <w:rsid w:val="00443A06"/>
    <w:rsid w:val="0044409B"/>
    <w:rsid w:val="0044425C"/>
    <w:rsid w:val="0044652E"/>
    <w:rsid w:val="00447F10"/>
    <w:rsid w:val="004507EE"/>
    <w:rsid w:val="00450B53"/>
    <w:rsid w:val="004516B6"/>
    <w:rsid w:val="004523E8"/>
    <w:rsid w:val="004560B4"/>
    <w:rsid w:val="004565FF"/>
    <w:rsid w:val="00457827"/>
    <w:rsid w:val="00460C06"/>
    <w:rsid w:val="004616BC"/>
    <w:rsid w:val="00463243"/>
    <w:rsid w:val="00466FC7"/>
    <w:rsid w:val="00470B19"/>
    <w:rsid w:val="0047271E"/>
    <w:rsid w:val="00473A4D"/>
    <w:rsid w:val="00474E43"/>
    <w:rsid w:val="00476174"/>
    <w:rsid w:val="00476B67"/>
    <w:rsid w:val="0048166A"/>
    <w:rsid w:val="004822D5"/>
    <w:rsid w:val="00483E0A"/>
    <w:rsid w:val="0048449A"/>
    <w:rsid w:val="00484C20"/>
    <w:rsid w:val="00485C5A"/>
    <w:rsid w:val="00486255"/>
    <w:rsid w:val="00487735"/>
    <w:rsid w:val="0049191B"/>
    <w:rsid w:val="00493C44"/>
    <w:rsid w:val="004A082D"/>
    <w:rsid w:val="004A411D"/>
    <w:rsid w:val="004A5470"/>
    <w:rsid w:val="004A790D"/>
    <w:rsid w:val="004B0E74"/>
    <w:rsid w:val="004B649B"/>
    <w:rsid w:val="004C0D9D"/>
    <w:rsid w:val="004C3A76"/>
    <w:rsid w:val="004C505B"/>
    <w:rsid w:val="004C58C3"/>
    <w:rsid w:val="004C67E0"/>
    <w:rsid w:val="004C7CEE"/>
    <w:rsid w:val="004D03C0"/>
    <w:rsid w:val="004D5042"/>
    <w:rsid w:val="004D7344"/>
    <w:rsid w:val="004E0E72"/>
    <w:rsid w:val="004E2458"/>
    <w:rsid w:val="004E57B5"/>
    <w:rsid w:val="004E57C7"/>
    <w:rsid w:val="004F11B7"/>
    <w:rsid w:val="004F2CBC"/>
    <w:rsid w:val="004F6831"/>
    <w:rsid w:val="004F6DD4"/>
    <w:rsid w:val="004F7190"/>
    <w:rsid w:val="00503384"/>
    <w:rsid w:val="005057C9"/>
    <w:rsid w:val="005072FF"/>
    <w:rsid w:val="00507D5C"/>
    <w:rsid w:val="005105B9"/>
    <w:rsid w:val="00510CE8"/>
    <w:rsid w:val="00513FA9"/>
    <w:rsid w:val="00514A55"/>
    <w:rsid w:val="0051579D"/>
    <w:rsid w:val="005166AB"/>
    <w:rsid w:val="00517679"/>
    <w:rsid w:val="00517CE3"/>
    <w:rsid w:val="0052188F"/>
    <w:rsid w:val="00521954"/>
    <w:rsid w:val="00521C48"/>
    <w:rsid w:val="00523C1D"/>
    <w:rsid w:val="00524D35"/>
    <w:rsid w:val="005257DB"/>
    <w:rsid w:val="00525DA5"/>
    <w:rsid w:val="005260ED"/>
    <w:rsid w:val="0052747B"/>
    <w:rsid w:val="00527D02"/>
    <w:rsid w:val="0053046E"/>
    <w:rsid w:val="005309E0"/>
    <w:rsid w:val="00531533"/>
    <w:rsid w:val="00532009"/>
    <w:rsid w:val="005330C7"/>
    <w:rsid w:val="00533486"/>
    <w:rsid w:val="00534FDF"/>
    <w:rsid w:val="005363CA"/>
    <w:rsid w:val="00542450"/>
    <w:rsid w:val="00543230"/>
    <w:rsid w:val="00545A1A"/>
    <w:rsid w:val="005513F8"/>
    <w:rsid w:val="00553E72"/>
    <w:rsid w:val="005549EE"/>
    <w:rsid w:val="005550DC"/>
    <w:rsid w:val="00556208"/>
    <w:rsid w:val="00561A1B"/>
    <w:rsid w:val="005622B6"/>
    <w:rsid w:val="00562CBD"/>
    <w:rsid w:val="005636A0"/>
    <w:rsid w:val="005641C6"/>
    <w:rsid w:val="00564B1B"/>
    <w:rsid w:val="00566A38"/>
    <w:rsid w:val="00566DF3"/>
    <w:rsid w:val="00570861"/>
    <w:rsid w:val="00571B61"/>
    <w:rsid w:val="005734C4"/>
    <w:rsid w:val="0057582A"/>
    <w:rsid w:val="00575DAF"/>
    <w:rsid w:val="005760B8"/>
    <w:rsid w:val="00576890"/>
    <w:rsid w:val="00577B18"/>
    <w:rsid w:val="005813E9"/>
    <w:rsid w:val="00581C35"/>
    <w:rsid w:val="00582617"/>
    <w:rsid w:val="005853ED"/>
    <w:rsid w:val="005861F4"/>
    <w:rsid w:val="0058787E"/>
    <w:rsid w:val="00590225"/>
    <w:rsid w:val="005911C4"/>
    <w:rsid w:val="0059328C"/>
    <w:rsid w:val="00593BD2"/>
    <w:rsid w:val="005947D3"/>
    <w:rsid w:val="005956AA"/>
    <w:rsid w:val="00596477"/>
    <w:rsid w:val="005A0559"/>
    <w:rsid w:val="005A0DBC"/>
    <w:rsid w:val="005A0E94"/>
    <w:rsid w:val="005A152B"/>
    <w:rsid w:val="005A164C"/>
    <w:rsid w:val="005A20A8"/>
    <w:rsid w:val="005A2D9F"/>
    <w:rsid w:val="005A4D57"/>
    <w:rsid w:val="005A77E3"/>
    <w:rsid w:val="005B0230"/>
    <w:rsid w:val="005B0EC1"/>
    <w:rsid w:val="005B31A0"/>
    <w:rsid w:val="005B37AC"/>
    <w:rsid w:val="005B3DC7"/>
    <w:rsid w:val="005B680F"/>
    <w:rsid w:val="005C20A4"/>
    <w:rsid w:val="005C5107"/>
    <w:rsid w:val="005C7CA4"/>
    <w:rsid w:val="005D242D"/>
    <w:rsid w:val="005D28DF"/>
    <w:rsid w:val="005D5DC7"/>
    <w:rsid w:val="005D62EE"/>
    <w:rsid w:val="005D6694"/>
    <w:rsid w:val="005D68C9"/>
    <w:rsid w:val="005D771F"/>
    <w:rsid w:val="005E0632"/>
    <w:rsid w:val="005E2454"/>
    <w:rsid w:val="005E3074"/>
    <w:rsid w:val="005E3678"/>
    <w:rsid w:val="005E38CF"/>
    <w:rsid w:val="005E43E1"/>
    <w:rsid w:val="005E537A"/>
    <w:rsid w:val="005E67C1"/>
    <w:rsid w:val="005F7FC1"/>
    <w:rsid w:val="00600C31"/>
    <w:rsid w:val="0060302D"/>
    <w:rsid w:val="006048C7"/>
    <w:rsid w:val="00607242"/>
    <w:rsid w:val="00611EAB"/>
    <w:rsid w:val="0061228C"/>
    <w:rsid w:val="00613B38"/>
    <w:rsid w:val="00613EA7"/>
    <w:rsid w:val="0061619C"/>
    <w:rsid w:val="006213B0"/>
    <w:rsid w:val="006218EB"/>
    <w:rsid w:val="00622273"/>
    <w:rsid w:val="00623B0D"/>
    <w:rsid w:val="0062644C"/>
    <w:rsid w:val="00627943"/>
    <w:rsid w:val="00627E8D"/>
    <w:rsid w:val="006324D6"/>
    <w:rsid w:val="00633FB5"/>
    <w:rsid w:val="00634818"/>
    <w:rsid w:val="00641A33"/>
    <w:rsid w:val="006433B0"/>
    <w:rsid w:val="00643F27"/>
    <w:rsid w:val="006441BB"/>
    <w:rsid w:val="006447AA"/>
    <w:rsid w:val="00645F73"/>
    <w:rsid w:val="0064749F"/>
    <w:rsid w:val="006521F5"/>
    <w:rsid w:val="00652F5F"/>
    <w:rsid w:val="00653B6B"/>
    <w:rsid w:val="00660D8D"/>
    <w:rsid w:val="00662D32"/>
    <w:rsid w:val="006632B2"/>
    <w:rsid w:val="0066356D"/>
    <w:rsid w:val="00664E9F"/>
    <w:rsid w:val="0066735F"/>
    <w:rsid w:val="00667D1E"/>
    <w:rsid w:val="00675949"/>
    <w:rsid w:val="00675E0E"/>
    <w:rsid w:val="00676A9D"/>
    <w:rsid w:val="00677934"/>
    <w:rsid w:val="00681FBF"/>
    <w:rsid w:val="0068229D"/>
    <w:rsid w:val="00683BF1"/>
    <w:rsid w:val="0069356B"/>
    <w:rsid w:val="00693BB5"/>
    <w:rsid w:val="00694DEA"/>
    <w:rsid w:val="00696930"/>
    <w:rsid w:val="006A0B13"/>
    <w:rsid w:val="006A0D20"/>
    <w:rsid w:val="006A201C"/>
    <w:rsid w:val="006A2374"/>
    <w:rsid w:val="006A2B57"/>
    <w:rsid w:val="006A2CE0"/>
    <w:rsid w:val="006A3A8A"/>
    <w:rsid w:val="006A4742"/>
    <w:rsid w:val="006A57F8"/>
    <w:rsid w:val="006A5F7D"/>
    <w:rsid w:val="006A6147"/>
    <w:rsid w:val="006A770B"/>
    <w:rsid w:val="006B1A95"/>
    <w:rsid w:val="006B2094"/>
    <w:rsid w:val="006B2AAD"/>
    <w:rsid w:val="006B2EE6"/>
    <w:rsid w:val="006B3DE1"/>
    <w:rsid w:val="006B4404"/>
    <w:rsid w:val="006B4692"/>
    <w:rsid w:val="006B5BAB"/>
    <w:rsid w:val="006B64D1"/>
    <w:rsid w:val="006C0D06"/>
    <w:rsid w:val="006C1AFF"/>
    <w:rsid w:val="006C4A95"/>
    <w:rsid w:val="006C4F4D"/>
    <w:rsid w:val="006C6665"/>
    <w:rsid w:val="006C6B80"/>
    <w:rsid w:val="006D0D1C"/>
    <w:rsid w:val="006D1895"/>
    <w:rsid w:val="006D24A0"/>
    <w:rsid w:val="006D50C9"/>
    <w:rsid w:val="006D5500"/>
    <w:rsid w:val="006D5F19"/>
    <w:rsid w:val="006D7727"/>
    <w:rsid w:val="006D7D33"/>
    <w:rsid w:val="006E078C"/>
    <w:rsid w:val="006E0B22"/>
    <w:rsid w:val="006E20F4"/>
    <w:rsid w:val="006E3257"/>
    <w:rsid w:val="006E4C75"/>
    <w:rsid w:val="006F54F1"/>
    <w:rsid w:val="006F63DF"/>
    <w:rsid w:val="006F6EF2"/>
    <w:rsid w:val="0070053D"/>
    <w:rsid w:val="00700C30"/>
    <w:rsid w:val="00702531"/>
    <w:rsid w:val="00702F33"/>
    <w:rsid w:val="007033A1"/>
    <w:rsid w:val="00705DB9"/>
    <w:rsid w:val="00707522"/>
    <w:rsid w:val="007101E0"/>
    <w:rsid w:val="0071093B"/>
    <w:rsid w:val="007123AC"/>
    <w:rsid w:val="00715AB4"/>
    <w:rsid w:val="0071665F"/>
    <w:rsid w:val="00717400"/>
    <w:rsid w:val="00717A84"/>
    <w:rsid w:val="0072029E"/>
    <w:rsid w:val="007225CD"/>
    <w:rsid w:val="007240D3"/>
    <w:rsid w:val="00724323"/>
    <w:rsid w:val="007246CB"/>
    <w:rsid w:val="0072768B"/>
    <w:rsid w:val="007278B1"/>
    <w:rsid w:val="007316AC"/>
    <w:rsid w:val="00731FAC"/>
    <w:rsid w:val="00732F42"/>
    <w:rsid w:val="00735846"/>
    <w:rsid w:val="00737271"/>
    <w:rsid w:val="0073784C"/>
    <w:rsid w:val="00740DF2"/>
    <w:rsid w:val="007418BE"/>
    <w:rsid w:val="007425C5"/>
    <w:rsid w:val="007429B6"/>
    <w:rsid w:val="007431CE"/>
    <w:rsid w:val="00746AB9"/>
    <w:rsid w:val="00746F47"/>
    <w:rsid w:val="007501B6"/>
    <w:rsid w:val="00752364"/>
    <w:rsid w:val="007541A4"/>
    <w:rsid w:val="00755B2D"/>
    <w:rsid w:val="00756F0F"/>
    <w:rsid w:val="00757097"/>
    <w:rsid w:val="0076219A"/>
    <w:rsid w:val="00762B34"/>
    <w:rsid w:val="007649A6"/>
    <w:rsid w:val="00764E4F"/>
    <w:rsid w:val="0076644F"/>
    <w:rsid w:val="007676DE"/>
    <w:rsid w:val="00771944"/>
    <w:rsid w:val="0077643C"/>
    <w:rsid w:val="00777156"/>
    <w:rsid w:val="00782146"/>
    <w:rsid w:val="007838DF"/>
    <w:rsid w:val="007846E0"/>
    <w:rsid w:val="007859D9"/>
    <w:rsid w:val="00786803"/>
    <w:rsid w:val="00786AD1"/>
    <w:rsid w:val="0078794A"/>
    <w:rsid w:val="00791CF8"/>
    <w:rsid w:val="007945C7"/>
    <w:rsid w:val="00796D8F"/>
    <w:rsid w:val="007A068B"/>
    <w:rsid w:val="007A227F"/>
    <w:rsid w:val="007A2B35"/>
    <w:rsid w:val="007A3CA5"/>
    <w:rsid w:val="007A3FD6"/>
    <w:rsid w:val="007B018B"/>
    <w:rsid w:val="007B01B9"/>
    <w:rsid w:val="007B06B9"/>
    <w:rsid w:val="007B2EEA"/>
    <w:rsid w:val="007B2F5D"/>
    <w:rsid w:val="007B315E"/>
    <w:rsid w:val="007B37AC"/>
    <w:rsid w:val="007B3F5A"/>
    <w:rsid w:val="007B4E19"/>
    <w:rsid w:val="007B7E30"/>
    <w:rsid w:val="007C2830"/>
    <w:rsid w:val="007C3791"/>
    <w:rsid w:val="007C55F9"/>
    <w:rsid w:val="007C67E1"/>
    <w:rsid w:val="007C7738"/>
    <w:rsid w:val="007D0514"/>
    <w:rsid w:val="007D3A40"/>
    <w:rsid w:val="007D6429"/>
    <w:rsid w:val="007D73DD"/>
    <w:rsid w:val="007D7F15"/>
    <w:rsid w:val="007E2877"/>
    <w:rsid w:val="007E3583"/>
    <w:rsid w:val="007E4809"/>
    <w:rsid w:val="007E4B26"/>
    <w:rsid w:val="007E571F"/>
    <w:rsid w:val="007E64E0"/>
    <w:rsid w:val="007E661F"/>
    <w:rsid w:val="007E7B29"/>
    <w:rsid w:val="007F07B2"/>
    <w:rsid w:val="007F087E"/>
    <w:rsid w:val="007F2248"/>
    <w:rsid w:val="007F3180"/>
    <w:rsid w:val="007F3B7F"/>
    <w:rsid w:val="007F44DD"/>
    <w:rsid w:val="007F5215"/>
    <w:rsid w:val="007F5BE7"/>
    <w:rsid w:val="007F69CA"/>
    <w:rsid w:val="007F7257"/>
    <w:rsid w:val="008004D4"/>
    <w:rsid w:val="00801C2B"/>
    <w:rsid w:val="00803094"/>
    <w:rsid w:val="0080389A"/>
    <w:rsid w:val="00803F2E"/>
    <w:rsid w:val="00804744"/>
    <w:rsid w:val="00804765"/>
    <w:rsid w:val="008105BA"/>
    <w:rsid w:val="00810B43"/>
    <w:rsid w:val="00810D71"/>
    <w:rsid w:val="00811DE1"/>
    <w:rsid w:val="00812468"/>
    <w:rsid w:val="0081284E"/>
    <w:rsid w:val="00814EBA"/>
    <w:rsid w:val="00815B57"/>
    <w:rsid w:val="00817063"/>
    <w:rsid w:val="0081708F"/>
    <w:rsid w:val="008173F2"/>
    <w:rsid w:val="00823CB0"/>
    <w:rsid w:val="00825AB0"/>
    <w:rsid w:val="0082704C"/>
    <w:rsid w:val="008303FD"/>
    <w:rsid w:val="00830494"/>
    <w:rsid w:val="00830BFD"/>
    <w:rsid w:val="00830DE4"/>
    <w:rsid w:val="00831A2F"/>
    <w:rsid w:val="00833232"/>
    <w:rsid w:val="008332B3"/>
    <w:rsid w:val="008335E5"/>
    <w:rsid w:val="00833D13"/>
    <w:rsid w:val="00834836"/>
    <w:rsid w:val="00836F31"/>
    <w:rsid w:val="008371E0"/>
    <w:rsid w:val="0083742E"/>
    <w:rsid w:val="00842E7C"/>
    <w:rsid w:val="008431A7"/>
    <w:rsid w:val="0084548E"/>
    <w:rsid w:val="00845A61"/>
    <w:rsid w:val="00846573"/>
    <w:rsid w:val="00847355"/>
    <w:rsid w:val="00847B71"/>
    <w:rsid w:val="00855F8D"/>
    <w:rsid w:val="00857B26"/>
    <w:rsid w:val="00860872"/>
    <w:rsid w:val="00860F59"/>
    <w:rsid w:val="0086184F"/>
    <w:rsid w:val="0086241C"/>
    <w:rsid w:val="0086519A"/>
    <w:rsid w:val="0086525F"/>
    <w:rsid w:val="0086689B"/>
    <w:rsid w:val="008673E7"/>
    <w:rsid w:val="0086744E"/>
    <w:rsid w:val="00867FE4"/>
    <w:rsid w:val="008705EB"/>
    <w:rsid w:val="00873362"/>
    <w:rsid w:val="00873E17"/>
    <w:rsid w:val="00874C74"/>
    <w:rsid w:val="00875FD9"/>
    <w:rsid w:val="00876944"/>
    <w:rsid w:val="00883970"/>
    <w:rsid w:val="00886E80"/>
    <w:rsid w:val="00890CD6"/>
    <w:rsid w:val="00891B9A"/>
    <w:rsid w:val="00891FD0"/>
    <w:rsid w:val="008928EA"/>
    <w:rsid w:val="0089383A"/>
    <w:rsid w:val="00894ACD"/>
    <w:rsid w:val="00894D7E"/>
    <w:rsid w:val="0089656C"/>
    <w:rsid w:val="008A0372"/>
    <w:rsid w:val="008A229A"/>
    <w:rsid w:val="008A2373"/>
    <w:rsid w:val="008A2564"/>
    <w:rsid w:val="008A32DB"/>
    <w:rsid w:val="008A3AF6"/>
    <w:rsid w:val="008A47AC"/>
    <w:rsid w:val="008A47FB"/>
    <w:rsid w:val="008A5327"/>
    <w:rsid w:val="008A584B"/>
    <w:rsid w:val="008A68F8"/>
    <w:rsid w:val="008A6B62"/>
    <w:rsid w:val="008B1859"/>
    <w:rsid w:val="008B1CAB"/>
    <w:rsid w:val="008B3AC1"/>
    <w:rsid w:val="008B3DA4"/>
    <w:rsid w:val="008B6AA0"/>
    <w:rsid w:val="008B770F"/>
    <w:rsid w:val="008C0507"/>
    <w:rsid w:val="008C1857"/>
    <w:rsid w:val="008C5CEB"/>
    <w:rsid w:val="008C61BE"/>
    <w:rsid w:val="008C6829"/>
    <w:rsid w:val="008C7D81"/>
    <w:rsid w:val="008D1CEA"/>
    <w:rsid w:val="008F52CC"/>
    <w:rsid w:val="008F62C4"/>
    <w:rsid w:val="009045F4"/>
    <w:rsid w:val="00904E24"/>
    <w:rsid w:val="0091070B"/>
    <w:rsid w:val="00914EEC"/>
    <w:rsid w:val="009154E7"/>
    <w:rsid w:val="00916A6D"/>
    <w:rsid w:val="009231F2"/>
    <w:rsid w:val="00923D53"/>
    <w:rsid w:val="009333F4"/>
    <w:rsid w:val="009334F8"/>
    <w:rsid w:val="00934751"/>
    <w:rsid w:val="009356FA"/>
    <w:rsid w:val="00935D78"/>
    <w:rsid w:val="00937416"/>
    <w:rsid w:val="009407B0"/>
    <w:rsid w:val="00940A95"/>
    <w:rsid w:val="009430AD"/>
    <w:rsid w:val="00943924"/>
    <w:rsid w:val="009445E6"/>
    <w:rsid w:val="0094543A"/>
    <w:rsid w:val="009458FF"/>
    <w:rsid w:val="0095117E"/>
    <w:rsid w:val="00951BCD"/>
    <w:rsid w:val="0095248E"/>
    <w:rsid w:val="009567F8"/>
    <w:rsid w:val="00957662"/>
    <w:rsid w:val="00960B8F"/>
    <w:rsid w:val="00961D57"/>
    <w:rsid w:val="00964C4E"/>
    <w:rsid w:val="0096595C"/>
    <w:rsid w:val="009663F5"/>
    <w:rsid w:val="0096640C"/>
    <w:rsid w:val="009669CC"/>
    <w:rsid w:val="00966D0A"/>
    <w:rsid w:val="00967F18"/>
    <w:rsid w:val="0097597E"/>
    <w:rsid w:val="009759A1"/>
    <w:rsid w:val="0097687B"/>
    <w:rsid w:val="00980F7E"/>
    <w:rsid w:val="0098396A"/>
    <w:rsid w:val="00984715"/>
    <w:rsid w:val="00984B86"/>
    <w:rsid w:val="00986061"/>
    <w:rsid w:val="00987014"/>
    <w:rsid w:val="00991A30"/>
    <w:rsid w:val="009931FF"/>
    <w:rsid w:val="00995086"/>
    <w:rsid w:val="00995748"/>
    <w:rsid w:val="00995BF8"/>
    <w:rsid w:val="00995C11"/>
    <w:rsid w:val="00997F9B"/>
    <w:rsid w:val="009A1403"/>
    <w:rsid w:val="009A1526"/>
    <w:rsid w:val="009A1712"/>
    <w:rsid w:val="009A26FC"/>
    <w:rsid w:val="009A3FDD"/>
    <w:rsid w:val="009A5816"/>
    <w:rsid w:val="009B00EA"/>
    <w:rsid w:val="009B031D"/>
    <w:rsid w:val="009B0F64"/>
    <w:rsid w:val="009B45E3"/>
    <w:rsid w:val="009B55C1"/>
    <w:rsid w:val="009B6F76"/>
    <w:rsid w:val="009C0BFD"/>
    <w:rsid w:val="009C1E9B"/>
    <w:rsid w:val="009C2A7E"/>
    <w:rsid w:val="009C331B"/>
    <w:rsid w:val="009C4D89"/>
    <w:rsid w:val="009D4E64"/>
    <w:rsid w:val="009D57E2"/>
    <w:rsid w:val="009D5B3F"/>
    <w:rsid w:val="009D63C0"/>
    <w:rsid w:val="009D6838"/>
    <w:rsid w:val="009D68C3"/>
    <w:rsid w:val="009D6DB7"/>
    <w:rsid w:val="009D704D"/>
    <w:rsid w:val="009E1FB2"/>
    <w:rsid w:val="009E3C84"/>
    <w:rsid w:val="009F04AB"/>
    <w:rsid w:val="009F1C0C"/>
    <w:rsid w:val="009F3B58"/>
    <w:rsid w:val="009F4414"/>
    <w:rsid w:val="009F4C91"/>
    <w:rsid w:val="009F5D25"/>
    <w:rsid w:val="009F689A"/>
    <w:rsid w:val="009F68EB"/>
    <w:rsid w:val="009F7135"/>
    <w:rsid w:val="00A00842"/>
    <w:rsid w:val="00A02622"/>
    <w:rsid w:val="00A0420E"/>
    <w:rsid w:val="00A0570A"/>
    <w:rsid w:val="00A05FFE"/>
    <w:rsid w:val="00A06174"/>
    <w:rsid w:val="00A0639C"/>
    <w:rsid w:val="00A10303"/>
    <w:rsid w:val="00A11504"/>
    <w:rsid w:val="00A1171F"/>
    <w:rsid w:val="00A118EF"/>
    <w:rsid w:val="00A1489C"/>
    <w:rsid w:val="00A15201"/>
    <w:rsid w:val="00A22358"/>
    <w:rsid w:val="00A232C3"/>
    <w:rsid w:val="00A23E1C"/>
    <w:rsid w:val="00A24D9E"/>
    <w:rsid w:val="00A2501D"/>
    <w:rsid w:val="00A26AEB"/>
    <w:rsid w:val="00A36DD5"/>
    <w:rsid w:val="00A400FB"/>
    <w:rsid w:val="00A402EB"/>
    <w:rsid w:val="00A41E59"/>
    <w:rsid w:val="00A42E75"/>
    <w:rsid w:val="00A506A1"/>
    <w:rsid w:val="00A51765"/>
    <w:rsid w:val="00A531F9"/>
    <w:rsid w:val="00A5570F"/>
    <w:rsid w:val="00A611E5"/>
    <w:rsid w:val="00A63536"/>
    <w:rsid w:val="00A73329"/>
    <w:rsid w:val="00A77969"/>
    <w:rsid w:val="00A77A7A"/>
    <w:rsid w:val="00A8206E"/>
    <w:rsid w:val="00A82174"/>
    <w:rsid w:val="00A84A3D"/>
    <w:rsid w:val="00A8520D"/>
    <w:rsid w:val="00A8556F"/>
    <w:rsid w:val="00A85E0E"/>
    <w:rsid w:val="00A87A65"/>
    <w:rsid w:val="00A93921"/>
    <w:rsid w:val="00A9422C"/>
    <w:rsid w:val="00A966EA"/>
    <w:rsid w:val="00A968D4"/>
    <w:rsid w:val="00A9737B"/>
    <w:rsid w:val="00AA0C54"/>
    <w:rsid w:val="00AA199A"/>
    <w:rsid w:val="00AA1B99"/>
    <w:rsid w:val="00AA3AF1"/>
    <w:rsid w:val="00AA73A1"/>
    <w:rsid w:val="00AB0932"/>
    <w:rsid w:val="00AB1838"/>
    <w:rsid w:val="00AB37C2"/>
    <w:rsid w:val="00AB3B63"/>
    <w:rsid w:val="00AB7792"/>
    <w:rsid w:val="00AC0AD4"/>
    <w:rsid w:val="00AC136B"/>
    <w:rsid w:val="00AC3F86"/>
    <w:rsid w:val="00AC5FA4"/>
    <w:rsid w:val="00AD1A72"/>
    <w:rsid w:val="00AD4224"/>
    <w:rsid w:val="00AD4AD3"/>
    <w:rsid w:val="00AD5215"/>
    <w:rsid w:val="00AE1876"/>
    <w:rsid w:val="00AE1D02"/>
    <w:rsid w:val="00AE2073"/>
    <w:rsid w:val="00AE5FC8"/>
    <w:rsid w:val="00AE6049"/>
    <w:rsid w:val="00AE6445"/>
    <w:rsid w:val="00AE73D9"/>
    <w:rsid w:val="00AF12E4"/>
    <w:rsid w:val="00AF1473"/>
    <w:rsid w:val="00AF2C1E"/>
    <w:rsid w:val="00AF3875"/>
    <w:rsid w:val="00AF41DF"/>
    <w:rsid w:val="00AF4A95"/>
    <w:rsid w:val="00AF5588"/>
    <w:rsid w:val="00AF560A"/>
    <w:rsid w:val="00AF5771"/>
    <w:rsid w:val="00AF6E3E"/>
    <w:rsid w:val="00AF7049"/>
    <w:rsid w:val="00B003DD"/>
    <w:rsid w:val="00B0175D"/>
    <w:rsid w:val="00B02A18"/>
    <w:rsid w:val="00B1069A"/>
    <w:rsid w:val="00B11BBB"/>
    <w:rsid w:val="00B13407"/>
    <w:rsid w:val="00B16996"/>
    <w:rsid w:val="00B20324"/>
    <w:rsid w:val="00B221BD"/>
    <w:rsid w:val="00B240AD"/>
    <w:rsid w:val="00B2566D"/>
    <w:rsid w:val="00B256EF"/>
    <w:rsid w:val="00B30C5B"/>
    <w:rsid w:val="00B31545"/>
    <w:rsid w:val="00B320B9"/>
    <w:rsid w:val="00B33AC0"/>
    <w:rsid w:val="00B3595D"/>
    <w:rsid w:val="00B368E2"/>
    <w:rsid w:val="00B37006"/>
    <w:rsid w:val="00B370DD"/>
    <w:rsid w:val="00B400CA"/>
    <w:rsid w:val="00B416D8"/>
    <w:rsid w:val="00B42958"/>
    <w:rsid w:val="00B43019"/>
    <w:rsid w:val="00B44592"/>
    <w:rsid w:val="00B4464E"/>
    <w:rsid w:val="00B4695A"/>
    <w:rsid w:val="00B46986"/>
    <w:rsid w:val="00B46B50"/>
    <w:rsid w:val="00B50A13"/>
    <w:rsid w:val="00B536A7"/>
    <w:rsid w:val="00B53C69"/>
    <w:rsid w:val="00B61867"/>
    <w:rsid w:val="00B632ED"/>
    <w:rsid w:val="00B63874"/>
    <w:rsid w:val="00B667FE"/>
    <w:rsid w:val="00B66D58"/>
    <w:rsid w:val="00B66FF2"/>
    <w:rsid w:val="00B67508"/>
    <w:rsid w:val="00B7756C"/>
    <w:rsid w:val="00B80FB5"/>
    <w:rsid w:val="00B81987"/>
    <w:rsid w:val="00B83969"/>
    <w:rsid w:val="00B84898"/>
    <w:rsid w:val="00B85440"/>
    <w:rsid w:val="00B85ABC"/>
    <w:rsid w:val="00B87CE7"/>
    <w:rsid w:val="00B87F71"/>
    <w:rsid w:val="00B90B8E"/>
    <w:rsid w:val="00B9288D"/>
    <w:rsid w:val="00B92D39"/>
    <w:rsid w:val="00B9524D"/>
    <w:rsid w:val="00B9605F"/>
    <w:rsid w:val="00B963A1"/>
    <w:rsid w:val="00B971B1"/>
    <w:rsid w:val="00B97386"/>
    <w:rsid w:val="00BA01A3"/>
    <w:rsid w:val="00BA3662"/>
    <w:rsid w:val="00BA4FF1"/>
    <w:rsid w:val="00BA506E"/>
    <w:rsid w:val="00BA5992"/>
    <w:rsid w:val="00BA7174"/>
    <w:rsid w:val="00BA7FDF"/>
    <w:rsid w:val="00BB2566"/>
    <w:rsid w:val="00BB78EE"/>
    <w:rsid w:val="00BC295D"/>
    <w:rsid w:val="00BC3091"/>
    <w:rsid w:val="00BC3BE7"/>
    <w:rsid w:val="00BC4AA4"/>
    <w:rsid w:val="00BC6E38"/>
    <w:rsid w:val="00BC7B59"/>
    <w:rsid w:val="00BD0A2C"/>
    <w:rsid w:val="00BD1EFB"/>
    <w:rsid w:val="00BD2420"/>
    <w:rsid w:val="00BD501C"/>
    <w:rsid w:val="00BD5B83"/>
    <w:rsid w:val="00BD7890"/>
    <w:rsid w:val="00BD7AB6"/>
    <w:rsid w:val="00BD7FB0"/>
    <w:rsid w:val="00BE11B4"/>
    <w:rsid w:val="00BE174D"/>
    <w:rsid w:val="00BE3EFE"/>
    <w:rsid w:val="00BE62A0"/>
    <w:rsid w:val="00BE6A7E"/>
    <w:rsid w:val="00BE6C3E"/>
    <w:rsid w:val="00BE79D5"/>
    <w:rsid w:val="00BF0435"/>
    <w:rsid w:val="00BF09A0"/>
    <w:rsid w:val="00BF0E48"/>
    <w:rsid w:val="00BF1561"/>
    <w:rsid w:val="00BF2666"/>
    <w:rsid w:val="00BF30F5"/>
    <w:rsid w:val="00BF3C98"/>
    <w:rsid w:val="00BF4443"/>
    <w:rsid w:val="00BF52E5"/>
    <w:rsid w:val="00BF60D2"/>
    <w:rsid w:val="00BF72A6"/>
    <w:rsid w:val="00C008F9"/>
    <w:rsid w:val="00C00DDE"/>
    <w:rsid w:val="00C02571"/>
    <w:rsid w:val="00C04F0A"/>
    <w:rsid w:val="00C0611F"/>
    <w:rsid w:val="00C07947"/>
    <w:rsid w:val="00C111EC"/>
    <w:rsid w:val="00C11A92"/>
    <w:rsid w:val="00C17FFB"/>
    <w:rsid w:val="00C21AC9"/>
    <w:rsid w:val="00C24FE0"/>
    <w:rsid w:val="00C25793"/>
    <w:rsid w:val="00C262D9"/>
    <w:rsid w:val="00C26889"/>
    <w:rsid w:val="00C3027D"/>
    <w:rsid w:val="00C304FB"/>
    <w:rsid w:val="00C37C07"/>
    <w:rsid w:val="00C40153"/>
    <w:rsid w:val="00C40CA5"/>
    <w:rsid w:val="00C41F4D"/>
    <w:rsid w:val="00C42DF4"/>
    <w:rsid w:val="00C42F75"/>
    <w:rsid w:val="00C4370A"/>
    <w:rsid w:val="00C43F1D"/>
    <w:rsid w:val="00C45115"/>
    <w:rsid w:val="00C4764C"/>
    <w:rsid w:val="00C47DD4"/>
    <w:rsid w:val="00C5055F"/>
    <w:rsid w:val="00C510AB"/>
    <w:rsid w:val="00C52142"/>
    <w:rsid w:val="00C5325F"/>
    <w:rsid w:val="00C54E28"/>
    <w:rsid w:val="00C554DC"/>
    <w:rsid w:val="00C60A63"/>
    <w:rsid w:val="00C61104"/>
    <w:rsid w:val="00C61FFE"/>
    <w:rsid w:val="00C63180"/>
    <w:rsid w:val="00C63242"/>
    <w:rsid w:val="00C63292"/>
    <w:rsid w:val="00C64CB0"/>
    <w:rsid w:val="00C64D8A"/>
    <w:rsid w:val="00C66363"/>
    <w:rsid w:val="00C70705"/>
    <w:rsid w:val="00C73007"/>
    <w:rsid w:val="00C7338E"/>
    <w:rsid w:val="00C7FA2B"/>
    <w:rsid w:val="00C80B8B"/>
    <w:rsid w:val="00C820DF"/>
    <w:rsid w:val="00C83066"/>
    <w:rsid w:val="00C839EE"/>
    <w:rsid w:val="00C85B80"/>
    <w:rsid w:val="00C85D48"/>
    <w:rsid w:val="00C86E9B"/>
    <w:rsid w:val="00C9048F"/>
    <w:rsid w:val="00C91B47"/>
    <w:rsid w:val="00C9458A"/>
    <w:rsid w:val="00C95FD6"/>
    <w:rsid w:val="00C96CC4"/>
    <w:rsid w:val="00C975C3"/>
    <w:rsid w:val="00CA02FE"/>
    <w:rsid w:val="00CA2BB4"/>
    <w:rsid w:val="00CA36AE"/>
    <w:rsid w:val="00CA3ED3"/>
    <w:rsid w:val="00CA41FA"/>
    <w:rsid w:val="00CA4635"/>
    <w:rsid w:val="00CA5F5C"/>
    <w:rsid w:val="00CA75A6"/>
    <w:rsid w:val="00CB3873"/>
    <w:rsid w:val="00CB47A3"/>
    <w:rsid w:val="00CB7A34"/>
    <w:rsid w:val="00CC2742"/>
    <w:rsid w:val="00CC323B"/>
    <w:rsid w:val="00CC6DE1"/>
    <w:rsid w:val="00CD081E"/>
    <w:rsid w:val="00CD2208"/>
    <w:rsid w:val="00CD3723"/>
    <w:rsid w:val="00CD38F1"/>
    <w:rsid w:val="00CD4D86"/>
    <w:rsid w:val="00CD6310"/>
    <w:rsid w:val="00CD7AFC"/>
    <w:rsid w:val="00CE1111"/>
    <w:rsid w:val="00CE11F7"/>
    <w:rsid w:val="00CE1635"/>
    <w:rsid w:val="00CE2701"/>
    <w:rsid w:val="00CE43EA"/>
    <w:rsid w:val="00CE4594"/>
    <w:rsid w:val="00CE47AA"/>
    <w:rsid w:val="00CE4AC8"/>
    <w:rsid w:val="00CE4B12"/>
    <w:rsid w:val="00CE7567"/>
    <w:rsid w:val="00CF15AE"/>
    <w:rsid w:val="00CF27E6"/>
    <w:rsid w:val="00CF2C53"/>
    <w:rsid w:val="00CF41AF"/>
    <w:rsid w:val="00CF6D5A"/>
    <w:rsid w:val="00CF7349"/>
    <w:rsid w:val="00D02520"/>
    <w:rsid w:val="00D02887"/>
    <w:rsid w:val="00D0290A"/>
    <w:rsid w:val="00D03804"/>
    <w:rsid w:val="00D0441D"/>
    <w:rsid w:val="00D05543"/>
    <w:rsid w:val="00D1324D"/>
    <w:rsid w:val="00D15253"/>
    <w:rsid w:val="00D155A9"/>
    <w:rsid w:val="00D15679"/>
    <w:rsid w:val="00D15889"/>
    <w:rsid w:val="00D160BF"/>
    <w:rsid w:val="00D16923"/>
    <w:rsid w:val="00D23919"/>
    <w:rsid w:val="00D24720"/>
    <w:rsid w:val="00D25412"/>
    <w:rsid w:val="00D25B9A"/>
    <w:rsid w:val="00D302BC"/>
    <w:rsid w:val="00D32FDF"/>
    <w:rsid w:val="00D34107"/>
    <w:rsid w:val="00D345AA"/>
    <w:rsid w:val="00D36412"/>
    <w:rsid w:val="00D43214"/>
    <w:rsid w:val="00D442B3"/>
    <w:rsid w:val="00D44CB9"/>
    <w:rsid w:val="00D454AF"/>
    <w:rsid w:val="00D45761"/>
    <w:rsid w:val="00D45AAB"/>
    <w:rsid w:val="00D474AB"/>
    <w:rsid w:val="00D50FDB"/>
    <w:rsid w:val="00D51287"/>
    <w:rsid w:val="00D53EBB"/>
    <w:rsid w:val="00D57BA9"/>
    <w:rsid w:val="00D600B2"/>
    <w:rsid w:val="00D602CC"/>
    <w:rsid w:val="00D61B1A"/>
    <w:rsid w:val="00D61B8B"/>
    <w:rsid w:val="00D62E00"/>
    <w:rsid w:val="00D64242"/>
    <w:rsid w:val="00D67582"/>
    <w:rsid w:val="00D70FCF"/>
    <w:rsid w:val="00D71AE6"/>
    <w:rsid w:val="00D72D48"/>
    <w:rsid w:val="00D80E93"/>
    <w:rsid w:val="00D81538"/>
    <w:rsid w:val="00D81D5F"/>
    <w:rsid w:val="00D83541"/>
    <w:rsid w:val="00D8428C"/>
    <w:rsid w:val="00D844E8"/>
    <w:rsid w:val="00D867D0"/>
    <w:rsid w:val="00D86F54"/>
    <w:rsid w:val="00D875E9"/>
    <w:rsid w:val="00D90402"/>
    <w:rsid w:val="00D91413"/>
    <w:rsid w:val="00D91C43"/>
    <w:rsid w:val="00D94F55"/>
    <w:rsid w:val="00D95BC1"/>
    <w:rsid w:val="00DA09A1"/>
    <w:rsid w:val="00DA2CFA"/>
    <w:rsid w:val="00DA32FC"/>
    <w:rsid w:val="00DA4030"/>
    <w:rsid w:val="00DA6996"/>
    <w:rsid w:val="00DA69DF"/>
    <w:rsid w:val="00DA6C54"/>
    <w:rsid w:val="00DB0DD9"/>
    <w:rsid w:val="00DB160C"/>
    <w:rsid w:val="00DB496E"/>
    <w:rsid w:val="00DB5C78"/>
    <w:rsid w:val="00DC0809"/>
    <w:rsid w:val="00DC12D0"/>
    <w:rsid w:val="00DC1713"/>
    <w:rsid w:val="00DC33FC"/>
    <w:rsid w:val="00DC5068"/>
    <w:rsid w:val="00DC5111"/>
    <w:rsid w:val="00DC5FC3"/>
    <w:rsid w:val="00DC7B22"/>
    <w:rsid w:val="00DC7C2A"/>
    <w:rsid w:val="00DD2A11"/>
    <w:rsid w:val="00DE0006"/>
    <w:rsid w:val="00DE172A"/>
    <w:rsid w:val="00DE2ACA"/>
    <w:rsid w:val="00DE2C3B"/>
    <w:rsid w:val="00DE2E12"/>
    <w:rsid w:val="00DE37EB"/>
    <w:rsid w:val="00DE3821"/>
    <w:rsid w:val="00DE4C20"/>
    <w:rsid w:val="00DE589D"/>
    <w:rsid w:val="00DE5FC6"/>
    <w:rsid w:val="00DE6EE5"/>
    <w:rsid w:val="00DE77ED"/>
    <w:rsid w:val="00DE7A87"/>
    <w:rsid w:val="00DE7B4C"/>
    <w:rsid w:val="00DF14C7"/>
    <w:rsid w:val="00DF1657"/>
    <w:rsid w:val="00DF1FAB"/>
    <w:rsid w:val="00DF32F9"/>
    <w:rsid w:val="00DF5E7C"/>
    <w:rsid w:val="00DF6450"/>
    <w:rsid w:val="00E005AB"/>
    <w:rsid w:val="00E01963"/>
    <w:rsid w:val="00E01A22"/>
    <w:rsid w:val="00E01DE6"/>
    <w:rsid w:val="00E038B2"/>
    <w:rsid w:val="00E03C8D"/>
    <w:rsid w:val="00E05EBA"/>
    <w:rsid w:val="00E07A49"/>
    <w:rsid w:val="00E1071F"/>
    <w:rsid w:val="00E10959"/>
    <w:rsid w:val="00E10BF7"/>
    <w:rsid w:val="00E11423"/>
    <w:rsid w:val="00E13600"/>
    <w:rsid w:val="00E13A98"/>
    <w:rsid w:val="00E162E0"/>
    <w:rsid w:val="00E16E31"/>
    <w:rsid w:val="00E22759"/>
    <w:rsid w:val="00E227C1"/>
    <w:rsid w:val="00E236C2"/>
    <w:rsid w:val="00E24265"/>
    <w:rsid w:val="00E2476D"/>
    <w:rsid w:val="00E25E9C"/>
    <w:rsid w:val="00E30F50"/>
    <w:rsid w:val="00E3149E"/>
    <w:rsid w:val="00E31E70"/>
    <w:rsid w:val="00E32A03"/>
    <w:rsid w:val="00E32E42"/>
    <w:rsid w:val="00E33E9C"/>
    <w:rsid w:val="00E37D0A"/>
    <w:rsid w:val="00E37E27"/>
    <w:rsid w:val="00E4029D"/>
    <w:rsid w:val="00E408F9"/>
    <w:rsid w:val="00E4234C"/>
    <w:rsid w:val="00E438F3"/>
    <w:rsid w:val="00E4537E"/>
    <w:rsid w:val="00E46FFA"/>
    <w:rsid w:val="00E5054D"/>
    <w:rsid w:val="00E50CFC"/>
    <w:rsid w:val="00E51C3B"/>
    <w:rsid w:val="00E525A1"/>
    <w:rsid w:val="00E525C4"/>
    <w:rsid w:val="00E54DA6"/>
    <w:rsid w:val="00E54E08"/>
    <w:rsid w:val="00E553B8"/>
    <w:rsid w:val="00E56241"/>
    <w:rsid w:val="00E56BF8"/>
    <w:rsid w:val="00E56CF5"/>
    <w:rsid w:val="00E57D25"/>
    <w:rsid w:val="00E6105A"/>
    <w:rsid w:val="00E62960"/>
    <w:rsid w:val="00E659D0"/>
    <w:rsid w:val="00E702EC"/>
    <w:rsid w:val="00E70614"/>
    <w:rsid w:val="00E71251"/>
    <w:rsid w:val="00E718F8"/>
    <w:rsid w:val="00E74107"/>
    <w:rsid w:val="00E76232"/>
    <w:rsid w:val="00E77630"/>
    <w:rsid w:val="00E83168"/>
    <w:rsid w:val="00E84230"/>
    <w:rsid w:val="00E84B43"/>
    <w:rsid w:val="00E87242"/>
    <w:rsid w:val="00E9063C"/>
    <w:rsid w:val="00E91E16"/>
    <w:rsid w:val="00E928C5"/>
    <w:rsid w:val="00E92EC7"/>
    <w:rsid w:val="00E93096"/>
    <w:rsid w:val="00E936F3"/>
    <w:rsid w:val="00E93866"/>
    <w:rsid w:val="00EA0978"/>
    <w:rsid w:val="00EA144F"/>
    <w:rsid w:val="00EA215D"/>
    <w:rsid w:val="00EA227E"/>
    <w:rsid w:val="00EA2615"/>
    <w:rsid w:val="00EA4B30"/>
    <w:rsid w:val="00EA6B80"/>
    <w:rsid w:val="00EB204B"/>
    <w:rsid w:val="00EB46FB"/>
    <w:rsid w:val="00EB4B02"/>
    <w:rsid w:val="00EB52BF"/>
    <w:rsid w:val="00EB7333"/>
    <w:rsid w:val="00EC5B89"/>
    <w:rsid w:val="00EC5D35"/>
    <w:rsid w:val="00EC6816"/>
    <w:rsid w:val="00EC7E13"/>
    <w:rsid w:val="00ED317F"/>
    <w:rsid w:val="00ED460A"/>
    <w:rsid w:val="00ED6824"/>
    <w:rsid w:val="00EE6A9C"/>
    <w:rsid w:val="00EE7952"/>
    <w:rsid w:val="00EF164C"/>
    <w:rsid w:val="00EF602B"/>
    <w:rsid w:val="00F01728"/>
    <w:rsid w:val="00F02361"/>
    <w:rsid w:val="00F03568"/>
    <w:rsid w:val="00F03B98"/>
    <w:rsid w:val="00F050B0"/>
    <w:rsid w:val="00F05C28"/>
    <w:rsid w:val="00F06736"/>
    <w:rsid w:val="00F078A3"/>
    <w:rsid w:val="00F102C3"/>
    <w:rsid w:val="00F161F6"/>
    <w:rsid w:val="00F20F3D"/>
    <w:rsid w:val="00F211AD"/>
    <w:rsid w:val="00F23031"/>
    <w:rsid w:val="00F2342E"/>
    <w:rsid w:val="00F258E3"/>
    <w:rsid w:val="00F25AEC"/>
    <w:rsid w:val="00F26004"/>
    <w:rsid w:val="00F300CA"/>
    <w:rsid w:val="00F311D0"/>
    <w:rsid w:val="00F33494"/>
    <w:rsid w:val="00F33A8B"/>
    <w:rsid w:val="00F3410A"/>
    <w:rsid w:val="00F34C6B"/>
    <w:rsid w:val="00F3601A"/>
    <w:rsid w:val="00F3680B"/>
    <w:rsid w:val="00F41647"/>
    <w:rsid w:val="00F41E33"/>
    <w:rsid w:val="00F43B37"/>
    <w:rsid w:val="00F43BB5"/>
    <w:rsid w:val="00F43F3D"/>
    <w:rsid w:val="00F44236"/>
    <w:rsid w:val="00F456A0"/>
    <w:rsid w:val="00F460CE"/>
    <w:rsid w:val="00F47D62"/>
    <w:rsid w:val="00F50D77"/>
    <w:rsid w:val="00F541B6"/>
    <w:rsid w:val="00F55905"/>
    <w:rsid w:val="00F71A00"/>
    <w:rsid w:val="00F71E01"/>
    <w:rsid w:val="00F73EA0"/>
    <w:rsid w:val="00F75F0D"/>
    <w:rsid w:val="00F7694A"/>
    <w:rsid w:val="00F77008"/>
    <w:rsid w:val="00F80621"/>
    <w:rsid w:val="00F8299E"/>
    <w:rsid w:val="00F85800"/>
    <w:rsid w:val="00F873D0"/>
    <w:rsid w:val="00F87DAA"/>
    <w:rsid w:val="00F90164"/>
    <w:rsid w:val="00F909FC"/>
    <w:rsid w:val="00F9401E"/>
    <w:rsid w:val="00F9441D"/>
    <w:rsid w:val="00FA012F"/>
    <w:rsid w:val="00FA01B3"/>
    <w:rsid w:val="00FA0884"/>
    <w:rsid w:val="00FA0AF2"/>
    <w:rsid w:val="00FA2D6D"/>
    <w:rsid w:val="00FA43CA"/>
    <w:rsid w:val="00FA63B4"/>
    <w:rsid w:val="00FA6F37"/>
    <w:rsid w:val="00FB0496"/>
    <w:rsid w:val="00FB2396"/>
    <w:rsid w:val="00FB35A9"/>
    <w:rsid w:val="00FB3CA3"/>
    <w:rsid w:val="00FB5BF5"/>
    <w:rsid w:val="00FB750A"/>
    <w:rsid w:val="00FB79B9"/>
    <w:rsid w:val="00FC049B"/>
    <w:rsid w:val="00FC1A8A"/>
    <w:rsid w:val="00FC1ABF"/>
    <w:rsid w:val="00FC21D2"/>
    <w:rsid w:val="00FC563F"/>
    <w:rsid w:val="00FC788B"/>
    <w:rsid w:val="00FD02F6"/>
    <w:rsid w:val="00FD08CE"/>
    <w:rsid w:val="00FD0EE8"/>
    <w:rsid w:val="00FD26A2"/>
    <w:rsid w:val="00FD6B1D"/>
    <w:rsid w:val="00FD7BA9"/>
    <w:rsid w:val="00FE0F0E"/>
    <w:rsid w:val="00FE1897"/>
    <w:rsid w:val="00FE372D"/>
    <w:rsid w:val="00FE3EE0"/>
    <w:rsid w:val="00FE586F"/>
    <w:rsid w:val="00FE5C4B"/>
    <w:rsid w:val="00FE5CA7"/>
    <w:rsid w:val="00FE6135"/>
    <w:rsid w:val="00FF012A"/>
    <w:rsid w:val="00FF37B9"/>
    <w:rsid w:val="00FF5329"/>
    <w:rsid w:val="00FF7E65"/>
    <w:rsid w:val="01286704"/>
    <w:rsid w:val="01C27650"/>
    <w:rsid w:val="01E8354A"/>
    <w:rsid w:val="022D7662"/>
    <w:rsid w:val="02A77B61"/>
    <w:rsid w:val="02B59DD8"/>
    <w:rsid w:val="03287CCC"/>
    <w:rsid w:val="04341BEA"/>
    <w:rsid w:val="04D661DF"/>
    <w:rsid w:val="050F7CD6"/>
    <w:rsid w:val="050FEE46"/>
    <w:rsid w:val="05B6780D"/>
    <w:rsid w:val="06452DF7"/>
    <w:rsid w:val="06878BF3"/>
    <w:rsid w:val="0749670E"/>
    <w:rsid w:val="0769B775"/>
    <w:rsid w:val="077A3ECD"/>
    <w:rsid w:val="07A94BC7"/>
    <w:rsid w:val="07BA9A1B"/>
    <w:rsid w:val="0839510A"/>
    <w:rsid w:val="087E4505"/>
    <w:rsid w:val="08E8AFB7"/>
    <w:rsid w:val="0919255D"/>
    <w:rsid w:val="0942A70E"/>
    <w:rsid w:val="09E8BC3E"/>
    <w:rsid w:val="0A312466"/>
    <w:rsid w:val="0A5C572F"/>
    <w:rsid w:val="0A93314D"/>
    <w:rsid w:val="0AA29CF6"/>
    <w:rsid w:val="0ADE776F"/>
    <w:rsid w:val="0B3630FE"/>
    <w:rsid w:val="0B87CB07"/>
    <w:rsid w:val="0C450F5B"/>
    <w:rsid w:val="0C5AA21D"/>
    <w:rsid w:val="0C7A47D0"/>
    <w:rsid w:val="0C842D94"/>
    <w:rsid w:val="0C985988"/>
    <w:rsid w:val="0D951470"/>
    <w:rsid w:val="0DAB83FC"/>
    <w:rsid w:val="0DC30D99"/>
    <w:rsid w:val="0E1FFDF5"/>
    <w:rsid w:val="0E5A87D0"/>
    <w:rsid w:val="0E8E7CD0"/>
    <w:rsid w:val="0EE66C3E"/>
    <w:rsid w:val="0EF000B3"/>
    <w:rsid w:val="0EF5201F"/>
    <w:rsid w:val="0F45EFE1"/>
    <w:rsid w:val="0FBD7927"/>
    <w:rsid w:val="10320D55"/>
    <w:rsid w:val="10416E95"/>
    <w:rsid w:val="104D8422"/>
    <w:rsid w:val="109F1B07"/>
    <w:rsid w:val="10E351EE"/>
    <w:rsid w:val="10ED4964"/>
    <w:rsid w:val="10F5778E"/>
    <w:rsid w:val="1156B668"/>
    <w:rsid w:val="1160862B"/>
    <w:rsid w:val="119B5551"/>
    <w:rsid w:val="11BD7687"/>
    <w:rsid w:val="11F0C9C8"/>
    <w:rsid w:val="12BC0B94"/>
    <w:rsid w:val="13D51154"/>
    <w:rsid w:val="13E3FD08"/>
    <w:rsid w:val="14137C7E"/>
    <w:rsid w:val="1457DBF5"/>
    <w:rsid w:val="14878B5D"/>
    <w:rsid w:val="14B05EF9"/>
    <w:rsid w:val="15A8E239"/>
    <w:rsid w:val="15F65299"/>
    <w:rsid w:val="1655F987"/>
    <w:rsid w:val="16893541"/>
    <w:rsid w:val="16BED8BE"/>
    <w:rsid w:val="173425A1"/>
    <w:rsid w:val="17B6E2D6"/>
    <w:rsid w:val="18DD9F55"/>
    <w:rsid w:val="191B3EAE"/>
    <w:rsid w:val="1960B85E"/>
    <w:rsid w:val="1A223B2C"/>
    <w:rsid w:val="1A647E62"/>
    <w:rsid w:val="1AB5F5B0"/>
    <w:rsid w:val="1AED5A20"/>
    <w:rsid w:val="1B0DC396"/>
    <w:rsid w:val="1B111A58"/>
    <w:rsid w:val="1B3BF9A9"/>
    <w:rsid w:val="1BC7775B"/>
    <w:rsid w:val="1C1572E8"/>
    <w:rsid w:val="1C3E0AEB"/>
    <w:rsid w:val="1C4B8BE5"/>
    <w:rsid w:val="1C7E29CC"/>
    <w:rsid w:val="1D5E6B82"/>
    <w:rsid w:val="1E95C2BF"/>
    <w:rsid w:val="1F130936"/>
    <w:rsid w:val="1F540416"/>
    <w:rsid w:val="204301AC"/>
    <w:rsid w:val="20601223"/>
    <w:rsid w:val="20BF34DE"/>
    <w:rsid w:val="20E15C27"/>
    <w:rsid w:val="215DFFAA"/>
    <w:rsid w:val="21E55E12"/>
    <w:rsid w:val="22A57E13"/>
    <w:rsid w:val="22BF5F5F"/>
    <w:rsid w:val="22F04FE9"/>
    <w:rsid w:val="230FBD57"/>
    <w:rsid w:val="23FB5D97"/>
    <w:rsid w:val="2429A048"/>
    <w:rsid w:val="24A71518"/>
    <w:rsid w:val="24CF70F5"/>
    <w:rsid w:val="252DF2E8"/>
    <w:rsid w:val="255A26EB"/>
    <w:rsid w:val="25823C5C"/>
    <w:rsid w:val="26027B0D"/>
    <w:rsid w:val="264B762C"/>
    <w:rsid w:val="26C43396"/>
    <w:rsid w:val="26C6A887"/>
    <w:rsid w:val="26C81093"/>
    <w:rsid w:val="27153719"/>
    <w:rsid w:val="27158C80"/>
    <w:rsid w:val="27E7E3B7"/>
    <w:rsid w:val="27F552D3"/>
    <w:rsid w:val="28EC4A09"/>
    <w:rsid w:val="290D82F4"/>
    <w:rsid w:val="2950B37B"/>
    <w:rsid w:val="29AF4775"/>
    <w:rsid w:val="29C77C17"/>
    <w:rsid w:val="2ADED252"/>
    <w:rsid w:val="2B455B31"/>
    <w:rsid w:val="2BBAD131"/>
    <w:rsid w:val="2C7F7A61"/>
    <w:rsid w:val="2CAE7CEA"/>
    <w:rsid w:val="2D00D473"/>
    <w:rsid w:val="2D6B4FCE"/>
    <w:rsid w:val="2E235A55"/>
    <w:rsid w:val="2F1996BF"/>
    <w:rsid w:val="2FB8318A"/>
    <w:rsid w:val="2FD6DB13"/>
    <w:rsid w:val="303CB2E3"/>
    <w:rsid w:val="30CC2A2D"/>
    <w:rsid w:val="312643DB"/>
    <w:rsid w:val="3129B740"/>
    <w:rsid w:val="312C8B1D"/>
    <w:rsid w:val="317AACF4"/>
    <w:rsid w:val="32259894"/>
    <w:rsid w:val="32631AD4"/>
    <w:rsid w:val="3282359F"/>
    <w:rsid w:val="32C53599"/>
    <w:rsid w:val="32EFD24C"/>
    <w:rsid w:val="3332A6EC"/>
    <w:rsid w:val="336B682F"/>
    <w:rsid w:val="3396BE75"/>
    <w:rsid w:val="33C5E316"/>
    <w:rsid w:val="33EEA44E"/>
    <w:rsid w:val="344215BA"/>
    <w:rsid w:val="3453CC08"/>
    <w:rsid w:val="3463369F"/>
    <w:rsid w:val="34C5CF47"/>
    <w:rsid w:val="34C80B24"/>
    <w:rsid w:val="34FC920D"/>
    <w:rsid w:val="3547F206"/>
    <w:rsid w:val="35F32939"/>
    <w:rsid w:val="378C9E8B"/>
    <w:rsid w:val="3824B41F"/>
    <w:rsid w:val="3829BD74"/>
    <w:rsid w:val="382E3C51"/>
    <w:rsid w:val="38FED548"/>
    <w:rsid w:val="394635D2"/>
    <w:rsid w:val="396BF46A"/>
    <w:rsid w:val="3A2BF76D"/>
    <w:rsid w:val="3A551730"/>
    <w:rsid w:val="3AF7A1AF"/>
    <w:rsid w:val="3BA8467D"/>
    <w:rsid w:val="3BDDA6E3"/>
    <w:rsid w:val="3C48AAE8"/>
    <w:rsid w:val="3C6B9A72"/>
    <w:rsid w:val="3C9C01B7"/>
    <w:rsid w:val="3C9EF70F"/>
    <w:rsid w:val="3D601D11"/>
    <w:rsid w:val="3E4EABFD"/>
    <w:rsid w:val="3EDF2EA8"/>
    <w:rsid w:val="406B0C88"/>
    <w:rsid w:val="40E9A944"/>
    <w:rsid w:val="414274A8"/>
    <w:rsid w:val="414F49C7"/>
    <w:rsid w:val="4166F595"/>
    <w:rsid w:val="419AD121"/>
    <w:rsid w:val="41B28691"/>
    <w:rsid w:val="427B7A7B"/>
    <w:rsid w:val="4298A735"/>
    <w:rsid w:val="42A77BDE"/>
    <w:rsid w:val="43283B94"/>
    <w:rsid w:val="432EE227"/>
    <w:rsid w:val="43666F60"/>
    <w:rsid w:val="4388E80C"/>
    <w:rsid w:val="43C5154C"/>
    <w:rsid w:val="443DCB67"/>
    <w:rsid w:val="44BDC4B3"/>
    <w:rsid w:val="44CB4FB2"/>
    <w:rsid w:val="44EADB9B"/>
    <w:rsid w:val="451C990D"/>
    <w:rsid w:val="45275545"/>
    <w:rsid w:val="455A0C92"/>
    <w:rsid w:val="45765B7E"/>
    <w:rsid w:val="45A19998"/>
    <w:rsid w:val="46018869"/>
    <w:rsid w:val="4602EC80"/>
    <w:rsid w:val="464B058A"/>
    <w:rsid w:val="468E9982"/>
    <w:rsid w:val="472A1810"/>
    <w:rsid w:val="4735B18F"/>
    <w:rsid w:val="473EDC77"/>
    <w:rsid w:val="476B8665"/>
    <w:rsid w:val="4770D46C"/>
    <w:rsid w:val="4789539F"/>
    <w:rsid w:val="48759D20"/>
    <w:rsid w:val="487EEDB1"/>
    <w:rsid w:val="489A59E7"/>
    <w:rsid w:val="48E1EDF1"/>
    <w:rsid w:val="49919A7D"/>
    <w:rsid w:val="499E23AB"/>
    <w:rsid w:val="49F31D65"/>
    <w:rsid w:val="4BA62701"/>
    <w:rsid w:val="4BD9C750"/>
    <w:rsid w:val="4C47C0AD"/>
    <w:rsid w:val="4C65C1E4"/>
    <w:rsid w:val="4CB2A393"/>
    <w:rsid w:val="4CDD4335"/>
    <w:rsid w:val="4D072B4F"/>
    <w:rsid w:val="4D441955"/>
    <w:rsid w:val="4D85C245"/>
    <w:rsid w:val="4D94E2C0"/>
    <w:rsid w:val="4D959F24"/>
    <w:rsid w:val="4E6257E7"/>
    <w:rsid w:val="4F50CD6E"/>
    <w:rsid w:val="5044C51F"/>
    <w:rsid w:val="5100EC35"/>
    <w:rsid w:val="51D28DC1"/>
    <w:rsid w:val="53298892"/>
    <w:rsid w:val="535A4442"/>
    <w:rsid w:val="5385D077"/>
    <w:rsid w:val="54513C1F"/>
    <w:rsid w:val="54A1DF46"/>
    <w:rsid w:val="556C5943"/>
    <w:rsid w:val="55BDE2C2"/>
    <w:rsid w:val="55C8A78F"/>
    <w:rsid w:val="55E0BFB3"/>
    <w:rsid w:val="55E501F2"/>
    <w:rsid w:val="565FDC88"/>
    <w:rsid w:val="568248D4"/>
    <w:rsid w:val="57245D23"/>
    <w:rsid w:val="5725D9F5"/>
    <w:rsid w:val="573BD7E4"/>
    <w:rsid w:val="5781AA2F"/>
    <w:rsid w:val="58942FBD"/>
    <w:rsid w:val="58CDAE87"/>
    <w:rsid w:val="58D7A845"/>
    <w:rsid w:val="58E1AAAF"/>
    <w:rsid w:val="5A9F6F8E"/>
    <w:rsid w:val="5AB89A4A"/>
    <w:rsid w:val="5ABFF33D"/>
    <w:rsid w:val="5AE33660"/>
    <w:rsid w:val="5B1CCB05"/>
    <w:rsid w:val="5B4244C0"/>
    <w:rsid w:val="5B61AF33"/>
    <w:rsid w:val="5B9C7BDB"/>
    <w:rsid w:val="5C037980"/>
    <w:rsid w:val="5C194B71"/>
    <w:rsid w:val="5C1E3BFF"/>
    <w:rsid w:val="5C5678DD"/>
    <w:rsid w:val="5CB20BAE"/>
    <w:rsid w:val="5CCF6C88"/>
    <w:rsid w:val="5D30122B"/>
    <w:rsid w:val="5DAB056E"/>
    <w:rsid w:val="5DCD153F"/>
    <w:rsid w:val="5E1E691F"/>
    <w:rsid w:val="5EE4AEA6"/>
    <w:rsid w:val="5F0227F0"/>
    <w:rsid w:val="5F94A99A"/>
    <w:rsid w:val="5FA29A92"/>
    <w:rsid w:val="5FC678BF"/>
    <w:rsid w:val="602C13A9"/>
    <w:rsid w:val="60900E4A"/>
    <w:rsid w:val="60A08902"/>
    <w:rsid w:val="60B8B81C"/>
    <w:rsid w:val="60C6BC4D"/>
    <w:rsid w:val="611B117D"/>
    <w:rsid w:val="6144C618"/>
    <w:rsid w:val="6163F474"/>
    <w:rsid w:val="625622D5"/>
    <w:rsid w:val="6459A476"/>
    <w:rsid w:val="65CF3FB0"/>
    <w:rsid w:val="65EAC2C1"/>
    <w:rsid w:val="663FC597"/>
    <w:rsid w:val="66C5B720"/>
    <w:rsid w:val="672CF875"/>
    <w:rsid w:val="67447CF2"/>
    <w:rsid w:val="6761EDEA"/>
    <w:rsid w:val="67FB2E19"/>
    <w:rsid w:val="6807EAEF"/>
    <w:rsid w:val="6857D411"/>
    <w:rsid w:val="688B90EC"/>
    <w:rsid w:val="697F53DF"/>
    <w:rsid w:val="699AA21A"/>
    <w:rsid w:val="69AC4638"/>
    <w:rsid w:val="6A5B6A7F"/>
    <w:rsid w:val="6A5C0AB6"/>
    <w:rsid w:val="6A898876"/>
    <w:rsid w:val="6B477B7C"/>
    <w:rsid w:val="6B8484E5"/>
    <w:rsid w:val="6BA56AC2"/>
    <w:rsid w:val="6C236099"/>
    <w:rsid w:val="6C41C6F4"/>
    <w:rsid w:val="6C552A86"/>
    <w:rsid w:val="6CBC8EDF"/>
    <w:rsid w:val="6D0EE892"/>
    <w:rsid w:val="6D641D45"/>
    <w:rsid w:val="6D7B68FB"/>
    <w:rsid w:val="6D8B63E3"/>
    <w:rsid w:val="6D938ED9"/>
    <w:rsid w:val="6DA067E7"/>
    <w:rsid w:val="6DB1D6A4"/>
    <w:rsid w:val="6DC0F531"/>
    <w:rsid w:val="6DCFB8C2"/>
    <w:rsid w:val="6E66A92C"/>
    <w:rsid w:val="6E70F025"/>
    <w:rsid w:val="6E8A8BBC"/>
    <w:rsid w:val="6EF323FE"/>
    <w:rsid w:val="6F3C1C0F"/>
    <w:rsid w:val="6FAF7D90"/>
    <w:rsid w:val="6FCD45E8"/>
    <w:rsid w:val="704A80DB"/>
    <w:rsid w:val="7058D617"/>
    <w:rsid w:val="70EEBC8E"/>
    <w:rsid w:val="712915EB"/>
    <w:rsid w:val="71340B52"/>
    <w:rsid w:val="724BD24B"/>
    <w:rsid w:val="725D0406"/>
    <w:rsid w:val="730D0DC8"/>
    <w:rsid w:val="73440C0A"/>
    <w:rsid w:val="7379F532"/>
    <w:rsid w:val="742E42F6"/>
    <w:rsid w:val="7468997B"/>
    <w:rsid w:val="750B0552"/>
    <w:rsid w:val="756DA1FD"/>
    <w:rsid w:val="7570E04D"/>
    <w:rsid w:val="759BEFDD"/>
    <w:rsid w:val="75CEDC67"/>
    <w:rsid w:val="75D61329"/>
    <w:rsid w:val="762BA388"/>
    <w:rsid w:val="76342222"/>
    <w:rsid w:val="76BF30C4"/>
    <w:rsid w:val="7756D0A7"/>
    <w:rsid w:val="77670D2E"/>
    <w:rsid w:val="782D1806"/>
    <w:rsid w:val="783D24E8"/>
    <w:rsid w:val="78C08506"/>
    <w:rsid w:val="78DB5599"/>
    <w:rsid w:val="78E375A9"/>
    <w:rsid w:val="78F2A108"/>
    <w:rsid w:val="78FA71FC"/>
    <w:rsid w:val="794FE24A"/>
    <w:rsid w:val="79769F28"/>
    <w:rsid w:val="799577A9"/>
    <w:rsid w:val="7A0D2FE8"/>
    <w:rsid w:val="7A3AE693"/>
    <w:rsid w:val="7A51AEDA"/>
    <w:rsid w:val="7A70A2B0"/>
    <w:rsid w:val="7A8E7169"/>
    <w:rsid w:val="7B1DB9EB"/>
    <w:rsid w:val="7B936F33"/>
    <w:rsid w:val="7CB3F00E"/>
    <w:rsid w:val="7DB44ECC"/>
    <w:rsid w:val="7DF5E228"/>
    <w:rsid w:val="7E4F7696"/>
    <w:rsid w:val="7E7CB6CB"/>
    <w:rsid w:val="7F0C22EC"/>
    <w:rsid w:val="7FACCB97"/>
    <w:rsid w:val="7FD63B58"/>
    <w:rsid w:val="7FEB90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23550C6B-17E3-478E-BD6E-6B5F3F6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F33"/>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702F3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702F33"/>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702F33"/>
    <w:pPr>
      <w:outlineLvl w:val="2"/>
    </w:pPr>
    <w:rPr>
      <w:b/>
      <w:bCs/>
      <w:sz w:val="22"/>
      <w:szCs w:val="24"/>
    </w:rPr>
  </w:style>
  <w:style w:type="paragraph" w:styleId="Heading4">
    <w:name w:val="heading 4"/>
    <w:basedOn w:val="Normal"/>
    <w:next w:val="Normal"/>
    <w:link w:val="Heading4Char"/>
    <w:uiPriority w:val="9"/>
    <w:unhideWhenUsed/>
    <w:qFormat/>
    <w:rsid w:val="00702F33"/>
    <w:pPr>
      <w:outlineLvl w:val="3"/>
    </w:pPr>
    <w:rPr>
      <w:b/>
      <w:bCs/>
      <w:i/>
      <w:iCs/>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02F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2F33"/>
  </w:style>
  <w:style w:type="character" w:customStyle="1" w:styleId="Heading1Char">
    <w:name w:val="Heading 1 Char"/>
    <w:basedOn w:val="DefaultParagraphFont"/>
    <w:link w:val="Heading1"/>
    <w:rsid w:val="00702F33"/>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702F33"/>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702F33"/>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702F33"/>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702F33"/>
    <w:rPr>
      <w:color w:val="0563C1" w:themeColor="hyperlink"/>
      <w:u w:val="single"/>
    </w:rPr>
  </w:style>
  <w:style w:type="paragraph" w:styleId="TOC1">
    <w:name w:val="toc 1"/>
    <w:basedOn w:val="Normal"/>
    <w:next w:val="Normal"/>
    <w:autoRedefine/>
    <w:uiPriority w:val="39"/>
    <w:unhideWhenUsed/>
    <w:rsid w:val="00702F33"/>
    <w:pPr>
      <w:spacing w:after="100"/>
    </w:pPr>
  </w:style>
  <w:style w:type="paragraph" w:styleId="TOC2">
    <w:name w:val="toc 2"/>
    <w:basedOn w:val="Normal"/>
    <w:next w:val="Normal"/>
    <w:autoRedefine/>
    <w:uiPriority w:val="39"/>
    <w:unhideWhenUsed/>
    <w:rsid w:val="00702F33"/>
    <w:pPr>
      <w:spacing w:after="100"/>
      <w:ind w:left="200"/>
    </w:pPr>
  </w:style>
  <w:style w:type="paragraph" w:styleId="TOC3">
    <w:name w:val="toc 3"/>
    <w:basedOn w:val="Normal"/>
    <w:next w:val="Normal"/>
    <w:autoRedefine/>
    <w:uiPriority w:val="39"/>
    <w:unhideWhenUsed/>
    <w:rsid w:val="00702F33"/>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lang w:val="en-GB"/>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lang w:val="en-GB"/>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lang w:val="en-GB"/>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0"/>
      <w:szCs w:val="22"/>
      <w:lang w:val="en-GB"/>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lang w:val="en-GB"/>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6"/>
      </w:numPr>
      <w:spacing w:after="120"/>
    </w:pPr>
    <w:rPr>
      <w:lang w:val="en-GB"/>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lang w:val="en-GB"/>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rsid w:val="005D771F"/>
    <w:rPr>
      <w:rFonts w:ascii="Graphik" w:hAnsi="Graphik"/>
      <w:kern w:val="2"/>
      <w:sz w:val="20"/>
      <w:szCs w:val="22"/>
      <w:lang w:val="en-GB"/>
      <w14:ligatures w14:val="standardContextual"/>
    </w:rPr>
  </w:style>
  <w:style w:type="paragraph" w:styleId="Header">
    <w:name w:val="header"/>
    <w:basedOn w:val="Normal"/>
    <w:link w:val="HeaderChar"/>
    <w:uiPriority w:val="99"/>
    <w:unhideWhenUsed/>
    <w:rsid w:val="00702F33"/>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lang w:val="en-GB"/>
      <w14:ligatures w14:val="standardContextual"/>
    </w:rPr>
  </w:style>
  <w:style w:type="character" w:customStyle="1" w:styleId="HeaderChar">
    <w:name w:val="Header Char"/>
    <w:basedOn w:val="DefaultParagraphFont"/>
    <w:link w:val="Header"/>
    <w:uiPriority w:val="99"/>
    <w:rsid w:val="00702F33"/>
    <w:rPr>
      <w:rFonts w:ascii="Graphik" w:hAnsi="Graphik"/>
      <w:kern w:val="2"/>
      <w:sz w:val="20"/>
      <w:szCs w:val="22"/>
      <w14:ligatures w14:val="standardContextual"/>
    </w:rPr>
  </w:style>
  <w:style w:type="paragraph" w:styleId="Footer">
    <w:name w:val="footer"/>
    <w:basedOn w:val="Normal"/>
    <w:link w:val="FooterChar"/>
    <w:uiPriority w:val="99"/>
    <w:unhideWhenUsed/>
    <w:rsid w:val="00702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F33"/>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702F33"/>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02F33"/>
    <w:pPr>
      <w:numPr>
        <w:numId w:val="12"/>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character" w:customStyle="1" w:styleId="ui-provider">
    <w:name w:val="ui-provider"/>
    <w:basedOn w:val="DefaultParagraphFont"/>
    <w:rsid w:val="00E236C2"/>
  </w:style>
  <w:style w:type="paragraph" w:styleId="Revision">
    <w:name w:val="Revision"/>
    <w:hidden/>
    <w:uiPriority w:val="99"/>
    <w:semiHidden/>
    <w:rsid w:val="00E236C2"/>
    <w:rPr>
      <w:rFonts w:ascii="Graphik" w:hAnsi="Graphik"/>
      <w:sz w:val="22"/>
    </w:rPr>
  </w:style>
  <w:style w:type="paragraph" w:customStyle="1" w:styleId="Tight">
    <w:name w:val="Tight"/>
    <w:basedOn w:val="Normal"/>
    <w:link w:val="TightChar"/>
    <w:qFormat/>
    <w:rsid w:val="00702F33"/>
    <w:pPr>
      <w:spacing w:after="0"/>
    </w:pPr>
  </w:style>
  <w:style w:type="character" w:customStyle="1" w:styleId="TightChar">
    <w:name w:val="Tight Char"/>
    <w:basedOn w:val="DefaultParagraphFont"/>
    <w:link w:val="Tight"/>
    <w:rsid w:val="00702F33"/>
    <w:rPr>
      <w:rFonts w:ascii="Graphik" w:hAnsi="Graphik"/>
      <w:kern w:val="2"/>
      <w:sz w:val="20"/>
      <w:szCs w:val="22"/>
      <w14:ligatures w14:val="standardContextual"/>
    </w:rPr>
  </w:style>
  <w:style w:type="paragraph" w:customStyle="1" w:styleId="ProductName">
    <w:name w:val="Product_Name"/>
    <w:basedOn w:val="Normal"/>
    <w:link w:val="ProductNameChar"/>
    <w:qFormat/>
    <w:rsid w:val="00702F33"/>
    <w:pPr>
      <w:jc w:val="center"/>
    </w:pPr>
    <w:rPr>
      <w:b/>
      <w:bCs/>
      <w:sz w:val="56"/>
      <w:szCs w:val="72"/>
    </w:rPr>
  </w:style>
  <w:style w:type="character" w:customStyle="1" w:styleId="ProductNameChar">
    <w:name w:val="Product_Name Char"/>
    <w:basedOn w:val="DefaultParagraphFont"/>
    <w:link w:val="ProductName"/>
    <w:rsid w:val="00702F33"/>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02F33"/>
    <w:rPr>
      <w:sz w:val="36"/>
      <w:szCs w:val="40"/>
    </w:rPr>
  </w:style>
  <w:style w:type="character" w:customStyle="1" w:styleId="DocumentTypeChar">
    <w:name w:val="Document_Type Char"/>
    <w:basedOn w:val="ProductNameChar"/>
    <w:link w:val="DocumentType"/>
    <w:rsid w:val="00702F33"/>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02F33"/>
    <w:pPr>
      <w:numPr>
        <w:numId w:val="1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702F33"/>
    <w:rPr>
      <w:rFonts w:ascii="Graphik" w:hAnsi="Graphik"/>
      <w:kern w:val="2"/>
      <w:sz w:val="20"/>
      <w:szCs w:val="22"/>
      <w14:ligatures w14:val="standardContextual"/>
    </w:rPr>
  </w:style>
  <w:style w:type="character" w:customStyle="1" w:styleId="TightLIstChar">
    <w:name w:val="Tight_LIst Char"/>
    <w:basedOn w:val="ListParagraphChar"/>
    <w:link w:val="TightLIst"/>
    <w:rsid w:val="00702F33"/>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702F33"/>
    <w:pPr>
      <w:spacing w:before="100" w:beforeAutospacing="1" w:after="0"/>
      <w:jc w:val="left"/>
    </w:pPr>
  </w:style>
  <w:style w:type="character" w:customStyle="1" w:styleId="TightLeftAlignedChar">
    <w:name w:val="Tight_Left_Aligned Char"/>
    <w:basedOn w:val="DefaultParagraphFont"/>
    <w:link w:val="TightLeftAligned"/>
    <w:rsid w:val="00702F33"/>
    <w:rPr>
      <w:rFonts w:ascii="Graphik" w:hAnsi="Graphik"/>
      <w:kern w:val="2"/>
      <w:sz w:val="20"/>
      <w:szCs w:val="22"/>
      <w14:ligatures w14:val="standardContextual"/>
    </w:rPr>
  </w:style>
  <w:style w:type="paragraph" w:customStyle="1" w:styleId="TableHeader">
    <w:name w:val="Table_Header"/>
    <w:basedOn w:val="Normal"/>
    <w:link w:val="TableHeaderChar"/>
    <w:qFormat/>
    <w:rsid w:val="00702F33"/>
    <w:pPr>
      <w:spacing w:before="100" w:beforeAutospacing="1" w:after="0"/>
    </w:pPr>
    <w:rPr>
      <w:b/>
      <w:bCs/>
    </w:rPr>
  </w:style>
  <w:style w:type="character" w:customStyle="1" w:styleId="TableHeaderChar">
    <w:name w:val="Table_Header Char"/>
    <w:basedOn w:val="DefaultParagraphFont"/>
    <w:link w:val="TableHeader"/>
    <w:rsid w:val="00702F33"/>
    <w:rPr>
      <w:rFonts w:ascii="Graphik" w:hAnsi="Graphik"/>
      <w:b/>
      <w:bCs/>
      <w:kern w:val="2"/>
      <w:sz w:val="20"/>
      <w:szCs w:val="22"/>
      <w14:ligatures w14:val="standardContextual"/>
    </w:rPr>
  </w:style>
  <w:style w:type="table" w:styleId="PlainTable1">
    <w:name w:val="Plain Table 1"/>
    <w:basedOn w:val="TableNormal"/>
    <w:uiPriority w:val="41"/>
    <w:rsid w:val="00BF30F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54532314">
      <w:bodyDiv w:val="1"/>
      <w:marLeft w:val="0"/>
      <w:marRight w:val="0"/>
      <w:marTop w:val="0"/>
      <w:marBottom w:val="0"/>
      <w:divBdr>
        <w:top w:val="none" w:sz="0" w:space="0" w:color="auto"/>
        <w:left w:val="none" w:sz="0" w:space="0" w:color="auto"/>
        <w:bottom w:val="none" w:sz="0" w:space="0" w:color="auto"/>
        <w:right w:val="none" w:sz="0" w:space="0" w:color="auto"/>
      </w:divBdr>
    </w:div>
    <w:div w:id="786897182">
      <w:bodyDiv w:val="1"/>
      <w:marLeft w:val="0"/>
      <w:marRight w:val="0"/>
      <w:marTop w:val="0"/>
      <w:marBottom w:val="0"/>
      <w:divBdr>
        <w:top w:val="none" w:sz="0" w:space="0" w:color="auto"/>
        <w:left w:val="none" w:sz="0" w:space="0" w:color="auto"/>
        <w:bottom w:val="none" w:sz="0" w:space="0" w:color="auto"/>
        <w:right w:val="none" w:sz="0" w:space="0" w:color="auto"/>
      </w:divBdr>
    </w:div>
    <w:div w:id="816654512">
      <w:bodyDiv w:val="1"/>
      <w:marLeft w:val="0"/>
      <w:marRight w:val="0"/>
      <w:marTop w:val="0"/>
      <w:marBottom w:val="0"/>
      <w:divBdr>
        <w:top w:val="none" w:sz="0" w:space="0" w:color="auto"/>
        <w:left w:val="none" w:sz="0" w:space="0" w:color="auto"/>
        <w:bottom w:val="none" w:sz="0" w:space="0" w:color="auto"/>
        <w:right w:val="none" w:sz="0" w:space="0" w:color="auto"/>
      </w:divBdr>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877543632">
      <w:bodyDiv w:val="1"/>
      <w:marLeft w:val="0"/>
      <w:marRight w:val="0"/>
      <w:marTop w:val="0"/>
      <w:marBottom w:val="0"/>
      <w:divBdr>
        <w:top w:val="none" w:sz="0" w:space="0" w:color="auto"/>
        <w:left w:val="none" w:sz="0" w:space="0" w:color="auto"/>
        <w:bottom w:val="none" w:sz="0" w:space="0" w:color="auto"/>
        <w:right w:val="none" w:sz="0" w:space="0" w:color="auto"/>
      </w:divBdr>
    </w:div>
    <w:div w:id="975725274">
      <w:bodyDiv w:val="1"/>
      <w:marLeft w:val="0"/>
      <w:marRight w:val="0"/>
      <w:marTop w:val="0"/>
      <w:marBottom w:val="0"/>
      <w:divBdr>
        <w:top w:val="none" w:sz="0" w:space="0" w:color="auto"/>
        <w:left w:val="none" w:sz="0" w:space="0" w:color="auto"/>
        <w:bottom w:val="none" w:sz="0" w:space="0" w:color="auto"/>
        <w:right w:val="none" w:sz="0" w:space="0" w:color="auto"/>
      </w:divBdr>
    </w:div>
    <w:div w:id="1112365228">
      <w:bodyDiv w:val="1"/>
      <w:marLeft w:val="0"/>
      <w:marRight w:val="0"/>
      <w:marTop w:val="0"/>
      <w:marBottom w:val="0"/>
      <w:divBdr>
        <w:top w:val="none" w:sz="0" w:space="0" w:color="auto"/>
        <w:left w:val="none" w:sz="0" w:space="0" w:color="auto"/>
        <w:bottom w:val="none" w:sz="0" w:space="0" w:color="auto"/>
        <w:right w:val="none" w:sz="0" w:space="0" w:color="auto"/>
      </w:divBdr>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519352327">
      <w:bodyDiv w:val="1"/>
      <w:marLeft w:val="0"/>
      <w:marRight w:val="0"/>
      <w:marTop w:val="0"/>
      <w:marBottom w:val="0"/>
      <w:divBdr>
        <w:top w:val="none" w:sz="0" w:space="0" w:color="auto"/>
        <w:left w:val="none" w:sz="0" w:space="0" w:color="auto"/>
        <w:bottom w:val="none" w:sz="0" w:space="0" w:color="auto"/>
        <w:right w:val="none" w:sz="0" w:space="0" w:color="auto"/>
      </w:divBdr>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018998215">
      <w:bodyDiv w:val="1"/>
      <w:marLeft w:val="0"/>
      <w:marRight w:val="0"/>
      <w:marTop w:val="0"/>
      <w:marBottom w:val="0"/>
      <w:divBdr>
        <w:top w:val="none" w:sz="0" w:space="0" w:color="auto"/>
        <w:left w:val="none" w:sz="0" w:space="0" w:color="auto"/>
        <w:bottom w:val="none" w:sz="0" w:space="0" w:color="auto"/>
        <w:right w:val="none" w:sz="0" w:space="0" w:color="auto"/>
      </w:divBdr>
    </w:div>
    <w:div w:id="2095936162">
      <w:bodyDiv w:val="1"/>
      <w:marLeft w:val="0"/>
      <w:marRight w:val="0"/>
      <w:marTop w:val="0"/>
      <w:marBottom w:val="0"/>
      <w:divBdr>
        <w:top w:val="none" w:sz="0" w:space="0" w:color="auto"/>
        <w:left w:val="none" w:sz="0" w:space="0" w:color="auto"/>
        <w:bottom w:val="none" w:sz="0" w:space="0" w:color="auto"/>
        <w:right w:val="none" w:sz="0" w:space="0" w:color="auto"/>
      </w:divBdr>
    </w:div>
    <w:div w:id="211670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operationstwin.accenturedigitalplant.com/"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mailto:chetankumar.rane@accenture.com" TargetMode="External"/><Relationship Id="rId20" Type="http://schemas.openxmlformats.org/officeDocument/2006/relationships/hyperlink" Target="https://industryxdevhub.accenture.com/assetdetails/45"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5.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aot-azure.accenturedigitalplant.com/" TargetMode="Externa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188AC9E2-4BDD-4745-8ABF-974A4FBFDDF3}">
    <t:Anchor>
      <t:Comment id="681338592"/>
    </t:Anchor>
    <t:History>
      <t:Event id="{C13C5FC1-1CB5-4659-B5DF-69F5C530742D}" time="2023-09-19T15:51:40.404Z">
        <t:Attribution userId="S::edward.r.olson@accenture.com::dc6b8c1a-53c8-415a-8797-f9cedce5fcee" userProvider="AD" userName="Olson, Ed"/>
        <t:Anchor>
          <t:Comment id="682884028"/>
        </t:Anchor>
        <t:Create/>
      </t:Event>
      <t:Event id="{63E7F515-6A14-480D-8216-4716F66381E0}" time="2023-09-19T15:51:40.404Z">
        <t:Attribution userId="S::edward.r.olson@accenture.com::dc6b8c1a-53c8-415a-8797-f9cedce5fcee" userProvider="AD" userName="Olson, Ed"/>
        <t:Anchor>
          <t:Comment id="682884028"/>
        </t:Anchor>
        <t:Assign userId="S::rishabh.b.joshi@accenture.com::26856c34-5412-46ca-909c-a4912d835fe4" userProvider="AD" userName="Joshi, Rishabh"/>
      </t:Event>
      <t:Event id="{91B498DB-7BB5-440B-9A0A-8504ACC3EE39}" time="2023-09-19T15:51:40.404Z">
        <t:Attribution userId="S::edward.r.olson@accenture.com::dc6b8c1a-53c8-415a-8797-f9cedce5fcee" userProvider="AD" userName="Olson, Ed"/>
        <t:Anchor>
          <t:Comment id="682884028"/>
        </t:Anchor>
        <t:SetTitle title="@Joshi, Rishabh please let me know if I can publish this doc or if it needs revision."/>
      </t:Event>
      <t:Event id="{D642F6AF-0F9E-4245-911E-48A1367EA365}" time="2023-09-22T07:41:52.822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E6428C623B459B993C199CCAB8E8ED"/>
        <w:category>
          <w:name w:val="General"/>
          <w:gallery w:val="placeholder"/>
        </w:category>
        <w:types>
          <w:type w:val="bbPlcHdr"/>
        </w:types>
        <w:behaviors>
          <w:behavior w:val="content"/>
        </w:behaviors>
        <w:guid w:val="{2733A141-B397-48B1-8479-F9C8B7F612C6}"/>
      </w:docPartPr>
      <w:docPartBody>
        <w:p w:rsidR="003F16AA" w:rsidRDefault="005956AA">
          <w:r w:rsidRPr="00E44C39">
            <w:rPr>
              <w:rStyle w:val="PlaceholderText"/>
            </w:rPr>
            <w:t>[Release]</w:t>
          </w:r>
        </w:p>
      </w:docPartBody>
    </w:docPart>
    <w:docPart>
      <w:docPartPr>
        <w:name w:val="B151AD4F98054B9880941F8491BED6AE"/>
        <w:category>
          <w:name w:val="General"/>
          <w:gallery w:val="placeholder"/>
        </w:category>
        <w:types>
          <w:type w:val="bbPlcHdr"/>
        </w:types>
        <w:behaviors>
          <w:behavior w:val="content"/>
        </w:behaviors>
        <w:guid w:val="{981862E8-7361-4093-B94D-159E77087149}"/>
      </w:docPartPr>
      <w:docPartBody>
        <w:p w:rsidR="009F2BF5" w:rsidRDefault="005D68C9">
          <w:pPr>
            <w:pStyle w:val="B151AD4F98054B9880941F8491BED6AE"/>
          </w:pPr>
          <w:r w:rsidRPr="0009387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824C2"/>
    <w:rsid w:val="000851C0"/>
    <w:rsid w:val="000921F5"/>
    <w:rsid w:val="00093DC4"/>
    <w:rsid w:val="000F2644"/>
    <w:rsid w:val="000F2ECC"/>
    <w:rsid w:val="000F2FD6"/>
    <w:rsid w:val="00102907"/>
    <w:rsid w:val="00174F92"/>
    <w:rsid w:val="00176AC8"/>
    <w:rsid w:val="00182294"/>
    <w:rsid w:val="0019055D"/>
    <w:rsid w:val="001C6C90"/>
    <w:rsid w:val="00234B62"/>
    <w:rsid w:val="00240815"/>
    <w:rsid w:val="00246AB1"/>
    <w:rsid w:val="00284C9C"/>
    <w:rsid w:val="002C594B"/>
    <w:rsid w:val="002E6831"/>
    <w:rsid w:val="002F2968"/>
    <w:rsid w:val="00342166"/>
    <w:rsid w:val="00346C26"/>
    <w:rsid w:val="00351F31"/>
    <w:rsid w:val="003B2F83"/>
    <w:rsid w:val="003C459B"/>
    <w:rsid w:val="003F16AA"/>
    <w:rsid w:val="00412725"/>
    <w:rsid w:val="004311F6"/>
    <w:rsid w:val="004625CE"/>
    <w:rsid w:val="00497B11"/>
    <w:rsid w:val="004D3B5E"/>
    <w:rsid w:val="004E513E"/>
    <w:rsid w:val="004F6E7D"/>
    <w:rsid w:val="00524D35"/>
    <w:rsid w:val="00542450"/>
    <w:rsid w:val="00561A55"/>
    <w:rsid w:val="00570E16"/>
    <w:rsid w:val="00592983"/>
    <w:rsid w:val="005956AA"/>
    <w:rsid w:val="005D68C9"/>
    <w:rsid w:val="005E107A"/>
    <w:rsid w:val="005F2BC4"/>
    <w:rsid w:val="00665C6C"/>
    <w:rsid w:val="00696404"/>
    <w:rsid w:val="006A7637"/>
    <w:rsid w:val="006C0D06"/>
    <w:rsid w:val="006C4A95"/>
    <w:rsid w:val="006E7DCD"/>
    <w:rsid w:val="0071389F"/>
    <w:rsid w:val="00713F12"/>
    <w:rsid w:val="00724323"/>
    <w:rsid w:val="00766C7B"/>
    <w:rsid w:val="00782146"/>
    <w:rsid w:val="00784A6C"/>
    <w:rsid w:val="007956D4"/>
    <w:rsid w:val="007A05B4"/>
    <w:rsid w:val="007E7B57"/>
    <w:rsid w:val="007F67B8"/>
    <w:rsid w:val="00841E66"/>
    <w:rsid w:val="0084444A"/>
    <w:rsid w:val="008B197F"/>
    <w:rsid w:val="0096640C"/>
    <w:rsid w:val="009846E4"/>
    <w:rsid w:val="009A7DEF"/>
    <w:rsid w:val="009D7B5D"/>
    <w:rsid w:val="009F2BF5"/>
    <w:rsid w:val="00A0420E"/>
    <w:rsid w:val="00A16653"/>
    <w:rsid w:val="00A77969"/>
    <w:rsid w:val="00AE2030"/>
    <w:rsid w:val="00AE20D5"/>
    <w:rsid w:val="00AE6049"/>
    <w:rsid w:val="00B216C8"/>
    <w:rsid w:val="00B32577"/>
    <w:rsid w:val="00B55609"/>
    <w:rsid w:val="00B929C6"/>
    <w:rsid w:val="00BA0BC7"/>
    <w:rsid w:val="00BA7174"/>
    <w:rsid w:val="00BD3890"/>
    <w:rsid w:val="00C00DDE"/>
    <w:rsid w:val="00C351F2"/>
    <w:rsid w:val="00C85746"/>
    <w:rsid w:val="00CA39A2"/>
    <w:rsid w:val="00CC2764"/>
    <w:rsid w:val="00CE4B12"/>
    <w:rsid w:val="00D12299"/>
    <w:rsid w:val="00D45761"/>
    <w:rsid w:val="00D67977"/>
    <w:rsid w:val="00D70B9D"/>
    <w:rsid w:val="00D8129B"/>
    <w:rsid w:val="00DC0809"/>
    <w:rsid w:val="00DF09D8"/>
    <w:rsid w:val="00E107DB"/>
    <w:rsid w:val="00E122CD"/>
    <w:rsid w:val="00E51C3B"/>
    <w:rsid w:val="00E76232"/>
    <w:rsid w:val="00E76304"/>
    <w:rsid w:val="00EA698C"/>
    <w:rsid w:val="00EC7B61"/>
    <w:rsid w:val="00F04BF8"/>
    <w:rsid w:val="00F1788D"/>
    <w:rsid w:val="00F20752"/>
    <w:rsid w:val="00F82E9F"/>
    <w:rsid w:val="00FA59E3"/>
    <w:rsid w:val="00FB07D5"/>
    <w:rsid w:val="00FD50B1"/>
    <w:rsid w:val="00FE30A2"/>
    <w:rsid w:val="00FF318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8C9"/>
    <w:rPr>
      <w:color w:val="808080"/>
    </w:rPr>
  </w:style>
  <w:style w:type="paragraph" w:customStyle="1" w:styleId="B151AD4F98054B9880941F8491BED6AE">
    <w:name w:val="B151AD4F98054B9880941F8491BED6A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SME>
    <Release xmlns="c4bbe816-f9b7-401b-8d8f-485022adc0f2">2.5</Release>
    <Author1 xmlns="c4bbe816-f9b7-401b-8d8f-485022adc0f2">
      <UserInfo>
        <DisplayName>Devarakonda, Sravani</DisplayName>
        <AccountId>54</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Devarakonda, Sravani</DisplayName>
        <AccountId>54</AccountId>
        <AccountType/>
      </UserInfo>
    </SharedWithUser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19.0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4CCCE164-70CF-40E4-A989-010A27B19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5C955B4-5BD7-4DDC-9FAB-2BDE020FBC8E}">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347</TotalTime>
  <Pages>6</Pages>
  <Words>1011</Words>
  <Characters>5005</Characters>
  <Application>Microsoft Office Word</Application>
  <DocSecurity>0</DocSecurity>
  <Lines>172</Lines>
  <Paragraphs>146</Paragraphs>
  <ScaleCrop>false</ScaleCrop>
  <HeadingPairs>
    <vt:vector size="2" baseType="variant">
      <vt:variant>
        <vt:lpstr>Title</vt:lpstr>
      </vt:variant>
      <vt:variant>
        <vt:i4>1</vt:i4>
      </vt:variant>
    </vt:vector>
  </HeadingPairs>
  <TitlesOfParts>
    <vt:vector size="1" baseType="lpstr">
      <vt:lpstr>AOT Twin Builder Models Tutorial</vt:lpstr>
    </vt:vector>
  </TitlesOfParts>
  <Company/>
  <LinksUpToDate>false</LinksUpToDate>
  <CharactersWithSpaces>5870</CharactersWithSpaces>
  <SharedDoc>false</SharedDoc>
  <HLinks>
    <vt:vector size="120" baseType="variant">
      <vt:variant>
        <vt:i4>3866704</vt:i4>
      </vt:variant>
      <vt:variant>
        <vt:i4>93</vt:i4>
      </vt:variant>
      <vt:variant>
        <vt:i4>0</vt:i4>
      </vt:variant>
      <vt:variant>
        <vt:i4>5</vt:i4>
      </vt:variant>
      <vt:variant>
        <vt:lpwstr>https://industryxdevhub.accenture.com/asset-home;search_text=aot</vt:lpwstr>
      </vt:variant>
      <vt:variant>
        <vt:lpwstr/>
      </vt:variant>
      <vt:variant>
        <vt:i4>524296</vt:i4>
      </vt:variant>
      <vt:variant>
        <vt:i4>90</vt:i4>
      </vt:variant>
      <vt:variant>
        <vt:i4>0</vt:i4>
      </vt:variant>
      <vt:variant>
        <vt:i4>5</vt:i4>
      </vt:variant>
      <vt:variant>
        <vt:lpwstr>https://industryxdevhub.accenture.com/assetdetails/45</vt:lpwstr>
      </vt:variant>
      <vt:variant>
        <vt:lpwstr/>
      </vt:variant>
      <vt:variant>
        <vt:i4>131154</vt:i4>
      </vt:variant>
      <vt:variant>
        <vt:i4>87</vt:i4>
      </vt:variant>
      <vt:variant>
        <vt:i4>0</vt:i4>
      </vt:variant>
      <vt:variant>
        <vt:i4>5</vt:i4>
      </vt:variant>
      <vt:variant>
        <vt:lpwstr>https://aot-azure.accenturedigitalplant.com/</vt:lpwstr>
      </vt:variant>
      <vt:variant>
        <vt:lpwstr/>
      </vt:variant>
      <vt:variant>
        <vt:i4>1310791</vt:i4>
      </vt:variant>
      <vt:variant>
        <vt:i4>84</vt:i4>
      </vt:variant>
      <vt:variant>
        <vt:i4>0</vt:i4>
      </vt:variant>
      <vt:variant>
        <vt:i4>5</vt:i4>
      </vt:variant>
      <vt:variant>
        <vt:lpwstr>https://operationstwin.accenturedigitalplant.com/</vt:lpwstr>
      </vt:variant>
      <vt:variant>
        <vt:lpwstr/>
      </vt:variant>
      <vt:variant>
        <vt:i4>655407</vt:i4>
      </vt:variant>
      <vt:variant>
        <vt:i4>81</vt:i4>
      </vt:variant>
      <vt:variant>
        <vt:i4>0</vt:i4>
      </vt:variant>
      <vt:variant>
        <vt:i4>5</vt:i4>
      </vt:variant>
      <vt:variant>
        <vt:lpwstr>mailto:rishabh.b.joshi@accenture.com</vt:lpwstr>
      </vt:variant>
      <vt:variant>
        <vt:lpwstr/>
      </vt:variant>
      <vt:variant>
        <vt:i4>7077913</vt:i4>
      </vt:variant>
      <vt:variant>
        <vt:i4>78</vt:i4>
      </vt:variant>
      <vt:variant>
        <vt:i4>0</vt:i4>
      </vt:variant>
      <vt:variant>
        <vt:i4>5</vt:i4>
      </vt:variant>
      <vt:variant>
        <vt:lpwstr>mailto:chetankumar.rane@accenture.com</vt:lpwstr>
      </vt:variant>
      <vt:variant>
        <vt:lpwstr/>
      </vt:variant>
      <vt:variant>
        <vt:i4>1441853</vt:i4>
      </vt:variant>
      <vt:variant>
        <vt:i4>71</vt:i4>
      </vt:variant>
      <vt:variant>
        <vt:i4>0</vt:i4>
      </vt:variant>
      <vt:variant>
        <vt:i4>5</vt:i4>
      </vt:variant>
      <vt:variant>
        <vt:lpwstr/>
      </vt:variant>
      <vt:variant>
        <vt:lpwstr>_Toc219732551</vt:lpwstr>
      </vt:variant>
      <vt:variant>
        <vt:i4>1441853</vt:i4>
      </vt:variant>
      <vt:variant>
        <vt:i4>65</vt:i4>
      </vt:variant>
      <vt:variant>
        <vt:i4>0</vt:i4>
      </vt:variant>
      <vt:variant>
        <vt:i4>5</vt:i4>
      </vt:variant>
      <vt:variant>
        <vt:lpwstr/>
      </vt:variant>
      <vt:variant>
        <vt:lpwstr>_Toc219732550</vt:lpwstr>
      </vt:variant>
      <vt:variant>
        <vt:i4>1507389</vt:i4>
      </vt:variant>
      <vt:variant>
        <vt:i4>59</vt:i4>
      </vt:variant>
      <vt:variant>
        <vt:i4>0</vt:i4>
      </vt:variant>
      <vt:variant>
        <vt:i4>5</vt:i4>
      </vt:variant>
      <vt:variant>
        <vt:lpwstr/>
      </vt:variant>
      <vt:variant>
        <vt:lpwstr>_Toc219732549</vt:lpwstr>
      </vt:variant>
      <vt:variant>
        <vt:i4>1507389</vt:i4>
      </vt:variant>
      <vt:variant>
        <vt:i4>53</vt:i4>
      </vt:variant>
      <vt:variant>
        <vt:i4>0</vt:i4>
      </vt:variant>
      <vt:variant>
        <vt:i4>5</vt:i4>
      </vt:variant>
      <vt:variant>
        <vt:lpwstr/>
      </vt:variant>
      <vt:variant>
        <vt:lpwstr>_Toc219732548</vt:lpwstr>
      </vt:variant>
      <vt:variant>
        <vt:i4>1507389</vt:i4>
      </vt:variant>
      <vt:variant>
        <vt:i4>47</vt:i4>
      </vt:variant>
      <vt:variant>
        <vt:i4>0</vt:i4>
      </vt:variant>
      <vt:variant>
        <vt:i4>5</vt:i4>
      </vt:variant>
      <vt:variant>
        <vt:lpwstr/>
      </vt:variant>
      <vt:variant>
        <vt:lpwstr>_Toc219732547</vt:lpwstr>
      </vt:variant>
      <vt:variant>
        <vt:i4>1507389</vt:i4>
      </vt:variant>
      <vt:variant>
        <vt:i4>41</vt:i4>
      </vt:variant>
      <vt:variant>
        <vt:i4>0</vt:i4>
      </vt:variant>
      <vt:variant>
        <vt:i4>5</vt:i4>
      </vt:variant>
      <vt:variant>
        <vt:lpwstr/>
      </vt:variant>
      <vt:variant>
        <vt:lpwstr>_Toc219732546</vt:lpwstr>
      </vt:variant>
      <vt:variant>
        <vt:i4>1507389</vt:i4>
      </vt:variant>
      <vt:variant>
        <vt:i4>35</vt:i4>
      </vt:variant>
      <vt:variant>
        <vt:i4>0</vt:i4>
      </vt:variant>
      <vt:variant>
        <vt:i4>5</vt:i4>
      </vt:variant>
      <vt:variant>
        <vt:lpwstr/>
      </vt:variant>
      <vt:variant>
        <vt:lpwstr>_Toc219732545</vt:lpwstr>
      </vt:variant>
      <vt:variant>
        <vt:i4>1507389</vt:i4>
      </vt:variant>
      <vt:variant>
        <vt:i4>29</vt:i4>
      </vt:variant>
      <vt:variant>
        <vt:i4>0</vt:i4>
      </vt:variant>
      <vt:variant>
        <vt:i4>5</vt:i4>
      </vt:variant>
      <vt:variant>
        <vt:lpwstr/>
      </vt:variant>
      <vt:variant>
        <vt:lpwstr>_Toc219732544</vt:lpwstr>
      </vt:variant>
      <vt:variant>
        <vt:i4>1507389</vt:i4>
      </vt:variant>
      <vt:variant>
        <vt:i4>23</vt:i4>
      </vt:variant>
      <vt:variant>
        <vt:i4>0</vt:i4>
      </vt:variant>
      <vt:variant>
        <vt:i4>5</vt:i4>
      </vt:variant>
      <vt:variant>
        <vt:lpwstr/>
      </vt:variant>
      <vt:variant>
        <vt:lpwstr>_Toc219732543</vt:lpwstr>
      </vt:variant>
      <vt:variant>
        <vt:i4>1507389</vt:i4>
      </vt:variant>
      <vt:variant>
        <vt:i4>17</vt:i4>
      </vt:variant>
      <vt:variant>
        <vt:i4>0</vt:i4>
      </vt:variant>
      <vt:variant>
        <vt:i4>5</vt:i4>
      </vt:variant>
      <vt:variant>
        <vt:lpwstr/>
      </vt:variant>
      <vt:variant>
        <vt:lpwstr>_Toc219732542</vt:lpwstr>
      </vt:variant>
      <vt:variant>
        <vt:i4>1507389</vt:i4>
      </vt:variant>
      <vt:variant>
        <vt:i4>11</vt:i4>
      </vt:variant>
      <vt:variant>
        <vt:i4>0</vt:i4>
      </vt:variant>
      <vt:variant>
        <vt:i4>5</vt:i4>
      </vt:variant>
      <vt:variant>
        <vt:lpwstr/>
      </vt:variant>
      <vt:variant>
        <vt:lpwstr>_Toc219732541</vt:lpwstr>
      </vt:variant>
      <vt:variant>
        <vt:i4>1507389</vt:i4>
      </vt:variant>
      <vt:variant>
        <vt:i4>5</vt:i4>
      </vt:variant>
      <vt:variant>
        <vt:i4>0</vt:i4>
      </vt:variant>
      <vt:variant>
        <vt:i4>5</vt:i4>
      </vt:variant>
      <vt:variant>
        <vt:lpwstr/>
      </vt:variant>
      <vt:variant>
        <vt:lpwstr>_Toc219732540</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Models Tutorial</dc:title>
  <dc:subject/>
  <dc:creator>S Mohamed, Imran Khan</dc:creator>
  <cp:keywords/>
  <dc:description/>
  <cp:lastModifiedBy>Olson, Ed</cp:lastModifiedBy>
  <cp:revision>510</cp:revision>
  <cp:lastPrinted>2026-01-19T11:53:00Z</cp:lastPrinted>
  <dcterms:created xsi:type="dcterms:W3CDTF">2022-11-06T04:03:00Z</dcterms:created>
  <dcterms:modified xsi:type="dcterms:W3CDTF">2026-02-12T20:35:00Z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ies>
</file>