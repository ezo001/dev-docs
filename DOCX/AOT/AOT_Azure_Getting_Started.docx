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3BC1" w14:textId="5AE36F76" w:rsidR="00756A52" w:rsidRPr="009E5188" w:rsidRDefault="00A90103" w:rsidP="009E5188">
      <w:pPr>
        <w:pStyle w:val="Heading1"/>
      </w:pPr>
      <w:bookmarkStart w:id="0" w:name="OLE_LINK1"/>
      <w:bookmarkStart w:id="1" w:name="OLE_LINK2"/>
      <w:r w:rsidRPr="009E5188">
        <w:t xml:space="preserve">Getting Started with </w:t>
      </w:r>
      <w:r w:rsidR="00575E58">
        <w:t xml:space="preserve">AOT on </w:t>
      </w:r>
      <w:r w:rsidR="00FC4888">
        <w:t>Azure</w:t>
      </w:r>
    </w:p>
    <w:p w14:paraId="25CCEAD6" w14:textId="77777777" w:rsidR="00A2097B" w:rsidRPr="00A2097B" w:rsidRDefault="00A2097B" w:rsidP="00983B80">
      <w:bookmarkStart w:id="2" w:name="_Hlk104450525"/>
      <w:r w:rsidRPr="00A2097B">
        <w:rPr>
          <w:i/>
          <w:iCs/>
        </w:rPr>
        <w:t>Accenture Operations Twin</w:t>
      </w:r>
      <w:r w:rsidRPr="00A2097B">
        <w:t xml:space="preserve"> (AOT)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4159EC02" w14:textId="77777777" w:rsidR="00A2097B" w:rsidRPr="00A2097B" w:rsidRDefault="00A2097B" w:rsidP="00983B80">
      <w:r w:rsidRPr="00A2097B">
        <w:t xml:space="preserve">Starting with version 2.5, AOT is now included in the </w:t>
      </w:r>
      <w:r w:rsidRPr="00A2097B">
        <w:rPr>
          <w:i/>
          <w:iCs/>
        </w:rPr>
        <w:t>Industrial AI</w:t>
      </w:r>
      <w:r w:rsidRPr="00A2097B">
        <w:t xml:space="preserve"> (IAI) initiative— a multi- disciplinary approach combining Industry knowledge, Operational Technology and Advanced AI underpinned by cutting-edge AI Offerings, specifically tailored to client requirements across industries and domains.</w:t>
      </w:r>
    </w:p>
    <w:p w14:paraId="31BFE185" w14:textId="77777777" w:rsidR="00A2097B" w:rsidRPr="00A2097B" w:rsidRDefault="00A2097B" w:rsidP="00983B80">
      <w:r w:rsidRPr="00A2097B">
        <w:t>As part of this initiative, we have launched Industrial AI Foundations, a set of flexible data services designed to support the fast rollout of Industrial AI solutions.</w:t>
      </w:r>
    </w:p>
    <w:p w14:paraId="293B6829" w14:textId="77777777" w:rsidR="00A2097B" w:rsidRPr="00A2097B" w:rsidRDefault="00A2097B" w:rsidP="00983B80">
      <w:r w:rsidRPr="00A2097B">
        <w:t>AOT and Plant Control Tower will continue to evolve within the Industrial AI Foundation portfolio, and future releases will be provided under the Industrial AI initiative.</w:t>
      </w:r>
    </w:p>
    <w:p w14:paraId="77A36115" w14:textId="77777777" w:rsidR="00AB1C72" w:rsidRPr="00BC1418" w:rsidRDefault="00AB1C72" w:rsidP="00AB1C72">
      <w:pPr>
        <w:rPr>
          <w:sz w:val="2"/>
          <w:szCs w:val="6"/>
        </w:rPr>
      </w:pPr>
    </w:p>
    <w:p w14:paraId="6F91AF9C" w14:textId="6438F1DC" w:rsidR="0033311B" w:rsidRPr="009E5188" w:rsidRDefault="0033311B" w:rsidP="0094610D">
      <w:pPr>
        <w:pStyle w:val="Heading2"/>
      </w:pPr>
      <w:r w:rsidRPr="009E5188">
        <w:t>Key Links</w:t>
      </w:r>
    </w:p>
    <w:p w14:paraId="15F9F4B5" w14:textId="07445384" w:rsidR="000312C9" w:rsidRDefault="000312C9" w:rsidP="00CC03B3">
      <w:pPr>
        <w:numPr>
          <w:ilvl w:val="0"/>
          <w:numId w:val="6"/>
        </w:numPr>
        <w:spacing w:before="120" w:after="120"/>
      </w:pPr>
      <w:hyperlink r:id="rId12" w:history="1">
        <w:r w:rsidRPr="00E56B3A">
          <w:rPr>
            <w:rStyle w:val="Hyperlink"/>
            <w:rFonts w:cs="Arial"/>
          </w:rPr>
          <w:t>AOT on Azure</w:t>
        </w:r>
      </w:hyperlink>
    </w:p>
    <w:p w14:paraId="430AE26B" w14:textId="793F8C65" w:rsidR="0033311B" w:rsidRDefault="0033311B" w:rsidP="00CC03B3">
      <w:pPr>
        <w:numPr>
          <w:ilvl w:val="0"/>
          <w:numId w:val="6"/>
        </w:numPr>
        <w:spacing w:before="120" w:after="120"/>
      </w:pPr>
      <w:hyperlink r:id="rId13" w:history="1">
        <w:r>
          <w:rPr>
            <w:rStyle w:val="Hyperlink"/>
            <w:rFonts w:cs="Arial"/>
          </w:rPr>
          <w:t>Asset Overview</w:t>
        </w:r>
      </w:hyperlink>
    </w:p>
    <w:p w14:paraId="139CE855" w14:textId="77777777" w:rsidR="0033311B" w:rsidRPr="005F5047" w:rsidRDefault="0033311B" w:rsidP="00CC03B3">
      <w:pPr>
        <w:numPr>
          <w:ilvl w:val="0"/>
          <w:numId w:val="6"/>
        </w:numPr>
        <w:spacing w:before="120" w:after="120"/>
      </w:pPr>
      <w:hyperlink r:id="rId14" w:history="1">
        <w:r w:rsidRPr="005F5047">
          <w:rPr>
            <w:rStyle w:val="Hyperlink"/>
            <w:rFonts w:cs="Arial"/>
          </w:rPr>
          <w:t>Nomenclature</w:t>
        </w:r>
      </w:hyperlink>
    </w:p>
    <w:p w14:paraId="2E992401" w14:textId="77777777" w:rsidR="0033311B" w:rsidRPr="00FC2504" w:rsidRDefault="0033311B" w:rsidP="00CC03B3">
      <w:pPr>
        <w:numPr>
          <w:ilvl w:val="0"/>
          <w:numId w:val="6"/>
        </w:numPr>
        <w:spacing w:before="120" w:after="120"/>
        <w:rPr>
          <w:rStyle w:val="Hyperlink"/>
          <w:rFonts w:cs="Arial"/>
          <w:color w:val="000000" w:themeColor="text1"/>
          <w:u w:val="none"/>
        </w:rPr>
      </w:pPr>
      <w:hyperlink r:id="rId15" w:history="1">
        <w:r w:rsidRPr="00674B7D">
          <w:rPr>
            <w:rStyle w:val="Hyperlink"/>
            <w:rFonts w:cs="Arial"/>
          </w:rPr>
          <w:t>AOT IX Developer Hub Resources</w:t>
        </w:r>
      </w:hyperlink>
    </w:p>
    <w:p w14:paraId="440704EB" w14:textId="2E324E8E" w:rsidR="0033311B" w:rsidRDefault="0033311B" w:rsidP="00CC03B3">
      <w:pPr>
        <w:pStyle w:val="ListParagraph"/>
        <w:numPr>
          <w:ilvl w:val="0"/>
          <w:numId w:val="6"/>
        </w:numPr>
      </w:pPr>
      <w:hyperlink r:id="rId16" w:history="1">
        <w:r w:rsidRPr="00FC2504">
          <w:rPr>
            <w:rStyle w:val="Hyperlink"/>
            <w:rFonts w:cs="Arial"/>
          </w:rPr>
          <w:t>AOT Deployment Guide</w:t>
        </w:r>
      </w:hyperlink>
    </w:p>
    <w:p w14:paraId="0A788B62" w14:textId="77777777" w:rsidR="009E5188" w:rsidRPr="00774D05" w:rsidRDefault="009E5188" w:rsidP="0094610D">
      <w:pPr>
        <w:pStyle w:val="Heading2"/>
      </w:pPr>
      <w:r w:rsidRPr="00774D05">
        <w:t>Contacts</w:t>
      </w:r>
    </w:p>
    <w:p w14:paraId="4D87E96B" w14:textId="77777777" w:rsidR="009E5188" w:rsidRPr="001C5B30" w:rsidRDefault="009E5188" w:rsidP="00CC03B3">
      <w:pPr>
        <w:numPr>
          <w:ilvl w:val="0"/>
          <w:numId w:val="5"/>
        </w:numPr>
        <w:spacing w:before="120" w:after="120"/>
        <w:jc w:val="left"/>
        <w:rPr>
          <w:rFonts w:eastAsia="Calibri"/>
        </w:rPr>
      </w:pPr>
      <w:hyperlink r:id="rId17" w:history="1">
        <w:r w:rsidRPr="009D6DE4">
          <w:rPr>
            <w:rStyle w:val="Hyperlink"/>
            <w:rFonts w:cs="Arial"/>
          </w:rPr>
          <w:t>florian.tournier@accenture.com</w:t>
        </w:r>
      </w:hyperlink>
    </w:p>
    <w:p w14:paraId="72129E43" w14:textId="77777777" w:rsidR="009E5188" w:rsidRPr="00BF02CE" w:rsidRDefault="009E5188" w:rsidP="00CC03B3">
      <w:pPr>
        <w:numPr>
          <w:ilvl w:val="0"/>
          <w:numId w:val="5"/>
        </w:numPr>
        <w:spacing w:before="120" w:after="120"/>
        <w:jc w:val="left"/>
        <w:rPr>
          <w:rStyle w:val="Hyperlink"/>
          <w:rFonts w:eastAsia="Calibri" w:cs="Arial"/>
          <w:color w:val="auto"/>
          <w:u w:val="none"/>
        </w:rPr>
      </w:pPr>
      <w:hyperlink r:id="rId18" w:history="1">
        <w:r w:rsidRPr="005F6675">
          <w:rPr>
            <w:rStyle w:val="Hyperlink"/>
            <w:rFonts w:cs="Arial"/>
          </w:rPr>
          <w:t>susarla.aditya@accenture.com</w:t>
        </w:r>
      </w:hyperlink>
    </w:p>
    <w:p w14:paraId="5217D38E" w14:textId="77777777" w:rsidR="00A8201D" w:rsidRPr="00A8201D" w:rsidRDefault="00A8201D" w:rsidP="00A8201D">
      <w:pPr>
        <w:pStyle w:val="Heading2"/>
      </w:pPr>
      <w:r w:rsidRPr="00A8201D">
        <w:t>Suggested Reading</w:t>
      </w:r>
    </w:p>
    <w:p w14:paraId="771BCEF1" w14:textId="77777777" w:rsidR="00A8201D" w:rsidRPr="000F1C6F" w:rsidRDefault="00A8201D" w:rsidP="000F1C6F">
      <w:pPr>
        <w:numPr>
          <w:ilvl w:val="0"/>
          <w:numId w:val="5"/>
        </w:numPr>
        <w:spacing w:before="120" w:after="120"/>
        <w:jc w:val="left"/>
        <w:rPr>
          <w:rStyle w:val="Hyperlink"/>
          <w:rFonts w:cs="Arial"/>
        </w:rPr>
      </w:pPr>
      <w:hyperlink r:id="rId19" w:history="1">
        <w:r w:rsidRPr="00B8001C">
          <w:rPr>
            <w:rStyle w:val="Hyperlink"/>
            <w:rFonts w:cs="Arial"/>
          </w:rPr>
          <w:t>Accenture Operations Twin Micro front-end</w:t>
        </w:r>
      </w:hyperlink>
    </w:p>
    <w:p w14:paraId="00DEE406" w14:textId="77777777" w:rsidR="00A8201D" w:rsidRPr="000F1C6F" w:rsidRDefault="00A8201D" w:rsidP="000F1C6F">
      <w:pPr>
        <w:numPr>
          <w:ilvl w:val="0"/>
          <w:numId w:val="5"/>
        </w:numPr>
        <w:spacing w:before="120" w:after="120"/>
        <w:jc w:val="left"/>
        <w:rPr>
          <w:rStyle w:val="Hyperlink"/>
          <w:rFonts w:cs="Arial"/>
        </w:rPr>
      </w:pPr>
      <w:hyperlink r:id="rId20" w:history="1">
        <w:r w:rsidRPr="00B8001C">
          <w:rPr>
            <w:rStyle w:val="Hyperlink"/>
            <w:rFonts w:cs="Arial"/>
          </w:rPr>
          <w:t xml:space="preserve">Accenture Operations Twin Technical Architecture </w:t>
        </w:r>
      </w:hyperlink>
    </w:p>
    <w:p w14:paraId="03507A40" w14:textId="77777777" w:rsidR="00A8201D" w:rsidRPr="00A8201D" w:rsidRDefault="00A8201D" w:rsidP="00A8201D">
      <w:pPr>
        <w:sectPr w:rsidR="00A8201D" w:rsidRPr="00A8201D" w:rsidSect="004A1AA9">
          <w:headerReference w:type="even" r:id="rId21"/>
          <w:headerReference w:type="default" r:id="rId22"/>
          <w:footerReference w:type="even" r:id="rId23"/>
          <w:footerReference w:type="default" r:id="rId24"/>
          <w:headerReference w:type="first" r:id="rId25"/>
          <w:footerReference w:type="first" r:id="rId26"/>
          <w:type w:val="continuous"/>
          <w:pgSz w:w="10080" w:h="15840" w:code="1"/>
          <w:pgMar w:top="1440" w:right="1440" w:bottom="1440" w:left="1440" w:header="720" w:footer="720" w:gutter="0"/>
          <w:cols w:sep="1" w:space="1440"/>
          <w:docGrid w:linePitch="360"/>
        </w:sectPr>
      </w:pPr>
    </w:p>
    <w:p w14:paraId="26D117D1" w14:textId="29224C7A" w:rsidR="004C1535" w:rsidRPr="004C1535" w:rsidRDefault="00BF02CE" w:rsidP="00F5565E">
      <w:pPr>
        <w:pStyle w:val="Heading1"/>
      </w:pPr>
      <w:r w:rsidRPr="004C1535">
        <w:lastRenderedPageBreak/>
        <w:t>Required Skills</w:t>
      </w:r>
    </w:p>
    <w:p w14:paraId="1A8A423F" w14:textId="47050657" w:rsidR="00BF02CE" w:rsidRPr="004C1535" w:rsidRDefault="00BF02CE" w:rsidP="00F5565E">
      <w:pPr>
        <w:pStyle w:val="Heading2"/>
      </w:pPr>
      <w:r w:rsidRPr="004C1535">
        <w:t>Back-End Development</w:t>
      </w:r>
    </w:p>
    <w:p w14:paraId="451C34B1" w14:textId="77777777" w:rsidR="00BF02CE" w:rsidRPr="004C1535" w:rsidRDefault="00BF02CE" w:rsidP="00CC03B3">
      <w:pPr>
        <w:pStyle w:val="ListParagraph"/>
        <w:numPr>
          <w:ilvl w:val="0"/>
          <w:numId w:val="13"/>
        </w:numPr>
      </w:pPr>
      <w:r w:rsidRPr="004C1535">
        <w:t>Python</w:t>
      </w:r>
    </w:p>
    <w:p w14:paraId="661E40EA" w14:textId="77777777" w:rsidR="00BF02CE" w:rsidRPr="004C1535" w:rsidRDefault="00BF02CE" w:rsidP="00CC03B3">
      <w:pPr>
        <w:pStyle w:val="ListParagraph"/>
        <w:numPr>
          <w:ilvl w:val="0"/>
          <w:numId w:val="13"/>
        </w:numPr>
      </w:pPr>
      <w:r w:rsidRPr="004C1535">
        <w:t>Unity</w:t>
      </w:r>
    </w:p>
    <w:p w14:paraId="31AD5050" w14:textId="0907245B" w:rsidR="00BF02CE" w:rsidRPr="004C1535" w:rsidRDefault="0082416D" w:rsidP="00CC03B3">
      <w:pPr>
        <w:pStyle w:val="ListParagraph"/>
        <w:numPr>
          <w:ilvl w:val="0"/>
          <w:numId w:val="13"/>
        </w:numPr>
      </w:pPr>
      <w:r w:rsidRPr="004C1535">
        <w:t>Azure Blob Storage</w:t>
      </w:r>
      <w:r w:rsidR="00BF02CE" w:rsidRPr="004C1535">
        <w:t>  </w:t>
      </w:r>
    </w:p>
    <w:p w14:paraId="60EED7D7" w14:textId="77777777" w:rsidR="00BF02CE" w:rsidRPr="004C1535" w:rsidRDefault="00BF02CE" w:rsidP="00CC03B3">
      <w:pPr>
        <w:pStyle w:val="ListParagraph"/>
        <w:numPr>
          <w:ilvl w:val="0"/>
          <w:numId w:val="13"/>
        </w:numPr>
      </w:pPr>
      <w:r w:rsidRPr="004C1535">
        <w:t>Azure Kubernetes Cluster</w:t>
      </w:r>
      <w:r w:rsidRPr="00A056EF">
        <w:rPr>
          <w:rFonts w:ascii="Arial" w:hAnsi="Arial"/>
        </w:rPr>
        <w:t> </w:t>
      </w:r>
      <w:r w:rsidRPr="004C1535">
        <w:t> </w:t>
      </w:r>
    </w:p>
    <w:p w14:paraId="45DB3796" w14:textId="77777777" w:rsidR="00BF02CE" w:rsidRPr="004C1535" w:rsidRDefault="00BF02CE" w:rsidP="00CC03B3">
      <w:pPr>
        <w:pStyle w:val="ListParagraph"/>
        <w:numPr>
          <w:ilvl w:val="0"/>
          <w:numId w:val="13"/>
        </w:numPr>
      </w:pPr>
      <w:r w:rsidRPr="004C1535">
        <w:t>Container Registry</w:t>
      </w:r>
      <w:r w:rsidRPr="00A056EF">
        <w:rPr>
          <w:rFonts w:ascii="Arial" w:hAnsi="Arial"/>
        </w:rPr>
        <w:t> </w:t>
      </w:r>
      <w:r w:rsidRPr="004C1535">
        <w:t> </w:t>
      </w:r>
    </w:p>
    <w:p w14:paraId="05F03F3A" w14:textId="77777777" w:rsidR="00BF02CE" w:rsidRPr="004C1535" w:rsidRDefault="00BF02CE" w:rsidP="00CC03B3">
      <w:pPr>
        <w:pStyle w:val="ListParagraph"/>
        <w:numPr>
          <w:ilvl w:val="0"/>
          <w:numId w:val="13"/>
        </w:numPr>
      </w:pPr>
      <w:r w:rsidRPr="004C1535">
        <w:t>Namespace in the AKS cluster for environments</w:t>
      </w:r>
      <w:r w:rsidRPr="00A056EF">
        <w:rPr>
          <w:rFonts w:ascii="Arial" w:hAnsi="Arial"/>
        </w:rPr>
        <w:t> </w:t>
      </w:r>
      <w:r w:rsidRPr="004C1535">
        <w:t> </w:t>
      </w:r>
    </w:p>
    <w:p w14:paraId="6CB63D5A" w14:textId="77777777" w:rsidR="00BF02CE" w:rsidRPr="004C1535" w:rsidRDefault="00BF02CE" w:rsidP="00CC03B3">
      <w:pPr>
        <w:pStyle w:val="ListParagraph"/>
        <w:numPr>
          <w:ilvl w:val="0"/>
          <w:numId w:val="13"/>
        </w:numPr>
      </w:pPr>
      <w:r w:rsidRPr="004C1535">
        <w:t>Kubernetes Service Connection for AKS Cluster</w:t>
      </w:r>
      <w:r w:rsidRPr="00A056EF">
        <w:rPr>
          <w:rFonts w:ascii="Arial" w:hAnsi="Arial"/>
        </w:rPr>
        <w:t> </w:t>
      </w:r>
      <w:r w:rsidRPr="004C1535">
        <w:t> </w:t>
      </w:r>
    </w:p>
    <w:p w14:paraId="265CA91F" w14:textId="77777777" w:rsidR="00BF02CE" w:rsidRPr="004C1535" w:rsidRDefault="00BF02CE" w:rsidP="00CC03B3">
      <w:pPr>
        <w:pStyle w:val="ListParagraph"/>
        <w:numPr>
          <w:ilvl w:val="0"/>
          <w:numId w:val="13"/>
        </w:numPr>
      </w:pPr>
      <w:r w:rsidRPr="004C1535">
        <w:t>Sonar project and key</w:t>
      </w:r>
      <w:r w:rsidRPr="00A056EF">
        <w:rPr>
          <w:rFonts w:ascii="Arial" w:hAnsi="Arial"/>
        </w:rPr>
        <w:t> </w:t>
      </w:r>
      <w:r w:rsidRPr="004C1535">
        <w:t> </w:t>
      </w:r>
    </w:p>
    <w:p w14:paraId="03E7803D" w14:textId="3C80E54C" w:rsidR="002221E9" w:rsidRPr="004C1535" w:rsidRDefault="002221E9" w:rsidP="00CC03B3">
      <w:pPr>
        <w:pStyle w:val="ListParagraph"/>
        <w:numPr>
          <w:ilvl w:val="0"/>
          <w:numId w:val="13"/>
        </w:numPr>
      </w:pPr>
      <w:r w:rsidRPr="004C1535">
        <w:t>Azure Data factory</w:t>
      </w:r>
    </w:p>
    <w:p w14:paraId="7509E3E4" w14:textId="1C561EBA" w:rsidR="002221E9" w:rsidRPr="004C1535" w:rsidRDefault="002221E9" w:rsidP="00CC03B3">
      <w:pPr>
        <w:pStyle w:val="ListParagraph"/>
        <w:numPr>
          <w:ilvl w:val="0"/>
          <w:numId w:val="13"/>
        </w:numPr>
      </w:pPr>
      <w:r w:rsidRPr="004C1535">
        <w:t xml:space="preserve">Azure data explorer </w:t>
      </w:r>
    </w:p>
    <w:p w14:paraId="236382B9" w14:textId="2CF4C346" w:rsidR="002221E9" w:rsidRPr="004C1535" w:rsidRDefault="002221E9" w:rsidP="00CC03B3">
      <w:pPr>
        <w:pStyle w:val="ListParagraph"/>
        <w:numPr>
          <w:ilvl w:val="0"/>
          <w:numId w:val="13"/>
        </w:numPr>
      </w:pPr>
      <w:r w:rsidRPr="004C1535">
        <w:t>Azure SQL database</w:t>
      </w:r>
    </w:p>
    <w:p w14:paraId="0BE8333A" w14:textId="7438E387" w:rsidR="002221E9" w:rsidRPr="004C1535" w:rsidRDefault="007F3456" w:rsidP="00CC03B3">
      <w:pPr>
        <w:pStyle w:val="ListParagraph"/>
        <w:numPr>
          <w:ilvl w:val="0"/>
          <w:numId w:val="13"/>
        </w:numPr>
      </w:pPr>
      <w:r w:rsidRPr="004C1535">
        <w:t>Azure Pubsub notification</w:t>
      </w:r>
    </w:p>
    <w:p w14:paraId="70EDECF5" w14:textId="5AC2E653" w:rsidR="007F3456" w:rsidRPr="004C1535" w:rsidRDefault="007F3456" w:rsidP="00CC03B3">
      <w:pPr>
        <w:pStyle w:val="ListParagraph"/>
        <w:numPr>
          <w:ilvl w:val="0"/>
          <w:numId w:val="13"/>
        </w:numPr>
      </w:pPr>
      <w:r w:rsidRPr="004C1535">
        <w:t>Azure Stream Analytics</w:t>
      </w:r>
    </w:p>
    <w:p w14:paraId="0901002E" w14:textId="5251E50B" w:rsidR="007F3456" w:rsidRPr="004C1535" w:rsidRDefault="007F3456" w:rsidP="00CC03B3">
      <w:pPr>
        <w:pStyle w:val="ListParagraph"/>
        <w:numPr>
          <w:ilvl w:val="0"/>
          <w:numId w:val="13"/>
        </w:numPr>
      </w:pPr>
      <w:r w:rsidRPr="004C1535">
        <w:t>Azure Function Apps</w:t>
      </w:r>
    </w:p>
    <w:p w14:paraId="4919EC6C" w14:textId="681D27B2" w:rsidR="007F3456" w:rsidRPr="004C1535" w:rsidRDefault="007F3456" w:rsidP="00CC03B3">
      <w:pPr>
        <w:pStyle w:val="ListParagraph"/>
        <w:numPr>
          <w:ilvl w:val="0"/>
          <w:numId w:val="13"/>
        </w:numPr>
      </w:pPr>
      <w:r w:rsidRPr="004C1535">
        <w:t>Azure App Service</w:t>
      </w:r>
    </w:p>
    <w:p w14:paraId="048CF165" w14:textId="54D5EAFC" w:rsidR="00FF132B" w:rsidRPr="004C1535" w:rsidRDefault="00FF132B" w:rsidP="00CC03B3">
      <w:pPr>
        <w:pStyle w:val="ListParagraph"/>
        <w:numPr>
          <w:ilvl w:val="0"/>
          <w:numId w:val="13"/>
        </w:numPr>
      </w:pPr>
      <w:r w:rsidRPr="004C1535">
        <w:t>Azure Digital Twin</w:t>
      </w:r>
    </w:p>
    <w:p w14:paraId="72F8057A" w14:textId="526C2DC9" w:rsidR="0029623D" w:rsidRPr="004C1535" w:rsidRDefault="0029623D" w:rsidP="00CC03B3">
      <w:pPr>
        <w:pStyle w:val="ListParagraph"/>
        <w:numPr>
          <w:ilvl w:val="0"/>
          <w:numId w:val="13"/>
        </w:numPr>
      </w:pPr>
      <w:r w:rsidRPr="004C1535">
        <w:t>Azure APIM</w:t>
      </w:r>
    </w:p>
    <w:p w14:paraId="1B013FE9" w14:textId="26B2E3DD" w:rsidR="0029623D" w:rsidRPr="004C1535" w:rsidRDefault="0029623D" w:rsidP="00CC03B3">
      <w:pPr>
        <w:pStyle w:val="ListParagraph"/>
        <w:numPr>
          <w:ilvl w:val="0"/>
          <w:numId w:val="13"/>
        </w:numPr>
      </w:pPr>
      <w:r w:rsidRPr="004C1535">
        <w:t>Azure Cosmos DB</w:t>
      </w:r>
    </w:p>
    <w:p w14:paraId="1F27D662" w14:textId="0AAD27CE" w:rsidR="0029623D" w:rsidRPr="004C1535" w:rsidRDefault="00B91B2B" w:rsidP="00CC03B3">
      <w:pPr>
        <w:pStyle w:val="ListParagraph"/>
        <w:numPr>
          <w:ilvl w:val="0"/>
          <w:numId w:val="13"/>
        </w:numPr>
      </w:pPr>
      <w:r w:rsidRPr="004C1535">
        <w:t>Azure Network Service</w:t>
      </w:r>
    </w:p>
    <w:p w14:paraId="4BD0D4D1" w14:textId="77777777" w:rsidR="00BF02CE" w:rsidRPr="004C1535" w:rsidRDefault="00BF02CE" w:rsidP="00F5565E">
      <w:pPr>
        <w:pStyle w:val="Heading2"/>
      </w:pPr>
      <w:r w:rsidRPr="004C1535">
        <w:t>Front-End Development</w:t>
      </w:r>
    </w:p>
    <w:p w14:paraId="25812580" w14:textId="77777777" w:rsidR="00BF02CE" w:rsidRPr="004C1535" w:rsidRDefault="00BF02CE" w:rsidP="00CC03B3">
      <w:pPr>
        <w:pStyle w:val="ListParagraph"/>
        <w:numPr>
          <w:ilvl w:val="0"/>
          <w:numId w:val="13"/>
        </w:numPr>
      </w:pPr>
      <w:r w:rsidRPr="004C1535">
        <w:t>Angular</w:t>
      </w:r>
    </w:p>
    <w:p w14:paraId="66887597" w14:textId="77777777" w:rsidR="00BF02CE" w:rsidRPr="004C1535" w:rsidRDefault="00BF02CE" w:rsidP="00CC03B3">
      <w:pPr>
        <w:pStyle w:val="ListParagraph"/>
        <w:numPr>
          <w:ilvl w:val="0"/>
          <w:numId w:val="13"/>
        </w:numPr>
      </w:pPr>
      <w:r w:rsidRPr="004C1535">
        <w:t>React JS (for 3D)</w:t>
      </w:r>
    </w:p>
    <w:p w14:paraId="1C1416BF" w14:textId="77777777" w:rsidR="00BF02CE" w:rsidRPr="004C1535" w:rsidRDefault="00BF02CE" w:rsidP="00CC03B3">
      <w:pPr>
        <w:pStyle w:val="ListParagraph"/>
        <w:numPr>
          <w:ilvl w:val="0"/>
          <w:numId w:val="13"/>
        </w:numPr>
      </w:pPr>
      <w:r w:rsidRPr="004C1535">
        <w:t>Unity (for 3D)</w:t>
      </w:r>
    </w:p>
    <w:p w14:paraId="37C87D61" w14:textId="23DCB5D8" w:rsidR="00FC0ABC" w:rsidRPr="00BC1418" w:rsidRDefault="00FC0ABC" w:rsidP="00BF02CE">
      <w:pPr>
        <w:jc w:val="left"/>
        <w:rPr>
          <w:rStyle w:val="Hyperlink"/>
          <w:rFonts w:eastAsia="Calibri" w:cs="Arial"/>
          <w:color w:val="auto"/>
          <w:sz w:val="2"/>
          <w:szCs w:val="2"/>
          <w:u w:val="none"/>
        </w:rPr>
      </w:pPr>
    </w:p>
    <w:p w14:paraId="586952C5" w14:textId="77777777" w:rsidR="00BB3C06" w:rsidRDefault="00BB3C06" w:rsidP="0094610D">
      <w:pPr>
        <w:pStyle w:val="Heading2"/>
        <w:sectPr w:rsidR="00BB3C06" w:rsidSect="004A1AA9">
          <w:pgSz w:w="10080" w:h="15840" w:code="1"/>
          <w:pgMar w:top="1440" w:right="1440" w:bottom="1440" w:left="1440" w:header="720" w:footer="720" w:gutter="0"/>
          <w:cols w:sep="1" w:space="1440"/>
          <w:docGrid w:linePitch="360"/>
        </w:sectPr>
      </w:pPr>
    </w:p>
    <w:p w14:paraId="51398265" w14:textId="593D51D0" w:rsidR="00AB1C72" w:rsidRDefault="00AB1C72" w:rsidP="00F5565E">
      <w:pPr>
        <w:pStyle w:val="Heading1"/>
      </w:pPr>
      <w:r w:rsidRPr="00AB1C72">
        <w:lastRenderedPageBreak/>
        <w:t xml:space="preserve">Required Tools and </w:t>
      </w:r>
      <w:r w:rsidR="00A63246" w:rsidRPr="00AB1C72">
        <w:t>Licenses</w:t>
      </w:r>
    </w:p>
    <w:p w14:paraId="6D1206C8" w14:textId="77777777" w:rsidR="00923DA5" w:rsidRPr="00F4637C" w:rsidRDefault="00923DA5" w:rsidP="00F5565E">
      <w:pPr>
        <w:pStyle w:val="Heading2"/>
      </w:pPr>
      <w:r w:rsidRPr="00F4637C">
        <w:t>Back-End</w:t>
      </w:r>
    </w:p>
    <w:p w14:paraId="4F277C42" w14:textId="77777777" w:rsidR="00BE01CD" w:rsidRPr="0028720F" w:rsidRDefault="00BE01CD" w:rsidP="00CC03B3">
      <w:pPr>
        <w:pStyle w:val="ListParagraph"/>
        <w:numPr>
          <w:ilvl w:val="0"/>
          <w:numId w:val="12"/>
        </w:numPr>
      </w:pPr>
      <w:r w:rsidRPr="0028720F">
        <w:t>Python</w:t>
      </w:r>
    </w:p>
    <w:p w14:paraId="38D6C459" w14:textId="77777777" w:rsidR="00BE01CD" w:rsidRPr="0028720F" w:rsidRDefault="00BE01CD" w:rsidP="00CC03B3">
      <w:pPr>
        <w:pStyle w:val="ListParagraph"/>
        <w:numPr>
          <w:ilvl w:val="0"/>
          <w:numId w:val="12"/>
        </w:numPr>
      </w:pPr>
      <w:r w:rsidRPr="0028720F">
        <w:t>SonarQube</w:t>
      </w:r>
    </w:p>
    <w:p w14:paraId="707DAB71" w14:textId="2237520A" w:rsidR="005E0D93" w:rsidRPr="0028720F" w:rsidRDefault="00BE01CD" w:rsidP="00CC03B3">
      <w:pPr>
        <w:pStyle w:val="ListParagraph"/>
        <w:numPr>
          <w:ilvl w:val="0"/>
          <w:numId w:val="12"/>
        </w:numPr>
      </w:pPr>
      <w:r w:rsidRPr="0028720F">
        <w:t>Lens App</w:t>
      </w:r>
    </w:p>
    <w:p w14:paraId="679B08CF" w14:textId="77777777" w:rsidR="00923DA5" w:rsidRPr="0028720F" w:rsidRDefault="00923DA5" w:rsidP="00F5565E">
      <w:pPr>
        <w:pStyle w:val="Heading2"/>
      </w:pPr>
      <w:r w:rsidRPr="0028720F">
        <w:t>Front-End</w:t>
      </w:r>
    </w:p>
    <w:p w14:paraId="0E0B43E1" w14:textId="77777777" w:rsidR="00060CB6" w:rsidRPr="0028720F" w:rsidRDefault="00060CB6" w:rsidP="00CC03B3">
      <w:pPr>
        <w:pStyle w:val="ListParagraph"/>
        <w:numPr>
          <w:ilvl w:val="0"/>
          <w:numId w:val="12"/>
        </w:numPr>
      </w:pPr>
      <w:r w:rsidRPr="0028720F">
        <w:t>Node JS at least 10.13 up to 14.21.1 (for Angular 9)</w:t>
      </w:r>
    </w:p>
    <w:p w14:paraId="6137BED7" w14:textId="77777777" w:rsidR="00060CB6" w:rsidRPr="0028720F" w:rsidRDefault="00060CB6" w:rsidP="00CC03B3">
      <w:pPr>
        <w:pStyle w:val="ListParagraph"/>
        <w:numPr>
          <w:ilvl w:val="0"/>
          <w:numId w:val="12"/>
        </w:numPr>
      </w:pPr>
      <w:r w:rsidRPr="0028720F">
        <w:t xml:space="preserve">Angular CLI (global installation) </w:t>
      </w:r>
    </w:p>
    <w:p w14:paraId="32A12F79" w14:textId="77777777" w:rsidR="00060CB6" w:rsidRPr="0028720F" w:rsidRDefault="00060CB6" w:rsidP="00CC03B3">
      <w:pPr>
        <w:pStyle w:val="ListParagraph"/>
        <w:numPr>
          <w:ilvl w:val="0"/>
          <w:numId w:val="12"/>
        </w:numPr>
      </w:pPr>
      <w:r w:rsidRPr="0028720F">
        <w:t>Visual Studio Code</w:t>
      </w:r>
    </w:p>
    <w:p w14:paraId="6CA707FA" w14:textId="77777777" w:rsidR="00060CB6" w:rsidRPr="0028720F" w:rsidRDefault="00060CB6" w:rsidP="00CC03B3">
      <w:pPr>
        <w:pStyle w:val="ListParagraph"/>
        <w:numPr>
          <w:ilvl w:val="0"/>
          <w:numId w:val="12"/>
        </w:numPr>
      </w:pPr>
      <w:r w:rsidRPr="0028720F">
        <w:t>Jasmine and Karma</w:t>
      </w:r>
    </w:p>
    <w:p w14:paraId="5EE9E58C" w14:textId="77777777" w:rsidR="00060CB6" w:rsidRPr="0028720F" w:rsidRDefault="00060CB6" w:rsidP="00CC03B3">
      <w:pPr>
        <w:pStyle w:val="ListParagraph"/>
        <w:numPr>
          <w:ilvl w:val="0"/>
          <w:numId w:val="12"/>
        </w:numPr>
      </w:pPr>
      <w:r w:rsidRPr="0028720F">
        <w:t>SonarQube</w:t>
      </w:r>
    </w:p>
    <w:p w14:paraId="4E182312" w14:textId="77777777" w:rsidR="00060CB6" w:rsidRPr="0028720F" w:rsidRDefault="00060CB6" w:rsidP="00CC03B3">
      <w:pPr>
        <w:pStyle w:val="ListParagraph"/>
        <w:numPr>
          <w:ilvl w:val="0"/>
          <w:numId w:val="12"/>
        </w:numPr>
      </w:pPr>
      <w:r w:rsidRPr="0028720F">
        <w:t>VSTS Access (for installing shareable components)</w:t>
      </w:r>
    </w:p>
    <w:p w14:paraId="0F064302" w14:textId="3CEC8190" w:rsidR="00060CB6" w:rsidRPr="0028720F" w:rsidRDefault="00060CB6" w:rsidP="00CC03B3">
      <w:pPr>
        <w:pStyle w:val="ListParagraph"/>
        <w:numPr>
          <w:ilvl w:val="0"/>
          <w:numId w:val="12"/>
        </w:numPr>
      </w:pPr>
      <w:r w:rsidRPr="0028720F">
        <w:t>3DCE SaaS license for client implementation</w:t>
      </w:r>
      <w:r w:rsidR="005173AA" w:rsidRPr="0028720F">
        <w:t xml:space="preserve"> - optional</w:t>
      </w:r>
    </w:p>
    <w:p w14:paraId="726CCE1D" w14:textId="43144847" w:rsidR="00BE01CD" w:rsidRPr="0028720F" w:rsidRDefault="00060CB6" w:rsidP="00CC03B3">
      <w:pPr>
        <w:pStyle w:val="ListParagraph"/>
        <w:numPr>
          <w:ilvl w:val="0"/>
          <w:numId w:val="12"/>
        </w:numPr>
      </w:pPr>
      <w:r w:rsidRPr="0028720F">
        <w:t>Unity license</w:t>
      </w:r>
    </w:p>
    <w:p w14:paraId="5F4523CB" w14:textId="41ADEB9A" w:rsidR="00BC1418" w:rsidRPr="0028720F" w:rsidRDefault="00923DA5" w:rsidP="00F5565E">
      <w:pPr>
        <w:pStyle w:val="Heading2"/>
      </w:pPr>
      <w:r w:rsidRPr="0028720F">
        <w:t>Infrastructure</w:t>
      </w:r>
    </w:p>
    <w:p w14:paraId="3C804010" w14:textId="6AA63AD9" w:rsidR="000B4B83" w:rsidRPr="0028720F" w:rsidRDefault="000B4B83" w:rsidP="00CC03B3">
      <w:pPr>
        <w:pStyle w:val="ListParagraph"/>
        <w:numPr>
          <w:ilvl w:val="0"/>
          <w:numId w:val="12"/>
        </w:numPr>
      </w:pPr>
      <w:r w:rsidRPr="0028720F">
        <w:t>Azure Subscription</w:t>
      </w:r>
    </w:p>
    <w:p w14:paraId="01C3F247" w14:textId="2B4CCDCF" w:rsidR="00840AB3" w:rsidRPr="0028720F" w:rsidRDefault="00840AB3" w:rsidP="00CC03B3">
      <w:pPr>
        <w:pStyle w:val="ListParagraph"/>
        <w:numPr>
          <w:ilvl w:val="0"/>
          <w:numId w:val="12"/>
        </w:numPr>
      </w:pPr>
      <w:r w:rsidRPr="0028720F">
        <w:t xml:space="preserve">Azure Devops license/subscription </w:t>
      </w:r>
    </w:p>
    <w:p w14:paraId="10A56F6E" w14:textId="77777777" w:rsidR="004413F4" w:rsidRPr="0028720F" w:rsidRDefault="00840AB3" w:rsidP="00CC03B3">
      <w:pPr>
        <w:pStyle w:val="ListParagraph"/>
        <w:numPr>
          <w:ilvl w:val="0"/>
          <w:numId w:val="12"/>
        </w:numPr>
      </w:pPr>
      <w:r w:rsidRPr="0028720F">
        <w:t>Azure Devops Repository</w:t>
      </w:r>
    </w:p>
    <w:p w14:paraId="2333843D" w14:textId="77777777" w:rsidR="004413F4" w:rsidRPr="0028720F" w:rsidRDefault="004413F4" w:rsidP="00CC03B3">
      <w:pPr>
        <w:pStyle w:val="ListParagraph"/>
        <w:numPr>
          <w:ilvl w:val="1"/>
          <w:numId w:val="9"/>
        </w:numPr>
      </w:pPr>
      <w:r w:rsidRPr="0028720F">
        <w:t>E</w:t>
      </w:r>
      <w:r w:rsidR="00840AB3" w:rsidRPr="0028720F">
        <w:t>xtractor code</w:t>
      </w:r>
    </w:p>
    <w:p w14:paraId="512472FE" w14:textId="77777777" w:rsidR="004413F4" w:rsidRPr="0028720F" w:rsidRDefault="00840AB3" w:rsidP="00CC03B3">
      <w:pPr>
        <w:pStyle w:val="ListParagraph"/>
        <w:numPr>
          <w:ilvl w:val="1"/>
          <w:numId w:val="9"/>
        </w:numPr>
      </w:pPr>
      <w:r w:rsidRPr="0028720F">
        <w:t>ARM templates</w:t>
      </w:r>
    </w:p>
    <w:p w14:paraId="5532343B" w14:textId="368114CE" w:rsidR="00840AB3" w:rsidRPr="0028720F" w:rsidRDefault="004413F4" w:rsidP="00CC03B3">
      <w:pPr>
        <w:pStyle w:val="ListParagraph"/>
        <w:numPr>
          <w:ilvl w:val="1"/>
          <w:numId w:val="9"/>
        </w:numPr>
      </w:pPr>
      <w:r w:rsidRPr="0028720F">
        <w:t>P</w:t>
      </w:r>
      <w:r w:rsidR="00840AB3" w:rsidRPr="0028720F">
        <w:t>ipeline files</w:t>
      </w:r>
    </w:p>
    <w:p w14:paraId="020A9C3F" w14:textId="77777777" w:rsidR="00840AB3" w:rsidRPr="0028720F" w:rsidRDefault="00840AB3" w:rsidP="00CC03B3">
      <w:pPr>
        <w:pStyle w:val="ListParagraph"/>
        <w:numPr>
          <w:ilvl w:val="0"/>
          <w:numId w:val="12"/>
        </w:numPr>
      </w:pPr>
      <w:r w:rsidRPr="0028720F">
        <w:t>Azure CLI</w:t>
      </w:r>
    </w:p>
    <w:p w14:paraId="6C18DB13" w14:textId="77777777" w:rsidR="00840AB3" w:rsidRPr="0028720F" w:rsidRDefault="00840AB3" w:rsidP="00CC03B3">
      <w:pPr>
        <w:pStyle w:val="ListParagraph"/>
        <w:numPr>
          <w:ilvl w:val="0"/>
          <w:numId w:val="12"/>
        </w:numPr>
      </w:pPr>
      <w:r w:rsidRPr="0028720F">
        <w:t xml:space="preserve">Git Bash </w:t>
      </w:r>
    </w:p>
    <w:p w14:paraId="10995EF8" w14:textId="77777777" w:rsidR="00840AB3" w:rsidRPr="0028720F" w:rsidRDefault="00840AB3" w:rsidP="00CC03B3">
      <w:pPr>
        <w:pStyle w:val="ListParagraph"/>
        <w:numPr>
          <w:ilvl w:val="0"/>
          <w:numId w:val="12"/>
        </w:numPr>
      </w:pPr>
      <w:r w:rsidRPr="0028720F">
        <w:t xml:space="preserve">Sonar project and key </w:t>
      </w:r>
    </w:p>
    <w:bookmarkEnd w:id="2"/>
    <w:p w14:paraId="6D847078" w14:textId="77777777" w:rsidR="00BB3C06" w:rsidRDefault="00BB3C06" w:rsidP="00FB03A0">
      <w:pPr>
        <w:pStyle w:val="Heading1"/>
        <w:sectPr w:rsidR="00BB3C06" w:rsidSect="004A1AA9">
          <w:pgSz w:w="10080" w:h="15840" w:code="1"/>
          <w:pgMar w:top="1440" w:right="1440" w:bottom="1440" w:left="1440" w:header="720" w:footer="720" w:gutter="0"/>
          <w:cols w:sep="1" w:space="1440"/>
          <w:docGrid w:linePitch="360"/>
        </w:sectPr>
      </w:pPr>
    </w:p>
    <w:p w14:paraId="749D6B3B" w14:textId="30118447" w:rsidR="00FB03A0" w:rsidRDefault="002E04DE" w:rsidP="00FB03A0">
      <w:pPr>
        <w:pStyle w:val="Heading1"/>
      </w:pPr>
      <w:r w:rsidRPr="007F02BA">
        <w:lastRenderedPageBreak/>
        <w:t>Delivery Team Journey</w:t>
      </w:r>
      <w:bookmarkEnd w:id="0"/>
      <w:bookmarkEnd w:id="1"/>
    </w:p>
    <w:tbl>
      <w:tblPr>
        <w:tblStyle w:val="TableGrid"/>
        <w:tblW w:w="7897" w:type="dxa"/>
        <w:tblLook w:val="04A0" w:firstRow="1" w:lastRow="0" w:firstColumn="1" w:lastColumn="0" w:noHBand="0" w:noVBand="1"/>
      </w:tblPr>
      <w:tblGrid>
        <w:gridCol w:w="685"/>
        <w:gridCol w:w="7212"/>
      </w:tblGrid>
      <w:tr w:rsidR="00C40C07" w14:paraId="60040AC3" w14:textId="77777777" w:rsidTr="00046AB4">
        <w:trPr>
          <w:trHeight w:val="742"/>
        </w:trPr>
        <w:tc>
          <w:tcPr>
            <w:tcW w:w="685" w:type="dxa"/>
            <w:shd w:val="clear" w:color="auto" w:fill="D9D9D9" w:themeFill="background1" w:themeFillShade="D9"/>
          </w:tcPr>
          <w:p w14:paraId="0EE28C34" w14:textId="3BFBA2AC" w:rsidR="00C40C07" w:rsidRDefault="00C40C07" w:rsidP="00220772">
            <w:pPr>
              <w:tabs>
                <w:tab w:val="left" w:pos="2055"/>
              </w:tabs>
              <w:spacing w:before="240" w:after="240"/>
              <w:rPr>
                <w:noProof/>
              </w:rPr>
            </w:pPr>
            <w:r>
              <w:rPr>
                <w:noProof/>
              </w:rPr>
              <w:t>Step</w:t>
            </w:r>
          </w:p>
        </w:tc>
        <w:tc>
          <w:tcPr>
            <w:tcW w:w="7212" w:type="dxa"/>
            <w:shd w:val="clear" w:color="auto" w:fill="D9D9D9" w:themeFill="background1" w:themeFillShade="D9"/>
          </w:tcPr>
          <w:p w14:paraId="2429508E" w14:textId="3181CF2F" w:rsidR="00C40C07" w:rsidRDefault="00C40C07" w:rsidP="00220772">
            <w:pPr>
              <w:tabs>
                <w:tab w:val="left" w:pos="2055"/>
              </w:tabs>
              <w:spacing w:before="240" w:after="240"/>
              <w:rPr>
                <w:noProof/>
              </w:rPr>
            </w:pPr>
            <w:r>
              <w:rPr>
                <w:noProof/>
              </w:rPr>
              <w:t>Activity</w:t>
            </w:r>
          </w:p>
        </w:tc>
      </w:tr>
      <w:tr w:rsidR="00C40C07" w14:paraId="2FE4B21A" w14:textId="77777777" w:rsidTr="00046AB4">
        <w:trPr>
          <w:trHeight w:val="742"/>
        </w:trPr>
        <w:tc>
          <w:tcPr>
            <w:tcW w:w="685" w:type="dxa"/>
          </w:tcPr>
          <w:p w14:paraId="161DB701" w14:textId="3150B364" w:rsidR="00C40C07" w:rsidRDefault="005046E3" w:rsidP="00220772">
            <w:pPr>
              <w:tabs>
                <w:tab w:val="left" w:pos="2055"/>
              </w:tabs>
              <w:spacing w:before="240" w:after="240"/>
              <w:rPr>
                <w:noProof/>
              </w:rPr>
            </w:pPr>
            <w:r>
              <w:rPr>
                <w:noProof/>
              </w:rPr>
              <w:t>1</w:t>
            </w:r>
          </w:p>
        </w:tc>
        <w:tc>
          <w:tcPr>
            <w:tcW w:w="7212" w:type="dxa"/>
          </w:tcPr>
          <w:p w14:paraId="0D0264E1" w14:textId="063B68F7" w:rsidR="00C40C07" w:rsidRDefault="005046E3" w:rsidP="00220772">
            <w:pPr>
              <w:tabs>
                <w:tab w:val="left" w:pos="2055"/>
              </w:tabs>
              <w:spacing w:before="240" w:after="240"/>
              <w:rPr>
                <w:noProof/>
              </w:rPr>
            </w:pPr>
            <w:r>
              <w:rPr>
                <w:noProof/>
              </w:rPr>
              <w:t>Project Kick Off</w:t>
            </w:r>
            <w:r w:rsidR="00253DF1">
              <w:rPr>
                <w:noProof/>
              </w:rPr>
              <w:t xml:space="preserve"> (Non-AOT)</w:t>
            </w:r>
          </w:p>
        </w:tc>
      </w:tr>
      <w:tr w:rsidR="00C40C07" w14:paraId="68321C57" w14:textId="77777777" w:rsidTr="00046AB4">
        <w:trPr>
          <w:trHeight w:val="742"/>
        </w:trPr>
        <w:tc>
          <w:tcPr>
            <w:tcW w:w="685" w:type="dxa"/>
          </w:tcPr>
          <w:p w14:paraId="73916948" w14:textId="6B613B5E" w:rsidR="00C40C07" w:rsidRDefault="005046E3" w:rsidP="00220772">
            <w:pPr>
              <w:tabs>
                <w:tab w:val="left" w:pos="2055"/>
              </w:tabs>
              <w:spacing w:before="240" w:after="240"/>
              <w:rPr>
                <w:noProof/>
              </w:rPr>
            </w:pPr>
            <w:r>
              <w:rPr>
                <w:noProof/>
              </w:rPr>
              <w:t>2</w:t>
            </w:r>
          </w:p>
        </w:tc>
        <w:tc>
          <w:tcPr>
            <w:tcW w:w="7212" w:type="dxa"/>
          </w:tcPr>
          <w:p w14:paraId="2C80E731" w14:textId="13D73365" w:rsidR="00C40C07" w:rsidRDefault="005046E3" w:rsidP="00BF55EA">
            <w:pPr>
              <w:tabs>
                <w:tab w:val="left" w:pos="2055"/>
              </w:tabs>
              <w:spacing w:before="240" w:after="240"/>
              <w:jc w:val="left"/>
              <w:rPr>
                <w:noProof/>
              </w:rPr>
            </w:pPr>
            <w:r w:rsidRPr="005046E3">
              <w:rPr>
                <w:noProof/>
              </w:rPr>
              <w:t>Spin up</w:t>
            </w:r>
            <w:r>
              <w:rPr>
                <w:noProof/>
              </w:rPr>
              <w:t xml:space="preserve"> </w:t>
            </w:r>
            <w:r w:rsidRPr="005046E3">
              <w:rPr>
                <w:noProof/>
              </w:rPr>
              <w:t>Azure Client subscription with Groups, Roles  and Service principles</w:t>
            </w:r>
            <w:r w:rsidR="00253DF1">
              <w:rPr>
                <w:noProof/>
              </w:rPr>
              <w:t xml:space="preserve"> (Non-AOT)</w:t>
            </w:r>
          </w:p>
        </w:tc>
      </w:tr>
      <w:tr w:rsidR="00C40C07" w14:paraId="4382A9FE" w14:textId="77777777" w:rsidTr="00046AB4">
        <w:trPr>
          <w:trHeight w:val="1003"/>
        </w:trPr>
        <w:tc>
          <w:tcPr>
            <w:tcW w:w="685" w:type="dxa"/>
          </w:tcPr>
          <w:p w14:paraId="657611C4" w14:textId="0C2F6296" w:rsidR="00C40C07" w:rsidRDefault="005046E3" w:rsidP="00220772">
            <w:pPr>
              <w:tabs>
                <w:tab w:val="left" w:pos="2055"/>
              </w:tabs>
              <w:spacing w:before="240" w:after="240"/>
              <w:rPr>
                <w:noProof/>
              </w:rPr>
            </w:pPr>
            <w:r>
              <w:rPr>
                <w:noProof/>
              </w:rPr>
              <w:t>3</w:t>
            </w:r>
          </w:p>
        </w:tc>
        <w:tc>
          <w:tcPr>
            <w:tcW w:w="7212" w:type="dxa"/>
          </w:tcPr>
          <w:p w14:paraId="7D947613" w14:textId="15F76B36" w:rsidR="00C40C07" w:rsidRDefault="002062A3" w:rsidP="00BF55EA">
            <w:pPr>
              <w:tabs>
                <w:tab w:val="left" w:pos="2055"/>
              </w:tabs>
              <w:spacing w:before="240" w:after="240"/>
              <w:jc w:val="left"/>
              <w:rPr>
                <w:noProof/>
              </w:rPr>
            </w:pPr>
            <w:r w:rsidRPr="002062A3">
              <w:rPr>
                <w:noProof/>
              </w:rPr>
              <w:t>Twin creatio</w:t>
            </w:r>
            <w:r>
              <w:rPr>
                <w:noProof/>
              </w:rPr>
              <w:t xml:space="preserve">n – Planning </w:t>
            </w:r>
            <w:r w:rsidRPr="002062A3">
              <w:rPr>
                <w:noProof/>
              </w:rPr>
              <w:t>for Onboarding  client devices</w:t>
            </w:r>
            <w:r w:rsidR="006713B1">
              <w:rPr>
                <w:noProof/>
              </w:rPr>
              <w:t xml:space="preserve"> and e</w:t>
            </w:r>
            <w:r w:rsidRPr="002062A3">
              <w:rPr>
                <w:noProof/>
              </w:rPr>
              <w:t>xtract data from Client</w:t>
            </w:r>
            <w:r w:rsidR="003D2991">
              <w:rPr>
                <w:noProof/>
              </w:rPr>
              <w:t>'</w:t>
            </w:r>
            <w:r w:rsidRPr="002062A3">
              <w:rPr>
                <w:noProof/>
              </w:rPr>
              <w:t>s Source System or aggregate AH from multiple systems</w:t>
            </w:r>
            <w:r w:rsidR="006713B1">
              <w:rPr>
                <w:noProof/>
              </w:rPr>
              <w:t>.</w:t>
            </w:r>
          </w:p>
        </w:tc>
      </w:tr>
      <w:tr w:rsidR="00C40C07" w14:paraId="34DE13A5" w14:textId="77777777" w:rsidTr="00046AB4">
        <w:trPr>
          <w:trHeight w:val="728"/>
        </w:trPr>
        <w:tc>
          <w:tcPr>
            <w:tcW w:w="685" w:type="dxa"/>
          </w:tcPr>
          <w:p w14:paraId="06C04F1E" w14:textId="10E5DB74" w:rsidR="00C40C07" w:rsidRDefault="005046E3" w:rsidP="00220772">
            <w:pPr>
              <w:tabs>
                <w:tab w:val="left" w:pos="2055"/>
              </w:tabs>
              <w:spacing w:before="240" w:after="240"/>
              <w:rPr>
                <w:noProof/>
              </w:rPr>
            </w:pPr>
            <w:r>
              <w:rPr>
                <w:noProof/>
              </w:rPr>
              <w:t>4</w:t>
            </w:r>
          </w:p>
        </w:tc>
        <w:tc>
          <w:tcPr>
            <w:tcW w:w="7212" w:type="dxa"/>
          </w:tcPr>
          <w:p w14:paraId="1AA7DD36" w14:textId="7168E1B8" w:rsidR="00C40C07" w:rsidRDefault="006713B1" w:rsidP="00220772">
            <w:pPr>
              <w:tabs>
                <w:tab w:val="left" w:pos="2055"/>
              </w:tabs>
              <w:spacing w:before="240" w:after="240"/>
              <w:rPr>
                <w:noProof/>
              </w:rPr>
            </w:pPr>
            <w:hyperlink r:id="rId27" w:history="1">
              <w:r w:rsidRPr="006713B1">
                <w:rPr>
                  <w:rStyle w:val="Hyperlink"/>
                  <w:noProof/>
                </w:rPr>
                <w:t>DevOps to deploy all AOT components</w:t>
              </w:r>
            </w:hyperlink>
          </w:p>
        </w:tc>
      </w:tr>
      <w:tr w:rsidR="00C40C07" w14:paraId="7A347ED9" w14:textId="77777777" w:rsidTr="00046AB4">
        <w:trPr>
          <w:trHeight w:val="742"/>
        </w:trPr>
        <w:tc>
          <w:tcPr>
            <w:tcW w:w="685" w:type="dxa"/>
          </w:tcPr>
          <w:p w14:paraId="46A46F2B" w14:textId="5D20A524" w:rsidR="00C40C07" w:rsidRDefault="005046E3" w:rsidP="00220772">
            <w:pPr>
              <w:tabs>
                <w:tab w:val="left" w:pos="2055"/>
              </w:tabs>
              <w:spacing w:before="240" w:after="240"/>
              <w:rPr>
                <w:noProof/>
              </w:rPr>
            </w:pPr>
            <w:r>
              <w:rPr>
                <w:noProof/>
              </w:rPr>
              <w:t>5</w:t>
            </w:r>
          </w:p>
        </w:tc>
        <w:tc>
          <w:tcPr>
            <w:tcW w:w="7212" w:type="dxa"/>
          </w:tcPr>
          <w:p w14:paraId="2D499060" w14:textId="3FEB5D3D" w:rsidR="00C40C07" w:rsidRDefault="006713B1" w:rsidP="00220772">
            <w:pPr>
              <w:tabs>
                <w:tab w:val="left" w:pos="2055"/>
              </w:tabs>
              <w:spacing w:before="240" w:after="240"/>
              <w:rPr>
                <w:noProof/>
              </w:rPr>
            </w:pPr>
            <w:hyperlink r:id="rId28" w:history="1">
              <w:r w:rsidRPr="006713B1">
                <w:rPr>
                  <w:rStyle w:val="Hyperlink"/>
                  <w:noProof/>
                </w:rPr>
                <w:t>Operations Hierarchy configuration – role to asset mapping</w:t>
              </w:r>
            </w:hyperlink>
          </w:p>
        </w:tc>
      </w:tr>
      <w:tr w:rsidR="00C40C07" w14:paraId="09C0D3C6" w14:textId="77777777" w:rsidTr="00046AB4">
        <w:trPr>
          <w:trHeight w:val="742"/>
        </w:trPr>
        <w:tc>
          <w:tcPr>
            <w:tcW w:w="685" w:type="dxa"/>
          </w:tcPr>
          <w:p w14:paraId="24201EEA" w14:textId="486C322A" w:rsidR="00C40C07" w:rsidRDefault="005046E3" w:rsidP="00220772">
            <w:pPr>
              <w:tabs>
                <w:tab w:val="left" w:pos="2055"/>
              </w:tabs>
              <w:spacing w:before="240" w:after="240"/>
              <w:rPr>
                <w:noProof/>
              </w:rPr>
            </w:pPr>
            <w:r>
              <w:rPr>
                <w:noProof/>
              </w:rPr>
              <w:t>6</w:t>
            </w:r>
          </w:p>
        </w:tc>
        <w:tc>
          <w:tcPr>
            <w:tcW w:w="7212" w:type="dxa"/>
          </w:tcPr>
          <w:p w14:paraId="7F4EB69E" w14:textId="35E4CF44" w:rsidR="00C40C07" w:rsidRDefault="00106C3A" w:rsidP="00220772">
            <w:pPr>
              <w:tabs>
                <w:tab w:val="left" w:pos="2055"/>
              </w:tabs>
              <w:spacing w:before="240" w:after="240"/>
              <w:rPr>
                <w:noProof/>
              </w:rPr>
            </w:pPr>
            <w:hyperlink r:id="rId29" w:history="1">
              <w:r w:rsidRPr="00106C3A">
                <w:rPr>
                  <w:rStyle w:val="Hyperlink"/>
                  <w:noProof/>
                </w:rPr>
                <w:t>People Management  configuration</w:t>
              </w:r>
            </w:hyperlink>
          </w:p>
        </w:tc>
      </w:tr>
      <w:tr w:rsidR="00C40C07" w14:paraId="156DABB6" w14:textId="77777777" w:rsidTr="00046AB4">
        <w:trPr>
          <w:trHeight w:val="742"/>
        </w:trPr>
        <w:tc>
          <w:tcPr>
            <w:tcW w:w="685" w:type="dxa"/>
          </w:tcPr>
          <w:p w14:paraId="4588F685" w14:textId="79CD5829" w:rsidR="00C40C07" w:rsidRDefault="005046E3" w:rsidP="00220772">
            <w:pPr>
              <w:tabs>
                <w:tab w:val="left" w:pos="2055"/>
              </w:tabs>
              <w:spacing w:before="240" w:after="240"/>
              <w:rPr>
                <w:noProof/>
              </w:rPr>
            </w:pPr>
            <w:r>
              <w:rPr>
                <w:noProof/>
              </w:rPr>
              <w:t>7</w:t>
            </w:r>
          </w:p>
        </w:tc>
        <w:tc>
          <w:tcPr>
            <w:tcW w:w="7212" w:type="dxa"/>
          </w:tcPr>
          <w:p w14:paraId="326630DF" w14:textId="578594D1" w:rsidR="00C40C07" w:rsidRDefault="00AE0B29" w:rsidP="00220772">
            <w:pPr>
              <w:tabs>
                <w:tab w:val="left" w:pos="2055"/>
              </w:tabs>
              <w:spacing w:before="240" w:after="240"/>
              <w:rPr>
                <w:noProof/>
              </w:rPr>
            </w:pPr>
            <w:hyperlink r:id="rId30" w:history="1">
              <w:r w:rsidRPr="00AE0B29">
                <w:rPr>
                  <w:rStyle w:val="Hyperlink"/>
                  <w:noProof/>
                </w:rPr>
                <w:t>Smart KPI component configuration -</w:t>
              </w:r>
            </w:hyperlink>
            <w:r w:rsidR="001F6504">
              <w:rPr>
                <w:noProof/>
              </w:rPr>
              <w:t xml:space="preserve"> </w:t>
            </w:r>
            <w:hyperlink r:id="rId31" w:history="1">
              <w:r w:rsidRPr="00AE0B29">
                <w:rPr>
                  <w:rStyle w:val="Hyperlink"/>
                  <w:noProof/>
                </w:rPr>
                <w:t>Upload KPI template</w:t>
              </w:r>
            </w:hyperlink>
          </w:p>
        </w:tc>
      </w:tr>
      <w:tr w:rsidR="00C40C07" w14:paraId="2BEBDB1F" w14:textId="77777777" w:rsidTr="00046AB4">
        <w:trPr>
          <w:trHeight w:val="742"/>
        </w:trPr>
        <w:tc>
          <w:tcPr>
            <w:tcW w:w="685" w:type="dxa"/>
          </w:tcPr>
          <w:p w14:paraId="2B6130A6" w14:textId="55BC141B" w:rsidR="00C40C07" w:rsidRDefault="005046E3" w:rsidP="00220772">
            <w:pPr>
              <w:tabs>
                <w:tab w:val="left" w:pos="2055"/>
              </w:tabs>
              <w:spacing w:before="240" w:after="240"/>
              <w:rPr>
                <w:noProof/>
              </w:rPr>
            </w:pPr>
            <w:r>
              <w:rPr>
                <w:noProof/>
              </w:rPr>
              <w:t>8</w:t>
            </w:r>
          </w:p>
        </w:tc>
        <w:tc>
          <w:tcPr>
            <w:tcW w:w="7212" w:type="dxa"/>
          </w:tcPr>
          <w:p w14:paraId="4A940760" w14:textId="61701461" w:rsidR="00C40C07" w:rsidRPr="00F7416A" w:rsidRDefault="00F7416A" w:rsidP="00220772">
            <w:pPr>
              <w:tabs>
                <w:tab w:val="left" w:pos="2055"/>
              </w:tabs>
              <w:spacing w:before="240" w:after="240"/>
              <w:rPr>
                <w:noProof/>
              </w:rPr>
            </w:pPr>
            <w:hyperlink r:id="rId32" w:history="1">
              <w:r w:rsidRPr="00F7416A">
                <w:rPr>
                  <w:rStyle w:val="Hyperlink"/>
                  <w:noProof/>
                </w:rPr>
                <w:t>Upload excel files for creating insight category hierarchy</w:t>
              </w:r>
            </w:hyperlink>
          </w:p>
        </w:tc>
      </w:tr>
      <w:tr w:rsidR="00C40C07" w14:paraId="6BD93EB0" w14:textId="77777777" w:rsidTr="00046AB4">
        <w:trPr>
          <w:trHeight w:val="742"/>
        </w:trPr>
        <w:tc>
          <w:tcPr>
            <w:tcW w:w="685" w:type="dxa"/>
          </w:tcPr>
          <w:p w14:paraId="124207A9" w14:textId="2B5C2959" w:rsidR="00C40C07" w:rsidRDefault="005046E3" w:rsidP="00220772">
            <w:pPr>
              <w:tabs>
                <w:tab w:val="left" w:pos="2055"/>
              </w:tabs>
              <w:spacing w:before="240" w:after="240"/>
              <w:rPr>
                <w:noProof/>
              </w:rPr>
            </w:pPr>
            <w:r>
              <w:rPr>
                <w:noProof/>
              </w:rPr>
              <w:t>9</w:t>
            </w:r>
          </w:p>
        </w:tc>
        <w:tc>
          <w:tcPr>
            <w:tcW w:w="7212" w:type="dxa"/>
          </w:tcPr>
          <w:p w14:paraId="0A2C983E" w14:textId="73B4B34A" w:rsidR="00C40C07" w:rsidRDefault="00733332" w:rsidP="00220772">
            <w:pPr>
              <w:tabs>
                <w:tab w:val="left" w:pos="2055"/>
              </w:tabs>
              <w:spacing w:before="240" w:after="240"/>
              <w:rPr>
                <w:noProof/>
              </w:rPr>
            </w:pPr>
            <w:hyperlink r:id="rId33" w:history="1">
              <w:r>
                <w:rPr>
                  <w:rStyle w:val="Hyperlink"/>
                  <w:noProof/>
                </w:rPr>
                <w:t>Intelligent Advisor component configuration, customization, and sanity checks</w:t>
              </w:r>
            </w:hyperlink>
          </w:p>
        </w:tc>
      </w:tr>
      <w:tr w:rsidR="00C40C07" w14:paraId="243560DD" w14:textId="77777777" w:rsidTr="00046AB4">
        <w:trPr>
          <w:trHeight w:val="742"/>
        </w:trPr>
        <w:tc>
          <w:tcPr>
            <w:tcW w:w="685" w:type="dxa"/>
          </w:tcPr>
          <w:p w14:paraId="0846E0AC" w14:textId="03B126A7" w:rsidR="00C40C07" w:rsidRDefault="005046E3" w:rsidP="00220772">
            <w:pPr>
              <w:tabs>
                <w:tab w:val="left" w:pos="2055"/>
              </w:tabs>
              <w:spacing w:before="240" w:after="240"/>
              <w:rPr>
                <w:noProof/>
              </w:rPr>
            </w:pPr>
            <w:r>
              <w:rPr>
                <w:noProof/>
              </w:rPr>
              <w:t>10</w:t>
            </w:r>
          </w:p>
        </w:tc>
        <w:tc>
          <w:tcPr>
            <w:tcW w:w="7212" w:type="dxa"/>
          </w:tcPr>
          <w:p w14:paraId="2225EE58" w14:textId="48912A8F" w:rsidR="00C40C07" w:rsidRPr="00E804E8" w:rsidRDefault="00F7416A" w:rsidP="00220772">
            <w:pPr>
              <w:tabs>
                <w:tab w:val="left" w:pos="2055"/>
              </w:tabs>
              <w:spacing w:before="240" w:after="240"/>
              <w:rPr>
                <w:noProof/>
                <w:u w:val="single"/>
              </w:rPr>
            </w:pPr>
            <w:hyperlink r:id="rId34" w:history="1">
              <w:r w:rsidRPr="00F7416A">
                <w:rPr>
                  <w:rStyle w:val="Hyperlink"/>
                  <w:noProof/>
                </w:rPr>
                <w:t>3D Twin component configuration/ customization and sanity check</w:t>
              </w:r>
            </w:hyperlink>
          </w:p>
        </w:tc>
      </w:tr>
      <w:tr w:rsidR="005B0E7F" w14:paraId="2BA5D2E0" w14:textId="77777777" w:rsidTr="00046AB4">
        <w:trPr>
          <w:trHeight w:val="1003"/>
        </w:trPr>
        <w:tc>
          <w:tcPr>
            <w:tcW w:w="685" w:type="dxa"/>
          </w:tcPr>
          <w:p w14:paraId="04F28A57" w14:textId="35FD631C" w:rsidR="005B0E7F" w:rsidRDefault="00E804E8" w:rsidP="00220772">
            <w:pPr>
              <w:tabs>
                <w:tab w:val="left" w:pos="2055"/>
              </w:tabs>
              <w:spacing w:before="240" w:after="240"/>
              <w:rPr>
                <w:noProof/>
              </w:rPr>
            </w:pPr>
            <w:r>
              <w:rPr>
                <w:noProof/>
              </w:rPr>
              <w:t>11</w:t>
            </w:r>
          </w:p>
        </w:tc>
        <w:tc>
          <w:tcPr>
            <w:tcW w:w="7212" w:type="dxa"/>
          </w:tcPr>
          <w:p w14:paraId="67B1D0D8" w14:textId="17A36CB0" w:rsidR="005B0E7F" w:rsidRPr="005B0E7F" w:rsidRDefault="00E804E8" w:rsidP="00220772">
            <w:pPr>
              <w:tabs>
                <w:tab w:val="left" w:pos="2055"/>
              </w:tabs>
              <w:spacing w:before="240" w:after="240"/>
              <w:rPr>
                <w:noProof/>
              </w:rPr>
            </w:pPr>
            <w:hyperlink r:id="rId35" w:history="1">
              <w:r w:rsidRPr="00E804E8">
                <w:rPr>
                  <w:rStyle w:val="Hyperlink"/>
                  <w:noProof/>
                </w:rPr>
                <w:t>Customization of components and overall Application sanity check, data verification, trial run</w:t>
              </w:r>
            </w:hyperlink>
          </w:p>
        </w:tc>
      </w:tr>
      <w:tr w:rsidR="005B0E7F" w14:paraId="530D09BB" w14:textId="77777777" w:rsidTr="00046AB4">
        <w:trPr>
          <w:trHeight w:val="742"/>
        </w:trPr>
        <w:tc>
          <w:tcPr>
            <w:tcW w:w="685" w:type="dxa"/>
          </w:tcPr>
          <w:p w14:paraId="13979E24" w14:textId="4AFF1C8A" w:rsidR="005B0E7F" w:rsidRDefault="00E804E8" w:rsidP="00220772">
            <w:pPr>
              <w:tabs>
                <w:tab w:val="left" w:pos="2055"/>
              </w:tabs>
              <w:spacing w:before="240" w:after="240"/>
              <w:rPr>
                <w:noProof/>
              </w:rPr>
            </w:pPr>
            <w:r>
              <w:rPr>
                <w:noProof/>
              </w:rPr>
              <w:t>12</w:t>
            </w:r>
          </w:p>
        </w:tc>
        <w:tc>
          <w:tcPr>
            <w:tcW w:w="7212" w:type="dxa"/>
          </w:tcPr>
          <w:p w14:paraId="3A9A787C" w14:textId="18725AB7" w:rsidR="005B0E7F" w:rsidRPr="005B0E7F" w:rsidRDefault="00E804E8" w:rsidP="00220772">
            <w:pPr>
              <w:tabs>
                <w:tab w:val="left" w:pos="2055"/>
              </w:tabs>
              <w:spacing w:before="240" w:after="240"/>
              <w:rPr>
                <w:noProof/>
              </w:rPr>
            </w:pPr>
            <w:r w:rsidRPr="00E804E8">
              <w:rPr>
                <w:noProof/>
              </w:rPr>
              <w:t>Handover to client</w:t>
            </w:r>
          </w:p>
        </w:tc>
      </w:tr>
    </w:tbl>
    <w:p w14:paraId="0CDBABB9" w14:textId="77777777" w:rsidR="00BB3C06" w:rsidRDefault="00BB3C06" w:rsidP="009E5188">
      <w:pPr>
        <w:pStyle w:val="Heading1"/>
        <w:sectPr w:rsidR="00BB3C06" w:rsidSect="004A1AA9">
          <w:pgSz w:w="10080" w:h="15840" w:code="1"/>
          <w:pgMar w:top="1440" w:right="1440" w:bottom="1440" w:left="1440" w:header="720" w:footer="720" w:gutter="0"/>
          <w:cols w:sep="1" w:space="1440"/>
          <w:docGrid w:linePitch="360"/>
        </w:sectPr>
      </w:pPr>
    </w:p>
    <w:p w14:paraId="004AFAD5" w14:textId="76951DC2" w:rsidR="00616172" w:rsidRDefault="00E059FF" w:rsidP="009E5188">
      <w:pPr>
        <w:pStyle w:val="Heading1"/>
      </w:pPr>
      <w:r>
        <w:lastRenderedPageBreak/>
        <w:t xml:space="preserve">General </w:t>
      </w:r>
      <w:r w:rsidR="00A952C0" w:rsidRPr="00A1206E">
        <w:t>Prerequisites</w:t>
      </w:r>
    </w:p>
    <w:p w14:paraId="5798A7CB" w14:textId="68F7060C" w:rsidR="0070557B" w:rsidRPr="00BB3C06" w:rsidRDefault="00532C6C" w:rsidP="00BB3C06">
      <w:r w:rsidRPr="00BB3C06">
        <w:t xml:space="preserve">The prerequisites listed below do not include special prerequisites that apply to individual components. To learn more about special prerequisites, see the </w:t>
      </w:r>
      <w:hyperlink r:id="rId36" w:history="1">
        <w:r w:rsidRPr="00BB3C06">
          <w:rPr>
            <w:rStyle w:val="Hyperlink"/>
          </w:rPr>
          <w:t>Getting Started Guide</w:t>
        </w:r>
      </w:hyperlink>
      <w:r w:rsidRPr="00BB3C06">
        <w:t xml:space="preserve"> for each </w:t>
      </w:r>
      <w:r w:rsidR="00F85C36" w:rsidRPr="00BB3C06">
        <w:t>A</w:t>
      </w:r>
      <w:r w:rsidR="00565AE1" w:rsidRPr="00BB3C06">
        <w:t xml:space="preserve">OT </w:t>
      </w:r>
      <w:r w:rsidRPr="00BB3C06">
        <w:t xml:space="preserve">component. </w:t>
      </w:r>
      <w:bookmarkStart w:id="7" w:name="OLE_LINK12"/>
      <w:r w:rsidR="0070557B" w:rsidRPr="00BB3C06">
        <w:t xml:space="preserve">For more information about the following sections, see the </w:t>
      </w:r>
      <w:hyperlink r:id="rId37" w:history="1">
        <w:r w:rsidR="0070557B" w:rsidRPr="00BB3C06">
          <w:rPr>
            <w:rStyle w:val="Hyperlink"/>
          </w:rPr>
          <w:t xml:space="preserve">AOT </w:t>
        </w:r>
        <w:r w:rsidR="00B0307B" w:rsidRPr="00BB3C06">
          <w:rPr>
            <w:rStyle w:val="Hyperlink"/>
          </w:rPr>
          <w:t xml:space="preserve">Azure </w:t>
        </w:r>
        <w:r w:rsidR="0070557B" w:rsidRPr="00BB3C06">
          <w:rPr>
            <w:rStyle w:val="Hyperlink"/>
          </w:rPr>
          <w:t>Deployment Guide</w:t>
        </w:r>
      </w:hyperlink>
      <w:r w:rsidR="0070557B" w:rsidRPr="00BB3C06">
        <w:t>.</w:t>
      </w:r>
    </w:p>
    <w:p w14:paraId="5A340FEC" w14:textId="77777777" w:rsidR="009E5188" w:rsidRPr="009E5188" w:rsidRDefault="009E5188" w:rsidP="009E5188">
      <w:pPr>
        <w:rPr>
          <w:sz w:val="2"/>
          <w:szCs w:val="6"/>
        </w:rPr>
      </w:pPr>
      <w:bookmarkStart w:id="8" w:name="_Toc146715475"/>
      <w:bookmarkEnd w:id="7"/>
    </w:p>
    <w:p w14:paraId="2F66DC2C" w14:textId="024CDFD8" w:rsidR="00E059FF" w:rsidRDefault="00E059FF" w:rsidP="00E059FF">
      <w:pPr>
        <w:keepNext/>
        <w:keepLines/>
        <w:tabs>
          <w:tab w:val="left" w:pos="1134"/>
        </w:tabs>
        <w:spacing w:before="240" w:after="120"/>
        <w:jc w:val="left"/>
        <w:outlineLvl w:val="1"/>
        <w:rPr>
          <w:b/>
          <w:color w:val="7030A0"/>
          <w:sz w:val="28"/>
          <w:lang w:val="en-IN"/>
        </w:rPr>
      </w:pPr>
      <w:r w:rsidRPr="00774D05">
        <w:rPr>
          <w:b/>
          <w:color w:val="7030A0"/>
          <w:sz w:val="28"/>
          <w:lang w:val="en-IN"/>
        </w:rPr>
        <w:t>Infrastructure</w:t>
      </w:r>
    </w:p>
    <w:p w14:paraId="1819580F" w14:textId="77777777" w:rsidR="00E059FF" w:rsidRDefault="00E059FF" w:rsidP="00E059FF">
      <w:r>
        <w:t>Prerequisites related to infrastructure are listed below:</w:t>
      </w:r>
    </w:p>
    <w:p w14:paraId="704324F5" w14:textId="77777777" w:rsidR="00E059FF" w:rsidRDefault="00E059FF" w:rsidP="00CC03B3">
      <w:pPr>
        <w:numPr>
          <w:ilvl w:val="0"/>
          <w:numId w:val="8"/>
        </w:numPr>
        <w:spacing w:before="120" w:after="120"/>
        <w:jc w:val="left"/>
      </w:pPr>
      <w:r w:rsidRPr="00774D05">
        <w:t xml:space="preserve">A service principle </w:t>
      </w:r>
      <w:r>
        <w:t xml:space="preserve">must exist </w:t>
      </w:r>
      <w:r w:rsidRPr="00774D05">
        <w:t xml:space="preserve">on </w:t>
      </w:r>
      <w:r>
        <w:t xml:space="preserve">the </w:t>
      </w:r>
      <w:r w:rsidRPr="00774D05">
        <w:t>Azure Portal for</w:t>
      </w:r>
      <w:r>
        <w:t>:</w:t>
      </w:r>
    </w:p>
    <w:p w14:paraId="5AEDC91B" w14:textId="77777777" w:rsidR="00E059FF" w:rsidRDefault="00E059FF" w:rsidP="00CC03B3">
      <w:pPr>
        <w:numPr>
          <w:ilvl w:val="1"/>
          <w:numId w:val="8"/>
        </w:numPr>
        <w:spacing w:before="120" w:after="120"/>
        <w:jc w:val="left"/>
      </w:pPr>
      <w:r>
        <w:t>a</w:t>
      </w:r>
      <w:r w:rsidRPr="00774D05">
        <w:t xml:space="preserve">uthentication </w:t>
      </w:r>
      <w:r>
        <w:t xml:space="preserve">of </w:t>
      </w:r>
      <w:r w:rsidRPr="00774D05">
        <w:t>the application</w:t>
      </w:r>
      <w:r>
        <w:t>.</w:t>
      </w:r>
      <w:r w:rsidRPr="00774D05">
        <w:t xml:space="preserve"> </w:t>
      </w:r>
    </w:p>
    <w:p w14:paraId="6F49059F" w14:textId="18F11710" w:rsidR="00E059FF" w:rsidRDefault="00E059FF" w:rsidP="00CC03B3">
      <w:pPr>
        <w:numPr>
          <w:ilvl w:val="1"/>
          <w:numId w:val="8"/>
        </w:numPr>
        <w:spacing w:before="120" w:after="120"/>
        <w:jc w:val="left"/>
      </w:pPr>
      <w:r>
        <w:t xml:space="preserve">the </w:t>
      </w:r>
      <w:r w:rsidRPr="00774D05">
        <w:t>service connection on Azure DevOps for running ARM templates.</w:t>
      </w:r>
    </w:p>
    <w:p w14:paraId="23C08657" w14:textId="2E09EA61" w:rsidR="00A37AB5" w:rsidRPr="00774D05" w:rsidRDefault="00A37AB5" w:rsidP="00CC03B3">
      <w:pPr>
        <w:numPr>
          <w:ilvl w:val="1"/>
          <w:numId w:val="8"/>
        </w:numPr>
        <w:spacing w:before="120" w:after="120"/>
        <w:jc w:val="left"/>
      </w:pPr>
      <w:r>
        <w:t xml:space="preserve">Azure service </w:t>
      </w:r>
      <w:r w:rsidR="00951C76">
        <w:t>communications.</w:t>
      </w:r>
    </w:p>
    <w:p w14:paraId="5F69856B" w14:textId="740E8DC3" w:rsidR="00E059FF" w:rsidRPr="00774D05" w:rsidRDefault="00E059FF" w:rsidP="00CC03B3">
      <w:pPr>
        <w:numPr>
          <w:ilvl w:val="0"/>
          <w:numId w:val="8"/>
        </w:numPr>
        <w:spacing w:before="120" w:after="120"/>
        <w:jc w:val="left"/>
      </w:pPr>
      <w:r w:rsidRPr="00774D05">
        <w:t xml:space="preserve">A library </w:t>
      </w:r>
      <w:r w:rsidR="00A528FF">
        <w:t xml:space="preserve">must exist </w:t>
      </w:r>
      <w:r w:rsidRPr="00774D05">
        <w:t>to hold the parameters needed to run the infrastructure pipelines.</w:t>
      </w:r>
    </w:p>
    <w:p w14:paraId="6E303FFF" w14:textId="506998FB" w:rsidR="00E059FF" w:rsidRPr="00774D05" w:rsidRDefault="00E059FF" w:rsidP="00CC03B3">
      <w:pPr>
        <w:numPr>
          <w:ilvl w:val="0"/>
          <w:numId w:val="8"/>
        </w:numPr>
        <w:spacing w:before="120" w:after="120"/>
        <w:jc w:val="left"/>
      </w:pPr>
      <w:r w:rsidRPr="00774D05">
        <w:t>Azure service connections</w:t>
      </w:r>
      <w:r w:rsidR="00A528FF">
        <w:t xml:space="preserve"> must exist</w:t>
      </w:r>
      <w:r w:rsidRPr="00774D05">
        <w:t xml:space="preserve"> for </w:t>
      </w:r>
      <w:r w:rsidR="0095229E" w:rsidRPr="0095229E">
        <w:rPr>
          <w:color w:val="000000"/>
        </w:rPr>
        <w:t>the SonarQube</w:t>
      </w:r>
      <w:r w:rsidRPr="00774D05">
        <w:t xml:space="preserve"> project and Container Registry.</w:t>
      </w:r>
    </w:p>
    <w:p w14:paraId="4C140994" w14:textId="70365FFC" w:rsidR="00E059FF" w:rsidRPr="00774D05" w:rsidRDefault="00066B5F" w:rsidP="00CC03B3">
      <w:pPr>
        <w:numPr>
          <w:ilvl w:val="0"/>
          <w:numId w:val="8"/>
        </w:numPr>
        <w:spacing w:before="120" w:after="120"/>
        <w:jc w:val="left"/>
      </w:pPr>
      <w:r>
        <w:t>A n</w:t>
      </w:r>
      <w:r w:rsidR="00E059FF" w:rsidRPr="00774D05">
        <w:t>amespace in the AKS cluster</w:t>
      </w:r>
      <w:r>
        <w:t xml:space="preserve"> is needed</w:t>
      </w:r>
      <w:r w:rsidR="00E059FF" w:rsidRPr="00774D05">
        <w:t xml:space="preserve"> for environments</w:t>
      </w:r>
      <w:r>
        <w:t>.</w:t>
      </w:r>
    </w:p>
    <w:p w14:paraId="37C05AFE" w14:textId="07BC5536" w:rsidR="00E059FF" w:rsidRDefault="00066B5F" w:rsidP="00CC03B3">
      <w:pPr>
        <w:numPr>
          <w:ilvl w:val="0"/>
          <w:numId w:val="8"/>
        </w:numPr>
        <w:spacing w:before="120" w:after="120"/>
        <w:jc w:val="left"/>
      </w:pPr>
      <w:r>
        <w:t xml:space="preserve">A </w:t>
      </w:r>
      <w:r w:rsidR="00E059FF" w:rsidRPr="00774D05">
        <w:t>Kubernetes Service Connection</w:t>
      </w:r>
      <w:r>
        <w:t xml:space="preserve"> is required</w:t>
      </w:r>
      <w:r w:rsidR="00E059FF" w:rsidRPr="00774D05">
        <w:t xml:space="preserve"> for </w:t>
      </w:r>
      <w:r>
        <w:t xml:space="preserve">the </w:t>
      </w:r>
      <w:r w:rsidR="00E059FF" w:rsidRPr="00774D05">
        <w:t>AKS Cluster</w:t>
      </w:r>
      <w:r>
        <w:t>.</w:t>
      </w:r>
    </w:p>
    <w:p w14:paraId="6EAD3304" w14:textId="792D765C" w:rsidR="007D4A6E" w:rsidRDefault="007D4A6E" w:rsidP="00CC03B3">
      <w:pPr>
        <w:numPr>
          <w:ilvl w:val="0"/>
          <w:numId w:val="8"/>
        </w:numPr>
        <w:spacing w:before="120" w:after="120"/>
        <w:jc w:val="left"/>
      </w:pPr>
      <w:r>
        <w:t xml:space="preserve">Database along with </w:t>
      </w:r>
      <w:r w:rsidR="0095229E" w:rsidRPr="0095229E">
        <w:rPr>
          <w:color w:val="000000"/>
        </w:rPr>
        <w:t>modeling</w:t>
      </w:r>
      <w:r>
        <w:t xml:space="preserve"> </w:t>
      </w:r>
    </w:p>
    <w:p w14:paraId="4BDBAA87" w14:textId="4146B9C8" w:rsidR="006E4BEF" w:rsidRDefault="006E4BEF" w:rsidP="00CC03B3">
      <w:pPr>
        <w:numPr>
          <w:ilvl w:val="0"/>
          <w:numId w:val="8"/>
        </w:numPr>
        <w:spacing w:before="120" w:after="120"/>
        <w:jc w:val="left"/>
      </w:pPr>
      <w:r>
        <w:t xml:space="preserve">ADF </w:t>
      </w:r>
      <w:r w:rsidR="0020692D">
        <w:t>and</w:t>
      </w:r>
      <w:r>
        <w:t xml:space="preserve"> ADT pipeline services</w:t>
      </w:r>
    </w:p>
    <w:p w14:paraId="4E26A511" w14:textId="0DBF3A8F" w:rsidR="009F3285" w:rsidRDefault="009F3285" w:rsidP="00CC03B3">
      <w:pPr>
        <w:numPr>
          <w:ilvl w:val="0"/>
          <w:numId w:val="8"/>
        </w:numPr>
        <w:spacing w:before="120" w:after="120"/>
        <w:jc w:val="left"/>
      </w:pPr>
      <w:r>
        <w:t>APIM to host APIs</w:t>
      </w:r>
    </w:p>
    <w:p w14:paraId="0C4BF498" w14:textId="455B01B7" w:rsidR="00595C21" w:rsidRPr="00545587" w:rsidRDefault="00595C21" w:rsidP="00CC03B3">
      <w:pPr>
        <w:numPr>
          <w:ilvl w:val="0"/>
          <w:numId w:val="8"/>
        </w:numPr>
        <w:spacing w:before="120" w:after="120"/>
        <w:jc w:val="left"/>
      </w:pPr>
      <w:r>
        <w:t>Azure AD</w:t>
      </w:r>
      <w:r w:rsidR="000D7B35">
        <w:t>, Groups, Roles</w:t>
      </w:r>
    </w:p>
    <w:p w14:paraId="5DE79590" w14:textId="1BF693B8" w:rsidR="00774D05" w:rsidRDefault="00595C21" w:rsidP="00774D05">
      <w:pPr>
        <w:keepNext/>
        <w:keepLines/>
        <w:tabs>
          <w:tab w:val="left" w:pos="1134"/>
        </w:tabs>
        <w:spacing w:before="240" w:after="120"/>
        <w:jc w:val="left"/>
        <w:outlineLvl w:val="1"/>
        <w:rPr>
          <w:b/>
          <w:color w:val="7030A0"/>
          <w:sz w:val="28"/>
          <w:lang w:val="en-GB"/>
        </w:rPr>
      </w:pPr>
      <w:r>
        <w:rPr>
          <w:b/>
          <w:color w:val="7030A0"/>
          <w:sz w:val="28"/>
          <w:lang w:val="en-GB"/>
        </w:rPr>
        <w:t>Azure</w:t>
      </w:r>
      <w:bookmarkEnd w:id="8"/>
      <w:r w:rsidR="00774D05">
        <w:rPr>
          <w:b/>
          <w:color w:val="7030A0"/>
          <w:sz w:val="28"/>
          <w:lang w:val="en-GB"/>
        </w:rPr>
        <w:t xml:space="preserve"> – AD Integration</w:t>
      </w:r>
    </w:p>
    <w:p w14:paraId="341FC3DC" w14:textId="43512668" w:rsidR="009E5188" w:rsidRDefault="00774D05" w:rsidP="00774D05">
      <w:r>
        <w:t xml:space="preserve">Because AOT includes </w:t>
      </w:r>
      <w:r w:rsidR="00F636AC">
        <w:t xml:space="preserve">People Management capabilities, it is necessary to integrate </w:t>
      </w:r>
      <w:r w:rsidR="00520F99">
        <w:t xml:space="preserve">Azure </w:t>
      </w:r>
      <w:r w:rsidR="00F636AC">
        <w:t xml:space="preserve">Active Directory (AD) with </w:t>
      </w:r>
      <w:r w:rsidR="00520F99">
        <w:t xml:space="preserve">Groups </w:t>
      </w:r>
      <w:r w:rsidR="00220772">
        <w:t>and</w:t>
      </w:r>
      <w:r w:rsidR="00520F99">
        <w:t xml:space="preserve"> </w:t>
      </w:r>
      <w:r w:rsidR="009765E2">
        <w:t>Roles. This</w:t>
      </w:r>
      <w:r w:rsidR="00F636AC">
        <w:t xml:space="preserve"> integration is generally performed by</w:t>
      </w:r>
      <w:r w:rsidR="00DE02B0">
        <w:t xml:space="preserve"> an Admin</w:t>
      </w:r>
      <w:r w:rsidR="00F636AC">
        <w:t>.</w:t>
      </w:r>
    </w:p>
    <w:p w14:paraId="50DB886D" w14:textId="01EDA2AA" w:rsidR="00B23F5F" w:rsidRDefault="00B23F5F" w:rsidP="00B23F5F">
      <w:pPr>
        <w:keepNext/>
        <w:keepLines/>
        <w:tabs>
          <w:tab w:val="left" w:pos="1134"/>
        </w:tabs>
        <w:spacing w:before="240" w:after="120"/>
        <w:jc w:val="left"/>
        <w:outlineLvl w:val="1"/>
        <w:rPr>
          <w:b/>
          <w:color w:val="7030A0"/>
          <w:sz w:val="28"/>
          <w:lang w:val="en-GB"/>
        </w:rPr>
      </w:pPr>
      <w:r>
        <w:rPr>
          <w:b/>
          <w:color w:val="7030A0"/>
          <w:sz w:val="28"/>
          <w:lang w:val="en-GB"/>
        </w:rPr>
        <w:t>Azure</w:t>
      </w:r>
    </w:p>
    <w:p w14:paraId="7111BF0F" w14:textId="5F4CA390" w:rsidR="00B23F5F" w:rsidRPr="00774D05" w:rsidRDefault="00B23F5F" w:rsidP="00774D05">
      <w:pPr>
        <w:rPr>
          <w:lang w:val="en-GB"/>
        </w:rPr>
      </w:pPr>
      <w:r>
        <w:t xml:space="preserve">A Service Connector must be configured. </w:t>
      </w:r>
    </w:p>
    <w:p w14:paraId="6257A30F" w14:textId="77777777" w:rsidR="00BB3C06" w:rsidRDefault="00BB3C06" w:rsidP="00774D05">
      <w:pPr>
        <w:keepNext/>
        <w:keepLines/>
        <w:tabs>
          <w:tab w:val="left" w:pos="1134"/>
        </w:tabs>
        <w:spacing w:before="240" w:after="120"/>
        <w:jc w:val="left"/>
        <w:outlineLvl w:val="1"/>
        <w:rPr>
          <w:b/>
          <w:color w:val="7030A0"/>
          <w:sz w:val="28"/>
          <w:lang w:val="en-IN"/>
        </w:rPr>
        <w:sectPr w:rsidR="00BB3C06" w:rsidSect="004A1AA9">
          <w:pgSz w:w="10080" w:h="15840" w:code="1"/>
          <w:pgMar w:top="1440" w:right="1440" w:bottom="1440" w:left="1440" w:header="720" w:footer="720" w:gutter="0"/>
          <w:cols w:sep="1" w:space="1440"/>
          <w:docGrid w:linePitch="360"/>
        </w:sectPr>
      </w:pPr>
      <w:bookmarkStart w:id="9" w:name="_Toc146715476"/>
    </w:p>
    <w:p w14:paraId="7738D29E" w14:textId="7D91B1B4" w:rsidR="00774D05" w:rsidRDefault="00774D05" w:rsidP="00774D05">
      <w:pPr>
        <w:keepNext/>
        <w:keepLines/>
        <w:tabs>
          <w:tab w:val="left" w:pos="1134"/>
        </w:tabs>
        <w:spacing w:before="240" w:after="120"/>
        <w:jc w:val="left"/>
        <w:outlineLvl w:val="1"/>
        <w:rPr>
          <w:b/>
          <w:color w:val="7030A0"/>
          <w:sz w:val="28"/>
          <w:lang w:val="en-IN"/>
        </w:rPr>
      </w:pPr>
      <w:r w:rsidRPr="00774D05">
        <w:rPr>
          <w:b/>
          <w:color w:val="7030A0"/>
          <w:sz w:val="28"/>
          <w:lang w:val="en-IN"/>
        </w:rPr>
        <w:lastRenderedPageBreak/>
        <w:t>Data Transformation</w:t>
      </w:r>
      <w:bookmarkEnd w:id="9"/>
    </w:p>
    <w:p w14:paraId="51933221" w14:textId="2CCE2A21" w:rsidR="006805C4" w:rsidRDefault="00F636AC" w:rsidP="00F636AC">
      <w:r w:rsidRPr="00F636AC">
        <w:t>For AOT to work properly, the source data must be in a</w:t>
      </w:r>
      <w:r>
        <w:t xml:space="preserve"> </w:t>
      </w:r>
      <w:r w:rsidRPr="00F636AC">
        <w:t>form</w:t>
      </w:r>
      <w:r>
        <w:t>at that the application can interpret.</w:t>
      </w:r>
      <w:r w:rsidR="000A6D0E">
        <w:t xml:space="preserve"> </w:t>
      </w:r>
      <w:r w:rsidR="006805C4">
        <w:t xml:space="preserve">Generally speaking, parameter names must not include spaces or special characters. </w:t>
      </w:r>
      <w:r w:rsidR="000A6D0E">
        <w:t>The fields listed bel</w:t>
      </w:r>
      <w:r w:rsidR="006805C4">
        <w:t xml:space="preserve">ow must be formatted </w:t>
      </w:r>
      <w:r w:rsidR="00F06BA3">
        <w:t xml:space="preserve">by the developer </w:t>
      </w:r>
      <w:r w:rsidR="006805C4">
        <w:t>before using AOT.</w:t>
      </w:r>
      <w:r w:rsidR="008677A0">
        <w:t xml:space="preserve"> It is assumed that the developer has the required skills and knowledge to handle the data transformation.</w:t>
      </w:r>
    </w:p>
    <w:p w14:paraId="7D3CD697" w14:textId="1D01DA1F" w:rsidR="002818FE" w:rsidRPr="002818FE" w:rsidRDefault="006805C4" w:rsidP="0094610D">
      <w:pPr>
        <w:pStyle w:val="Heading3"/>
      </w:pPr>
      <w:r>
        <w:t>External ID</w:t>
      </w:r>
      <w:r w:rsidR="00F77545">
        <w:t xml:space="preserve">- </w:t>
      </w:r>
      <w:r w:rsidR="00876604">
        <w:t xml:space="preserve"> </w:t>
      </w:r>
      <w:r w:rsidR="00CD737B">
        <w:t>Parameter</w:t>
      </w:r>
    </w:p>
    <w:p w14:paraId="0B46D34D" w14:textId="7559C62E" w:rsidR="006805C4" w:rsidRPr="006A6204" w:rsidRDefault="006805C4" w:rsidP="006A6204">
      <w:r w:rsidRPr="006A6204">
        <w:t>The Parameter Timeseries external must be formatted as</w:t>
      </w:r>
      <w:r w:rsidR="004B00B5" w:rsidRPr="006A6204">
        <w:t xml:space="preserve"> </w:t>
      </w:r>
      <w:r w:rsidRPr="006A6204">
        <w:t>AssetFloc:Name</w:t>
      </w:r>
    </w:p>
    <w:p w14:paraId="475E9DD8" w14:textId="77777777" w:rsidR="00646547" w:rsidRDefault="00646547" w:rsidP="00A31FD7">
      <w:pPr>
        <w:ind w:firstLine="360"/>
        <w:jc w:val="left"/>
        <w:rPr>
          <w:rFonts w:eastAsia="Calibri"/>
          <w:szCs w:val="20"/>
        </w:rPr>
      </w:pPr>
      <w:bookmarkStart w:id="10" w:name="OLE_LINK7"/>
      <w:r>
        <w:rPr>
          <w:rFonts w:eastAsia="Calibri"/>
          <w:szCs w:val="20"/>
        </w:rPr>
        <w:t>For example:</w:t>
      </w:r>
    </w:p>
    <w:bookmarkEnd w:id="10"/>
    <w:p w14:paraId="11DED0F1" w14:textId="65FA31F1" w:rsidR="00E656B7" w:rsidRDefault="00646547" w:rsidP="006E2E09">
      <w:pPr>
        <w:pStyle w:val="Codeexamples"/>
        <w:ind w:left="360"/>
        <w:rPr>
          <w:rFonts w:eastAsia="Calibri"/>
        </w:rPr>
      </w:pPr>
      <w:r w:rsidRPr="00774D05">
        <w:rPr>
          <w:rFonts w:eastAsia="Calibri"/>
        </w:rPr>
        <w:t>Externalid: X-Y-U1-EGCA</w:t>
      </w:r>
      <w:r w:rsidR="005A3728">
        <w:rPr>
          <w:rFonts w:eastAsia="Calibri"/>
        </w:rPr>
        <w:t>_</w:t>
      </w:r>
      <w:r w:rsidRPr="00774D05">
        <w:rPr>
          <w:rFonts w:eastAsia="Calibri"/>
        </w:rPr>
        <w:t>RunHours, in metadata {</w:t>
      </w:r>
      <w:r w:rsidR="003D2991">
        <w:rPr>
          <w:rFonts w:eastAsia="Calibri"/>
        </w:rPr>
        <w:t>"</w:t>
      </w:r>
      <w:r w:rsidRPr="00774D05">
        <w:rPr>
          <w:rFonts w:eastAsia="Calibri"/>
        </w:rPr>
        <w:t>Name</w:t>
      </w:r>
      <w:r w:rsidR="003D2991">
        <w:rPr>
          <w:rFonts w:eastAsia="Calibri"/>
        </w:rPr>
        <w:t>"</w:t>
      </w:r>
      <w:r w:rsidRPr="00774D05">
        <w:rPr>
          <w:rFonts w:eastAsia="Calibri"/>
        </w:rPr>
        <w:t>:</w:t>
      </w:r>
      <w:r w:rsidR="003D2991">
        <w:rPr>
          <w:rFonts w:eastAsia="Calibri"/>
        </w:rPr>
        <w:t>"</w:t>
      </w:r>
      <w:r w:rsidRPr="00774D05">
        <w:rPr>
          <w:rFonts w:eastAsia="Calibri"/>
        </w:rPr>
        <w:t xml:space="preserve"> Run Hours</w:t>
      </w:r>
      <w:r w:rsidR="003D2991">
        <w:rPr>
          <w:rFonts w:eastAsia="Calibri"/>
        </w:rPr>
        <w:t>"</w:t>
      </w:r>
      <w:r w:rsidRPr="00774D05">
        <w:rPr>
          <w:rFonts w:eastAsia="Calibri"/>
        </w:rPr>
        <w:t>}</w:t>
      </w:r>
      <w:r>
        <w:rPr>
          <w:rFonts w:eastAsia="Calibri"/>
        </w:rPr>
        <w:t xml:space="preserve"> </w:t>
      </w:r>
    </w:p>
    <w:p w14:paraId="1C18F108" w14:textId="36D2CD20" w:rsidR="001862AD" w:rsidRDefault="00646547" w:rsidP="006E2E09">
      <w:pPr>
        <w:pStyle w:val="Codeexamples"/>
        <w:ind w:left="360"/>
      </w:pPr>
      <w:r w:rsidRPr="00774D05">
        <w:rPr>
          <w:rFonts w:eastAsia="Calibri"/>
        </w:rPr>
        <w:t>X-Y-U1-EGCA:RunHours_Target</w:t>
      </w:r>
      <w:r w:rsidRPr="006805C4">
        <w:t xml:space="preserve"> </w:t>
      </w:r>
    </w:p>
    <w:p w14:paraId="6785598A" w14:textId="45ABF045" w:rsidR="00A31FD7" w:rsidRPr="006A6204" w:rsidRDefault="00646547" w:rsidP="006A6204">
      <w:r w:rsidRPr="006A6204">
        <w:t xml:space="preserve">Note that except for the underscore character </w:t>
      </w:r>
      <w:r w:rsidR="003D2991">
        <w:t>'</w:t>
      </w:r>
      <w:r w:rsidRPr="006A6204">
        <w:t>_</w:t>
      </w:r>
      <w:r w:rsidR="003D2991">
        <w:t>'</w:t>
      </w:r>
      <w:r w:rsidRPr="006A6204">
        <w:t xml:space="preserve"> , which may be used for identifying the various attributes of parameters and KPIs, s</w:t>
      </w:r>
      <w:r w:rsidR="006805C4" w:rsidRPr="006A6204">
        <w:t>pecial characters</w:t>
      </w:r>
      <w:r w:rsidRPr="006A6204">
        <w:t xml:space="preserve"> are not allowed.</w:t>
      </w:r>
    </w:p>
    <w:p w14:paraId="6E04C7D0" w14:textId="49A16470" w:rsidR="00876604" w:rsidRDefault="00876604" w:rsidP="0094610D">
      <w:pPr>
        <w:pStyle w:val="Heading3"/>
      </w:pPr>
      <w:r>
        <w:t xml:space="preserve">External ID </w:t>
      </w:r>
      <w:r w:rsidR="00F77545">
        <w:t>-KPI</w:t>
      </w:r>
    </w:p>
    <w:p w14:paraId="4F4353D5" w14:textId="1CB08CED" w:rsidR="004126CB" w:rsidRPr="00B8707D" w:rsidRDefault="0095229E" w:rsidP="00B8707D">
      <w:r w:rsidRPr="00B8707D">
        <w:t>The</w:t>
      </w:r>
      <w:r w:rsidR="004126CB" w:rsidRPr="00B8707D">
        <w:t xml:space="preserve"> </w:t>
      </w:r>
      <w:r w:rsidRPr="00B8707D">
        <w:t>KPI's</w:t>
      </w:r>
      <w:r w:rsidR="004126CB" w:rsidRPr="00B8707D">
        <w:t xml:space="preserve"> external id format is </w:t>
      </w:r>
      <w:proofErr w:type="spellStart"/>
      <w:r w:rsidR="004126CB" w:rsidRPr="00B8707D">
        <w:t>Assetloc</w:t>
      </w:r>
      <w:r w:rsidR="004751BD" w:rsidRPr="00B8707D">
        <w:t>_UID</w:t>
      </w:r>
      <w:proofErr w:type="spellEnd"/>
    </w:p>
    <w:p w14:paraId="5D035BBA" w14:textId="77777777" w:rsidR="006649E4" w:rsidRDefault="00F77545" w:rsidP="00EA0F9A">
      <w:pPr>
        <w:ind w:left="360"/>
      </w:pPr>
      <w:r>
        <w:t>For example:</w:t>
      </w:r>
      <w:r w:rsidR="004B00B5">
        <w:t xml:space="preserve"> </w:t>
      </w:r>
    </w:p>
    <w:p w14:paraId="1F10736D" w14:textId="01D17F0A" w:rsidR="00F77545" w:rsidRPr="00F77545" w:rsidRDefault="00F77545" w:rsidP="00EA0F9A">
      <w:pPr>
        <w:ind w:left="360"/>
      </w:pPr>
      <w:r>
        <w:rPr>
          <w:rStyle w:val="ui-provider"/>
        </w:rPr>
        <w:t>C-B1-G1-R1-F1-P-PP-U3-SWLPB_e8cd9a71-77f1-47b4-8afe-82ebb94be10b</w:t>
      </w:r>
    </w:p>
    <w:p w14:paraId="52D6A2BE" w14:textId="018A77F2" w:rsidR="005222B3" w:rsidRDefault="005222B3" w:rsidP="0094610D">
      <w:pPr>
        <w:pStyle w:val="Heading3"/>
      </w:pPr>
      <w:r>
        <w:t>External ID – Assets</w:t>
      </w:r>
    </w:p>
    <w:p w14:paraId="1154FF4E" w14:textId="3FE30375" w:rsidR="00FD6C14" w:rsidRPr="00B8707D" w:rsidRDefault="00FD6C14" w:rsidP="00B8707D">
      <w:r w:rsidRPr="00B8707D">
        <w:t xml:space="preserve">The </w:t>
      </w:r>
      <w:r w:rsidR="004B00B5" w:rsidRPr="00B8707D">
        <w:t xml:space="preserve">external ID for </w:t>
      </w:r>
      <w:r w:rsidR="0095229E" w:rsidRPr="00B8707D">
        <w:t>assets is</w:t>
      </w:r>
      <w:r w:rsidR="004B00B5" w:rsidRPr="00B8707D">
        <w:t xml:space="preserve"> </w:t>
      </w:r>
      <w:proofErr w:type="spellStart"/>
      <w:r w:rsidRPr="00B8707D">
        <w:t>Assetloc</w:t>
      </w:r>
      <w:proofErr w:type="spellEnd"/>
      <w:r w:rsidR="00A055C1" w:rsidRPr="00B8707D">
        <w:t>.</w:t>
      </w:r>
    </w:p>
    <w:p w14:paraId="09F966A2" w14:textId="77777777" w:rsidR="00A055C1" w:rsidRDefault="00DB2F66" w:rsidP="005222B3">
      <w:pPr>
        <w:ind w:left="360"/>
      </w:pPr>
      <w:r>
        <w:t>For Example:</w:t>
      </w:r>
      <w:r w:rsidR="004B00B5">
        <w:t xml:space="preserve"> </w:t>
      </w:r>
    </w:p>
    <w:p w14:paraId="209CD34E" w14:textId="24AC8866" w:rsidR="00C95A6C" w:rsidRDefault="00C95A6C" w:rsidP="005222B3">
      <w:pPr>
        <w:ind w:left="360"/>
      </w:pPr>
      <w:r>
        <w:rPr>
          <w:rStyle w:val="ui-provider"/>
        </w:rPr>
        <w:t>C-B1-G1-R1-F1-P</w:t>
      </w:r>
    </w:p>
    <w:p w14:paraId="326AF0F9" w14:textId="57539E7B" w:rsidR="00A36202" w:rsidRDefault="00D559FC" w:rsidP="0094610D">
      <w:pPr>
        <w:pStyle w:val="Heading3"/>
      </w:pPr>
      <w:r>
        <w:t xml:space="preserve">Asset </w:t>
      </w:r>
      <w:r w:rsidR="00A36202">
        <w:t>Metadata</w:t>
      </w:r>
    </w:p>
    <w:p w14:paraId="1D46AFF1" w14:textId="5AD30EDB" w:rsidR="00FB06F2" w:rsidRPr="00B8707D" w:rsidRDefault="00482995" w:rsidP="00B8707D">
      <w:r w:rsidRPr="00B8707D">
        <w:t>Because metadata cannot be added through the UI</w:t>
      </w:r>
      <w:r w:rsidR="00FB06F2" w:rsidRPr="00B8707D">
        <w:t xml:space="preserve">, mandatory metadata fields </w:t>
      </w:r>
      <w:r w:rsidRPr="00B8707D">
        <w:t xml:space="preserve">such as </w:t>
      </w:r>
      <w:r w:rsidR="007D2662" w:rsidRPr="00B8707D">
        <w:t xml:space="preserve">Asset Type, UoM, </w:t>
      </w:r>
      <w:r w:rsidRPr="00B8707D">
        <w:t xml:space="preserve">and </w:t>
      </w:r>
      <w:r w:rsidR="007D2662" w:rsidRPr="00B8707D">
        <w:t>Time zone</w:t>
      </w:r>
      <w:r w:rsidRPr="00B8707D">
        <w:t xml:space="preserve"> </w:t>
      </w:r>
      <w:r w:rsidR="00FB06F2" w:rsidRPr="00B8707D">
        <w:t xml:space="preserve">must be </w:t>
      </w:r>
      <w:r w:rsidRPr="00B8707D">
        <w:t>defined</w:t>
      </w:r>
      <w:r w:rsidR="00FB06F2" w:rsidRPr="00B8707D">
        <w:t xml:space="preserve"> </w:t>
      </w:r>
      <w:r w:rsidRPr="00B8707D">
        <w:t xml:space="preserve">in advance </w:t>
      </w:r>
      <w:r w:rsidR="00FB06F2" w:rsidRPr="00B8707D">
        <w:t xml:space="preserve">using the </w:t>
      </w:r>
      <w:hyperlink r:id="rId38" w:history="1">
        <w:r w:rsidR="007D2662" w:rsidRPr="00B8707D">
          <w:rPr>
            <w:rStyle w:val="Hyperlink"/>
          </w:rPr>
          <w:t xml:space="preserve">Automatic </w:t>
        </w:r>
        <w:r w:rsidR="00FB06F2" w:rsidRPr="00B8707D">
          <w:rPr>
            <w:rStyle w:val="Hyperlink"/>
          </w:rPr>
          <w:t>Asset Hierarchy</w:t>
        </w:r>
        <w:r w:rsidR="007D2662" w:rsidRPr="00B8707D">
          <w:rPr>
            <w:rStyle w:val="Hyperlink"/>
          </w:rPr>
          <w:t xml:space="preserve"> Accelerator</w:t>
        </w:r>
      </w:hyperlink>
      <w:r w:rsidR="007D2662" w:rsidRPr="00B8707D">
        <w:t>.</w:t>
      </w:r>
    </w:p>
    <w:sectPr w:rsidR="00FB06F2" w:rsidRPr="00B8707D" w:rsidSect="004A1AA9">
      <w:pgSz w:w="10080" w:h="15840" w:code="1"/>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3B8E" w14:textId="77777777" w:rsidR="00374A9E" w:rsidRDefault="00374A9E" w:rsidP="00AE2073">
      <w:r>
        <w:separator/>
      </w:r>
    </w:p>
  </w:endnote>
  <w:endnote w:type="continuationSeparator" w:id="0">
    <w:p w14:paraId="03263C3F" w14:textId="77777777" w:rsidR="00374A9E" w:rsidRDefault="00374A9E" w:rsidP="00AE2073">
      <w:r>
        <w:continuationSeparator/>
      </w:r>
    </w:p>
  </w:endnote>
  <w:endnote w:type="continuationNotice" w:id="1">
    <w:p w14:paraId="3025B01C" w14:textId="77777777" w:rsidR="00374A9E" w:rsidRDefault="00374A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7682" w14:textId="77777777" w:rsidR="006F7A08" w:rsidRDefault="006F7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1B1E" w14:textId="28F977E0" w:rsidR="006324D6" w:rsidRPr="00385DDD" w:rsidRDefault="00B0307B" w:rsidP="00D61228">
    <w:pPr>
      <w:ind w:left="-567"/>
      <w:rPr>
        <w:sz w:val="18"/>
        <w:szCs w:val="18"/>
      </w:rPr>
    </w:pPr>
    <w:r>
      <w:t>© 202</w:t>
    </w:r>
    <w:r w:rsidR="00004821">
      <w:t>5</w:t>
    </w:r>
    <w:r>
      <w:t xml:space="preserve"> Accenture. All rights reserved.</w:t>
    </w:r>
    <w:r>
      <w:ptab w:relativeTo="margin" w:alignment="center" w:leader="none"/>
    </w:r>
    <w:r>
      <w:t xml:space="preserve">Document Version: </w:t>
    </w:r>
    <w:sdt>
      <w:sdtPr>
        <w:alias w:val="Label"/>
        <w:tag w:val="DLCPolicyLabelValue"/>
        <w:id w:val="364415394"/>
        <w:lock w:val="contentLocked"/>
        <w:placeholder>
          <w:docPart w:val="14AFE118EBBA4B2FAF179C5FD76D012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3" w:author="Olson, Ed" w:date="2026-01-16T11:21:00Z" w16du:dateUtc="2026-01-16T17:21:00Z">
          <w:r w:rsidR="00A8201D" w:rsidDel="002343E5">
            <w:delText>9.0</w:delText>
          </w:r>
        </w:del>
        <w:ins w:id="4" w:author="Farheen, Zara" w:date="2026-01-13T18:22:00Z" w16du:dateUtc="2026-01-13T12:52:00Z">
          <w:del w:id="5" w:author="Olson, Ed" w:date="2026-01-16T11:21:00Z" w16du:dateUtc="2026-01-16T17:21:00Z">
            <w:r w:rsidR="00550B01" w:rsidDel="002343E5">
              <w:delText>11.0</w:delText>
            </w:r>
          </w:del>
        </w:ins>
        <w:ins w:id="6" w:author="Olson, Ed" w:date="2026-01-16T11:21:00Z" w16du:dateUtc="2026-01-16T17:21:00Z">
          <w:r w:rsidR="002343E5">
            <w:t>12.0</w:t>
          </w:r>
        </w:ins>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2193" w14:textId="77777777" w:rsidR="006F7A08" w:rsidRDefault="006F7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3DCD" w14:textId="77777777" w:rsidR="00374A9E" w:rsidRDefault="00374A9E" w:rsidP="00AE2073">
      <w:r>
        <w:separator/>
      </w:r>
    </w:p>
  </w:footnote>
  <w:footnote w:type="continuationSeparator" w:id="0">
    <w:p w14:paraId="4E030D83" w14:textId="77777777" w:rsidR="00374A9E" w:rsidRDefault="00374A9E" w:rsidP="00AE2073">
      <w:r>
        <w:continuationSeparator/>
      </w:r>
    </w:p>
  </w:footnote>
  <w:footnote w:type="continuationNotice" w:id="1">
    <w:p w14:paraId="7CB42B6C" w14:textId="77777777" w:rsidR="00374A9E" w:rsidRDefault="00374A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629F" w14:textId="77777777" w:rsidR="006F7A08" w:rsidRDefault="006F7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F7C" w14:textId="2791E0D6" w:rsidR="006324D6" w:rsidRPr="006324D6" w:rsidRDefault="00004821" w:rsidP="00AE2073">
    <w:pPr>
      <w:pStyle w:val="Header"/>
    </w:pPr>
    <w:r>
      <w:rPr>
        <w:noProof/>
      </w:rPr>
      <w:drawing>
        <wp:inline distT="0" distB="0" distL="0" distR="0" wp14:anchorId="272EC8A9" wp14:editId="6B373753">
          <wp:extent cx="1499505" cy="144000"/>
          <wp:effectExtent l="0" t="0" r="0" b="8890"/>
          <wp:docPr id="1132392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1779" name="Picture 1151431779"/>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004821">
      <w:ptab w:relativeTo="margin" w:alignment="center" w:leader="none"/>
    </w:r>
    <w:r w:rsidRPr="00004821">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0612" w14:textId="77777777" w:rsidR="006F7A08" w:rsidRDefault="006F7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815073A"/>
    <w:multiLevelType w:val="hybridMultilevel"/>
    <w:tmpl w:val="EEE8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43B46"/>
    <w:multiLevelType w:val="hybridMultilevel"/>
    <w:tmpl w:val="48FAF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8473DF"/>
    <w:multiLevelType w:val="hybridMultilevel"/>
    <w:tmpl w:val="A22CEB4E"/>
    <w:lvl w:ilvl="0" w:tplc="AD52B3F6">
      <w:start w:val="1"/>
      <w:numFmt w:val="bullet"/>
      <w:pStyle w:val="NOLIST1"/>
      <w:lvlText w:val=""/>
      <w:lvlJc w:val="left"/>
      <w:pPr>
        <w:ind w:left="720" w:hanging="360"/>
      </w:pPr>
      <w:rPr>
        <w:rFonts w:ascii="Symbol" w:hAnsi="Symbol" w:hint="default"/>
      </w:rPr>
    </w:lvl>
    <w:lvl w:ilvl="1" w:tplc="0DF86984">
      <w:start w:val="1"/>
      <w:numFmt w:val="bullet"/>
      <w:lvlText w:val="o"/>
      <w:lvlJc w:val="left"/>
      <w:pPr>
        <w:ind w:left="135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F2291A"/>
    <w:multiLevelType w:val="hybridMultilevel"/>
    <w:tmpl w:val="5F3E5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3A5DD8"/>
    <w:multiLevelType w:val="hybridMultilevel"/>
    <w:tmpl w:val="67A0FFEC"/>
    <w:lvl w:ilvl="0" w:tplc="C3F08778">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567D51F5"/>
    <w:multiLevelType w:val="hybridMultilevel"/>
    <w:tmpl w:val="4002EB0A"/>
    <w:lvl w:ilvl="0" w:tplc="A1525C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pStyle w:val="NO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1B70EE"/>
    <w:multiLevelType w:val="hybridMultilevel"/>
    <w:tmpl w:val="4A18F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F0365E"/>
    <w:multiLevelType w:val="hybridMultilevel"/>
    <w:tmpl w:val="EBDE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318840">
    <w:abstractNumId w:val="10"/>
  </w:num>
  <w:num w:numId="2" w16cid:durableId="671176775">
    <w:abstractNumId w:val="1"/>
  </w:num>
  <w:num w:numId="3" w16cid:durableId="2040937117">
    <w:abstractNumId w:val="0"/>
  </w:num>
  <w:num w:numId="4" w16cid:durableId="41249587">
    <w:abstractNumId w:val="11"/>
  </w:num>
  <w:num w:numId="5" w16cid:durableId="1701125492">
    <w:abstractNumId w:val="9"/>
  </w:num>
  <w:num w:numId="6" w16cid:durableId="734159343">
    <w:abstractNumId w:val="7"/>
  </w:num>
  <w:num w:numId="7" w16cid:durableId="2009861795">
    <w:abstractNumId w:val="6"/>
  </w:num>
  <w:num w:numId="8" w16cid:durableId="1502743070">
    <w:abstractNumId w:val="4"/>
  </w:num>
  <w:num w:numId="9" w16cid:durableId="537397627">
    <w:abstractNumId w:val="12"/>
  </w:num>
  <w:num w:numId="10" w16cid:durableId="2122143729">
    <w:abstractNumId w:val="2"/>
  </w:num>
  <w:num w:numId="11" w16cid:durableId="49808471">
    <w:abstractNumId w:val="5"/>
  </w:num>
  <w:num w:numId="12" w16cid:durableId="1944532195">
    <w:abstractNumId w:val="3"/>
  </w:num>
  <w:num w:numId="13" w16cid:durableId="1911574195">
    <w:abstractNumId w:val="13"/>
  </w:num>
  <w:num w:numId="14" w16cid:durableId="2061974177">
    <w:abstractNumId w:val="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oJ2sIqaN3BOSgZkCPXx9+6Fvsz803KXzmRw4tmVup4F3FJlO8LaY9xezlW7Ut6ngSTJgiyDKiXE5MM/+dZXukA==" w:salt="VBBGqjpyWI/JZXBF4vQy2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qgFAG86kJctAAAA"/>
  </w:docVars>
  <w:rsids>
    <w:rsidRoot w:val="00766ED7"/>
    <w:rsid w:val="00000592"/>
    <w:rsid w:val="000017CF"/>
    <w:rsid w:val="00002844"/>
    <w:rsid w:val="00003140"/>
    <w:rsid w:val="00004821"/>
    <w:rsid w:val="00005A6D"/>
    <w:rsid w:val="00014120"/>
    <w:rsid w:val="0002168C"/>
    <w:rsid w:val="000266D9"/>
    <w:rsid w:val="000312C9"/>
    <w:rsid w:val="00035552"/>
    <w:rsid w:val="00037E40"/>
    <w:rsid w:val="000449DB"/>
    <w:rsid w:val="00046AB4"/>
    <w:rsid w:val="00046E18"/>
    <w:rsid w:val="00047573"/>
    <w:rsid w:val="00050721"/>
    <w:rsid w:val="00060CB6"/>
    <w:rsid w:val="000621F2"/>
    <w:rsid w:val="00065C80"/>
    <w:rsid w:val="00066B5F"/>
    <w:rsid w:val="00070189"/>
    <w:rsid w:val="00070C55"/>
    <w:rsid w:val="0007372B"/>
    <w:rsid w:val="0008193D"/>
    <w:rsid w:val="00092429"/>
    <w:rsid w:val="000949D4"/>
    <w:rsid w:val="000951FB"/>
    <w:rsid w:val="00096A94"/>
    <w:rsid w:val="000A3871"/>
    <w:rsid w:val="000A4799"/>
    <w:rsid w:val="000A6D0E"/>
    <w:rsid w:val="000B4B83"/>
    <w:rsid w:val="000D1157"/>
    <w:rsid w:val="000D2972"/>
    <w:rsid w:val="000D48C6"/>
    <w:rsid w:val="000D52F7"/>
    <w:rsid w:val="000D7B35"/>
    <w:rsid w:val="000E1484"/>
    <w:rsid w:val="000E1B47"/>
    <w:rsid w:val="000E23A1"/>
    <w:rsid w:val="000E330E"/>
    <w:rsid w:val="000E41C9"/>
    <w:rsid w:val="000F1C6F"/>
    <w:rsid w:val="000F459A"/>
    <w:rsid w:val="000F5A99"/>
    <w:rsid w:val="000F7F4F"/>
    <w:rsid w:val="00101A7F"/>
    <w:rsid w:val="001033EC"/>
    <w:rsid w:val="00104C1E"/>
    <w:rsid w:val="001053E4"/>
    <w:rsid w:val="0010619B"/>
    <w:rsid w:val="00106943"/>
    <w:rsid w:val="00106C3A"/>
    <w:rsid w:val="00107557"/>
    <w:rsid w:val="001116CE"/>
    <w:rsid w:val="001137E0"/>
    <w:rsid w:val="00121EF7"/>
    <w:rsid w:val="00124C7E"/>
    <w:rsid w:val="00126572"/>
    <w:rsid w:val="00126651"/>
    <w:rsid w:val="00141A74"/>
    <w:rsid w:val="00142EC4"/>
    <w:rsid w:val="00144A23"/>
    <w:rsid w:val="00145D45"/>
    <w:rsid w:val="0014661C"/>
    <w:rsid w:val="0015031C"/>
    <w:rsid w:val="00152C58"/>
    <w:rsid w:val="001548C5"/>
    <w:rsid w:val="001575C8"/>
    <w:rsid w:val="00160053"/>
    <w:rsid w:val="00162151"/>
    <w:rsid w:val="00165E04"/>
    <w:rsid w:val="001662E1"/>
    <w:rsid w:val="00166628"/>
    <w:rsid w:val="00167DC8"/>
    <w:rsid w:val="001734F8"/>
    <w:rsid w:val="00175264"/>
    <w:rsid w:val="00177D91"/>
    <w:rsid w:val="001848A8"/>
    <w:rsid w:val="001862AD"/>
    <w:rsid w:val="00193DFA"/>
    <w:rsid w:val="001A39E2"/>
    <w:rsid w:val="001A68BF"/>
    <w:rsid w:val="001B6041"/>
    <w:rsid w:val="001C07E2"/>
    <w:rsid w:val="001C5B30"/>
    <w:rsid w:val="001D3C65"/>
    <w:rsid w:val="001E0E4E"/>
    <w:rsid w:val="001E6F8D"/>
    <w:rsid w:val="001F1FA0"/>
    <w:rsid w:val="001F2782"/>
    <w:rsid w:val="001F45D6"/>
    <w:rsid w:val="001F53FF"/>
    <w:rsid w:val="001F636F"/>
    <w:rsid w:val="001F6504"/>
    <w:rsid w:val="001F68D9"/>
    <w:rsid w:val="00205B80"/>
    <w:rsid w:val="002062A3"/>
    <w:rsid w:val="0020692D"/>
    <w:rsid w:val="00213B87"/>
    <w:rsid w:val="00217AE9"/>
    <w:rsid w:val="00220772"/>
    <w:rsid w:val="002221E9"/>
    <w:rsid w:val="00222BCF"/>
    <w:rsid w:val="00224E60"/>
    <w:rsid w:val="00224F34"/>
    <w:rsid w:val="00231307"/>
    <w:rsid w:val="002343E5"/>
    <w:rsid w:val="002344F5"/>
    <w:rsid w:val="00237650"/>
    <w:rsid w:val="00246B0A"/>
    <w:rsid w:val="00246C90"/>
    <w:rsid w:val="00247034"/>
    <w:rsid w:val="00250C84"/>
    <w:rsid w:val="0025144E"/>
    <w:rsid w:val="00252BF5"/>
    <w:rsid w:val="00253A68"/>
    <w:rsid w:val="00253DF1"/>
    <w:rsid w:val="00260444"/>
    <w:rsid w:val="00261D3C"/>
    <w:rsid w:val="00270E4A"/>
    <w:rsid w:val="002718AB"/>
    <w:rsid w:val="00271954"/>
    <w:rsid w:val="002724D8"/>
    <w:rsid w:val="002755D8"/>
    <w:rsid w:val="00275AFA"/>
    <w:rsid w:val="00275D24"/>
    <w:rsid w:val="00276312"/>
    <w:rsid w:val="00277448"/>
    <w:rsid w:val="002818FE"/>
    <w:rsid w:val="00285A5F"/>
    <w:rsid w:val="0028720F"/>
    <w:rsid w:val="00287923"/>
    <w:rsid w:val="00290B10"/>
    <w:rsid w:val="0029387C"/>
    <w:rsid w:val="0029623D"/>
    <w:rsid w:val="00297E96"/>
    <w:rsid w:val="002A36D3"/>
    <w:rsid w:val="002A552F"/>
    <w:rsid w:val="002B1B65"/>
    <w:rsid w:val="002C3126"/>
    <w:rsid w:val="002C43B4"/>
    <w:rsid w:val="002C4DDD"/>
    <w:rsid w:val="002D25D3"/>
    <w:rsid w:val="002D28B3"/>
    <w:rsid w:val="002D74AB"/>
    <w:rsid w:val="002D79A3"/>
    <w:rsid w:val="002E04DE"/>
    <w:rsid w:val="002E3807"/>
    <w:rsid w:val="002E603A"/>
    <w:rsid w:val="002E609B"/>
    <w:rsid w:val="002F62CF"/>
    <w:rsid w:val="002F762E"/>
    <w:rsid w:val="0030208F"/>
    <w:rsid w:val="00313A4F"/>
    <w:rsid w:val="003156B4"/>
    <w:rsid w:val="00315F9F"/>
    <w:rsid w:val="00322411"/>
    <w:rsid w:val="003230BB"/>
    <w:rsid w:val="00331CCB"/>
    <w:rsid w:val="00332EF4"/>
    <w:rsid w:val="0033311B"/>
    <w:rsid w:val="0033721D"/>
    <w:rsid w:val="00344494"/>
    <w:rsid w:val="003444E0"/>
    <w:rsid w:val="00352469"/>
    <w:rsid w:val="00352F1D"/>
    <w:rsid w:val="00357D37"/>
    <w:rsid w:val="00360310"/>
    <w:rsid w:val="00362D65"/>
    <w:rsid w:val="00364B7E"/>
    <w:rsid w:val="00366EE1"/>
    <w:rsid w:val="0037140D"/>
    <w:rsid w:val="00374A9E"/>
    <w:rsid w:val="0037616F"/>
    <w:rsid w:val="00380219"/>
    <w:rsid w:val="00385DDD"/>
    <w:rsid w:val="003863EE"/>
    <w:rsid w:val="0038791C"/>
    <w:rsid w:val="00391274"/>
    <w:rsid w:val="003954D7"/>
    <w:rsid w:val="00396595"/>
    <w:rsid w:val="003B7953"/>
    <w:rsid w:val="003C5CD7"/>
    <w:rsid w:val="003C6387"/>
    <w:rsid w:val="003D2991"/>
    <w:rsid w:val="003E1A0C"/>
    <w:rsid w:val="003E463B"/>
    <w:rsid w:val="003E70BF"/>
    <w:rsid w:val="003F21B8"/>
    <w:rsid w:val="004042FA"/>
    <w:rsid w:val="004050CF"/>
    <w:rsid w:val="004126CB"/>
    <w:rsid w:val="0041677B"/>
    <w:rsid w:val="00423AAC"/>
    <w:rsid w:val="0043651E"/>
    <w:rsid w:val="00436C5D"/>
    <w:rsid w:val="00437284"/>
    <w:rsid w:val="0043749E"/>
    <w:rsid w:val="00437CFE"/>
    <w:rsid w:val="0044113E"/>
    <w:rsid w:val="004413F4"/>
    <w:rsid w:val="004431F0"/>
    <w:rsid w:val="00446268"/>
    <w:rsid w:val="004501F4"/>
    <w:rsid w:val="004532E5"/>
    <w:rsid w:val="004630F8"/>
    <w:rsid w:val="0047447C"/>
    <w:rsid w:val="00474BD9"/>
    <w:rsid w:val="004751BD"/>
    <w:rsid w:val="0048186C"/>
    <w:rsid w:val="00482995"/>
    <w:rsid w:val="0048569F"/>
    <w:rsid w:val="00490061"/>
    <w:rsid w:val="0049354F"/>
    <w:rsid w:val="00493B56"/>
    <w:rsid w:val="00494808"/>
    <w:rsid w:val="004A1AA9"/>
    <w:rsid w:val="004A296A"/>
    <w:rsid w:val="004A4F28"/>
    <w:rsid w:val="004B00B5"/>
    <w:rsid w:val="004B63FF"/>
    <w:rsid w:val="004C1535"/>
    <w:rsid w:val="004C19F8"/>
    <w:rsid w:val="004C4A00"/>
    <w:rsid w:val="004C4AAB"/>
    <w:rsid w:val="004D15C3"/>
    <w:rsid w:val="004D43DA"/>
    <w:rsid w:val="004D79F6"/>
    <w:rsid w:val="004E37F0"/>
    <w:rsid w:val="004E5491"/>
    <w:rsid w:val="004F3689"/>
    <w:rsid w:val="004F5C06"/>
    <w:rsid w:val="004F7BF3"/>
    <w:rsid w:val="005046E3"/>
    <w:rsid w:val="00511993"/>
    <w:rsid w:val="00512AE0"/>
    <w:rsid w:val="00514A55"/>
    <w:rsid w:val="00515ED6"/>
    <w:rsid w:val="005173AA"/>
    <w:rsid w:val="00520F99"/>
    <w:rsid w:val="00521954"/>
    <w:rsid w:val="005222B3"/>
    <w:rsid w:val="005260ED"/>
    <w:rsid w:val="00527C60"/>
    <w:rsid w:val="00531FC8"/>
    <w:rsid w:val="00532C6C"/>
    <w:rsid w:val="00533575"/>
    <w:rsid w:val="00534FDF"/>
    <w:rsid w:val="00543FA4"/>
    <w:rsid w:val="00545587"/>
    <w:rsid w:val="005472BB"/>
    <w:rsid w:val="005476AE"/>
    <w:rsid w:val="00550B01"/>
    <w:rsid w:val="00551D09"/>
    <w:rsid w:val="0055465F"/>
    <w:rsid w:val="005549EE"/>
    <w:rsid w:val="00556D8E"/>
    <w:rsid w:val="00560634"/>
    <w:rsid w:val="00565AE1"/>
    <w:rsid w:val="005665C3"/>
    <w:rsid w:val="00567F97"/>
    <w:rsid w:val="005707A9"/>
    <w:rsid w:val="00570808"/>
    <w:rsid w:val="005734C4"/>
    <w:rsid w:val="00573FFD"/>
    <w:rsid w:val="00574A42"/>
    <w:rsid w:val="00574E39"/>
    <w:rsid w:val="00575E58"/>
    <w:rsid w:val="005760B8"/>
    <w:rsid w:val="005853ED"/>
    <w:rsid w:val="00586995"/>
    <w:rsid w:val="0059009E"/>
    <w:rsid w:val="00590A89"/>
    <w:rsid w:val="0059244D"/>
    <w:rsid w:val="00594FD9"/>
    <w:rsid w:val="00595C21"/>
    <w:rsid w:val="0059632E"/>
    <w:rsid w:val="005A11F9"/>
    <w:rsid w:val="005A152B"/>
    <w:rsid w:val="005A3728"/>
    <w:rsid w:val="005A4FB8"/>
    <w:rsid w:val="005B0E7F"/>
    <w:rsid w:val="005B6364"/>
    <w:rsid w:val="005C5107"/>
    <w:rsid w:val="005D655E"/>
    <w:rsid w:val="005D6694"/>
    <w:rsid w:val="005D771F"/>
    <w:rsid w:val="005E0D93"/>
    <w:rsid w:val="005E2410"/>
    <w:rsid w:val="005E3096"/>
    <w:rsid w:val="005F3488"/>
    <w:rsid w:val="005F4092"/>
    <w:rsid w:val="005F5047"/>
    <w:rsid w:val="005F55CB"/>
    <w:rsid w:val="006048C7"/>
    <w:rsid w:val="00607242"/>
    <w:rsid w:val="00616172"/>
    <w:rsid w:val="00616712"/>
    <w:rsid w:val="006218C9"/>
    <w:rsid w:val="00623824"/>
    <w:rsid w:val="00623826"/>
    <w:rsid w:val="006243FB"/>
    <w:rsid w:val="00626A41"/>
    <w:rsid w:val="006324D6"/>
    <w:rsid w:val="00634818"/>
    <w:rsid w:val="00640C0E"/>
    <w:rsid w:val="0064318F"/>
    <w:rsid w:val="00644008"/>
    <w:rsid w:val="006447AA"/>
    <w:rsid w:val="00646547"/>
    <w:rsid w:val="00647ACC"/>
    <w:rsid w:val="00653317"/>
    <w:rsid w:val="006649E4"/>
    <w:rsid w:val="0066727E"/>
    <w:rsid w:val="006713B1"/>
    <w:rsid w:val="00672031"/>
    <w:rsid w:val="00672AA9"/>
    <w:rsid w:val="006741F3"/>
    <w:rsid w:val="00674A41"/>
    <w:rsid w:val="00674B7D"/>
    <w:rsid w:val="00674E71"/>
    <w:rsid w:val="00675E0E"/>
    <w:rsid w:val="006805C4"/>
    <w:rsid w:val="006848BB"/>
    <w:rsid w:val="006861FF"/>
    <w:rsid w:val="00692496"/>
    <w:rsid w:val="00695ADA"/>
    <w:rsid w:val="00697115"/>
    <w:rsid w:val="006A6204"/>
    <w:rsid w:val="006C0AA9"/>
    <w:rsid w:val="006D2B30"/>
    <w:rsid w:val="006E2E09"/>
    <w:rsid w:val="006E32F1"/>
    <w:rsid w:val="006E4439"/>
    <w:rsid w:val="006E4BEF"/>
    <w:rsid w:val="006E5F57"/>
    <w:rsid w:val="006F22D3"/>
    <w:rsid w:val="006F54F1"/>
    <w:rsid w:val="006F5A6C"/>
    <w:rsid w:val="006F6960"/>
    <w:rsid w:val="006F6BE9"/>
    <w:rsid w:val="006F7747"/>
    <w:rsid w:val="006F7A08"/>
    <w:rsid w:val="00701A2B"/>
    <w:rsid w:val="0070289D"/>
    <w:rsid w:val="00703BCA"/>
    <w:rsid w:val="0070557B"/>
    <w:rsid w:val="007071ED"/>
    <w:rsid w:val="0070777F"/>
    <w:rsid w:val="007133AD"/>
    <w:rsid w:val="0071665F"/>
    <w:rsid w:val="007245FE"/>
    <w:rsid w:val="0072699A"/>
    <w:rsid w:val="00730C67"/>
    <w:rsid w:val="00733332"/>
    <w:rsid w:val="00737139"/>
    <w:rsid w:val="007429B6"/>
    <w:rsid w:val="007431CE"/>
    <w:rsid w:val="007474D6"/>
    <w:rsid w:val="007501B6"/>
    <w:rsid w:val="007506FB"/>
    <w:rsid w:val="00752E56"/>
    <w:rsid w:val="00756A52"/>
    <w:rsid w:val="00760FCA"/>
    <w:rsid w:val="00765AC9"/>
    <w:rsid w:val="00766ED7"/>
    <w:rsid w:val="00772285"/>
    <w:rsid w:val="00774D05"/>
    <w:rsid w:val="007819F9"/>
    <w:rsid w:val="007852ED"/>
    <w:rsid w:val="00786803"/>
    <w:rsid w:val="00786B9C"/>
    <w:rsid w:val="007913D8"/>
    <w:rsid w:val="00791CFE"/>
    <w:rsid w:val="00792D69"/>
    <w:rsid w:val="007979C1"/>
    <w:rsid w:val="00797B07"/>
    <w:rsid w:val="007A11E9"/>
    <w:rsid w:val="007A3643"/>
    <w:rsid w:val="007A4331"/>
    <w:rsid w:val="007A47CC"/>
    <w:rsid w:val="007B3456"/>
    <w:rsid w:val="007B622C"/>
    <w:rsid w:val="007C559C"/>
    <w:rsid w:val="007D13F7"/>
    <w:rsid w:val="007D2662"/>
    <w:rsid w:val="007D2C44"/>
    <w:rsid w:val="007D4A6E"/>
    <w:rsid w:val="007E12FF"/>
    <w:rsid w:val="007E4B26"/>
    <w:rsid w:val="007E64E0"/>
    <w:rsid w:val="007F02BA"/>
    <w:rsid w:val="007F3456"/>
    <w:rsid w:val="007F3B7F"/>
    <w:rsid w:val="007F5215"/>
    <w:rsid w:val="007F6518"/>
    <w:rsid w:val="008048C5"/>
    <w:rsid w:val="00804EC4"/>
    <w:rsid w:val="00810120"/>
    <w:rsid w:val="00810290"/>
    <w:rsid w:val="00811AAF"/>
    <w:rsid w:val="00812376"/>
    <w:rsid w:val="00813904"/>
    <w:rsid w:val="008171F5"/>
    <w:rsid w:val="00823CB0"/>
    <w:rsid w:val="0082416D"/>
    <w:rsid w:val="008273B9"/>
    <w:rsid w:val="00837155"/>
    <w:rsid w:val="00840AB3"/>
    <w:rsid w:val="008431A7"/>
    <w:rsid w:val="00843F2E"/>
    <w:rsid w:val="00844B3B"/>
    <w:rsid w:val="008454A8"/>
    <w:rsid w:val="00846573"/>
    <w:rsid w:val="008465FD"/>
    <w:rsid w:val="0085039B"/>
    <w:rsid w:val="00860395"/>
    <w:rsid w:val="008603F0"/>
    <w:rsid w:val="0086286B"/>
    <w:rsid w:val="00862CF9"/>
    <w:rsid w:val="008677A0"/>
    <w:rsid w:val="00871B13"/>
    <w:rsid w:val="0087348F"/>
    <w:rsid w:val="008737F6"/>
    <w:rsid w:val="00873E17"/>
    <w:rsid w:val="00876604"/>
    <w:rsid w:val="0088324D"/>
    <w:rsid w:val="00885513"/>
    <w:rsid w:val="00886257"/>
    <w:rsid w:val="00886390"/>
    <w:rsid w:val="00890CD6"/>
    <w:rsid w:val="008A3AF6"/>
    <w:rsid w:val="008B1F9D"/>
    <w:rsid w:val="008B20AB"/>
    <w:rsid w:val="008B3AC1"/>
    <w:rsid w:val="008B3C3D"/>
    <w:rsid w:val="008B3F82"/>
    <w:rsid w:val="008C0258"/>
    <w:rsid w:val="008C126B"/>
    <w:rsid w:val="008C1857"/>
    <w:rsid w:val="008C5E4F"/>
    <w:rsid w:val="008C6346"/>
    <w:rsid w:val="008C6829"/>
    <w:rsid w:val="008D06C1"/>
    <w:rsid w:val="008D0CE0"/>
    <w:rsid w:val="008D420F"/>
    <w:rsid w:val="008D45EB"/>
    <w:rsid w:val="008D5347"/>
    <w:rsid w:val="008D5EFB"/>
    <w:rsid w:val="008E5436"/>
    <w:rsid w:val="008E69E9"/>
    <w:rsid w:val="008F3BFE"/>
    <w:rsid w:val="008F4868"/>
    <w:rsid w:val="008F6BA4"/>
    <w:rsid w:val="008F7ACE"/>
    <w:rsid w:val="00904919"/>
    <w:rsid w:val="00904E24"/>
    <w:rsid w:val="009102F1"/>
    <w:rsid w:val="00911B03"/>
    <w:rsid w:val="009154E7"/>
    <w:rsid w:val="009166F8"/>
    <w:rsid w:val="00922ED7"/>
    <w:rsid w:val="00923DA5"/>
    <w:rsid w:val="0093679A"/>
    <w:rsid w:val="00936A01"/>
    <w:rsid w:val="009407B0"/>
    <w:rsid w:val="00941CCD"/>
    <w:rsid w:val="0094610D"/>
    <w:rsid w:val="00946ED1"/>
    <w:rsid w:val="00951C76"/>
    <w:rsid w:val="00951FAE"/>
    <w:rsid w:val="0095229E"/>
    <w:rsid w:val="009534C7"/>
    <w:rsid w:val="00962A5C"/>
    <w:rsid w:val="00963853"/>
    <w:rsid w:val="00970C19"/>
    <w:rsid w:val="0097136C"/>
    <w:rsid w:val="009759A1"/>
    <w:rsid w:val="009765E2"/>
    <w:rsid w:val="00980F9A"/>
    <w:rsid w:val="00982B12"/>
    <w:rsid w:val="00983B80"/>
    <w:rsid w:val="009878DB"/>
    <w:rsid w:val="00996D61"/>
    <w:rsid w:val="009A277F"/>
    <w:rsid w:val="009A6C09"/>
    <w:rsid w:val="009B6CE8"/>
    <w:rsid w:val="009C1E9B"/>
    <w:rsid w:val="009C4224"/>
    <w:rsid w:val="009D6A2D"/>
    <w:rsid w:val="009E5188"/>
    <w:rsid w:val="009E772B"/>
    <w:rsid w:val="009E7BD1"/>
    <w:rsid w:val="009F00DA"/>
    <w:rsid w:val="009F3285"/>
    <w:rsid w:val="00A017C9"/>
    <w:rsid w:val="00A055C1"/>
    <w:rsid w:val="00A056EF"/>
    <w:rsid w:val="00A1128E"/>
    <w:rsid w:val="00A11347"/>
    <w:rsid w:val="00A1206E"/>
    <w:rsid w:val="00A1489C"/>
    <w:rsid w:val="00A15DA7"/>
    <w:rsid w:val="00A2097B"/>
    <w:rsid w:val="00A22358"/>
    <w:rsid w:val="00A24E73"/>
    <w:rsid w:val="00A25A56"/>
    <w:rsid w:val="00A31FD7"/>
    <w:rsid w:val="00A32ACC"/>
    <w:rsid w:val="00A334D1"/>
    <w:rsid w:val="00A34794"/>
    <w:rsid w:val="00A35149"/>
    <w:rsid w:val="00A36202"/>
    <w:rsid w:val="00A36DD5"/>
    <w:rsid w:val="00A37AB5"/>
    <w:rsid w:val="00A41276"/>
    <w:rsid w:val="00A420B0"/>
    <w:rsid w:val="00A4413F"/>
    <w:rsid w:val="00A4546F"/>
    <w:rsid w:val="00A528FF"/>
    <w:rsid w:val="00A60E39"/>
    <w:rsid w:val="00A63246"/>
    <w:rsid w:val="00A74B1B"/>
    <w:rsid w:val="00A7614E"/>
    <w:rsid w:val="00A77E41"/>
    <w:rsid w:val="00A80733"/>
    <w:rsid w:val="00A808C9"/>
    <w:rsid w:val="00A8193D"/>
    <w:rsid w:val="00A81ACC"/>
    <w:rsid w:val="00A8201D"/>
    <w:rsid w:val="00A8520D"/>
    <w:rsid w:val="00A90103"/>
    <w:rsid w:val="00A90F7C"/>
    <w:rsid w:val="00A92C98"/>
    <w:rsid w:val="00A952C0"/>
    <w:rsid w:val="00AA0334"/>
    <w:rsid w:val="00AA7A7C"/>
    <w:rsid w:val="00AA7F1E"/>
    <w:rsid w:val="00AB1838"/>
    <w:rsid w:val="00AB1C72"/>
    <w:rsid w:val="00AB47DA"/>
    <w:rsid w:val="00AC1771"/>
    <w:rsid w:val="00AC1F20"/>
    <w:rsid w:val="00AC305E"/>
    <w:rsid w:val="00AC5E5F"/>
    <w:rsid w:val="00AC79D6"/>
    <w:rsid w:val="00AD2933"/>
    <w:rsid w:val="00AD3204"/>
    <w:rsid w:val="00AD3D8B"/>
    <w:rsid w:val="00AE0B29"/>
    <w:rsid w:val="00AE0D50"/>
    <w:rsid w:val="00AE1D02"/>
    <w:rsid w:val="00AE2073"/>
    <w:rsid w:val="00AE4040"/>
    <w:rsid w:val="00AE5D46"/>
    <w:rsid w:val="00AE6C24"/>
    <w:rsid w:val="00AF12E4"/>
    <w:rsid w:val="00AF38EA"/>
    <w:rsid w:val="00AF4908"/>
    <w:rsid w:val="00AF7049"/>
    <w:rsid w:val="00B02D48"/>
    <w:rsid w:val="00B0307B"/>
    <w:rsid w:val="00B0379E"/>
    <w:rsid w:val="00B04062"/>
    <w:rsid w:val="00B04AB6"/>
    <w:rsid w:val="00B07F7E"/>
    <w:rsid w:val="00B1037F"/>
    <w:rsid w:val="00B13CD0"/>
    <w:rsid w:val="00B14249"/>
    <w:rsid w:val="00B15F02"/>
    <w:rsid w:val="00B17575"/>
    <w:rsid w:val="00B17EF0"/>
    <w:rsid w:val="00B20324"/>
    <w:rsid w:val="00B21BD8"/>
    <w:rsid w:val="00B23F5F"/>
    <w:rsid w:val="00B368E2"/>
    <w:rsid w:val="00B42958"/>
    <w:rsid w:val="00B42BDD"/>
    <w:rsid w:val="00B4695A"/>
    <w:rsid w:val="00B531E3"/>
    <w:rsid w:val="00B57629"/>
    <w:rsid w:val="00B6363A"/>
    <w:rsid w:val="00B63EC3"/>
    <w:rsid w:val="00B66AFF"/>
    <w:rsid w:val="00B72862"/>
    <w:rsid w:val="00B73455"/>
    <w:rsid w:val="00B73705"/>
    <w:rsid w:val="00B8001C"/>
    <w:rsid w:val="00B8707D"/>
    <w:rsid w:val="00B91B2B"/>
    <w:rsid w:val="00B9227C"/>
    <w:rsid w:val="00B9228F"/>
    <w:rsid w:val="00B95636"/>
    <w:rsid w:val="00BB3942"/>
    <w:rsid w:val="00BB3C06"/>
    <w:rsid w:val="00BB5FE5"/>
    <w:rsid w:val="00BB6538"/>
    <w:rsid w:val="00BC1418"/>
    <w:rsid w:val="00BC6CCA"/>
    <w:rsid w:val="00BD066A"/>
    <w:rsid w:val="00BD0B38"/>
    <w:rsid w:val="00BD27AC"/>
    <w:rsid w:val="00BE01CD"/>
    <w:rsid w:val="00BE106A"/>
    <w:rsid w:val="00BE25D7"/>
    <w:rsid w:val="00BE3ABB"/>
    <w:rsid w:val="00BE6C3E"/>
    <w:rsid w:val="00BE741D"/>
    <w:rsid w:val="00BE7666"/>
    <w:rsid w:val="00BF02CE"/>
    <w:rsid w:val="00BF0C18"/>
    <w:rsid w:val="00BF1561"/>
    <w:rsid w:val="00BF1EC9"/>
    <w:rsid w:val="00BF30C5"/>
    <w:rsid w:val="00BF55EA"/>
    <w:rsid w:val="00BF7CC5"/>
    <w:rsid w:val="00C020A3"/>
    <w:rsid w:val="00C0360B"/>
    <w:rsid w:val="00C06852"/>
    <w:rsid w:val="00C1117E"/>
    <w:rsid w:val="00C16723"/>
    <w:rsid w:val="00C26D24"/>
    <w:rsid w:val="00C307C6"/>
    <w:rsid w:val="00C33B0E"/>
    <w:rsid w:val="00C37C03"/>
    <w:rsid w:val="00C40C07"/>
    <w:rsid w:val="00C41262"/>
    <w:rsid w:val="00C41F4D"/>
    <w:rsid w:val="00C44594"/>
    <w:rsid w:val="00C47DD4"/>
    <w:rsid w:val="00C61CE5"/>
    <w:rsid w:val="00C66066"/>
    <w:rsid w:val="00C70705"/>
    <w:rsid w:val="00C71525"/>
    <w:rsid w:val="00C72869"/>
    <w:rsid w:val="00C74C89"/>
    <w:rsid w:val="00C7798D"/>
    <w:rsid w:val="00C80717"/>
    <w:rsid w:val="00C8274F"/>
    <w:rsid w:val="00C82E75"/>
    <w:rsid w:val="00C868E6"/>
    <w:rsid w:val="00C90DB9"/>
    <w:rsid w:val="00C9309A"/>
    <w:rsid w:val="00C93B20"/>
    <w:rsid w:val="00C957F2"/>
    <w:rsid w:val="00C95A6C"/>
    <w:rsid w:val="00CA484D"/>
    <w:rsid w:val="00CA75A6"/>
    <w:rsid w:val="00CB6CBF"/>
    <w:rsid w:val="00CC03B3"/>
    <w:rsid w:val="00CC1F71"/>
    <w:rsid w:val="00CC44AA"/>
    <w:rsid w:val="00CC6DE1"/>
    <w:rsid w:val="00CD737B"/>
    <w:rsid w:val="00CD7AFC"/>
    <w:rsid w:val="00CD7C01"/>
    <w:rsid w:val="00CD7C1F"/>
    <w:rsid w:val="00CE64E6"/>
    <w:rsid w:val="00CF2857"/>
    <w:rsid w:val="00CF31C0"/>
    <w:rsid w:val="00D05F7F"/>
    <w:rsid w:val="00D07C8B"/>
    <w:rsid w:val="00D10015"/>
    <w:rsid w:val="00D2466D"/>
    <w:rsid w:val="00D26C53"/>
    <w:rsid w:val="00D3590A"/>
    <w:rsid w:val="00D359FF"/>
    <w:rsid w:val="00D36412"/>
    <w:rsid w:val="00D37926"/>
    <w:rsid w:val="00D40FD7"/>
    <w:rsid w:val="00D42DC1"/>
    <w:rsid w:val="00D474AB"/>
    <w:rsid w:val="00D54186"/>
    <w:rsid w:val="00D559FC"/>
    <w:rsid w:val="00D61228"/>
    <w:rsid w:val="00D63978"/>
    <w:rsid w:val="00D64242"/>
    <w:rsid w:val="00D71632"/>
    <w:rsid w:val="00D721E0"/>
    <w:rsid w:val="00D829F5"/>
    <w:rsid w:val="00D82D2D"/>
    <w:rsid w:val="00D867D0"/>
    <w:rsid w:val="00D90A89"/>
    <w:rsid w:val="00D93833"/>
    <w:rsid w:val="00D95BC1"/>
    <w:rsid w:val="00DA2D48"/>
    <w:rsid w:val="00DA789A"/>
    <w:rsid w:val="00DB199D"/>
    <w:rsid w:val="00DB2F66"/>
    <w:rsid w:val="00DB3626"/>
    <w:rsid w:val="00DB4621"/>
    <w:rsid w:val="00DB5A42"/>
    <w:rsid w:val="00DB7DF2"/>
    <w:rsid w:val="00DC1713"/>
    <w:rsid w:val="00DC52EC"/>
    <w:rsid w:val="00DD27A4"/>
    <w:rsid w:val="00DD531E"/>
    <w:rsid w:val="00DD6994"/>
    <w:rsid w:val="00DE02B0"/>
    <w:rsid w:val="00DE2E12"/>
    <w:rsid w:val="00DE43FE"/>
    <w:rsid w:val="00DF56F5"/>
    <w:rsid w:val="00E005AB"/>
    <w:rsid w:val="00E02975"/>
    <w:rsid w:val="00E030AB"/>
    <w:rsid w:val="00E059FF"/>
    <w:rsid w:val="00E10767"/>
    <w:rsid w:val="00E11423"/>
    <w:rsid w:val="00E11E19"/>
    <w:rsid w:val="00E13A98"/>
    <w:rsid w:val="00E14BA7"/>
    <w:rsid w:val="00E16267"/>
    <w:rsid w:val="00E17E89"/>
    <w:rsid w:val="00E23F26"/>
    <w:rsid w:val="00E32CD6"/>
    <w:rsid w:val="00E40140"/>
    <w:rsid w:val="00E40957"/>
    <w:rsid w:val="00E415E7"/>
    <w:rsid w:val="00E4161A"/>
    <w:rsid w:val="00E4603E"/>
    <w:rsid w:val="00E50418"/>
    <w:rsid w:val="00E53F1F"/>
    <w:rsid w:val="00E54646"/>
    <w:rsid w:val="00E56B3A"/>
    <w:rsid w:val="00E604B1"/>
    <w:rsid w:val="00E6105A"/>
    <w:rsid w:val="00E63DC9"/>
    <w:rsid w:val="00E6503B"/>
    <w:rsid w:val="00E656B7"/>
    <w:rsid w:val="00E660D7"/>
    <w:rsid w:val="00E7191F"/>
    <w:rsid w:val="00E73B3F"/>
    <w:rsid w:val="00E804E8"/>
    <w:rsid w:val="00E8434F"/>
    <w:rsid w:val="00E9235A"/>
    <w:rsid w:val="00E9487D"/>
    <w:rsid w:val="00E95E4C"/>
    <w:rsid w:val="00EA0329"/>
    <w:rsid w:val="00EA0F9A"/>
    <w:rsid w:val="00EA1771"/>
    <w:rsid w:val="00EA17DE"/>
    <w:rsid w:val="00EA63CF"/>
    <w:rsid w:val="00EA76F2"/>
    <w:rsid w:val="00EA7BB1"/>
    <w:rsid w:val="00EB2256"/>
    <w:rsid w:val="00EB42B0"/>
    <w:rsid w:val="00EB52BF"/>
    <w:rsid w:val="00EB7333"/>
    <w:rsid w:val="00EC019E"/>
    <w:rsid w:val="00EC2147"/>
    <w:rsid w:val="00EC6C94"/>
    <w:rsid w:val="00ED199F"/>
    <w:rsid w:val="00ED317F"/>
    <w:rsid w:val="00ED6D2E"/>
    <w:rsid w:val="00EE1634"/>
    <w:rsid w:val="00EE3478"/>
    <w:rsid w:val="00EE7A77"/>
    <w:rsid w:val="00EF2BA5"/>
    <w:rsid w:val="00EF78E3"/>
    <w:rsid w:val="00F0548E"/>
    <w:rsid w:val="00F06BA3"/>
    <w:rsid w:val="00F0731D"/>
    <w:rsid w:val="00F13F9B"/>
    <w:rsid w:val="00F17FD6"/>
    <w:rsid w:val="00F23FB4"/>
    <w:rsid w:val="00F2525D"/>
    <w:rsid w:val="00F300CA"/>
    <w:rsid w:val="00F35F50"/>
    <w:rsid w:val="00F3601A"/>
    <w:rsid w:val="00F41B75"/>
    <w:rsid w:val="00F43B7F"/>
    <w:rsid w:val="00F4637C"/>
    <w:rsid w:val="00F47D62"/>
    <w:rsid w:val="00F52429"/>
    <w:rsid w:val="00F5565E"/>
    <w:rsid w:val="00F602E3"/>
    <w:rsid w:val="00F636AC"/>
    <w:rsid w:val="00F6678D"/>
    <w:rsid w:val="00F73881"/>
    <w:rsid w:val="00F7416A"/>
    <w:rsid w:val="00F749AE"/>
    <w:rsid w:val="00F77545"/>
    <w:rsid w:val="00F824BA"/>
    <w:rsid w:val="00F828BE"/>
    <w:rsid w:val="00F85C36"/>
    <w:rsid w:val="00F87D1E"/>
    <w:rsid w:val="00F900C0"/>
    <w:rsid w:val="00F93F23"/>
    <w:rsid w:val="00F95100"/>
    <w:rsid w:val="00FA508F"/>
    <w:rsid w:val="00FA6105"/>
    <w:rsid w:val="00FB03A0"/>
    <w:rsid w:val="00FB06F2"/>
    <w:rsid w:val="00FB144F"/>
    <w:rsid w:val="00FB2354"/>
    <w:rsid w:val="00FB3C24"/>
    <w:rsid w:val="00FB75C9"/>
    <w:rsid w:val="00FC0ABC"/>
    <w:rsid w:val="00FC2504"/>
    <w:rsid w:val="00FC4888"/>
    <w:rsid w:val="00FC785C"/>
    <w:rsid w:val="00FC788B"/>
    <w:rsid w:val="00FD0EE8"/>
    <w:rsid w:val="00FD69DC"/>
    <w:rsid w:val="00FD6C14"/>
    <w:rsid w:val="00FE055A"/>
    <w:rsid w:val="00FE21EA"/>
    <w:rsid w:val="00FF132B"/>
    <w:rsid w:val="00FF20C1"/>
    <w:rsid w:val="00FF2646"/>
    <w:rsid w:val="00FF7C54"/>
    <w:rsid w:val="1EFBE374"/>
    <w:rsid w:val="2F0E30AC"/>
    <w:rsid w:val="3B3B468D"/>
    <w:rsid w:val="40E4B032"/>
    <w:rsid w:val="52CCC58E"/>
    <w:rsid w:val="6B5A906F"/>
    <w:rsid w:val="6CDAD0F6"/>
    <w:rsid w:val="7F0940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1EBEC"/>
  <w15:chartTrackingRefBased/>
  <w15:docId w15:val="{33466113-2363-4868-B55F-BBC2101F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3E5"/>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2343E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343E5"/>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343E5"/>
    <w:pPr>
      <w:outlineLvl w:val="2"/>
    </w:pPr>
    <w:rPr>
      <w:b/>
      <w:bCs/>
      <w:sz w:val="22"/>
      <w:szCs w:val="24"/>
    </w:rPr>
  </w:style>
  <w:style w:type="paragraph" w:styleId="Heading4">
    <w:name w:val="heading 4"/>
    <w:basedOn w:val="Heading2"/>
    <w:next w:val="Normal"/>
    <w:link w:val="Heading4Char"/>
    <w:uiPriority w:val="9"/>
    <w:unhideWhenUsed/>
    <w:qFormat/>
    <w:rsid w:val="002343E5"/>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234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3E5"/>
  </w:style>
  <w:style w:type="character" w:customStyle="1" w:styleId="Heading1Char">
    <w:name w:val="Heading 1 Char"/>
    <w:basedOn w:val="DefaultParagraphFont"/>
    <w:link w:val="Heading1"/>
    <w:rsid w:val="002343E5"/>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2343E5"/>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2343E5"/>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2343E5"/>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2343E5"/>
    <w:rPr>
      <w:color w:val="0563C1" w:themeColor="hyperlink"/>
      <w:u w:val="single"/>
    </w:rPr>
  </w:style>
  <w:style w:type="paragraph" w:styleId="TOC1">
    <w:name w:val="toc 1"/>
    <w:basedOn w:val="Normal"/>
    <w:next w:val="Normal"/>
    <w:autoRedefine/>
    <w:uiPriority w:val="39"/>
    <w:unhideWhenUsed/>
    <w:rsid w:val="002343E5"/>
    <w:pPr>
      <w:spacing w:after="100"/>
    </w:pPr>
  </w:style>
  <w:style w:type="paragraph" w:styleId="TOC2">
    <w:name w:val="toc 2"/>
    <w:basedOn w:val="Normal"/>
    <w:next w:val="Normal"/>
    <w:autoRedefine/>
    <w:uiPriority w:val="39"/>
    <w:unhideWhenUsed/>
    <w:rsid w:val="002343E5"/>
    <w:pPr>
      <w:spacing w:after="100"/>
      <w:ind w:left="200"/>
    </w:pPr>
  </w:style>
  <w:style w:type="paragraph" w:styleId="TOC3">
    <w:name w:val="toc 3"/>
    <w:basedOn w:val="Normal"/>
    <w:next w:val="Normal"/>
    <w:autoRedefine/>
    <w:uiPriority w:val="39"/>
    <w:unhideWhenUsed/>
    <w:rsid w:val="002343E5"/>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autoRedefine/>
    <w:uiPriority w:val="3"/>
    <w:qFormat/>
    <w:rsid w:val="00A41276"/>
    <w:pPr>
      <w:spacing w:after="60"/>
      <w:ind w:left="2160" w:hanging="360"/>
    </w:pPr>
    <w:rPr>
      <w:rFonts w:eastAsia="Times New Roman" w:cs="Times New Roman"/>
    </w:rPr>
  </w:style>
  <w:style w:type="paragraph" w:styleId="ListBullet2">
    <w:name w:val="List Bullet 2"/>
    <w:basedOn w:val="Normal"/>
    <w:link w:val="ListBullet2Char"/>
    <w:uiPriority w:val="99"/>
    <w:semiHidden/>
    <w:unhideWhenUsed/>
    <w:rsid w:val="00DE2E12"/>
    <w:pPr>
      <w:numPr>
        <w:numId w:val="2"/>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3"/>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41276"/>
    <w:rPr>
      <w:rFonts w:ascii="Graphik" w:eastAsia="Times New Roman" w:hAnsi="Graphik" w:cs="Times New Roman"/>
      <w:kern w:val="2"/>
      <w:sz w:val="20"/>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FF2646"/>
    <w:pPr>
      <w:numPr>
        <w:numId w:val="7"/>
      </w:numPr>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FF2646"/>
    <w:rPr>
      <w:rFonts w:ascii="Graphik" w:hAnsi="Graphik"/>
      <w:kern w:val="2"/>
      <w:sz w:val="20"/>
      <w:szCs w:val="22"/>
      <w14:ligatures w14:val="standardContextual"/>
    </w:rPr>
  </w:style>
  <w:style w:type="paragraph" w:styleId="Header">
    <w:name w:val="header"/>
    <w:basedOn w:val="Normal"/>
    <w:link w:val="HeaderChar"/>
    <w:uiPriority w:val="99"/>
    <w:unhideWhenUsed/>
    <w:rsid w:val="002343E5"/>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2343E5"/>
    <w:rPr>
      <w:rFonts w:ascii="Graphik" w:hAnsi="Graphik"/>
      <w:kern w:val="2"/>
      <w:sz w:val="20"/>
      <w:szCs w:val="22"/>
      <w14:ligatures w14:val="standardContextual"/>
    </w:rPr>
  </w:style>
  <w:style w:type="paragraph" w:styleId="Footer">
    <w:name w:val="footer"/>
    <w:basedOn w:val="Normal"/>
    <w:link w:val="FooterChar"/>
    <w:uiPriority w:val="99"/>
    <w:unhideWhenUsed/>
    <w:rsid w:val="00234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3E5"/>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2343E5"/>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2343E5"/>
    <w:pPr>
      <w:numPr>
        <w:numId w:val="10"/>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C80717"/>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C80717"/>
    <w:rPr>
      <w:rFonts w:ascii="Graphik" w:eastAsia="Calibri" w:hAnsi="Graphik" w:cs="Arial"/>
      <w:b/>
      <w:bCs/>
      <w:sz w:val="20"/>
      <w:szCs w:val="20"/>
    </w:rPr>
  </w:style>
  <w:style w:type="paragraph" w:styleId="BodyText">
    <w:name w:val="Body Text"/>
    <w:basedOn w:val="Normal"/>
    <w:link w:val="BodyTextChar"/>
    <w:uiPriority w:val="99"/>
    <w:unhideWhenUsed/>
    <w:rsid w:val="00205B80"/>
    <w:pPr>
      <w:jc w:val="center"/>
    </w:pPr>
    <w:rPr>
      <w:color w:val="000000" w:themeColor="text1"/>
      <w:kern w:val="24"/>
      <w:szCs w:val="20"/>
    </w:rPr>
  </w:style>
  <w:style w:type="character" w:customStyle="1" w:styleId="BodyTextChar">
    <w:name w:val="Body Text Char"/>
    <w:basedOn w:val="DefaultParagraphFont"/>
    <w:link w:val="BodyText"/>
    <w:uiPriority w:val="99"/>
    <w:rsid w:val="00205B80"/>
    <w:rPr>
      <w:rFonts w:ascii="Graphik" w:hAnsi="Graphik"/>
      <w:color w:val="000000" w:themeColor="text1"/>
      <w:kern w:val="24"/>
      <w:sz w:val="20"/>
      <w:szCs w:val="20"/>
      <w14:ligatures w14:val="standardContextual"/>
    </w:rPr>
  </w:style>
  <w:style w:type="character" w:styleId="Mention">
    <w:name w:val="Mention"/>
    <w:basedOn w:val="DefaultParagraphFont"/>
    <w:uiPriority w:val="99"/>
    <w:unhideWhenUsed/>
    <w:rsid w:val="00037E40"/>
    <w:rPr>
      <w:color w:val="2B579A"/>
      <w:shd w:val="clear" w:color="auto" w:fill="E1DFDD"/>
    </w:rPr>
  </w:style>
  <w:style w:type="character" w:customStyle="1" w:styleId="ListParagraphChar">
    <w:name w:val="List Paragraph Char"/>
    <w:basedOn w:val="DefaultParagraphFont"/>
    <w:link w:val="ListParagraph"/>
    <w:uiPriority w:val="34"/>
    <w:rsid w:val="002343E5"/>
    <w:rPr>
      <w:rFonts w:ascii="Graphik" w:hAnsi="Graphik"/>
      <w:kern w:val="2"/>
      <w:sz w:val="20"/>
      <w:szCs w:val="22"/>
      <w14:ligatures w14:val="standardContextual"/>
    </w:rPr>
  </w:style>
  <w:style w:type="paragraph" w:styleId="Revision">
    <w:name w:val="Revision"/>
    <w:hidden/>
    <w:uiPriority w:val="99"/>
    <w:semiHidden/>
    <w:rsid w:val="00A24E73"/>
    <w:rPr>
      <w:rFonts w:ascii="Graphik" w:hAnsi="Graphik" w:cs="Arial"/>
      <w:sz w:val="20"/>
    </w:rPr>
  </w:style>
  <w:style w:type="character" w:customStyle="1" w:styleId="ui-provider">
    <w:name w:val="ui-provider"/>
    <w:basedOn w:val="DefaultParagraphFont"/>
    <w:rsid w:val="00F77545"/>
  </w:style>
  <w:style w:type="paragraph" w:customStyle="1" w:styleId="Tight">
    <w:name w:val="Tight"/>
    <w:basedOn w:val="Normal"/>
    <w:link w:val="TightChar"/>
    <w:qFormat/>
    <w:rsid w:val="002343E5"/>
    <w:pPr>
      <w:spacing w:after="0"/>
    </w:pPr>
  </w:style>
  <w:style w:type="character" w:customStyle="1" w:styleId="TightChar">
    <w:name w:val="Tight Char"/>
    <w:basedOn w:val="DefaultParagraphFont"/>
    <w:link w:val="Tight"/>
    <w:rsid w:val="002343E5"/>
    <w:rPr>
      <w:rFonts w:ascii="Graphik" w:hAnsi="Graphik"/>
      <w:kern w:val="2"/>
      <w:sz w:val="20"/>
      <w:szCs w:val="22"/>
      <w14:ligatures w14:val="standardContextual"/>
    </w:rPr>
  </w:style>
  <w:style w:type="paragraph" w:customStyle="1" w:styleId="ProductName">
    <w:name w:val="Product_Name"/>
    <w:basedOn w:val="Normal"/>
    <w:link w:val="ProductNameChar"/>
    <w:qFormat/>
    <w:rsid w:val="002343E5"/>
    <w:pPr>
      <w:jc w:val="center"/>
    </w:pPr>
    <w:rPr>
      <w:b/>
      <w:bCs/>
      <w:sz w:val="56"/>
      <w:szCs w:val="72"/>
    </w:rPr>
  </w:style>
  <w:style w:type="character" w:customStyle="1" w:styleId="ProductNameChar">
    <w:name w:val="Product_Name Char"/>
    <w:basedOn w:val="DefaultParagraphFont"/>
    <w:link w:val="ProductName"/>
    <w:rsid w:val="002343E5"/>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2343E5"/>
    <w:rPr>
      <w:sz w:val="36"/>
      <w:szCs w:val="40"/>
    </w:rPr>
  </w:style>
  <w:style w:type="character" w:customStyle="1" w:styleId="DocumentTypeChar">
    <w:name w:val="Document_Type Char"/>
    <w:basedOn w:val="ProductNameChar"/>
    <w:link w:val="DocumentType"/>
    <w:rsid w:val="002343E5"/>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2343E5"/>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2343E5"/>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2343E5"/>
    <w:pPr>
      <w:spacing w:before="100" w:beforeAutospacing="1" w:after="0"/>
      <w:jc w:val="left"/>
    </w:pPr>
  </w:style>
  <w:style w:type="character" w:customStyle="1" w:styleId="TightLeftAlignedChar">
    <w:name w:val="Tight_Left_Aligned Char"/>
    <w:basedOn w:val="DefaultParagraphFont"/>
    <w:link w:val="TightLeftAligned"/>
    <w:rsid w:val="002343E5"/>
    <w:rPr>
      <w:rFonts w:ascii="Graphik" w:hAnsi="Graphik"/>
      <w:kern w:val="2"/>
      <w:sz w:val="20"/>
      <w:szCs w:val="22"/>
      <w14:ligatures w14:val="standardContextual"/>
    </w:rPr>
  </w:style>
  <w:style w:type="paragraph" w:customStyle="1" w:styleId="TableHeader">
    <w:name w:val="Table_Header"/>
    <w:basedOn w:val="Normal"/>
    <w:link w:val="TableHeaderChar"/>
    <w:qFormat/>
    <w:rsid w:val="002343E5"/>
    <w:pPr>
      <w:spacing w:before="100" w:beforeAutospacing="1" w:after="0"/>
    </w:pPr>
    <w:rPr>
      <w:b/>
      <w:bCs/>
    </w:rPr>
  </w:style>
  <w:style w:type="character" w:customStyle="1" w:styleId="TableHeaderChar">
    <w:name w:val="Table_Header Char"/>
    <w:basedOn w:val="DefaultParagraphFont"/>
    <w:link w:val="TableHeader"/>
    <w:rsid w:val="002343E5"/>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94089">
      <w:bodyDiv w:val="1"/>
      <w:marLeft w:val="0"/>
      <w:marRight w:val="0"/>
      <w:marTop w:val="0"/>
      <w:marBottom w:val="0"/>
      <w:divBdr>
        <w:top w:val="none" w:sz="0" w:space="0" w:color="auto"/>
        <w:left w:val="none" w:sz="0" w:space="0" w:color="auto"/>
        <w:bottom w:val="none" w:sz="0" w:space="0" w:color="auto"/>
        <w:right w:val="none" w:sz="0" w:space="0" w:color="auto"/>
      </w:divBdr>
    </w:div>
    <w:div w:id="471756708">
      <w:bodyDiv w:val="1"/>
      <w:marLeft w:val="0"/>
      <w:marRight w:val="0"/>
      <w:marTop w:val="0"/>
      <w:marBottom w:val="0"/>
      <w:divBdr>
        <w:top w:val="none" w:sz="0" w:space="0" w:color="auto"/>
        <w:left w:val="none" w:sz="0" w:space="0" w:color="auto"/>
        <w:bottom w:val="none" w:sz="0" w:space="0" w:color="auto"/>
        <w:right w:val="none" w:sz="0" w:space="0" w:color="auto"/>
      </w:divBdr>
    </w:div>
    <w:div w:id="507795932">
      <w:bodyDiv w:val="1"/>
      <w:marLeft w:val="0"/>
      <w:marRight w:val="0"/>
      <w:marTop w:val="0"/>
      <w:marBottom w:val="0"/>
      <w:divBdr>
        <w:top w:val="none" w:sz="0" w:space="0" w:color="auto"/>
        <w:left w:val="none" w:sz="0" w:space="0" w:color="auto"/>
        <w:bottom w:val="none" w:sz="0" w:space="0" w:color="auto"/>
        <w:right w:val="none" w:sz="0" w:space="0" w:color="auto"/>
      </w:divBdr>
    </w:div>
    <w:div w:id="1077820644">
      <w:bodyDiv w:val="1"/>
      <w:marLeft w:val="0"/>
      <w:marRight w:val="0"/>
      <w:marTop w:val="0"/>
      <w:marBottom w:val="0"/>
      <w:divBdr>
        <w:top w:val="none" w:sz="0" w:space="0" w:color="auto"/>
        <w:left w:val="none" w:sz="0" w:space="0" w:color="auto"/>
        <w:bottom w:val="none" w:sz="0" w:space="0" w:color="auto"/>
        <w:right w:val="none" w:sz="0" w:space="0" w:color="auto"/>
      </w:divBdr>
    </w:div>
    <w:div w:id="1198153946">
      <w:bodyDiv w:val="1"/>
      <w:marLeft w:val="0"/>
      <w:marRight w:val="0"/>
      <w:marTop w:val="0"/>
      <w:marBottom w:val="0"/>
      <w:divBdr>
        <w:top w:val="none" w:sz="0" w:space="0" w:color="auto"/>
        <w:left w:val="none" w:sz="0" w:space="0" w:color="auto"/>
        <w:bottom w:val="none" w:sz="0" w:space="0" w:color="auto"/>
        <w:right w:val="none" w:sz="0" w:space="0" w:color="auto"/>
      </w:divBdr>
    </w:div>
    <w:div w:id="1535582872">
      <w:bodyDiv w:val="1"/>
      <w:marLeft w:val="0"/>
      <w:marRight w:val="0"/>
      <w:marTop w:val="0"/>
      <w:marBottom w:val="0"/>
      <w:divBdr>
        <w:top w:val="none" w:sz="0" w:space="0" w:color="auto"/>
        <w:left w:val="none" w:sz="0" w:space="0" w:color="auto"/>
        <w:bottom w:val="none" w:sz="0" w:space="0" w:color="auto"/>
        <w:right w:val="none" w:sz="0" w:space="0" w:color="auto"/>
      </w:divBdr>
    </w:div>
    <w:div w:id="1759252914">
      <w:bodyDiv w:val="1"/>
      <w:marLeft w:val="0"/>
      <w:marRight w:val="0"/>
      <w:marTop w:val="0"/>
      <w:marBottom w:val="0"/>
      <w:divBdr>
        <w:top w:val="none" w:sz="0" w:space="0" w:color="auto"/>
        <w:left w:val="none" w:sz="0" w:space="0" w:color="auto"/>
        <w:bottom w:val="none" w:sz="0" w:space="0" w:color="auto"/>
        <w:right w:val="none" w:sz="0" w:space="0" w:color="auto"/>
      </w:divBdr>
    </w:div>
    <w:div w:id="181818487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834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xdocuments.accenture.com/Contribution/8dce8c4d-2cb2-4c79-9805-7abc994cf28d" TargetMode="External"/><Relationship Id="rId18" Type="http://schemas.openxmlformats.org/officeDocument/2006/relationships/hyperlink" Target="mailto:susarla.aditya@accenture.com" TargetMode="External"/><Relationship Id="rId26" Type="http://schemas.openxmlformats.org/officeDocument/2006/relationships/footer" Target="footer3.xml"/><Relationship Id="rId39" Type="http://schemas.openxmlformats.org/officeDocument/2006/relationships/fontTable" Target="fontTable.xml"/><Relationship Id="rId21" Type="http://schemas.openxmlformats.org/officeDocument/2006/relationships/header" Target="header1.xml"/><Relationship Id="rId34" Type="http://schemas.openxmlformats.org/officeDocument/2006/relationships/hyperlink" Target="https://ts.accenture.com/:b:/r/sites/GlobalDocTemplates/Published%20Documents/AOT/AOT%202.4/AOT_Twin_Builder_and_Viewer_Getting_Started_2_4.pdf"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53" TargetMode="External"/><Relationship Id="rId20" Type="http://schemas.openxmlformats.org/officeDocument/2006/relationships/hyperlink" Target="https://ts.accenture.com/:b:/r/sites/GlobalDocTemplates/Published%20Documents/AOT/AOT%202.5/AOT_General_Architecture_2_5.pdf" TargetMode="External"/><Relationship Id="rId29" Type="http://schemas.openxmlformats.org/officeDocument/2006/relationships/hyperlink" Target="https://ts.accenture.com/:b:/r/sites/GlobalDocTemplates/Published%20Documents/AOT/AOT%202.4/AOT_People_Management_Getting_Started_2_4.pdf"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yperlink" Target="https://ts.accenture.com/:b:/r/sites/GlobalDocTemplates/Published%20Documents/AOT/AOT%202.4/AOT_Intelligent_Advisor_Getting_Started_2_4.pdf" TargetMode="External"/><Relationship Id="rId37" Type="http://schemas.openxmlformats.org/officeDocument/2006/relationships/hyperlink" Target="https://industryxdevhub.accenture.com/assetdetails/53" TargetMode="External"/><Relationship Id="rId40" Type="http://schemas.microsoft.com/office/2011/relationships/people" Target="people.xml"/><Relationship Id="rId5" Type="http://schemas.openxmlformats.org/officeDocument/2006/relationships/customXml" Target="../customXml/item5.xml"/><Relationship Id="rId15" Type="http://schemas.openxmlformats.org/officeDocument/2006/relationships/hyperlink" Target="https://industryxdevhub.accenture.com/asset-home;search_text=aot" TargetMode="External"/><Relationship Id="rId23" Type="http://schemas.openxmlformats.org/officeDocument/2006/relationships/footer" Target="footer1.xml"/><Relationship Id="rId28" Type="http://schemas.openxmlformats.org/officeDocument/2006/relationships/hyperlink" Target="https://ts.accenture.com/:b:/r/sites/GlobalDocTemplates/Published%20Documents/AOT/AOT%202.4/AOT_Operations_Hierarchy_Getting_Started_2_4.pdf" TargetMode="External"/><Relationship Id="rId36" Type="http://schemas.openxmlformats.org/officeDocument/2006/relationships/hyperlink" Target="https://industryxdevhub.accenture.com/assetdetails/75" TargetMode="External"/><Relationship Id="rId10" Type="http://schemas.openxmlformats.org/officeDocument/2006/relationships/footnotes" Target="footnotes.xml"/><Relationship Id="rId19" Type="http://schemas.openxmlformats.org/officeDocument/2006/relationships/hyperlink" Target="https://ts.accenture.com/:b:/r/sites/GlobalDocTemplates/Published%20Documents/AOT/AOT%202.5/AOT_Micro_Front_End_MFE_Development_Guide_2_5.pdf" TargetMode="External"/><Relationship Id="rId31" Type="http://schemas.openxmlformats.org/officeDocument/2006/relationships/hyperlink" Target="https://ts.accenture.com/:b:/r/sites/GlobalDocTemplates/Published%20Documents/AOT/AOT%202.4/AOT_Azure_KPI_Hierarchy_and_Calculation_Technical_Overview_2_4.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ev.azure.com/DigitalPlantProject/Marilyn%20V/_wiki/wikis/Marilyn-V.wiki/1503/AOT-Nomenclature" TargetMode="External"/><Relationship Id="rId22" Type="http://schemas.openxmlformats.org/officeDocument/2006/relationships/header" Target="header2.xml"/><Relationship Id="rId27" Type="http://schemas.openxmlformats.org/officeDocument/2006/relationships/hyperlink" Target="https://ts.accenture.com/:b:/r/sites/GlobalDocTemplates/Published%20Documents/AOT/AOT%202.4/AOT_Azure_Deployment_Guide_2_4.pdf" TargetMode="External"/><Relationship Id="rId30" Type="http://schemas.openxmlformats.org/officeDocument/2006/relationships/hyperlink" Target="https://ts.accenture.com/:b:/r/sites/GlobalDocTemplates/Published%20Documents/AOT/AOT%202.4/AOT_Azure_KPI_Hierarchy_and_Calculation_Technical_Overview_2_4.pdf" TargetMode="External"/><Relationship Id="rId35" Type="http://schemas.openxmlformats.org/officeDocument/2006/relationships/hyperlink" Target="https://ts.accenture.com/:b:/r/sites/GlobalDocTemplates/Published%20Documents/AOT/AOT%202.4/AOT_Azure_Deployment_Guide_2_4.pdf"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aot-azure.accenturedigitalplant.com/" TargetMode="External"/><Relationship Id="rId17" Type="http://schemas.openxmlformats.org/officeDocument/2006/relationships/hyperlink" Target="mailto:florian.tournier@accenture.com" TargetMode="External"/><Relationship Id="rId25" Type="http://schemas.openxmlformats.org/officeDocument/2006/relationships/header" Target="header3.xml"/><Relationship Id="rId33" Type="http://schemas.openxmlformats.org/officeDocument/2006/relationships/hyperlink" Target="https://ts.accenture.com/:b:/r/sites/GlobalDocTemplates/Published%20Documents/AOT/AOT%202.4/AOT_Intelligent_Advisor_Getting_Started_2_4.pdf" TargetMode="External"/><Relationship Id="rId38" Type="http://schemas.openxmlformats.org/officeDocument/2006/relationships/hyperlink" Target="https://industryxdevhub.accenture.com/assetdetails/46"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AFE118EBBA4B2FAF179C5FD76D0127"/>
        <w:category>
          <w:name w:val="General"/>
          <w:gallery w:val="placeholder"/>
        </w:category>
        <w:types>
          <w:type w:val="bbPlcHdr"/>
        </w:types>
        <w:behaviors>
          <w:behavior w:val="content"/>
        </w:behaviors>
        <w:guid w:val="{1A6D9EA0-8258-4D14-AFF5-D7BD544C69C3}"/>
      </w:docPartPr>
      <w:docPartBody>
        <w:p w:rsidR="00402A6F" w:rsidRDefault="00402A6F">
          <w:r w:rsidRPr="007C07AC">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FB"/>
    <w:rsid w:val="00042409"/>
    <w:rsid w:val="00046DC6"/>
    <w:rsid w:val="001153D6"/>
    <w:rsid w:val="001454FE"/>
    <w:rsid w:val="001525ED"/>
    <w:rsid w:val="001A4339"/>
    <w:rsid w:val="001A5E2B"/>
    <w:rsid w:val="00270E4A"/>
    <w:rsid w:val="002D33ED"/>
    <w:rsid w:val="002E645F"/>
    <w:rsid w:val="0036717D"/>
    <w:rsid w:val="0038791C"/>
    <w:rsid w:val="003C58B0"/>
    <w:rsid w:val="003D5EBE"/>
    <w:rsid w:val="00402A6F"/>
    <w:rsid w:val="00436C5D"/>
    <w:rsid w:val="00486CB6"/>
    <w:rsid w:val="004F5C06"/>
    <w:rsid w:val="0059009E"/>
    <w:rsid w:val="00592745"/>
    <w:rsid w:val="00623824"/>
    <w:rsid w:val="0069772F"/>
    <w:rsid w:val="006A1FFB"/>
    <w:rsid w:val="006C600F"/>
    <w:rsid w:val="006F6BE9"/>
    <w:rsid w:val="00726E06"/>
    <w:rsid w:val="007F65B1"/>
    <w:rsid w:val="0083386F"/>
    <w:rsid w:val="00886390"/>
    <w:rsid w:val="008C6346"/>
    <w:rsid w:val="008D59D8"/>
    <w:rsid w:val="008D5EFB"/>
    <w:rsid w:val="00936A01"/>
    <w:rsid w:val="0096633B"/>
    <w:rsid w:val="00B229DB"/>
    <w:rsid w:val="00B62452"/>
    <w:rsid w:val="00B728F7"/>
    <w:rsid w:val="00B95636"/>
    <w:rsid w:val="00BD0B38"/>
    <w:rsid w:val="00C63FA7"/>
    <w:rsid w:val="00C66066"/>
    <w:rsid w:val="00DD2684"/>
    <w:rsid w:val="00E40140"/>
    <w:rsid w:val="00EA0900"/>
    <w:rsid w:val="00EA7BB1"/>
    <w:rsid w:val="00ED1443"/>
    <w:rsid w:val="00ED1F11"/>
    <w:rsid w:val="00F054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EF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2A6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932A9A-1F17-45F0-B0F2-01EC0C5407ED}">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Susarla, Aditya</DisplayName>
        <AccountId>35</AccountId>
        <AccountType/>
      </UserInfo>
      <UserInfo>
        <DisplayName>Suresh, Thejash Siddarth</DisplayName>
        <AccountId>1031</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2.4</Release>
    <Completeness xmlns="c4bbe816-f9b7-401b-8d8f-485022adc0f2">100%</Completeness>
    <Author1 xmlns="c4bbe816-f9b7-401b-8d8f-485022adc0f2">
      <UserInfo>
        <DisplayName>Susarla, Aditya</DisplayName>
        <AccountId>35</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General</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14.0</DLCPolicyLabelValue>
    <Thumbnail xmlns="81909fe3-6ae3-4e8c-8389-1cd7b8cbfe53" xsi:nil="true"/>
    <SharedWithUsers xmlns="c4bbe816-f9b7-401b-8d8f-485022adc0f2">
      <UserInfo>
        <DisplayName/>
        <AccountId xsi:nil="true"/>
        <AccountType/>
      </UserInfo>
    </SharedWithUsers>
    <BA xmlns="c4bbe816-f9b7-401b-8d8f-485022adc0f2">
      <UserInfo>
        <DisplayName>i:0#.f|membership|thejash.s.suresh@accenture.com,#i:0#.f|membership|thejash.s.suresh@accenture.com,#thejash.s.suresh@accenture.com,#,#Suresh, Thejash Siddarth,#,#,#Business Architecture Specialist</DisplayName>
        <AccountId>1031</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A4AD4B-9633-42B5-915D-273ECA82D255}">
  <ds:schemaRefs>
    <ds:schemaRef ds:uri="office.server.policy"/>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3C4A1FFF-D1B8-4A3D-9CA8-BA80795A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106</TotalTime>
  <Pages>6</Pages>
  <Words>1137</Words>
  <Characters>6930</Characters>
  <Application>Microsoft Office Word</Application>
  <DocSecurity>0</DocSecurity>
  <Lines>256</Lines>
  <Paragraphs>212</Paragraphs>
  <ScaleCrop>false</ScaleCrop>
  <HeadingPairs>
    <vt:vector size="2" baseType="variant">
      <vt:variant>
        <vt:lpstr>Title</vt:lpstr>
      </vt:variant>
      <vt:variant>
        <vt:i4>1</vt:i4>
      </vt:variant>
    </vt:vector>
  </HeadingPairs>
  <TitlesOfParts>
    <vt:vector size="1" baseType="lpstr">
      <vt:lpstr>AOT Azure Getting Started</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Getting Started</dc:title>
  <dc:subject/>
  <dc:creator>Suresh, Thejash Siddarth</dc:creator>
  <cp:keywords/>
  <dc:description/>
  <cp:lastModifiedBy>Olson, Ed</cp:lastModifiedBy>
  <cp:revision>56</cp:revision>
  <cp:lastPrinted>2026-01-12T20:00:00Z</cp:lastPrinted>
  <dcterms:created xsi:type="dcterms:W3CDTF">2026-01-02T15:12:00Z</dcterms:created>
  <dcterms:modified xsi:type="dcterms:W3CDTF">2026-01-16T17:24:00Z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1.0</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xd_Signature">
    <vt:bool>false</vt:bool>
  </property>
  <property fmtid="{D5CDD505-2E9C-101B-9397-08002B2CF9AE}" pid="18" name="TriggerFlowInfo">
    <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