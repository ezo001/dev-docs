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FAEC" w14:textId="3F2C8C90" w:rsidR="00327B87" w:rsidRPr="00B55436" w:rsidRDefault="00B55436" w:rsidP="00811FDA">
      <w:pPr>
        <w:pStyle w:val="ProductName"/>
        <w:rPr>
          <w:sz w:val="40"/>
          <w:szCs w:val="40"/>
        </w:rPr>
      </w:pPr>
      <w:bookmarkStart w:id="0" w:name="OLE_LINK10"/>
      <w:r w:rsidRPr="1DDBFD26">
        <w:rPr>
          <w:sz w:val="40"/>
          <w:szCs w:val="40"/>
        </w:rPr>
        <w:t>ACCENTURE OPERATIONS TWIN</w:t>
      </w:r>
    </w:p>
    <w:p w14:paraId="52EDC903" w14:textId="7A6F5F1C" w:rsidR="00327B87" w:rsidRPr="00B55436" w:rsidRDefault="004D47EC" w:rsidP="00811FDA">
      <w:pPr>
        <w:jc w:val="center"/>
        <w:rPr>
          <w:b/>
          <w:bCs/>
          <w:sz w:val="96"/>
          <w:szCs w:val="96"/>
        </w:rPr>
      </w:pPr>
      <w:r w:rsidRPr="00B55436">
        <w:rPr>
          <w:b/>
          <w:bCs/>
          <w:sz w:val="96"/>
          <w:szCs w:val="96"/>
        </w:rPr>
        <w:t>CDF Environment</w:t>
      </w:r>
    </w:p>
    <w:p w14:paraId="6D383A67" w14:textId="462FCED1" w:rsidR="00E279F6" w:rsidRPr="000B7DB0" w:rsidRDefault="00E279F6" w:rsidP="00321088">
      <w:pPr>
        <w:pStyle w:val="Title"/>
        <w:spacing w:after="360"/>
        <w:jc w:val="center"/>
        <w:rPr>
          <w:rFonts w:eastAsiaTheme="minorHAnsi" w:cstheme="minorBidi"/>
          <w:spacing w:val="0"/>
          <w:kern w:val="2"/>
          <w:sz w:val="40"/>
          <w:szCs w:val="40"/>
        </w:rPr>
      </w:pPr>
      <w:r w:rsidRPr="000B7DB0">
        <w:rPr>
          <w:rFonts w:eastAsiaTheme="minorHAnsi" w:cstheme="minorBidi"/>
          <w:spacing w:val="0"/>
          <w:kern w:val="2"/>
          <w:sz w:val="40"/>
          <w:szCs w:val="40"/>
        </w:rPr>
        <w:t>APPLICATION DEPLOYMENT GUIDE</w:t>
      </w:r>
    </w:p>
    <w:p w14:paraId="43704AA8" w14:textId="0DC7E159" w:rsidR="00F16F96" w:rsidRPr="009075B9" w:rsidRDefault="00F16F96" w:rsidP="00B55436">
      <w:pPr>
        <w:pStyle w:val="Subtitle"/>
        <w:tabs>
          <w:tab w:val="center" w:pos="10080"/>
          <w:tab w:val="left" w:pos="15270"/>
        </w:tabs>
        <w:jc w:val="center"/>
        <w:rPr>
          <w:color w:val="auto"/>
          <w:szCs w:val="20"/>
        </w:rPr>
      </w:pPr>
      <w:r w:rsidRPr="009075B9">
        <w:rPr>
          <w:color w:val="auto"/>
          <w:szCs w:val="20"/>
        </w:rPr>
        <w:t>Release</w:t>
      </w:r>
      <w:r w:rsidR="00CF422A" w:rsidRPr="009075B9">
        <w:rPr>
          <w:color w:val="auto"/>
          <w:szCs w:val="20"/>
        </w:rPr>
        <w:t xml:space="preserve"> Versio</w:t>
      </w:r>
      <w:r w:rsidR="00811FDA">
        <w:rPr>
          <w:color w:val="auto"/>
          <w:szCs w:val="20"/>
        </w:rPr>
        <w:t xml:space="preserve">n: </w:t>
      </w:r>
      <w:sdt>
        <w:sdtPr>
          <w:rPr>
            <w:color w:val="auto"/>
            <w:szCs w:val="20"/>
          </w:rPr>
          <w:alias w:val="Release"/>
          <w:tag w:val="Release"/>
          <w:id w:val="1934318024"/>
          <w:placeholder>
            <w:docPart w:val="1C75EF613A99465587DA456D541B87C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3EB763E0-30E8-4173-B5A3-40A557A192E4}"/>
          <w:text/>
        </w:sdtPr>
        <w:sdtContent>
          <w:r w:rsidR="000206EA">
            <w:rPr>
              <w:color w:val="auto"/>
              <w:szCs w:val="20"/>
            </w:rPr>
            <w:t>2.</w:t>
          </w:r>
          <w:r w:rsidR="004527C0">
            <w:rPr>
              <w:color w:val="auto"/>
              <w:szCs w:val="20"/>
            </w:rPr>
            <w:t>5</w:t>
          </w:r>
        </w:sdtContent>
      </w:sdt>
    </w:p>
    <w:p w14:paraId="2EE7AB14" w14:textId="77777777" w:rsidR="00874D18" w:rsidRPr="004B3873" w:rsidRDefault="00874D18" w:rsidP="00874D18">
      <w:pPr>
        <w:rPr>
          <w:rFonts w:eastAsiaTheme="minorEastAsia"/>
          <w:color w:val="FFFFFF" w:themeColor="background1"/>
          <w:spacing w:val="15"/>
          <w:sz w:val="18"/>
          <w:szCs w:val="18"/>
        </w:rPr>
      </w:pPr>
    </w:p>
    <w:p w14:paraId="1A1D68F3"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5202"/>
      </w:tblGrid>
      <w:tr w:rsidR="004B3873" w:rsidRPr="004B3873" w14:paraId="4BA08360" w14:textId="77777777" w:rsidTr="000D2F24">
        <w:trPr>
          <w:tblHeader/>
          <w:tblCellSpacing w:w="15" w:type="dxa"/>
        </w:trPr>
        <w:tc>
          <w:tcPr>
            <w:tcW w:w="0" w:type="auto"/>
            <w:tcMar>
              <w:top w:w="15" w:type="dxa"/>
              <w:left w:w="15" w:type="dxa"/>
              <w:bottom w:w="15" w:type="dxa"/>
              <w:right w:w="15" w:type="dxa"/>
            </w:tcMar>
            <w:vAlign w:val="center"/>
            <w:hideMark/>
          </w:tcPr>
          <w:p w14:paraId="754FDF9B"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14423965"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Value</w:t>
            </w:r>
          </w:p>
        </w:tc>
      </w:tr>
      <w:tr w:rsidR="004B3873" w:rsidRPr="004B3873" w14:paraId="1E79F65B" w14:textId="77777777" w:rsidTr="000D2F24">
        <w:trPr>
          <w:tblCellSpacing w:w="15" w:type="dxa"/>
        </w:trPr>
        <w:tc>
          <w:tcPr>
            <w:tcW w:w="0" w:type="auto"/>
            <w:tcMar>
              <w:top w:w="15" w:type="dxa"/>
              <w:left w:w="15" w:type="dxa"/>
              <w:bottom w:w="15" w:type="dxa"/>
              <w:right w:w="15" w:type="dxa"/>
            </w:tcMar>
            <w:vAlign w:val="center"/>
            <w:hideMark/>
          </w:tcPr>
          <w:p w14:paraId="67DCCFBE"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1D1A8C02" w14:textId="548CFEA6"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 xml:space="preserve">Accenture Operations Twin / </w:t>
            </w:r>
            <w:r w:rsidR="00222AD1" w:rsidRPr="004B3873">
              <w:rPr>
                <w:rFonts w:eastAsia="Calibri" w:cs="Arial"/>
                <w:color w:val="FFFFFF" w:themeColor="background1"/>
                <w:kern w:val="0"/>
                <w:szCs w:val="24"/>
                <w14:ligatures w14:val="none"/>
              </w:rPr>
              <w:t>A</w:t>
            </w:r>
            <w:r w:rsidR="004B3873" w:rsidRPr="004B3873">
              <w:rPr>
                <w:rFonts w:eastAsia="Calibri" w:cs="Arial"/>
                <w:color w:val="FFFFFF" w:themeColor="background1"/>
                <w:kern w:val="0"/>
                <w:szCs w:val="24"/>
                <w14:ligatures w14:val="none"/>
              </w:rPr>
              <w:t>pplication Deployment</w:t>
            </w:r>
          </w:p>
        </w:tc>
      </w:tr>
      <w:tr w:rsidR="004B3873" w:rsidRPr="004B3873" w14:paraId="107C7F62" w14:textId="77777777" w:rsidTr="000D2F24">
        <w:trPr>
          <w:tblCellSpacing w:w="15" w:type="dxa"/>
        </w:trPr>
        <w:tc>
          <w:tcPr>
            <w:tcW w:w="0" w:type="auto"/>
            <w:tcMar>
              <w:top w:w="15" w:type="dxa"/>
              <w:left w:w="15" w:type="dxa"/>
              <w:bottom w:w="15" w:type="dxa"/>
              <w:right w:w="15" w:type="dxa"/>
            </w:tcMar>
            <w:vAlign w:val="center"/>
            <w:hideMark/>
          </w:tcPr>
          <w:p w14:paraId="47ECBB6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5FDF318B" w14:textId="073485B8"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Cognite Data Fusion</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Deployment</w:t>
            </w:r>
          </w:p>
        </w:tc>
      </w:tr>
      <w:tr w:rsidR="004B3873" w:rsidRPr="004B3873" w14:paraId="4AF1BF3B" w14:textId="77777777" w:rsidTr="000D2F24">
        <w:trPr>
          <w:tblCellSpacing w:w="15" w:type="dxa"/>
        </w:trPr>
        <w:tc>
          <w:tcPr>
            <w:tcW w:w="0" w:type="auto"/>
            <w:tcMar>
              <w:top w:w="15" w:type="dxa"/>
              <w:left w:w="15" w:type="dxa"/>
              <w:bottom w:w="15" w:type="dxa"/>
              <w:right w:w="15" w:type="dxa"/>
            </w:tcMar>
            <w:vAlign w:val="center"/>
            <w:hideMark/>
          </w:tcPr>
          <w:p w14:paraId="132F9CE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24A4377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Tournier, Florian</w:t>
            </w:r>
          </w:p>
        </w:tc>
      </w:tr>
      <w:tr w:rsidR="004B3873" w:rsidRPr="004B3873" w14:paraId="7E3F7BFB" w14:textId="77777777" w:rsidTr="000D2F24">
        <w:trPr>
          <w:tblCellSpacing w:w="15" w:type="dxa"/>
        </w:trPr>
        <w:tc>
          <w:tcPr>
            <w:tcW w:w="0" w:type="auto"/>
            <w:tcMar>
              <w:top w:w="15" w:type="dxa"/>
              <w:left w:w="15" w:type="dxa"/>
              <w:bottom w:w="15" w:type="dxa"/>
              <w:right w:w="15" w:type="dxa"/>
            </w:tcMar>
            <w:vAlign w:val="center"/>
            <w:hideMark/>
          </w:tcPr>
          <w:p w14:paraId="374207D6"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7B336891" w14:textId="4F95926B" w:rsidR="000D2F24" w:rsidRPr="004B3873" w:rsidRDefault="00222AD1"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Shivananda, Prashanth</w:t>
            </w:r>
          </w:p>
        </w:tc>
      </w:tr>
      <w:tr w:rsidR="004B3873" w:rsidRPr="004B3873" w14:paraId="15FA091B" w14:textId="77777777" w:rsidTr="000D2F24">
        <w:trPr>
          <w:tblCellSpacing w:w="15" w:type="dxa"/>
        </w:trPr>
        <w:tc>
          <w:tcPr>
            <w:tcW w:w="0" w:type="auto"/>
            <w:tcMar>
              <w:top w:w="15" w:type="dxa"/>
              <w:left w:w="15" w:type="dxa"/>
              <w:bottom w:w="15" w:type="dxa"/>
              <w:right w:w="15" w:type="dxa"/>
            </w:tcMar>
            <w:vAlign w:val="center"/>
            <w:hideMark/>
          </w:tcPr>
          <w:p w14:paraId="64844F62"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42E63E8A" w14:textId="221518DF"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Complete</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Approved</w:t>
            </w:r>
          </w:p>
        </w:tc>
      </w:tr>
      <w:tr w:rsidR="004B3873" w:rsidRPr="004B3873" w14:paraId="78D4AC48" w14:textId="77777777" w:rsidTr="000D2F24">
        <w:trPr>
          <w:tblCellSpacing w:w="15" w:type="dxa"/>
        </w:trPr>
        <w:tc>
          <w:tcPr>
            <w:tcW w:w="0" w:type="auto"/>
            <w:tcMar>
              <w:top w:w="15" w:type="dxa"/>
              <w:left w:w="15" w:type="dxa"/>
              <w:bottom w:w="15" w:type="dxa"/>
              <w:right w:w="15" w:type="dxa"/>
            </w:tcMar>
            <w:vAlign w:val="center"/>
            <w:hideMark/>
          </w:tcPr>
          <w:p w14:paraId="343C0389"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7D60777B"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Internal / Confidential</w:t>
            </w:r>
          </w:p>
        </w:tc>
      </w:tr>
      <w:tr w:rsidR="004B3873" w:rsidRPr="004B3873" w14:paraId="58FA3548" w14:textId="77777777" w:rsidTr="000D2F24">
        <w:trPr>
          <w:tblCellSpacing w:w="15" w:type="dxa"/>
        </w:trPr>
        <w:tc>
          <w:tcPr>
            <w:tcW w:w="0" w:type="auto"/>
            <w:tcMar>
              <w:top w:w="15" w:type="dxa"/>
              <w:left w:w="15" w:type="dxa"/>
              <w:bottom w:w="15" w:type="dxa"/>
              <w:right w:w="15" w:type="dxa"/>
            </w:tcMar>
            <w:vAlign w:val="center"/>
            <w:hideMark/>
          </w:tcPr>
          <w:p w14:paraId="11E23714"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2E67A38D" w14:textId="77777777" w:rsidR="000D2F24" w:rsidRPr="004B3873" w:rsidRDefault="000D2F24" w:rsidP="000D2F24">
            <w:pPr>
              <w:spacing w:after="0" w:line="240" w:lineRule="auto"/>
              <w:rPr>
                <w:rFonts w:eastAsia="Calibri" w:cs="Arial"/>
                <w:color w:val="FFFFFF" w:themeColor="background1"/>
                <w:kern w:val="0"/>
                <w:szCs w:val="24"/>
                <w14:ligatures w14:val="none"/>
              </w:rPr>
            </w:pPr>
            <w:hyperlink r:id="rId12" w:history="1">
              <w:r w:rsidRPr="004B3873">
                <w:rPr>
                  <w:rFonts w:ascii="Times New Roman" w:eastAsia="Calibri" w:hAnsi="Times New Roman" w:cs="Arial"/>
                  <w:color w:val="FFFFFF" w:themeColor="background1"/>
                  <w:kern w:val="0"/>
                  <w:szCs w:val="24"/>
                  <w:u w:val="single"/>
                  <w14:ligatures w14:val="none"/>
                </w:rPr>
                <w:t>Summary - Overview</w:t>
              </w:r>
            </w:hyperlink>
          </w:p>
        </w:tc>
      </w:tr>
      <w:tr w:rsidR="004B3873" w:rsidRPr="004B3873" w14:paraId="1B2E2EA2" w14:textId="77777777" w:rsidTr="000D2F24">
        <w:trPr>
          <w:tblCellSpacing w:w="15" w:type="dxa"/>
        </w:trPr>
        <w:tc>
          <w:tcPr>
            <w:tcW w:w="0" w:type="auto"/>
            <w:tcMar>
              <w:top w:w="15" w:type="dxa"/>
              <w:left w:w="15" w:type="dxa"/>
              <w:bottom w:w="15" w:type="dxa"/>
              <w:right w:w="15" w:type="dxa"/>
            </w:tcMar>
            <w:vAlign w:val="center"/>
            <w:hideMark/>
          </w:tcPr>
          <w:p w14:paraId="11DAFBE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18FF74BD" w14:textId="00A7BA4D"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AOT Azure Deployment Guide</w:t>
            </w:r>
          </w:p>
        </w:tc>
      </w:tr>
    </w:tbl>
    <w:p w14:paraId="5286D0B9" w14:textId="22437416" w:rsidR="00874D18" w:rsidRPr="009447B5" w:rsidRDefault="00874D18" w:rsidP="003C536B">
      <w:pPr>
        <w:tabs>
          <w:tab w:val="left" w:pos="6865"/>
          <w:tab w:val="left" w:pos="16158"/>
          <w:tab w:val="left" w:pos="18553"/>
        </w:tabs>
        <w:rPr>
          <w:rFonts w:eastAsiaTheme="minorEastAsia"/>
          <w:color w:val="FFFFFF" w:themeColor="background1"/>
          <w:spacing w:val="15"/>
          <w:sz w:val="18"/>
          <w:szCs w:val="18"/>
        </w:rPr>
      </w:pPr>
      <w:r w:rsidRPr="009447B5">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p>
    <w:p w14:paraId="542E8CA5" w14:textId="77777777" w:rsidR="00D12306" w:rsidRDefault="00D12306" w:rsidP="00D12306">
      <w:pPr>
        <w:tabs>
          <w:tab w:val="left" w:pos="6865"/>
        </w:tabs>
        <w:sectPr w:rsidR="00D12306" w:rsidSect="00455AE4">
          <w:headerReference w:type="default" r:id="rId13"/>
          <w:footerReference w:type="default" r:id="rId14"/>
          <w:pgSz w:w="28800" w:h="20160" w:code="1"/>
          <w:pgMar w:top="5760" w:right="1440" w:bottom="1440" w:left="1440" w:header="720" w:footer="720" w:gutter="0"/>
          <w:cols w:space="1701"/>
          <w:docGrid w:linePitch="360"/>
        </w:sectPr>
      </w:pPr>
      <w:bookmarkStart w:id="4" w:name="_Toc202879985"/>
      <w:bookmarkStart w:id="5" w:name="_Toc204348897"/>
      <w:bookmarkEnd w:id="0"/>
    </w:p>
    <w:sdt>
      <w:sdtPr>
        <w:rPr>
          <w:rFonts w:eastAsiaTheme="minorHAnsi" w:cstheme="minorBidi"/>
          <w:b w:val="0"/>
          <w:bCs w:val="0"/>
          <w:kern w:val="2"/>
          <w:sz w:val="20"/>
          <w:szCs w:val="22"/>
          <w14:ligatures w14:val="standardContextual"/>
        </w:rPr>
        <w:id w:val="-1354574571"/>
        <w:docPartObj>
          <w:docPartGallery w:val="Table of Contents"/>
          <w:docPartUnique/>
        </w:docPartObj>
      </w:sdtPr>
      <w:sdtEndPr>
        <w:rPr>
          <w:noProof/>
        </w:rPr>
      </w:sdtEndPr>
      <w:sdtContent>
        <w:p w14:paraId="1E07D645" w14:textId="14C7FF80" w:rsidR="00041608" w:rsidRDefault="00041608">
          <w:pPr>
            <w:pStyle w:val="TOCHeading"/>
          </w:pPr>
          <w:r>
            <w:t>Contents</w:t>
          </w:r>
        </w:p>
        <w:p w14:paraId="5A9AD42F" w14:textId="0AB6B14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275342" w:history="1">
            <w:r w:rsidRPr="000809E6">
              <w:rPr>
                <w:rStyle w:val="Hyperlink"/>
                <w:noProof/>
              </w:rPr>
              <w:t>Introduction</w:t>
            </w:r>
            <w:r>
              <w:rPr>
                <w:noProof/>
                <w:webHidden/>
              </w:rPr>
              <w:tab/>
            </w:r>
            <w:r>
              <w:rPr>
                <w:noProof/>
                <w:webHidden/>
              </w:rPr>
              <w:fldChar w:fldCharType="begin"/>
            </w:r>
            <w:r>
              <w:rPr>
                <w:noProof/>
                <w:webHidden/>
              </w:rPr>
              <w:instrText xml:space="preserve"> PAGEREF _Toc219275342 \h </w:instrText>
            </w:r>
            <w:r>
              <w:rPr>
                <w:noProof/>
                <w:webHidden/>
              </w:rPr>
            </w:r>
            <w:r>
              <w:rPr>
                <w:noProof/>
                <w:webHidden/>
              </w:rPr>
              <w:fldChar w:fldCharType="separate"/>
            </w:r>
            <w:r w:rsidR="00E52B71">
              <w:rPr>
                <w:noProof/>
                <w:webHidden/>
              </w:rPr>
              <w:t>3</w:t>
            </w:r>
            <w:r>
              <w:rPr>
                <w:noProof/>
                <w:webHidden/>
              </w:rPr>
              <w:fldChar w:fldCharType="end"/>
            </w:r>
          </w:hyperlink>
        </w:p>
        <w:p w14:paraId="00CB00BF" w14:textId="4BA5EB7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3" w:history="1">
            <w:r w:rsidRPr="000809E6">
              <w:rPr>
                <w:rStyle w:val="Hyperlink"/>
                <w:noProof/>
              </w:rPr>
              <w:t>Purpose</w:t>
            </w:r>
            <w:r>
              <w:rPr>
                <w:noProof/>
                <w:webHidden/>
              </w:rPr>
              <w:tab/>
            </w:r>
            <w:r>
              <w:rPr>
                <w:noProof/>
                <w:webHidden/>
              </w:rPr>
              <w:fldChar w:fldCharType="begin"/>
            </w:r>
            <w:r>
              <w:rPr>
                <w:noProof/>
                <w:webHidden/>
              </w:rPr>
              <w:instrText xml:space="preserve"> PAGEREF _Toc219275343 \h </w:instrText>
            </w:r>
            <w:r>
              <w:rPr>
                <w:noProof/>
                <w:webHidden/>
              </w:rPr>
            </w:r>
            <w:r>
              <w:rPr>
                <w:noProof/>
                <w:webHidden/>
              </w:rPr>
              <w:fldChar w:fldCharType="separate"/>
            </w:r>
            <w:r w:rsidR="00E52B71">
              <w:rPr>
                <w:noProof/>
                <w:webHidden/>
              </w:rPr>
              <w:t>3</w:t>
            </w:r>
            <w:r>
              <w:rPr>
                <w:noProof/>
                <w:webHidden/>
              </w:rPr>
              <w:fldChar w:fldCharType="end"/>
            </w:r>
          </w:hyperlink>
        </w:p>
        <w:p w14:paraId="06E8418F" w14:textId="3A640C3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4" w:history="1">
            <w:r w:rsidRPr="000809E6">
              <w:rPr>
                <w:rStyle w:val="Hyperlink"/>
                <w:noProof/>
              </w:rPr>
              <w:t>Target Audience</w:t>
            </w:r>
            <w:r>
              <w:rPr>
                <w:noProof/>
                <w:webHidden/>
              </w:rPr>
              <w:tab/>
            </w:r>
            <w:r>
              <w:rPr>
                <w:noProof/>
                <w:webHidden/>
              </w:rPr>
              <w:fldChar w:fldCharType="begin"/>
            </w:r>
            <w:r>
              <w:rPr>
                <w:noProof/>
                <w:webHidden/>
              </w:rPr>
              <w:instrText xml:space="preserve"> PAGEREF _Toc219275344 \h </w:instrText>
            </w:r>
            <w:r>
              <w:rPr>
                <w:noProof/>
                <w:webHidden/>
              </w:rPr>
            </w:r>
            <w:r>
              <w:rPr>
                <w:noProof/>
                <w:webHidden/>
              </w:rPr>
              <w:fldChar w:fldCharType="separate"/>
            </w:r>
            <w:r w:rsidR="00E52B71">
              <w:rPr>
                <w:noProof/>
                <w:webHidden/>
              </w:rPr>
              <w:t>3</w:t>
            </w:r>
            <w:r>
              <w:rPr>
                <w:noProof/>
                <w:webHidden/>
              </w:rPr>
              <w:fldChar w:fldCharType="end"/>
            </w:r>
          </w:hyperlink>
        </w:p>
        <w:p w14:paraId="1727B7D6" w14:textId="13F505C5"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5" w:history="1">
            <w:r w:rsidRPr="000809E6">
              <w:rPr>
                <w:rStyle w:val="Hyperlink"/>
                <w:noProof/>
              </w:rPr>
              <w:t>Contact</w:t>
            </w:r>
            <w:r>
              <w:rPr>
                <w:noProof/>
                <w:webHidden/>
              </w:rPr>
              <w:tab/>
            </w:r>
            <w:r>
              <w:rPr>
                <w:noProof/>
                <w:webHidden/>
              </w:rPr>
              <w:fldChar w:fldCharType="begin"/>
            </w:r>
            <w:r>
              <w:rPr>
                <w:noProof/>
                <w:webHidden/>
              </w:rPr>
              <w:instrText xml:space="preserve"> PAGEREF _Toc219275345 \h </w:instrText>
            </w:r>
            <w:r>
              <w:rPr>
                <w:noProof/>
                <w:webHidden/>
              </w:rPr>
            </w:r>
            <w:r>
              <w:rPr>
                <w:noProof/>
                <w:webHidden/>
              </w:rPr>
              <w:fldChar w:fldCharType="separate"/>
            </w:r>
            <w:r w:rsidR="00E52B71">
              <w:rPr>
                <w:noProof/>
                <w:webHidden/>
              </w:rPr>
              <w:t>3</w:t>
            </w:r>
            <w:r>
              <w:rPr>
                <w:noProof/>
                <w:webHidden/>
              </w:rPr>
              <w:fldChar w:fldCharType="end"/>
            </w:r>
          </w:hyperlink>
        </w:p>
        <w:p w14:paraId="69C44426" w14:textId="0B2EDFA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6" w:history="1">
            <w:r w:rsidRPr="000809E6">
              <w:rPr>
                <w:rStyle w:val="Hyperlink"/>
                <w:noProof/>
              </w:rPr>
              <w:t>Related Links</w:t>
            </w:r>
            <w:r>
              <w:rPr>
                <w:noProof/>
                <w:webHidden/>
              </w:rPr>
              <w:tab/>
            </w:r>
            <w:r>
              <w:rPr>
                <w:noProof/>
                <w:webHidden/>
              </w:rPr>
              <w:fldChar w:fldCharType="begin"/>
            </w:r>
            <w:r>
              <w:rPr>
                <w:noProof/>
                <w:webHidden/>
              </w:rPr>
              <w:instrText xml:space="preserve"> PAGEREF _Toc219275346 \h </w:instrText>
            </w:r>
            <w:r>
              <w:rPr>
                <w:noProof/>
                <w:webHidden/>
              </w:rPr>
            </w:r>
            <w:r>
              <w:rPr>
                <w:noProof/>
                <w:webHidden/>
              </w:rPr>
              <w:fldChar w:fldCharType="separate"/>
            </w:r>
            <w:r w:rsidR="00E52B71">
              <w:rPr>
                <w:noProof/>
                <w:webHidden/>
              </w:rPr>
              <w:t>3</w:t>
            </w:r>
            <w:r>
              <w:rPr>
                <w:noProof/>
                <w:webHidden/>
              </w:rPr>
              <w:fldChar w:fldCharType="end"/>
            </w:r>
          </w:hyperlink>
        </w:p>
        <w:p w14:paraId="29775F3A" w14:textId="7998FE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7" w:history="1">
            <w:r w:rsidRPr="000809E6">
              <w:rPr>
                <w:rStyle w:val="Hyperlink"/>
                <w:noProof/>
              </w:rPr>
              <w:t>Glossary</w:t>
            </w:r>
            <w:r>
              <w:rPr>
                <w:noProof/>
                <w:webHidden/>
              </w:rPr>
              <w:tab/>
            </w:r>
            <w:r>
              <w:rPr>
                <w:noProof/>
                <w:webHidden/>
              </w:rPr>
              <w:fldChar w:fldCharType="begin"/>
            </w:r>
            <w:r>
              <w:rPr>
                <w:noProof/>
                <w:webHidden/>
              </w:rPr>
              <w:instrText xml:space="preserve"> PAGEREF _Toc219275347 \h </w:instrText>
            </w:r>
            <w:r>
              <w:rPr>
                <w:noProof/>
                <w:webHidden/>
              </w:rPr>
            </w:r>
            <w:r>
              <w:rPr>
                <w:noProof/>
                <w:webHidden/>
              </w:rPr>
              <w:fldChar w:fldCharType="separate"/>
            </w:r>
            <w:r w:rsidR="00E52B71">
              <w:rPr>
                <w:noProof/>
                <w:webHidden/>
              </w:rPr>
              <w:t>3</w:t>
            </w:r>
            <w:r>
              <w:rPr>
                <w:noProof/>
                <w:webHidden/>
              </w:rPr>
              <w:fldChar w:fldCharType="end"/>
            </w:r>
          </w:hyperlink>
        </w:p>
        <w:p w14:paraId="638D0823" w14:textId="0E18DD63"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48" w:history="1">
            <w:r w:rsidRPr="000809E6">
              <w:rPr>
                <w:rStyle w:val="Hyperlink"/>
                <w:noProof/>
              </w:rPr>
              <w:t>Deployment Prerequisites</w:t>
            </w:r>
            <w:r>
              <w:rPr>
                <w:noProof/>
                <w:webHidden/>
              </w:rPr>
              <w:tab/>
            </w:r>
            <w:r>
              <w:rPr>
                <w:noProof/>
                <w:webHidden/>
              </w:rPr>
              <w:fldChar w:fldCharType="begin"/>
            </w:r>
            <w:r>
              <w:rPr>
                <w:noProof/>
                <w:webHidden/>
              </w:rPr>
              <w:instrText xml:space="preserve"> PAGEREF _Toc219275348 \h </w:instrText>
            </w:r>
            <w:r>
              <w:rPr>
                <w:noProof/>
                <w:webHidden/>
              </w:rPr>
            </w:r>
            <w:r>
              <w:rPr>
                <w:noProof/>
                <w:webHidden/>
              </w:rPr>
              <w:fldChar w:fldCharType="separate"/>
            </w:r>
            <w:r w:rsidR="00E52B71">
              <w:rPr>
                <w:noProof/>
                <w:webHidden/>
              </w:rPr>
              <w:t>4</w:t>
            </w:r>
            <w:r>
              <w:rPr>
                <w:noProof/>
                <w:webHidden/>
              </w:rPr>
              <w:fldChar w:fldCharType="end"/>
            </w:r>
          </w:hyperlink>
        </w:p>
        <w:p w14:paraId="347E1F47" w14:textId="5A230AB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9" w:history="1">
            <w:r w:rsidRPr="000809E6">
              <w:rPr>
                <w:rStyle w:val="Hyperlink"/>
                <w:noProof/>
              </w:rPr>
              <w:t>Creating Azure Pipeline</w:t>
            </w:r>
            <w:r>
              <w:rPr>
                <w:noProof/>
                <w:webHidden/>
              </w:rPr>
              <w:tab/>
            </w:r>
            <w:r>
              <w:rPr>
                <w:noProof/>
                <w:webHidden/>
              </w:rPr>
              <w:fldChar w:fldCharType="begin"/>
            </w:r>
            <w:r>
              <w:rPr>
                <w:noProof/>
                <w:webHidden/>
              </w:rPr>
              <w:instrText xml:space="preserve"> PAGEREF _Toc219275349 \h </w:instrText>
            </w:r>
            <w:r>
              <w:rPr>
                <w:noProof/>
                <w:webHidden/>
              </w:rPr>
            </w:r>
            <w:r>
              <w:rPr>
                <w:noProof/>
                <w:webHidden/>
              </w:rPr>
              <w:fldChar w:fldCharType="separate"/>
            </w:r>
            <w:r w:rsidR="00E52B71">
              <w:rPr>
                <w:noProof/>
                <w:webHidden/>
              </w:rPr>
              <w:t>4</w:t>
            </w:r>
            <w:r>
              <w:rPr>
                <w:noProof/>
                <w:webHidden/>
              </w:rPr>
              <w:fldChar w:fldCharType="end"/>
            </w:r>
          </w:hyperlink>
        </w:p>
        <w:p w14:paraId="6582A43B" w14:textId="18775F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0" w:history="1">
            <w:r w:rsidRPr="000809E6">
              <w:rPr>
                <w:rStyle w:val="Hyperlink"/>
                <w:noProof/>
              </w:rPr>
              <w:t>Clone Repository</w:t>
            </w:r>
            <w:r>
              <w:rPr>
                <w:noProof/>
                <w:webHidden/>
              </w:rPr>
              <w:tab/>
            </w:r>
            <w:r>
              <w:rPr>
                <w:noProof/>
                <w:webHidden/>
              </w:rPr>
              <w:fldChar w:fldCharType="begin"/>
            </w:r>
            <w:r>
              <w:rPr>
                <w:noProof/>
                <w:webHidden/>
              </w:rPr>
              <w:instrText xml:space="preserve"> PAGEREF _Toc219275350 \h </w:instrText>
            </w:r>
            <w:r>
              <w:rPr>
                <w:noProof/>
                <w:webHidden/>
              </w:rPr>
            </w:r>
            <w:r>
              <w:rPr>
                <w:noProof/>
                <w:webHidden/>
              </w:rPr>
              <w:fldChar w:fldCharType="separate"/>
            </w:r>
            <w:r w:rsidR="00E52B71">
              <w:rPr>
                <w:noProof/>
                <w:webHidden/>
              </w:rPr>
              <w:t>4</w:t>
            </w:r>
            <w:r>
              <w:rPr>
                <w:noProof/>
                <w:webHidden/>
              </w:rPr>
              <w:fldChar w:fldCharType="end"/>
            </w:r>
          </w:hyperlink>
        </w:p>
        <w:p w14:paraId="5FE36989" w14:textId="362D640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1" w:history="1">
            <w:r w:rsidRPr="000809E6">
              <w:rPr>
                <w:rStyle w:val="Hyperlink"/>
                <w:noProof/>
              </w:rPr>
              <w:t>CDF</w:t>
            </w:r>
            <w:r>
              <w:rPr>
                <w:noProof/>
                <w:webHidden/>
              </w:rPr>
              <w:tab/>
            </w:r>
            <w:r>
              <w:rPr>
                <w:noProof/>
                <w:webHidden/>
              </w:rPr>
              <w:fldChar w:fldCharType="begin"/>
            </w:r>
            <w:r>
              <w:rPr>
                <w:noProof/>
                <w:webHidden/>
              </w:rPr>
              <w:instrText xml:space="preserve"> PAGEREF _Toc219275351 \h </w:instrText>
            </w:r>
            <w:r>
              <w:rPr>
                <w:noProof/>
                <w:webHidden/>
              </w:rPr>
            </w:r>
            <w:r>
              <w:rPr>
                <w:noProof/>
                <w:webHidden/>
              </w:rPr>
              <w:fldChar w:fldCharType="separate"/>
            </w:r>
            <w:r w:rsidR="00E52B71">
              <w:rPr>
                <w:noProof/>
                <w:webHidden/>
              </w:rPr>
              <w:t>4</w:t>
            </w:r>
            <w:r>
              <w:rPr>
                <w:noProof/>
                <w:webHidden/>
              </w:rPr>
              <w:fldChar w:fldCharType="end"/>
            </w:r>
          </w:hyperlink>
        </w:p>
        <w:p w14:paraId="3254A182" w14:textId="2203D57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2" w:history="1">
            <w:r w:rsidRPr="000809E6">
              <w:rPr>
                <w:rStyle w:val="Hyperlink"/>
                <w:noProof/>
              </w:rPr>
              <w:t>Azure</w:t>
            </w:r>
            <w:r>
              <w:rPr>
                <w:noProof/>
                <w:webHidden/>
              </w:rPr>
              <w:tab/>
            </w:r>
            <w:r>
              <w:rPr>
                <w:noProof/>
                <w:webHidden/>
              </w:rPr>
              <w:fldChar w:fldCharType="begin"/>
            </w:r>
            <w:r>
              <w:rPr>
                <w:noProof/>
                <w:webHidden/>
              </w:rPr>
              <w:instrText xml:space="preserve"> PAGEREF _Toc219275352 \h </w:instrText>
            </w:r>
            <w:r>
              <w:rPr>
                <w:noProof/>
                <w:webHidden/>
              </w:rPr>
            </w:r>
            <w:r>
              <w:rPr>
                <w:noProof/>
                <w:webHidden/>
              </w:rPr>
              <w:fldChar w:fldCharType="separate"/>
            </w:r>
            <w:r w:rsidR="00E52B71">
              <w:rPr>
                <w:noProof/>
                <w:webHidden/>
              </w:rPr>
              <w:t>4</w:t>
            </w:r>
            <w:r>
              <w:rPr>
                <w:noProof/>
                <w:webHidden/>
              </w:rPr>
              <w:fldChar w:fldCharType="end"/>
            </w:r>
          </w:hyperlink>
        </w:p>
        <w:p w14:paraId="73C4D1EA" w14:textId="19DF87B3"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3" w:history="1">
            <w:r w:rsidRPr="000809E6">
              <w:rPr>
                <w:rStyle w:val="Hyperlink"/>
                <w:noProof/>
              </w:rPr>
              <w:t>Service Principal Configuration</w:t>
            </w:r>
            <w:r>
              <w:rPr>
                <w:noProof/>
                <w:webHidden/>
              </w:rPr>
              <w:tab/>
            </w:r>
            <w:r>
              <w:rPr>
                <w:noProof/>
                <w:webHidden/>
              </w:rPr>
              <w:fldChar w:fldCharType="begin"/>
            </w:r>
            <w:r>
              <w:rPr>
                <w:noProof/>
                <w:webHidden/>
              </w:rPr>
              <w:instrText xml:space="preserve"> PAGEREF _Toc219275353 \h </w:instrText>
            </w:r>
            <w:r>
              <w:rPr>
                <w:noProof/>
                <w:webHidden/>
              </w:rPr>
            </w:r>
            <w:r>
              <w:rPr>
                <w:noProof/>
                <w:webHidden/>
              </w:rPr>
              <w:fldChar w:fldCharType="separate"/>
            </w:r>
            <w:r w:rsidR="00E52B71">
              <w:rPr>
                <w:noProof/>
                <w:webHidden/>
              </w:rPr>
              <w:t>5</w:t>
            </w:r>
            <w:r>
              <w:rPr>
                <w:noProof/>
                <w:webHidden/>
              </w:rPr>
              <w:fldChar w:fldCharType="end"/>
            </w:r>
          </w:hyperlink>
        </w:p>
        <w:p w14:paraId="60B5E81B" w14:textId="6A2F29A2"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54" w:history="1">
            <w:r w:rsidRPr="000809E6">
              <w:rPr>
                <w:rStyle w:val="Hyperlink"/>
                <w:noProof/>
              </w:rPr>
              <w:t>Detailed API Permissions</w:t>
            </w:r>
            <w:r>
              <w:rPr>
                <w:noProof/>
                <w:webHidden/>
              </w:rPr>
              <w:tab/>
            </w:r>
            <w:r>
              <w:rPr>
                <w:noProof/>
                <w:webHidden/>
              </w:rPr>
              <w:fldChar w:fldCharType="begin"/>
            </w:r>
            <w:r>
              <w:rPr>
                <w:noProof/>
                <w:webHidden/>
              </w:rPr>
              <w:instrText xml:space="preserve"> PAGEREF _Toc219275354 \h </w:instrText>
            </w:r>
            <w:r>
              <w:rPr>
                <w:noProof/>
                <w:webHidden/>
              </w:rPr>
            </w:r>
            <w:r>
              <w:rPr>
                <w:noProof/>
                <w:webHidden/>
              </w:rPr>
              <w:fldChar w:fldCharType="separate"/>
            </w:r>
            <w:r w:rsidR="00E52B71">
              <w:rPr>
                <w:noProof/>
                <w:webHidden/>
              </w:rPr>
              <w:t>5</w:t>
            </w:r>
            <w:r>
              <w:rPr>
                <w:noProof/>
                <w:webHidden/>
              </w:rPr>
              <w:fldChar w:fldCharType="end"/>
            </w:r>
          </w:hyperlink>
        </w:p>
        <w:p w14:paraId="3D963571" w14:textId="42BE5C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5" w:history="1">
            <w:r w:rsidRPr="000809E6">
              <w:rPr>
                <w:rStyle w:val="Hyperlink"/>
                <w:noProof/>
              </w:rPr>
              <w:t>Create ARM Service Connection</w:t>
            </w:r>
            <w:r>
              <w:rPr>
                <w:noProof/>
                <w:webHidden/>
              </w:rPr>
              <w:tab/>
            </w:r>
            <w:r>
              <w:rPr>
                <w:noProof/>
                <w:webHidden/>
              </w:rPr>
              <w:fldChar w:fldCharType="begin"/>
            </w:r>
            <w:r>
              <w:rPr>
                <w:noProof/>
                <w:webHidden/>
              </w:rPr>
              <w:instrText xml:space="preserve"> PAGEREF _Toc219275355 \h </w:instrText>
            </w:r>
            <w:r>
              <w:rPr>
                <w:noProof/>
                <w:webHidden/>
              </w:rPr>
            </w:r>
            <w:r>
              <w:rPr>
                <w:noProof/>
                <w:webHidden/>
              </w:rPr>
              <w:fldChar w:fldCharType="separate"/>
            </w:r>
            <w:r w:rsidR="00E52B71">
              <w:rPr>
                <w:noProof/>
                <w:webHidden/>
              </w:rPr>
              <w:t>6</w:t>
            </w:r>
            <w:r>
              <w:rPr>
                <w:noProof/>
                <w:webHidden/>
              </w:rPr>
              <w:fldChar w:fldCharType="end"/>
            </w:r>
          </w:hyperlink>
        </w:p>
        <w:p w14:paraId="468CFD87" w14:textId="1D5913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56" w:history="1">
            <w:r w:rsidRPr="000809E6">
              <w:rPr>
                <w:rStyle w:val="Hyperlink"/>
                <w:noProof/>
              </w:rPr>
              <w:t>Infrastructure Deployment</w:t>
            </w:r>
            <w:r>
              <w:rPr>
                <w:noProof/>
                <w:webHidden/>
              </w:rPr>
              <w:tab/>
            </w:r>
            <w:r>
              <w:rPr>
                <w:noProof/>
                <w:webHidden/>
              </w:rPr>
              <w:fldChar w:fldCharType="begin"/>
            </w:r>
            <w:r>
              <w:rPr>
                <w:noProof/>
                <w:webHidden/>
              </w:rPr>
              <w:instrText xml:space="preserve"> PAGEREF _Toc219275356 \h </w:instrText>
            </w:r>
            <w:r>
              <w:rPr>
                <w:noProof/>
                <w:webHidden/>
              </w:rPr>
            </w:r>
            <w:r>
              <w:rPr>
                <w:noProof/>
                <w:webHidden/>
              </w:rPr>
              <w:fldChar w:fldCharType="separate"/>
            </w:r>
            <w:r w:rsidR="00E52B71">
              <w:rPr>
                <w:noProof/>
                <w:webHidden/>
              </w:rPr>
              <w:t>7</w:t>
            </w:r>
            <w:r>
              <w:rPr>
                <w:noProof/>
                <w:webHidden/>
              </w:rPr>
              <w:fldChar w:fldCharType="end"/>
            </w:r>
          </w:hyperlink>
        </w:p>
        <w:p w14:paraId="29E6F6D7" w14:textId="7E82C712"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7"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_Toc219275357 \h </w:instrText>
            </w:r>
            <w:r>
              <w:rPr>
                <w:noProof/>
                <w:webHidden/>
              </w:rPr>
            </w:r>
            <w:r>
              <w:rPr>
                <w:noProof/>
                <w:webHidden/>
              </w:rPr>
              <w:fldChar w:fldCharType="separate"/>
            </w:r>
            <w:r w:rsidR="00E52B71">
              <w:rPr>
                <w:noProof/>
                <w:webHidden/>
              </w:rPr>
              <w:t>7</w:t>
            </w:r>
            <w:r>
              <w:rPr>
                <w:noProof/>
                <w:webHidden/>
              </w:rPr>
              <w:fldChar w:fldCharType="end"/>
            </w:r>
          </w:hyperlink>
        </w:p>
        <w:p w14:paraId="1C9864EF" w14:textId="1D94C2C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8"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_Toc219275358 \h </w:instrText>
            </w:r>
            <w:r>
              <w:rPr>
                <w:noProof/>
                <w:webHidden/>
              </w:rPr>
            </w:r>
            <w:r>
              <w:rPr>
                <w:noProof/>
                <w:webHidden/>
              </w:rPr>
              <w:fldChar w:fldCharType="separate"/>
            </w:r>
            <w:r w:rsidR="00E52B71">
              <w:rPr>
                <w:noProof/>
                <w:webHidden/>
              </w:rPr>
              <w:t>7</w:t>
            </w:r>
            <w:r>
              <w:rPr>
                <w:noProof/>
                <w:webHidden/>
              </w:rPr>
              <w:fldChar w:fldCharType="end"/>
            </w:r>
          </w:hyperlink>
        </w:p>
        <w:p w14:paraId="1D64DB99" w14:textId="1244928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9" w:history="1">
            <w:r w:rsidRPr="000809E6">
              <w:rPr>
                <w:rStyle w:val="Hyperlink"/>
                <w:noProof/>
              </w:rPr>
              <w:t>Create AKS Service Connection</w:t>
            </w:r>
            <w:r>
              <w:rPr>
                <w:noProof/>
                <w:webHidden/>
              </w:rPr>
              <w:tab/>
            </w:r>
            <w:r>
              <w:rPr>
                <w:noProof/>
                <w:webHidden/>
              </w:rPr>
              <w:fldChar w:fldCharType="begin"/>
            </w:r>
            <w:r>
              <w:rPr>
                <w:noProof/>
                <w:webHidden/>
              </w:rPr>
              <w:instrText xml:space="preserve"> PAGEREF _Toc219275359 \h </w:instrText>
            </w:r>
            <w:r>
              <w:rPr>
                <w:noProof/>
                <w:webHidden/>
              </w:rPr>
            </w:r>
            <w:r>
              <w:rPr>
                <w:noProof/>
                <w:webHidden/>
              </w:rPr>
              <w:fldChar w:fldCharType="separate"/>
            </w:r>
            <w:r w:rsidR="00E52B71">
              <w:rPr>
                <w:noProof/>
                <w:webHidden/>
              </w:rPr>
              <w:t>8</w:t>
            </w:r>
            <w:r>
              <w:rPr>
                <w:noProof/>
                <w:webHidden/>
              </w:rPr>
              <w:fldChar w:fldCharType="end"/>
            </w:r>
          </w:hyperlink>
        </w:p>
        <w:p w14:paraId="41494DF4" w14:textId="685DFC1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0" w:history="1">
            <w:r w:rsidRPr="000809E6">
              <w:rPr>
                <w:rStyle w:val="Hyperlink"/>
                <w:noProof/>
              </w:rPr>
              <w:t>Create ACR Service Connection</w:t>
            </w:r>
            <w:r>
              <w:rPr>
                <w:noProof/>
                <w:webHidden/>
              </w:rPr>
              <w:tab/>
            </w:r>
            <w:r>
              <w:rPr>
                <w:noProof/>
                <w:webHidden/>
              </w:rPr>
              <w:fldChar w:fldCharType="begin"/>
            </w:r>
            <w:r>
              <w:rPr>
                <w:noProof/>
                <w:webHidden/>
              </w:rPr>
              <w:instrText xml:space="preserve"> PAGEREF _Toc219275360 \h </w:instrText>
            </w:r>
            <w:r>
              <w:rPr>
                <w:noProof/>
                <w:webHidden/>
              </w:rPr>
            </w:r>
            <w:r>
              <w:rPr>
                <w:noProof/>
                <w:webHidden/>
              </w:rPr>
              <w:fldChar w:fldCharType="separate"/>
            </w:r>
            <w:r w:rsidR="00E52B71">
              <w:rPr>
                <w:noProof/>
                <w:webHidden/>
              </w:rPr>
              <w:t>8</w:t>
            </w:r>
            <w:r>
              <w:rPr>
                <w:noProof/>
                <w:webHidden/>
              </w:rPr>
              <w:fldChar w:fldCharType="end"/>
            </w:r>
          </w:hyperlink>
        </w:p>
        <w:p w14:paraId="34406D85" w14:textId="1588A8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1" w:history="1">
            <w:r w:rsidRPr="000809E6">
              <w:rPr>
                <w:rStyle w:val="Hyperlink"/>
                <w:noProof/>
              </w:rPr>
              <w:t>Data Ingestion</w:t>
            </w:r>
            <w:r>
              <w:rPr>
                <w:noProof/>
                <w:webHidden/>
              </w:rPr>
              <w:tab/>
            </w:r>
            <w:r>
              <w:rPr>
                <w:noProof/>
                <w:webHidden/>
              </w:rPr>
              <w:fldChar w:fldCharType="begin"/>
            </w:r>
            <w:r>
              <w:rPr>
                <w:noProof/>
                <w:webHidden/>
              </w:rPr>
              <w:instrText xml:space="preserve"> PAGEREF _Toc219275361 \h </w:instrText>
            </w:r>
            <w:r>
              <w:rPr>
                <w:noProof/>
                <w:webHidden/>
              </w:rPr>
            </w:r>
            <w:r>
              <w:rPr>
                <w:noProof/>
                <w:webHidden/>
              </w:rPr>
              <w:fldChar w:fldCharType="separate"/>
            </w:r>
            <w:r w:rsidR="00E52B71">
              <w:rPr>
                <w:noProof/>
                <w:webHidden/>
              </w:rPr>
              <w:t>9</w:t>
            </w:r>
            <w:r>
              <w:rPr>
                <w:noProof/>
                <w:webHidden/>
              </w:rPr>
              <w:fldChar w:fldCharType="end"/>
            </w:r>
          </w:hyperlink>
        </w:p>
        <w:p w14:paraId="26B66607" w14:textId="2B5ADBF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2" w:history="1">
            <w:r w:rsidRPr="000809E6">
              <w:rPr>
                <w:rStyle w:val="Hyperlink"/>
                <w:noProof/>
              </w:rPr>
              <w:t>Simulators</w:t>
            </w:r>
            <w:r>
              <w:rPr>
                <w:noProof/>
                <w:webHidden/>
              </w:rPr>
              <w:tab/>
            </w:r>
            <w:r>
              <w:rPr>
                <w:noProof/>
                <w:webHidden/>
              </w:rPr>
              <w:fldChar w:fldCharType="begin"/>
            </w:r>
            <w:r>
              <w:rPr>
                <w:noProof/>
                <w:webHidden/>
              </w:rPr>
              <w:instrText xml:space="preserve"> PAGEREF _Toc219275362 \h </w:instrText>
            </w:r>
            <w:r>
              <w:rPr>
                <w:noProof/>
                <w:webHidden/>
              </w:rPr>
            </w:r>
            <w:r>
              <w:rPr>
                <w:noProof/>
                <w:webHidden/>
              </w:rPr>
              <w:fldChar w:fldCharType="separate"/>
            </w:r>
            <w:r w:rsidR="00E52B71">
              <w:rPr>
                <w:noProof/>
                <w:webHidden/>
              </w:rPr>
              <w:t>9</w:t>
            </w:r>
            <w:r>
              <w:rPr>
                <w:noProof/>
                <w:webHidden/>
              </w:rPr>
              <w:fldChar w:fldCharType="end"/>
            </w:r>
          </w:hyperlink>
        </w:p>
        <w:p w14:paraId="3E74E4CC" w14:textId="7FC986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3" w:history="1">
            <w:r w:rsidRPr="000809E6">
              <w:rPr>
                <w:rStyle w:val="Hyperlink"/>
                <w:noProof/>
              </w:rPr>
              <w:t>Extractors</w:t>
            </w:r>
            <w:r>
              <w:rPr>
                <w:noProof/>
                <w:webHidden/>
              </w:rPr>
              <w:tab/>
            </w:r>
            <w:r>
              <w:rPr>
                <w:noProof/>
                <w:webHidden/>
              </w:rPr>
              <w:fldChar w:fldCharType="begin"/>
            </w:r>
            <w:r>
              <w:rPr>
                <w:noProof/>
                <w:webHidden/>
              </w:rPr>
              <w:instrText xml:space="preserve"> PAGEREF _Toc219275363 \h </w:instrText>
            </w:r>
            <w:r>
              <w:rPr>
                <w:noProof/>
                <w:webHidden/>
              </w:rPr>
            </w:r>
            <w:r>
              <w:rPr>
                <w:noProof/>
                <w:webHidden/>
              </w:rPr>
              <w:fldChar w:fldCharType="separate"/>
            </w:r>
            <w:r w:rsidR="00E52B71">
              <w:rPr>
                <w:noProof/>
                <w:webHidden/>
              </w:rPr>
              <w:t>9</w:t>
            </w:r>
            <w:r>
              <w:rPr>
                <w:noProof/>
                <w:webHidden/>
              </w:rPr>
              <w:fldChar w:fldCharType="end"/>
            </w:r>
          </w:hyperlink>
        </w:p>
        <w:p w14:paraId="257A402D" w14:textId="1E85DAD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4" w:history="1">
            <w:r w:rsidRPr="000809E6">
              <w:rPr>
                <w:rStyle w:val="Hyperlink"/>
                <w:noProof/>
              </w:rPr>
              <w:t>Backend Deployment</w:t>
            </w:r>
            <w:r>
              <w:rPr>
                <w:noProof/>
                <w:webHidden/>
              </w:rPr>
              <w:tab/>
            </w:r>
            <w:r>
              <w:rPr>
                <w:noProof/>
                <w:webHidden/>
              </w:rPr>
              <w:fldChar w:fldCharType="begin"/>
            </w:r>
            <w:r>
              <w:rPr>
                <w:noProof/>
                <w:webHidden/>
              </w:rPr>
              <w:instrText xml:space="preserve"> PAGEREF _Toc219275364 \h </w:instrText>
            </w:r>
            <w:r>
              <w:rPr>
                <w:noProof/>
                <w:webHidden/>
              </w:rPr>
            </w:r>
            <w:r>
              <w:rPr>
                <w:noProof/>
                <w:webHidden/>
              </w:rPr>
              <w:fldChar w:fldCharType="separate"/>
            </w:r>
            <w:r w:rsidR="00E52B71">
              <w:rPr>
                <w:noProof/>
                <w:webHidden/>
              </w:rPr>
              <w:t>10</w:t>
            </w:r>
            <w:r>
              <w:rPr>
                <w:noProof/>
                <w:webHidden/>
              </w:rPr>
              <w:fldChar w:fldCharType="end"/>
            </w:r>
          </w:hyperlink>
        </w:p>
        <w:p w14:paraId="5DFCBE8F" w14:textId="3A5479A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5" w:history="1">
            <w:r w:rsidRPr="000809E6">
              <w:rPr>
                <w:rStyle w:val="Hyperlink"/>
                <w:noProof/>
              </w:rPr>
              <w:t>Application Deployment</w:t>
            </w:r>
            <w:r>
              <w:rPr>
                <w:noProof/>
                <w:webHidden/>
              </w:rPr>
              <w:tab/>
            </w:r>
            <w:r>
              <w:rPr>
                <w:noProof/>
                <w:webHidden/>
              </w:rPr>
              <w:fldChar w:fldCharType="begin"/>
            </w:r>
            <w:r>
              <w:rPr>
                <w:noProof/>
                <w:webHidden/>
              </w:rPr>
              <w:instrText xml:space="preserve"> PAGEREF _Toc219275365 \h </w:instrText>
            </w:r>
            <w:r>
              <w:rPr>
                <w:noProof/>
                <w:webHidden/>
              </w:rPr>
            </w:r>
            <w:r>
              <w:rPr>
                <w:noProof/>
                <w:webHidden/>
              </w:rPr>
              <w:fldChar w:fldCharType="separate"/>
            </w:r>
            <w:r w:rsidR="00E52B71">
              <w:rPr>
                <w:noProof/>
                <w:webHidden/>
              </w:rPr>
              <w:t>10</w:t>
            </w:r>
            <w:r>
              <w:rPr>
                <w:noProof/>
                <w:webHidden/>
              </w:rPr>
              <w:fldChar w:fldCharType="end"/>
            </w:r>
          </w:hyperlink>
        </w:p>
        <w:p w14:paraId="44276757" w14:textId="2F7924D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6"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_Toc219275366 \h </w:instrText>
            </w:r>
            <w:r>
              <w:rPr>
                <w:noProof/>
                <w:webHidden/>
              </w:rPr>
            </w:r>
            <w:r>
              <w:rPr>
                <w:noProof/>
                <w:webHidden/>
              </w:rPr>
              <w:fldChar w:fldCharType="separate"/>
            </w:r>
            <w:r w:rsidR="00E52B71">
              <w:rPr>
                <w:noProof/>
                <w:webHidden/>
              </w:rPr>
              <w:t>10</w:t>
            </w:r>
            <w:r>
              <w:rPr>
                <w:noProof/>
                <w:webHidden/>
              </w:rPr>
              <w:fldChar w:fldCharType="end"/>
            </w:r>
          </w:hyperlink>
        </w:p>
        <w:p w14:paraId="36B443F5" w14:textId="5B9723B7"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67"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_Toc219275367 \h </w:instrText>
            </w:r>
            <w:r>
              <w:rPr>
                <w:noProof/>
                <w:webHidden/>
              </w:rPr>
            </w:r>
            <w:r>
              <w:rPr>
                <w:noProof/>
                <w:webHidden/>
              </w:rPr>
              <w:fldChar w:fldCharType="separate"/>
            </w:r>
            <w:r w:rsidR="00E52B71">
              <w:rPr>
                <w:noProof/>
                <w:webHidden/>
              </w:rPr>
              <w:t>11</w:t>
            </w:r>
            <w:r>
              <w:rPr>
                <w:noProof/>
                <w:webHidden/>
              </w:rPr>
              <w:fldChar w:fldCharType="end"/>
            </w:r>
          </w:hyperlink>
        </w:p>
        <w:p w14:paraId="3C9FCF31" w14:textId="0FE7B5B9"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8" w:history="1">
            <w:r w:rsidRPr="000809E6">
              <w:rPr>
                <w:rStyle w:val="Hyperlink"/>
                <w:noProof/>
              </w:rPr>
              <w:t>UI Artifacts</w:t>
            </w:r>
            <w:r>
              <w:rPr>
                <w:noProof/>
                <w:webHidden/>
              </w:rPr>
              <w:tab/>
            </w:r>
            <w:r>
              <w:rPr>
                <w:noProof/>
                <w:webHidden/>
              </w:rPr>
              <w:fldChar w:fldCharType="begin"/>
            </w:r>
            <w:r>
              <w:rPr>
                <w:noProof/>
                <w:webHidden/>
              </w:rPr>
              <w:instrText xml:space="preserve"> PAGEREF _Toc219275368 \h </w:instrText>
            </w:r>
            <w:r>
              <w:rPr>
                <w:noProof/>
                <w:webHidden/>
              </w:rPr>
            </w:r>
            <w:r>
              <w:rPr>
                <w:noProof/>
                <w:webHidden/>
              </w:rPr>
              <w:fldChar w:fldCharType="separate"/>
            </w:r>
            <w:r w:rsidR="00E52B71">
              <w:rPr>
                <w:noProof/>
                <w:webHidden/>
              </w:rPr>
              <w:t>12</w:t>
            </w:r>
            <w:r>
              <w:rPr>
                <w:noProof/>
                <w:webHidden/>
              </w:rPr>
              <w:fldChar w:fldCharType="end"/>
            </w:r>
          </w:hyperlink>
        </w:p>
        <w:p w14:paraId="59DC65B0" w14:textId="0FF0F552"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9" w:history="1">
            <w:r w:rsidRPr="000809E6">
              <w:rPr>
                <w:rStyle w:val="Hyperlink"/>
                <w:noProof/>
              </w:rPr>
              <w:t>UI Deployment</w:t>
            </w:r>
            <w:r>
              <w:rPr>
                <w:noProof/>
                <w:webHidden/>
              </w:rPr>
              <w:tab/>
            </w:r>
            <w:r>
              <w:rPr>
                <w:noProof/>
                <w:webHidden/>
              </w:rPr>
              <w:fldChar w:fldCharType="begin"/>
            </w:r>
            <w:r>
              <w:rPr>
                <w:noProof/>
                <w:webHidden/>
              </w:rPr>
              <w:instrText xml:space="preserve"> PAGEREF _Toc219275369 \h </w:instrText>
            </w:r>
            <w:r>
              <w:rPr>
                <w:noProof/>
                <w:webHidden/>
              </w:rPr>
            </w:r>
            <w:r>
              <w:rPr>
                <w:noProof/>
                <w:webHidden/>
              </w:rPr>
              <w:fldChar w:fldCharType="separate"/>
            </w:r>
            <w:r w:rsidR="00E52B71">
              <w:rPr>
                <w:noProof/>
                <w:webHidden/>
              </w:rPr>
              <w:t>13</w:t>
            </w:r>
            <w:r>
              <w:rPr>
                <w:noProof/>
                <w:webHidden/>
              </w:rPr>
              <w:fldChar w:fldCharType="end"/>
            </w:r>
          </w:hyperlink>
        </w:p>
        <w:p w14:paraId="7735F770" w14:textId="5DC17D4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0" w:history="1">
            <w:r w:rsidRPr="000809E6">
              <w:rPr>
                <w:rStyle w:val="Hyperlink"/>
                <w:noProof/>
                <w:lang w:val="en-IE"/>
              </w:rPr>
              <w:t>Deployment Steps</w:t>
            </w:r>
            <w:r>
              <w:rPr>
                <w:noProof/>
                <w:webHidden/>
              </w:rPr>
              <w:tab/>
            </w:r>
            <w:r>
              <w:rPr>
                <w:noProof/>
                <w:webHidden/>
              </w:rPr>
              <w:fldChar w:fldCharType="begin"/>
            </w:r>
            <w:r>
              <w:rPr>
                <w:noProof/>
                <w:webHidden/>
              </w:rPr>
              <w:instrText xml:space="preserve"> PAGEREF _Toc219275370 \h </w:instrText>
            </w:r>
            <w:r>
              <w:rPr>
                <w:noProof/>
                <w:webHidden/>
              </w:rPr>
            </w:r>
            <w:r>
              <w:rPr>
                <w:noProof/>
                <w:webHidden/>
              </w:rPr>
              <w:fldChar w:fldCharType="separate"/>
            </w:r>
            <w:r w:rsidR="00E52B71">
              <w:rPr>
                <w:noProof/>
                <w:webHidden/>
              </w:rPr>
              <w:t>14</w:t>
            </w:r>
            <w:r>
              <w:rPr>
                <w:noProof/>
                <w:webHidden/>
              </w:rPr>
              <w:fldChar w:fldCharType="end"/>
            </w:r>
          </w:hyperlink>
        </w:p>
        <w:p w14:paraId="6C62701B" w14:textId="048144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1"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_Toc219275371 \h </w:instrText>
            </w:r>
            <w:r>
              <w:rPr>
                <w:noProof/>
                <w:webHidden/>
              </w:rPr>
            </w:r>
            <w:r>
              <w:rPr>
                <w:noProof/>
                <w:webHidden/>
              </w:rPr>
              <w:fldChar w:fldCharType="separate"/>
            </w:r>
            <w:r w:rsidR="00E52B71">
              <w:rPr>
                <w:noProof/>
                <w:webHidden/>
              </w:rPr>
              <w:t>15</w:t>
            </w:r>
            <w:r>
              <w:rPr>
                <w:noProof/>
                <w:webHidden/>
              </w:rPr>
              <w:fldChar w:fldCharType="end"/>
            </w:r>
          </w:hyperlink>
        </w:p>
        <w:p w14:paraId="1773B5B8" w14:textId="26A6C3E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2" w:history="1">
            <w:r w:rsidRPr="000809E6">
              <w:rPr>
                <w:rStyle w:val="Hyperlink"/>
                <w:noProof/>
              </w:rPr>
              <w:t>Frontend Component</w:t>
            </w:r>
            <w:r>
              <w:rPr>
                <w:noProof/>
                <w:webHidden/>
              </w:rPr>
              <w:tab/>
            </w:r>
            <w:r>
              <w:rPr>
                <w:noProof/>
                <w:webHidden/>
              </w:rPr>
              <w:fldChar w:fldCharType="begin"/>
            </w:r>
            <w:r>
              <w:rPr>
                <w:noProof/>
                <w:webHidden/>
              </w:rPr>
              <w:instrText xml:space="preserve"> PAGEREF _Toc219275372 \h </w:instrText>
            </w:r>
            <w:r>
              <w:rPr>
                <w:noProof/>
                <w:webHidden/>
              </w:rPr>
            </w:r>
            <w:r>
              <w:rPr>
                <w:noProof/>
                <w:webHidden/>
              </w:rPr>
              <w:fldChar w:fldCharType="separate"/>
            </w:r>
            <w:r w:rsidR="00E52B71">
              <w:rPr>
                <w:noProof/>
                <w:webHidden/>
              </w:rPr>
              <w:t>15</w:t>
            </w:r>
            <w:r>
              <w:rPr>
                <w:noProof/>
                <w:webHidden/>
              </w:rPr>
              <w:fldChar w:fldCharType="end"/>
            </w:r>
          </w:hyperlink>
        </w:p>
        <w:p w14:paraId="4D0F1BB3" w14:textId="08AB1C60"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3" w:history="1">
            <w:r w:rsidRPr="000809E6">
              <w:rPr>
                <w:rStyle w:val="Hyperlink"/>
                <w:noProof/>
              </w:rPr>
              <w:t>2D and 3D Component</w:t>
            </w:r>
            <w:r>
              <w:rPr>
                <w:noProof/>
                <w:webHidden/>
              </w:rPr>
              <w:tab/>
            </w:r>
            <w:r>
              <w:rPr>
                <w:noProof/>
                <w:webHidden/>
              </w:rPr>
              <w:fldChar w:fldCharType="begin"/>
            </w:r>
            <w:r>
              <w:rPr>
                <w:noProof/>
                <w:webHidden/>
              </w:rPr>
              <w:instrText xml:space="preserve"> PAGEREF _Toc219275373 \h </w:instrText>
            </w:r>
            <w:r>
              <w:rPr>
                <w:noProof/>
                <w:webHidden/>
              </w:rPr>
            </w:r>
            <w:r>
              <w:rPr>
                <w:noProof/>
                <w:webHidden/>
              </w:rPr>
              <w:fldChar w:fldCharType="separate"/>
            </w:r>
            <w:r w:rsidR="00E52B71">
              <w:rPr>
                <w:noProof/>
                <w:webHidden/>
              </w:rPr>
              <w:t>15</w:t>
            </w:r>
            <w:r>
              <w:rPr>
                <w:noProof/>
                <w:webHidden/>
              </w:rPr>
              <w:fldChar w:fldCharType="end"/>
            </w:r>
          </w:hyperlink>
        </w:p>
        <w:p w14:paraId="57A68348" w14:textId="7ED88CC3"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4" w:history="1">
            <w:r w:rsidRPr="000809E6">
              <w:rPr>
                <w:rStyle w:val="Hyperlink"/>
                <w:noProof/>
              </w:rPr>
              <w:t>Host App Configurator</w:t>
            </w:r>
            <w:r>
              <w:rPr>
                <w:noProof/>
                <w:webHidden/>
              </w:rPr>
              <w:tab/>
            </w:r>
            <w:r>
              <w:rPr>
                <w:noProof/>
                <w:webHidden/>
              </w:rPr>
              <w:fldChar w:fldCharType="begin"/>
            </w:r>
            <w:r>
              <w:rPr>
                <w:noProof/>
                <w:webHidden/>
              </w:rPr>
              <w:instrText xml:space="preserve"> PAGEREF _Toc219275374 \h </w:instrText>
            </w:r>
            <w:r>
              <w:rPr>
                <w:noProof/>
                <w:webHidden/>
              </w:rPr>
            </w:r>
            <w:r>
              <w:rPr>
                <w:noProof/>
                <w:webHidden/>
              </w:rPr>
              <w:fldChar w:fldCharType="separate"/>
            </w:r>
            <w:r w:rsidR="00E52B71">
              <w:rPr>
                <w:noProof/>
                <w:webHidden/>
              </w:rPr>
              <w:t>15</w:t>
            </w:r>
            <w:r>
              <w:rPr>
                <w:noProof/>
                <w:webHidden/>
              </w:rPr>
              <w:fldChar w:fldCharType="end"/>
            </w:r>
          </w:hyperlink>
        </w:p>
        <w:p w14:paraId="2A075885" w14:textId="272C308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5" w:history="1">
            <w:r w:rsidRPr="000809E6">
              <w:rPr>
                <w:rStyle w:val="Hyperlink"/>
                <w:noProof/>
              </w:rPr>
              <w:t>Intelligent Advisor Frontend Component.</w:t>
            </w:r>
            <w:r>
              <w:rPr>
                <w:noProof/>
                <w:webHidden/>
              </w:rPr>
              <w:tab/>
            </w:r>
            <w:r>
              <w:rPr>
                <w:noProof/>
                <w:webHidden/>
              </w:rPr>
              <w:fldChar w:fldCharType="begin"/>
            </w:r>
            <w:r>
              <w:rPr>
                <w:noProof/>
                <w:webHidden/>
              </w:rPr>
              <w:instrText xml:space="preserve"> PAGEREF _Toc219275375 \h </w:instrText>
            </w:r>
            <w:r>
              <w:rPr>
                <w:noProof/>
                <w:webHidden/>
              </w:rPr>
            </w:r>
            <w:r>
              <w:rPr>
                <w:noProof/>
                <w:webHidden/>
              </w:rPr>
              <w:fldChar w:fldCharType="separate"/>
            </w:r>
            <w:r w:rsidR="00E52B71">
              <w:rPr>
                <w:noProof/>
                <w:webHidden/>
              </w:rPr>
              <w:t>15</w:t>
            </w:r>
            <w:r>
              <w:rPr>
                <w:noProof/>
                <w:webHidden/>
              </w:rPr>
              <w:fldChar w:fldCharType="end"/>
            </w:r>
          </w:hyperlink>
        </w:p>
        <w:p w14:paraId="76DBA75A" w14:textId="212D016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6" w:history="1">
            <w:r w:rsidRPr="000809E6">
              <w:rPr>
                <w:rStyle w:val="Hyperlink"/>
                <w:noProof/>
              </w:rPr>
              <w:t>OH and PM Frontend Component</w:t>
            </w:r>
            <w:r>
              <w:rPr>
                <w:noProof/>
                <w:webHidden/>
              </w:rPr>
              <w:tab/>
            </w:r>
            <w:r>
              <w:rPr>
                <w:noProof/>
                <w:webHidden/>
              </w:rPr>
              <w:fldChar w:fldCharType="begin"/>
            </w:r>
            <w:r>
              <w:rPr>
                <w:noProof/>
                <w:webHidden/>
              </w:rPr>
              <w:instrText xml:space="preserve"> PAGEREF _Toc219275376 \h </w:instrText>
            </w:r>
            <w:r>
              <w:rPr>
                <w:noProof/>
                <w:webHidden/>
              </w:rPr>
            </w:r>
            <w:r>
              <w:rPr>
                <w:noProof/>
                <w:webHidden/>
              </w:rPr>
              <w:fldChar w:fldCharType="separate"/>
            </w:r>
            <w:r w:rsidR="00E52B71">
              <w:rPr>
                <w:noProof/>
                <w:webHidden/>
              </w:rPr>
              <w:t>15</w:t>
            </w:r>
            <w:r>
              <w:rPr>
                <w:noProof/>
                <w:webHidden/>
              </w:rPr>
              <w:fldChar w:fldCharType="end"/>
            </w:r>
          </w:hyperlink>
        </w:p>
        <w:p w14:paraId="63B01B02" w14:textId="23D744C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7" w:history="1">
            <w:r w:rsidRPr="000809E6">
              <w:rPr>
                <w:rStyle w:val="Hyperlink"/>
                <w:noProof/>
              </w:rPr>
              <w:t>SmartKPI Frontend Component</w:t>
            </w:r>
            <w:r>
              <w:rPr>
                <w:noProof/>
                <w:webHidden/>
              </w:rPr>
              <w:tab/>
            </w:r>
            <w:r>
              <w:rPr>
                <w:noProof/>
                <w:webHidden/>
              </w:rPr>
              <w:fldChar w:fldCharType="begin"/>
            </w:r>
            <w:r>
              <w:rPr>
                <w:noProof/>
                <w:webHidden/>
              </w:rPr>
              <w:instrText xml:space="preserve"> PAGEREF _Toc219275377 \h </w:instrText>
            </w:r>
            <w:r>
              <w:rPr>
                <w:noProof/>
                <w:webHidden/>
              </w:rPr>
            </w:r>
            <w:r>
              <w:rPr>
                <w:noProof/>
                <w:webHidden/>
              </w:rPr>
              <w:fldChar w:fldCharType="separate"/>
            </w:r>
            <w:r w:rsidR="00E52B71">
              <w:rPr>
                <w:noProof/>
                <w:webHidden/>
              </w:rPr>
              <w:t>15</w:t>
            </w:r>
            <w:r>
              <w:rPr>
                <w:noProof/>
                <w:webHidden/>
              </w:rPr>
              <w:fldChar w:fldCharType="end"/>
            </w:r>
          </w:hyperlink>
        </w:p>
        <w:p w14:paraId="76090A8B" w14:textId="14A1C29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78" w:history="1">
            <w:r w:rsidRPr="000809E6">
              <w:rPr>
                <w:rStyle w:val="Hyperlink"/>
                <w:noProof/>
              </w:rPr>
              <w:t>Other Configurations</w:t>
            </w:r>
            <w:r>
              <w:rPr>
                <w:noProof/>
                <w:webHidden/>
              </w:rPr>
              <w:tab/>
            </w:r>
            <w:r>
              <w:rPr>
                <w:noProof/>
                <w:webHidden/>
              </w:rPr>
              <w:fldChar w:fldCharType="begin"/>
            </w:r>
            <w:r>
              <w:rPr>
                <w:noProof/>
                <w:webHidden/>
              </w:rPr>
              <w:instrText xml:space="preserve"> PAGEREF _Toc219275378 \h </w:instrText>
            </w:r>
            <w:r>
              <w:rPr>
                <w:noProof/>
                <w:webHidden/>
              </w:rPr>
            </w:r>
            <w:r>
              <w:rPr>
                <w:noProof/>
                <w:webHidden/>
              </w:rPr>
              <w:fldChar w:fldCharType="separate"/>
            </w:r>
            <w:r w:rsidR="00E52B71">
              <w:rPr>
                <w:noProof/>
                <w:webHidden/>
              </w:rPr>
              <w:t>16</w:t>
            </w:r>
            <w:r>
              <w:rPr>
                <w:noProof/>
                <w:webHidden/>
              </w:rPr>
              <w:fldChar w:fldCharType="end"/>
            </w:r>
          </w:hyperlink>
        </w:p>
        <w:p w14:paraId="53E66923" w14:textId="386B11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9" w:history="1">
            <w:r w:rsidRPr="000809E6">
              <w:rPr>
                <w:rStyle w:val="Hyperlink"/>
                <w:noProof/>
              </w:rPr>
              <w:t>CORS (App Services)</w:t>
            </w:r>
            <w:r>
              <w:rPr>
                <w:noProof/>
                <w:webHidden/>
              </w:rPr>
              <w:tab/>
            </w:r>
            <w:r>
              <w:rPr>
                <w:noProof/>
                <w:webHidden/>
              </w:rPr>
              <w:fldChar w:fldCharType="begin"/>
            </w:r>
            <w:r>
              <w:rPr>
                <w:noProof/>
                <w:webHidden/>
              </w:rPr>
              <w:instrText xml:space="preserve"> PAGEREF _Toc219275379 \h </w:instrText>
            </w:r>
            <w:r>
              <w:rPr>
                <w:noProof/>
                <w:webHidden/>
              </w:rPr>
            </w:r>
            <w:r>
              <w:rPr>
                <w:noProof/>
                <w:webHidden/>
              </w:rPr>
              <w:fldChar w:fldCharType="separate"/>
            </w:r>
            <w:r w:rsidR="00E52B71">
              <w:rPr>
                <w:noProof/>
                <w:webHidden/>
              </w:rPr>
              <w:t>16</w:t>
            </w:r>
            <w:r>
              <w:rPr>
                <w:noProof/>
                <w:webHidden/>
              </w:rPr>
              <w:fldChar w:fldCharType="end"/>
            </w:r>
          </w:hyperlink>
        </w:p>
        <w:p w14:paraId="495C3A42" w14:textId="7D06E5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0" w:history="1">
            <w:r w:rsidRPr="000809E6">
              <w:rPr>
                <w:rStyle w:val="Hyperlink"/>
                <w:noProof/>
              </w:rPr>
              <w:t>CORS (APIM)</w:t>
            </w:r>
            <w:r>
              <w:rPr>
                <w:noProof/>
                <w:webHidden/>
              </w:rPr>
              <w:tab/>
            </w:r>
            <w:r>
              <w:rPr>
                <w:noProof/>
                <w:webHidden/>
              </w:rPr>
              <w:fldChar w:fldCharType="begin"/>
            </w:r>
            <w:r>
              <w:rPr>
                <w:noProof/>
                <w:webHidden/>
              </w:rPr>
              <w:instrText xml:space="preserve"> PAGEREF _Toc219275380 \h </w:instrText>
            </w:r>
            <w:r>
              <w:rPr>
                <w:noProof/>
                <w:webHidden/>
              </w:rPr>
            </w:r>
            <w:r>
              <w:rPr>
                <w:noProof/>
                <w:webHidden/>
              </w:rPr>
              <w:fldChar w:fldCharType="separate"/>
            </w:r>
            <w:r w:rsidR="00E52B71">
              <w:rPr>
                <w:noProof/>
                <w:webHidden/>
              </w:rPr>
              <w:t>16</w:t>
            </w:r>
            <w:r>
              <w:rPr>
                <w:noProof/>
                <w:webHidden/>
              </w:rPr>
              <w:fldChar w:fldCharType="end"/>
            </w:r>
          </w:hyperlink>
        </w:p>
        <w:p w14:paraId="7233C7F2" w14:textId="3961B9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1" w:history="1">
            <w:r w:rsidRPr="000809E6">
              <w:rPr>
                <w:rStyle w:val="Hyperlink"/>
                <w:noProof/>
              </w:rPr>
              <w:t>CORS (Storage Account)</w:t>
            </w:r>
            <w:r>
              <w:rPr>
                <w:noProof/>
                <w:webHidden/>
              </w:rPr>
              <w:tab/>
            </w:r>
            <w:r>
              <w:rPr>
                <w:noProof/>
                <w:webHidden/>
              </w:rPr>
              <w:fldChar w:fldCharType="begin"/>
            </w:r>
            <w:r>
              <w:rPr>
                <w:noProof/>
                <w:webHidden/>
              </w:rPr>
              <w:instrText xml:space="preserve"> PAGEREF _Toc219275381 \h </w:instrText>
            </w:r>
            <w:r>
              <w:rPr>
                <w:noProof/>
                <w:webHidden/>
              </w:rPr>
            </w:r>
            <w:r>
              <w:rPr>
                <w:noProof/>
                <w:webHidden/>
              </w:rPr>
              <w:fldChar w:fldCharType="separate"/>
            </w:r>
            <w:r w:rsidR="00E52B71">
              <w:rPr>
                <w:noProof/>
                <w:webHidden/>
              </w:rPr>
              <w:t>17</w:t>
            </w:r>
            <w:r>
              <w:rPr>
                <w:noProof/>
                <w:webHidden/>
              </w:rPr>
              <w:fldChar w:fldCharType="end"/>
            </w:r>
          </w:hyperlink>
        </w:p>
        <w:p w14:paraId="478A842D" w14:textId="40660DB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2" w:history="1">
            <w:r w:rsidRPr="000809E6">
              <w:rPr>
                <w:rStyle w:val="Hyperlink"/>
                <w:noProof/>
              </w:rPr>
              <w:t>APIM</w:t>
            </w:r>
            <w:r>
              <w:rPr>
                <w:noProof/>
                <w:webHidden/>
              </w:rPr>
              <w:tab/>
            </w:r>
            <w:r>
              <w:rPr>
                <w:noProof/>
                <w:webHidden/>
              </w:rPr>
              <w:fldChar w:fldCharType="begin"/>
            </w:r>
            <w:r>
              <w:rPr>
                <w:noProof/>
                <w:webHidden/>
              </w:rPr>
              <w:instrText xml:space="preserve"> PAGEREF _Toc219275382 \h </w:instrText>
            </w:r>
            <w:r>
              <w:rPr>
                <w:noProof/>
                <w:webHidden/>
              </w:rPr>
            </w:r>
            <w:r>
              <w:rPr>
                <w:noProof/>
                <w:webHidden/>
              </w:rPr>
              <w:fldChar w:fldCharType="separate"/>
            </w:r>
            <w:r w:rsidR="00E52B71">
              <w:rPr>
                <w:noProof/>
                <w:webHidden/>
              </w:rPr>
              <w:t>17</w:t>
            </w:r>
            <w:r>
              <w:rPr>
                <w:noProof/>
                <w:webHidden/>
              </w:rPr>
              <w:fldChar w:fldCharType="end"/>
            </w:r>
          </w:hyperlink>
        </w:p>
        <w:p w14:paraId="27FD9687" w14:textId="0D87421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3" w:history="1">
            <w:r w:rsidRPr="000809E6">
              <w:rPr>
                <w:rStyle w:val="Hyperlink"/>
                <w:noProof/>
              </w:rPr>
              <w:t>NSG</w:t>
            </w:r>
            <w:r>
              <w:rPr>
                <w:noProof/>
                <w:webHidden/>
              </w:rPr>
              <w:tab/>
            </w:r>
            <w:r>
              <w:rPr>
                <w:noProof/>
                <w:webHidden/>
              </w:rPr>
              <w:fldChar w:fldCharType="begin"/>
            </w:r>
            <w:r>
              <w:rPr>
                <w:noProof/>
                <w:webHidden/>
              </w:rPr>
              <w:instrText xml:space="preserve"> PAGEREF _Toc219275383 \h </w:instrText>
            </w:r>
            <w:r>
              <w:rPr>
                <w:noProof/>
                <w:webHidden/>
              </w:rPr>
            </w:r>
            <w:r>
              <w:rPr>
                <w:noProof/>
                <w:webHidden/>
              </w:rPr>
              <w:fldChar w:fldCharType="separate"/>
            </w:r>
            <w:r w:rsidR="00E52B71">
              <w:rPr>
                <w:noProof/>
                <w:webHidden/>
              </w:rPr>
              <w:t>18</w:t>
            </w:r>
            <w:r>
              <w:rPr>
                <w:noProof/>
                <w:webHidden/>
              </w:rPr>
              <w:fldChar w:fldCharType="end"/>
            </w:r>
          </w:hyperlink>
        </w:p>
        <w:p w14:paraId="46848D43" w14:textId="08AF828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4" w:history="1">
            <w:r w:rsidRPr="000809E6">
              <w:rPr>
                <w:rStyle w:val="Hyperlink"/>
                <w:noProof/>
              </w:rPr>
              <w:t>Client Env</w:t>
            </w:r>
            <w:r>
              <w:rPr>
                <w:noProof/>
                <w:webHidden/>
              </w:rPr>
              <w:tab/>
            </w:r>
            <w:r>
              <w:rPr>
                <w:noProof/>
                <w:webHidden/>
              </w:rPr>
              <w:fldChar w:fldCharType="begin"/>
            </w:r>
            <w:r>
              <w:rPr>
                <w:noProof/>
                <w:webHidden/>
              </w:rPr>
              <w:instrText xml:space="preserve"> PAGEREF _Toc219275384 \h </w:instrText>
            </w:r>
            <w:r>
              <w:rPr>
                <w:noProof/>
                <w:webHidden/>
              </w:rPr>
            </w:r>
            <w:r>
              <w:rPr>
                <w:noProof/>
                <w:webHidden/>
              </w:rPr>
              <w:fldChar w:fldCharType="separate"/>
            </w:r>
            <w:r w:rsidR="00E52B71">
              <w:rPr>
                <w:noProof/>
                <w:webHidden/>
              </w:rPr>
              <w:t>18</w:t>
            </w:r>
            <w:r>
              <w:rPr>
                <w:noProof/>
                <w:webHidden/>
              </w:rPr>
              <w:fldChar w:fldCharType="end"/>
            </w:r>
          </w:hyperlink>
        </w:p>
        <w:p w14:paraId="662C2379" w14:textId="3D5D3A8A"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5" w:history="1">
            <w:r w:rsidRPr="000809E6">
              <w:rPr>
                <w:rStyle w:val="Hyperlink"/>
                <w:noProof/>
              </w:rPr>
              <w:t>AAD User Settings</w:t>
            </w:r>
            <w:r>
              <w:rPr>
                <w:noProof/>
                <w:webHidden/>
              </w:rPr>
              <w:tab/>
            </w:r>
            <w:r>
              <w:rPr>
                <w:noProof/>
                <w:webHidden/>
              </w:rPr>
              <w:fldChar w:fldCharType="begin"/>
            </w:r>
            <w:r>
              <w:rPr>
                <w:noProof/>
                <w:webHidden/>
              </w:rPr>
              <w:instrText xml:space="preserve"> PAGEREF _Toc219275385 \h </w:instrText>
            </w:r>
            <w:r>
              <w:rPr>
                <w:noProof/>
                <w:webHidden/>
              </w:rPr>
            </w:r>
            <w:r>
              <w:rPr>
                <w:noProof/>
                <w:webHidden/>
              </w:rPr>
              <w:fldChar w:fldCharType="separate"/>
            </w:r>
            <w:r w:rsidR="00E52B71">
              <w:rPr>
                <w:noProof/>
                <w:webHidden/>
              </w:rPr>
              <w:t>18</w:t>
            </w:r>
            <w:r>
              <w:rPr>
                <w:noProof/>
                <w:webHidden/>
              </w:rPr>
              <w:fldChar w:fldCharType="end"/>
            </w:r>
          </w:hyperlink>
        </w:p>
        <w:p w14:paraId="4659B485" w14:textId="3760834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6" w:history="1">
            <w:r w:rsidRPr="000809E6">
              <w:rPr>
                <w:rStyle w:val="Hyperlink"/>
                <w:noProof/>
              </w:rPr>
              <w:t>HostApp Deployment</w:t>
            </w:r>
            <w:r>
              <w:rPr>
                <w:noProof/>
                <w:webHidden/>
              </w:rPr>
              <w:tab/>
            </w:r>
            <w:r>
              <w:rPr>
                <w:noProof/>
                <w:webHidden/>
              </w:rPr>
              <w:fldChar w:fldCharType="begin"/>
            </w:r>
            <w:r>
              <w:rPr>
                <w:noProof/>
                <w:webHidden/>
              </w:rPr>
              <w:instrText xml:space="preserve"> PAGEREF _Toc219275386 \h </w:instrText>
            </w:r>
            <w:r>
              <w:rPr>
                <w:noProof/>
                <w:webHidden/>
              </w:rPr>
            </w:r>
            <w:r>
              <w:rPr>
                <w:noProof/>
                <w:webHidden/>
              </w:rPr>
              <w:fldChar w:fldCharType="separate"/>
            </w:r>
            <w:r w:rsidR="00E52B71">
              <w:rPr>
                <w:noProof/>
                <w:webHidden/>
              </w:rPr>
              <w:t>18</w:t>
            </w:r>
            <w:r>
              <w:rPr>
                <w:noProof/>
                <w:webHidden/>
              </w:rPr>
              <w:fldChar w:fldCharType="end"/>
            </w:r>
          </w:hyperlink>
        </w:p>
        <w:p w14:paraId="7A6F2ACE" w14:textId="73B7526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7" w:history="1">
            <w:r w:rsidRPr="000809E6">
              <w:rPr>
                <w:rStyle w:val="Hyperlink"/>
                <w:noProof/>
              </w:rPr>
              <w:t>Cosmos DB</w:t>
            </w:r>
            <w:r>
              <w:rPr>
                <w:noProof/>
                <w:webHidden/>
              </w:rPr>
              <w:tab/>
            </w:r>
            <w:r>
              <w:rPr>
                <w:noProof/>
                <w:webHidden/>
              </w:rPr>
              <w:fldChar w:fldCharType="begin"/>
            </w:r>
            <w:r>
              <w:rPr>
                <w:noProof/>
                <w:webHidden/>
              </w:rPr>
              <w:instrText xml:space="preserve"> PAGEREF _Toc219275387 \h </w:instrText>
            </w:r>
            <w:r>
              <w:rPr>
                <w:noProof/>
                <w:webHidden/>
              </w:rPr>
            </w:r>
            <w:r>
              <w:rPr>
                <w:noProof/>
                <w:webHidden/>
              </w:rPr>
              <w:fldChar w:fldCharType="separate"/>
            </w:r>
            <w:r w:rsidR="00E52B71">
              <w:rPr>
                <w:noProof/>
                <w:webHidden/>
              </w:rPr>
              <w:t>18</w:t>
            </w:r>
            <w:r>
              <w:rPr>
                <w:noProof/>
                <w:webHidden/>
              </w:rPr>
              <w:fldChar w:fldCharType="end"/>
            </w:r>
          </w:hyperlink>
        </w:p>
        <w:p w14:paraId="15CA0E89" w14:textId="092DCB66"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88" w:history="1">
            <w:r w:rsidRPr="000809E6">
              <w:rPr>
                <w:rStyle w:val="Hyperlink"/>
                <w:noProof/>
              </w:rPr>
              <w:t>Interdependencies</w:t>
            </w:r>
            <w:r>
              <w:rPr>
                <w:noProof/>
                <w:webHidden/>
              </w:rPr>
              <w:tab/>
            </w:r>
            <w:r>
              <w:rPr>
                <w:noProof/>
                <w:webHidden/>
              </w:rPr>
              <w:fldChar w:fldCharType="begin"/>
            </w:r>
            <w:r>
              <w:rPr>
                <w:noProof/>
                <w:webHidden/>
              </w:rPr>
              <w:instrText xml:space="preserve"> PAGEREF _Toc219275388 \h </w:instrText>
            </w:r>
            <w:r>
              <w:rPr>
                <w:noProof/>
                <w:webHidden/>
              </w:rPr>
            </w:r>
            <w:r>
              <w:rPr>
                <w:noProof/>
                <w:webHidden/>
              </w:rPr>
              <w:fldChar w:fldCharType="separate"/>
            </w:r>
            <w:r w:rsidR="00E52B71">
              <w:rPr>
                <w:noProof/>
                <w:webHidden/>
              </w:rPr>
              <w:t>19</w:t>
            </w:r>
            <w:r>
              <w:rPr>
                <w:noProof/>
                <w:webHidden/>
              </w:rPr>
              <w:fldChar w:fldCharType="end"/>
            </w:r>
          </w:hyperlink>
        </w:p>
        <w:p w14:paraId="039C4E41" w14:textId="133C90F4"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9" w:history="1">
            <w:r w:rsidRPr="000809E6">
              <w:rPr>
                <w:rStyle w:val="Hyperlink"/>
                <w:noProof/>
              </w:rPr>
              <w:t>People Management</w:t>
            </w:r>
            <w:r>
              <w:rPr>
                <w:noProof/>
                <w:webHidden/>
              </w:rPr>
              <w:tab/>
            </w:r>
            <w:r>
              <w:rPr>
                <w:noProof/>
                <w:webHidden/>
              </w:rPr>
              <w:fldChar w:fldCharType="begin"/>
            </w:r>
            <w:r>
              <w:rPr>
                <w:noProof/>
                <w:webHidden/>
              </w:rPr>
              <w:instrText xml:space="preserve"> PAGEREF _Toc219275389 \h </w:instrText>
            </w:r>
            <w:r>
              <w:rPr>
                <w:noProof/>
                <w:webHidden/>
              </w:rPr>
            </w:r>
            <w:r>
              <w:rPr>
                <w:noProof/>
                <w:webHidden/>
              </w:rPr>
              <w:fldChar w:fldCharType="separate"/>
            </w:r>
            <w:r w:rsidR="00E52B71">
              <w:rPr>
                <w:noProof/>
                <w:webHidden/>
              </w:rPr>
              <w:t>19</w:t>
            </w:r>
            <w:r>
              <w:rPr>
                <w:noProof/>
                <w:webHidden/>
              </w:rPr>
              <w:fldChar w:fldCharType="end"/>
            </w:r>
          </w:hyperlink>
        </w:p>
        <w:p w14:paraId="1E72B4BC" w14:textId="0EE31DF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0" w:history="1">
            <w:r w:rsidRPr="000809E6">
              <w:rPr>
                <w:rStyle w:val="Hyperlink"/>
                <w:noProof/>
              </w:rPr>
              <w:t>SmartKPI</w:t>
            </w:r>
            <w:r>
              <w:rPr>
                <w:noProof/>
                <w:webHidden/>
              </w:rPr>
              <w:tab/>
            </w:r>
            <w:r>
              <w:rPr>
                <w:noProof/>
                <w:webHidden/>
              </w:rPr>
              <w:fldChar w:fldCharType="begin"/>
            </w:r>
            <w:r>
              <w:rPr>
                <w:noProof/>
                <w:webHidden/>
              </w:rPr>
              <w:instrText xml:space="preserve"> PAGEREF _Toc219275390 \h </w:instrText>
            </w:r>
            <w:r>
              <w:rPr>
                <w:noProof/>
                <w:webHidden/>
              </w:rPr>
            </w:r>
            <w:r>
              <w:rPr>
                <w:noProof/>
                <w:webHidden/>
              </w:rPr>
              <w:fldChar w:fldCharType="separate"/>
            </w:r>
            <w:r w:rsidR="00E52B71">
              <w:rPr>
                <w:noProof/>
                <w:webHidden/>
              </w:rPr>
              <w:t>19</w:t>
            </w:r>
            <w:r>
              <w:rPr>
                <w:noProof/>
                <w:webHidden/>
              </w:rPr>
              <w:fldChar w:fldCharType="end"/>
            </w:r>
          </w:hyperlink>
        </w:p>
        <w:p w14:paraId="318C4EB7" w14:textId="3BA163A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1" w:history="1">
            <w:r w:rsidRPr="000809E6">
              <w:rPr>
                <w:rStyle w:val="Hyperlink"/>
                <w:noProof/>
              </w:rPr>
              <w:t>Generic Scheduler</w:t>
            </w:r>
            <w:r>
              <w:rPr>
                <w:noProof/>
                <w:webHidden/>
              </w:rPr>
              <w:tab/>
            </w:r>
            <w:r>
              <w:rPr>
                <w:noProof/>
                <w:webHidden/>
              </w:rPr>
              <w:fldChar w:fldCharType="begin"/>
            </w:r>
            <w:r>
              <w:rPr>
                <w:noProof/>
                <w:webHidden/>
              </w:rPr>
              <w:instrText xml:space="preserve"> PAGEREF _Toc219275391 \h </w:instrText>
            </w:r>
            <w:r>
              <w:rPr>
                <w:noProof/>
                <w:webHidden/>
              </w:rPr>
            </w:r>
            <w:r>
              <w:rPr>
                <w:noProof/>
                <w:webHidden/>
              </w:rPr>
              <w:fldChar w:fldCharType="separate"/>
            </w:r>
            <w:r w:rsidR="00E52B71">
              <w:rPr>
                <w:noProof/>
                <w:webHidden/>
              </w:rPr>
              <w:t>19</w:t>
            </w:r>
            <w:r>
              <w:rPr>
                <w:noProof/>
                <w:webHidden/>
              </w:rPr>
              <w:fldChar w:fldCharType="end"/>
            </w:r>
          </w:hyperlink>
        </w:p>
        <w:p w14:paraId="6EB481B8" w14:textId="0633D9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2" w:history="1">
            <w:r w:rsidRPr="000809E6">
              <w:rPr>
                <w:rStyle w:val="Hyperlink"/>
                <w:noProof/>
              </w:rPr>
              <w:t>Intelligent Advisor</w:t>
            </w:r>
            <w:r>
              <w:rPr>
                <w:noProof/>
                <w:webHidden/>
              </w:rPr>
              <w:tab/>
            </w:r>
            <w:r>
              <w:rPr>
                <w:noProof/>
                <w:webHidden/>
              </w:rPr>
              <w:fldChar w:fldCharType="begin"/>
            </w:r>
            <w:r>
              <w:rPr>
                <w:noProof/>
                <w:webHidden/>
              </w:rPr>
              <w:instrText xml:space="preserve"> PAGEREF _Toc219275392 \h </w:instrText>
            </w:r>
            <w:r>
              <w:rPr>
                <w:noProof/>
                <w:webHidden/>
              </w:rPr>
            </w:r>
            <w:r>
              <w:rPr>
                <w:noProof/>
                <w:webHidden/>
              </w:rPr>
              <w:fldChar w:fldCharType="separate"/>
            </w:r>
            <w:r w:rsidR="00E52B71">
              <w:rPr>
                <w:noProof/>
                <w:webHidden/>
              </w:rPr>
              <w:t>19</w:t>
            </w:r>
            <w:r>
              <w:rPr>
                <w:noProof/>
                <w:webHidden/>
              </w:rPr>
              <w:fldChar w:fldCharType="end"/>
            </w:r>
          </w:hyperlink>
        </w:p>
        <w:p w14:paraId="1DE15560" w14:textId="384DCB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3" w:history="1">
            <w:r w:rsidRPr="000809E6">
              <w:rPr>
                <w:rStyle w:val="Hyperlink"/>
                <w:noProof/>
              </w:rPr>
              <w:t>3D</w:t>
            </w:r>
            <w:r>
              <w:rPr>
                <w:noProof/>
                <w:webHidden/>
              </w:rPr>
              <w:tab/>
            </w:r>
            <w:r>
              <w:rPr>
                <w:noProof/>
                <w:webHidden/>
              </w:rPr>
              <w:fldChar w:fldCharType="begin"/>
            </w:r>
            <w:r>
              <w:rPr>
                <w:noProof/>
                <w:webHidden/>
              </w:rPr>
              <w:instrText xml:space="preserve"> PAGEREF _Toc219275393 \h </w:instrText>
            </w:r>
            <w:r>
              <w:rPr>
                <w:noProof/>
                <w:webHidden/>
              </w:rPr>
            </w:r>
            <w:r>
              <w:rPr>
                <w:noProof/>
                <w:webHidden/>
              </w:rPr>
              <w:fldChar w:fldCharType="separate"/>
            </w:r>
            <w:r w:rsidR="00E52B71">
              <w:rPr>
                <w:noProof/>
                <w:webHidden/>
              </w:rPr>
              <w:t>19</w:t>
            </w:r>
            <w:r>
              <w:rPr>
                <w:noProof/>
                <w:webHidden/>
              </w:rPr>
              <w:fldChar w:fldCharType="end"/>
            </w:r>
          </w:hyperlink>
        </w:p>
        <w:p w14:paraId="2DB3E372" w14:textId="4B303E85" w:rsidR="00041608" w:rsidRDefault="00041608" w:rsidP="00455AE4">
          <w:pPr>
            <w:pStyle w:val="TOC2"/>
            <w:tabs>
              <w:tab w:val="right" w:leader="dot" w:pos="25910"/>
            </w:tabs>
            <w:spacing w:before="60" w:after="60"/>
          </w:pPr>
          <w:hyperlink w:anchor="_Toc219275394" w:history="1">
            <w:r w:rsidRPr="000809E6">
              <w:rPr>
                <w:rStyle w:val="Hyperlink"/>
                <w:noProof/>
              </w:rPr>
              <w:t>POWERBI</w:t>
            </w:r>
            <w:r>
              <w:rPr>
                <w:noProof/>
                <w:webHidden/>
              </w:rPr>
              <w:tab/>
            </w:r>
            <w:r>
              <w:rPr>
                <w:noProof/>
                <w:webHidden/>
              </w:rPr>
              <w:fldChar w:fldCharType="begin"/>
            </w:r>
            <w:r>
              <w:rPr>
                <w:noProof/>
                <w:webHidden/>
              </w:rPr>
              <w:instrText xml:space="preserve"> PAGEREF _Toc219275394 \h </w:instrText>
            </w:r>
            <w:r>
              <w:rPr>
                <w:noProof/>
                <w:webHidden/>
              </w:rPr>
            </w:r>
            <w:r>
              <w:rPr>
                <w:noProof/>
                <w:webHidden/>
              </w:rPr>
              <w:fldChar w:fldCharType="separate"/>
            </w:r>
            <w:r w:rsidR="00E52B71">
              <w:rPr>
                <w:noProof/>
                <w:webHidden/>
              </w:rPr>
              <w:t>19</w:t>
            </w:r>
            <w:r>
              <w:rPr>
                <w:noProof/>
                <w:webHidden/>
              </w:rPr>
              <w:fldChar w:fldCharType="end"/>
            </w:r>
          </w:hyperlink>
          <w:r>
            <w:rPr>
              <w:b/>
              <w:bCs/>
              <w:noProof/>
            </w:rPr>
            <w:fldChar w:fldCharType="end"/>
          </w:r>
        </w:p>
      </w:sdtContent>
    </w:sdt>
    <w:p w14:paraId="01972234" w14:textId="77777777" w:rsidR="00041608" w:rsidRDefault="00041608" w:rsidP="00D12306">
      <w:pPr>
        <w:pStyle w:val="Heading1"/>
        <w:sectPr w:rsidR="00041608" w:rsidSect="004249D5">
          <w:pgSz w:w="28800" w:h="20160" w:code="1"/>
          <w:pgMar w:top="720" w:right="8640" w:bottom="720" w:left="8640" w:header="720" w:footer="720" w:gutter="0"/>
          <w:cols w:space="1701"/>
          <w:docGrid w:linePitch="360"/>
        </w:sectPr>
      </w:pPr>
    </w:p>
    <w:p w14:paraId="66CD497C" w14:textId="5A3A63A3" w:rsidR="00AF4EE1" w:rsidRPr="00F5253C" w:rsidRDefault="00AF4EE1" w:rsidP="00D12306">
      <w:pPr>
        <w:pStyle w:val="Heading1"/>
      </w:pPr>
      <w:bookmarkStart w:id="6" w:name="_Toc219275342"/>
      <w:r w:rsidRPr="00F5253C">
        <w:lastRenderedPageBreak/>
        <w:t>Introduction</w:t>
      </w:r>
      <w:bookmarkEnd w:id="4"/>
      <w:bookmarkEnd w:id="5"/>
      <w:bookmarkEnd w:id="6"/>
    </w:p>
    <w:p w14:paraId="75114842" w14:textId="77777777" w:rsidR="006C4FC1" w:rsidRDefault="006C4FC1" w:rsidP="006C4FC1">
      <w:pPr>
        <w:sectPr w:rsidR="006C4FC1" w:rsidSect="00D12306">
          <w:pgSz w:w="28800" w:h="20160" w:code="1"/>
          <w:pgMar w:top="1440" w:right="1440" w:bottom="1440" w:left="1440" w:header="720" w:footer="720" w:gutter="0"/>
          <w:cols w:space="1701"/>
          <w:docGrid w:linePitch="360"/>
        </w:sectPr>
      </w:pPr>
    </w:p>
    <w:p w14:paraId="60560932" w14:textId="5052986D" w:rsidR="00AF4EE1" w:rsidRDefault="00896534" w:rsidP="006C4FC1">
      <w:r w:rsidRPr="009075B9">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B804C5C" w14:textId="23355CB9" w:rsidR="00840C55" w:rsidRPr="00840C55" w:rsidRDefault="00840C55" w:rsidP="00840C55">
      <w:pPr>
        <w:rPr>
          <w:lang w:val="en-GB"/>
        </w:rPr>
      </w:pPr>
      <w:r w:rsidRPr="00840C55">
        <w:rPr>
          <w:lang w:val="en-GB"/>
        </w:rPr>
        <w:t>AOT can be deployed in both Cognite Data Fusion</w:t>
      </w:r>
      <w:r w:rsidR="00601719">
        <w:rPr>
          <w:lang w:val="en-GB"/>
        </w:rPr>
        <w:t xml:space="preserve"> (CDF)</w:t>
      </w:r>
      <w:r w:rsidRPr="00840C55">
        <w:rPr>
          <w:lang w:val="en-GB"/>
        </w:rPr>
        <w:t xml:space="preserve"> and Azure environment. The Azure environment provides a general-purpose cloud-based platform, and CDF is specialized for industrial data and applications. The environment is selected depending on client requirements.</w:t>
      </w:r>
    </w:p>
    <w:p w14:paraId="63FE4F25" w14:textId="62282FBF" w:rsidR="00840C55" w:rsidRPr="00840C55" w:rsidRDefault="00840C55" w:rsidP="00840C55">
      <w:pPr>
        <w:rPr>
          <w:lang w:val="en-GB"/>
        </w:rPr>
      </w:pPr>
      <w:r w:rsidRPr="00840C55">
        <w:rPr>
          <w:lang w:val="en-GB"/>
        </w:rPr>
        <w:t xml:space="preserve">The deployment in </w:t>
      </w:r>
      <w:r w:rsidR="00601719">
        <w:rPr>
          <w:lang w:val="en-GB"/>
        </w:rPr>
        <w:t>CDF</w:t>
      </w:r>
      <w:r w:rsidRPr="00840C55">
        <w:rPr>
          <w:lang w:val="en-GB"/>
        </w:rPr>
        <w:t xml:space="preserve"> environment assumes an existing </w:t>
      </w:r>
      <w:r w:rsidR="000A3FDE">
        <w:rPr>
          <w:lang w:val="en-GB"/>
        </w:rPr>
        <w:t>CDF</w:t>
      </w:r>
      <w:r w:rsidRPr="00840C55">
        <w:rPr>
          <w:lang w:val="en-GB"/>
        </w:rPr>
        <w:t xml:space="preserve"> subscription. Key initial steps include </w:t>
      </w:r>
      <w:r w:rsidR="00895740" w:rsidRPr="00895740">
        <w:rPr>
          <w:lang w:val="en-GB"/>
        </w:rPr>
        <w:t>configuring the necessary network settings, setting up the required storage accounts, and ensuring that all relevant permissions are granted to the deployment service. Additionally, it is important to verify that the deployment environment meets all the prerequisites outlined in the deployment guide.</w:t>
      </w:r>
    </w:p>
    <w:p w14:paraId="087756DD" w14:textId="56716611" w:rsidR="002F5990" w:rsidRPr="009075B9" w:rsidRDefault="002F5990" w:rsidP="001F2725">
      <w:pPr>
        <w:pStyle w:val="Heading2"/>
      </w:pPr>
      <w:bookmarkStart w:id="7" w:name="_Toc128482740"/>
      <w:bookmarkStart w:id="8" w:name="_Toc137117093"/>
      <w:bookmarkStart w:id="9" w:name="_Toc202879986"/>
      <w:bookmarkStart w:id="10" w:name="_Toc219275343"/>
      <w:r w:rsidRPr="009075B9">
        <w:t>Purpose</w:t>
      </w:r>
      <w:bookmarkEnd w:id="7"/>
      <w:bookmarkEnd w:id="8"/>
      <w:bookmarkEnd w:id="9"/>
      <w:bookmarkEnd w:id="10"/>
    </w:p>
    <w:p w14:paraId="3BBE6EC1" w14:textId="4A8F2693" w:rsidR="00C713E4" w:rsidRDefault="00B8219E" w:rsidP="006C4FC1">
      <w:pPr>
        <w:spacing w:after="240"/>
      </w:pPr>
      <w:r w:rsidRPr="009075B9">
        <w:t xml:space="preserve">This guide </w:t>
      </w:r>
      <w:r w:rsidR="006D76F7" w:rsidRPr="009075B9">
        <w:t>explains how</w:t>
      </w:r>
      <w:r w:rsidRPr="009075B9">
        <w:t xml:space="preserve"> to deploy the AOT application </w:t>
      </w:r>
      <w:r w:rsidR="00C037C4">
        <w:t xml:space="preserve">in the </w:t>
      </w:r>
      <w:r w:rsidRPr="009075B9">
        <w:t xml:space="preserve">Cognite </w:t>
      </w:r>
      <w:r w:rsidR="006D76F7" w:rsidRPr="009075B9">
        <w:t>D</w:t>
      </w:r>
      <w:r w:rsidRPr="009075B9">
        <w:t xml:space="preserve">ata </w:t>
      </w:r>
      <w:r w:rsidR="006D76F7" w:rsidRPr="009075B9">
        <w:t>F</w:t>
      </w:r>
      <w:r w:rsidRPr="009075B9">
        <w:t>usion</w:t>
      </w:r>
      <w:r w:rsidR="001E416E" w:rsidRPr="009075B9">
        <w:t xml:space="preserve"> (CDF)</w:t>
      </w:r>
      <w:r w:rsidR="00C037C4">
        <w:t xml:space="preserve"> environment</w:t>
      </w:r>
      <w:r w:rsidRPr="009075B9">
        <w:t>.</w:t>
      </w:r>
      <w:bookmarkStart w:id="11" w:name="_Toc128482741"/>
      <w:bookmarkStart w:id="12" w:name="_Toc137117094"/>
    </w:p>
    <w:p w14:paraId="564E79F1" w14:textId="6545A456" w:rsidR="001222E9" w:rsidRPr="009075B9" w:rsidRDefault="00AF4EE1" w:rsidP="0022683B">
      <w:pPr>
        <w:pStyle w:val="Heading2"/>
      </w:pPr>
      <w:bookmarkStart w:id="13" w:name="_Toc202879987"/>
      <w:bookmarkStart w:id="14" w:name="_Toc219275344"/>
      <w:r w:rsidRPr="009075B9">
        <w:t>Target Audience</w:t>
      </w:r>
      <w:bookmarkEnd w:id="11"/>
      <w:bookmarkEnd w:id="12"/>
      <w:bookmarkEnd w:id="13"/>
      <w:bookmarkEnd w:id="14"/>
    </w:p>
    <w:p w14:paraId="5AA701BB" w14:textId="5EE7DB5C" w:rsidR="00E14457" w:rsidRPr="009075B9" w:rsidRDefault="00343DBD" w:rsidP="0010628D">
      <w:pPr>
        <w:spacing w:after="120"/>
      </w:pPr>
      <w:r w:rsidRPr="009075B9">
        <w:t>D</w:t>
      </w:r>
      <w:r w:rsidR="002F5990" w:rsidRPr="009075B9">
        <w:t>evelopers</w:t>
      </w:r>
      <w:r w:rsidRPr="009075B9">
        <w:t>/</w:t>
      </w:r>
      <w:r w:rsidR="002F5990" w:rsidRPr="009075B9">
        <w:t xml:space="preserve">Azure resources </w:t>
      </w:r>
      <w:r w:rsidRPr="009075B9">
        <w:t>with</w:t>
      </w:r>
      <w:r w:rsidR="002F5990" w:rsidRPr="009075B9">
        <w:t xml:space="preserve"> the following skills:</w:t>
      </w:r>
    </w:p>
    <w:p w14:paraId="41A12D9C" w14:textId="1354EAE5" w:rsidR="00E14457" w:rsidRPr="009075B9" w:rsidRDefault="6B5A15F6" w:rsidP="00306115">
      <w:pPr>
        <w:pStyle w:val="ListParagraph"/>
        <w:numPr>
          <w:ilvl w:val="0"/>
          <w:numId w:val="6"/>
        </w:numPr>
      </w:pPr>
      <w:r w:rsidRPr="009075B9">
        <w:t xml:space="preserve">Azure </w:t>
      </w:r>
      <w:r w:rsidR="00536252" w:rsidRPr="009075B9">
        <w:t>Pipeline creation</w:t>
      </w:r>
    </w:p>
    <w:p w14:paraId="727F652E" w14:textId="7D96DC71" w:rsidR="00E14457" w:rsidRPr="009075B9" w:rsidRDefault="5C993F44" w:rsidP="00306115">
      <w:pPr>
        <w:pStyle w:val="ListParagraph"/>
        <w:numPr>
          <w:ilvl w:val="0"/>
          <w:numId w:val="6"/>
        </w:numPr>
      </w:pPr>
      <w:r w:rsidRPr="009075B9">
        <w:t>Sonar</w:t>
      </w:r>
      <w:r w:rsidR="003573BF" w:rsidRPr="009075B9">
        <w:t>Q</w:t>
      </w:r>
      <w:r w:rsidRPr="009075B9">
        <w:t>ube</w:t>
      </w:r>
    </w:p>
    <w:p w14:paraId="123B9878" w14:textId="017EF95E" w:rsidR="00255B82" w:rsidRPr="009075B9" w:rsidRDefault="00255B82" w:rsidP="00306115">
      <w:pPr>
        <w:pStyle w:val="ListParagraph"/>
        <w:numPr>
          <w:ilvl w:val="0"/>
          <w:numId w:val="6"/>
        </w:numPr>
      </w:pPr>
      <w:r w:rsidRPr="009075B9">
        <w:t>Cognite Data Fusion</w:t>
      </w:r>
    </w:p>
    <w:p w14:paraId="548B5FD0" w14:textId="408564F8" w:rsidR="003A01BA" w:rsidRPr="00934589" w:rsidRDefault="00AF4EE1" w:rsidP="001F2725">
      <w:pPr>
        <w:pStyle w:val="Heading2"/>
        <w:rPr>
          <w:rStyle w:val="Hyperlink"/>
          <w:rFonts w:eastAsiaTheme="minorHAnsi" w:cstheme="minorBidi"/>
          <w:b w:val="0"/>
          <w:bCs w:val="0"/>
          <w:sz w:val="20"/>
          <w:szCs w:val="22"/>
        </w:rPr>
      </w:pPr>
      <w:bookmarkStart w:id="15" w:name="_Contact"/>
      <w:bookmarkStart w:id="16" w:name="_Toc128482742"/>
      <w:bookmarkStart w:id="17" w:name="_Toc137117095"/>
      <w:bookmarkStart w:id="18" w:name="_Toc202879988"/>
      <w:bookmarkStart w:id="19" w:name="_Toc219275345"/>
      <w:bookmarkEnd w:id="15"/>
      <w:r w:rsidRPr="009075B9">
        <w:t>Contact</w:t>
      </w:r>
      <w:bookmarkEnd w:id="16"/>
      <w:bookmarkEnd w:id="17"/>
      <w:bookmarkEnd w:id="18"/>
      <w:bookmarkEnd w:id="19"/>
    </w:p>
    <w:p w14:paraId="2031D67F" w14:textId="497A6619" w:rsidR="0001689E" w:rsidRPr="00934589" w:rsidRDefault="00366870" w:rsidP="00934589">
      <w:pPr>
        <w:pStyle w:val="ListParagraph"/>
        <w:numPr>
          <w:ilvl w:val="0"/>
          <w:numId w:val="42"/>
        </w:numPr>
        <w:ind w:left="360"/>
        <w:rPr>
          <w:rStyle w:val="Hyperlink"/>
        </w:rPr>
      </w:pPr>
      <w:hyperlink r:id="rId15">
        <w:r w:rsidRPr="00934589">
          <w:rPr>
            <w:rStyle w:val="Hyperlink"/>
          </w:rPr>
          <w:t>prashanth.shivananda@accenture.com</w:t>
        </w:r>
      </w:hyperlink>
    </w:p>
    <w:p w14:paraId="10E29546" w14:textId="6E65FDCF" w:rsidR="58092A02" w:rsidRPr="00934589" w:rsidRDefault="58092A02" w:rsidP="00934589">
      <w:pPr>
        <w:pStyle w:val="ListParagraph"/>
        <w:ind w:left="360"/>
        <w:rPr>
          <w:rStyle w:val="Hyperlink"/>
        </w:rPr>
      </w:pPr>
      <w:hyperlink r:id="rId16">
        <w:r w:rsidRPr="00934589">
          <w:rPr>
            <w:rStyle w:val="Hyperlink"/>
          </w:rPr>
          <w:t>uha.ratna.mateti@accenture.com</w:t>
        </w:r>
      </w:hyperlink>
    </w:p>
    <w:p w14:paraId="60E25F2B" w14:textId="7B535068" w:rsidR="004E0424" w:rsidRPr="009075B9" w:rsidRDefault="00AF4EE1" w:rsidP="001F2725">
      <w:pPr>
        <w:pStyle w:val="Heading2"/>
      </w:pPr>
      <w:bookmarkStart w:id="20" w:name="_Toc128482743"/>
      <w:bookmarkStart w:id="21" w:name="_Toc137117096"/>
      <w:bookmarkStart w:id="22" w:name="_Toc202879989"/>
      <w:bookmarkStart w:id="23" w:name="_Toc219275346"/>
      <w:r w:rsidRPr="009075B9">
        <w:t>Related Links</w:t>
      </w:r>
      <w:bookmarkEnd w:id="20"/>
      <w:bookmarkEnd w:id="21"/>
      <w:bookmarkEnd w:id="22"/>
      <w:bookmarkEnd w:id="23"/>
    </w:p>
    <w:p w14:paraId="419287A2" w14:textId="7E3D68BF" w:rsidR="00DA0C5B" w:rsidRPr="00934589" w:rsidRDefault="00DA0C5B" w:rsidP="00934589">
      <w:pPr>
        <w:pStyle w:val="ListParagraph"/>
        <w:numPr>
          <w:ilvl w:val="0"/>
          <w:numId w:val="43"/>
        </w:numPr>
        <w:rPr>
          <w:rFonts w:ascii="Times New Roman" w:hAnsi="Times New Roman"/>
          <w:szCs w:val="24"/>
        </w:rPr>
      </w:pPr>
      <w:hyperlink r:id="rId17" w:history="1">
        <w:r>
          <w:rPr>
            <w:rStyle w:val="Hyperlink"/>
          </w:rPr>
          <w:t>AOT_CDF_Deployment_Variable_List.xlsx</w:t>
        </w:r>
      </w:hyperlink>
    </w:p>
    <w:p w14:paraId="3F8B3C7B" w14:textId="0A9BF6CB" w:rsidR="004E0424" w:rsidRPr="00934589" w:rsidRDefault="008821EF" w:rsidP="00934589">
      <w:pPr>
        <w:pStyle w:val="ListParagraph"/>
        <w:numPr>
          <w:ilvl w:val="0"/>
          <w:numId w:val="43"/>
        </w:numPr>
        <w:rPr>
          <w:rStyle w:val="Hyperlink"/>
          <w:rFonts w:cs="Calibri"/>
          <w:color w:val="auto"/>
          <w:u w:val="none"/>
        </w:rPr>
      </w:pPr>
      <w:hyperlink r:id="rId18" w:history="1">
        <w:r w:rsidRPr="009075B9">
          <w:rPr>
            <w:rStyle w:val="Hyperlink"/>
          </w:rPr>
          <w:t>How to Create a Release Pipeline</w:t>
        </w:r>
      </w:hyperlink>
    </w:p>
    <w:p w14:paraId="33AE85CF" w14:textId="64264777" w:rsidR="00BF40A6" w:rsidRPr="00EA5C8B" w:rsidRDefault="001B0634" w:rsidP="00EA5C8B">
      <w:pPr>
        <w:pStyle w:val="ListParagraph"/>
        <w:numPr>
          <w:ilvl w:val="0"/>
          <w:numId w:val="8"/>
        </w:numPr>
        <w:rPr>
          <w:rFonts w:cs="Calibri"/>
          <w:color w:val="0563C1" w:themeColor="hyperlink"/>
          <w:u w:val="single"/>
        </w:rPr>
      </w:pPr>
      <w:hyperlink r:id="rId19" w:history="1">
        <w:r>
          <w:rPr>
            <w:rStyle w:val="Hyperlink"/>
          </w:rPr>
          <w:t>People Management Backend Deployment Guide</w:t>
        </w:r>
      </w:hyperlink>
    </w:p>
    <w:p w14:paraId="3D6E6B14" w14:textId="613E7229" w:rsidR="004E0424" w:rsidRPr="009075B9" w:rsidRDefault="00B747C9" w:rsidP="00306115">
      <w:pPr>
        <w:pStyle w:val="ListParagraph"/>
        <w:numPr>
          <w:ilvl w:val="0"/>
          <w:numId w:val="8"/>
        </w:numPr>
        <w:rPr>
          <w:rStyle w:val="Hyperlink"/>
          <w:rFonts w:cs="Calibri"/>
        </w:rPr>
      </w:pPr>
      <w:r w:rsidRPr="009075B9">
        <w:rPr>
          <w:rFonts w:eastAsia="Graphik" w:cs="Graphik"/>
          <w:szCs w:val="20"/>
        </w:rPr>
        <w:fldChar w:fldCharType="begin"/>
      </w:r>
      <w:r w:rsidRPr="009075B9">
        <w:instrText xml:space="preserve"> HYPERLINK "https://industryxdevhub.accenture.com/assetdetails/45" </w:instrText>
      </w:r>
      <w:r w:rsidRPr="009075B9">
        <w:rPr>
          <w:rFonts w:eastAsia="Graphik" w:cs="Graphik"/>
          <w:szCs w:val="20"/>
        </w:rPr>
      </w:r>
      <w:r w:rsidRPr="009075B9">
        <w:rPr>
          <w:rFonts w:eastAsia="Graphik" w:cs="Graphik"/>
          <w:szCs w:val="20"/>
        </w:rPr>
        <w:fldChar w:fldCharType="separate"/>
      </w:r>
      <w:r w:rsidR="004E0424" w:rsidRPr="009075B9">
        <w:rPr>
          <w:rStyle w:val="Hyperlink"/>
        </w:rPr>
        <w:t>Release Notes</w:t>
      </w:r>
      <w:r w:rsidR="0095232D">
        <w:rPr>
          <w:rStyle w:val="Hyperlink"/>
        </w:rPr>
        <w:t xml:space="preserve"> </w:t>
      </w:r>
    </w:p>
    <w:p w14:paraId="17243A8C" w14:textId="0B6728DA" w:rsidR="00B572D9" w:rsidRPr="009075B9" w:rsidRDefault="00B747C9" w:rsidP="00F864AF">
      <w:pPr>
        <w:pStyle w:val="Heading2"/>
      </w:pPr>
      <w:r w:rsidRPr="009075B9">
        <w:rPr>
          <w:rFonts w:eastAsia="Times New Roman" w:cs="Times New Roman"/>
          <w:lang w:eastAsia="en-IN"/>
        </w:rPr>
        <w:fldChar w:fldCharType="end"/>
      </w:r>
      <w:bookmarkStart w:id="24" w:name="_Toc137117097"/>
      <w:r w:rsidR="006C4FC1">
        <w:br w:type="column"/>
      </w:r>
      <w:bookmarkStart w:id="25" w:name="_Toc202879990"/>
      <w:bookmarkStart w:id="26" w:name="_Toc219275347"/>
      <w:r w:rsidR="006A756C" w:rsidRPr="009075B9">
        <w:t>Glossary</w:t>
      </w:r>
      <w:bookmarkEnd w:id="24"/>
      <w:bookmarkEnd w:id="25"/>
      <w:bookmarkEnd w:id="26"/>
    </w:p>
    <w:tbl>
      <w:tblPr>
        <w:tblStyle w:val="TableGridLight"/>
        <w:tblW w:w="0" w:type="auto"/>
        <w:tblLook w:val="04A0" w:firstRow="1" w:lastRow="0" w:firstColumn="1" w:lastColumn="0" w:noHBand="0" w:noVBand="1"/>
      </w:tblPr>
      <w:tblGrid>
        <w:gridCol w:w="1532"/>
        <w:gridCol w:w="7687"/>
      </w:tblGrid>
      <w:tr w:rsidR="00343DBD" w:rsidRPr="009075B9" w14:paraId="2E84BB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F6E2B4B" w14:textId="77777777" w:rsidR="00343DBD" w:rsidRPr="009075B9" w:rsidRDefault="00343DBD" w:rsidP="00BF51D8">
            <w:pPr>
              <w:rPr>
                <w:b/>
                <w:bCs/>
              </w:rPr>
            </w:pPr>
            <w:r w:rsidRPr="009075B9">
              <w:rPr>
                <w:b/>
                <w:bCs/>
              </w:rPr>
              <w:t>Term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07FB663" w14:textId="77777777" w:rsidR="00343DBD" w:rsidRPr="009075B9" w:rsidRDefault="00343DBD" w:rsidP="00BF51D8">
            <w:pPr>
              <w:rPr>
                <w:b/>
                <w:bCs/>
              </w:rPr>
            </w:pPr>
            <w:r w:rsidRPr="009075B9">
              <w:rPr>
                <w:b/>
                <w:bCs/>
              </w:rPr>
              <w:t>Definition</w:t>
            </w:r>
          </w:p>
        </w:tc>
      </w:tr>
      <w:tr w:rsidR="00343DBD" w:rsidRPr="009075B9" w14:paraId="131E2E23"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C69B6" w14:textId="77777777" w:rsidR="00343DBD" w:rsidRPr="009075B9" w:rsidRDefault="00343DBD" w:rsidP="00BF51D8">
            <w:r w:rsidRPr="009075B9">
              <w:t>AAD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03AD7" w14:textId="77777777" w:rsidR="00343DBD" w:rsidRPr="009075B9" w:rsidRDefault="00343DBD" w:rsidP="00BF51D8">
            <w:r w:rsidRPr="009075B9">
              <w:t>Azure Active Directory</w:t>
            </w:r>
          </w:p>
        </w:tc>
      </w:tr>
      <w:tr w:rsidR="00343DBD" w:rsidRPr="009075B9" w14:paraId="7AD99AE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CBB00" w14:textId="77777777" w:rsidR="00343DBD" w:rsidRPr="009075B9" w:rsidRDefault="00343DBD" w:rsidP="00BF51D8">
            <w:r w:rsidRPr="009075B9">
              <w:t>ACR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EB103" w14:textId="77777777" w:rsidR="00343DBD" w:rsidRPr="009075B9" w:rsidRDefault="00343DBD" w:rsidP="00BF51D8">
            <w:r w:rsidRPr="009075B9">
              <w:t>Azure Container Registry</w:t>
            </w:r>
          </w:p>
        </w:tc>
      </w:tr>
      <w:tr w:rsidR="00343DBD" w:rsidRPr="009075B9" w14:paraId="6EBC1FC1"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86F75" w14:textId="77777777" w:rsidR="00343DBD" w:rsidRPr="009075B9" w:rsidRDefault="00343DBD" w:rsidP="00BF51D8">
            <w:r w:rsidRPr="009075B9">
              <w:t>AIR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87F66" w14:textId="77777777" w:rsidR="00343DBD" w:rsidRPr="009075B9" w:rsidRDefault="00343DBD" w:rsidP="00BF51D8">
            <w:r w:rsidRPr="009075B9">
              <w:t>Cognite Automatic Identification and Reporting tool</w:t>
            </w:r>
          </w:p>
        </w:tc>
      </w:tr>
      <w:tr w:rsidR="00343DBD" w:rsidRPr="009075B9" w14:paraId="5F7BE9BC"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B15B1" w14:textId="77777777" w:rsidR="00343DBD" w:rsidRPr="009075B9" w:rsidRDefault="00343DBD" w:rsidP="00BF51D8">
            <w:r w:rsidRPr="009075B9">
              <w:t>AKS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BF467" w14:textId="77777777" w:rsidR="00343DBD" w:rsidRPr="009075B9" w:rsidRDefault="00343DBD" w:rsidP="00BF51D8">
            <w:r w:rsidRPr="009075B9">
              <w:t>Azure Kubernetes Service</w:t>
            </w:r>
          </w:p>
        </w:tc>
      </w:tr>
      <w:tr w:rsidR="00343DBD" w:rsidRPr="009075B9" w14:paraId="0F57B45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2B4BA" w14:textId="77777777" w:rsidR="00343DBD" w:rsidRPr="009075B9" w:rsidRDefault="00343DBD" w:rsidP="00BF51D8">
            <w:r w:rsidRPr="009075B9">
              <w:t>APIM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C1ED5" w14:textId="77777777" w:rsidR="00343DBD" w:rsidRPr="009075B9" w:rsidRDefault="00343DBD" w:rsidP="00BF51D8">
            <w:r w:rsidRPr="009075B9">
              <w:t>Azure API Management</w:t>
            </w:r>
          </w:p>
        </w:tc>
      </w:tr>
      <w:tr w:rsidR="00343DBD" w:rsidRPr="009075B9" w14:paraId="722D8C6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F053D" w14:textId="77777777" w:rsidR="00343DBD" w:rsidRPr="009075B9" w:rsidRDefault="00343DBD" w:rsidP="00BF51D8">
            <w:r w:rsidRPr="009075B9">
              <w:t>Azure 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8CA80" w14:textId="77777777" w:rsidR="00343DBD" w:rsidRPr="009075B9" w:rsidRDefault="00343DBD" w:rsidP="00BF51D8">
            <w:r w:rsidRPr="009075B9">
              <w:t>Azure Active Directory</w:t>
            </w:r>
          </w:p>
        </w:tc>
      </w:tr>
      <w:tr w:rsidR="00343DBD" w:rsidRPr="009075B9" w14:paraId="7F0B8735"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14295" w14:textId="77777777" w:rsidR="00343DBD" w:rsidRPr="009075B9" w:rsidRDefault="00343DBD" w:rsidP="00BF51D8">
            <w:r w:rsidRPr="009075B9">
              <w:t>CDF</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43A41" w14:textId="77777777" w:rsidR="00343DBD" w:rsidRPr="009075B9" w:rsidRDefault="00343DBD" w:rsidP="00BF51D8">
            <w:r w:rsidRPr="009075B9">
              <w:t>Cognite Data Fusion</w:t>
            </w:r>
          </w:p>
        </w:tc>
      </w:tr>
      <w:tr w:rsidR="00343DBD" w:rsidRPr="009075B9" w14:paraId="252DDE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EF3E9" w14:textId="77777777" w:rsidR="00343DBD" w:rsidRPr="009075B9" w:rsidRDefault="00343DBD" w:rsidP="00BF51D8">
            <w:r w:rsidRPr="009075B9">
              <w:t>DNS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034FF" w14:textId="77777777" w:rsidR="00343DBD" w:rsidRPr="009075B9" w:rsidRDefault="00343DBD" w:rsidP="00BF51D8">
            <w:r w:rsidRPr="009075B9">
              <w:t>Domain Name System</w:t>
            </w:r>
          </w:p>
        </w:tc>
      </w:tr>
      <w:tr w:rsidR="00343DBD" w:rsidRPr="009075B9" w14:paraId="58CAF5A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02487" w14:textId="77777777" w:rsidR="00343DBD" w:rsidRPr="009075B9" w:rsidRDefault="00343DBD" w:rsidP="00BF51D8">
            <w:r w:rsidRPr="009075B9">
              <w:t>IA</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64F3E" w14:textId="77777777" w:rsidR="00343DBD" w:rsidRPr="009075B9" w:rsidRDefault="00343DBD" w:rsidP="00BF51D8">
            <w:r w:rsidRPr="009075B9">
              <w:t>Intelligent Advisor</w:t>
            </w:r>
          </w:p>
        </w:tc>
      </w:tr>
      <w:tr w:rsidR="00343DBD" w:rsidRPr="009075B9" w14:paraId="1C79AA69"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E2835" w14:textId="77777777" w:rsidR="00343DBD" w:rsidRPr="009075B9" w:rsidRDefault="00343DBD" w:rsidP="00BF51D8">
            <w:r w:rsidRPr="009075B9">
              <w:t>NSG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969B8" w14:textId="77777777" w:rsidR="00343DBD" w:rsidRPr="009075B9" w:rsidRDefault="00343DBD" w:rsidP="00BF51D8">
            <w:r w:rsidRPr="009075B9">
              <w:t>Network Security Group</w:t>
            </w:r>
          </w:p>
        </w:tc>
      </w:tr>
      <w:tr w:rsidR="00343DBD" w:rsidRPr="009075B9" w14:paraId="65FA2EE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B4D93" w14:textId="77777777" w:rsidR="00343DBD" w:rsidRPr="009075B9" w:rsidRDefault="00343DBD" w:rsidP="00BF51D8">
            <w:r w:rsidRPr="009075B9">
              <w:t>OH</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BA232" w14:textId="77777777" w:rsidR="00343DBD" w:rsidRPr="009075B9" w:rsidRDefault="00343DBD" w:rsidP="00BF51D8">
            <w:r w:rsidRPr="009075B9">
              <w:t>Operation Hierarchy</w:t>
            </w:r>
          </w:p>
        </w:tc>
      </w:tr>
      <w:tr w:rsidR="00343DBD" w:rsidRPr="009075B9" w14:paraId="452C21B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75E57" w14:textId="77777777" w:rsidR="00343DBD" w:rsidRPr="009075B9" w:rsidRDefault="00343DBD" w:rsidP="00BF51D8">
            <w:r w:rsidRPr="009075B9">
              <w:t>PM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B0F70" w14:textId="77777777" w:rsidR="00343DBD" w:rsidRPr="009075B9" w:rsidRDefault="00343DBD" w:rsidP="00BF51D8">
            <w:r w:rsidRPr="009075B9">
              <w:t>People Management</w:t>
            </w:r>
          </w:p>
        </w:tc>
      </w:tr>
      <w:tr w:rsidR="00343DBD" w:rsidRPr="009075B9" w14:paraId="4CB7304A"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738A2" w14:textId="77777777" w:rsidR="00343DBD" w:rsidRPr="009075B9" w:rsidRDefault="00343DBD" w:rsidP="00BF51D8">
            <w:r w:rsidRPr="009075B9">
              <w:t>RG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48B0D" w14:textId="77777777" w:rsidR="00343DBD" w:rsidRPr="009075B9" w:rsidRDefault="00343DBD" w:rsidP="00BF51D8">
            <w:r w:rsidRPr="009075B9">
              <w:t>Resource Group</w:t>
            </w:r>
          </w:p>
        </w:tc>
      </w:tr>
      <w:tr w:rsidR="00343DBD" w:rsidRPr="009075B9" w14:paraId="5FF82B9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45410" w14:textId="77777777" w:rsidR="00343DBD" w:rsidRPr="009075B9" w:rsidRDefault="00343DBD" w:rsidP="00BF51D8">
            <w:r w:rsidRPr="009075B9">
              <w:t>SKPI</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9A0BC" w14:textId="77777777" w:rsidR="00343DBD" w:rsidRPr="009075B9" w:rsidRDefault="00343DBD" w:rsidP="00BF51D8">
            <w:r w:rsidRPr="009075B9">
              <w:t>Smart KPI</w:t>
            </w:r>
          </w:p>
        </w:tc>
      </w:tr>
      <w:tr w:rsidR="00343DBD" w:rsidRPr="009075B9" w14:paraId="176D311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DB4F2" w14:textId="77777777" w:rsidR="00343DBD" w:rsidRPr="009075B9" w:rsidRDefault="00343DBD" w:rsidP="00BF51D8">
            <w:r w:rsidRPr="009075B9">
              <w:t>SKU</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3875F" w14:textId="77777777" w:rsidR="00343DBD" w:rsidRPr="009075B9" w:rsidRDefault="00343DBD" w:rsidP="00BF51D8">
            <w:r w:rsidRPr="009075B9">
              <w:t>Stock Keeping Unit</w:t>
            </w:r>
          </w:p>
        </w:tc>
      </w:tr>
      <w:tr w:rsidR="4FD83A09" w:rsidRPr="009075B9" w14:paraId="656B66D4"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0F048" w14:textId="77777777" w:rsidR="661DB1B9" w:rsidRPr="009075B9" w:rsidRDefault="661DB1B9" w:rsidP="4FD83A09">
            <w:r w:rsidRPr="009075B9">
              <w:t>DLQ</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EEB72" w14:textId="77777777" w:rsidR="661DB1B9" w:rsidRPr="009075B9" w:rsidRDefault="661DB1B9" w:rsidP="4FD83A09">
            <w:r w:rsidRPr="006C4FC1">
              <w:t>Dead letter queue</w:t>
            </w:r>
          </w:p>
        </w:tc>
      </w:tr>
      <w:tr w:rsidR="4FD83A09" w:rsidRPr="009075B9" w14:paraId="6BC24D6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4BADD" w14:textId="77777777" w:rsidR="661DB1B9" w:rsidRPr="009075B9" w:rsidRDefault="661DB1B9" w:rsidP="4FD83A09">
            <w:r w:rsidRPr="009075B9">
              <w:t>SASL</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1A70C" w14:textId="77777777" w:rsidR="661DB1B9" w:rsidRPr="009075B9" w:rsidRDefault="661DB1B9" w:rsidP="4FD83A09">
            <w:r w:rsidRPr="006C4FC1">
              <w:t>Simple Authentication and Security Layer</w:t>
            </w:r>
          </w:p>
        </w:tc>
      </w:tr>
      <w:tr w:rsidR="0046619C" w:rsidRPr="009075B9" w14:paraId="69408F2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F49CC" w14:textId="77777777" w:rsidR="0046619C" w:rsidRPr="009075B9" w:rsidRDefault="00D66F40" w:rsidP="4FD83A09">
            <w:r w:rsidRPr="00D66F40">
              <w:t>DB</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EDC92" w14:textId="77777777" w:rsidR="0046619C" w:rsidRPr="006C4FC1" w:rsidRDefault="00D66F40" w:rsidP="4FD83A09">
            <w:r w:rsidRPr="006C4FC1">
              <w:t>Database</w:t>
            </w:r>
          </w:p>
        </w:tc>
      </w:tr>
      <w:tr w:rsidR="00D66F40" w:rsidRPr="009075B9" w14:paraId="68C3F5B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BFA067" w14:textId="77777777" w:rsidR="00D66F40" w:rsidRPr="00D66F40" w:rsidRDefault="00D66F40" w:rsidP="4FD83A09">
            <w:r>
              <w:t>MS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99132" w14:textId="77777777" w:rsidR="00D66F40" w:rsidRPr="006C4FC1" w:rsidRDefault="00C70CBB" w:rsidP="4FD83A09">
            <w:r w:rsidRPr="006C4FC1">
              <w:t>Micro Service</w:t>
            </w:r>
          </w:p>
        </w:tc>
      </w:tr>
      <w:tr w:rsidR="00D66F40" w:rsidRPr="009075B9" w14:paraId="10ED334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6636B" w14:textId="5B7A31E4" w:rsidR="00D66F40" w:rsidRDefault="00F864AF" w:rsidP="4FD83A09">
            <w:r>
              <w:t>VNet</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0D5F7" w14:textId="77777777" w:rsidR="00D66F40" w:rsidRPr="006C4FC1" w:rsidRDefault="00C70CBB" w:rsidP="4FD83A09">
            <w:r w:rsidRPr="006C4FC1">
              <w:t>Virtual Network</w:t>
            </w:r>
          </w:p>
        </w:tc>
      </w:tr>
      <w:tr w:rsidR="00D66F40" w:rsidRPr="009075B9" w14:paraId="7C0435F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42C3C" w14:textId="77777777" w:rsidR="00D66F40" w:rsidRDefault="00D66F40" w:rsidP="4FD83A09">
            <w:r>
              <w:t>ARM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20204" w14:textId="77777777" w:rsidR="00D66F40" w:rsidRPr="006C4FC1" w:rsidRDefault="00C70CBB" w:rsidP="4FD83A09">
            <w:r w:rsidRPr="006C4FC1">
              <w:t>Azure Resource Manager</w:t>
            </w:r>
          </w:p>
        </w:tc>
      </w:tr>
    </w:tbl>
    <w:p w14:paraId="330E147F" w14:textId="77777777" w:rsidR="006C4FC1" w:rsidRDefault="006C4FC1" w:rsidP="00BF51D8">
      <w:pPr>
        <w:rPr>
          <w:b/>
          <w:bCs/>
        </w:rPr>
        <w:sectPr w:rsidR="006C4FC1" w:rsidSect="000C3F7C">
          <w:type w:val="continuous"/>
          <w:pgSz w:w="28800" w:h="20160" w:code="1"/>
          <w:pgMar w:top="1440" w:right="1440" w:bottom="1440" w:left="1440" w:header="720" w:footer="720" w:gutter="0"/>
          <w:cols w:num="2" w:space="1701"/>
          <w:docGrid w:linePitch="360"/>
        </w:sectPr>
      </w:pPr>
    </w:p>
    <w:p w14:paraId="48285461" w14:textId="77777777" w:rsidR="008C54F9" w:rsidRPr="009075B9" w:rsidRDefault="008C54F9" w:rsidP="00B523B8">
      <w:pPr>
        <w:ind w:left="21"/>
        <w:sectPr w:rsidR="008C54F9" w:rsidRPr="009075B9" w:rsidSect="000C3F7C">
          <w:type w:val="continuous"/>
          <w:pgSz w:w="28800" w:h="20160" w:code="1"/>
          <w:pgMar w:top="1440" w:right="1440" w:bottom="1440" w:left="1440" w:header="720" w:footer="720" w:gutter="0"/>
          <w:cols w:space="1701"/>
          <w:docGrid w:linePitch="360"/>
        </w:sectPr>
      </w:pPr>
    </w:p>
    <w:p w14:paraId="5988F8F3" w14:textId="593CBDA0" w:rsidR="004E0424" w:rsidRPr="009075B9" w:rsidRDefault="004E0424" w:rsidP="004A7B6D">
      <w:pPr>
        <w:pStyle w:val="Heading1"/>
      </w:pPr>
      <w:bookmarkStart w:id="27" w:name="_Toc202879991"/>
      <w:bookmarkStart w:id="28" w:name="_Toc204348898"/>
      <w:bookmarkStart w:id="29" w:name="_Toc219275348"/>
      <w:r w:rsidRPr="009075B9">
        <w:lastRenderedPageBreak/>
        <w:t>Deployment Prerequisites</w:t>
      </w:r>
      <w:bookmarkEnd w:id="27"/>
      <w:bookmarkEnd w:id="28"/>
      <w:bookmarkEnd w:id="29"/>
      <w:r w:rsidR="00C04FF8">
        <w:t xml:space="preserve">  </w:t>
      </w:r>
    </w:p>
    <w:p w14:paraId="4460C073" w14:textId="456084AD" w:rsidR="008C263F" w:rsidRPr="008C263F" w:rsidRDefault="00F864AF" w:rsidP="00FF0E33">
      <w:pPr>
        <w:tabs>
          <w:tab w:val="left" w:pos="12049"/>
          <w:tab w:val="left" w:pos="13608"/>
        </w:tabs>
        <w:ind w:right="2232"/>
      </w:pPr>
      <w:r>
        <w:t>An</w:t>
      </w:r>
      <w:r w:rsidR="008C263F" w:rsidRPr="008C263F">
        <w:t xml:space="preserve"> Azure subscription and an Azure DevOps organization </w:t>
      </w:r>
      <w:r>
        <w:t>must be</w:t>
      </w:r>
      <w:r w:rsidR="008C263F" w:rsidRPr="008C263F">
        <w:t xml:space="preserve"> already in place with necessary roles provided to perform the deployment.</w:t>
      </w:r>
    </w:p>
    <w:p w14:paraId="7402A956" w14:textId="77777777" w:rsidR="00AC289D" w:rsidRDefault="00AC289D" w:rsidP="00FF0E33">
      <w:pPr>
        <w:pStyle w:val="Heading2"/>
        <w:tabs>
          <w:tab w:val="left" w:pos="12049"/>
          <w:tab w:val="left" w:pos="13608"/>
        </w:tabs>
        <w:ind w:right="2232"/>
        <w:sectPr w:rsidR="00AC289D" w:rsidSect="000C3F7C">
          <w:type w:val="continuous"/>
          <w:pgSz w:w="28800" w:h="20160" w:orient="landscape" w:code="1"/>
          <w:pgMar w:top="1440" w:right="1440" w:bottom="1440" w:left="1440" w:header="720" w:footer="720" w:gutter="0"/>
          <w:cols w:space="720"/>
          <w:docGrid w:linePitch="360"/>
        </w:sectPr>
      </w:pPr>
      <w:bookmarkStart w:id="30" w:name="_Toc193113264"/>
      <w:bookmarkStart w:id="31" w:name="_Toc202879992"/>
    </w:p>
    <w:p w14:paraId="2AD538FB" w14:textId="127790B3" w:rsidR="00B210E1" w:rsidRDefault="00CD12EA" w:rsidP="00FF0E33">
      <w:pPr>
        <w:pStyle w:val="Heading2"/>
        <w:tabs>
          <w:tab w:val="left" w:pos="12049"/>
          <w:tab w:val="left" w:pos="13608"/>
        </w:tabs>
        <w:ind w:right="2232"/>
      </w:pPr>
      <w:bookmarkStart w:id="32" w:name="_Toc219275349"/>
      <w:r>
        <w:t>Creating</w:t>
      </w:r>
      <w:r w:rsidR="00B210E1">
        <w:t xml:space="preserve"> Azure Pipeline</w:t>
      </w:r>
      <w:bookmarkEnd w:id="30"/>
      <w:bookmarkEnd w:id="31"/>
      <w:bookmarkEnd w:id="32"/>
    </w:p>
    <w:p w14:paraId="50F7BDDD" w14:textId="77777777" w:rsidR="00B210E1" w:rsidRDefault="00B210E1" w:rsidP="00FF0E33">
      <w:pPr>
        <w:tabs>
          <w:tab w:val="left" w:pos="5245"/>
          <w:tab w:val="left" w:pos="12049"/>
          <w:tab w:val="left" w:pos="13608"/>
        </w:tabs>
        <w:ind w:right="614"/>
      </w:pPr>
      <w:r>
        <w:t>An Azure pipeline needs to be created using the existent YAML file. The steps to create the Azure pipeline are as follows.</w:t>
      </w:r>
    </w:p>
    <w:p w14:paraId="4ABACD9F" w14:textId="77777777" w:rsidR="00B210E1" w:rsidRDefault="00B210E1" w:rsidP="00A161B6">
      <w:pPr>
        <w:pStyle w:val="ListParagraph"/>
        <w:numPr>
          <w:ilvl w:val="0"/>
          <w:numId w:val="21"/>
        </w:numPr>
        <w:tabs>
          <w:tab w:val="left" w:pos="5245"/>
          <w:tab w:val="left" w:pos="12049"/>
          <w:tab w:val="left" w:pos="13608"/>
        </w:tabs>
        <w:ind w:right="614"/>
      </w:pPr>
      <w:r>
        <w:t>In DevOps, select Pipelines.</w:t>
      </w:r>
    </w:p>
    <w:p w14:paraId="7B6F3848" w14:textId="77777777" w:rsidR="00B210E1" w:rsidRDefault="00B210E1" w:rsidP="00A161B6">
      <w:pPr>
        <w:pStyle w:val="ListParagraph"/>
        <w:numPr>
          <w:ilvl w:val="0"/>
          <w:numId w:val="21"/>
        </w:numPr>
        <w:tabs>
          <w:tab w:val="left" w:pos="5245"/>
          <w:tab w:val="left" w:pos="12049"/>
          <w:tab w:val="left" w:pos="13608"/>
        </w:tabs>
        <w:ind w:right="614"/>
      </w:pPr>
      <w:r>
        <w:t>Click on New Pipeline.</w:t>
      </w:r>
    </w:p>
    <w:p w14:paraId="74CF1518" w14:textId="57172BF3" w:rsidR="00B210E1" w:rsidRDefault="00B210E1" w:rsidP="00FF0E33">
      <w:pPr>
        <w:pStyle w:val="ListParagraph"/>
        <w:tabs>
          <w:tab w:val="left" w:pos="5245"/>
          <w:tab w:val="left" w:pos="12049"/>
          <w:tab w:val="left" w:pos="13608"/>
        </w:tabs>
        <w:ind w:right="614"/>
      </w:pPr>
      <w:r>
        <w:t>In Connect, select Azure Repos Git .</w:t>
      </w:r>
    </w:p>
    <w:p w14:paraId="47692C22" w14:textId="2E57CD89" w:rsidR="00B210E1" w:rsidRDefault="00CD12EA" w:rsidP="00A161B6">
      <w:pPr>
        <w:pStyle w:val="ListParagraph"/>
        <w:numPr>
          <w:ilvl w:val="0"/>
          <w:numId w:val="21"/>
        </w:numPr>
        <w:tabs>
          <w:tab w:val="left" w:pos="5245"/>
          <w:tab w:val="left" w:pos="12049"/>
          <w:tab w:val="left" w:pos="13608"/>
        </w:tabs>
        <w:ind w:right="614"/>
      </w:pPr>
      <w:r>
        <w:t>Next,</w:t>
      </w:r>
      <w:r w:rsidR="00B210E1">
        <w:t xml:space="preserve"> select the repository in which the new pipeline needs to be created.</w:t>
      </w:r>
    </w:p>
    <w:p w14:paraId="28CEFC47" w14:textId="77777777" w:rsidR="00B210E1" w:rsidRDefault="00B210E1" w:rsidP="00A161B6">
      <w:pPr>
        <w:pStyle w:val="ListParagraph"/>
        <w:numPr>
          <w:ilvl w:val="0"/>
          <w:numId w:val="21"/>
        </w:numPr>
        <w:tabs>
          <w:tab w:val="left" w:pos="5245"/>
          <w:tab w:val="left" w:pos="12049"/>
          <w:tab w:val="left" w:pos="13608"/>
        </w:tabs>
        <w:ind w:right="614"/>
      </w:pPr>
      <w:r>
        <w:t>In Configure section, select the Existing Azure Pipelines YAML file path.</w:t>
      </w:r>
    </w:p>
    <w:p w14:paraId="27B10729" w14:textId="77777777" w:rsidR="00B210E1" w:rsidRDefault="00B210E1" w:rsidP="00A161B6">
      <w:pPr>
        <w:pStyle w:val="ListParagraph"/>
        <w:numPr>
          <w:ilvl w:val="0"/>
          <w:numId w:val="21"/>
        </w:numPr>
        <w:tabs>
          <w:tab w:val="left" w:pos="5245"/>
          <w:tab w:val="left" w:pos="12049"/>
          <w:tab w:val="left" w:pos="13608"/>
        </w:tabs>
        <w:ind w:right="614"/>
      </w:pPr>
      <w:r>
        <w:t>Then select the branch and path of the Existing Azure Pipelines YAML file path and click on Continue.</w:t>
      </w:r>
    </w:p>
    <w:p w14:paraId="4D6C81CA" w14:textId="77777777" w:rsidR="00B210E1" w:rsidRDefault="00B210E1" w:rsidP="00A161B6">
      <w:pPr>
        <w:pStyle w:val="ListParagraph"/>
        <w:numPr>
          <w:ilvl w:val="0"/>
          <w:numId w:val="21"/>
        </w:numPr>
        <w:tabs>
          <w:tab w:val="left" w:pos="5245"/>
          <w:tab w:val="left" w:pos="12049"/>
          <w:tab w:val="left" w:pos="13608"/>
        </w:tabs>
        <w:ind w:right="614"/>
      </w:pPr>
      <w:r>
        <w:t>Click on save.</w:t>
      </w:r>
    </w:p>
    <w:p w14:paraId="56BC10AD" w14:textId="77777777" w:rsidR="00B210E1" w:rsidRDefault="00B210E1" w:rsidP="00A161B6">
      <w:pPr>
        <w:pStyle w:val="ListParagraph"/>
        <w:numPr>
          <w:ilvl w:val="0"/>
          <w:numId w:val="21"/>
        </w:numPr>
        <w:tabs>
          <w:tab w:val="left" w:pos="5245"/>
          <w:tab w:val="left" w:pos="12049"/>
          <w:tab w:val="left" w:pos="13608"/>
        </w:tabs>
        <w:ind w:right="614"/>
      </w:pPr>
      <w:r>
        <w:t>Finally, click on the three dots on the right and rename the pipeline accordingly.</w:t>
      </w:r>
    </w:p>
    <w:p w14:paraId="3FD2C972" w14:textId="686A02F1" w:rsidR="00300770" w:rsidRPr="009075B9" w:rsidRDefault="00AC289D" w:rsidP="00FF0E33">
      <w:pPr>
        <w:pStyle w:val="Heading2"/>
        <w:tabs>
          <w:tab w:val="left" w:pos="12049"/>
          <w:tab w:val="left" w:pos="13608"/>
        </w:tabs>
        <w:ind w:right="2799"/>
      </w:pPr>
      <w:bookmarkStart w:id="33" w:name="_Toc202879993"/>
      <w:r>
        <w:br w:type="column"/>
      </w:r>
      <w:bookmarkStart w:id="34" w:name="_Toc219275350"/>
      <w:r w:rsidR="005E0E1C" w:rsidRPr="009075B9">
        <w:t>Clone Repos</w:t>
      </w:r>
      <w:r w:rsidR="00234407" w:rsidRPr="009075B9">
        <w:t>i</w:t>
      </w:r>
      <w:r w:rsidR="005E0E1C" w:rsidRPr="009075B9">
        <w:t>tory</w:t>
      </w:r>
      <w:bookmarkEnd w:id="33"/>
      <w:bookmarkEnd w:id="34"/>
    </w:p>
    <w:p w14:paraId="37EF999B" w14:textId="79DA3471" w:rsidR="006064B9" w:rsidRDefault="00D50EC4" w:rsidP="00FF0E33">
      <w:pPr>
        <w:tabs>
          <w:tab w:val="left" w:pos="12049"/>
          <w:tab w:val="left" w:pos="13608"/>
        </w:tabs>
        <w:ind w:right="2799"/>
      </w:pPr>
      <w:r w:rsidRPr="009075B9">
        <w:t xml:space="preserve">Clone the repository from </w:t>
      </w:r>
      <w:r w:rsidR="00CF5CF1" w:rsidRPr="009075B9">
        <w:t xml:space="preserve">git. Connect with </w:t>
      </w:r>
      <w:r w:rsidR="001317D6" w:rsidRPr="009075B9">
        <w:t xml:space="preserve">the </w:t>
      </w:r>
      <w:r w:rsidR="00CF5CF1" w:rsidRPr="009075B9">
        <w:t xml:space="preserve">AOT product </w:t>
      </w:r>
      <w:r w:rsidR="0025304B" w:rsidRPr="009075B9">
        <w:t>t</w:t>
      </w:r>
      <w:r w:rsidR="00CF5CF1" w:rsidRPr="009075B9">
        <w:t xml:space="preserve">eam for the </w:t>
      </w:r>
      <w:r w:rsidR="0025304B" w:rsidRPr="009075B9">
        <w:t>Git</w:t>
      </w:r>
      <w:r w:rsidR="00CF5CF1" w:rsidRPr="009075B9">
        <w:t xml:space="preserve"> </w:t>
      </w:r>
      <w:r w:rsidR="0025304B" w:rsidRPr="009075B9">
        <w:t>URL</w:t>
      </w:r>
      <w:r w:rsidR="00CF5CF1" w:rsidRPr="009075B9">
        <w:t>.</w:t>
      </w:r>
    </w:p>
    <w:p w14:paraId="578D1807" w14:textId="33DCC7F4" w:rsidR="00132AE4" w:rsidRPr="009075B9" w:rsidRDefault="004E0424" w:rsidP="00FF0E33">
      <w:pPr>
        <w:pStyle w:val="Heading2"/>
        <w:tabs>
          <w:tab w:val="left" w:pos="12049"/>
          <w:tab w:val="left" w:pos="13608"/>
        </w:tabs>
        <w:ind w:right="2799"/>
      </w:pPr>
      <w:bookmarkStart w:id="35" w:name="_Toc202879994"/>
      <w:bookmarkStart w:id="36" w:name="_Toc219275351"/>
      <w:r w:rsidRPr="009075B9">
        <w:t>CDF</w:t>
      </w:r>
      <w:bookmarkEnd w:id="35"/>
      <w:bookmarkEnd w:id="36"/>
      <w:r w:rsidRPr="009075B9">
        <w:t xml:space="preserve"> </w:t>
      </w:r>
    </w:p>
    <w:p w14:paraId="19E10F54" w14:textId="71BDE9BE" w:rsidR="0001535B" w:rsidRPr="009075B9" w:rsidRDefault="0001535B" w:rsidP="00FF0E33">
      <w:pPr>
        <w:pStyle w:val="ListParagraph"/>
        <w:tabs>
          <w:tab w:val="left" w:pos="12049"/>
          <w:tab w:val="left" w:pos="13608"/>
        </w:tabs>
        <w:ind w:right="2799"/>
      </w:pPr>
      <w:r w:rsidRPr="009075B9">
        <w:t>Set</w:t>
      </w:r>
      <w:r w:rsidR="00343DBD" w:rsidRPr="009075B9">
        <w:t xml:space="preserve"> </w:t>
      </w:r>
      <w:r w:rsidRPr="009075B9">
        <w:t>up the Azure Subscription.</w:t>
      </w:r>
    </w:p>
    <w:p w14:paraId="69258161" w14:textId="680F3341" w:rsidR="0001535B" w:rsidRPr="009075B9" w:rsidRDefault="0001535B" w:rsidP="00FF0E33">
      <w:pPr>
        <w:pStyle w:val="ListParagraph"/>
        <w:tabs>
          <w:tab w:val="left" w:pos="12049"/>
          <w:tab w:val="left" w:pos="13608"/>
        </w:tabs>
        <w:ind w:right="2799"/>
        <w:rPr>
          <w:rStyle w:val="Hyperlink"/>
          <w:rFonts w:cs="Calibri"/>
          <w:color w:val="auto"/>
          <w:u w:val="none"/>
        </w:rPr>
      </w:pPr>
      <w:r w:rsidRPr="009075B9">
        <w:t xml:space="preserve">Request a </w:t>
      </w:r>
      <w:r w:rsidR="001E416E" w:rsidRPr="009075B9">
        <w:t>CDF project</w:t>
      </w:r>
      <w:r w:rsidRPr="009075B9">
        <w:t xml:space="preserve"> and </w:t>
      </w:r>
      <w:r w:rsidR="001E416E" w:rsidRPr="009075B9">
        <w:t>a</w:t>
      </w:r>
      <w:r w:rsidRPr="009075B9">
        <w:t xml:space="preserve">uthenticate </w:t>
      </w:r>
      <w:r w:rsidR="00343DBD" w:rsidRPr="009075B9">
        <w:t>it</w:t>
      </w:r>
      <w:r w:rsidRPr="009075B9">
        <w:t xml:space="preserve"> with </w:t>
      </w:r>
      <w:r w:rsidR="00343DBD" w:rsidRPr="009075B9">
        <w:t xml:space="preserve">a </w:t>
      </w:r>
      <w:proofErr w:type="spellStart"/>
      <w:proofErr w:type="gramStart"/>
      <w:r w:rsidR="00343DBD" w:rsidRPr="009075B9">
        <w:t>c</w:t>
      </w:r>
      <w:r w:rsidRPr="009075B9">
        <w:t>lient</w:t>
      </w:r>
      <w:r w:rsidR="005E18C6">
        <w:t>'</w:t>
      </w:r>
      <w:r w:rsidR="008A75B2">
        <w:t>''</w:t>
      </w:r>
      <w:r w:rsidR="00343DBD" w:rsidRPr="009075B9">
        <w:t>s</w:t>
      </w:r>
      <w:proofErr w:type="spellEnd"/>
      <w:proofErr w:type="gramEnd"/>
      <w:r w:rsidRPr="009075B9">
        <w:t xml:space="preserve"> Azure AD. </w:t>
      </w:r>
      <w:hyperlink r:id="rId20" w:history="1">
        <w:r w:rsidR="00343DBD" w:rsidRPr="009075B9">
          <w:rPr>
            <w:rStyle w:val="Hyperlink"/>
          </w:rPr>
          <w:t>link</w:t>
        </w:r>
      </w:hyperlink>
    </w:p>
    <w:p w14:paraId="5B47B889" w14:textId="0EA452F6" w:rsidR="0001535B" w:rsidRPr="009075B9" w:rsidRDefault="0001535B" w:rsidP="00FF0E33">
      <w:pPr>
        <w:pStyle w:val="ListParagraph"/>
        <w:tabs>
          <w:tab w:val="left" w:pos="12049"/>
          <w:tab w:val="left" w:pos="13608"/>
        </w:tabs>
        <w:ind w:right="2799"/>
      </w:pPr>
      <w:r w:rsidRPr="009075B9">
        <w:t xml:space="preserve">Create an Azure AD Security group for admin access to configure the CDF project and share the object </w:t>
      </w:r>
      <w:r w:rsidR="00070621" w:rsidRPr="009075B9">
        <w:t>ID</w:t>
      </w:r>
      <w:r w:rsidRPr="009075B9">
        <w:t xml:space="preserve"> AAD group with</w:t>
      </w:r>
      <w:r w:rsidR="00070621" w:rsidRPr="009075B9">
        <w:t xml:space="preserve"> the</w:t>
      </w:r>
      <w:r w:rsidRPr="009075B9">
        <w:t xml:space="preserve"> Cognite Team. </w:t>
      </w:r>
    </w:p>
    <w:p w14:paraId="7213C248" w14:textId="6D31E5B5" w:rsidR="0001535B" w:rsidRPr="009075B9" w:rsidRDefault="0001535B" w:rsidP="00FF0E33">
      <w:pPr>
        <w:pStyle w:val="ListParagraph"/>
        <w:tabs>
          <w:tab w:val="left" w:pos="12049"/>
          <w:tab w:val="left" w:pos="13608"/>
        </w:tabs>
        <w:ind w:right="2799"/>
      </w:pPr>
      <w:r w:rsidRPr="009075B9">
        <w:t xml:space="preserve">Register AIR with OpenID Connect. Share the </w:t>
      </w:r>
      <w:r w:rsidR="00070621" w:rsidRPr="009075B9">
        <w:t>a</w:t>
      </w:r>
      <w:r w:rsidRPr="009075B9">
        <w:t>pp registration details with Cognite to enable CDF AIR.</w:t>
      </w:r>
      <w:r w:rsidR="00070621" w:rsidRPr="009075B9">
        <w:t xml:space="preserve"> </w:t>
      </w:r>
      <w:hyperlink r:id="rId21" w:history="1">
        <w:r w:rsidR="00343DBD" w:rsidRPr="009075B9">
          <w:rPr>
            <w:rStyle w:val="Hyperlink"/>
          </w:rPr>
          <w:t>link</w:t>
        </w:r>
      </w:hyperlink>
    </w:p>
    <w:p w14:paraId="316D4F45" w14:textId="77777777" w:rsidR="00593374" w:rsidRDefault="00593374" w:rsidP="001F2725">
      <w:pPr>
        <w:pStyle w:val="Heading2"/>
        <w:sectPr w:rsidR="00593374" w:rsidSect="000C3F7C">
          <w:type w:val="continuous"/>
          <w:pgSz w:w="28800" w:h="20160" w:orient="landscape" w:code="1"/>
          <w:pgMar w:top="1440" w:right="1440" w:bottom="1440" w:left="1440" w:header="720" w:footer="720" w:gutter="0"/>
          <w:cols w:num="2" w:space="720"/>
          <w:docGrid w:linePitch="360"/>
        </w:sectPr>
      </w:pPr>
    </w:p>
    <w:p w14:paraId="6228C2D8" w14:textId="684A54D6" w:rsidR="00540FCC" w:rsidRPr="009075B9" w:rsidRDefault="005951CC" w:rsidP="001F2725">
      <w:pPr>
        <w:pStyle w:val="Heading2"/>
      </w:pPr>
      <w:bookmarkStart w:id="37" w:name="_Toc202879995"/>
      <w:bookmarkStart w:id="38" w:name="_Toc219275352"/>
      <w:r w:rsidRPr="009075B9">
        <w:t>A</w:t>
      </w:r>
      <w:r w:rsidR="005022FE">
        <w:t>zure</w:t>
      </w:r>
      <w:bookmarkEnd w:id="37"/>
      <w:bookmarkEnd w:id="38"/>
      <w:r w:rsidR="00EA36ED" w:rsidRPr="009075B9">
        <w:t xml:space="preserve"> </w:t>
      </w:r>
    </w:p>
    <w:p w14:paraId="48F8DEB4" w14:textId="77777777" w:rsidR="000B7C27" w:rsidRDefault="000B7C27" w:rsidP="00A161B6">
      <w:pPr>
        <w:pStyle w:val="ListParagraph"/>
        <w:numPr>
          <w:ilvl w:val="0"/>
          <w:numId w:val="14"/>
        </w:numPr>
        <w:sectPr w:rsidR="000B7C27" w:rsidSect="000C3F7C">
          <w:type w:val="continuous"/>
          <w:pgSz w:w="28800" w:h="20160" w:orient="landscape" w:code="1"/>
          <w:pgMar w:top="1440" w:right="1440" w:bottom="1440" w:left="1440" w:header="720" w:footer="720" w:gutter="0"/>
          <w:cols w:space="720"/>
          <w:docGrid w:linePitch="360"/>
        </w:sectPr>
      </w:pPr>
    </w:p>
    <w:p w14:paraId="44762E3A" w14:textId="77777777" w:rsidR="00DE3EF6" w:rsidRDefault="0001535B" w:rsidP="00A161B6">
      <w:pPr>
        <w:pStyle w:val="ListParagraph"/>
        <w:numPr>
          <w:ilvl w:val="0"/>
          <w:numId w:val="14"/>
        </w:numPr>
      </w:pPr>
      <w:r w:rsidRPr="009075B9">
        <w:t xml:space="preserve">Create a Resource Group in the Azure portal, where the </w:t>
      </w:r>
      <w:r w:rsidR="00070621" w:rsidRPr="009075B9">
        <w:t xml:space="preserve">required </w:t>
      </w:r>
      <w:r w:rsidRPr="009075B9">
        <w:t>resources need to be deployed.</w:t>
      </w:r>
    </w:p>
    <w:p w14:paraId="591C7B78" w14:textId="0D3EFCD5" w:rsidR="009B3C54" w:rsidRPr="009075B9" w:rsidRDefault="6C3A469E" w:rsidP="00A161B6">
      <w:pPr>
        <w:pStyle w:val="ListParagraph"/>
        <w:numPr>
          <w:ilvl w:val="0"/>
          <w:numId w:val="14"/>
        </w:numPr>
      </w:pPr>
      <w:r>
        <w:t xml:space="preserve">Create an app registration and link it with the service connection </w:t>
      </w:r>
    </w:p>
    <w:p w14:paraId="34B98C14" w14:textId="700565CC" w:rsidR="009B3C54" w:rsidRPr="009075B9" w:rsidRDefault="314FC3C2" w:rsidP="007058F2">
      <w:pPr>
        <w:pStyle w:val="ListParagraph"/>
      </w:pPr>
      <w:r>
        <w:t>In the DevOps Portal, create a manual service connection to the Azure portal.</w:t>
      </w:r>
    </w:p>
    <w:p w14:paraId="4D3F9ACE" w14:textId="77777777" w:rsidR="009B3C54" w:rsidRPr="009075B9" w:rsidRDefault="009B3C54" w:rsidP="00306115">
      <w:pPr>
        <w:pStyle w:val="ListParagraph"/>
      </w:pPr>
      <w:r w:rsidRPr="009075B9">
        <w:t>Enter the subscription ID and subscription name.</w:t>
      </w:r>
    </w:p>
    <w:p w14:paraId="1C22ABE0" w14:textId="77777777" w:rsidR="009B3C54" w:rsidRPr="009075B9" w:rsidRDefault="009B3C54" w:rsidP="00306115">
      <w:pPr>
        <w:pStyle w:val="ListParagraph"/>
      </w:pPr>
      <w:r w:rsidRPr="009075B9">
        <w:t>The service principal is the Client ID of the app registration that was previously created.</w:t>
      </w:r>
    </w:p>
    <w:p w14:paraId="79287E72" w14:textId="77777777" w:rsidR="009B3C54" w:rsidRPr="009075B9" w:rsidRDefault="009B3C54" w:rsidP="00306115">
      <w:pPr>
        <w:pStyle w:val="ListParagraph"/>
      </w:pPr>
      <w:r w:rsidRPr="009075B9">
        <w:t>Create a secret key in the app registration and pass the value to the service connection in the principal ID.</w:t>
      </w:r>
    </w:p>
    <w:p w14:paraId="0C8A18E3" w14:textId="22D0EC37" w:rsidR="307281CB" w:rsidRDefault="307281CB" w:rsidP="00306115">
      <w:pPr>
        <w:pStyle w:val="ListParagraph"/>
      </w:pPr>
      <w:r>
        <w:t xml:space="preserve">The App registration </w:t>
      </w:r>
      <w:r w:rsidR="39A6FD40">
        <w:t>must</w:t>
      </w:r>
      <w:r>
        <w:t xml:space="preserve"> be </w:t>
      </w:r>
      <w:r w:rsidR="00A6549D">
        <w:t>provided with the</w:t>
      </w:r>
      <w:r>
        <w:t xml:space="preserve"> owner role to the resource group</w:t>
      </w:r>
    </w:p>
    <w:p w14:paraId="2187E5F5" w14:textId="77777777" w:rsidR="009B3C54" w:rsidRPr="009075B9" w:rsidRDefault="009B3C54" w:rsidP="00306115">
      <w:pPr>
        <w:pStyle w:val="ListParagraph"/>
      </w:pPr>
      <w:r w:rsidRPr="009075B9">
        <w:t>In the Azure resource group, create a role assignment to give the service connector access.</w:t>
      </w:r>
    </w:p>
    <w:p w14:paraId="758DBC4C" w14:textId="77777777" w:rsidR="009B3C54" w:rsidRDefault="009B3C54" w:rsidP="00306115">
      <w:pPr>
        <w:pStyle w:val="ListParagraph"/>
      </w:pPr>
      <w:r w:rsidRPr="009075B9">
        <w:t>After following these steps, the validation is successful.</w:t>
      </w:r>
    </w:p>
    <w:p w14:paraId="11D7CF5E" w14:textId="1FE5ED66" w:rsidR="000B7C27" w:rsidRDefault="000B7C27" w:rsidP="000B7C27">
      <w:pPr>
        <w:ind w:left="720"/>
      </w:pPr>
      <w:r>
        <w:rPr>
          <w:noProof/>
        </w:rPr>
        <w:drawing>
          <wp:inline distT="0" distB="0" distL="0" distR="0" wp14:anchorId="52D1306E" wp14:editId="714F7513">
            <wp:extent cx="6252136" cy="3555423"/>
            <wp:effectExtent l="19050" t="19050" r="15875" b="2603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6379653" cy="3627939"/>
                    </a:xfrm>
                    <a:prstGeom prst="rect">
                      <a:avLst/>
                    </a:prstGeom>
                    <a:ln>
                      <a:solidFill>
                        <a:schemeClr val="bg2"/>
                      </a:solidFill>
                    </a:ln>
                  </pic:spPr>
                </pic:pic>
              </a:graphicData>
            </a:graphic>
          </wp:inline>
        </w:drawing>
      </w:r>
    </w:p>
    <w:p w14:paraId="0E848453" w14:textId="53591112" w:rsidR="000B7C27" w:rsidRDefault="000B7C27" w:rsidP="00593374">
      <w:pPr>
        <w:sectPr w:rsidR="000B7C27" w:rsidSect="000C3F7C">
          <w:type w:val="continuous"/>
          <w:pgSz w:w="28800" w:h="20160" w:orient="landscape" w:code="1"/>
          <w:pgMar w:top="1440" w:right="1440" w:bottom="1440" w:left="1440" w:header="720" w:footer="720" w:gutter="0"/>
          <w:cols w:num="2" w:space="720"/>
          <w:docGrid w:linePitch="360"/>
        </w:sectPr>
      </w:pPr>
      <w:r w:rsidRPr="00194A5E">
        <w:rPr>
          <w:noProof/>
        </w:rPr>
        <w:drawing>
          <wp:inline distT="0" distB="0" distL="0" distR="0" wp14:anchorId="1AF0D28E" wp14:editId="5BADBE36">
            <wp:extent cx="8007633" cy="6262997"/>
            <wp:effectExtent l="19050" t="19050" r="12700" b="24130"/>
            <wp:docPr id="288789830"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9830" name="Picture 1" descr="A screenshot of a computer application&#10;&#10;Description automatically generated"/>
                    <pic:cNvPicPr/>
                  </pic:nvPicPr>
                  <pic:blipFill>
                    <a:blip r:embed="rId23"/>
                    <a:stretch>
                      <a:fillRect/>
                    </a:stretch>
                  </pic:blipFill>
                  <pic:spPr>
                    <a:xfrm>
                      <a:off x="0" y="0"/>
                      <a:ext cx="8040692" cy="6288854"/>
                    </a:xfrm>
                    <a:prstGeom prst="rect">
                      <a:avLst/>
                    </a:prstGeom>
                    <a:ln>
                      <a:solidFill>
                        <a:schemeClr val="bg2"/>
                      </a:solidFill>
                    </a:ln>
                  </pic:spPr>
                </pic:pic>
              </a:graphicData>
            </a:graphic>
          </wp:inline>
        </w:drawing>
      </w:r>
    </w:p>
    <w:p w14:paraId="3608D92A" w14:textId="6A3CE376" w:rsidR="00651772" w:rsidRPr="009075B9" w:rsidRDefault="00651772" w:rsidP="000B7C27">
      <w:pPr>
        <w:pStyle w:val="Heading2"/>
      </w:pPr>
      <w:bookmarkStart w:id="39" w:name="_Toc202879996"/>
      <w:bookmarkStart w:id="40" w:name="_Toc219275353"/>
      <w:r w:rsidRPr="009075B9">
        <w:lastRenderedPageBreak/>
        <w:t>Service Principal Configuration</w:t>
      </w:r>
      <w:bookmarkEnd w:id="39"/>
      <w:bookmarkEnd w:id="40"/>
    </w:p>
    <w:p w14:paraId="0E7245B3" w14:textId="77777777" w:rsidR="00E617B2" w:rsidRDefault="00E617B2" w:rsidP="009067ED">
      <w:pPr>
        <w:sectPr w:rsidR="00E617B2" w:rsidSect="000C3F7C">
          <w:type w:val="continuous"/>
          <w:pgSz w:w="28800" w:h="20160" w:code="1"/>
          <w:pgMar w:top="1440" w:right="1440" w:bottom="1440" w:left="1440" w:header="720" w:footer="720" w:gutter="0"/>
          <w:cols w:space="720"/>
          <w:docGrid w:linePitch="360"/>
        </w:sectPr>
      </w:pPr>
    </w:p>
    <w:p w14:paraId="339B1B55" w14:textId="77777777" w:rsidR="0035501C" w:rsidRPr="0035501C" w:rsidRDefault="0035501C" w:rsidP="0035501C">
      <w:r w:rsidRPr="0035501C">
        <w:t>Set up the app registration/Service Principal to facilitate the authentication of users to the standalone UI components using the following parameters and configurations:</w:t>
      </w:r>
    </w:p>
    <w:tbl>
      <w:tblPr>
        <w:tblStyle w:val="TableGridLight"/>
        <w:tblW w:w="9715" w:type="dxa"/>
        <w:tblLayout w:type="fixed"/>
        <w:tblLook w:val="04A0" w:firstRow="1" w:lastRow="0" w:firstColumn="1" w:lastColumn="0" w:noHBand="0" w:noVBand="1"/>
      </w:tblPr>
      <w:tblGrid>
        <w:gridCol w:w="467"/>
        <w:gridCol w:w="9248"/>
      </w:tblGrid>
      <w:tr w:rsidR="004D12B0" w:rsidRPr="009075B9" w14:paraId="0741C8E9" w14:textId="77777777" w:rsidTr="00DF2563">
        <w:trPr>
          <w:tblHeader/>
        </w:trPr>
        <w:tc>
          <w:tcPr>
            <w:tcW w:w="467" w:type="dxa"/>
            <w:shd w:val="clear" w:color="auto" w:fill="E7E6E6" w:themeFill="background2"/>
          </w:tcPr>
          <w:p w14:paraId="36E4E70B" w14:textId="01C541DA" w:rsidR="004D12B0" w:rsidRPr="00DB1090" w:rsidRDefault="004D12B0" w:rsidP="00B11E16">
            <w:pPr>
              <w:rPr>
                <w:b/>
              </w:rPr>
            </w:pPr>
            <w:r w:rsidRPr="00DB1090">
              <w:rPr>
                <w:b/>
              </w:rPr>
              <w:t>#</w:t>
            </w:r>
          </w:p>
        </w:tc>
        <w:tc>
          <w:tcPr>
            <w:tcW w:w="9248" w:type="dxa"/>
            <w:shd w:val="clear" w:color="auto" w:fill="E7E6E6" w:themeFill="background2"/>
          </w:tcPr>
          <w:p w14:paraId="068068D1" w14:textId="27E36F0F" w:rsidR="004D12B0" w:rsidRPr="00DB1090" w:rsidRDefault="004D12B0" w:rsidP="00B11E16">
            <w:pPr>
              <w:rPr>
                <w:b/>
              </w:rPr>
            </w:pPr>
            <w:r w:rsidRPr="00DB1090">
              <w:rPr>
                <w:b/>
              </w:rPr>
              <w:t>Parameters/Configurations</w:t>
            </w:r>
          </w:p>
        </w:tc>
      </w:tr>
      <w:tr w:rsidR="00D96E33" w:rsidRPr="009075B9" w14:paraId="2D101B17" w14:textId="77777777" w:rsidTr="731C75C0">
        <w:tc>
          <w:tcPr>
            <w:tcW w:w="467" w:type="dxa"/>
          </w:tcPr>
          <w:p w14:paraId="4710679F" w14:textId="1BEE49A6" w:rsidR="00D96E33" w:rsidRPr="009075B9" w:rsidRDefault="004D12B0" w:rsidP="00B11E16">
            <w:r w:rsidRPr="009075B9">
              <w:t>1</w:t>
            </w:r>
          </w:p>
        </w:tc>
        <w:tc>
          <w:tcPr>
            <w:tcW w:w="9248" w:type="dxa"/>
          </w:tcPr>
          <w:p w14:paraId="5B642C9B" w14:textId="26345708" w:rsidR="00D96E33" w:rsidRPr="009075B9" w:rsidRDefault="00D96E33" w:rsidP="00B11E16">
            <w:r w:rsidRPr="009075B9">
              <w:t>Application ID</w:t>
            </w:r>
          </w:p>
        </w:tc>
      </w:tr>
      <w:tr w:rsidR="00D96E33" w:rsidRPr="009075B9" w14:paraId="3CF2F9F2" w14:textId="77777777" w:rsidTr="731C75C0">
        <w:tc>
          <w:tcPr>
            <w:tcW w:w="467" w:type="dxa"/>
          </w:tcPr>
          <w:p w14:paraId="5DEC0098" w14:textId="1F8C188F" w:rsidR="00D96E33" w:rsidRPr="009075B9" w:rsidRDefault="004D12B0" w:rsidP="00B11E16">
            <w:r w:rsidRPr="009075B9">
              <w:t>2</w:t>
            </w:r>
          </w:p>
        </w:tc>
        <w:tc>
          <w:tcPr>
            <w:tcW w:w="9248" w:type="dxa"/>
          </w:tcPr>
          <w:p w14:paraId="41DFACBF" w14:textId="4AAA74D3" w:rsidR="00D96E33" w:rsidRPr="009075B9" w:rsidRDefault="00D96E33" w:rsidP="00B11E16">
            <w:r w:rsidRPr="009075B9">
              <w:t>Tenant ID</w:t>
            </w:r>
          </w:p>
        </w:tc>
      </w:tr>
      <w:tr w:rsidR="00D96E33" w:rsidRPr="009075B9" w14:paraId="7D171281" w14:textId="77777777" w:rsidTr="731C75C0">
        <w:tc>
          <w:tcPr>
            <w:tcW w:w="467" w:type="dxa"/>
          </w:tcPr>
          <w:p w14:paraId="506B9B98" w14:textId="5C96E2B7" w:rsidR="00D96E33" w:rsidRPr="009075B9" w:rsidRDefault="004D12B0" w:rsidP="00B11E16">
            <w:r w:rsidRPr="009075B9">
              <w:t>3</w:t>
            </w:r>
          </w:p>
        </w:tc>
        <w:tc>
          <w:tcPr>
            <w:tcW w:w="9248" w:type="dxa"/>
          </w:tcPr>
          <w:p w14:paraId="4B3CF886" w14:textId="774C061B" w:rsidR="00D96E33" w:rsidRPr="009075B9" w:rsidRDefault="00D96E33" w:rsidP="00B11E16">
            <w:r w:rsidRPr="009075B9">
              <w:t>Secret</w:t>
            </w:r>
          </w:p>
        </w:tc>
      </w:tr>
      <w:tr w:rsidR="00D96E33" w:rsidRPr="009075B9" w14:paraId="700F2474" w14:textId="77777777" w:rsidTr="731C75C0">
        <w:tc>
          <w:tcPr>
            <w:tcW w:w="467" w:type="dxa"/>
          </w:tcPr>
          <w:p w14:paraId="792DD94B" w14:textId="23846C3C" w:rsidR="00D96E33" w:rsidRPr="00E22BD8" w:rsidRDefault="004D12B0" w:rsidP="00B11E16">
            <w:pPr>
              <w:rPr>
                <w:sz w:val="16"/>
                <w:szCs w:val="16"/>
              </w:rPr>
            </w:pPr>
            <w:r w:rsidRPr="00E22BD8">
              <w:rPr>
                <w:sz w:val="16"/>
                <w:szCs w:val="16"/>
              </w:rPr>
              <w:t>4</w:t>
            </w:r>
          </w:p>
        </w:tc>
        <w:tc>
          <w:tcPr>
            <w:tcW w:w="9248" w:type="dxa"/>
          </w:tcPr>
          <w:p w14:paraId="79A281DE" w14:textId="7FAADCDD" w:rsidR="00D96E33" w:rsidRPr="004A68B7" w:rsidRDefault="004A39F4" w:rsidP="731C75C0">
            <w:pPr>
              <w:jc w:val="left"/>
            </w:pPr>
            <w:r>
              <w:t xml:space="preserve">Goto Authentication </w:t>
            </w:r>
            <w:r w:rsidR="009760A8">
              <w:t xml:space="preserve">in </w:t>
            </w:r>
            <w:r w:rsidR="00DE7FEF">
              <w:t xml:space="preserve">App Registration under Manager and click on Add Platform and select </w:t>
            </w:r>
            <w:r w:rsidR="005BF658">
              <w:t>Single page application URLS</w:t>
            </w:r>
          </w:p>
          <w:p w14:paraId="45BE031D" w14:textId="0FCB5FBA" w:rsidR="00D96E33" w:rsidRPr="00064A1E" w:rsidRDefault="00D96E33" w:rsidP="004A68B7">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r w:rsidR="00C22304" w:rsidRPr="00064A1E">
              <w:rPr>
                <w:rFonts w:ascii="Consolas" w:hAnsi="Consolas"/>
                <w:sz w:val="16"/>
                <w:szCs w:val="16"/>
              </w:rPr>
              <w:t>https://app-hostapp-ui-prod.azurewebsites.net/</w:t>
            </w:r>
            <w:r w:rsidR="00D1027E" w:rsidRPr="00064A1E">
              <w:rPr>
                <w:rFonts w:ascii="Consolas" w:hAnsi="Consolas"/>
                <w:sz w:val="16"/>
                <w:szCs w:val="16"/>
              </w:rPr>
              <w:t>auth</w:t>
            </w:r>
          </w:p>
          <w:p w14:paraId="258A3DFD" w14:textId="082419F2" w:rsidR="00D96E33" w:rsidRPr="00064A1E" w:rsidRDefault="00DC4667"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r w:rsidR="00A65E95" w:rsidRPr="00064A1E">
              <w:rPr>
                <w:rFonts w:ascii="Consolas" w:hAnsi="Consolas"/>
                <w:sz w:val="16"/>
                <w:szCs w:val="16"/>
              </w:rPr>
              <w:t>https://app-hostapp-ui-prod.azurewebsites.net</w:t>
            </w:r>
          </w:p>
          <w:p w14:paraId="2B18E630" w14:textId="7A1E0FB6" w:rsidR="53A3A66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41" w:name="OLE_LINK21"/>
            <w:r w:rsidR="008C360D" w:rsidRPr="00064A1E">
              <w:rPr>
                <w:rFonts w:ascii="Consolas" w:hAnsi="Consolas"/>
                <w:sz w:val="16"/>
                <w:szCs w:val="16"/>
              </w:rPr>
              <w:fldChar w:fldCharType="begin"/>
            </w:r>
            <w:r w:rsidR="008C360D" w:rsidRPr="00064A1E">
              <w:rPr>
                <w:rFonts w:ascii="Consolas" w:hAnsi="Consolas"/>
                <w:sz w:val="16"/>
                <w:szCs w:val="16"/>
              </w:rPr>
              <w:instrText>HYPERLINK "https://app-entity-viewer-template-upload-&lt;env&gt;.azurewebsites.net"</w:instrText>
            </w:r>
            <w:r w:rsidR="008C360D" w:rsidRPr="00064A1E">
              <w:rPr>
                <w:rFonts w:ascii="Consolas" w:hAnsi="Consolas"/>
                <w:sz w:val="16"/>
                <w:szCs w:val="16"/>
              </w:rPr>
            </w:r>
            <w:r w:rsidR="008C360D" w:rsidRPr="00064A1E">
              <w:rPr>
                <w:rFonts w:ascii="Consolas" w:hAnsi="Consolas"/>
                <w:sz w:val="16"/>
                <w:szCs w:val="16"/>
              </w:rPr>
              <w:fldChar w:fldCharType="separate"/>
            </w:r>
            <w:r w:rsidR="008C360D" w:rsidRPr="00064A1E">
              <w:rPr>
                <w:rFonts w:ascii="Consolas" w:hAnsi="Consolas"/>
                <w:sz w:val="16"/>
                <w:szCs w:val="16"/>
              </w:rPr>
              <w:t>https://app-entity-viewer-template-upload-&lt;env&gt;.azurewebsites.net</w:t>
            </w:r>
            <w:bookmarkEnd w:id="41"/>
            <w:r w:rsidR="008C360D" w:rsidRPr="00064A1E">
              <w:rPr>
                <w:rFonts w:ascii="Consolas" w:hAnsi="Consolas"/>
                <w:sz w:val="16"/>
                <w:szCs w:val="16"/>
              </w:rPr>
              <w:fldChar w:fldCharType="end"/>
            </w:r>
          </w:p>
          <w:p w14:paraId="626871F3" w14:textId="0698E134" w:rsidR="00313B1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/auth e.g., </w:t>
            </w:r>
            <w:hyperlink w:history="1">
              <w:r w:rsidR="008C360D" w:rsidRPr="00064A1E">
                <w:rPr>
                  <w:rFonts w:ascii="Consolas" w:hAnsi="Consolas"/>
                  <w:sz w:val="16"/>
                  <w:szCs w:val="16"/>
                </w:rPr>
                <w:t>https://app-entity-viewer-template-upload-&lt;env&gt;.azurewebsites.net/auth</w:t>
              </w:r>
            </w:hyperlink>
          </w:p>
          <w:p w14:paraId="425BB8AA" w14:textId="4578D280" w:rsidR="00313B1E" w:rsidRPr="00064A1E" w:rsidRDefault="0037757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8C360D" w:rsidRPr="00064A1E">
                <w:rPr>
                  <w:rFonts w:ascii="Consolas" w:hAnsi="Consolas"/>
                  <w:sz w:val="16"/>
                  <w:szCs w:val="16"/>
                </w:rPr>
                <w:t>https://app-aot-ui-svg-mfe-&lt;env&gt;.azurewebsites.net</w:t>
              </w:r>
            </w:hyperlink>
          </w:p>
          <w:p w14:paraId="21C48AFF" w14:textId="77777777" w:rsidR="00413CFA" w:rsidRPr="00064A1E" w:rsidRDefault="0063201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413CFA" w:rsidRPr="00064A1E">
                <w:rPr>
                  <w:rFonts w:ascii="Consolas" w:hAnsi="Consolas"/>
                  <w:sz w:val="16"/>
                  <w:szCs w:val="16"/>
                </w:rPr>
                <w:t>https://app-aot-ui-2d-builder-&lt;env&gt;.azurewebsites.net</w:t>
              </w:r>
            </w:hyperlink>
            <w:r w:rsidR="00413CFA" w:rsidRPr="00064A1E">
              <w:rPr>
                <w:rFonts w:ascii="Consolas" w:hAnsi="Consolas"/>
                <w:sz w:val="16"/>
                <w:szCs w:val="16"/>
              </w:rPr>
              <w:t xml:space="preserve"> </w:t>
            </w:r>
            <w:bookmarkStart w:id="42" w:name="OLE_LINK13"/>
            <w:bookmarkStart w:id="43" w:name="OLE_LINK11"/>
          </w:p>
          <w:p w14:paraId="5312D876" w14:textId="6E85E58F"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44" w:name="OLE_LINK22"/>
            <w:r w:rsidR="007A4395" w:rsidRPr="00064A1E">
              <w:rPr>
                <w:rFonts w:ascii="Consolas" w:hAnsi="Consolas"/>
                <w:sz w:val="16"/>
                <w:szCs w:val="16"/>
              </w:rPr>
              <w:fldChar w:fldCharType="begin"/>
            </w:r>
            <w:r w:rsidR="007A4395" w:rsidRPr="00064A1E">
              <w:rPr>
                <w:rFonts w:ascii="Consolas" w:hAnsi="Consolas"/>
                <w:sz w:val="16"/>
                <w:szCs w:val="16"/>
              </w:rPr>
              <w:instrText>HYPERLINK "https://app-3d-builder-&lt;env&gt;.azurewebsites.net"</w:instrText>
            </w:r>
            <w:r w:rsidR="007A4395" w:rsidRPr="00064A1E">
              <w:rPr>
                <w:rFonts w:ascii="Consolas" w:hAnsi="Consolas"/>
                <w:sz w:val="16"/>
                <w:szCs w:val="16"/>
              </w:rPr>
            </w:r>
            <w:r w:rsidR="007A4395" w:rsidRPr="00064A1E">
              <w:rPr>
                <w:rFonts w:ascii="Consolas" w:hAnsi="Consolas"/>
                <w:sz w:val="16"/>
                <w:szCs w:val="16"/>
              </w:rPr>
              <w:fldChar w:fldCharType="separate"/>
            </w:r>
            <w:r w:rsidR="007A4395" w:rsidRPr="00064A1E">
              <w:rPr>
                <w:rFonts w:ascii="Consolas" w:hAnsi="Consolas"/>
                <w:sz w:val="16"/>
                <w:szCs w:val="16"/>
              </w:rPr>
              <w:t>https://app-3d-builder-&lt;env&gt;.azurewebsites.net</w:t>
            </w:r>
            <w:r w:rsidR="007A4395" w:rsidRPr="00064A1E">
              <w:rPr>
                <w:rFonts w:ascii="Consolas" w:hAnsi="Consolas"/>
                <w:sz w:val="16"/>
                <w:szCs w:val="16"/>
              </w:rPr>
              <w:fldChar w:fldCharType="end"/>
            </w:r>
            <w:bookmarkEnd w:id="42"/>
          </w:p>
          <w:bookmarkEnd w:id="43"/>
          <w:bookmarkEnd w:id="44"/>
          <w:p w14:paraId="080076F9" w14:textId="10AD59CD"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5" w:name="OLE_LINK23"/>
            <w:r w:rsidR="00B71D20" w:rsidRPr="00064A1E">
              <w:rPr>
                <w:rFonts w:ascii="Consolas" w:hAnsi="Consolas"/>
                <w:sz w:val="16"/>
                <w:szCs w:val="16"/>
              </w:rPr>
              <w:fldChar w:fldCharType="begin"/>
            </w:r>
            <w:r w:rsidR="00B71D20" w:rsidRPr="00064A1E">
              <w:rPr>
                <w:rFonts w:ascii="Consolas" w:hAnsi="Consolas"/>
                <w:sz w:val="16"/>
                <w:szCs w:val="16"/>
              </w:rPr>
              <w:instrText>HYPERLINK "https://app-mv-ui-intelligent-advisor-config-&lt;env&gt;.azurewebsites.net/auth"</w:instrText>
            </w:r>
            <w:r w:rsidR="00B71D20" w:rsidRPr="00064A1E">
              <w:rPr>
                <w:rFonts w:ascii="Consolas" w:hAnsi="Consolas"/>
                <w:sz w:val="16"/>
                <w:szCs w:val="16"/>
              </w:rPr>
            </w:r>
            <w:r w:rsidR="00B71D20" w:rsidRPr="00064A1E">
              <w:rPr>
                <w:rFonts w:ascii="Consolas" w:hAnsi="Consolas"/>
                <w:sz w:val="16"/>
                <w:szCs w:val="16"/>
              </w:rPr>
              <w:fldChar w:fldCharType="separate"/>
            </w:r>
            <w:r w:rsidR="00B71D20" w:rsidRPr="00064A1E">
              <w:rPr>
                <w:rFonts w:ascii="Consolas" w:hAnsi="Consolas"/>
                <w:sz w:val="16"/>
                <w:szCs w:val="16"/>
              </w:rPr>
              <w:t>https://app-mv-ui-intelligent-advisor-config-&lt;env&gt;.azurewebsites.net/auth</w:t>
            </w:r>
            <w:bookmarkEnd w:id="45"/>
            <w:r w:rsidR="00B71D20" w:rsidRPr="00064A1E">
              <w:rPr>
                <w:rFonts w:ascii="Consolas" w:hAnsi="Consolas"/>
                <w:sz w:val="16"/>
                <w:szCs w:val="16"/>
              </w:rPr>
              <w:fldChar w:fldCharType="end"/>
            </w:r>
          </w:p>
          <w:p w14:paraId="2F622951" w14:textId="01779B49"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hyperlink w:history="1">
              <w:r w:rsidR="00B71D20" w:rsidRPr="00064A1E">
                <w:rPr>
                  <w:rFonts w:ascii="Consolas" w:hAnsi="Consolas"/>
                  <w:sz w:val="16"/>
                  <w:szCs w:val="16"/>
                </w:rPr>
                <w:t>https://app-peoplemanagementconfig-&lt;env&gt;.azurewebsites.net/auth</w:t>
              </w:r>
            </w:hyperlink>
          </w:p>
          <w:p w14:paraId="6F8507C7" w14:textId="2BD192C1"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6" w:name="OLE_LINK24"/>
            <w:r w:rsidR="00412433" w:rsidRPr="00064A1E">
              <w:rPr>
                <w:rFonts w:ascii="Consolas" w:hAnsi="Consolas"/>
                <w:sz w:val="16"/>
                <w:szCs w:val="16"/>
              </w:rPr>
              <w:fldChar w:fldCharType="begin"/>
            </w:r>
            <w:r w:rsidR="00412433" w:rsidRPr="00064A1E">
              <w:rPr>
                <w:rFonts w:ascii="Consolas" w:hAnsi="Consolas"/>
                <w:sz w:val="16"/>
                <w:szCs w:val="16"/>
              </w:rPr>
              <w:instrText>HYPERLINK "https://app-smartkpiconfig-&lt;env&gt;.azurewebsites.net/auth"</w:instrText>
            </w:r>
            <w:r w:rsidR="00412433" w:rsidRPr="00064A1E">
              <w:rPr>
                <w:rFonts w:ascii="Consolas" w:hAnsi="Consolas"/>
                <w:sz w:val="16"/>
                <w:szCs w:val="16"/>
              </w:rPr>
            </w:r>
            <w:r w:rsidR="00412433" w:rsidRPr="00064A1E">
              <w:rPr>
                <w:rFonts w:ascii="Consolas" w:hAnsi="Consolas"/>
                <w:sz w:val="16"/>
                <w:szCs w:val="16"/>
              </w:rPr>
              <w:fldChar w:fldCharType="separate"/>
            </w:r>
            <w:r w:rsidR="00412433" w:rsidRPr="00064A1E">
              <w:rPr>
                <w:rFonts w:ascii="Consolas" w:hAnsi="Consolas"/>
                <w:sz w:val="16"/>
                <w:szCs w:val="16"/>
              </w:rPr>
              <w:t>https://app-smartkpiconfig-&lt;env&gt;.azurewebsites.net/auth</w:t>
            </w:r>
            <w:r w:rsidR="00412433" w:rsidRPr="00064A1E">
              <w:rPr>
                <w:rFonts w:ascii="Consolas" w:hAnsi="Consolas"/>
                <w:sz w:val="16"/>
                <w:szCs w:val="16"/>
              </w:rPr>
              <w:fldChar w:fldCharType="end"/>
            </w:r>
          </w:p>
          <w:bookmarkEnd w:id="46"/>
          <w:p w14:paraId="6AA9A7DD" w14:textId="7EA1773F"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&lt;url&gt; e.g.,</w:t>
            </w:r>
            <w:bookmarkStart w:id="47" w:name="OLE_LINK27"/>
            <w:r w:rsidRPr="00064A1E">
              <w:rPr>
                <w:rFonts w:ascii="Consolas" w:hAnsi="Consolas"/>
                <w:sz w:val="16"/>
                <w:szCs w:val="16"/>
              </w:rPr>
              <w:t xml:space="preserve"> </w:t>
            </w:r>
            <w:hyperlink w:history="1">
              <w:r w:rsidR="00D73B7C" w:rsidRPr="00064A1E">
                <w:rPr>
                  <w:rFonts w:ascii="Consolas" w:hAnsi="Consolas"/>
                  <w:sz w:val="16"/>
                  <w:szCs w:val="16"/>
                </w:rPr>
                <w:t>https://staot3dbuilder&lt;env&gt;.z6.web.core.windows.net/</w:t>
              </w:r>
            </w:hyperlink>
            <w:bookmarkEnd w:id="47"/>
          </w:p>
          <w:p w14:paraId="6EF60AF4" w14:textId="73B23A9B" w:rsidR="00D96E33" w:rsidRPr="00E22BD8" w:rsidRDefault="00D96E33" w:rsidP="004A68B7">
            <w:pPr>
              <w:pStyle w:val="ListParagraph"/>
              <w:numPr>
                <w:ilvl w:val="0"/>
                <w:numId w:val="12"/>
              </w:numPr>
              <w:jc w:val="left"/>
              <w:rPr>
                <w:sz w:val="16"/>
                <w:szCs w:val="16"/>
              </w:rPr>
            </w:pPr>
            <w:r w:rsidRPr="00064A1E">
              <w:rPr>
                <w:rFonts w:ascii="Consolas" w:hAnsi="Consolas"/>
                <w:sz w:val="16"/>
                <w:szCs w:val="16"/>
              </w:rPr>
              <w:t xml:space="preserve">&lt;url&gt;/home/dashboard e.g., </w:t>
            </w:r>
            <w:bookmarkStart w:id="48" w:name="OLE_LINK28"/>
            <w:r w:rsidR="00A65E95" w:rsidRPr="00064A1E">
              <w:rPr>
                <w:rFonts w:ascii="Consolas" w:hAnsi="Consolas"/>
                <w:sz w:val="16"/>
                <w:szCs w:val="16"/>
              </w:rPr>
              <w:t>https://app-header-micro-app-prod.azurewebsites.net/</w:t>
            </w:r>
            <w:bookmarkEnd w:id="48"/>
          </w:p>
        </w:tc>
      </w:tr>
      <w:tr w:rsidR="00D96E33" w:rsidRPr="009075B9" w14:paraId="63471CA6" w14:textId="77777777" w:rsidTr="00F92222">
        <w:trPr>
          <w:trHeight w:val="818"/>
        </w:trPr>
        <w:tc>
          <w:tcPr>
            <w:tcW w:w="467" w:type="dxa"/>
          </w:tcPr>
          <w:p w14:paraId="0FF6730D" w14:textId="2A3906E6" w:rsidR="00D96E33" w:rsidRPr="009075B9" w:rsidRDefault="004D12B0" w:rsidP="00B11E16">
            <w:r w:rsidRPr="009075B9">
              <w:t>5</w:t>
            </w:r>
          </w:p>
        </w:tc>
        <w:tc>
          <w:tcPr>
            <w:tcW w:w="9248" w:type="dxa"/>
          </w:tcPr>
          <w:p w14:paraId="74915DAC" w14:textId="77777777" w:rsidR="00D96E33" w:rsidRDefault="00D96E33" w:rsidP="00B11E16">
            <w:r w:rsidRPr="009075B9">
              <w:t>API Permissions</w:t>
            </w:r>
          </w:p>
          <w:p w14:paraId="7CA86567" w14:textId="353E41C2" w:rsidR="00EC16C6" w:rsidRPr="009075B9" w:rsidRDefault="00EC16C6" w:rsidP="00B11E16">
            <w:r>
              <w:t>See detailed permissions below.</w:t>
            </w:r>
          </w:p>
        </w:tc>
      </w:tr>
      <w:tr w:rsidR="00F92222" w:rsidRPr="009075B9" w14:paraId="4E36B983" w14:textId="77777777" w:rsidTr="00F92222">
        <w:trPr>
          <w:trHeight w:val="818"/>
        </w:trPr>
        <w:tc>
          <w:tcPr>
            <w:tcW w:w="467" w:type="dxa"/>
          </w:tcPr>
          <w:p w14:paraId="22B66BBC" w14:textId="0AB62433" w:rsidR="00F92222" w:rsidRPr="009075B9" w:rsidRDefault="00A42C28" w:rsidP="00B11E16">
            <w:r>
              <w:t>6</w:t>
            </w:r>
          </w:p>
        </w:tc>
        <w:tc>
          <w:tcPr>
            <w:tcW w:w="9248" w:type="dxa"/>
          </w:tcPr>
          <w:p w14:paraId="4B4FC49E" w14:textId="76FAB227" w:rsidR="00F92222" w:rsidRPr="009075B9" w:rsidRDefault="00A42C28" w:rsidP="00B11E16">
            <w:r w:rsidRPr="00A42C28">
              <w:t xml:space="preserve">Expose API. Use the screenshot </w:t>
            </w:r>
            <w:r w:rsidR="00E629A1">
              <w:t>on the right</w:t>
            </w:r>
            <w:r w:rsidRPr="00A42C28">
              <w:t xml:space="preserve"> as a guide:</w:t>
            </w:r>
          </w:p>
        </w:tc>
      </w:tr>
    </w:tbl>
    <w:p w14:paraId="50E8AC7B" w14:textId="1AD7C826" w:rsidR="00E617B2" w:rsidRDefault="00A42C28" w:rsidP="005022FE">
      <w:pPr>
        <w:sectPr w:rsidR="00E617B2" w:rsidSect="000C3F7C">
          <w:type w:val="continuous"/>
          <w:pgSz w:w="28800" w:h="20160" w:code="1"/>
          <w:pgMar w:top="1440" w:right="1440" w:bottom="1440" w:left="1440" w:header="720" w:footer="720" w:gutter="0"/>
          <w:cols w:num="2" w:space="1440"/>
          <w:docGrid w:linePitch="360"/>
        </w:sectPr>
      </w:pPr>
      <w:r w:rsidRPr="006E13D4">
        <w:rPr>
          <w:noProof/>
        </w:rPr>
        <w:drawing>
          <wp:inline distT="0" distB="0" distL="0" distR="0" wp14:anchorId="63261BAA" wp14:editId="48003BFF">
            <wp:extent cx="4985760" cy="5573486"/>
            <wp:effectExtent l="0" t="0" r="5715" b="8255"/>
            <wp:docPr id="14468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224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997423" cy="5586524"/>
                    </a:xfrm>
                    <a:prstGeom prst="rect">
                      <a:avLst/>
                    </a:prstGeom>
                  </pic:spPr>
                </pic:pic>
              </a:graphicData>
            </a:graphic>
          </wp:inline>
        </w:drawing>
      </w:r>
      <w:r w:rsidR="006E13D4">
        <w:br/>
      </w:r>
    </w:p>
    <w:p w14:paraId="54D30742" w14:textId="7EA847B3" w:rsidR="009F5308" w:rsidRDefault="009F5308" w:rsidP="00A37D8B">
      <w:pPr>
        <w:rPr>
          <w:rStyle w:val="Heading2Char"/>
        </w:rPr>
        <w:sectPr w:rsidR="009F5308" w:rsidSect="000C3F7C">
          <w:type w:val="continuous"/>
          <w:pgSz w:w="28800" w:h="20160" w:code="1"/>
          <w:pgMar w:top="1440" w:right="1440" w:bottom="1440" w:left="1440" w:header="720" w:footer="720" w:gutter="0"/>
          <w:cols w:space="720"/>
          <w:docGrid w:linePitch="360"/>
        </w:sectPr>
      </w:pPr>
    </w:p>
    <w:p w14:paraId="7BE65690" w14:textId="77777777" w:rsidR="006A2AD9" w:rsidRDefault="00B955B8" w:rsidP="00027E64">
      <w:pPr>
        <w:pStyle w:val="Heading3"/>
        <w:sectPr w:rsidR="006A2AD9" w:rsidSect="006A2AD9">
          <w:type w:val="continuous"/>
          <w:pgSz w:w="28800" w:h="20160" w:code="1"/>
          <w:pgMar w:top="1440" w:right="1440" w:bottom="1440" w:left="1440" w:header="720" w:footer="720" w:gutter="0"/>
          <w:cols w:num="2" w:space="1440"/>
        </w:sectPr>
      </w:pPr>
      <w:bookmarkStart w:id="49" w:name="_Toc219275354"/>
      <w:bookmarkStart w:id="50" w:name="_Toc193113268"/>
      <w:bookmarkStart w:id="51" w:name="_Toc202879997"/>
      <w:r>
        <w:t>Detailed API Permissions</w:t>
      </w:r>
      <w:bookmarkEnd w:id="49"/>
    </w:p>
    <w:p w14:paraId="163D7515" w14:textId="77777777" w:rsidR="00037A04" w:rsidRDefault="00037A04" w:rsidP="00A568ED">
      <w:pPr>
        <w:pStyle w:val="Heading4"/>
      </w:pPr>
      <w:r>
        <w:t>Microsoft Delegate</w:t>
      </w:r>
    </w:p>
    <w:tbl>
      <w:tblPr>
        <w:tblStyle w:val="TableGridLight"/>
        <w:tblW w:w="9000" w:type="dxa"/>
        <w:tblLayout w:type="fixed"/>
        <w:tblLook w:val="04A0" w:firstRow="1" w:lastRow="0" w:firstColumn="1" w:lastColumn="0" w:noHBand="0" w:noVBand="1"/>
      </w:tblPr>
      <w:tblGrid>
        <w:gridCol w:w="2014"/>
        <w:gridCol w:w="1304"/>
        <w:gridCol w:w="4793"/>
        <w:gridCol w:w="889"/>
      </w:tblGrid>
      <w:tr w:rsidR="00037A04" w:rsidRPr="00DA3836" w14:paraId="78033724"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16F89" w14:textId="77777777" w:rsidR="00037A04" w:rsidRPr="00DA3836" w:rsidRDefault="00037A04" w:rsidP="006A2AD9">
            <w:pPr>
              <w:spacing w:after="0"/>
            </w:pPr>
            <w:r w:rsidRPr="00DA3836">
              <w:t>Group.Read.All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0AA7E"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F987CD" w14:textId="77777777" w:rsidR="00037A04" w:rsidRPr="00DA3836" w:rsidRDefault="00037A04" w:rsidP="006A2AD9">
            <w:pPr>
              <w:spacing w:after="0"/>
            </w:pPr>
            <w:r w:rsidRPr="00DA3836">
              <w:t>Read all groups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BB032" w14:textId="77777777" w:rsidR="00037A04" w:rsidRPr="00DA3836" w:rsidRDefault="00037A04" w:rsidP="006A2AD9">
            <w:pPr>
              <w:spacing w:after="0"/>
            </w:pPr>
            <w:r w:rsidRPr="00DA3836">
              <w:t>Yes</w:t>
            </w:r>
          </w:p>
        </w:tc>
      </w:tr>
      <w:tr w:rsidR="00037A04" w:rsidRPr="00DA3836" w14:paraId="745FDC2E"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75D23" w14:textId="77777777" w:rsidR="00037A04" w:rsidRPr="00DA3836" w:rsidRDefault="00037A04" w:rsidP="006A2AD9">
            <w:pPr>
              <w:spacing w:after="0"/>
            </w:pPr>
            <w:r w:rsidRPr="00DA3836">
              <w:t>User.Read</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CC15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1CDDE" w14:textId="77777777" w:rsidR="00037A04" w:rsidRPr="00DA3836" w:rsidRDefault="00037A04" w:rsidP="006A2AD9">
            <w:pPr>
              <w:spacing w:after="0"/>
            </w:pPr>
            <w:r w:rsidRPr="00DA3836">
              <w:t>Sign in and read user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839E62" w14:textId="77777777" w:rsidR="00037A04" w:rsidRPr="00DA3836" w:rsidRDefault="00037A04" w:rsidP="006A2AD9">
            <w:pPr>
              <w:spacing w:after="0"/>
            </w:pPr>
            <w:r w:rsidRPr="00DA3836">
              <w:t>No</w:t>
            </w:r>
          </w:p>
        </w:tc>
      </w:tr>
      <w:tr w:rsidR="00037A04" w:rsidRPr="00DA3836" w14:paraId="5274C1DD"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8ED4F6" w14:textId="77777777" w:rsidR="00037A04" w:rsidRPr="00DA3836" w:rsidRDefault="00037A04" w:rsidP="006A2AD9">
            <w:pPr>
              <w:spacing w:after="0"/>
            </w:pPr>
            <w:r w:rsidRPr="00DA3836">
              <w:t>User.Read.All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8CABC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68C91" w14:textId="2A2E2CA7" w:rsidR="00037A04" w:rsidRPr="00DA3836" w:rsidRDefault="00037A04" w:rsidP="006A2AD9">
            <w:pPr>
              <w:spacing w:after="0"/>
            </w:pPr>
            <w:r w:rsidRPr="00DA3836">
              <w:t>Read all users</w:t>
            </w:r>
            <w:r w:rsidR="005E18C6">
              <w:t>'</w:t>
            </w:r>
            <w:r w:rsidR="008A75B2">
              <w:t>''</w:t>
            </w:r>
            <w:r w:rsidRPr="00DA3836">
              <w:t xml:space="preserve"> full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6B7503" w14:textId="77777777" w:rsidR="00037A04" w:rsidRPr="00DA3836" w:rsidRDefault="00037A04" w:rsidP="006A2AD9">
            <w:pPr>
              <w:spacing w:after="0"/>
            </w:pPr>
            <w:r w:rsidRPr="00DA3836">
              <w:t>Yes</w:t>
            </w:r>
          </w:p>
        </w:tc>
      </w:tr>
    </w:tbl>
    <w:p w14:paraId="1BCC7D50" w14:textId="08994B31" w:rsidR="00037A04" w:rsidRPr="006A2AD9" w:rsidRDefault="006A2AD9" w:rsidP="00A568ED">
      <w:pPr>
        <w:pStyle w:val="Heading4"/>
      </w:pPr>
      <w:r>
        <w:br w:type="column"/>
      </w:r>
      <w:r w:rsidR="00037A04" w:rsidRPr="006A2AD9">
        <w:t>Cognite API Delegate</w:t>
      </w:r>
    </w:p>
    <w:tbl>
      <w:tblPr>
        <w:tblStyle w:val="TableGridLight"/>
        <w:tblpPr w:leftFromText="187" w:rightFromText="187" w:vertAnchor="text" w:tblpX="1" w:tblpY="1"/>
        <w:tblOverlap w:val="never"/>
        <w:tblW w:w="8995" w:type="dxa"/>
        <w:tblLayout w:type="fixed"/>
        <w:tblLook w:val="04A0" w:firstRow="1" w:lastRow="0" w:firstColumn="1" w:lastColumn="0" w:noHBand="0" w:noVBand="1"/>
      </w:tblPr>
      <w:tblGrid>
        <w:gridCol w:w="2263"/>
        <w:gridCol w:w="1276"/>
        <w:gridCol w:w="4556"/>
        <w:gridCol w:w="900"/>
      </w:tblGrid>
      <w:tr w:rsidR="006A2AD9" w:rsidRPr="00DA3836" w14:paraId="1A27D250"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7BA6E" w14:textId="77777777" w:rsidR="006A2AD9" w:rsidRPr="00DA3836" w:rsidRDefault="006A2AD9" w:rsidP="002F6478">
            <w:pPr>
              <w:spacing w:after="0"/>
            </w:pPr>
            <w:r w:rsidRPr="00DA3836">
              <w:t>DATA.VIEW</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7EAA5"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1B03B" w14:textId="77777777" w:rsidR="006A2AD9" w:rsidRPr="00DA3836" w:rsidRDefault="006A2AD9" w:rsidP="002F6478">
            <w:pPr>
              <w:spacing w:after="0"/>
            </w:pPr>
            <w:r w:rsidRPr="00DA3836">
              <w:t>Date view</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29DAD" w14:textId="77777777" w:rsidR="006A2AD9" w:rsidRPr="00DA3836" w:rsidRDefault="006A2AD9" w:rsidP="002F6478">
            <w:pPr>
              <w:spacing w:after="0"/>
            </w:pPr>
            <w:r w:rsidRPr="00DA3836">
              <w:t>Yes</w:t>
            </w:r>
          </w:p>
        </w:tc>
      </w:tr>
      <w:tr w:rsidR="006A2AD9" w:rsidRPr="00DA3836" w14:paraId="1057A0AC"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C0016" w14:textId="77777777" w:rsidR="006A2AD9" w:rsidRPr="00DA3836" w:rsidRDefault="006A2AD9" w:rsidP="002F6478">
            <w:pPr>
              <w:spacing w:after="0"/>
            </w:pPr>
            <w:r w:rsidRPr="00DB1BCF">
              <w:t>IDENTITY</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C083C"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4C122" w14:textId="77777777" w:rsidR="006A2AD9" w:rsidRPr="00DA3836" w:rsidRDefault="006A2AD9" w:rsidP="002F6478">
            <w:pPr>
              <w:spacing w:after="0"/>
            </w:pPr>
            <w:r w:rsidRPr="00DA3836">
              <w:t>Identity</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621F4D" w14:textId="77777777" w:rsidR="006A2AD9" w:rsidRPr="00DA3836" w:rsidRDefault="006A2AD9" w:rsidP="002F6478">
            <w:pPr>
              <w:spacing w:after="0"/>
            </w:pPr>
            <w:r w:rsidRPr="00DA3836">
              <w:t>Yes</w:t>
            </w:r>
          </w:p>
        </w:tc>
      </w:tr>
      <w:tr w:rsidR="006A2AD9" w:rsidRPr="00DA3836" w14:paraId="5DA0B53D"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B95D8" w14:textId="77777777" w:rsidR="006A2AD9" w:rsidRPr="00DA3836" w:rsidRDefault="006A2AD9" w:rsidP="002F6478">
            <w:pPr>
              <w:spacing w:after="0"/>
            </w:pPr>
            <w:r w:rsidRPr="0009030E">
              <w:t>user_impersonation</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702B28"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44D09" w14:textId="77777777" w:rsidR="006A2AD9" w:rsidRPr="00DA3836" w:rsidRDefault="006A2AD9" w:rsidP="002F6478">
            <w:pPr>
              <w:spacing w:after="0"/>
            </w:pPr>
            <w:r w:rsidRPr="00DA3836">
              <w:t>Impersonate the user</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C3240" w14:textId="77777777" w:rsidR="006A2AD9" w:rsidRPr="00DA3836" w:rsidRDefault="006A2AD9" w:rsidP="002F6478">
            <w:pPr>
              <w:spacing w:after="0"/>
            </w:pPr>
            <w:r w:rsidRPr="00DA3836">
              <w:t>Yes</w:t>
            </w:r>
          </w:p>
        </w:tc>
      </w:tr>
    </w:tbl>
    <w:p w14:paraId="03BEDC6A" w14:textId="77777777" w:rsidR="00037A04" w:rsidRDefault="00037A04" w:rsidP="00B955B8"/>
    <w:p w14:paraId="2276C5FA" w14:textId="4ABC9309" w:rsidR="006A2AD9" w:rsidRPr="00B955B8" w:rsidRDefault="006A2AD9" w:rsidP="00B955B8">
      <w:pPr>
        <w:sectPr w:rsidR="006A2AD9" w:rsidRPr="00B955B8" w:rsidSect="006A2AD9">
          <w:type w:val="continuous"/>
          <w:pgSz w:w="28800" w:h="20160" w:code="1"/>
          <w:pgMar w:top="1440" w:right="1440" w:bottom="1440" w:left="1440" w:header="720" w:footer="720" w:gutter="0"/>
          <w:cols w:num="2" w:space="1440"/>
        </w:sectPr>
      </w:pPr>
    </w:p>
    <w:p w14:paraId="64BB7E64" w14:textId="77777777" w:rsidR="00270E4E" w:rsidRDefault="00270E4E" w:rsidP="00270E4E">
      <w:pPr>
        <w:pStyle w:val="Heading2"/>
      </w:pPr>
      <w:bookmarkStart w:id="52" w:name="_Toc219275355"/>
      <w:r>
        <w:lastRenderedPageBreak/>
        <w:t>Create ARM Service Connection</w:t>
      </w:r>
      <w:bookmarkEnd w:id="50"/>
      <w:bookmarkEnd w:id="51"/>
      <w:bookmarkEnd w:id="52"/>
    </w:p>
    <w:p w14:paraId="07ECABFB" w14:textId="77777777" w:rsidR="00270E4E" w:rsidRDefault="00270E4E" w:rsidP="00A161B6">
      <w:pPr>
        <w:pStyle w:val="ListParagraph"/>
        <w:numPr>
          <w:ilvl w:val="0"/>
          <w:numId w:val="20"/>
        </w:numPr>
        <w:jc w:val="left"/>
      </w:pPr>
      <w:r>
        <w:t xml:space="preserve">Set Up ARM Service Connection: In the DevOps portal, manually create an ARM service connection using the previously noted client ID and client secret. </w:t>
      </w:r>
    </w:p>
    <w:p w14:paraId="1D8E7402" w14:textId="77777777" w:rsidR="00270E4E" w:rsidRDefault="00270E4E" w:rsidP="00A161B6">
      <w:pPr>
        <w:pStyle w:val="ListParagraph"/>
        <w:numPr>
          <w:ilvl w:val="0"/>
          <w:numId w:val="20"/>
        </w:numPr>
        <w:jc w:val="left"/>
      </w:pPr>
      <w:r>
        <w:t>Assign the Owner access to the recently created App registration on the Azure resource group created earlier.</w:t>
      </w:r>
    </w:p>
    <w:p w14:paraId="7D053090" w14:textId="77777777" w:rsidR="00270E4E" w:rsidRDefault="00270E4E" w:rsidP="00A161B6">
      <w:pPr>
        <w:pStyle w:val="ListParagraph"/>
        <w:numPr>
          <w:ilvl w:val="0"/>
          <w:numId w:val="20"/>
        </w:numPr>
        <w:jc w:val="left"/>
      </w:pPr>
      <w:r>
        <w:t>After following these steps, the validation is successful.</w:t>
      </w:r>
    </w:p>
    <w:p w14:paraId="4B24FB39" w14:textId="65B1B459" w:rsidR="00270E4E" w:rsidRDefault="00270E4E" w:rsidP="00A2640E">
      <w:r>
        <w:rPr>
          <w:noProof/>
        </w:rPr>
        <w:drawing>
          <wp:inline distT="0" distB="0" distL="0" distR="0" wp14:anchorId="667D649F" wp14:editId="4C486A77">
            <wp:extent cx="4182836" cy="5621204"/>
            <wp:effectExtent l="19050" t="19050" r="27305" b="17780"/>
            <wp:docPr id="201138402" name="Picture 3"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Azure service connection window and op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8400" cy="5642120"/>
                    </a:xfrm>
                    <a:prstGeom prst="rect">
                      <a:avLst/>
                    </a:prstGeom>
                    <a:noFill/>
                    <a:ln w="9525" cmpd="sng">
                      <a:solidFill>
                        <a:schemeClr val="bg2"/>
                      </a:solidFill>
                      <a:miter lim="800000"/>
                      <a:headEnd/>
                      <a:tailEnd/>
                    </a:ln>
                    <a:effectLst/>
                  </pic:spPr>
                </pic:pic>
              </a:graphicData>
            </a:graphic>
          </wp:inline>
        </w:drawing>
      </w:r>
    </w:p>
    <w:p w14:paraId="480C0C84" w14:textId="77777777" w:rsidR="0015267F" w:rsidRDefault="0015267F" w:rsidP="00270E4E">
      <w:pPr>
        <w:sectPr w:rsidR="0015267F" w:rsidSect="000C3F7C">
          <w:pgSz w:w="28800" w:h="20160" w:code="1"/>
          <w:pgMar w:top="1440" w:right="1440" w:bottom="1440" w:left="1440" w:header="720" w:footer="720" w:gutter="0"/>
          <w:cols w:num="2" w:space="709"/>
        </w:sectPr>
      </w:pPr>
    </w:p>
    <w:p w14:paraId="47F51593" w14:textId="77777777" w:rsidR="00A2640E" w:rsidRDefault="00A2640E" w:rsidP="004A7B6D">
      <w:pPr>
        <w:pStyle w:val="Heading1"/>
        <w:sectPr w:rsidR="00A2640E" w:rsidSect="000C3F7C">
          <w:type w:val="continuous"/>
          <w:pgSz w:w="28800" w:h="20160" w:code="1"/>
          <w:pgMar w:top="1440" w:right="1440" w:bottom="1440" w:left="1440" w:header="720" w:footer="720" w:gutter="0"/>
          <w:cols w:space="720"/>
          <w:docGrid w:linePitch="360"/>
        </w:sectPr>
      </w:pPr>
      <w:bookmarkStart w:id="53" w:name="_Toc202879998"/>
    </w:p>
    <w:p w14:paraId="468537CE" w14:textId="4DAA9ECE" w:rsidR="002E3502" w:rsidRDefault="004B2EBF" w:rsidP="004A7B6D">
      <w:pPr>
        <w:pStyle w:val="Heading1"/>
      </w:pPr>
      <w:bookmarkStart w:id="54" w:name="_Toc204348899"/>
      <w:bookmarkStart w:id="55" w:name="_Toc219275356"/>
      <w:r w:rsidRPr="009075B9">
        <w:lastRenderedPageBreak/>
        <w:t>Infrastructure</w:t>
      </w:r>
      <w:r w:rsidR="00526B56">
        <w:t xml:space="preserve"> </w:t>
      </w:r>
      <w:r w:rsidR="00E376B8" w:rsidRPr="00E376B8">
        <w:t>Deployment</w:t>
      </w:r>
      <w:bookmarkEnd w:id="53"/>
      <w:bookmarkEnd w:id="54"/>
      <w:bookmarkEnd w:id="55"/>
      <w:r w:rsidR="00E376B8" w:rsidRPr="00E376B8">
        <w:t xml:space="preserve"> </w:t>
      </w:r>
    </w:p>
    <w:p w14:paraId="5F837863" w14:textId="77777777" w:rsidR="005C390C" w:rsidRDefault="005C390C" w:rsidP="00AA3B97">
      <w:pPr>
        <w:pStyle w:val="Heading2"/>
        <w:sectPr w:rsidR="005C390C" w:rsidSect="000C3F7C">
          <w:pgSz w:w="28800" w:h="20160" w:code="1"/>
          <w:pgMar w:top="1440" w:right="1440" w:bottom="1440" w:left="1440" w:header="720" w:footer="720" w:gutter="0"/>
          <w:cols w:space="720"/>
          <w:docGrid w:linePitch="360"/>
        </w:sectPr>
      </w:pPr>
    </w:p>
    <w:p w14:paraId="7D64EBA1" w14:textId="1F3FEF1B" w:rsidR="002A3375" w:rsidRPr="00DB1090" w:rsidRDefault="002A3375" w:rsidP="00AA3B97">
      <w:pPr>
        <w:pStyle w:val="Heading2"/>
      </w:pPr>
      <w:bookmarkStart w:id="56" w:name="_Toc202879999"/>
      <w:bookmarkStart w:id="57" w:name="_Toc219275357"/>
      <w:r w:rsidRPr="002A3375">
        <w:t xml:space="preserve">Deployment </w:t>
      </w:r>
      <w:r w:rsidRPr="00DB1090">
        <w:t>Steps</w:t>
      </w:r>
      <w:bookmarkEnd w:id="56"/>
      <w:bookmarkEnd w:id="57"/>
    </w:p>
    <w:p w14:paraId="308F9B53" w14:textId="77777777" w:rsidR="00DF2563" w:rsidRDefault="00DF2563" w:rsidP="00C807A5">
      <w:pPr>
        <w:rPr>
          <w:lang w:val="en-GB"/>
        </w:rPr>
        <w:sectPr w:rsidR="00DF2563" w:rsidSect="000C3F7C">
          <w:type w:val="continuous"/>
          <w:pgSz w:w="28800" w:h="20160" w:code="1"/>
          <w:pgMar w:top="1440" w:right="1440" w:bottom="1440" w:left="1440" w:header="720" w:footer="720" w:gutter="0"/>
          <w:cols w:space="720"/>
          <w:docGrid w:linePitch="360"/>
        </w:sectPr>
      </w:pPr>
    </w:p>
    <w:p w14:paraId="3265ABFF" w14:textId="5B07F214" w:rsidR="00C807A5" w:rsidRPr="00C807A5" w:rsidRDefault="00C807A5" w:rsidP="00C807A5">
      <w:pPr>
        <w:rPr>
          <w:lang w:val="en-GB"/>
        </w:rPr>
      </w:pPr>
      <w:r w:rsidRPr="00C807A5">
        <w:rPr>
          <w:lang w:val="en-GB"/>
        </w:rPr>
        <w:t xml:space="preserve">These are the standard deployment steps followed to deploy various AOT components in </w:t>
      </w:r>
      <w:r>
        <w:rPr>
          <w:lang w:val="en-GB"/>
        </w:rPr>
        <w:t xml:space="preserve">the </w:t>
      </w:r>
      <w:r w:rsidRPr="00C807A5">
        <w:rPr>
          <w:lang w:val="en-GB"/>
        </w:rPr>
        <w:t>CDF environmen</w:t>
      </w:r>
      <w:r>
        <w:rPr>
          <w:lang w:val="en-GB"/>
        </w:rPr>
        <w:t>t.</w:t>
      </w:r>
    </w:p>
    <w:p w14:paraId="29DB726B" w14:textId="1F2B2486" w:rsidR="00DF2563" w:rsidRDefault="00157636" w:rsidP="00A161B6">
      <w:pPr>
        <w:pStyle w:val="ListParagraph"/>
        <w:numPr>
          <w:ilvl w:val="0"/>
          <w:numId w:val="22"/>
        </w:numPr>
      </w:pPr>
      <w:r w:rsidRPr="00157636">
        <w:t xml:space="preserve">Navigate to the respective </w:t>
      </w:r>
      <w:r w:rsidR="00AC2D03">
        <w:t>YAML file</w:t>
      </w:r>
      <w:r w:rsidRPr="00157636">
        <w:t xml:space="preserve">. </w:t>
      </w:r>
    </w:p>
    <w:p w14:paraId="31FF02AE" w14:textId="77777777" w:rsidR="00DF2563" w:rsidRDefault="00F8177D" w:rsidP="00A161B6">
      <w:pPr>
        <w:pStyle w:val="ListParagraph"/>
        <w:numPr>
          <w:ilvl w:val="0"/>
          <w:numId w:val="22"/>
        </w:numPr>
      </w:pPr>
      <w:r w:rsidRPr="00DF2563">
        <w:rPr>
          <w:lang w:val="en-GB"/>
        </w:rPr>
        <w:t xml:space="preserve">Create and update the infrastructure variable group. For the variables, </w:t>
      </w:r>
      <w:r w:rsidR="00157636" w:rsidRPr="00157636">
        <w:t xml:space="preserve">refer to </w:t>
      </w:r>
      <w:hyperlink r:id="rId26" w:history="1">
        <w:r w:rsidR="00157636" w:rsidRPr="00157636">
          <w:rPr>
            <w:rStyle w:val="Hyperlink"/>
          </w:rPr>
          <w:t>AOT_CDF_Deployment_Variable_List.xlsx</w:t>
        </w:r>
      </w:hyperlink>
      <w:bookmarkStart w:id="58" w:name="OLE_LINK64"/>
    </w:p>
    <w:p w14:paraId="57F9D2B1" w14:textId="77777777" w:rsidR="00DF2563" w:rsidRDefault="004978B8" w:rsidP="00A161B6">
      <w:pPr>
        <w:pStyle w:val="ListParagraph"/>
        <w:numPr>
          <w:ilvl w:val="0"/>
          <w:numId w:val="22"/>
        </w:numPr>
      </w:pPr>
      <w:r w:rsidRPr="00DF2563">
        <w:rPr>
          <w:lang w:val="en-GB"/>
        </w:rPr>
        <w:t xml:space="preserve">Add the </w:t>
      </w:r>
      <w:r w:rsidRPr="004978B8">
        <w:t>infrastructure</w:t>
      </w:r>
      <w:r w:rsidRPr="00DF2563">
        <w:rPr>
          <w:b/>
          <w:bCs/>
        </w:rPr>
        <w:t xml:space="preserve"> </w:t>
      </w:r>
      <w:r w:rsidRPr="00DF2563">
        <w:rPr>
          <w:lang w:val="en-GB"/>
        </w:rPr>
        <w:t xml:space="preserve">variable group name to the YML </w:t>
      </w:r>
      <w:bookmarkStart w:id="59" w:name="OLE_LINK65"/>
      <w:r w:rsidRPr="00DF2563">
        <w:rPr>
          <w:lang w:val="en-GB"/>
        </w:rPr>
        <w:t>file</w:t>
      </w:r>
      <w:r w:rsidRPr="004978B8">
        <w:t>.</w:t>
      </w:r>
      <w:bookmarkEnd w:id="58"/>
      <w:bookmarkEnd w:id="59"/>
    </w:p>
    <w:p w14:paraId="5411555B" w14:textId="77777777" w:rsidR="006536EA" w:rsidRDefault="006536EA" w:rsidP="00A161B6">
      <w:pPr>
        <w:pStyle w:val="ListParagraph"/>
        <w:numPr>
          <w:ilvl w:val="0"/>
          <w:numId w:val="22"/>
        </w:numPr>
        <w:sectPr w:rsidR="006536EA" w:rsidSect="000C3F7C">
          <w:type w:val="continuous"/>
          <w:pgSz w:w="28800" w:h="20160" w:code="1"/>
          <w:pgMar w:top="1440" w:right="1440" w:bottom="1440" w:left="1440" w:header="720" w:footer="720" w:gutter="0"/>
          <w:cols w:space="720"/>
          <w:docGrid w:linePitch="360"/>
        </w:sectPr>
      </w:pPr>
    </w:p>
    <w:p w14:paraId="379D81F6" w14:textId="77777777" w:rsidR="00DF2563" w:rsidRDefault="008F0AB4" w:rsidP="00A161B6">
      <w:pPr>
        <w:pStyle w:val="ListParagraph"/>
        <w:numPr>
          <w:ilvl w:val="0"/>
          <w:numId w:val="22"/>
        </w:numPr>
      </w:pPr>
      <w:r>
        <w:t>Rename the client files based on the client.</w:t>
      </w:r>
    </w:p>
    <w:p w14:paraId="1B8A5F56" w14:textId="0D3EA71B" w:rsidR="00DF2563" w:rsidRDefault="008F0AB4" w:rsidP="00A161B6">
      <w:pPr>
        <w:pStyle w:val="ListParagraph"/>
        <w:numPr>
          <w:ilvl w:val="0"/>
          <w:numId w:val="22"/>
        </w:numPr>
      </w:pPr>
      <w:r>
        <w:t>Use the YML file to se</w:t>
      </w:r>
      <w:r w:rsidR="00D47212">
        <w:t>t up the Azure DevOps pipeline</w:t>
      </w:r>
      <w:r w:rsidR="00DF2563">
        <w:t>.</w:t>
      </w:r>
    </w:p>
    <w:p w14:paraId="1712FCC5" w14:textId="77777777" w:rsidR="007C356D" w:rsidRPr="007C356D" w:rsidRDefault="007C356D" w:rsidP="0047398E">
      <w:pPr>
        <w:ind w:left="360"/>
        <w:rPr>
          <w:lang w:val="en-GB"/>
        </w:rPr>
      </w:pPr>
    </w:p>
    <w:p w14:paraId="10469AA5" w14:textId="77777777" w:rsidR="00DF2563" w:rsidRDefault="00DF2563" w:rsidP="00A161B6">
      <w:pPr>
        <w:pStyle w:val="ListParagraph"/>
        <w:numPr>
          <w:ilvl w:val="0"/>
          <w:numId w:val="20"/>
        </w:numPr>
        <w:jc w:val="left"/>
        <w:rPr>
          <w:bCs/>
        </w:rPr>
        <w:sectPr w:rsidR="00DF2563" w:rsidSect="000C3F7C">
          <w:type w:val="continuous"/>
          <w:pgSz w:w="28800" w:h="20160" w:code="1"/>
          <w:pgMar w:top="1440" w:right="1440" w:bottom="1440" w:left="1440" w:header="720" w:footer="720" w:gutter="0"/>
          <w:cols w:num="2" w:space="720"/>
          <w:docGrid w:linePitch="360"/>
        </w:sectPr>
      </w:pPr>
    </w:p>
    <w:p w14:paraId="04BE0668" w14:textId="5312E61E" w:rsidR="0051654C" w:rsidRPr="007C356D" w:rsidRDefault="0051654C" w:rsidP="007C356D">
      <w:pPr>
        <w:pStyle w:val="Heading2"/>
      </w:pPr>
      <w:bookmarkStart w:id="60" w:name="_Toc202880000"/>
      <w:bookmarkStart w:id="61" w:name="_Toc219275358"/>
      <w:r w:rsidRPr="007C356D">
        <w:t>Deployment Details</w:t>
      </w:r>
      <w:bookmarkEnd w:id="60"/>
      <w:bookmarkEnd w:id="61"/>
    </w:p>
    <w:p w14:paraId="4A79D229" w14:textId="25BCB821" w:rsidR="00C807A5" w:rsidRPr="003B112C" w:rsidRDefault="0051654C" w:rsidP="00DA78E7">
      <w:pPr>
        <w:ind w:right="10440"/>
        <w:rPr>
          <w:lang w:val="en-GB"/>
        </w:rPr>
      </w:pPr>
      <w:r w:rsidRPr="003B112C">
        <w:rPr>
          <w:lang w:val="en-GB"/>
        </w:rPr>
        <w:t>The following table</w:t>
      </w:r>
      <w:r w:rsidR="00E0051A">
        <w:rPr>
          <w:lang w:val="en-GB"/>
        </w:rPr>
        <w:t>s</w:t>
      </w:r>
      <w:r w:rsidRPr="003B112C">
        <w:rPr>
          <w:lang w:val="en-GB"/>
        </w:rPr>
        <w:t xml:space="preserve"> provide the pipeline details, the YML file, and any additional information or steps required in addition to the standard deployment procedure described in the previous section.</w:t>
      </w:r>
    </w:p>
    <w:tbl>
      <w:tblPr>
        <w:tblStyle w:val="TableGridLight"/>
        <w:tblW w:w="25227" w:type="dxa"/>
        <w:tblLook w:val="04A0" w:firstRow="1" w:lastRow="0" w:firstColumn="1" w:lastColumn="0" w:noHBand="0" w:noVBand="1"/>
      </w:tblPr>
      <w:tblGrid>
        <w:gridCol w:w="2425"/>
        <w:gridCol w:w="4230"/>
        <w:gridCol w:w="8280"/>
        <w:gridCol w:w="10292"/>
      </w:tblGrid>
      <w:tr w:rsidR="00A879E3" w:rsidRPr="001A0091" w14:paraId="24ADCFEB" w14:textId="6DC3D0BB" w:rsidTr="005441CB">
        <w:trPr>
          <w:tblHeader/>
        </w:trPr>
        <w:tc>
          <w:tcPr>
            <w:tcW w:w="2425" w:type="dxa"/>
            <w:shd w:val="clear" w:color="auto" w:fill="7030A0"/>
          </w:tcPr>
          <w:p w14:paraId="03D6F49E" w14:textId="1C10AFB0" w:rsidR="00A879E3" w:rsidRPr="005441CB" w:rsidRDefault="00DE69E9" w:rsidP="00EC44F4">
            <w:pPr>
              <w:spacing w:before="120" w:after="120" w:line="256" w:lineRule="auto"/>
              <w:jc w:val="left"/>
              <w:rPr>
                <w:b/>
                <w:color w:val="FFFFFF" w:themeColor="background1"/>
                <w:szCs w:val="20"/>
                <w:lang w:val="en-GB"/>
              </w:rPr>
            </w:pPr>
            <w:bookmarkStart w:id="62" w:name="OLE_LINK17"/>
            <w:r w:rsidRPr="005441CB">
              <w:rPr>
                <w:b/>
                <w:color w:val="FFFFFF" w:themeColor="background1"/>
                <w:szCs w:val="20"/>
                <w:lang w:val="en-GB"/>
              </w:rPr>
              <w:t xml:space="preserve">Resource </w:t>
            </w:r>
          </w:p>
        </w:tc>
        <w:tc>
          <w:tcPr>
            <w:tcW w:w="4230" w:type="dxa"/>
            <w:shd w:val="clear" w:color="auto" w:fill="7030A0"/>
          </w:tcPr>
          <w:p w14:paraId="61AB4B16" w14:textId="12718ED6" w:rsidR="00143669" w:rsidRPr="005441CB" w:rsidRDefault="00143669" w:rsidP="00EC44F4">
            <w:pPr>
              <w:spacing w:before="120" w:after="120" w:line="256" w:lineRule="auto"/>
              <w:jc w:val="left"/>
              <w:rPr>
                <w:b/>
                <w:color w:val="FFFFFF" w:themeColor="background1"/>
                <w:szCs w:val="20"/>
              </w:rPr>
            </w:pPr>
            <w:r w:rsidRPr="005441CB">
              <w:rPr>
                <w:b/>
                <w:color w:val="FFFFFF" w:themeColor="background1"/>
                <w:szCs w:val="20"/>
              </w:rPr>
              <w:t>Pre-</w:t>
            </w:r>
            <w:r w:rsidR="00C526E5" w:rsidRPr="005441CB">
              <w:rPr>
                <w:b/>
                <w:color w:val="FFFFFF" w:themeColor="background1"/>
                <w:szCs w:val="20"/>
              </w:rPr>
              <w:t>deployment</w:t>
            </w:r>
          </w:p>
        </w:tc>
        <w:tc>
          <w:tcPr>
            <w:tcW w:w="8280" w:type="dxa"/>
            <w:shd w:val="clear" w:color="auto" w:fill="7030A0"/>
          </w:tcPr>
          <w:p w14:paraId="6872F91C" w14:textId="692A290B" w:rsidR="00A879E3" w:rsidRPr="005441CB" w:rsidRDefault="00781695" w:rsidP="00EC44F4">
            <w:pPr>
              <w:spacing w:before="120" w:after="120" w:line="256" w:lineRule="auto"/>
              <w:jc w:val="left"/>
              <w:rPr>
                <w:b/>
                <w:color w:val="FFFFFF" w:themeColor="background1"/>
                <w:szCs w:val="20"/>
                <w:lang w:val="en-GB"/>
              </w:rPr>
            </w:pPr>
            <w:r w:rsidRPr="005441CB">
              <w:rPr>
                <w:b/>
                <w:color w:val="FFFFFF" w:themeColor="background1"/>
                <w:szCs w:val="20"/>
              </w:rPr>
              <w:t xml:space="preserve"> Cdf </w:t>
            </w:r>
            <w:r w:rsidR="00A4441C" w:rsidRPr="005441CB">
              <w:rPr>
                <w:b/>
                <w:color w:val="FFFFFF" w:themeColor="background1"/>
                <w:szCs w:val="20"/>
              </w:rPr>
              <w:t>Pipeline -YAML File</w:t>
            </w:r>
            <w:r w:rsidRPr="005441CB">
              <w:rPr>
                <w:b/>
                <w:color w:val="FFFFFF" w:themeColor="background1"/>
                <w:szCs w:val="20"/>
              </w:rPr>
              <w:t xml:space="preserve"> </w:t>
            </w:r>
            <w:r w:rsidR="00AA3E31" w:rsidRPr="005441CB">
              <w:rPr>
                <w:b/>
                <w:color w:val="FFFFFF" w:themeColor="background1"/>
                <w:szCs w:val="20"/>
              </w:rPr>
              <w:t>Path</w:t>
            </w:r>
          </w:p>
        </w:tc>
        <w:tc>
          <w:tcPr>
            <w:tcW w:w="10292" w:type="dxa"/>
            <w:shd w:val="clear" w:color="auto" w:fill="7030A0"/>
          </w:tcPr>
          <w:p w14:paraId="0C2B8761" w14:textId="6CC41AFF" w:rsidR="00A879E3" w:rsidRPr="005441CB" w:rsidRDefault="00AA3E31" w:rsidP="00EC44F4">
            <w:pPr>
              <w:spacing w:before="120" w:after="120" w:line="256" w:lineRule="auto"/>
              <w:jc w:val="left"/>
              <w:rPr>
                <w:b/>
                <w:color w:val="FFFFFF" w:themeColor="background1"/>
                <w:szCs w:val="20"/>
                <w:lang w:val="en-GB"/>
              </w:rPr>
            </w:pPr>
            <w:r w:rsidRPr="005441CB">
              <w:rPr>
                <w:b/>
                <w:color w:val="FFFFFF" w:themeColor="background1"/>
                <w:szCs w:val="20"/>
              </w:rPr>
              <w:t>Post-</w:t>
            </w:r>
            <w:r w:rsidR="00C526E5" w:rsidRPr="005441CB">
              <w:rPr>
                <w:b/>
                <w:color w:val="FFFFFF" w:themeColor="background1"/>
                <w:szCs w:val="20"/>
              </w:rPr>
              <w:t>deployment</w:t>
            </w:r>
          </w:p>
        </w:tc>
      </w:tr>
      <w:tr w:rsidR="00A879E3" w:rsidRPr="001A0091" w14:paraId="5FAAA9DF" w14:textId="55FE9E45" w:rsidTr="005441CB">
        <w:tc>
          <w:tcPr>
            <w:tcW w:w="2425" w:type="dxa"/>
            <w:shd w:val="clear" w:color="auto" w:fill="E7E6E6" w:themeFill="background2"/>
          </w:tcPr>
          <w:p w14:paraId="3B0E2424" w14:textId="6DEE5313" w:rsidR="00A879E3" w:rsidRPr="005441CB" w:rsidRDefault="00A879E3" w:rsidP="00EC44F4">
            <w:pPr>
              <w:spacing w:before="120" w:after="120" w:line="256" w:lineRule="auto"/>
              <w:jc w:val="left"/>
              <w:rPr>
                <w:szCs w:val="20"/>
                <w:lang w:val="en-GB"/>
              </w:rPr>
            </w:pPr>
            <w:bookmarkStart w:id="63" w:name="OLE_LINK29"/>
            <w:r w:rsidRPr="005441CB">
              <w:rPr>
                <w:szCs w:val="20"/>
                <w:lang w:val="en-GB"/>
              </w:rPr>
              <w:t>AKS Cluster and ACR</w:t>
            </w:r>
            <w:bookmarkEnd w:id="63"/>
          </w:p>
        </w:tc>
        <w:tc>
          <w:tcPr>
            <w:tcW w:w="4230" w:type="dxa"/>
          </w:tcPr>
          <w:p w14:paraId="484CE3F7" w14:textId="49307915" w:rsidR="009D3F66" w:rsidRPr="005441CB" w:rsidRDefault="009D3F66" w:rsidP="00EC44F4">
            <w:pPr>
              <w:spacing w:before="120" w:after="120" w:line="256" w:lineRule="auto"/>
              <w:jc w:val="left"/>
              <w:rPr>
                <w:rFonts w:eastAsia="Segoe UI" w:cs="Segoe UI"/>
                <w:szCs w:val="20"/>
                <w:lang w:val="en-GB"/>
              </w:rPr>
            </w:pPr>
            <w:r w:rsidRPr="005441CB">
              <w:rPr>
                <w:rFonts w:eastAsia="Segoe UI" w:cs="Segoe UI"/>
                <w:szCs w:val="20"/>
                <w:lang w:val="en-GB"/>
              </w:rPr>
              <w:t>Ensure that the Kubernetes version is updated to 1.</w:t>
            </w:r>
            <w:r w:rsidR="007A0162" w:rsidRPr="005441CB">
              <w:rPr>
                <w:rFonts w:eastAsia="Segoe UI" w:cs="Segoe UI"/>
                <w:szCs w:val="20"/>
                <w:lang w:val="en-GB"/>
              </w:rPr>
              <w:t xml:space="preserve">30.0 </w:t>
            </w:r>
            <w:r w:rsidRPr="005441CB">
              <w:rPr>
                <w:rFonts w:eastAsia="Segoe UI" w:cs="Segoe UI"/>
                <w:szCs w:val="20"/>
                <w:lang w:val="en-GB"/>
              </w:rPr>
              <w:t>or later.</w:t>
            </w:r>
          </w:p>
        </w:tc>
        <w:tc>
          <w:tcPr>
            <w:tcW w:w="8280" w:type="dxa"/>
          </w:tcPr>
          <w:p w14:paraId="288D54A4" w14:textId="51F1E78D" w:rsidR="00A879E3" w:rsidRPr="00064A1E" w:rsidRDefault="00C81860" w:rsidP="00EC44F4">
            <w:pPr>
              <w:spacing w:before="120" w:after="120" w:line="256"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Processing/Middleware_IaC/Middleware-IAC-arm-templates/application-deployment&lt;client-name&gt;-azure-app-deployment-pipelines-aks.yml.</w:t>
            </w:r>
          </w:p>
        </w:tc>
        <w:tc>
          <w:tcPr>
            <w:tcW w:w="10292" w:type="dxa"/>
          </w:tcPr>
          <w:p w14:paraId="303D64BF" w14:textId="77777777" w:rsidR="00417970" w:rsidRPr="005441CB" w:rsidRDefault="00417970" w:rsidP="00A161B6">
            <w:pPr>
              <w:pStyle w:val="ListParagraph"/>
              <w:numPr>
                <w:ilvl w:val="0"/>
                <w:numId w:val="18"/>
              </w:numPr>
              <w:jc w:val="left"/>
              <w:rPr>
                <w:szCs w:val="20"/>
              </w:rPr>
            </w:pPr>
            <w:r w:rsidRPr="005441CB">
              <w:rPr>
                <w:szCs w:val="20"/>
              </w:rPr>
              <w:t>Create an AKS Namespace and use the same for secret creation and image tag.</w:t>
            </w:r>
          </w:p>
          <w:p w14:paraId="4804E662" w14:textId="77777777" w:rsidR="00D75ACA" w:rsidRPr="005441CB" w:rsidRDefault="000E2384" w:rsidP="00A161B6">
            <w:pPr>
              <w:pStyle w:val="ListParagraph"/>
              <w:numPr>
                <w:ilvl w:val="0"/>
                <w:numId w:val="18"/>
              </w:numPr>
              <w:jc w:val="left"/>
              <w:rPr>
                <w:szCs w:val="20"/>
                <w:lang w:val="en-GB"/>
              </w:rPr>
            </w:pPr>
            <w:r w:rsidRPr="005441CB">
              <w:rPr>
                <w:szCs w:val="20"/>
              </w:rPr>
              <w:t xml:space="preserve">After AKS and ACR have been set up, create the Service connections as shown </w:t>
            </w:r>
            <w:hyperlink r:id="rId27" w:history="1">
              <w:r w:rsidRPr="005441CB">
                <w:rPr>
                  <w:rStyle w:val="Hyperlink"/>
                  <w:szCs w:val="20"/>
                </w:rPr>
                <w:t>here</w:t>
              </w:r>
            </w:hyperlink>
            <w:r w:rsidRPr="005441CB">
              <w:rPr>
                <w:szCs w:val="20"/>
              </w:rPr>
              <w:t>.</w:t>
            </w:r>
          </w:p>
          <w:p w14:paraId="240A9ABB" w14:textId="67E67CA2" w:rsidR="00A879E3" w:rsidRPr="001A0091" w:rsidRDefault="007B0156" w:rsidP="00A161B6">
            <w:pPr>
              <w:pStyle w:val="ListParagraph"/>
              <w:numPr>
                <w:ilvl w:val="0"/>
                <w:numId w:val="18"/>
              </w:numPr>
              <w:spacing w:before="0" w:after="0" w:line="252" w:lineRule="auto"/>
              <w:ind w:right="0"/>
              <w:contextualSpacing/>
              <w:jc w:val="left"/>
              <w:rPr>
                <w:szCs w:val="20"/>
              </w:rPr>
            </w:pPr>
            <w:r w:rsidRPr="001A0091">
              <w:rPr>
                <w:szCs w:val="20"/>
              </w:rPr>
              <w:t xml:space="preserve">Create a user </w:t>
            </w:r>
            <w:r w:rsidR="00592418" w:rsidRPr="001A0091">
              <w:rPr>
                <w:szCs w:val="20"/>
              </w:rPr>
              <w:t>username</w:t>
            </w:r>
            <w:r w:rsidR="00603308" w:rsidRPr="001A0091">
              <w:rPr>
                <w:szCs w:val="20"/>
              </w:rPr>
              <w:t xml:space="preserve"> and</w:t>
            </w:r>
            <w:r w:rsidRPr="001A0091">
              <w:rPr>
                <w:szCs w:val="20"/>
              </w:rPr>
              <w:t xml:space="preserve"> passwo</w:t>
            </w:r>
            <w:r w:rsidR="00603308" w:rsidRPr="001A0091">
              <w:rPr>
                <w:szCs w:val="20"/>
              </w:rPr>
              <w:t>rd</w:t>
            </w:r>
            <w:r w:rsidR="00B11224" w:rsidRPr="001A0091">
              <w:rPr>
                <w:szCs w:val="20"/>
              </w:rPr>
              <w:t>, take the</w:t>
            </w:r>
            <w:r w:rsidR="00603308" w:rsidRPr="001A0091">
              <w:rPr>
                <w:szCs w:val="20"/>
              </w:rPr>
              <w:t xml:space="preserve"> </w:t>
            </w:r>
            <w:r w:rsidR="00D75ACA" w:rsidRPr="001A0091">
              <w:rPr>
                <w:szCs w:val="20"/>
              </w:rPr>
              <w:t>Login</w:t>
            </w:r>
            <w:r w:rsidR="00603308" w:rsidRPr="001A0091">
              <w:rPr>
                <w:szCs w:val="20"/>
              </w:rPr>
              <w:t xml:space="preserve"> </w:t>
            </w:r>
            <w:r w:rsidR="00D75ACA" w:rsidRPr="001A0091">
              <w:rPr>
                <w:szCs w:val="20"/>
              </w:rPr>
              <w:t>server and add it in Docker Registry and add the username as Docker ID and password as Docker Password in DevOps.</w:t>
            </w:r>
          </w:p>
        </w:tc>
      </w:tr>
      <w:tr w:rsidR="00A879E3" w:rsidRPr="001A0091" w14:paraId="5BF354BF" w14:textId="39B36879" w:rsidTr="005441CB">
        <w:tc>
          <w:tcPr>
            <w:tcW w:w="2425" w:type="dxa"/>
            <w:shd w:val="clear" w:color="auto" w:fill="E7E6E6" w:themeFill="background2"/>
          </w:tcPr>
          <w:p w14:paraId="3143A6DB" w14:textId="126A6525" w:rsidR="00A879E3" w:rsidRPr="005441CB" w:rsidRDefault="00A879E3" w:rsidP="00EC44F4">
            <w:pPr>
              <w:spacing w:before="120" w:after="120" w:line="256" w:lineRule="auto"/>
              <w:jc w:val="left"/>
              <w:rPr>
                <w:szCs w:val="20"/>
                <w:lang w:val="en-GB"/>
              </w:rPr>
            </w:pPr>
            <w:r w:rsidRPr="005441CB">
              <w:rPr>
                <w:szCs w:val="20"/>
                <w:lang w:val="en-GB"/>
              </w:rPr>
              <w:t>APIM</w:t>
            </w:r>
          </w:p>
        </w:tc>
        <w:tc>
          <w:tcPr>
            <w:tcW w:w="4230" w:type="dxa"/>
          </w:tcPr>
          <w:p w14:paraId="2815036E" w14:textId="4F42316E" w:rsidR="009A59AA" w:rsidRPr="005441CB" w:rsidRDefault="00DA5974" w:rsidP="00EC44F4">
            <w:pPr>
              <w:jc w:val="left"/>
              <w:rPr>
                <w:rFonts w:eastAsia="Segoe UI" w:cs="Segoe UI"/>
                <w:szCs w:val="20"/>
              </w:rPr>
            </w:pPr>
            <w:r w:rsidRPr="001A0091">
              <w:rPr>
                <w:szCs w:val="20"/>
              </w:rPr>
              <w:t>Ensure that APIM Subnet has a range in AKS VNet that does</w:t>
            </w:r>
            <w:r w:rsidR="0047398E" w:rsidRPr="001A0091">
              <w:rPr>
                <w:szCs w:val="20"/>
              </w:rPr>
              <w:t xml:space="preserve"> not </w:t>
            </w:r>
            <w:r w:rsidRPr="001A0091">
              <w:rPr>
                <w:szCs w:val="20"/>
              </w:rPr>
              <w:t>overlap with the existing AKS SubNet</w:t>
            </w:r>
            <w:r w:rsidRPr="001A0091" w:rsidDel="007A0162">
              <w:rPr>
                <w:szCs w:val="20"/>
              </w:rPr>
              <w:t xml:space="preserve"> </w:t>
            </w:r>
          </w:p>
        </w:tc>
        <w:tc>
          <w:tcPr>
            <w:tcW w:w="8280" w:type="dxa"/>
          </w:tcPr>
          <w:p w14:paraId="0B64E70B" w14:textId="5641743C" w:rsidR="00A879E3" w:rsidRPr="00064A1E" w:rsidRDefault="00AB12BB" w:rsidP="00EC44F4">
            <w:pPr>
              <w:jc w:val="left"/>
              <w:rPr>
                <w:rFonts w:ascii="Consolas" w:hAnsi="Consolas"/>
                <w:szCs w:val="20"/>
              </w:rPr>
            </w:pPr>
            <w:r w:rsidRPr="00064A1E">
              <w:rPr>
                <w:rFonts w:ascii="Consolas" w:eastAsia="Segoe UI" w:hAnsi="Consolas" w:cs="Segoe UI"/>
                <w:szCs w:val="20"/>
              </w:rPr>
              <w:t>Processing/Middleware_IaC/Middleware-IAC-arm-templates/application-deployment&lt;client-name&gt;-azure-app-deployment-pipelines-apim.yml</w:t>
            </w:r>
          </w:p>
        </w:tc>
        <w:tc>
          <w:tcPr>
            <w:tcW w:w="10292" w:type="dxa"/>
          </w:tcPr>
          <w:p w14:paraId="6631BD23" w14:textId="4BF2AF20" w:rsidR="00DF4152" w:rsidRPr="005441CB" w:rsidRDefault="00DF4152" w:rsidP="00A161B6">
            <w:pPr>
              <w:pStyle w:val="ListParagraph"/>
              <w:numPr>
                <w:ilvl w:val="0"/>
                <w:numId w:val="25"/>
              </w:numPr>
              <w:spacing w:line="256" w:lineRule="auto"/>
              <w:jc w:val="left"/>
              <w:rPr>
                <w:rFonts w:eastAsia="Segoe UI" w:cs="Segoe UI"/>
                <w:szCs w:val="20"/>
              </w:rPr>
            </w:pPr>
            <w:hyperlink w:anchor="_CORS_(APIM)" w:history="1">
              <w:r w:rsidRPr="005441CB">
                <w:rPr>
                  <w:rStyle w:val="Hyperlink"/>
                  <w:rFonts w:eastAsia="Segoe UI" w:cs="Segoe UI"/>
                  <w:szCs w:val="20"/>
                </w:rPr>
                <w:t>CORS</w:t>
              </w:r>
            </w:hyperlink>
            <w:r w:rsidRPr="005441CB">
              <w:rPr>
                <w:rFonts w:eastAsia="Segoe UI" w:cs="Segoe UI"/>
                <w:szCs w:val="20"/>
              </w:rPr>
              <w:t xml:space="preserve"> must be updated at APIM level as well. Navigate to Resource Group &gt; APIM &gt;APIs&gt;All APIs</w:t>
            </w:r>
          </w:p>
          <w:p w14:paraId="73A9182D" w14:textId="60CE65EE" w:rsidR="00494A51"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In</w:t>
            </w:r>
            <w:r w:rsidR="00414939">
              <w:rPr>
                <w:rFonts w:eastAsia="Segoe UI" w:cs="Segoe UI"/>
                <w:szCs w:val="20"/>
              </w:rPr>
              <w:t xml:space="preserve"> </w:t>
            </w:r>
            <w:r w:rsidRPr="005441CB">
              <w:rPr>
                <w:rFonts w:eastAsia="Segoe UI" w:cs="Segoe UI"/>
                <w:szCs w:val="20"/>
              </w:rPr>
              <w:t>All APIs, go to Inbound processing, click on the three-dot menu, and then click Code editor.</w:t>
            </w:r>
          </w:p>
          <w:p w14:paraId="32BBC1ED" w14:textId="39115954" w:rsidR="00A879E3"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 xml:space="preserve">Add the </w:t>
            </w:r>
            <w:hyperlink r:id="rId28" w:history="1">
              <w:r w:rsidRPr="005441CB">
                <w:rPr>
                  <w:rStyle w:val="Hyperlink"/>
                  <w:rFonts w:eastAsia="Segoe UI" w:cs="Segoe UI"/>
                  <w:szCs w:val="20"/>
                </w:rPr>
                <w:t>CORS policy script</w:t>
              </w:r>
            </w:hyperlink>
            <w:r w:rsidRPr="005441CB">
              <w:rPr>
                <w:rFonts w:eastAsia="Segoe UI" w:cs="Segoe UI"/>
                <w:szCs w:val="20"/>
              </w:rPr>
              <w:t xml:space="preserve"> to the Code editor and save it.</w:t>
            </w:r>
          </w:p>
        </w:tc>
      </w:tr>
      <w:tr w:rsidR="00200A86" w:rsidRPr="001A0091" w14:paraId="7591D0B6" w14:textId="77777777" w:rsidTr="005441CB">
        <w:tc>
          <w:tcPr>
            <w:tcW w:w="2425" w:type="dxa"/>
            <w:shd w:val="clear" w:color="auto" w:fill="E7E6E6" w:themeFill="background2"/>
          </w:tcPr>
          <w:p w14:paraId="22626966" w14:textId="1FB9DA6A" w:rsidR="00200A86" w:rsidRPr="005441CB" w:rsidRDefault="00200A86" w:rsidP="00200A86">
            <w:pPr>
              <w:spacing w:before="120" w:after="120" w:line="256" w:lineRule="auto"/>
              <w:jc w:val="left"/>
              <w:rPr>
                <w:szCs w:val="20"/>
                <w:lang w:val="en-GB"/>
              </w:rPr>
            </w:pPr>
            <w:r w:rsidRPr="005441CB">
              <w:rPr>
                <w:szCs w:val="20"/>
                <w:lang w:val="en-GB"/>
              </w:rPr>
              <w:t>Event Hub</w:t>
            </w:r>
          </w:p>
        </w:tc>
        <w:tc>
          <w:tcPr>
            <w:tcW w:w="4230" w:type="dxa"/>
          </w:tcPr>
          <w:p w14:paraId="34723E27" w14:textId="214DCFBC" w:rsidR="00200A86" w:rsidRPr="001A0091" w:rsidRDefault="005C64A6" w:rsidP="00200A86">
            <w:pPr>
              <w:jc w:val="left"/>
              <w:rPr>
                <w:szCs w:val="20"/>
              </w:rPr>
            </w:pPr>
            <w:r w:rsidRPr="001A0091">
              <w:rPr>
                <w:szCs w:val="20"/>
              </w:rPr>
              <w:t>N/A</w:t>
            </w:r>
          </w:p>
        </w:tc>
        <w:tc>
          <w:tcPr>
            <w:tcW w:w="8280" w:type="dxa"/>
          </w:tcPr>
          <w:p w14:paraId="1DC73EAE" w14:textId="257453B2"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Processing/Middleware_IaC/Middleware-IAC-arm-templates/application-deployment&lt;client-name&gt;-azure-app-deployment-pipelines-eventhub.yml</w:t>
            </w:r>
          </w:p>
        </w:tc>
        <w:tc>
          <w:tcPr>
            <w:tcW w:w="10292" w:type="dxa"/>
          </w:tcPr>
          <w:p w14:paraId="7FBC4AE3" w14:textId="123275D0" w:rsidR="00200A86" w:rsidRPr="001A0091" w:rsidRDefault="005B5140" w:rsidP="005441CB">
            <w:pPr>
              <w:rPr>
                <w:szCs w:val="20"/>
              </w:rPr>
            </w:pPr>
            <w:r w:rsidRPr="001A0091">
              <w:rPr>
                <w:szCs w:val="20"/>
              </w:rPr>
              <w:t>N/A</w:t>
            </w:r>
          </w:p>
        </w:tc>
      </w:tr>
      <w:tr w:rsidR="00200A86" w:rsidRPr="001A0091" w14:paraId="2FD7EA8F" w14:textId="77777777" w:rsidTr="005441CB">
        <w:tc>
          <w:tcPr>
            <w:tcW w:w="2425" w:type="dxa"/>
            <w:shd w:val="clear" w:color="auto" w:fill="E7E6E6" w:themeFill="background2"/>
          </w:tcPr>
          <w:p w14:paraId="7600C5D5" w14:textId="37FCD9BE" w:rsidR="00200A86" w:rsidRPr="005441CB" w:rsidRDefault="00200A86" w:rsidP="00200A86">
            <w:pPr>
              <w:spacing w:before="120" w:after="120" w:line="256" w:lineRule="auto"/>
              <w:jc w:val="left"/>
              <w:rPr>
                <w:szCs w:val="20"/>
                <w:lang w:val="en-GB"/>
              </w:rPr>
            </w:pPr>
            <w:r w:rsidRPr="005441CB">
              <w:rPr>
                <w:szCs w:val="20"/>
                <w:lang w:val="en-GB"/>
              </w:rPr>
              <w:t>Cosmos DB</w:t>
            </w:r>
          </w:p>
        </w:tc>
        <w:tc>
          <w:tcPr>
            <w:tcW w:w="4230" w:type="dxa"/>
          </w:tcPr>
          <w:p w14:paraId="16B275FE" w14:textId="1253B405" w:rsidR="00200A86" w:rsidRPr="001A0091" w:rsidRDefault="005C64A6" w:rsidP="00200A86">
            <w:pPr>
              <w:jc w:val="left"/>
              <w:rPr>
                <w:szCs w:val="20"/>
              </w:rPr>
            </w:pPr>
            <w:r w:rsidRPr="001A0091">
              <w:rPr>
                <w:szCs w:val="20"/>
              </w:rPr>
              <w:t>N/A</w:t>
            </w:r>
          </w:p>
        </w:tc>
        <w:tc>
          <w:tcPr>
            <w:tcW w:w="8280" w:type="dxa"/>
          </w:tcPr>
          <w:p w14:paraId="57653D41" w14:textId="595774D5"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azure-app-deployment-pipelines-cosmosdb.yml</w:t>
            </w:r>
          </w:p>
        </w:tc>
        <w:tc>
          <w:tcPr>
            <w:tcW w:w="10292" w:type="dxa"/>
          </w:tcPr>
          <w:p w14:paraId="61EBD85A" w14:textId="454DCF39" w:rsidR="00200A86" w:rsidRPr="001A0091" w:rsidRDefault="00200A86" w:rsidP="005441CB">
            <w:pPr>
              <w:rPr>
                <w:szCs w:val="20"/>
              </w:rPr>
            </w:pPr>
            <w:r w:rsidRPr="001A0091">
              <w:rPr>
                <w:szCs w:val="20"/>
                <w:lang w:val="en-GB"/>
              </w:rPr>
              <w:t>Ensure that VNet is attached to Cosmos DB</w:t>
            </w:r>
          </w:p>
        </w:tc>
      </w:tr>
      <w:tr w:rsidR="00200A86" w:rsidRPr="001A0091" w14:paraId="194CC25E" w14:textId="77777777" w:rsidTr="005441CB">
        <w:tc>
          <w:tcPr>
            <w:tcW w:w="2425" w:type="dxa"/>
            <w:shd w:val="clear" w:color="auto" w:fill="E7E6E6" w:themeFill="background2"/>
          </w:tcPr>
          <w:p w14:paraId="0A9C9896" w14:textId="2962CD41" w:rsidR="00200A86" w:rsidRPr="005441CB" w:rsidRDefault="00200A86" w:rsidP="002C51B0">
            <w:pPr>
              <w:spacing w:before="120" w:after="120" w:line="252" w:lineRule="auto"/>
              <w:jc w:val="left"/>
              <w:rPr>
                <w:szCs w:val="20"/>
                <w:lang w:val="en-GB"/>
              </w:rPr>
            </w:pPr>
            <w:r w:rsidRPr="005441CB">
              <w:rPr>
                <w:szCs w:val="20"/>
                <w:lang w:val="en-GB"/>
              </w:rPr>
              <w:t>Pub-Sub</w:t>
            </w:r>
          </w:p>
        </w:tc>
        <w:tc>
          <w:tcPr>
            <w:tcW w:w="4230" w:type="dxa"/>
          </w:tcPr>
          <w:p w14:paraId="34966944" w14:textId="04B00550" w:rsidR="00200A86" w:rsidRPr="001A0091" w:rsidRDefault="005B5140" w:rsidP="00200A86">
            <w:pPr>
              <w:jc w:val="left"/>
              <w:rPr>
                <w:szCs w:val="20"/>
              </w:rPr>
            </w:pPr>
            <w:r w:rsidRPr="001A0091">
              <w:rPr>
                <w:szCs w:val="20"/>
              </w:rPr>
              <w:t>N/A</w:t>
            </w:r>
          </w:p>
        </w:tc>
        <w:tc>
          <w:tcPr>
            <w:tcW w:w="8280" w:type="dxa"/>
          </w:tcPr>
          <w:p w14:paraId="09512714" w14:textId="45D3760E"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azure-app-deployment-pipelines-pubsub.yml</w:t>
            </w:r>
          </w:p>
        </w:tc>
        <w:tc>
          <w:tcPr>
            <w:tcW w:w="10292" w:type="dxa"/>
          </w:tcPr>
          <w:p w14:paraId="0954E7C9" w14:textId="55D483B0" w:rsidR="00200A86" w:rsidRPr="001A0091" w:rsidRDefault="005B5140" w:rsidP="005441CB">
            <w:pPr>
              <w:rPr>
                <w:szCs w:val="20"/>
              </w:rPr>
            </w:pPr>
            <w:r w:rsidRPr="001A0091">
              <w:rPr>
                <w:szCs w:val="20"/>
              </w:rPr>
              <w:t>N/A</w:t>
            </w:r>
          </w:p>
        </w:tc>
      </w:tr>
      <w:tr w:rsidR="00200A86" w:rsidRPr="001A0091" w14:paraId="4C7FF578" w14:textId="77777777" w:rsidTr="005441CB">
        <w:tc>
          <w:tcPr>
            <w:tcW w:w="2425" w:type="dxa"/>
            <w:shd w:val="clear" w:color="auto" w:fill="E7E6E6" w:themeFill="background2"/>
          </w:tcPr>
          <w:p w14:paraId="42553504" w14:textId="2326A5D3" w:rsidR="00200A86" w:rsidRPr="005441CB" w:rsidRDefault="00200A86" w:rsidP="00200A86">
            <w:pPr>
              <w:spacing w:before="120" w:after="120" w:line="256" w:lineRule="auto"/>
              <w:jc w:val="left"/>
              <w:rPr>
                <w:szCs w:val="20"/>
                <w:lang w:val="en-GB"/>
              </w:rPr>
            </w:pPr>
            <w:r w:rsidRPr="005441CB">
              <w:rPr>
                <w:szCs w:val="20"/>
                <w:lang w:val="en-GB"/>
              </w:rPr>
              <w:t>SQL Server and DB</w:t>
            </w:r>
          </w:p>
        </w:tc>
        <w:tc>
          <w:tcPr>
            <w:tcW w:w="4230" w:type="dxa"/>
          </w:tcPr>
          <w:p w14:paraId="59DFC4B3" w14:textId="6472DAAF" w:rsidR="00200A86" w:rsidRPr="001A0091" w:rsidRDefault="005B5140" w:rsidP="00200A86">
            <w:pPr>
              <w:jc w:val="left"/>
              <w:rPr>
                <w:szCs w:val="20"/>
              </w:rPr>
            </w:pPr>
            <w:r w:rsidRPr="001A0091">
              <w:rPr>
                <w:szCs w:val="20"/>
              </w:rPr>
              <w:t>N/A</w:t>
            </w:r>
          </w:p>
        </w:tc>
        <w:tc>
          <w:tcPr>
            <w:tcW w:w="8280" w:type="dxa"/>
          </w:tcPr>
          <w:p w14:paraId="7889F698" w14:textId="1B555E97" w:rsidR="00200A86" w:rsidRPr="00064A1E" w:rsidRDefault="00200A86" w:rsidP="005441CB">
            <w:pPr>
              <w:spacing w:before="120" w:after="120" w:line="252" w:lineRule="auto"/>
              <w:jc w:val="left"/>
              <w:rPr>
                <w:rFonts w:ascii="Consolas" w:eastAsia="Segoe UI" w:hAnsi="Consolas" w:cs="Segoe UI"/>
                <w:szCs w:val="20"/>
                <w:lang w:val="en-GB"/>
              </w:rPr>
            </w:pPr>
            <w:r w:rsidRPr="00064A1E">
              <w:rPr>
                <w:rFonts w:ascii="Consolas" w:eastAsia="Segoe UI" w:hAnsi="Consolas" w:cs="Segoe UI"/>
                <w:szCs w:val="20"/>
              </w:rPr>
              <w:t>Processing/Middleware_IaC/Middleware-IAC-arm-templates/application-deployment&lt;client-name&gt;-azure-app-deployment-pipelines-sql-server.yml</w:t>
            </w:r>
            <w:r w:rsidRPr="00064A1E">
              <w:rPr>
                <w:rFonts w:ascii="Consolas" w:eastAsia="Segoe UI" w:hAnsi="Consolas" w:cs="Segoe UI"/>
                <w:szCs w:val="20"/>
                <w:lang w:val="en-GB"/>
              </w:rPr>
              <w:t xml:space="preserve"> </w:t>
            </w:r>
          </w:p>
        </w:tc>
        <w:tc>
          <w:tcPr>
            <w:tcW w:w="10292" w:type="dxa"/>
          </w:tcPr>
          <w:p w14:paraId="5FC610D0" w14:textId="551389AF" w:rsidR="00200A86" w:rsidRPr="001A0091" w:rsidRDefault="00200A86" w:rsidP="00200A86">
            <w:pPr>
              <w:rPr>
                <w:szCs w:val="20"/>
              </w:rPr>
            </w:pPr>
            <w:r w:rsidRPr="001A0091">
              <w:rPr>
                <w:szCs w:val="20"/>
                <w:lang w:val="en-GB"/>
              </w:rPr>
              <w:t>Ensure that the SQL server is configured to AKS VNet</w:t>
            </w:r>
          </w:p>
        </w:tc>
      </w:tr>
      <w:tr w:rsidR="00200A86" w:rsidRPr="001A0091" w14:paraId="4E660564" w14:textId="77777777" w:rsidTr="005441CB">
        <w:tc>
          <w:tcPr>
            <w:tcW w:w="2425" w:type="dxa"/>
            <w:shd w:val="clear" w:color="auto" w:fill="E7E6E6" w:themeFill="background2"/>
          </w:tcPr>
          <w:p w14:paraId="63F8EABD" w14:textId="1CB443BB" w:rsidR="00200A86" w:rsidRPr="005441CB" w:rsidRDefault="00200A86" w:rsidP="00200A86">
            <w:pPr>
              <w:spacing w:before="120" w:after="120" w:line="256" w:lineRule="auto"/>
              <w:jc w:val="left"/>
              <w:rPr>
                <w:szCs w:val="20"/>
                <w:lang w:val="en-GB"/>
              </w:rPr>
            </w:pPr>
            <w:r w:rsidRPr="005441CB">
              <w:rPr>
                <w:szCs w:val="20"/>
                <w:lang w:val="en-GB"/>
              </w:rPr>
              <w:t>Storage Account</w:t>
            </w:r>
          </w:p>
        </w:tc>
        <w:tc>
          <w:tcPr>
            <w:tcW w:w="4230" w:type="dxa"/>
          </w:tcPr>
          <w:p w14:paraId="5F522EF2" w14:textId="5B0EF86E" w:rsidR="00200A86" w:rsidRPr="001A0091" w:rsidRDefault="005B5140" w:rsidP="00200A86">
            <w:pPr>
              <w:jc w:val="left"/>
              <w:rPr>
                <w:szCs w:val="20"/>
              </w:rPr>
            </w:pPr>
            <w:r w:rsidRPr="001A0091">
              <w:rPr>
                <w:szCs w:val="20"/>
              </w:rPr>
              <w:t>N/A</w:t>
            </w:r>
          </w:p>
        </w:tc>
        <w:tc>
          <w:tcPr>
            <w:tcW w:w="8280" w:type="dxa"/>
          </w:tcPr>
          <w:p w14:paraId="6EDFF565" w14:textId="0A228CC6"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Processing/Middleware_IaC/Middleware-IAC-arm-templates/application-deployment&lt;client-name&gt;-azure-app-deployment-pipelines-storageaccount.yml</w:t>
            </w:r>
          </w:p>
        </w:tc>
        <w:tc>
          <w:tcPr>
            <w:tcW w:w="10292" w:type="dxa"/>
          </w:tcPr>
          <w:p w14:paraId="6995DF74" w14:textId="77777777" w:rsidR="00200A86" w:rsidRPr="001A0091" w:rsidRDefault="00200A86" w:rsidP="00200A86">
            <w:pPr>
              <w:rPr>
                <w:szCs w:val="20"/>
              </w:rPr>
            </w:pPr>
            <w:r w:rsidRPr="001A0091">
              <w:rPr>
                <w:szCs w:val="20"/>
              </w:rPr>
              <w:t xml:space="preserve">CORS must be updated in the 3d storage account, Refer to the </w:t>
            </w:r>
            <w:hyperlink r:id="rId29" w:anchor="_CORS_(Storage_Account)" w:history="1">
              <w:r w:rsidRPr="005441CB">
                <w:rPr>
                  <w:rStyle w:val="Hyperlink"/>
                  <w:rFonts w:eastAsia="Segoe UI" w:cs="Segoe UI"/>
                  <w:szCs w:val="20"/>
                </w:rPr>
                <w:t>CORS (Storage Account) section</w:t>
              </w:r>
            </w:hyperlink>
            <w:r w:rsidRPr="001A0091">
              <w:rPr>
                <w:szCs w:val="20"/>
              </w:rPr>
              <w:t xml:space="preserve"> for more information.</w:t>
            </w:r>
          </w:p>
          <w:p w14:paraId="20D60AB8" w14:textId="35AA6006" w:rsidR="00200A86" w:rsidRPr="001A0091" w:rsidRDefault="00200A86" w:rsidP="00200A86">
            <w:pPr>
              <w:rPr>
                <w:szCs w:val="20"/>
              </w:rPr>
            </w:pPr>
            <w:r w:rsidRPr="001A0091">
              <w:rPr>
                <w:szCs w:val="20"/>
              </w:rPr>
              <w:t>Provide Storage Blob data contributor to app registration.</w:t>
            </w:r>
          </w:p>
        </w:tc>
      </w:tr>
    </w:tbl>
    <w:p w14:paraId="0DDF7B9A" w14:textId="77777777" w:rsidR="003E3B95" w:rsidRDefault="003E3B95" w:rsidP="00E32145">
      <w:pPr>
        <w:pStyle w:val="Heading2"/>
        <w:sectPr w:rsidR="003E3B95" w:rsidSect="005441CB">
          <w:type w:val="continuous"/>
          <w:pgSz w:w="28800" w:h="20160" w:code="1"/>
          <w:pgMar w:top="1440" w:right="1440" w:bottom="1440" w:left="1440" w:header="720" w:footer="720" w:gutter="0"/>
          <w:cols w:space="720"/>
          <w:docGrid w:linePitch="360"/>
        </w:sectPr>
      </w:pPr>
      <w:bookmarkStart w:id="64" w:name="_Toc202880001"/>
      <w:bookmarkEnd w:id="62"/>
    </w:p>
    <w:p w14:paraId="64C9C996" w14:textId="77777777" w:rsidR="00BA4F71" w:rsidRDefault="00BA4F71" w:rsidP="00FF44BD">
      <w:pPr>
        <w:pStyle w:val="Heading2"/>
        <w:sectPr w:rsidR="00BA4F71" w:rsidSect="00BA4F71">
          <w:type w:val="continuous"/>
          <w:pgSz w:w="28800" w:h="20160" w:code="1"/>
          <w:pgMar w:top="1440" w:right="1440" w:bottom="1440" w:left="1440" w:header="720" w:footer="720" w:gutter="0"/>
          <w:cols w:sep="1" w:space="737"/>
          <w:docGrid w:linePitch="360"/>
        </w:sectPr>
      </w:pPr>
      <w:bookmarkStart w:id="65" w:name="_Toc202880002"/>
      <w:bookmarkEnd w:id="64"/>
    </w:p>
    <w:p w14:paraId="307A0BF5" w14:textId="1AD65F83" w:rsidR="00A7613A" w:rsidRPr="00A7613A" w:rsidRDefault="00A7613A" w:rsidP="00FF44BD">
      <w:pPr>
        <w:pStyle w:val="Heading2"/>
      </w:pPr>
      <w:bookmarkStart w:id="66" w:name="_Toc219275359"/>
      <w:r w:rsidRPr="00A7613A">
        <w:lastRenderedPageBreak/>
        <w:t xml:space="preserve">Create AKS Service </w:t>
      </w:r>
      <w:r w:rsidRPr="00FF44BD">
        <w:t>Connection</w:t>
      </w:r>
      <w:bookmarkEnd w:id="65"/>
      <w:bookmarkEnd w:id="66"/>
    </w:p>
    <w:p w14:paraId="552980C8" w14:textId="00561078" w:rsidR="00A7613A" w:rsidRPr="00E32145" w:rsidRDefault="00A7613A" w:rsidP="00A161B6">
      <w:pPr>
        <w:numPr>
          <w:ilvl w:val="0"/>
          <w:numId w:val="34"/>
        </w:numPr>
        <w:jc w:val="left"/>
      </w:pPr>
      <w:r w:rsidRPr="00E32145">
        <w:t>In DevOps portal, under Project Settings select Service Connections.</w:t>
      </w:r>
    </w:p>
    <w:p w14:paraId="343E5D23" w14:textId="77777777" w:rsidR="00A7613A" w:rsidRPr="00E32145" w:rsidRDefault="00A7613A" w:rsidP="00A161B6">
      <w:pPr>
        <w:numPr>
          <w:ilvl w:val="0"/>
          <w:numId w:val="34"/>
        </w:numPr>
        <w:jc w:val="left"/>
      </w:pPr>
      <w:r w:rsidRPr="00E32145">
        <w:t>Click on New Service connection.</w:t>
      </w:r>
    </w:p>
    <w:p w14:paraId="5787D171" w14:textId="40A5C62C" w:rsidR="00A7613A" w:rsidRPr="00E32145" w:rsidRDefault="00A7613A" w:rsidP="00A161B6">
      <w:pPr>
        <w:numPr>
          <w:ilvl w:val="0"/>
          <w:numId w:val="34"/>
        </w:numPr>
        <w:jc w:val="left"/>
      </w:pPr>
      <w:r w:rsidRPr="00E32145">
        <w:t xml:space="preserve">Choose a service or connection type </w:t>
      </w:r>
      <w:proofErr w:type="gramStart"/>
      <w:r w:rsidRPr="00E32145">
        <w:t>as</w:t>
      </w:r>
      <w:proofErr w:type="gramEnd"/>
      <w:r w:rsidRPr="00E32145">
        <w:t xml:space="preserve"> Kubernetes.</w:t>
      </w:r>
    </w:p>
    <w:p w14:paraId="107AD211" w14:textId="77777777" w:rsidR="00A7613A" w:rsidRPr="00E32145" w:rsidRDefault="00A7613A" w:rsidP="00A161B6">
      <w:pPr>
        <w:numPr>
          <w:ilvl w:val="0"/>
          <w:numId w:val="34"/>
        </w:numPr>
        <w:jc w:val="left"/>
      </w:pPr>
      <w:r w:rsidRPr="00E32145">
        <w:t>Select the Authentication method as KubeConfig.</w:t>
      </w:r>
    </w:p>
    <w:p w14:paraId="6D1B738A" w14:textId="77777777" w:rsidR="00EE11CE" w:rsidRDefault="00A7613A" w:rsidP="00A161B6">
      <w:pPr>
        <w:numPr>
          <w:ilvl w:val="0"/>
          <w:numId w:val="34"/>
        </w:numPr>
        <w:jc w:val="left"/>
      </w:pPr>
      <w:r w:rsidRPr="00E32145">
        <w:t xml:space="preserve">To Connect to the cluster, login to the Azure portal, navigate to the respective AKS cluster and click on connect. </w:t>
      </w:r>
    </w:p>
    <w:p w14:paraId="52D98CDF" w14:textId="714131AB" w:rsidR="00A7613A" w:rsidRPr="00E32145" w:rsidRDefault="00A7613A" w:rsidP="00A161B6">
      <w:pPr>
        <w:pStyle w:val="ListParagraph"/>
        <w:numPr>
          <w:ilvl w:val="0"/>
          <w:numId w:val="34"/>
        </w:numPr>
        <w:jc w:val="left"/>
      </w:pPr>
      <w:r w:rsidRPr="00E32145">
        <w:t>Run the commands in the command prompt to get the KubeConfig file.</w:t>
      </w:r>
    </w:p>
    <w:p w14:paraId="7EFE37C6" w14:textId="5C13D75C" w:rsidR="00A7613A" w:rsidRPr="00E32145" w:rsidRDefault="00A7613A" w:rsidP="00A161B6">
      <w:pPr>
        <w:numPr>
          <w:ilvl w:val="0"/>
          <w:numId w:val="34"/>
        </w:numPr>
        <w:jc w:val="left"/>
      </w:pPr>
      <w:r w:rsidRPr="00E32145">
        <w:t>Copy and paste the contents of your KubeConfig file which we get when connected to the AKS cluster.</w:t>
      </w:r>
    </w:p>
    <w:p w14:paraId="79AEB54A" w14:textId="2F1C5275" w:rsidR="00A7613A" w:rsidRPr="00E32145" w:rsidRDefault="00A7613A" w:rsidP="00A161B6">
      <w:pPr>
        <w:numPr>
          <w:ilvl w:val="0"/>
          <w:numId w:val="34"/>
        </w:numPr>
        <w:jc w:val="left"/>
      </w:pPr>
      <w:r w:rsidRPr="00E32145">
        <w:t>Next select the name of the AKS cluster and click on verify.</w:t>
      </w:r>
    </w:p>
    <w:p w14:paraId="3E6DDC95" w14:textId="34270F56" w:rsidR="00A7613A" w:rsidRPr="00E32145" w:rsidRDefault="00A7613A" w:rsidP="00A161B6">
      <w:pPr>
        <w:numPr>
          <w:ilvl w:val="0"/>
          <w:numId w:val="34"/>
        </w:numPr>
        <w:jc w:val="left"/>
      </w:pPr>
      <w:r w:rsidRPr="00E32145">
        <w:t xml:space="preserve">Once the verification is </w:t>
      </w:r>
      <w:r w:rsidR="003E3B95" w:rsidRPr="00E32145">
        <w:t>completed</w:t>
      </w:r>
      <w:r w:rsidRPr="00E32145">
        <w:t>, provide the name of the service connection.</w:t>
      </w:r>
    </w:p>
    <w:p w14:paraId="5C7AB9F1" w14:textId="77777777" w:rsidR="000D18DD" w:rsidRDefault="00A7613A" w:rsidP="00A161B6">
      <w:pPr>
        <w:numPr>
          <w:ilvl w:val="0"/>
          <w:numId w:val="34"/>
        </w:numPr>
        <w:jc w:val="left"/>
      </w:pPr>
      <w:r w:rsidRPr="00E32145">
        <w:t>Click on the checkbox to Grant access permission to all pipelines and then click on verify and save.</w:t>
      </w:r>
    </w:p>
    <w:p w14:paraId="7C8BC96E" w14:textId="0895235F" w:rsidR="00B257A3" w:rsidRPr="00B257A3" w:rsidRDefault="00BA4F71" w:rsidP="008519E8">
      <w:pPr>
        <w:jc w:val="center"/>
      </w:pPr>
      <w:r w:rsidRPr="008519E8">
        <w:rPr>
          <w:noProof/>
        </w:rPr>
        <w:drawing>
          <wp:inline distT="0" distB="0" distL="0" distR="0" wp14:anchorId="7E278867" wp14:editId="29285D8E">
            <wp:extent cx="3752850" cy="6011404"/>
            <wp:effectExtent l="19050" t="19050" r="19050" b="27940"/>
            <wp:docPr id="147680405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4058" name="Picture 4" descr="A screen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b="18617"/>
                    <a:stretch>
                      <a:fillRect/>
                    </a:stretch>
                  </pic:blipFill>
                  <pic:spPr bwMode="auto">
                    <a:xfrm>
                      <a:off x="0" y="0"/>
                      <a:ext cx="3776366" cy="604907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CAFE2A" w14:textId="1043BC80" w:rsidR="00FF44BD" w:rsidRPr="00B257A3" w:rsidRDefault="00FF44BD" w:rsidP="00B257A3">
      <w:pPr>
        <w:pStyle w:val="Heading2"/>
      </w:pPr>
      <w:bookmarkStart w:id="67" w:name="_Toc202880003"/>
      <w:bookmarkStart w:id="68" w:name="_Toc219275360"/>
      <w:r w:rsidRPr="00B257A3">
        <w:t>Create ACR Service Connection</w:t>
      </w:r>
      <w:bookmarkEnd w:id="67"/>
      <w:bookmarkEnd w:id="68"/>
    </w:p>
    <w:p w14:paraId="3C855D3C" w14:textId="77777777" w:rsidR="00FF44BD" w:rsidRDefault="00FF44BD" w:rsidP="00A161B6">
      <w:pPr>
        <w:numPr>
          <w:ilvl w:val="0"/>
          <w:numId w:val="35"/>
        </w:numPr>
        <w:spacing w:line="256" w:lineRule="auto"/>
        <w:jc w:val="left"/>
      </w:pPr>
      <w:r>
        <w:t>In DevOps portal, Under Project settings select the service connections.</w:t>
      </w:r>
    </w:p>
    <w:p w14:paraId="6356A7AD" w14:textId="77777777" w:rsidR="00FF44BD" w:rsidRDefault="00FF44BD" w:rsidP="00A161B6">
      <w:pPr>
        <w:numPr>
          <w:ilvl w:val="0"/>
          <w:numId w:val="35"/>
        </w:numPr>
        <w:spacing w:line="256" w:lineRule="auto"/>
        <w:jc w:val="left"/>
      </w:pPr>
      <w:r>
        <w:t>Click on New Service connection.</w:t>
      </w:r>
    </w:p>
    <w:p w14:paraId="0E6B92BC" w14:textId="77777777" w:rsidR="00FF44BD" w:rsidRDefault="00FF44BD" w:rsidP="00A161B6">
      <w:pPr>
        <w:numPr>
          <w:ilvl w:val="0"/>
          <w:numId w:val="35"/>
        </w:numPr>
        <w:spacing w:line="256" w:lineRule="auto"/>
        <w:jc w:val="left"/>
      </w:pPr>
      <w:r>
        <w:t xml:space="preserve">Choose a service or connection type </w:t>
      </w:r>
      <w:proofErr w:type="gramStart"/>
      <w:r>
        <w:t>as</w:t>
      </w:r>
      <w:proofErr w:type="gramEnd"/>
      <w:r>
        <w:t xml:space="preserve"> Docker Registry.</w:t>
      </w:r>
    </w:p>
    <w:p w14:paraId="4FE8E593" w14:textId="77777777" w:rsidR="00FF44BD" w:rsidRDefault="00FF44BD" w:rsidP="00A161B6">
      <w:pPr>
        <w:numPr>
          <w:ilvl w:val="0"/>
          <w:numId w:val="35"/>
        </w:numPr>
        <w:spacing w:line="256" w:lineRule="auto"/>
        <w:jc w:val="left"/>
      </w:pPr>
      <w:r>
        <w:t>Select the Registry type as Others.</w:t>
      </w:r>
    </w:p>
    <w:p w14:paraId="34BC29D8" w14:textId="77777777" w:rsidR="00FF44BD" w:rsidRDefault="00FF44BD" w:rsidP="00A161B6">
      <w:pPr>
        <w:numPr>
          <w:ilvl w:val="0"/>
          <w:numId w:val="35"/>
        </w:numPr>
        <w:spacing w:line="256" w:lineRule="auto"/>
        <w:jc w:val="left"/>
      </w:pPr>
      <w:r>
        <w:t>Login to Azure portal, navigate to the respective resource group and select the container registry and navigate to the Access keys. Enable the access keys if they are not yet enabled.</w:t>
      </w:r>
    </w:p>
    <w:p w14:paraId="319E1D75" w14:textId="77777777" w:rsidR="003A08C2" w:rsidRDefault="00FF44BD" w:rsidP="00A161B6">
      <w:pPr>
        <w:numPr>
          <w:ilvl w:val="0"/>
          <w:numId w:val="35"/>
        </w:numPr>
        <w:spacing w:line="256" w:lineRule="auto"/>
        <w:jc w:val="left"/>
      </w:pPr>
      <w:r>
        <w:t>Provide the name of the service connection.</w:t>
      </w:r>
    </w:p>
    <w:p w14:paraId="587125B5" w14:textId="19DCF11D" w:rsidR="00FF44BD" w:rsidRDefault="00FF44BD" w:rsidP="00A161B6">
      <w:pPr>
        <w:numPr>
          <w:ilvl w:val="0"/>
          <w:numId w:val="35"/>
        </w:numPr>
        <w:spacing w:line="256" w:lineRule="auto"/>
        <w:jc w:val="left"/>
      </w:pPr>
      <w:r>
        <w:t>Click on the checkbox to Grant access permission to all pipelines and then click on verify and save.</w:t>
      </w:r>
    </w:p>
    <w:p w14:paraId="462AFD5E" w14:textId="42A4CB79" w:rsidR="00B257A3" w:rsidRDefault="000D18DD" w:rsidP="008519E8">
      <w:pPr>
        <w:jc w:val="center"/>
      </w:pPr>
      <w:r w:rsidRPr="008519E8">
        <w:rPr>
          <w:noProof/>
        </w:rPr>
        <w:drawing>
          <wp:inline distT="0" distB="0" distL="0" distR="0" wp14:anchorId="471EC0CA" wp14:editId="39D00D49">
            <wp:extent cx="4438650" cy="6400958"/>
            <wp:effectExtent l="19050" t="19050" r="19050" b="19050"/>
            <wp:docPr id="783232401"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login for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6297" cy="6440828"/>
                    </a:xfrm>
                    <a:prstGeom prst="rect">
                      <a:avLst/>
                    </a:prstGeom>
                    <a:noFill/>
                    <a:ln>
                      <a:solidFill>
                        <a:schemeClr val="bg2">
                          <a:lumMod val="90000"/>
                        </a:schemeClr>
                      </a:solidFill>
                    </a:ln>
                  </pic:spPr>
                </pic:pic>
              </a:graphicData>
            </a:graphic>
          </wp:inline>
        </w:drawing>
      </w:r>
    </w:p>
    <w:p w14:paraId="5469972A" w14:textId="77777777" w:rsidR="000D18DD" w:rsidRDefault="000D18DD" w:rsidP="003E3B95">
      <w:pPr>
        <w:jc w:val="left"/>
        <w:sectPr w:rsidR="000D18DD" w:rsidSect="000C3F7C">
          <w:pgSz w:w="28800" w:h="20160" w:code="1"/>
          <w:pgMar w:top="1440" w:right="1440" w:bottom="1440" w:left="1440" w:header="720" w:footer="720" w:gutter="0"/>
          <w:cols w:num="2" w:sep="1" w:space="1440"/>
          <w:docGrid w:linePitch="360"/>
        </w:sectPr>
      </w:pPr>
    </w:p>
    <w:p w14:paraId="45730F48" w14:textId="77777777" w:rsidR="000D18DD" w:rsidRDefault="000D18DD" w:rsidP="003E3B95">
      <w:pPr>
        <w:jc w:val="left"/>
        <w:sectPr w:rsidR="000D18DD" w:rsidSect="000C3F7C">
          <w:type w:val="continuous"/>
          <w:pgSz w:w="28800" w:h="20160" w:code="1"/>
          <w:pgMar w:top="1440" w:right="1440" w:bottom="1440" w:left="1440" w:header="720" w:footer="720" w:gutter="0"/>
          <w:cols w:sep="1" w:space="737"/>
          <w:docGrid w:linePitch="360"/>
        </w:sectPr>
      </w:pPr>
    </w:p>
    <w:p w14:paraId="3291A364" w14:textId="0641B10A" w:rsidR="00A71218" w:rsidRPr="0055433E" w:rsidRDefault="00A71218" w:rsidP="0055433E">
      <w:pPr>
        <w:rPr>
          <w:lang w:val="en-GB"/>
        </w:rPr>
        <w:sectPr w:rsidR="00A71218" w:rsidRPr="0055433E" w:rsidSect="000C3F7C">
          <w:type w:val="continuous"/>
          <w:pgSz w:w="28800" w:h="20160" w:code="1"/>
          <w:pgMar w:top="1440" w:right="1440" w:bottom="1440" w:left="1440" w:header="720" w:footer="720" w:gutter="0"/>
          <w:cols w:space="720"/>
          <w:docGrid w:linePitch="360"/>
        </w:sectPr>
      </w:pPr>
    </w:p>
    <w:p w14:paraId="6F8842E7" w14:textId="421B4886" w:rsidR="00F85E30" w:rsidRPr="00A6258C" w:rsidRDefault="00F85E30" w:rsidP="004A7B6D">
      <w:pPr>
        <w:pStyle w:val="Heading1"/>
      </w:pPr>
      <w:bookmarkStart w:id="69" w:name="_Toc202880004"/>
      <w:bookmarkStart w:id="70" w:name="_Toc204348900"/>
      <w:bookmarkStart w:id="71" w:name="_Toc219275361"/>
      <w:r w:rsidRPr="00A6258C">
        <w:lastRenderedPageBreak/>
        <w:t>Data Ingestion</w:t>
      </w:r>
      <w:bookmarkEnd w:id="69"/>
      <w:bookmarkEnd w:id="70"/>
      <w:bookmarkEnd w:id="71"/>
      <w:r w:rsidRPr="00A6258C">
        <w:t xml:space="preserve"> </w:t>
      </w:r>
    </w:p>
    <w:p w14:paraId="597B9439" w14:textId="77777777" w:rsidR="00F85E30" w:rsidRPr="00A6258C" w:rsidRDefault="00F85E30" w:rsidP="00FE2725">
      <w:pPr>
        <w:pStyle w:val="Heading2"/>
      </w:pPr>
      <w:bookmarkStart w:id="72" w:name="_Toc202880005"/>
      <w:bookmarkStart w:id="73" w:name="_Toc219275362"/>
      <w:r w:rsidRPr="00A6258C">
        <w:t>Simulators</w:t>
      </w:r>
      <w:bookmarkEnd w:id="72"/>
      <w:bookmarkEnd w:id="73"/>
    </w:p>
    <w:p w14:paraId="74F235BB" w14:textId="4BA297D1" w:rsidR="00F85E30" w:rsidRDefault="00F85E30" w:rsidP="00FE2725">
      <w:r w:rsidRPr="00F85E30">
        <w:t>AOT components use the IoT Hub Simulator for data ingestion.  The following are the steps for its deployment</w:t>
      </w:r>
      <w:r w:rsidR="008234D0">
        <w:t>:</w:t>
      </w:r>
    </w:p>
    <w:p w14:paraId="0BB08D99" w14:textId="77777777" w:rsidR="008234D0" w:rsidRDefault="008234D0" w:rsidP="00A161B6">
      <w:pPr>
        <w:pStyle w:val="ListParagraph"/>
        <w:numPr>
          <w:ilvl w:val="0"/>
          <w:numId w:val="36"/>
        </w:numPr>
      </w:pPr>
      <w:r>
        <w:t>Navigate to Source/Device/pipelines</w:t>
      </w:r>
    </w:p>
    <w:p w14:paraId="0F34ECA5" w14:textId="77777777" w:rsidR="008234D0" w:rsidRDefault="008234D0" w:rsidP="00A161B6">
      <w:pPr>
        <w:pStyle w:val="ListParagraph"/>
        <w:numPr>
          <w:ilvl w:val="0"/>
          <w:numId w:val="36"/>
        </w:numPr>
      </w:pPr>
      <w:r>
        <w:t>Open the YML file that is in the format client-azure-pipelines.yml.</w:t>
      </w:r>
    </w:p>
    <w:p w14:paraId="0647F8AF" w14:textId="77777777" w:rsidR="008234D0" w:rsidRDefault="008234D0" w:rsidP="00A161B6">
      <w:pPr>
        <w:pStyle w:val="ListParagraph"/>
        <w:numPr>
          <w:ilvl w:val="0"/>
          <w:numId w:val="36"/>
        </w:numPr>
      </w:pPr>
      <w:r>
        <w:t xml:space="preserve">Create a variable group with the variables listed in </w:t>
      </w:r>
      <w:hyperlink r:id="rId32" w:history="1">
        <w:r w:rsidRPr="008234D0">
          <w:rPr>
            <w:rStyle w:val="Hyperlink"/>
          </w:rPr>
          <w:t>AOT_CDF_Deployment_Variable_List.xlsx</w:t>
        </w:r>
      </w:hyperlink>
    </w:p>
    <w:p w14:paraId="1BB86A8A" w14:textId="2469A2BF" w:rsidR="008234D0" w:rsidRDefault="008234D0" w:rsidP="00A161B6">
      <w:pPr>
        <w:pStyle w:val="ListParagraph"/>
        <w:numPr>
          <w:ilvl w:val="0"/>
          <w:numId w:val="36"/>
        </w:numPr>
      </w:pPr>
      <w:r>
        <w:t>Set up an Azure DevOps pipeline for the YAML file. This will be the build pipeline.</w:t>
      </w:r>
    </w:p>
    <w:p w14:paraId="160B1743" w14:textId="0CDBE842" w:rsidR="008234D0" w:rsidRPr="00F85E30" w:rsidRDefault="008234D0" w:rsidP="00A161B6">
      <w:pPr>
        <w:pStyle w:val="ListParagraph"/>
        <w:numPr>
          <w:ilvl w:val="0"/>
          <w:numId w:val="36"/>
        </w:numPr>
      </w:pPr>
      <w:r>
        <w:t>Create a release pipeline based on the build that was created in the previous step.</w:t>
      </w:r>
    </w:p>
    <w:p w14:paraId="7D38788E" w14:textId="0FF44BDC" w:rsidR="00F85E30" w:rsidRPr="008C11FF" w:rsidRDefault="00F85E30" w:rsidP="00FE2725">
      <w:pPr>
        <w:pStyle w:val="Heading2"/>
      </w:pPr>
      <w:bookmarkStart w:id="74" w:name="_Toc202880006"/>
      <w:bookmarkStart w:id="75" w:name="_Toc219275363"/>
      <w:r w:rsidRPr="008C11FF">
        <w:t>Extractors</w:t>
      </w:r>
      <w:bookmarkEnd w:id="74"/>
      <w:bookmarkEnd w:id="75"/>
    </w:p>
    <w:p w14:paraId="7291619D" w14:textId="0CD77463" w:rsidR="005B601E" w:rsidRDefault="00F85E30" w:rsidP="006D55D1">
      <w:r w:rsidRPr="00F85E30">
        <w:t>Currently, AOT components use only the following extractors for Data Ingestion:</w:t>
      </w:r>
      <w:r w:rsidR="006D55D1">
        <w:t xml:space="preserve"> </w:t>
      </w:r>
      <w:r w:rsidRPr="00F85E30">
        <w:t>IoT Hub Extractor</w:t>
      </w:r>
      <w:r w:rsidR="006D55D1">
        <w:t xml:space="preserve"> and </w:t>
      </w:r>
      <w:r w:rsidRPr="00F85E30">
        <w:t>SAP Work Order Extractor</w:t>
      </w:r>
      <w:r w:rsidR="006D55D1">
        <w:t>.</w:t>
      </w:r>
    </w:p>
    <w:p w14:paraId="77033CC1" w14:textId="77777777" w:rsidR="00804DE8" w:rsidRDefault="00804DE8" w:rsidP="00A161B6">
      <w:pPr>
        <w:pStyle w:val="ListParagraph"/>
        <w:numPr>
          <w:ilvl w:val="0"/>
          <w:numId w:val="37"/>
        </w:numPr>
      </w:pPr>
      <w:r>
        <w:t>Navigate to the respective pipeline:</w:t>
      </w:r>
    </w:p>
    <w:p w14:paraId="523EAF06" w14:textId="77777777" w:rsidR="00804DE8" w:rsidRDefault="00804DE8" w:rsidP="00A161B6">
      <w:pPr>
        <w:pStyle w:val="ListParagraph"/>
        <w:numPr>
          <w:ilvl w:val="0"/>
          <w:numId w:val="38"/>
        </w:numPr>
      </w:pPr>
      <w:r>
        <w:t>IoT Hub Extractor: Source/Extractors/ IoTHubExtractor/pipeline</w:t>
      </w:r>
    </w:p>
    <w:p w14:paraId="49CD5D35" w14:textId="77777777" w:rsidR="00804DE8" w:rsidRDefault="00804DE8" w:rsidP="00A161B6">
      <w:pPr>
        <w:pStyle w:val="ListParagraph"/>
        <w:numPr>
          <w:ilvl w:val="0"/>
          <w:numId w:val="38"/>
        </w:numPr>
      </w:pPr>
      <w:r>
        <w:t>SAP WO Extractor: Source/Extractors/sap-extractor-work-order/pipeline</w:t>
      </w:r>
    </w:p>
    <w:p w14:paraId="667DA6E6" w14:textId="77777777" w:rsidR="00804DE8" w:rsidRDefault="00804DE8" w:rsidP="00A161B6">
      <w:pPr>
        <w:pStyle w:val="ListParagraph"/>
        <w:numPr>
          <w:ilvl w:val="0"/>
          <w:numId w:val="37"/>
        </w:numPr>
      </w:pPr>
      <w:r>
        <w:t>Create a folder with the name of the environment that is being deployed.</w:t>
      </w:r>
    </w:p>
    <w:p w14:paraId="7D78ADED" w14:textId="2EBF24E1" w:rsidR="00804DE8" w:rsidRDefault="00804DE8" w:rsidP="00A161B6">
      <w:pPr>
        <w:pStyle w:val="ListParagraph"/>
        <w:numPr>
          <w:ilvl w:val="0"/>
          <w:numId w:val="37"/>
        </w:numPr>
      </w:pPr>
      <w:r>
        <w:t xml:space="preserve">Copy the azure-pipelines.yml file from the Dev folder and paste it to the environment folder. </w:t>
      </w:r>
      <w:r w:rsidR="00A15C96">
        <w:t>Ensure you</w:t>
      </w:r>
      <w:r>
        <w:t xml:space="preserve"> to update the names of the variable groups according to the environment.</w:t>
      </w:r>
    </w:p>
    <w:p w14:paraId="19B55E47" w14:textId="77777777" w:rsidR="00804DE8" w:rsidRDefault="00804DE8" w:rsidP="00A161B6">
      <w:pPr>
        <w:pStyle w:val="ListParagraph"/>
        <w:numPr>
          <w:ilvl w:val="0"/>
          <w:numId w:val="37"/>
        </w:numPr>
      </w:pPr>
      <w:r>
        <w:t>Navigate to the respective folder:</w:t>
      </w:r>
    </w:p>
    <w:p w14:paraId="5DEE82F6" w14:textId="77777777" w:rsidR="00804DE8" w:rsidRDefault="00804DE8" w:rsidP="00A161B6">
      <w:pPr>
        <w:pStyle w:val="ListParagraph"/>
        <w:numPr>
          <w:ilvl w:val="0"/>
          <w:numId w:val="38"/>
        </w:numPr>
      </w:pPr>
      <w:r>
        <w:t>IoT Hub Extractor: Source/Extractors/IoTHubExtractor/AKS</w:t>
      </w:r>
    </w:p>
    <w:p w14:paraId="222307E9" w14:textId="77777777" w:rsidR="00804DE8" w:rsidRDefault="00804DE8" w:rsidP="00A161B6">
      <w:pPr>
        <w:pStyle w:val="ListParagraph"/>
        <w:numPr>
          <w:ilvl w:val="0"/>
          <w:numId w:val="38"/>
        </w:numPr>
      </w:pPr>
      <w:r>
        <w:t>SAP WO Extractor: Source/Extractors/sap-extractor-work-order/AKS</w:t>
      </w:r>
    </w:p>
    <w:p w14:paraId="34F348BE" w14:textId="77777777" w:rsidR="00804DE8" w:rsidRDefault="00804DE8" w:rsidP="00A161B6">
      <w:pPr>
        <w:pStyle w:val="ListParagraph"/>
        <w:numPr>
          <w:ilvl w:val="0"/>
          <w:numId w:val="37"/>
        </w:numPr>
      </w:pPr>
      <w:r>
        <w:t>Copy the following file from the Dev folder and paste it to the environment folder created in step 2. Update all the appropriate values to ensure the correct image is pulled from the Container registry of the current environment.</w:t>
      </w:r>
    </w:p>
    <w:p w14:paraId="743A655B" w14:textId="77777777" w:rsidR="00804DE8" w:rsidRDefault="00804DE8" w:rsidP="00A161B6">
      <w:pPr>
        <w:pStyle w:val="ListParagraph"/>
        <w:numPr>
          <w:ilvl w:val="0"/>
          <w:numId w:val="38"/>
        </w:numPr>
      </w:pPr>
      <w:r>
        <w:t>IoT Hub Extractor: iothubextractor.yml</w:t>
      </w:r>
    </w:p>
    <w:p w14:paraId="7F4F4712" w14:textId="77777777" w:rsidR="00804DE8" w:rsidRDefault="00804DE8" w:rsidP="00A161B6">
      <w:pPr>
        <w:pStyle w:val="ListParagraph"/>
        <w:numPr>
          <w:ilvl w:val="0"/>
          <w:numId w:val="38"/>
        </w:numPr>
      </w:pPr>
      <w:r>
        <w:t xml:space="preserve">SAP WO Extractor: workorderdata.yml </w:t>
      </w:r>
    </w:p>
    <w:p w14:paraId="033EAC4C" w14:textId="77777777" w:rsidR="00FF00CF" w:rsidRDefault="00804DE8" w:rsidP="00A161B6">
      <w:pPr>
        <w:pStyle w:val="ListParagraph"/>
        <w:numPr>
          <w:ilvl w:val="0"/>
          <w:numId w:val="37"/>
        </w:numPr>
      </w:pPr>
      <w:r>
        <w:t xml:space="preserve">Create a variable group with the variables listed in </w:t>
      </w:r>
      <w:hyperlink r:id="rId33" w:history="1">
        <w:r w:rsidRPr="00804DE8">
          <w:rPr>
            <w:rStyle w:val="Hyperlink"/>
          </w:rPr>
          <w:t>AOT_CDF_Deployment_Variable_List.xlsx</w:t>
        </w:r>
      </w:hyperlink>
    </w:p>
    <w:p w14:paraId="7D78C8D0" w14:textId="77777777" w:rsidR="00FF00CF" w:rsidRDefault="00804DE8" w:rsidP="00A161B6">
      <w:pPr>
        <w:pStyle w:val="ListParagraph"/>
        <w:numPr>
          <w:ilvl w:val="0"/>
          <w:numId w:val="37"/>
        </w:numPr>
      </w:pPr>
      <w:r>
        <w:t>Set up an Azure DevOps pipeline for the YAML file mentioned in step 3. This will be the build pipeline.</w:t>
      </w:r>
    </w:p>
    <w:p w14:paraId="66413338" w14:textId="6F46780F" w:rsidR="00804DE8" w:rsidRPr="00F85E30" w:rsidRDefault="00804DE8" w:rsidP="00A161B6">
      <w:pPr>
        <w:pStyle w:val="ListParagraph"/>
        <w:numPr>
          <w:ilvl w:val="0"/>
          <w:numId w:val="37"/>
        </w:numPr>
      </w:pPr>
      <w:r>
        <w:t>Create a release pipeline based on the build created in the previous step.</w:t>
      </w:r>
    </w:p>
    <w:p w14:paraId="6BB02E80" w14:textId="62937A55" w:rsidR="009A2A27" w:rsidRDefault="002A3CD2" w:rsidP="004D0FF4">
      <w:r>
        <w:br w:type="column"/>
      </w:r>
      <w:r w:rsidR="005B601E">
        <w:t>The</w:t>
      </w:r>
      <w:r w:rsidR="00A22DC1">
        <w:t xml:space="preserve"> image</w:t>
      </w:r>
      <w:r w:rsidR="00F144CA">
        <w:t xml:space="preserve"> </w:t>
      </w:r>
      <w:r w:rsidR="000F2D3F">
        <w:t>below</w:t>
      </w:r>
      <w:r w:rsidR="00A22DC1">
        <w:t xml:space="preserve"> shows the </w:t>
      </w:r>
      <w:r w:rsidR="009A2A27">
        <w:t xml:space="preserve"> extractors for data ingestion.</w:t>
      </w:r>
    </w:p>
    <w:p w14:paraId="6AF2CB72" w14:textId="0F920411" w:rsidR="00F144CA" w:rsidRDefault="000F2D3F" w:rsidP="00F144CA">
      <w:pPr>
        <w:spacing w:line="254" w:lineRule="auto"/>
        <w:jc w:val="left"/>
      </w:pPr>
      <w:r w:rsidRPr="00257A66">
        <w:rPr>
          <w:noProof/>
        </w:rPr>
        <w:drawing>
          <wp:inline distT="0" distB="0" distL="0" distR="0" wp14:anchorId="6FB2CBB3" wp14:editId="3A7B523B">
            <wp:extent cx="8000638" cy="4000057"/>
            <wp:effectExtent l="19050" t="19050" r="19685" b="19685"/>
            <wp:docPr id="107942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2378" name="Picture 1" descr="A screenshot of a computer&#10;&#10;AI-generated content may be incorrect."/>
                    <pic:cNvPicPr/>
                  </pic:nvPicPr>
                  <pic:blipFill rotWithShape="1">
                    <a:blip r:embed="rId34"/>
                    <a:srcRect t="162" r="5634"/>
                    <a:stretch/>
                  </pic:blipFill>
                  <pic:spPr bwMode="auto">
                    <a:xfrm>
                      <a:off x="0" y="0"/>
                      <a:ext cx="8088706" cy="404408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3AC132" w14:textId="77777777" w:rsidR="002C51B0" w:rsidRDefault="000F2D3F" w:rsidP="002C51B0">
      <w:pPr>
        <w:pStyle w:val="ListParagraph"/>
        <w:numPr>
          <w:ilvl w:val="0"/>
          <w:numId w:val="29"/>
        </w:numPr>
        <w:spacing w:line="254" w:lineRule="auto"/>
        <w:jc w:val="left"/>
      </w:pPr>
      <w:r>
        <w:t>When</w:t>
      </w:r>
      <w:r w:rsidR="00F144CA">
        <w:t xml:space="preserve"> creating a new release pipeline, please add all the tasks and include the </w:t>
      </w:r>
      <w:r w:rsidR="00F144CA">
        <w:rPr>
          <w:b/>
          <w:bCs/>
        </w:rPr>
        <w:t>service connection</w:t>
      </w:r>
      <w:r w:rsidR="00F144CA">
        <w:t xml:space="preserve"> details inside all tasks. </w:t>
      </w:r>
    </w:p>
    <w:p w14:paraId="20E34743" w14:textId="77777777" w:rsidR="002C51B0" w:rsidRDefault="000F2D3F" w:rsidP="002C51B0">
      <w:pPr>
        <w:pStyle w:val="ListParagraph"/>
        <w:numPr>
          <w:ilvl w:val="0"/>
          <w:numId w:val="29"/>
        </w:numPr>
        <w:spacing w:line="254" w:lineRule="auto"/>
        <w:jc w:val="left"/>
      </w:pPr>
      <w:r>
        <w:t>When</w:t>
      </w:r>
      <w:r w:rsidR="00F144CA">
        <w:t xml:space="preserve"> cloning a release pipeline, please do update the </w:t>
      </w:r>
      <w:r w:rsidR="00F144CA" w:rsidRPr="002C51B0">
        <w:rPr>
          <w:b/>
          <w:bCs/>
        </w:rPr>
        <w:t>service connection</w:t>
      </w:r>
      <w:r w:rsidR="00F144CA">
        <w:t xml:space="preserve"> details.</w:t>
      </w:r>
    </w:p>
    <w:p w14:paraId="00D4E272" w14:textId="1F126CC3" w:rsidR="004D0FF4" w:rsidRDefault="00D031F5" w:rsidP="002C51B0">
      <w:r>
        <w:br/>
      </w:r>
      <w:r w:rsidR="00257A66" w:rsidRPr="002C51B0">
        <w:rPr>
          <w:noProof/>
          <w14:ligatures w14:val="none"/>
        </w:rPr>
        <w:t xml:space="preserve"> </w:t>
      </w:r>
      <w:r w:rsidR="002A3CD2" w:rsidRPr="002C51B0">
        <w:rPr>
          <w:noProof/>
        </w:rPr>
        <w:drawing>
          <wp:inline distT="0" distB="0" distL="0" distR="0" wp14:anchorId="51744665" wp14:editId="4BAB1E62">
            <wp:extent cx="10666671" cy="5252635"/>
            <wp:effectExtent l="19050" t="19050" r="20955" b="24765"/>
            <wp:docPr id="55622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009" name="Picture 1" descr="A screenshot of a computer&#10;&#10;AI-generated content may be incorrect."/>
                    <pic:cNvPicPr/>
                  </pic:nvPicPr>
                  <pic:blipFill>
                    <a:blip r:embed="rId35"/>
                    <a:stretch>
                      <a:fillRect/>
                    </a:stretch>
                  </pic:blipFill>
                  <pic:spPr>
                    <a:xfrm>
                      <a:off x="0" y="0"/>
                      <a:ext cx="10705675" cy="5271842"/>
                    </a:xfrm>
                    <a:prstGeom prst="rect">
                      <a:avLst/>
                    </a:prstGeom>
                    <a:ln>
                      <a:solidFill>
                        <a:schemeClr val="bg2">
                          <a:lumMod val="90000"/>
                        </a:schemeClr>
                      </a:solidFill>
                    </a:ln>
                  </pic:spPr>
                </pic:pic>
              </a:graphicData>
            </a:graphic>
          </wp:inline>
        </w:drawing>
      </w:r>
    </w:p>
    <w:p w14:paraId="26305771" w14:textId="77777777" w:rsidR="00F144CA" w:rsidRDefault="00F144CA">
      <w:pPr>
        <w:spacing w:line="256" w:lineRule="auto"/>
        <w:jc w:val="left"/>
        <w:sectPr w:rsidR="00F144CA" w:rsidSect="000C3F7C">
          <w:pgSz w:w="28800" w:h="20160" w:code="1"/>
          <w:pgMar w:top="1440" w:right="1440" w:bottom="1440" w:left="1440" w:header="720" w:footer="720" w:gutter="0"/>
          <w:cols w:num="2" w:sep="1" w:space="1440" w:equalWidth="0">
            <w:col w:w="7200" w:space="1440"/>
            <w:col w:w="17280"/>
          </w:cols>
          <w:docGrid w:linePitch="360"/>
        </w:sectPr>
      </w:pPr>
    </w:p>
    <w:p w14:paraId="4769C25B" w14:textId="77777777" w:rsidR="00492266" w:rsidRDefault="00492266" w:rsidP="000C3F7C">
      <w:pPr>
        <w:spacing w:line="256" w:lineRule="auto"/>
        <w:jc w:val="center"/>
        <w:rPr>
          <w:b/>
        </w:rPr>
        <w:sectPr w:rsidR="00492266" w:rsidSect="000C3F7C">
          <w:type w:val="continuous"/>
          <w:pgSz w:w="28800" w:h="20160" w:code="1"/>
          <w:pgMar w:top="1440" w:right="1440" w:bottom="1440" w:left="1440" w:header="720" w:footer="720" w:gutter="0"/>
          <w:cols w:sep="1" w:space="720"/>
          <w:docGrid w:linePitch="360"/>
        </w:sectPr>
      </w:pPr>
    </w:p>
    <w:p w14:paraId="616E3242" w14:textId="77777777" w:rsidR="00AB6E51" w:rsidRDefault="00AB6E51" w:rsidP="004A7B6D">
      <w:pPr>
        <w:pStyle w:val="Heading1"/>
      </w:pPr>
      <w:bookmarkStart w:id="76" w:name="_Toc107487266"/>
      <w:bookmarkStart w:id="77" w:name="_Toc202880007"/>
      <w:bookmarkStart w:id="78" w:name="_Toc204348901"/>
      <w:bookmarkStart w:id="79" w:name="_Toc219275364"/>
      <w:r>
        <w:lastRenderedPageBreak/>
        <w:t>Backend Deployment</w:t>
      </w:r>
      <w:bookmarkStart w:id="80" w:name="_Toc107487267"/>
      <w:bookmarkEnd w:id="76"/>
      <w:bookmarkEnd w:id="77"/>
      <w:bookmarkEnd w:id="78"/>
      <w:bookmarkEnd w:id="79"/>
    </w:p>
    <w:bookmarkEnd w:id="80"/>
    <w:p w14:paraId="5B8AF6BA" w14:textId="2F5A0834" w:rsidR="00AB6E51" w:rsidRDefault="00AB6E51" w:rsidP="00AB6E51">
      <w:pPr>
        <w:rPr>
          <w:b/>
          <w:bCs/>
        </w:rPr>
      </w:pPr>
      <w:r>
        <w:rPr>
          <w:b/>
          <w:bCs/>
        </w:rPr>
        <w:t>Prerequisites</w:t>
      </w:r>
    </w:p>
    <w:p w14:paraId="63FB11B6" w14:textId="77777777" w:rsidR="00834A97" w:rsidRPr="00834A97" w:rsidRDefault="00834A97" w:rsidP="00A161B6">
      <w:pPr>
        <w:pStyle w:val="ListParagraph"/>
        <w:numPr>
          <w:ilvl w:val="0"/>
          <w:numId w:val="19"/>
        </w:numPr>
        <w:spacing w:after="0"/>
        <w:jc w:val="left"/>
        <w:rPr>
          <w:rFonts w:ascii="Times New Roman" w:hAnsi="Times New Roman" w:cs="Times New Roman"/>
          <w:kern w:val="0"/>
          <w:sz w:val="24"/>
          <w:szCs w:val="24"/>
          <w14:ligatures w14:val="none"/>
        </w:rPr>
      </w:pPr>
      <w:r>
        <w:t>Infrastructure pipelines must be deployed.</w:t>
      </w:r>
      <w:r w:rsidRPr="00834A97">
        <w:rPr>
          <w:rFonts w:ascii="Times New Roman" w:hAnsi="Times New Roman" w:cs="Times New Roman"/>
          <w:kern w:val="0"/>
          <w:sz w:val="24"/>
          <w:szCs w:val="24"/>
          <w14:ligatures w14:val="none"/>
        </w:rPr>
        <w:t xml:space="preserve"> </w:t>
      </w:r>
    </w:p>
    <w:p w14:paraId="6A2B079F" w14:textId="77777777" w:rsidR="00EB2385" w:rsidRDefault="00EB2385" w:rsidP="00A161B6">
      <w:pPr>
        <w:numPr>
          <w:ilvl w:val="0"/>
          <w:numId w:val="19"/>
        </w:numPr>
        <w:spacing w:after="0" w:line="256" w:lineRule="auto"/>
      </w:pPr>
      <w:r>
        <w:t>A service connection for Docker Registry as described in the previous section.</w:t>
      </w:r>
    </w:p>
    <w:p w14:paraId="0FD0493D" w14:textId="77777777" w:rsidR="00EB2385" w:rsidRDefault="00EB2385" w:rsidP="00A161B6">
      <w:pPr>
        <w:numPr>
          <w:ilvl w:val="0"/>
          <w:numId w:val="19"/>
        </w:numPr>
        <w:spacing w:after="0" w:line="256" w:lineRule="auto"/>
      </w:pPr>
      <w:r>
        <w:t>A service connection for AKS, as described in the previous section.</w:t>
      </w:r>
    </w:p>
    <w:p w14:paraId="449660E8" w14:textId="281844DB" w:rsidR="00EB2385" w:rsidRDefault="00EB2385" w:rsidP="00A161B6">
      <w:pPr>
        <w:numPr>
          <w:ilvl w:val="0"/>
          <w:numId w:val="19"/>
        </w:numPr>
        <w:spacing w:after="0" w:line="256" w:lineRule="auto"/>
      </w:pPr>
      <w:bookmarkStart w:id="81" w:name="OLE_LINK67"/>
      <w:r>
        <w:t>Some components may require APIM Integration, make sure that the APIM integration stage is included in the template files as shown in the</w:t>
      </w:r>
      <w:bookmarkEnd w:id="81"/>
      <w:r>
        <w:t xml:space="preserve"> </w:t>
      </w:r>
      <w:hyperlink w:anchor="_APIM" w:history="1">
        <w:r w:rsidRPr="00C51548">
          <w:rPr>
            <w:rStyle w:val="Hyperlink"/>
          </w:rPr>
          <w:t>APIM section</w:t>
        </w:r>
      </w:hyperlink>
      <w:r>
        <w:t>.</w:t>
      </w:r>
    </w:p>
    <w:p w14:paraId="0C9233A0" w14:textId="659A2A1D" w:rsidR="00EB2385" w:rsidRDefault="004B5AEC" w:rsidP="00A161B6">
      <w:pPr>
        <w:numPr>
          <w:ilvl w:val="0"/>
          <w:numId w:val="19"/>
        </w:numPr>
        <w:spacing w:after="0" w:line="256" w:lineRule="auto"/>
      </w:pPr>
      <w:r>
        <w:t>The g</w:t>
      </w:r>
      <w:r w:rsidR="00EB2385">
        <w:t>lobal variable group should be completely updated.</w:t>
      </w:r>
    </w:p>
    <w:p w14:paraId="7B67D033" w14:textId="77777777" w:rsidR="00211852" w:rsidRDefault="00211852" w:rsidP="0055433E">
      <w:pPr>
        <w:pStyle w:val="Heading2"/>
        <w:sectPr w:rsidR="00211852" w:rsidSect="000C3F7C">
          <w:pgSz w:w="28800" w:h="20160" w:code="1"/>
          <w:pgMar w:top="1440" w:right="1440" w:bottom="1440" w:left="1440" w:header="720" w:footer="720" w:gutter="0"/>
          <w:cols w:sep="1" w:space="1440"/>
          <w:docGrid w:linePitch="360"/>
        </w:sectPr>
      </w:pPr>
      <w:bookmarkStart w:id="82" w:name="_Toc202880008"/>
    </w:p>
    <w:p w14:paraId="46AFB286" w14:textId="64D047D8" w:rsidR="00AB6E51" w:rsidRPr="0055433E" w:rsidRDefault="00AB6E51" w:rsidP="0055433E">
      <w:pPr>
        <w:pStyle w:val="Heading2"/>
        <w:rPr>
          <w:b w:val="0"/>
          <w:bCs w:val="0"/>
        </w:rPr>
      </w:pPr>
      <w:bookmarkStart w:id="83" w:name="_Toc219275365"/>
      <w:r w:rsidRPr="0055433E">
        <w:t>Application Deployment</w:t>
      </w:r>
      <w:bookmarkEnd w:id="82"/>
      <w:bookmarkEnd w:id="83"/>
    </w:p>
    <w:tbl>
      <w:tblPr>
        <w:tblStyle w:val="TableGridLight"/>
        <w:tblW w:w="14062" w:type="dxa"/>
        <w:tblLook w:val="04A0" w:firstRow="1" w:lastRow="0" w:firstColumn="1" w:lastColumn="0" w:noHBand="0" w:noVBand="1"/>
      </w:tblPr>
      <w:tblGrid>
        <w:gridCol w:w="4661"/>
        <w:gridCol w:w="9401"/>
      </w:tblGrid>
      <w:tr w:rsidR="00AB6E51" w14:paraId="159F4199" w14:textId="77777777" w:rsidTr="008519E8">
        <w:tc>
          <w:tcPr>
            <w:tcW w:w="4661" w:type="dxa"/>
            <w:shd w:val="clear" w:color="auto" w:fill="7030A0"/>
            <w:hideMark/>
          </w:tcPr>
          <w:p w14:paraId="5DA69C93" w14:textId="77777777" w:rsidR="00AB6E51" w:rsidRPr="00A35CAA" w:rsidRDefault="00AB6E51" w:rsidP="000C3F7C">
            <w:pPr>
              <w:spacing w:before="120"/>
              <w:rPr>
                <w:color w:val="FFFFFF" w:themeColor="background1"/>
              </w:rPr>
            </w:pPr>
            <w:r w:rsidRPr="00A35CAA">
              <w:rPr>
                <w:color w:val="FFFFFF" w:themeColor="background1"/>
              </w:rPr>
              <w:t>Component</w:t>
            </w:r>
          </w:p>
        </w:tc>
        <w:tc>
          <w:tcPr>
            <w:tcW w:w="9401" w:type="dxa"/>
            <w:shd w:val="clear" w:color="auto" w:fill="7030A0"/>
            <w:hideMark/>
          </w:tcPr>
          <w:p w14:paraId="5BD1AB23" w14:textId="77777777" w:rsidR="00AB6E51" w:rsidRPr="00A35CAA" w:rsidRDefault="00AB6E51" w:rsidP="000C3F7C">
            <w:pPr>
              <w:spacing w:before="120"/>
              <w:rPr>
                <w:color w:val="FFFFFF" w:themeColor="background1"/>
              </w:rPr>
            </w:pPr>
            <w:r w:rsidRPr="00A35CAA">
              <w:rPr>
                <w:color w:val="FFFFFF" w:themeColor="background1"/>
              </w:rPr>
              <w:t>Component Description</w:t>
            </w:r>
          </w:p>
        </w:tc>
      </w:tr>
      <w:tr w:rsidR="00AB6E51" w14:paraId="579B8712" w14:textId="77777777" w:rsidTr="008519E8">
        <w:tc>
          <w:tcPr>
            <w:tcW w:w="4661" w:type="dxa"/>
            <w:shd w:val="clear" w:color="auto" w:fill="F2F2F2" w:themeFill="background1" w:themeFillShade="F2"/>
            <w:hideMark/>
          </w:tcPr>
          <w:p w14:paraId="19A442EE" w14:textId="77777777" w:rsidR="00AB6E51" w:rsidRDefault="00AB6E51" w:rsidP="000C3F7C">
            <w:pPr>
              <w:spacing w:before="120"/>
            </w:pPr>
            <w:bookmarkStart w:id="84" w:name="_Hlk187065509"/>
            <w:r>
              <w:t>AzureWebPubSub Component</w:t>
            </w:r>
          </w:p>
        </w:tc>
        <w:tc>
          <w:tcPr>
            <w:tcW w:w="9401" w:type="dxa"/>
          </w:tcPr>
          <w:p w14:paraId="51AC3C8B" w14:textId="41CFCC96" w:rsidR="00AB6E51" w:rsidRDefault="00AB6E51" w:rsidP="000C3F7C">
            <w:pPr>
              <w:spacing w:before="120"/>
            </w:pPr>
            <w:r>
              <w:t>This API is used to publish content updates like publish/subscribe messages in real time between server and connected clients (for example a single page web application) in real-time. Clients can be a list of users, groups, or all users as well.</w:t>
            </w:r>
          </w:p>
        </w:tc>
        <w:bookmarkEnd w:id="84"/>
      </w:tr>
      <w:tr w:rsidR="00AB6E51" w14:paraId="115911C1" w14:textId="77777777" w:rsidTr="008519E8">
        <w:tc>
          <w:tcPr>
            <w:tcW w:w="4661" w:type="dxa"/>
            <w:shd w:val="clear" w:color="auto" w:fill="F2F2F2" w:themeFill="background1" w:themeFillShade="F2"/>
            <w:hideMark/>
          </w:tcPr>
          <w:p w14:paraId="0499B0EF" w14:textId="77777777" w:rsidR="00AB6E51" w:rsidRDefault="00AB6E51" w:rsidP="000C3F7C">
            <w:pPr>
              <w:spacing w:before="120"/>
            </w:pPr>
            <w:r>
              <w:t>People Management Configuration Component</w:t>
            </w:r>
          </w:p>
        </w:tc>
        <w:tc>
          <w:tcPr>
            <w:tcW w:w="9401" w:type="dxa"/>
            <w:hideMark/>
          </w:tcPr>
          <w:p w14:paraId="172569D0" w14:textId="4D2AC257" w:rsidR="00AB6E51" w:rsidRDefault="00AB6E51" w:rsidP="000C3F7C">
            <w:pPr>
              <w:spacing w:before="120"/>
            </w:pPr>
            <w:r>
              <w:t>AOT</w:t>
            </w:r>
            <w:r w:rsidR="005E18C6">
              <w:t>'</w:t>
            </w:r>
            <w:r w:rsidR="008A75B2">
              <w:t>''</w:t>
            </w:r>
            <w:r>
              <w:t xml:space="preserve">s People Management functionality can be integrated with other AOT components such as Smart KPIs and Intelligent Advisor. </w:t>
            </w:r>
            <w:r w:rsidR="00A15C96">
              <w:t>Integration</w:t>
            </w:r>
            <w:r>
              <w:t xml:space="preserve"> requires personal data like role and department to be fetched from Azure and displayed in AOT. To accomplish this objective, People Management APIs must be deployed in the backend.</w:t>
            </w:r>
          </w:p>
        </w:tc>
      </w:tr>
      <w:tr w:rsidR="00AB6E51" w14:paraId="55A1DE24" w14:textId="77777777" w:rsidTr="008519E8">
        <w:tc>
          <w:tcPr>
            <w:tcW w:w="4661" w:type="dxa"/>
            <w:shd w:val="clear" w:color="auto" w:fill="F2F2F2" w:themeFill="background1" w:themeFillShade="F2"/>
            <w:hideMark/>
          </w:tcPr>
          <w:p w14:paraId="367FCCB8" w14:textId="3A97974B" w:rsidR="00AB6E51" w:rsidRDefault="00AB6E51" w:rsidP="000C3F7C">
            <w:pPr>
              <w:spacing w:before="120"/>
            </w:pPr>
            <w:bookmarkStart w:id="85" w:name="OLE_LINK50"/>
            <w:r>
              <w:t>File Handler Component</w:t>
            </w:r>
            <w:bookmarkEnd w:id="85"/>
          </w:p>
        </w:tc>
        <w:tc>
          <w:tcPr>
            <w:tcW w:w="9401" w:type="dxa"/>
          </w:tcPr>
          <w:p w14:paraId="4DDA9563" w14:textId="6374A4B0" w:rsidR="00AB6E51" w:rsidRDefault="00AB6E51" w:rsidP="000C3F7C">
            <w:pPr>
              <w:spacing w:before="120"/>
            </w:pPr>
            <w:r>
              <w:t>File handler microservice contains generic APIs to download and upload files. The download API can be used to download one or more files as zip files from Azure Blob Storage. Whereas upload API can be used to upload a template file and store it in an Azure Blob storage account.</w:t>
            </w:r>
          </w:p>
        </w:tc>
      </w:tr>
      <w:tr w:rsidR="00AB6E51" w14:paraId="7A5103B6" w14:textId="77777777" w:rsidTr="008519E8">
        <w:tc>
          <w:tcPr>
            <w:tcW w:w="4661" w:type="dxa"/>
            <w:shd w:val="clear" w:color="auto" w:fill="F2F2F2" w:themeFill="background1" w:themeFillShade="F2"/>
            <w:hideMark/>
          </w:tcPr>
          <w:p w14:paraId="3DD3E97D" w14:textId="77777777" w:rsidR="00AB6E51" w:rsidRDefault="00AB6E51" w:rsidP="000C3F7C">
            <w:pPr>
              <w:spacing w:before="120"/>
            </w:pPr>
            <w:r>
              <w:t>Operations Hierarchy Component</w:t>
            </w:r>
          </w:p>
        </w:tc>
        <w:tc>
          <w:tcPr>
            <w:tcW w:w="9401" w:type="dxa"/>
            <w:hideMark/>
          </w:tcPr>
          <w:p w14:paraId="05B13528" w14:textId="77777777" w:rsidR="00AB6E51" w:rsidRDefault="00AB6E51" w:rsidP="000C3F7C">
            <w:pPr>
              <w:spacing w:before="120"/>
            </w:pPr>
            <w:r>
              <w:t>These are APIs used to propagate Data Permissions to Asset Hierarchy.</w:t>
            </w:r>
          </w:p>
        </w:tc>
      </w:tr>
      <w:tr w:rsidR="00AB6E51" w14:paraId="53D28682" w14:textId="77777777" w:rsidTr="008519E8">
        <w:tc>
          <w:tcPr>
            <w:tcW w:w="4661" w:type="dxa"/>
            <w:shd w:val="clear" w:color="auto" w:fill="F2F2F2" w:themeFill="background1" w:themeFillShade="F2"/>
            <w:hideMark/>
          </w:tcPr>
          <w:p w14:paraId="11086890" w14:textId="77777777" w:rsidR="00AB6E51" w:rsidRDefault="00AB6E51" w:rsidP="000C3F7C">
            <w:pPr>
              <w:spacing w:before="120"/>
            </w:pPr>
            <w:r>
              <w:t>MultiPlantView Component(UOM)</w:t>
            </w:r>
          </w:p>
        </w:tc>
        <w:tc>
          <w:tcPr>
            <w:tcW w:w="9401" w:type="dxa"/>
          </w:tcPr>
          <w:p w14:paraId="39BE47BA" w14:textId="11C63C42" w:rsidR="00AB6E51" w:rsidRDefault="00AB6E51" w:rsidP="000C3F7C">
            <w:pPr>
              <w:spacing w:before="120"/>
            </w:pPr>
            <w:r>
              <w:t>MultiPlantView Microservice can be used to retrieve units of measurement details and conversion formulae between various units of measurements.</w:t>
            </w:r>
          </w:p>
        </w:tc>
      </w:tr>
      <w:tr w:rsidR="00AB6E51" w14:paraId="5B9F9F54" w14:textId="77777777" w:rsidTr="008519E8">
        <w:tc>
          <w:tcPr>
            <w:tcW w:w="4661" w:type="dxa"/>
            <w:shd w:val="clear" w:color="auto" w:fill="F2F2F2" w:themeFill="background1" w:themeFillShade="F2"/>
            <w:hideMark/>
          </w:tcPr>
          <w:p w14:paraId="4E7EFE32" w14:textId="77777777" w:rsidR="00AB6E51" w:rsidRDefault="00AB6E51" w:rsidP="000C3F7C">
            <w:pPr>
              <w:spacing w:before="120"/>
            </w:pPr>
            <w:r>
              <w:t>Smart KPIs Component</w:t>
            </w:r>
          </w:p>
        </w:tc>
        <w:tc>
          <w:tcPr>
            <w:tcW w:w="9401" w:type="dxa"/>
            <w:hideMark/>
          </w:tcPr>
          <w:p w14:paraId="78EA9D40" w14:textId="77777777" w:rsidR="00AB6E51" w:rsidRDefault="00AB6E51" w:rsidP="000C3F7C">
            <w:pPr>
              <w:spacing w:before="120"/>
            </w:pPr>
            <w:r>
              <w:t xml:space="preserve">These are the APIs used for the SmartKPI Dashboard. </w:t>
            </w:r>
          </w:p>
        </w:tc>
      </w:tr>
      <w:tr w:rsidR="00AB6E51" w14:paraId="53C94AD3" w14:textId="77777777" w:rsidTr="008519E8">
        <w:tc>
          <w:tcPr>
            <w:tcW w:w="4661" w:type="dxa"/>
            <w:shd w:val="clear" w:color="auto" w:fill="F2F2F2" w:themeFill="background1" w:themeFillShade="F2"/>
            <w:hideMark/>
          </w:tcPr>
          <w:p w14:paraId="15B035C1" w14:textId="77777777" w:rsidR="00AB6E51" w:rsidRDefault="00AB6E51" w:rsidP="000C3F7C">
            <w:pPr>
              <w:spacing w:before="120"/>
            </w:pPr>
            <w:r>
              <w:t>Generic Scheduler Component</w:t>
            </w:r>
          </w:p>
        </w:tc>
        <w:tc>
          <w:tcPr>
            <w:tcW w:w="9401" w:type="dxa"/>
            <w:hideMark/>
          </w:tcPr>
          <w:p w14:paraId="240AF798" w14:textId="77777777" w:rsidR="00AB6E51" w:rsidRDefault="00AB6E51" w:rsidP="000C3F7C">
            <w:pPr>
              <w:spacing w:before="120"/>
            </w:pPr>
            <w:r>
              <w:t>Generic Scheduler microservice is a service designed to facilitate task scheduling, allowing users to schedule tasks to be executed at specific intervals or on specific dates. Service handles the management of tasks and exposes APIs for CRUD operations</w:t>
            </w:r>
          </w:p>
        </w:tc>
      </w:tr>
      <w:tr w:rsidR="00AB6E51" w14:paraId="66D4B154" w14:textId="77777777" w:rsidTr="008519E8">
        <w:tc>
          <w:tcPr>
            <w:tcW w:w="4661" w:type="dxa"/>
            <w:shd w:val="clear" w:color="auto" w:fill="F2F2F2" w:themeFill="background1" w:themeFillShade="F2"/>
            <w:hideMark/>
          </w:tcPr>
          <w:p w14:paraId="6C485ADD" w14:textId="77777777" w:rsidR="00AB6E51" w:rsidRDefault="00AB6E51" w:rsidP="000C3F7C">
            <w:pPr>
              <w:spacing w:before="120"/>
            </w:pPr>
            <w:r>
              <w:t>IA Component</w:t>
            </w:r>
          </w:p>
        </w:tc>
        <w:tc>
          <w:tcPr>
            <w:tcW w:w="9401" w:type="dxa"/>
            <w:hideMark/>
          </w:tcPr>
          <w:p w14:paraId="2ED2C4CD" w14:textId="77777777" w:rsidR="00AB6E51" w:rsidRDefault="00AB6E51" w:rsidP="000C3F7C">
            <w:pPr>
              <w:spacing w:before="120"/>
            </w:pPr>
            <w:r>
              <w:t>An IA application is a micro-frontend application, and every micro-frontend IA application has a separate microservice for obtaining or updating insights or actions from CDF.</w:t>
            </w:r>
          </w:p>
        </w:tc>
      </w:tr>
      <w:tr w:rsidR="00AB6E51" w14:paraId="61E8D6B1" w14:textId="77777777" w:rsidTr="008519E8">
        <w:tc>
          <w:tcPr>
            <w:tcW w:w="4661" w:type="dxa"/>
            <w:shd w:val="clear" w:color="auto" w:fill="F2F2F2" w:themeFill="background1" w:themeFillShade="F2"/>
            <w:hideMark/>
          </w:tcPr>
          <w:p w14:paraId="08A3E0F3" w14:textId="77777777" w:rsidR="00AB6E51" w:rsidRDefault="00AB6E51" w:rsidP="000C3F7C">
            <w:pPr>
              <w:spacing w:before="120"/>
            </w:pPr>
            <w:r>
              <w:t>Smart KPI CDF Function</w:t>
            </w:r>
          </w:p>
        </w:tc>
        <w:tc>
          <w:tcPr>
            <w:tcW w:w="9401" w:type="dxa"/>
          </w:tcPr>
          <w:p w14:paraId="2BBBE264" w14:textId="7475999C" w:rsidR="00AB6E51" w:rsidRDefault="00AB6E51" w:rsidP="000C3F7C">
            <w:pPr>
              <w:spacing w:before="120"/>
            </w:pPr>
            <w:r>
              <w:t>The Smart KPI CDF functions generate data based on the calculations at different levels of the hierarchy.</w:t>
            </w:r>
          </w:p>
        </w:tc>
      </w:tr>
      <w:tr w:rsidR="00AB6E51" w14:paraId="1D63A559" w14:textId="77777777" w:rsidTr="008519E8">
        <w:tc>
          <w:tcPr>
            <w:tcW w:w="4661" w:type="dxa"/>
            <w:shd w:val="clear" w:color="auto" w:fill="F2F2F2" w:themeFill="background1" w:themeFillShade="F2"/>
            <w:hideMark/>
          </w:tcPr>
          <w:p w14:paraId="3C811F44" w14:textId="77777777" w:rsidR="00AB6E51" w:rsidRDefault="00AB6E51" w:rsidP="000C3F7C">
            <w:pPr>
              <w:spacing w:before="120"/>
            </w:pPr>
            <w:r>
              <w:t>IA Middleware CDF Function</w:t>
            </w:r>
          </w:p>
        </w:tc>
        <w:tc>
          <w:tcPr>
            <w:tcW w:w="9401" w:type="dxa"/>
          </w:tcPr>
          <w:p w14:paraId="5171FF80" w14:textId="4A182126" w:rsidR="00AB6E51" w:rsidRDefault="00AB6E51" w:rsidP="000C3F7C">
            <w:pPr>
              <w:spacing w:before="120"/>
            </w:pPr>
            <w:r>
              <w:t>This CDF function is used for creating the insight category hierarchy and inserting the data points in the time series.</w:t>
            </w:r>
          </w:p>
        </w:tc>
      </w:tr>
      <w:tr w:rsidR="00AB6E51" w14:paraId="64BFE434" w14:textId="77777777" w:rsidTr="008519E8">
        <w:tc>
          <w:tcPr>
            <w:tcW w:w="4661" w:type="dxa"/>
            <w:shd w:val="clear" w:color="auto" w:fill="F2F2F2" w:themeFill="background1" w:themeFillShade="F2"/>
            <w:hideMark/>
          </w:tcPr>
          <w:p w14:paraId="12CB04A0" w14:textId="77777777" w:rsidR="00AB6E51" w:rsidRDefault="00AB6E51" w:rsidP="000C3F7C">
            <w:pPr>
              <w:spacing w:before="120"/>
            </w:pPr>
            <w:r>
              <w:t>AOT-3D-CMS Component</w:t>
            </w:r>
          </w:p>
        </w:tc>
        <w:tc>
          <w:tcPr>
            <w:tcW w:w="9401" w:type="dxa"/>
          </w:tcPr>
          <w:p w14:paraId="0BD77C15" w14:textId="319EE91A" w:rsidR="00AB6E51" w:rsidRDefault="00AB6E51" w:rsidP="000C3F7C">
            <w:pPr>
              <w:spacing w:before="120"/>
            </w:pPr>
            <w:r>
              <w:t>3D Content Management System is used in AOT</w:t>
            </w:r>
            <w:r w:rsidR="005E18C6">
              <w:t>'</w:t>
            </w:r>
            <w:r w:rsidR="008A75B2">
              <w:t>''</w:t>
            </w:r>
            <w:r>
              <w:t>s Twin Builder and Twin Viewer applications.</w:t>
            </w:r>
            <w:r w:rsidR="00D82955">
              <w:t xml:space="preserve"> </w:t>
            </w:r>
          </w:p>
        </w:tc>
      </w:tr>
      <w:tr w:rsidR="00AB6E51" w14:paraId="2A970AB2" w14:textId="77777777" w:rsidTr="008519E8">
        <w:tc>
          <w:tcPr>
            <w:tcW w:w="4661" w:type="dxa"/>
            <w:shd w:val="clear" w:color="auto" w:fill="F2F2F2" w:themeFill="background1" w:themeFillShade="F2"/>
            <w:hideMark/>
          </w:tcPr>
          <w:p w14:paraId="30A29009" w14:textId="77777777" w:rsidR="00AB6E51" w:rsidRDefault="00AB6E51" w:rsidP="000C3F7C">
            <w:pPr>
              <w:spacing w:before="120"/>
            </w:pPr>
            <w:r>
              <w:rPr>
                <w:szCs w:val="20"/>
              </w:rPr>
              <w:t>PowerBI Component</w:t>
            </w:r>
          </w:p>
        </w:tc>
        <w:tc>
          <w:tcPr>
            <w:tcW w:w="9401" w:type="dxa"/>
            <w:hideMark/>
          </w:tcPr>
          <w:p w14:paraId="677C6762" w14:textId="77777777" w:rsidR="00AB6E51" w:rsidRDefault="00AB6E51" w:rsidP="000C3F7C">
            <w:pPr>
              <w:spacing w:before="120"/>
            </w:pPr>
            <w:r>
              <w:t>This is the independent Power BI Microservice which will allow connecting a publisher Power BI report.</w:t>
            </w:r>
          </w:p>
        </w:tc>
      </w:tr>
    </w:tbl>
    <w:p w14:paraId="3DD1C020" w14:textId="491ABD63" w:rsidR="00AB6E51" w:rsidRPr="00996F14" w:rsidRDefault="00F066A2" w:rsidP="000C3F7C">
      <w:pPr>
        <w:pStyle w:val="Heading2"/>
      </w:pPr>
      <w:r>
        <w:br w:type="column"/>
      </w:r>
      <w:bookmarkStart w:id="86" w:name="_Toc219275366"/>
      <w:r w:rsidR="00AB6E51" w:rsidRPr="00996F14">
        <w:t>Deployment Steps</w:t>
      </w:r>
      <w:bookmarkEnd w:id="86"/>
    </w:p>
    <w:p w14:paraId="0EB5C791" w14:textId="77777777" w:rsidR="00A35CAA" w:rsidRDefault="00AB6E51" w:rsidP="00A161B6">
      <w:pPr>
        <w:pStyle w:val="ListParagraph"/>
        <w:numPr>
          <w:ilvl w:val="0"/>
          <w:numId w:val="23"/>
        </w:numPr>
      </w:pPr>
      <w:r>
        <w:t>Navigate to the respective Azure pipeline YAML file path for the application.</w:t>
      </w:r>
    </w:p>
    <w:p w14:paraId="312AF249" w14:textId="2CA9E2CD" w:rsidR="00A35CAA" w:rsidRDefault="00AB6E51" w:rsidP="00A161B6">
      <w:pPr>
        <w:pStyle w:val="ListParagraph"/>
        <w:numPr>
          <w:ilvl w:val="0"/>
          <w:numId w:val="23"/>
        </w:numPr>
      </w:pPr>
      <w:r>
        <w:t xml:space="preserve">Create and add the variable group (s) in the Azure DevOps portal with the corresponding values listed in </w:t>
      </w:r>
      <w:hyperlink r:id="rId36" w:history="1">
        <w:r>
          <w:rPr>
            <w:rStyle w:val="Hyperlink"/>
          </w:rPr>
          <w:t>AOT_CDF_Deployment_Variable_List.xlsx</w:t>
        </w:r>
      </w:hyperlink>
      <w:r>
        <w:t xml:space="preserve"> to the YAML file.</w:t>
      </w:r>
    </w:p>
    <w:p w14:paraId="2A935322" w14:textId="77777777" w:rsidR="00A35CAA" w:rsidRDefault="00AB6E51" w:rsidP="00A161B6">
      <w:pPr>
        <w:pStyle w:val="ListParagraph"/>
        <w:numPr>
          <w:ilvl w:val="0"/>
          <w:numId w:val="23"/>
        </w:numPr>
      </w:pPr>
      <w:r>
        <w:t>Set up the Azure DevOps pipeline with the above YML file.</w:t>
      </w:r>
    </w:p>
    <w:p w14:paraId="5EFEA003" w14:textId="77777777" w:rsidR="00A35CAA" w:rsidRDefault="00AB6E51" w:rsidP="00A161B6">
      <w:pPr>
        <w:pStyle w:val="ListParagraph"/>
        <w:numPr>
          <w:ilvl w:val="0"/>
          <w:numId w:val="23"/>
        </w:numPr>
      </w:pPr>
      <w:r>
        <w:t>The variable groups used in the YML file of Azure DevOps Pipeline are categorized as below:</w:t>
      </w:r>
    </w:p>
    <w:p w14:paraId="1EED23FC" w14:textId="77777777" w:rsidR="00884DE6" w:rsidRDefault="00AB6E51" w:rsidP="00A161B6">
      <w:pPr>
        <w:pStyle w:val="ListParagraph"/>
        <w:numPr>
          <w:ilvl w:val="1"/>
          <w:numId w:val="23"/>
        </w:numPr>
      </w:pPr>
      <w:r w:rsidRPr="00996F14">
        <w:rPr>
          <w:b/>
          <w:bCs/>
        </w:rPr>
        <w:t>Infrastructure Variable Group</w:t>
      </w:r>
      <w:r>
        <w:t xml:space="preserve">: All the infrastructure-related values are included in this variable group.  </w:t>
      </w:r>
    </w:p>
    <w:p w14:paraId="2C0D6967" w14:textId="77777777" w:rsidR="00884DE6" w:rsidRDefault="00AB6E51" w:rsidP="00A161B6">
      <w:pPr>
        <w:pStyle w:val="ListParagraph"/>
        <w:numPr>
          <w:ilvl w:val="1"/>
          <w:numId w:val="23"/>
        </w:numPr>
      </w:pPr>
      <w:r w:rsidRPr="00996F14">
        <w:rPr>
          <w:b/>
          <w:bCs/>
        </w:rPr>
        <w:t>Global Variable Group</w:t>
      </w:r>
      <w:r>
        <w:t>: The values that are commonly used across all components are included in this variable group.</w:t>
      </w:r>
    </w:p>
    <w:p w14:paraId="11E909EC" w14:textId="4BF95F51" w:rsidR="004B4F43" w:rsidRDefault="00AB6E51" w:rsidP="00A161B6">
      <w:pPr>
        <w:pStyle w:val="ListParagraph"/>
        <w:numPr>
          <w:ilvl w:val="1"/>
          <w:numId w:val="23"/>
        </w:numPr>
      </w:pPr>
      <w:r w:rsidRPr="00C3386D">
        <w:rPr>
          <w:b/>
          <w:bCs/>
        </w:rPr>
        <w:t>Component-Specific Variable Group</w:t>
      </w:r>
      <w:r w:rsidR="00C4750D" w:rsidRPr="00C3386D">
        <w:rPr>
          <w:b/>
          <w:bCs/>
        </w:rPr>
        <w:t>s</w:t>
      </w:r>
      <w:r>
        <w:t>: The values that are specific to the component either BE or FE are included in this variable group.</w:t>
      </w:r>
      <w:r w:rsidR="00C3386D">
        <w:t xml:space="preserve"> </w:t>
      </w:r>
      <w:r w:rsidR="005E38FA">
        <w:t>T</w:t>
      </w:r>
      <w:r w:rsidR="00525C07">
        <w:t>he complete list of variables is as follows</w:t>
      </w:r>
      <w:r w:rsidR="005E38FA">
        <w:t>:</w:t>
      </w:r>
    </w:p>
    <w:p w14:paraId="6A3DAE40" w14:textId="77777777" w:rsidR="005E38FA" w:rsidRDefault="005E38FA" w:rsidP="00A161B6">
      <w:pPr>
        <w:pStyle w:val="ListParagraph"/>
        <w:numPr>
          <w:ilvl w:val="0"/>
          <w:numId w:val="39"/>
        </w:numPr>
      </w:pPr>
      <w:r>
        <w:t>PROD-AOT-PM-BE-VARIABLE</w:t>
      </w:r>
    </w:p>
    <w:p w14:paraId="5B52B3E7" w14:textId="77777777" w:rsidR="005E38FA" w:rsidRDefault="005E38FA" w:rsidP="00A161B6">
      <w:pPr>
        <w:pStyle w:val="ListParagraph"/>
        <w:numPr>
          <w:ilvl w:val="0"/>
          <w:numId w:val="39"/>
        </w:numPr>
      </w:pPr>
      <w:r>
        <w:t>PROD-AOT-OH-BE-VARIABLE</w:t>
      </w:r>
    </w:p>
    <w:p w14:paraId="0ECC78EA" w14:textId="77777777" w:rsidR="005E38FA" w:rsidRDefault="005E38FA" w:rsidP="00A161B6">
      <w:pPr>
        <w:pStyle w:val="ListParagraph"/>
        <w:numPr>
          <w:ilvl w:val="0"/>
          <w:numId w:val="39"/>
        </w:numPr>
      </w:pPr>
      <w:r>
        <w:t>PROD-AOT-SKPI-BEVARIABLE</w:t>
      </w:r>
    </w:p>
    <w:p w14:paraId="5547743C" w14:textId="77777777" w:rsidR="005E38FA" w:rsidRDefault="005E38FA" w:rsidP="00A161B6">
      <w:pPr>
        <w:pStyle w:val="ListParagraph"/>
        <w:numPr>
          <w:ilvl w:val="0"/>
          <w:numId w:val="39"/>
        </w:numPr>
      </w:pPr>
      <w:r>
        <w:t>PROD-AOT-IA-BE-VARIABLE</w:t>
      </w:r>
    </w:p>
    <w:p w14:paraId="314309B9" w14:textId="77777777" w:rsidR="005E38FA" w:rsidRDefault="005E38FA" w:rsidP="00A161B6">
      <w:pPr>
        <w:pStyle w:val="ListParagraph"/>
        <w:numPr>
          <w:ilvl w:val="0"/>
          <w:numId w:val="39"/>
        </w:numPr>
      </w:pPr>
      <w:r>
        <w:t>PROD-AOT-UOM-BE-VARIABLE</w:t>
      </w:r>
    </w:p>
    <w:p w14:paraId="73D8D592" w14:textId="77777777" w:rsidR="005E38FA" w:rsidRDefault="005E38FA" w:rsidP="00A161B6">
      <w:pPr>
        <w:pStyle w:val="ListParagraph"/>
        <w:numPr>
          <w:ilvl w:val="0"/>
          <w:numId w:val="39"/>
        </w:numPr>
      </w:pPr>
      <w:r>
        <w:t>PROD-AOT-FILE-HANDLER-BEVARIABLE</w:t>
      </w:r>
    </w:p>
    <w:p w14:paraId="60863A4C" w14:textId="77777777" w:rsidR="005E38FA" w:rsidRDefault="005E38FA" w:rsidP="00A161B6">
      <w:pPr>
        <w:pStyle w:val="ListParagraph"/>
        <w:numPr>
          <w:ilvl w:val="0"/>
          <w:numId w:val="39"/>
        </w:numPr>
      </w:pPr>
      <w:r>
        <w:t>PROD-AOT-PRM-BE-VARIABLE</w:t>
      </w:r>
    </w:p>
    <w:p w14:paraId="187763FB" w14:textId="77777777" w:rsidR="005E38FA" w:rsidRDefault="005E38FA" w:rsidP="00A161B6">
      <w:pPr>
        <w:pStyle w:val="ListParagraph"/>
        <w:numPr>
          <w:ilvl w:val="0"/>
          <w:numId w:val="39"/>
        </w:numPr>
      </w:pPr>
      <w:r>
        <w:t>PROD-AOT-GS-VARIABLE</w:t>
      </w:r>
    </w:p>
    <w:p w14:paraId="37435D04" w14:textId="77777777" w:rsidR="005E38FA" w:rsidRDefault="005E38FA" w:rsidP="00A161B6">
      <w:pPr>
        <w:pStyle w:val="ListParagraph"/>
        <w:numPr>
          <w:ilvl w:val="0"/>
          <w:numId w:val="39"/>
        </w:numPr>
      </w:pPr>
      <w:r>
        <w:t>PROD-AOT-POWERBI-VARIABLE</w:t>
      </w:r>
    </w:p>
    <w:p w14:paraId="0C80E58B" w14:textId="2E542B36" w:rsidR="005E38FA" w:rsidRDefault="005E38FA" w:rsidP="00A161B6">
      <w:pPr>
        <w:pStyle w:val="ListParagraph"/>
        <w:numPr>
          <w:ilvl w:val="0"/>
          <w:numId w:val="39"/>
        </w:numPr>
      </w:pPr>
      <w:r>
        <w:t>PROD-AOT-3D-BE-VARIABLE</w:t>
      </w:r>
    </w:p>
    <w:p w14:paraId="6DAEF4BC" w14:textId="0A76A656" w:rsidR="00525C07" w:rsidRDefault="00525C07" w:rsidP="00E9389A">
      <w:pPr>
        <w:spacing w:before="360"/>
        <w:ind w:left="1440"/>
      </w:pPr>
      <w:r>
        <w:t>Refer to the image below to note the alignment of the variables.</w:t>
      </w:r>
    </w:p>
    <w:p w14:paraId="195E6CDB" w14:textId="2C00BC31" w:rsidR="00AB6E51" w:rsidRDefault="00AB6E51" w:rsidP="004B4F43">
      <w:pPr>
        <w:ind w:left="1440"/>
      </w:pPr>
      <w:r>
        <w:rPr>
          <w:noProof/>
          <w14:ligatures w14:val="none"/>
        </w:rPr>
        <w:drawing>
          <wp:inline distT="0" distB="0" distL="0" distR="0" wp14:anchorId="19FEDCED" wp14:editId="49EB3183">
            <wp:extent cx="5083018" cy="918756"/>
            <wp:effectExtent l="0" t="0" r="3810" b="0"/>
            <wp:docPr id="107598520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word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5118" cy="926366"/>
                    </a:xfrm>
                    <a:prstGeom prst="rect">
                      <a:avLst/>
                    </a:prstGeom>
                    <a:noFill/>
                    <a:ln>
                      <a:noFill/>
                    </a:ln>
                  </pic:spPr>
                </pic:pic>
              </a:graphicData>
            </a:graphic>
          </wp:inline>
        </w:drawing>
      </w:r>
    </w:p>
    <w:p w14:paraId="04D7EF5D" w14:textId="77777777" w:rsidR="00525C07" w:rsidRDefault="00525C07" w:rsidP="00AB6E51">
      <w:pPr>
        <w:rPr>
          <w:b/>
          <w:bCs/>
          <w:sz w:val="28"/>
          <w:szCs w:val="28"/>
        </w:rPr>
        <w:sectPr w:rsidR="00525C07" w:rsidSect="000C3F7C">
          <w:type w:val="continuous"/>
          <w:pgSz w:w="28800" w:h="20160" w:code="1"/>
          <w:pgMar w:top="1440" w:right="1440" w:bottom="1440" w:left="1440" w:header="720" w:footer="720" w:gutter="0"/>
          <w:cols w:num="2" w:space="568" w:equalWidth="0">
            <w:col w:w="14175" w:space="568"/>
            <w:col w:w="11177"/>
          </w:cols>
          <w:docGrid w:linePitch="360"/>
        </w:sectPr>
      </w:pPr>
    </w:p>
    <w:p w14:paraId="2E3DF065" w14:textId="77777777" w:rsidR="00AB6E51" w:rsidRPr="00996F14" w:rsidRDefault="00AB6E51" w:rsidP="00027E64">
      <w:pPr>
        <w:pStyle w:val="Heading3"/>
      </w:pPr>
      <w:bookmarkStart w:id="87" w:name="_Toc219275367"/>
      <w:r w:rsidRPr="00996F14">
        <w:lastRenderedPageBreak/>
        <w:t>Deployment Details</w:t>
      </w:r>
      <w:bookmarkEnd w:id="87"/>
    </w:p>
    <w:p w14:paraId="193C15E8" w14:textId="77777777" w:rsidR="00AB6E51" w:rsidRDefault="00AB6E51" w:rsidP="00AB6E51">
      <w:r>
        <w:t>This section describes the APIs for each application, their pipeline details, and the YML files.</w:t>
      </w:r>
    </w:p>
    <w:p w14:paraId="2CAACC11" w14:textId="77777777" w:rsidR="00D17BE0" w:rsidRPr="00A568ED" w:rsidRDefault="00A568ED" w:rsidP="00A568ED">
      <w:pPr>
        <w:pStyle w:val="Heading4"/>
      </w:pPr>
      <w:r w:rsidRPr="00A568ED">
        <w:t>People Management and Operations Hierarchy</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3F3D70" w:rsidRPr="00D17BE0" w14:paraId="6F0EF325" w14:textId="77777777" w:rsidTr="00F72A77">
        <w:trPr>
          <w:cnfStyle w:val="100000000000" w:firstRow="1" w:lastRow="0" w:firstColumn="0" w:lastColumn="0" w:oddVBand="0" w:evenVBand="0" w:oddHBand="0"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43008578" w14:textId="43C606BE" w:rsidR="003F3D70" w:rsidRPr="00D17BE0" w:rsidRDefault="003F3D70" w:rsidP="003F3D70">
            <w:r w:rsidRPr="00870BA0">
              <w:t>Subcomponent</w:t>
            </w:r>
          </w:p>
        </w:tc>
        <w:tc>
          <w:tcPr>
            <w:tcW w:w="7640" w:type="dxa"/>
          </w:tcPr>
          <w:p w14:paraId="060D26ED" w14:textId="69110242"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Prerequisites</w:t>
            </w:r>
          </w:p>
        </w:tc>
        <w:tc>
          <w:tcPr>
            <w:tcW w:w="4656" w:type="dxa"/>
          </w:tcPr>
          <w:p w14:paraId="419AFF81" w14:textId="7DBB7629"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Services</w:t>
            </w:r>
          </w:p>
        </w:tc>
        <w:tc>
          <w:tcPr>
            <w:tcW w:w="10091" w:type="dxa"/>
          </w:tcPr>
          <w:p w14:paraId="7248D48C" w14:textId="1BB108A5"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Azure Pipeline YAML file path</w:t>
            </w:r>
          </w:p>
        </w:tc>
      </w:tr>
      <w:tr w:rsidR="00D17BE0" w:rsidRPr="00D17BE0" w14:paraId="2B13C9EE" w14:textId="77777777" w:rsidTr="00F72A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2F636FBC" w14:textId="77777777" w:rsidR="00D17BE0" w:rsidRPr="00D17BE0" w:rsidRDefault="00D17BE0" w:rsidP="00D17BE0">
            <w:pPr>
              <w:rPr>
                <w:b w:val="0"/>
                <w:bCs w:val="0"/>
              </w:rPr>
            </w:pPr>
            <w:r w:rsidRPr="00D17BE0">
              <w:rPr>
                <w:b w:val="0"/>
                <w:bCs w:val="0"/>
              </w:rPr>
              <w:t>Azure WebPubSub Component</w:t>
            </w:r>
          </w:p>
        </w:tc>
        <w:tc>
          <w:tcPr>
            <w:tcW w:w="7640" w:type="dxa"/>
          </w:tcPr>
          <w:p w14:paraId="14C244AF"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Infrastructure pipelines must be deployed.</w:t>
            </w:r>
          </w:p>
        </w:tc>
        <w:tc>
          <w:tcPr>
            <w:tcW w:w="4656" w:type="dxa"/>
          </w:tcPr>
          <w:p w14:paraId="7BD1A8B0"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AzureWebPubSub</w:t>
            </w:r>
          </w:p>
        </w:tc>
        <w:tc>
          <w:tcPr>
            <w:tcW w:w="10091" w:type="dxa"/>
          </w:tcPr>
          <w:p w14:paraId="35417434"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Azure WebPubSub MS</w:t>
            </w:r>
          </w:p>
        </w:tc>
      </w:tr>
      <w:tr w:rsidR="00D17BE0" w:rsidRPr="00D17BE0" w14:paraId="36944CA1"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tcPr>
          <w:p w14:paraId="31367D8A" w14:textId="77777777" w:rsidR="00D17BE0" w:rsidRPr="00D17BE0" w:rsidRDefault="00D17BE0" w:rsidP="001B7F24">
            <w:pPr>
              <w:jc w:val="left"/>
              <w:rPr>
                <w:b w:val="0"/>
                <w:bCs w:val="0"/>
              </w:rPr>
            </w:pPr>
            <w:r w:rsidRPr="00D17BE0">
              <w:rPr>
                <w:b w:val="0"/>
                <w:bCs w:val="0"/>
              </w:rPr>
              <w:t>People Management Configuration Component</w:t>
            </w:r>
          </w:p>
        </w:tc>
        <w:tc>
          <w:tcPr>
            <w:tcW w:w="7640" w:type="dxa"/>
          </w:tcPr>
          <w:p w14:paraId="127AD4F4"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Azure WebPubSub Microservice must be deployed.</w:t>
            </w:r>
            <w:r w:rsidRPr="00D17BE0">
              <w:br/>
              <w:t>Update the Client ID in the SQL script to include a to-be admin user from the client environment</w:t>
            </w:r>
          </w:p>
        </w:tc>
        <w:tc>
          <w:tcPr>
            <w:tcW w:w="4656" w:type="dxa"/>
          </w:tcPr>
          <w:p w14:paraId="0D484280"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PeopleManagement_ms</w:t>
            </w:r>
          </w:p>
        </w:tc>
        <w:tc>
          <w:tcPr>
            <w:tcW w:w="10091" w:type="dxa"/>
          </w:tcPr>
          <w:p w14:paraId="282BE246"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PM Config MS</w:t>
            </w:r>
          </w:p>
        </w:tc>
      </w:tr>
      <w:tr w:rsidR="00D17BE0" w:rsidRPr="00D17BE0" w14:paraId="1E8A9082" w14:textId="77777777" w:rsidTr="00F72A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516" w:type="dxa"/>
            <w:vMerge w:val="restart"/>
          </w:tcPr>
          <w:p w14:paraId="724C94FA" w14:textId="77777777" w:rsidR="00D17BE0" w:rsidRPr="00D17BE0" w:rsidRDefault="00D17BE0" w:rsidP="00D17BE0">
            <w:pPr>
              <w:rPr>
                <w:b w:val="0"/>
                <w:bCs w:val="0"/>
              </w:rPr>
            </w:pPr>
            <w:r w:rsidRPr="00D17BE0">
              <w:rPr>
                <w:b w:val="0"/>
                <w:bCs w:val="0"/>
              </w:rPr>
              <w:t>Operations Hierarchy Component</w:t>
            </w:r>
          </w:p>
        </w:tc>
        <w:tc>
          <w:tcPr>
            <w:tcW w:w="7640" w:type="dxa"/>
          </w:tcPr>
          <w:p w14:paraId="7EFC288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2AAB26CC"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OperationHierarchy_EntityViewer</w:t>
            </w:r>
          </w:p>
        </w:tc>
        <w:tc>
          <w:tcPr>
            <w:tcW w:w="10091" w:type="dxa"/>
          </w:tcPr>
          <w:p w14:paraId="02FC27AC"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Entity Viewer MS</w:t>
            </w:r>
          </w:p>
        </w:tc>
      </w:tr>
      <w:tr w:rsidR="00D17BE0" w:rsidRPr="00D17BE0" w14:paraId="498BE947"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vMerge/>
          </w:tcPr>
          <w:p w14:paraId="44D68659" w14:textId="77777777" w:rsidR="00D17BE0" w:rsidRPr="00D17BE0" w:rsidRDefault="00D17BE0" w:rsidP="00D17BE0">
            <w:pPr>
              <w:rPr>
                <w:b w:val="0"/>
                <w:bCs w:val="0"/>
              </w:rPr>
            </w:pPr>
          </w:p>
        </w:tc>
        <w:tc>
          <w:tcPr>
            <w:tcW w:w="7640" w:type="dxa"/>
          </w:tcPr>
          <w:p w14:paraId="74ECDADF"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PM pipeline must be deployed.</w:t>
            </w:r>
          </w:p>
        </w:tc>
        <w:tc>
          <w:tcPr>
            <w:tcW w:w="4656" w:type="dxa"/>
          </w:tcPr>
          <w:p w14:paraId="3D959559"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w:t>
            </w:r>
          </w:p>
        </w:tc>
        <w:tc>
          <w:tcPr>
            <w:tcW w:w="10091" w:type="dxa"/>
          </w:tcPr>
          <w:p w14:paraId="2E8F4662"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Config MS</w:t>
            </w:r>
          </w:p>
        </w:tc>
      </w:tr>
      <w:tr w:rsidR="00D17BE0" w:rsidRPr="00D17BE0" w14:paraId="29F59F74" w14:textId="77777777" w:rsidTr="00F72A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16" w:type="dxa"/>
            <w:vMerge/>
          </w:tcPr>
          <w:p w14:paraId="1781342B" w14:textId="77777777" w:rsidR="00D17BE0" w:rsidRPr="00D17BE0" w:rsidRDefault="00D17BE0" w:rsidP="00D17BE0">
            <w:pPr>
              <w:rPr>
                <w:b w:val="0"/>
                <w:bCs w:val="0"/>
              </w:rPr>
            </w:pPr>
          </w:p>
        </w:tc>
        <w:tc>
          <w:tcPr>
            <w:tcW w:w="7640" w:type="dxa"/>
          </w:tcPr>
          <w:p w14:paraId="52BB144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6E05227B"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OperationHierarchy_DataPermissions</w:t>
            </w:r>
          </w:p>
        </w:tc>
        <w:tc>
          <w:tcPr>
            <w:tcW w:w="10091" w:type="dxa"/>
          </w:tcPr>
          <w:p w14:paraId="5608C836"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DP MS</w:t>
            </w:r>
          </w:p>
        </w:tc>
      </w:tr>
      <w:tr w:rsidR="00D17BE0" w:rsidRPr="00D17BE0" w14:paraId="34E7DAD6" w14:textId="77777777" w:rsidTr="00F72A77">
        <w:trPr>
          <w:trHeight w:val="278"/>
        </w:trPr>
        <w:tc>
          <w:tcPr>
            <w:cnfStyle w:val="001000000000" w:firstRow="0" w:lastRow="0" w:firstColumn="1" w:lastColumn="0" w:oddVBand="0" w:evenVBand="0" w:oddHBand="0" w:evenHBand="0" w:firstRowFirstColumn="0" w:firstRowLastColumn="0" w:lastRowFirstColumn="0" w:lastRowLastColumn="0"/>
            <w:tcW w:w="3516" w:type="dxa"/>
            <w:vMerge/>
          </w:tcPr>
          <w:p w14:paraId="4EF2E4D4" w14:textId="77777777" w:rsidR="00D17BE0" w:rsidRPr="00D17BE0" w:rsidRDefault="00D17BE0" w:rsidP="00D17BE0">
            <w:pPr>
              <w:rPr>
                <w:b w:val="0"/>
                <w:bCs w:val="0"/>
              </w:rPr>
            </w:pPr>
          </w:p>
        </w:tc>
        <w:tc>
          <w:tcPr>
            <w:tcW w:w="7640" w:type="dxa"/>
          </w:tcPr>
          <w:p w14:paraId="574181FD"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 and OperationHierarchy_DataPermissions  microservices must be deployed. and Asset Hierarchy must be created.</w:t>
            </w:r>
          </w:p>
        </w:tc>
        <w:tc>
          <w:tcPr>
            <w:tcW w:w="4656" w:type="dxa"/>
          </w:tcPr>
          <w:p w14:paraId="0724B31C"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OperationHierarchy_module</w:t>
            </w:r>
          </w:p>
        </w:tc>
        <w:tc>
          <w:tcPr>
            <w:tcW w:w="10091" w:type="dxa"/>
          </w:tcPr>
          <w:p w14:paraId="25F7F7BD"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Module MS</w:t>
            </w:r>
          </w:p>
        </w:tc>
      </w:tr>
    </w:tbl>
    <w:p w14:paraId="31211623" w14:textId="0ED19443" w:rsidR="00AB6E51" w:rsidRDefault="003F77B6" w:rsidP="00A568ED">
      <w:pPr>
        <w:pStyle w:val="Heading4"/>
      </w:pPr>
      <w:r>
        <w:t>Independent Component</w:t>
      </w:r>
    </w:p>
    <w:tbl>
      <w:tblPr>
        <w:tblStyle w:val="PlainTable1"/>
        <w:tblW w:w="25920" w:type="dxa"/>
        <w:tblInd w:w="-5" w:type="dxa"/>
        <w:tblLayout w:type="fixed"/>
        <w:tblLook w:val="04A0" w:firstRow="1" w:lastRow="0" w:firstColumn="1" w:lastColumn="0" w:noHBand="0" w:noVBand="1"/>
      </w:tblPr>
      <w:tblGrid>
        <w:gridCol w:w="3509"/>
        <w:gridCol w:w="6"/>
        <w:gridCol w:w="7643"/>
        <w:gridCol w:w="4682"/>
        <w:gridCol w:w="10070"/>
        <w:gridCol w:w="10"/>
      </w:tblGrid>
      <w:tr w:rsidR="003F77B6" w:rsidRPr="003F77B6" w14:paraId="07401E1E" w14:textId="77777777" w:rsidTr="009C2257">
        <w:trPr>
          <w:gridAfter w:val="1"/>
          <w:cnfStyle w:val="100000000000" w:firstRow="1" w:lastRow="0" w:firstColumn="0" w:lastColumn="0" w:oddVBand="0" w:evenVBand="0" w:oddHBand="0" w:evenHBand="0" w:firstRowFirstColumn="0" w:firstRowLastColumn="0" w:lastRowFirstColumn="0" w:lastRowLastColumn="0"/>
          <w:wAfter w:w="10" w:type="dxa"/>
          <w:trHeight w:val="110"/>
        </w:trPr>
        <w:tc>
          <w:tcPr>
            <w:cnfStyle w:val="001000000000" w:firstRow="0" w:lastRow="0" w:firstColumn="1" w:lastColumn="0" w:oddVBand="0" w:evenVBand="0" w:oddHBand="0" w:evenHBand="0" w:firstRowFirstColumn="0" w:firstRowLastColumn="0" w:lastRowFirstColumn="0" w:lastRowLastColumn="0"/>
            <w:tcW w:w="351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0D6518" w14:textId="77777777" w:rsidR="003F77B6" w:rsidRPr="003F77B6" w:rsidRDefault="003F77B6" w:rsidP="003F77B6">
            <w:r w:rsidRPr="003F77B6">
              <w:t>Subcomponent</w:t>
            </w:r>
          </w:p>
        </w:tc>
        <w:tc>
          <w:tcPr>
            <w:tcW w:w="76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C26C8"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Prerequisites</w:t>
            </w:r>
          </w:p>
        </w:tc>
        <w:tc>
          <w:tcPr>
            <w:tcW w:w="4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989110"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Services</w:t>
            </w:r>
          </w:p>
        </w:tc>
        <w:tc>
          <w:tcPr>
            <w:tcW w:w="10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01D473"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Azure Pipeline YAML file path</w:t>
            </w:r>
          </w:p>
        </w:tc>
      </w:tr>
      <w:tr w:rsidR="003F77B6" w14:paraId="52F970BB" w14:textId="77777777" w:rsidTr="009C225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3509" w:type="dxa"/>
            <w:hideMark/>
          </w:tcPr>
          <w:p w14:paraId="4650D167" w14:textId="77777777" w:rsidR="003F77B6" w:rsidRPr="00EB1AC5" w:rsidRDefault="003F77B6" w:rsidP="002F6478">
            <w:pPr>
              <w:spacing w:before="80" w:after="0"/>
              <w:jc w:val="left"/>
              <w:rPr>
                <w:b w:val="0"/>
                <w:bCs w:val="0"/>
                <w:lang w:val="en-IN"/>
              </w:rPr>
            </w:pPr>
            <w:r w:rsidRPr="00EB1AC5">
              <w:rPr>
                <w:b w:val="0"/>
                <w:bCs w:val="0"/>
                <w:lang w:val="en-IN"/>
              </w:rPr>
              <w:t>File Handler Component</w:t>
            </w:r>
          </w:p>
        </w:tc>
        <w:tc>
          <w:tcPr>
            <w:tcW w:w="7649" w:type="dxa"/>
            <w:gridSpan w:val="2"/>
            <w:hideMark/>
          </w:tcPr>
          <w:p w14:paraId="257E2C98"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NA</w:t>
            </w:r>
          </w:p>
        </w:tc>
        <w:tc>
          <w:tcPr>
            <w:tcW w:w="4682" w:type="dxa"/>
            <w:hideMark/>
          </w:tcPr>
          <w:p w14:paraId="74818454"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FileHandler</w:t>
            </w:r>
          </w:p>
        </w:tc>
        <w:tc>
          <w:tcPr>
            <w:tcW w:w="10080" w:type="dxa"/>
            <w:gridSpan w:val="2"/>
            <w:hideMark/>
          </w:tcPr>
          <w:p w14:paraId="27BE84CD"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lang w:val="en-IN"/>
              </w:rPr>
              <w:t>Common/&lt;client-name&gt;-azure-pipelines.yml &gt;&gt; File Handler MS</w:t>
            </w:r>
          </w:p>
        </w:tc>
      </w:tr>
      <w:tr w:rsidR="003F77B6" w14:paraId="1454C804"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4666A1FB" w14:textId="77777777" w:rsidR="003F77B6" w:rsidRPr="00EB1AC5" w:rsidRDefault="003F77B6" w:rsidP="002F6478">
            <w:pPr>
              <w:spacing w:before="80" w:after="0"/>
              <w:jc w:val="left"/>
              <w:rPr>
                <w:b w:val="0"/>
                <w:bCs w:val="0"/>
                <w:lang w:val="en-IN"/>
              </w:rPr>
            </w:pPr>
            <w:r w:rsidRPr="00EB1AC5">
              <w:rPr>
                <w:b w:val="0"/>
                <w:bCs w:val="0"/>
                <w:lang w:val="en-IN"/>
              </w:rPr>
              <w:t>3D CMS Component</w:t>
            </w:r>
          </w:p>
        </w:tc>
        <w:tc>
          <w:tcPr>
            <w:tcW w:w="7649" w:type="dxa"/>
            <w:gridSpan w:val="2"/>
            <w:hideMark/>
          </w:tcPr>
          <w:p w14:paraId="6A60F12C"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4682" w:type="dxa"/>
            <w:hideMark/>
          </w:tcPr>
          <w:p w14:paraId="241120C5"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aot-3d-cms</w:t>
            </w:r>
          </w:p>
        </w:tc>
        <w:tc>
          <w:tcPr>
            <w:tcW w:w="10080" w:type="dxa"/>
            <w:gridSpan w:val="2"/>
            <w:hideMark/>
          </w:tcPr>
          <w:p w14:paraId="4022DBBD"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3D CMS</w:t>
            </w:r>
          </w:p>
        </w:tc>
      </w:tr>
      <w:tr w:rsidR="003F77B6" w14:paraId="15352FE2" w14:textId="77777777" w:rsidTr="009C2257">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1389F994" w14:textId="77777777" w:rsidR="003F77B6" w:rsidRPr="00EB1AC5" w:rsidRDefault="003F77B6" w:rsidP="002F6478">
            <w:pPr>
              <w:spacing w:before="80" w:after="0"/>
              <w:jc w:val="left"/>
              <w:rPr>
                <w:b w:val="0"/>
                <w:bCs w:val="0"/>
                <w:lang w:val="en-IN"/>
              </w:rPr>
            </w:pPr>
            <w:r w:rsidRPr="00EB1AC5">
              <w:rPr>
                <w:b w:val="0"/>
                <w:bCs w:val="0"/>
                <w:lang w:val="en-IN"/>
              </w:rPr>
              <w:t>Power BI Component</w:t>
            </w:r>
          </w:p>
        </w:tc>
        <w:tc>
          <w:tcPr>
            <w:tcW w:w="7649" w:type="dxa"/>
            <w:gridSpan w:val="2"/>
            <w:hideMark/>
          </w:tcPr>
          <w:p w14:paraId="2F38581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NA</w:t>
            </w:r>
          </w:p>
        </w:tc>
        <w:tc>
          <w:tcPr>
            <w:tcW w:w="4682" w:type="dxa"/>
            <w:hideMark/>
          </w:tcPr>
          <w:p w14:paraId="1F9936F7"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PowerBi</w:t>
            </w:r>
          </w:p>
        </w:tc>
        <w:tc>
          <w:tcPr>
            <w:tcW w:w="10080" w:type="dxa"/>
            <w:gridSpan w:val="2"/>
            <w:hideMark/>
          </w:tcPr>
          <w:p w14:paraId="53DE60D2"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Power BI MS</w:t>
            </w:r>
          </w:p>
        </w:tc>
      </w:tr>
      <w:tr w:rsidR="003F77B6" w14:paraId="07DDC25E"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tcPr>
          <w:p w14:paraId="347AB18A" w14:textId="77777777" w:rsidR="003F77B6" w:rsidRPr="00EB1AC5" w:rsidRDefault="003F77B6" w:rsidP="002F6478">
            <w:pPr>
              <w:spacing w:before="80" w:after="0"/>
              <w:jc w:val="left"/>
              <w:rPr>
                <w:b w:val="0"/>
                <w:bCs w:val="0"/>
                <w:lang w:val="en-IN"/>
              </w:rPr>
            </w:pPr>
            <w:r w:rsidRPr="00EB1AC5">
              <w:rPr>
                <w:b w:val="0"/>
                <w:bCs w:val="0"/>
                <w:lang w:val="en-IN"/>
              </w:rPr>
              <w:t>Production Manager Component</w:t>
            </w:r>
          </w:p>
        </w:tc>
        <w:tc>
          <w:tcPr>
            <w:tcW w:w="7649" w:type="dxa"/>
            <w:gridSpan w:val="2"/>
          </w:tcPr>
          <w:p w14:paraId="61F9DD10"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t>NA</w:t>
            </w:r>
          </w:p>
        </w:tc>
        <w:tc>
          <w:tcPr>
            <w:tcW w:w="4682" w:type="dxa"/>
          </w:tcPr>
          <w:p w14:paraId="49A29829"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t>Production Manager</w:t>
            </w:r>
          </w:p>
        </w:tc>
        <w:tc>
          <w:tcPr>
            <w:tcW w:w="10080" w:type="dxa"/>
            <w:gridSpan w:val="2"/>
          </w:tcPr>
          <w:p w14:paraId="7DB44591"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Production Manager</w:t>
            </w:r>
          </w:p>
        </w:tc>
      </w:tr>
      <w:tr w:rsidR="003F77B6" w14:paraId="509DBF30" w14:textId="77777777" w:rsidTr="009C2257">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509" w:type="dxa"/>
          </w:tcPr>
          <w:p w14:paraId="617638D5" w14:textId="77777777" w:rsidR="003F77B6" w:rsidRPr="00EB1AC5" w:rsidRDefault="003F77B6" w:rsidP="002F6478">
            <w:pPr>
              <w:spacing w:before="80" w:after="0"/>
              <w:jc w:val="left"/>
              <w:rPr>
                <w:b w:val="0"/>
                <w:bCs w:val="0"/>
                <w:lang w:val="en-IN"/>
              </w:rPr>
            </w:pPr>
            <w:r w:rsidRPr="00EB1AC5">
              <w:rPr>
                <w:b w:val="0"/>
                <w:bCs w:val="0"/>
                <w:lang w:val="en-IN"/>
              </w:rPr>
              <w:t>Generic Scheduler Component</w:t>
            </w:r>
          </w:p>
        </w:tc>
        <w:tc>
          <w:tcPr>
            <w:tcW w:w="7649" w:type="dxa"/>
            <w:gridSpan w:val="2"/>
          </w:tcPr>
          <w:p w14:paraId="0F6F356C" w14:textId="77777777" w:rsidR="003F77B6" w:rsidRDefault="003F77B6" w:rsidP="002F6478">
            <w:pPr>
              <w:spacing w:before="80" w:after="0" w:line="276" w:lineRule="auto"/>
              <w:jc w:val="left"/>
              <w:cnfStyle w:val="000000100000" w:firstRow="0" w:lastRow="0" w:firstColumn="0" w:lastColumn="0" w:oddVBand="0" w:evenVBand="0" w:oddHBand="1" w:evenHBand="0" w:firstRowFirstColumn="0" w:firstRowLastColumn="0" w:lastRowFirstColumn="0" w:lastRowLastColumn="0"/>
              <w:rPr>
                <w:kern w:val="0"/>
                <w14:ligatures w14:val="none"/>
              </w:rPr>
            </w:pPr>
            <w:r>
              <w:rPr>
                <w:lang w:val="en-IN"/>
              </w:rPr>
              <w:t>This pipeline must be deployed before SKPI Pipelines</w:t>
            </w:r>
          </w:p>
        </w:tc>
        <w:tc>
          <w:tcPr>
            <w:tcW w:w="4682" w:type="dxa"/>
          </w:tcPr>
          <w:p w14:paraId="3861353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GenericScheduler</w:t>
            </w:r>
          </w:p>
        </w:tc>
        <w:tc>
          <w:tcPr>
            <w:tcW w:w="10080" w:type="dxa"/>
            <w:gridSpan w:val="2"/>
          </w:tcPr>
          <w:p w14:paraId="04447088"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Common/&lt;client-name&gt;-azure-pipelines.yml &gt;&gt; Generic Scheduler MS</w:t>
            </w:r>
          </w:p>
        </w:tc>
      </w:tr>
      <w:tr w:rsidR="003F77B6" w14:paraId="11415558" w14:textId="77777777" w:rsidTr="009C2257">
        <w:trPr>
          <w:trHeight w:val="341"/>
        </w:trPr>
        <w:tc>
          <w:tcPr>
            <w:cnfStyle w:val="001000000000" w:firstRow="0" w:lastRow="0" w:firstColumn="1" w:lastColumn="0" w:oddVBand="0" w:evenVBand="0" w:oddHBand="0" w:evenHBand="0" w:firstRowFirstColumn="0" w:firstRowLastColumn="0" w:lastRowFirstColumn="0" w:lastRowLastColumn="0"/>
            <w:tcW w:w="3509" w:type="dxa"/>
          </w:tcPr>
          <w:p w14:paraId="4EBC6D9A" w14:textId="77777777" w:rsidR="003F77B6" w:rsidRPr="00EB1AC5" w:rsidRDefault="003F77B6" w:rsidP="002F6478">
            <w:pPr>
              <w:spacing w:before="80" w:after="0"/>
              <w:jc w:val="left"/>
              <w:rPr>
                <w:b w:val="0"/>
                <w:bCs w:val="0"/>
                <w:lang w:val="en-IN"/>
              </w:rPr>
            </w:pPr>
            <w:r w:rsidRPr="00EB1AC5">
              <w:rPr>
                <w:b w:val="0"/>
                <w:bCs w:val="0"/>
                <w:lang w:val="en-IN"/>
              </w:rPr>
              <w:t>Unit of Measurement</w:t>
            </w:r>
          </w:p>
        </w:tc>
        <w:tc>
          <w:tcPr>
            <w:tcW w:w="7649" w:type="dxa"/>
            <w:gridSpan w:val="2"/>
          </w:tcPr>
          <w:p w14:paraId="2DC58CA1"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rPr>
                <w:lang w:val="en-IN"/>
              </w:rPr>
              <w:t>This Pipeline must be deployed before SKPI orchestrator and Data Permission pipelines.</w:t>
            </w:r>
          </w:p>
        </w:tc>
        <w:tc>
          <w:tcPr>
            <w:tcW w:w="4682" w:type="dxa"/>
          </w:tcPr>
          <w:p w14:paraId="0EB0D49B" w14:textId="3DF971F2" w:rsidR="003F77B6" w:rsidRDefault="006D55D1"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10080" w:type="dxa"/>
            <w:gridSpan w:val="2"/>
          </w:tcPr>
          <w:p w14:paraId="30D9092A"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Unit of Measurement MS</w:t>
            </w:r>
          </w:p>
        </w:tc>
      </w:tr>
    </w:tbl>
    <w:p w14:paraId="18B0C80B" w14:textId="77777777" w:rsidR="004861FF" w:rsidRPr="003F77B6" w:rsidRDefault="004861FF" w:rsidP="004861FF">
      <w:pPr>
        <w:pStyle w:val="Heading4"/>
      </w:pPr>
      <w:r w:rsidRPr="004861FF">
        <w:rPr>
          <w:lang w:val="en-IN"/>
        </w:rPr>
        <w:t>Smart KPIs Component</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4861FF" w:rsidRPr="004861FF" w14:paraId="4DA88777" w14:textId="77777777" w:rsidTr="00EB1AC5">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516" w:type="dxa"/>
            <w:shd w:val="clear" w:color="auto" w:fill="F2F2F2" w:themeFill="background1" w:themeFillShade="F2"/>
          </w:tcPr>
          <w:p w14:paraId="0E76272E" w14:textId="25961BD5" w:rsidR="004861FF" w:rsidRPr="004861FF" w:rsidRDefault="004861FF" w:rsidP="004861FF">
            <w:pPr>
              <w:spacing w:before="80" w:after="0"/>
              <w:jc w:val="left"/>
              <w:rPr>
                <w:lang w:val="en-IN"/>
              </w:rPr>
            </w:pPr>
            <w:r>
              <w:t>Subcomponent</w:t>
            </w:r>
          </w:p>
        </w:tc>
        <w:tc>
          <w:tcPr>
            <w:tcW w:w="7640" w:type="dxa"/>
            <w:shd w:val="clear" w:color="auto" w:fill="F2F2F2" w:themeFill="background1" w:themeFillShade="F2"/>
          </w:tcPr>
          <w:p w14:paraId="65C9BBC4" w14:textId="0AB6871C" w:rsidR="004861FF" w:rsidRPr="004861FF" w:rsidRDefault="004861FF" w:rsidP="004861FF">
            <w:pPr>
              <w:spacing w:before="80" w:after="0" w:line="276" w:lineRule="auto"/>
              <w:cnfStyle w:val="100000000000" w:firstRow="1" w:lastRow="0" w:firstColumn="0" w:lastColumn="0" w:oddVBand="0" w:evenVBand="0" w:oddHBand="0" w:evenHBand="0" w:firstRowFirstColumn="0" w:firstRowLastColumn="0" w:lastRowFirstColumn="0" w:lastRowLastColumn="0"/>
              <w:rPr>
                <w:kern w:val="0"/>
                <w14:ligatures w14:val="none"/>
              </w:rPr>
            </w:pPr>
            <w:r>
              <w:t>Prerequisites</w:t>
            </w:r>
          </w:p>
        </w:tc>
        <w:tc>
          <w:tcPr>
            <w:tcW w:w="4656" w:type="dxa"/>
            <w:shd w:val="clear" w:color="auto" w:fill="F2F2F2" w:themeFill="background1" w:themeFillShade="F2"/>
          </w:tcPr>
          <w:p w14:paraId="073546EB" w14:textId="1769F0A7"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Services</w:t>
            </w:r>
          </w:p>
        </w:tc>
        <w:tc>
          <w:tcPr>
            <w:tcW w:w="10091" w:type="dxa"/>
            <w:shd w:val="clear" w:color="auto" w:fill="F2F2F2" w:themeFill="background1" w:themeFillShade="F2"/>
          </w:tcPr>
          <w:p w14:paraId="21EE4A63" w14:textId="5641E1FA"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Azure Pipeline YAML file path</w:t>
            </w:r>
          </w:p>
        </w:tc>
      </w:tr>
      <w:tr w:rsidR="002D2612" w:rsidRPr="004861FF" w14:paraId="0294E94F" w14:textId="77777777" w:rsidTr="00EB1AC5">
        <w:trPr>
          <w:cnfStyle w:val="000000100000" w:firstRow="0" w:lastRow="0" w:firstColumn="0" w:lastColumn="0" w:oddVBand="0" w:evenVBand="0" w:oddHBand="1" w:evenHBand="0" w:firstRowFirstColumn="0" w:firstRowLastColumn="0" w:lastRowFirstColumn="0" w:lastRowLastColumn="0"/>
          <w:trHeight w:val="1977"/>
        </w:trPr>
        <w:tc>
          <w:tcPr>
            <w:cnfStyle w:val="001000000000" w:firstRow="0" w:lastRow="0" w:firstColumn="1" w:lastColumn="0" w:oddVBand="0" w:evenVBand="0" w:oddHBand="0" w:evenHBand="0" w:firstRowFirstColumn="0" w:firstRowLastColumn="0" w:lastRowFirstColumn="0" w:lastRowLastColumn="0"/>
            <w:tcW w:w="3516" w:type="dxa"/>
          </w:tcPr>
          <w:p w14:paraId="7747B3C7" w14:textId="5D6D650B" w:rsidR="002D2612" w:rsidRPr="004861FF" w:rsidRDefault="002D2612" w:rsidP="002F6478">
            <w:pPr>
              <w:spacing w:before="80" w:after="0"/>
              <w:jc w:val="left"/>
              <w:rPr>
                <w:b w:val="0"/>
                <w:bCs w:val="0"/>
                <w:lang w:val="en-IN"/>
              </w:rPr>
            </w:pPr>
            <w:r w:rsidRPr="004861FF">
              <w:rPr>
                <w:b w:val="0"/>
                <w:bCs w:val="0"/>
                <w:lang w:val="en-IN"/>
              </w:rPr>
              <w:t>Smart KPIs Component</w:t>
            </w:r>
          </w:p>
        </w:tc>
        <w:tc>
          <w:tcPr>
            <w:tcW w:w="7640" w:type="dxa"/>
          </w:tcPr>
          <w:p w14:paraId="5B2DC8A7" w14:textId="36600708" w:rsidR="002D2612" w:rsidRPr="009C2257" w:rsidRDefault="002D2612" w:rsidP="009C2257">
            <w:pPr>
              <w:spacing w:before="80" w:after="0" w:line="276"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4861FF">
              <w:rPr>
                <w:kern w:val="0"/>
                <w14:ligatures w14:val="none"/>
              </w:rPr>
              <w:t>Ensure that People Management Microservice must be deployed.</w:t>
            </w:r>
          </w:p>
        </w:tc>
        <w:tc>
          <w:tcPr>
            <w:tcW w:w="4656" w:type="dxa"/>
          </w:tcPr>
          <w:p w14:paraId="6539D2C5" w14:textId="017FCC54" w:rsidR="005B7A0E" w:rsidRDefault="00640195"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S</w:t>
            </w:r>
            <w:r w:rsidR="005B7A0E">
              <w:rPr>
                <w:sz w:val="18"/>
                <w:szCs w:val="20"/>
              </w:rPr>
              <w:t>martkpi</w:t>
            </w:r>
            <w:r w:rsidR="00CF2DDC">
              <w:rPr>
                <w:sz w:val="18"/>
                <w:szCs w:val="20"/>
              </w:rPr>
              <w:t>_cdf_</w:t>
            </w:r>
            <w:r>
              <w:rPr>
                <w:sz w:val="18"/>
                <w:szCs w:val="20"/>
              </w:rPr>
              <w:t>_func</w:t>
            </w:r>
          </w:p>
          <w:p w14:paraId="24A7036A" w14:textId="2DC7CE15"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smartkpiconfig_ms</w:t>
            </w:r>
          </w:p>
          <w:p w14:paraId="363AB15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smartkpi_ms</w:t>
            </w:r>
          </w:p>
          <w:p w14:paraId="04B1C9B9"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smartkpi_svc_kpi_datapermission_change</w:t>
            </w:r>
          </w:p>
          <w:p w14:paraId="3394686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smartkpi_svc_kpi_orchestrator_svc</w:t>
            </w:r>
          </w:p>
          <w:p w14:paraId="067789A2" w14:textId="5F75A848"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9C2257">
              <w:rPr>
                <w:sz w:val="18"/>
                <w:szCs w:val="20"/>
              </w:rPr>
              <w:t>smartkpi_svc_kpi_computationengine_svc</w:t>
            </w:r>
          </w:p>
        </w:tc>
        <w:tc>
          <w:tcPr>
            <w:tcW w:w="10091" w:type="dxa"/>
          </w:tcPr>
          <w:p w14:paraId="40BC7EA3" w14:textId="627E5B3D" w:rsidR="00640195" w:rsidRPr="00DA6B8C" w:rsidRDefault="00640195" w:rsidP="00640195">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Processing/SmartKPIs/&lt;client-name&gt;-</w:t>
            </w:r>
            <w:r w:rsidR="00610A73" w:rsidRPr="00DA6B8C">
              <w:rPr>
                <w:rFonts w:ascii="Consolas" w:hAnsi="Consolas"/>
              </w:rPr>
              <w:t xml:space="preserve"> </w:t>
            </w:r>
            <w:r w:rsidR="00610A73" w:rsidRPr="00DA6B8C">
              <w:rPr>
                <w:rFonts w:ascii="Consolas" w:hAnsi="Consolas"/>
                <w:sz w:val="18"/>
                <w:szCs w:val="20"/>
              </w:rPr>
              <w:t xml:space="preserve">skpi-cdf-azure-pipelines-push.yml </w:t>
            </w:r>
            <w:r w:rsidRPr="00DA6B8C">
              <w:rPr>
                <w:rFonts w:ascii="Consolas" w:hAnsi="Consolas"/>
                <w:sz w:val="18"/>
                <w:szCs w:val="20"/>
              </w:rPr>
              <w:t xml:space="preserve">&gt;&gt; SmartKPI </w:t>
            </w:r>
            <w:r w:rsidR="00CF2DDC" w:rsidRPr="00DA6B8C">
              <w:rPr>
                <w:rFonts w:ascii="Consolas" w:hAnsi="Consolas"/>
                <w:sz w:val="18"/>
                <w:szCs w:val="20"/>
              </w:rPr>
              <w:t>CDF</w:t>
            </w:r>
            <w:r w:rsidR="00703580" w:rsidRPr="00DA6B8C">
              <w:rPr>
                <w:rFonts w:ascii="Consolas" w:hAnsi="Consolas"/>
                <w:sz w:val="18"/>
                <w:szCs w:val="20"/>
              </w:rPr>
              <w:t xml:space="preserve"> </w:t>
            </w:r>
            <w:r w:rsidR="00CF2DDC" w:rsidRPr="00DA6B8C">
              <w:rPr>
                <w:rFonts w:ascii="Consolas" w:hAnsi="Consolas"/>
                <w:sz w:val="18"/>
                <w:szCs w:val="20"/>
              </w:rPr>
              <w:t xml:space="preserve">Func </w:t>
            </w:r>
          </w:p>
          <w:p w14:paraId="0F699AEB" w14:textId="78EF6D0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 xml:space="preserve">Processing/SmartKPIs/&lt;client-name&gt;-skpi-azure-pipelines.yml &gt;&gt; </w:t>
            </w:r>
            <w:r w:rsidR="0079068E" w:rsidRPr="00DA6B8C">
              <w:rPr>
                <w:rFonts w:ascii="Consolas" w:hAnsi="Consolas"/>
                <w:sz w:val="18"/>
                <w:szCs w:val="20"/>
              </w:rPr>
              <w:t xml:space="preserve"> </w:t>
            </w:r>
            <w:r w:rsidRPr="00DA6B8C">
              <w:rPr>
                <w:rFonts w:ascii="Consolas" w:hAnsi="Consolas"/>
                <w:sz w:val="18"/>
                <w:szCs w:val="20"/>
              </w:rPr>
              <w:t>SmartKPI Config MS</w:t>
            </w:r>
          </w:p>
          <w:p w14:paraId="73882D4B" w14:textId="22FC2346" w:rsidR="00DE08B0" w:rsidRPr="00DA6B8C" w:rsidRDefault="00DE08B0"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rPr>
            </w:pPr>
            <w:r w:rsidRPr="00DA6B8C">
              <w:rPr>
                <w:rFonts w:ascii="Consolas" w:hAnsi="Consolas"/>
                <w:sz w:val="18"/>
                <w:szCs w:val="20"/>
              </w:rPr>
              <w:t>Processing/SmartKPIs/</w:t>
            </w:r>
            <w:r w:rsidR="00DB6D39" w:rsidRPr="00DA6B8C">
              <w:rPr>
                <w:rFonts w:ascii="Consolas" w:hAnsi="Consolas"/>
                <w:sz w:val="18"/>
                <w:szCs w:val="20"/>
              </w:rPr>
              <w:t>&lt;client-name&gt;-</w:t>
            </w:r>
            <w:r w:rsidR="0095237F" w:rsidRPr="00DA6B8C">
              <w:rPr>
                <w:rFonts w:ascii="Consolas" w:hAnsi="Consolas"/>
                <w:sz w:val="18"/>
                <w:szCs w:val="20"/>
              </w:rPr>
              <w:t xml:space="preserve"> skpi </w:t>
            </w:r>
            <w:r w:rsidR="00C62877" w:rsidRPr="00DA6B8C">
              <w:rPr>
                <w:rFonts w:ascii="Consolas" w:hAnsi="Consolas"/>
                <w:sz w:val="18"/>
                <w:szCs w:val="20"/>
              </w:rPr>
              <w:t>-</w:t>
            </w:r>
            <w:r w:rsidRPr="00DA6B8C">
              <w:rPr>
                <w:rFonts w:ascii="Consolas" w:hAnsi="Consolas"/>
                <w:sz w:val="18"/>
                <w:szCs w:val="20"/>
              </w:rPr>
              <w:t>azure-pipelines.yml</w:t>
            </w:r>
            <w:r w:rsidR="00DB6D39" w:rsidRPr="00DA6B8C">
              <w:rPr>
                <w:rFonts w:ascii="Consolas" w:hAnsi="Consolas"/>
                <w:sz w:val="18"/>
                <w:szCs w:val="20"/>
              </w:rPr>
              <w:t xml:space="preserve">&gt;&gt; </w:t>
            </w:r>
            <w:r w:rsidR="0079068E" w:rsidRPr="00DA6B8C">
              <w:rPr>
                <w:rFonts w:ascii="Consolas" w:hAnsi="Consolas"/>
                <w:sz w:val="18"/>
                <w:szCs w:val="20"/>
              </w:rPr>
              <w:t>S</w:t>
            </w:r>
            <w:r w:rsidR="00DB6D39" w:rsidRPr="00DA6B8C">
              <w:rPr>
                <w:rFonts w:ascii="Consolas" w:hAnsi="Consolas"/>
                <w:sz w:val="18"/>
                <w:szCs w:val="20"/>
              </w:rPr>
              <w:t>mart</w:t>
            </w:r>
            <w:r w:rsidR="0079068E" w:rsidRPr="00DA6B8C">
              <w:rPr>
                <w:rFonts w:ascii="Consolas" w:hAnsi="Consolas"/>
                <w:sz w:val="18"/>
                <w:szCs w:val="20"/>
              </w:rPr>
              <w:t>KPI</w:t>
            </w:r>
            <w:r w:rsidR="00DB6D39" w:rsidRPr="00DA6B8C">
              <w:rPr>
                <w:rFonts w:ascii="Consolas" w:hAnsi="Consolas"/>
                <w:sz w:val="18"/>
                <w:szCs w:val="20"/>
              </w:rPr>
              <w:t>_</w:t>
            </w:r>
            <w:r w:rsidR="0079068E" w:rsidRPr="00DA6B8C">
              <w:rPr>
                <w:rFonts w:ascii="Consolas" w:hAnsi="Consolas"/>
                <w:sz w:val="18"/>
                <w:szCs w:val="20"/>
              </w:rPr>
              <w:t>MS</w:t>
            </w:r>
          </w:p>
          <w:p w14:paraId="0D01B89F" w14:textId="6D50D1B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Datapermission SVC MS</w:t>
            </w:r>
          </w:p>
          <w:p w14:paraId="16146CF4" w14:textId="3D89268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Orchestrator SVC MS</w:t>
            </w:r>
          </w:p>
          <w:p w14:paraId="32E7D2F6" w14:textId="08D5A3A7"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Computation MS</w:t>
            </w:r>
          </w:p>
        </w:tc>
      </w:tr>
    </w:tbl>
    <w:p w14:paraId="66DE105A" w14:textId="77777777" w:rsidR="00F84361" w:rsidRDefault="00FD3079" w:rsidP="004861FF">
      <w:pPr>
        <w:pStyle w:val="Heading4"/>
      </w:pPr>
      <w:r w:rsidRPr="00FD3079">
        <w:t>IA Component</w:t>
      </w:r>
    </w:p>
    <w:tbl>
      <w:tblPr>
        <w:tblStyle w:val="TableGridLight"/>
        <w:tblW w:w="0" w:type="auto"/>
        <w:tblLook w:val="04A0" w:firstRow="1" w:lastRow="0" w:firstColumn="1" w:lastColumn="0" w:noHBand="0" w:noVBand="1"/>
      </w:tblPr>
      <w:tblGrid>
        <w:gridCol w:w="3505"/>
        <w:gridCol w:w="7650"/>
        <w:gridCol w:w="4680"/>
        <w:gridCol w:w="10075"/>
      </w:tblGrid>
      <w:tr w:rsidR="00EB1AC5" w14:paraId="15B39FFE" w14:textId="77777777" w:rsidTr="00EB1AC5">
        <w:tc>
          <w:tcPr>
            <w:tcW w:w="3505" w:type="dxa"/>
            <w:shd w:val="clear" w:color="auto" w:fill="F2F2F2" w:themeFill="background1" w:themeFillShade="F2"/>
          </w:tcPr>
          <w:p w14:paraId="6F4F8A89" w14:textId="2EBF3DC3" w:rsidR="00EB1AC5" w:rsidRPr="00EB1AC5" w:rsidRDefault="00EB1AC5" w:rsidP="00EB1AC5">
            <w:pPr>
              <w:rPr>
                <w:b/>
                <w:bCs/>
              </w:rPr>
            </w:pPr>
            <w:r w:rsidRPr="00EB1AC5">
              <w:rPr>
                <w:b/>
                <w:bCs/>
              </w:rPr>
              <w:t>Subcomponent</w:t>
            </w:r>
          </w:p>
        </w:tc>
        <w:tc>
          <w:tcPr>
            <w:tcW w:w="7650" w:type="dxa"/>
            <w:shd w:val="clear" w:color="auto" w:fill="F2F2F2" w:themeFill="background1" w:themeFillShade="F2"/>
          </w:tcPr>
          <w:p w14:paraId="5982A7F3" w14:textId="79B12246" w:rsidR="00EB1AC5" w:rsidRPr="00EB1AC5" w:rsidRDefault="00EB1AC5" w:rsidP="00EB1AC5">
            <w:pPr>
              <w:rPr>
                <w:b/>
                <w:bCs/>
              </w:rPr>
            </w:pPr>
            <w:r w:rsidRPr="00EB1AC5">
              <w:rPr>
                <w:b/>
                <w:bCs/>
              </w:rPr>
              <w:t>Prerequisites</w:t>
            </w:r>
          </w:p>
        </w:tc>
        <w:tc>
          <w:tcPr>
            <w:tcW w:w="4680" w:type="dxa"/>
            <w:shd w:val="clear" w:color="auto" w:fill="F2F2F2" w:themeFill="background1" w:themeFillShade="F2"/>
          </w:tcPr>
          <w:p w14:paraId="0471EAA0" w14:textId="1B7CDFBA" w:rsidR="00EB1AC5" w:rsidRPr="00EB1AC5" w:rsidRDefault="00EB1AC5" w:rsidP="00EB1AC5">
            <w:pPr>
              <w:rPr>
                <w:b/>
                <w:bCs/>
              </w:rPr>
            </w:pPr>
            <w:r w:rsidRPr="00EB1AC5">
              <w:rPr>
                <w:b/>
                <w:bCs/>
              </w:rPr>
              <w:t>Services</w:t>
            </w:r>
          </w:p>
        </w:tc>
        <w:tc>
          <w:tcPr>
            <w:tcW w:w="10075" w:type="dxa"/>
            <w:shd w:val="clear" w:color="auto" w:fill="F2F2F2" w:themeFill="background1" w:themeFillShade="F2"/>
          </w:tcPr>
          <w:p w14:paraId="2142AB55" w14:textId="209FA5A2" w:rsidR="00EB1AC5" w:rsidRPr="00EB1AC5" w:rsidRDefault="00EB1AC5" w:rsidP="00EB1AC5">
            <w:pPr>
              <w:rPr>
                <w:b/>
                <w:bCs/>
              </w:rPr>
            </w:pPr>
            <w:r w:rsidRPr="00EB1AC5">
              <w:rPr>
                <w:b/>
                <w:bCs/>
              </w:rPr>
              <w:t>Azure Pipeline YAML file path</w:t>
            </w:r>
          </w:p>
        </w:tc>
      </w:tr>
      <w:tr w:rsidR="008E2E21" w14:paraId="62AA88A7" w14:textId="77777777" w:rsidTr="00EB1AC5">
        <w:tc>
          <w:tcPr>
            <w:tcW w:w="3505" w:type="dxa"/>
          </w:tcPr>
          <w:p w14:paraId="372BFA11" w14:textId="5FE1FBC4" w:rsidR="008E2E21" w:rsidRDefault="00065F67" w:rsidP="00D1591F">
            <w:r>
              <w:t>N/A</w:t>
            </w:r>
          </w:p>
        </w:tc>
        <w:tc>
          <w:tcPr>
            <w:tcW w:w="7650" w:type="dxa"/>
          </w:tcPr>
          <w:p w14:paraId="2D251C4B" w14:textId="7CA10E72" w:rsidR="008E2E21" w:rsidRDefault="008E2E21" w:rsidP="00FF59AA">
            <w:pPr>
              <w:spacing w:before="80" w:after="0"/>
              <w:jc w:val="left"/>
            </w:pPr>
            <w:r w:rsidRPr="00F84361">
              <w:t>Generic Schedular should be deployed.</w:t>
            </w:r>
          </w:p>
        </w:tc>
        <w:tc>
          <w:tcPr>
            <w:tcW w:w="4680" w:type="dxa"/>
          </w:tcPr>
          <w:p w14:paraId="411EDB6E" w14:textId="5E83CC85" w:rsidR="008D2D58" w:rsidRDefault="008D2D58" w:rsidP="008E2E21">
            <w:pPr>
              <w:spacing w:after="0"/>
              <w:jc w:val="left"/>
            </w:pPr>
            <w:r>
              <w:t>Ia_CDF_Func</w:t>
            </w:r>
          </w:p>
          <w:p w14:paraId="30D82A7B" w14:textId="443BB1C0" w:rsidR="008E2E21" w:rsidRPr="00F84361" w:rsidDel="00C94103" w:rsidRDefault="008E2E21" w:rsidP="008E2E21">
            <w:pPr>
              <w:spacing w:after="0"/>
              <w:jc w:val="left"/>
              <w:rPr>
                <w:lang w:val="en-IN"/>
              </w:rPr>
            </w:pPr>
            <w:r w:rsidRPr="00F84361">
              <w:t xml:space="preserve">Ia_func_ms </w:t>
            </w:r>
          </w:p>
          <w:p w14:paraId="6FE27D8F" w14:textId="77777777" w:rsidR="008E2E21" w:rsidRPr="00F84361" w:rsidDel="00C94103" w:rsidRDefault="008E2E21" w:rsidP="008E2E21">
            <w:pPr>
              <w:spacing w:after="0"/>
              <w:jc w:val="left"/>
              <w:rPr>
                <w:lang w:val="en-IN"/>
              </w:rPr>
            </w:pPr>
            <w:r w:rsidRPr="00F84361">
              <w:t>Ia_func_excelfileupload</w:t>
            </w:r>
          </w:p>
          <w:p w14:paraId="5EF7BEB9" w14:textId="77777777" w:rsidR="008E2E21" w:rsidRPr="00F84361" w:rsidDel="00C94103" w:rsidRDefault="008E2E21" w:rsidP="008E2E21">
            <w:pPr>
              <w:spacing w:after="0"/>
              <w:jc w:val="left"/>
              <w:rPr>
                <w:lang w:val="en-IN"/>
              </w:rPr>
            </w:pPr>
            <w:r w:rsidRPr="00F84361">
              <w:t xml:space="preserve">Ia_func_db_update_functionapp </w:t>
            </w:r>
          </w:p>
          <w:p w14:paraId="615CAF13" w14:textId="77777777" w:rsidR="008E2E21" w:rsidRPr="00F84361" w:rsidDel="00C94103" w:rsidRDefault="008E2E21" w:rsidP="008E2E21">
            <w:pPr>
              <w:spacing w:after="0"/>
              <w:jc w:val="left"/>
              <w:rPr>
                <w:lang w:val="en-IN"/>
              </w:rPr>
            </w:pPr>
            <w:r w:rsidRPr="00F84361">
              <w:t>Ia_model_ms</w:t>
            </w:r>
          </w:p>
          <w:p w14:paraId="3BB54D03" w14:textId="77777777" w:rsidR="008E2E21" w:rsidRPr="00F84361" w:rsidDel="00C94103" w:rsidRDefault="008E2E21" w:rsidP="008E2E21">
            <w:pPr>
              <w:spacing w:after="0"/>
              <w:jc w:val="left"/>
              <w:rPr>
                <w:lang w:val="en-IN"/>
              </w:rPr>
            </w:pPr>
            <w:r w:rsidRPr="00F84361">
              <w:t>ia_mw_ms</w:t>
            </w:r>
          </w:p>
          <w:p w14:paraId="35582F27" w14:textId="77777777" w:rsidR="008E2E21" w:rsidRPr="00F84361" w:rsidDel="00C94103" w:rsidRDefault="008E2E21" w:rsidP="008E2E21">
            <w:pPr>
              <w:spacing w:after="0"/>
              <w:jc w:val="left"/>
              <w:rPr>
                <w:lang w:val="en-IN"/>
              </w:rPr>
            </w:pPr>
            <w:r w:rsidRPr="00F84361">
              <w:t>ia_evaluatemodel_ms</w:t>
            </w:r>
          </w:p>
          <w:p w14:paraId="1315B473" w14:textId="77777777" w:rsidR="008E2E21" w:rsidRPr="00F84361" w:rsidDel="00C94103" w:rsidRDefault="008E2E21" w:rsidP="008E2E21">
            <w:pPr>
              <w:spacing w:after="0"/>
              <w:jc w:val="left"/>
              <w:rPr>
                <w:lang w:val="en-IN"/>
              </w:rPr>
            </w:pPr>
            <w:r w:rsidRPr="00F84361">
              <w:t>ia_awo</w:t>
            </w:r>
          </w:p>
          <w:p w14:paraId="42B86BFB" w14:textId="77777777" w:rsidR="008E2E21" w:rsidRPr="00F84361" w:rsidDel="00C94103" w:rsidRDefault="008E2E21" w:rsidP="008E2E21">
            <w:pPr>
              <w:spacing w:after="0"/>
              <w:jc w:val="left"/>
              <w:rPr>
                <w:lang w:val="en-IN"/>
              </w:rPr>
            </w:pPr>
            <w:r w:rsidRPr="00F84361">
              <w:t>Ia_svc(ia_kpi_roleupdate)</w:t>
            </w:r>
          </w:p>
          <w:p w14:paraId="38134B9C" w14:textId="77777777" w:rsidR="008E2E21" w:rsidRPr="00F84361" w:rsidDel="00C94103" w:rsidRDefault="008E2E21" w:rsidP="008E2E21">
            <w:pPr>
              <w:spacing w:after="0"/>
              <w:jc w:val="left"/>
              <w:rPr>
                <w:lang w:val="en-IN"/>
              </w:rPr>
            </w:pPr>
            <w:r w:rsidRPr="00F84361">
              <w:t>ia_config_ms</w:t>
            </w:r>
          </w:p>
          <w:p w14:paraId="03BB32FB" w14:textId="574867D4" w:rsidR="008E2E21" w:rsidRDefault="008E2E21" w:rsidP="008E2E21">
            <w:pPr>
              <w:spacing w:after="0"/>
            </w:pPr>
            <w:r w:rsidRPr="00F84361">
              <w:t>ia_wo</w:t>
            </w:r>
          </w:p>
        </w:tc>
        <w:tc>
          <w:tcPr>
            <w:tcW w:w="10075" w:type="dxa"/>
          </w:tcPr>
          <w:p w14:paraId="4E5A4C82" w14:textId="0F982EFD" w:rsidR="001404ED" w:rsidRPr="00DA6B8C" w:rsidRDefault="001404ED" w:rsidP="001404ED">
            <w:pPr>
              <w:spacing w:after="0"/>
              <w:rPr>
                <w:rFonts w:ascii="Consolas" w:hAnsi="Consolas"/>
                <w:lang w:val="en-IN"/>
              </w:rPr>
            </w:pPr>
            <w:r w:rsidRPr="00DA6B8C">
              <w:rPr>
                <w:rFonts w:ascii="Consolas" w:hAnsi="Consolas"/>
              </w:rPr>
              <w:t>Processing/</w:t>
            </w:r>
            <w:r w:rsidR="0079068E" w:rsidRPr="00DA6B8C">
              <w:rPr>
                <w:rFonts w:ascii="Consolas" w:hAnsi="Consolas"/>
              </w:rPr>
              <w:t xml:space="preserve"> IntelligentAdvisor </w:t>
            </w:r>
            <w:r w:rsidRPr="00DA6B8C">
              <w:rPr>
                <w:rFonts w:ascii="Consolas" w:hAnsi="Consolas"/>
              </w:rPr>
              <w:t>/&lt;client-name&gt;-</w:t>
            </w:r>
            <w:r w:rsidR="009B6CA5" w:rsidRPr="00DA6B8C">
              <w:rPr>
                <w:rFonts w:ascii="Consolas" w:hAnsi="Consolas"/>
              </w:rPr>
              <w:t xml:space="preserve"> ia-cdf-azure-pipelines-push.yml</w:t>
            </w:r>
            <w:r w:rsidRPr="00DA6B8C">
              <w:rPr>
                <w:rFonts w:ascii="Consolas" w:hAnsi="Consolas"/>
              </w:rPr>
              <w:t xml:space="preserve"> &gt;&gt; </w:t>
            </w:r>
            <w:r w:rsidR="005F5F02" w:rsidRPr="00DA6B8C">
              <w:rPr>
                <w:rFonts w:ascii="Consolas" w:hAnsi="Consolas"/>
              </w:rPr>
              <w:t>IA CDF Func</w:t>
            </w:r>
          </w:p>
          <w:p w14:paraId="3F2A6103" w14:textId="187DA5EF" w:rsidR="00C97EBA" w:rsidRPr="00DA6B8C" w:rsidRDefault="008E2E21" w:rsidP="00C97EBA">
            <w:pPr>
              <w:spacing w:after="0"/>
              <w:rPr>
                <w:rFonts w:ascii="Consolas" w:hAnsi="Consolas"/>
              </w:rPr>
            </w:pPr>
            <w:r w:rsidRPr="00DA6B8C">
              <w:rPr>
                <w:rFonts w:ascii="Consolas" w:hAnsi="Consolas"/>
              </w:rPr>
              <w:t>Processing/IntelligentAdvisor/&lt;client-name&gt;-ia-azure-pipelines.yml &gt;&gt; IA FUNC MS</w:t>
            </w:r>
          </w:p>
          <w:p w14:paraId="51653AB8" w14:textId="0149ED13"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FUNC MS</w:t>
            </w:r>
          </w:p>
          <w:p w14:paraId="338A747E"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Excel File Upload</w:t>
            </w:r>
          </w:p>
          <w:p w14:paraId="61A3E2D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DB Update Function App</w:t>
            </w:r>
          </w:p>
          <w:p w14:paraId="6741F62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Model MS</w:t>
            </w:r>
          </w:p>
          <w:p w14:paraId="688CD171"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Middleware MS</w:t>
            </w:r>
          </w:p>
          <w:p w14:paraId="7D4BBA62"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Evaluate MS</w:t>
            </w:r>
          </w:p>
          <w:p w14:paraId="5D3A35BD"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Action WorkOrder MS</w:t>
            </w:r>
          </w:p>
          <w:p w14:paraId="1D2C827B" w14:textId="77777777" w:rsidR="008E2E21" w:rsidRPr="00DA6B8C" w:rsidRDefault="008E2E21" w:rsidP="008E2E21">
            <w:pPr>
              <w:spacing w:after="0"/>
              <w:rPr>
                <w:rFonts w:ascii="Consolas" w:hAnsi="Consolas"/>
              </w:rPr>
            </w:pPr>
            <w:r w:rsidRPr="00DA6B8C">
              <w:rPr>
                <w:rFonts w:ascii="Consolas" w:hAnsi="Consolas"/>
              </w:rPr>
              <w:t xml:space="preserve">Processing/IntelligentAdvisor/&lt;client-name&gt;-ia-azure-pipelines.yml &gt;&gt; IA KPI Role update MS </w:t>
            </w:r>
          </w:p>
          <w:p w14:paraId="4F9674F6"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Config MS</w:t>
            </w:r>
          </w:p>
          <w:p w14:paraId="3F9F7078" w14:textId="5A11D7C2" w:rsidR="008E2E21" w:rsidRDefault="008E2E21" w:rsidP="008E2E21">
            <w:pPr>
              <w:spacing w:after="0"/>
            </w:pPr>
            <w:r w:rsidRPr="00DA6B8C">
              <w:rPr>
                <w:rFonts w:ascii="Consolas" w:hAnsi="Consolas"/>
              </w:rPr>
              <w:t>Processing/IntelligentAdvisor/&lt;client-name&gt;-ia-azure-pipelines.yml &gt;&gt; IA Workorder MS</w:t>
            </w:r>
          </w:p>
        </w:tc>
      </w:tr>
    </w:tbl>
    <w:p w14:paraId="77E5C54F" w14:textId="77777777" w:rsidR="00B87095" w:rsidRDefault="00B87095" w:rsidP="005022FE">
      <w:pPr>
        <w:pStyle w:val="Heading2"/>
        <w:sectPr w:rsidR="00B87095" w:rsidSect="000C3F7C">
          <w:pgSz w:w="28800" w:h="20160" w:code="1"/>
          <w:pgMar w:top="1440" w:right="1440" w:bottom="1440" w:left="1440" w:header="720" w:footer="720" w:gutter="0"/>
          <w:cols w:sep="1" w:space="720"/>
          <w:docGrid w:linePitch="360"/>
        </w:sectPr>
      </w:pPr>
    </w:p>
    <w:p w14:paraId="74CC9030" w14:textId="77777777" w:rsidR="00D80969" w:rsidRPr="00690A89" w:rsidRDefault="00D80969" w:rsidP="004A7B6D">
      <w:pPr>
        <w:pStyle w:val="Heading1"/>
      </w:pPr>
      <w:bookmarkStart w:id="88" w:name="_Toc202874265"/>
      <w:bookmarkStart w:id="89" w:name="_Toc202880009"/>
      <w:bookmarkStart w:id="90" w:name="_Toc204348902"/>
      <w:bookmarkStart w:id="91" w:name="_Toc219275368"/>
      <w:bookmarkStart w:id="92" w:name="OLE_LINK8"/>
      <w:r w:rsidRPr="00690A89">
        <w:lastRenderedPageBreak/>
        <w:t>UI Artifacts</w:t>
      </w:r>
      <w:bookmarkEnd w:id="88"/>
      <w:bookmarkEnd w:id="89"/>
      <w:bookmarkEnd w:id="90"/>
      <w:bookmarkEnd w:id="91"/>
      <w:r w:rsidRPr="00690A89">
        <w:t xml:space="preserve"> </w:t>
      </w:r>
    </w:p>
    <w:p w14:paraId="089FFED9" w14:textId="77777777" w:rsidR="00C126DE" w:rsidRDefault="00C126DE" w:rsidP="00690A89">
      <w:pPr>
        <w:rPr>
          <w:bCs/>
        </w:rPr>
        <w:sectPr w:rsidR="00C126DE" w:rsidSect="000C3F7C">
          <w:pgSz w:w="28800" w:h="20160" w:code="1"/>
          <w:pgMar w:top="1440" w:right="1440" w:bottom="1440" w:left="1440" w:header="720" w:footer="720" w:gutter="0"/>
          <w:cols w:sep="1" w:space="720"/>
          <w:docGrid w:linePitch="360"/>
        </w:sectPr>
      </w:pPr>
    </w:p>
    <w:p w14:paraId="2A0BD4FE" w14:textId="3D35EF42" w:rsidR="00690A89" w:rsidRDefault="00C126DE" w:rsidP="00690A89">
      <w:pPr>
        <w:rPr>
          <w:bCs/>
        </w:rPr>
      </w:pPr>
      <w:r>
        <w:rPr>
          <w:bCs/>
        </w:rPr>
        <w:t>UI</w:t>
      </w:r>
      <w:r w:rsidR="00241B87">
        <w:rPr>
          <w:bCs/>
        </w:rPr>
        <w:t xml:space="preserve"> artifacts </w:t>
      </w:r>
      <w:r w:rsidR="00A46B4B" w:rsidRPr="004A7B6D">
        <w:rPr>
          <w:bCs/>
        </w:rPr>
        <w:t>must be created before deploying the UI components.</w:t>
      </w:r>
      <w:r>
        <w:rPr>
          <w:bCs/>
        </w:rPr>
        <w:t xml:space="preserve"> The following steps describe how to create the artifacts.</w:t>
      </w:r>
    </w:p>
    <w:p w14:paraId="6D62BC09" w14:textId="77777777" w:rsidR="000C01CC" w:rsidRDefault="000C01CC" w:rsidP="00A161B6">
      <w:pPr>
        <w:pStyle w:val="ListParagraph"/>
        <w:numPr>
          <w:ilvl w:val="0"/>
          <w:numId w:val="28"/>
        </w:numPr>
        <w:rPr>
          <w:lang w:val="en-GB"/>
        </w:rPr>
      </w:pPr>
      <w:r w:rsidRPr="00996F14">
        <w:rPr>
          <w:lang w:val="en-GB"/>
        </w:rPr>
        <w:t>Navigate to Artifacts Tab and create a new feed. ex: test-feed</w:t>
      </w:r>
    </w:p>
    <w:p w14:paraId="311D4041" w14:textId="77777777" w:rsidR="00FC4D5F" w:rsidRPr="00FC4D5F" w:rsidRDefault="00FC4D5F" w:rsidP="00A161B6">
      <w:pPr>
        <w:numPr>
          <w:ilvl w:val="0"/>
          <w:numId w:val="28"/>
        </w:numPr>
        <w:spacing w:line="360" w:lineRule="auto"/>
        <w:rPr>
          <w:lang w:val="en-GB"/>
        </w:rPr>
      </w:pPr>
      <w:r w:rsidRPr="00FC4D5F">
        <w:t>Depending on the artifact you want to deploy, clone an existing pipeline that deploys the same artifact in another environment</w:t>
      </w:r>
      <w:r w:rsidRPr="00FC4D5F">
        <w:rPr>
          <w:lang w:val="en-GB"/>
        </w:rPr>
        <w:t>.</w:t>
      </w:r>
    </w:p>
    <w:p w14:paraId="68137C1B" w14:textId="77777777" w:rsidR="00C126DE" w:rsidRDefault="00FC4D5F" w:rsidP="00A161B6">
      <w:pPr>
        <w:numPr>
          <w:ilvl w:val="0"/>
          <w:numId w:val="28"/>
        </w:numPr>
        <w:spacing w:line="360" w:lineRule="auto"/>
        <w:rPr>
          <w:lang w:val="en-GB"/>
        </w:rPr>
      </w:pPr>
      <w:r w:rsidRPr="00FC4D5F">
        <w:rPr>
          <w:lang w:val="en-GB"/>
        </w:rPr>
        <w:t xml:space="preserve">In the npm publish Task of the cloned pipeline </w:t>
      </w:r>
    </w:p>
    <w:p w14:paraId="3E8683A8" w14:textId="5796D89A" w:rsidR="00C126DE" w:rsidRDefault="00FC4D5F" w:rsidP="00A161B6">
      <w:pPr>
        <w:numPr>
          <w:ilvl w:val="1"/>
          <w:numId w:val="28"/>
        </w:numPr>
        <w:spacing w:line="360" w:lineRule="auto"/>
        <w:rPr>
          <w:lang w:val="en-GB"/>
        </w:rPr>
      </w:pPr>
      <w:r w:rsidRPr="00C126DE">
        <w:rPr>
          <w:lang w:val="en-GB"/>
        </w:rPr>
        <w:t xml:space="preserve">Select Choose </w:t>
      </w:r>
      <w:r w:rsidR="009A6BA4">
        <w:rPr>
          <w:lang w:val="en-GB"/>
        </w:rPr>
        <w:t>"</w:t>
      </w:r>
      <w:r w:rsidRPr="00C126DE">
        <w:rPr>
          <w:lang w:val="en-GB"/>
        </w:rPr>
        <w:t>Registry I select here".</w:t>
      </w:r>
    </w:p>
    <w:p w14:paraId="2D974862" w14:textId="0C6509C8" w:rsidR="00FC4D5F" w:rsidRPr="004043FD" w:rsidRDefault="00FC4D5F" w:rsidP="00A161B6">
      <w:pPr>
        <w:numPr>
          <w:ilvl w:val="1"/>
          <w:numId w:val="28"/>
        </w:numPr>
        <w:spacing w:line="360" w:lineRule="auto"/>
        <w:rPr>
          <w:lang w:val="en-GB"/>
        </w:rPr>
      </w:pPr>
      <w:r w:rsidRPr="00FC4D5F">
        <w:t>Make sure to update the registry information in the 'npm publish</w:t>
      </w:r>
      <w:r w:rsidR="005E18C6">
        <w:t>'</w:t>
      </w:r>
      <w:r w:rsidR="008A75B2">
        <w:t>''</w:t>
      </w:r>
    </w:p>
    <w:p w14:paraId="5AC4C215" w14:textId="77777777" w:rsidR="004043FD" w:rsidRDefault="004043FD" w:rsidP="00A161B6">
      <w:pPr>
        <w:numPr>
          <w:ilvl w:val="0"/>
          <w:numId w:val="28"/>
        </w:numPr>
        <w:spacing w:line="360" w:lineRule="auto"/>
        <w:rPr>
          <w:lang w:val="en-GB"/>
        </w:rPr>
      </w:pPr>
      <w:r>
        <w:t>If a UI app contains. npmrc file, please make sure to update the path that according to the new feed.</w:t>
      </w:r>
    </w:p>
    <w:p w14:paraId="49568CF3" w14:textId="1778BFC1" w:rsidR="004043FD" w:rsidRPr="004043FD" w:rsidRDefault="004043FD" w:rsidP="00A161B6">
      <w:pPr>
        <w:numPr>
          <w:ilvl w:val="0"/>
          <w:numId w:val="28"/>
        </w:numPr>
        <w:spacing w:line="360" w:lineRule="auto"/>
        <w:rPr>
          <w:lang w:val="en-GB"/>
        </w:rPr>
      </w:pPr>
      <w:r>
        <w:t>You can get the contents of .npmrc file when you connect to the feed by choosing "Connect to feed" and then "npm</w:t>
      </w:r>
      <w:r w:rsidR="009A6BA4">
        <w:t>"</w:t>
      </w:r>
      <w:r>
        <w:t xml:space="preserve"> as the package manager.</w:t>
      </w:r>
    </w:p>
    <w:p w14:paraId="341BA23D" w14:textId="437374D5" w:rsidR="004043FD" w:rsidRPr="00C126DE" w:rsidRDefault="004043FD" w:rsidP="004043FD">
      <w:pPr>
        <w:spacing w:line="360" w:lineRule="auto"/>
        <w:rPr>
          <w:lang w:val="en-GB"/>
        </w:rPr>
      </w:pPr>
      <w:r w:rsidRPr="00C578D3">
        <w:rPr>
          <w:noProof/>
          <w:lang w:val="en-GB"/>
        </w:rPr>
        <w:drawing>
          <wp:inline distT="0" distB="0" distL="0" distR="0" wp14:anchorId="3F55FAE7" wp14:editId="00451DD5">
            <wp:extent cx="8067641" cy="1973036"/>
            <wp:effectExtent l="19050" t="19050" r="10160" b="2730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rotWithShape="1">
                    <a:blip r:embed="rId38"/>
                    <a:srcRect l="6381"/>
                    <a:stretch>
                      <a:fillRect/>
                    </a:stretch>
                  </pic:blipFill>
                  <pic:spPr bwMode="auto">
                    <a:xfrm>
                      <a:off x="0" y="0"/>
                      <a:ext cx="8125429" cy="1987169"/>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6DB3F" w14:textId="0AC0EC34" w:rsidR="00C126DE" w:rsidRPr="00C126DE" w:rsidRDefault="00C126DE" w:rsidP="00C126DE">
      <w:pPr>
        <w:rPr>
          <w:lang w:val="en-GB"/>
        </w:rPr>
      </w:pPr>
      <w:r w:rsidRPr="00C126DE">
        <w:rPr>
          <w:noProof/>
        </w:rPr>
        <w:drawing>
          <wp:inline distT="0" distB="0" distL="0" distR="0" wp14:anchorId="2632447C" wp14:editId="735EAC54">
            <wp:extent cx="3649436" cy="5684440"/>
            <wp:effectExtent l="19050" t="19050" r="27305" b="120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9"/>
                    <a:stretch>
                      <a:fillRect/>
                    </a:stretch>
                  </pic:blipFill>
                  <pic:spPr>
                    <a:xfrm>
                      <a:off x="0" y="0"/>
                      <a:ext cx="3698446" cy="5760779"/>
                    </a:xfrm>
                    <a:prstGeom prst="rect">
                      <a:avLst/>
                    </a:prstGeom>
                    <a:ln>
                      <a:solidFill>
                        <a:schemeClr val="bg2">
                          <a:lumMod val="90000"/>
                        </a:schemeClr>
                      </a:solidFill>
                    </a:ln>
                  </pic:spPr>
                </pic:pic>
              </a:graphicData>
            </a:graphic>
          </wp:inline>
        </w:drawing>
      </w:r>
    </w:p>
    <w:p w14:paraId="7D007922" w14:textId="77777777" w:rsidR="00C126DE" w:rsidRDefault="00C126DE" w:rsidP="00A161B6">
      <w:pPr>
        <w:numPr>
          <w:ilvl w:val="0"/>
          <w:numId w:val="28"/>
        </w:numPr>
        <w:spacing w:line="360" w:lineRule="auto"/>
        <w:sectPr w:rsidR="00C126DE" w:rsidSect="000C3F7C">
          <w:type w:val="continuous"/>
          <w:pgSz w:w="28800" w:h="20160" w:code="1"/>
          <w:pgMar w:top="1440" w:right="1440" w:bottom="1440" w:left="1440" w:header="720" w:footer="720" w:gutter="0"/>
          <w:cols w:num="2" w:space="1134" w:equalWidth="0">
            <w:col w:w="12474" w:space="1134"/>
            <w:col w:w="6552"/>
          </w:cols>
          <w:docGrid w:linePitch="360"/>
        </w:sectPr>
      </w:pPr>
    </w:p>
    <w:tbl>
      <w:tblPr>
        <w:tblStyle w:val="TableGridLight"/>
        <w:tblW w:w="17005" w:type="dxa"/>
        <w:tblLook w:val="04A0" w:firstRow="1" w:lastRow="0" w:firstColumn="1" w:lastColumn="0" w:noHBand="0" w:noVBand="1"/>
      </w:tblPr>
      <w:tblGrid>
        <w:gridCol w:w="4785"/>
        <w:gridCol w:w="12220"/>
      </w:tblGrid>
      <w:tr w:rsidR="008C0229" w:rsidRPr="004043FD" w14:paraId="39722BDD" w14:textId="77777777" w:rsidTr="004043FD">
        <w:trPr>
          <w:trHeight w:val="406"/>
        </w:trPr>
        <w:tc>
          <w:tcPr>
            <w:tcW w:w="4785" w:type="dxa"/>
            <w:shd w:val="clear" w:color="auto" w:fill="7030A0"/>
          </w:tcPr>
          <w:p w14:paraId="6BEF2EE9" w14:textId="4C7D6126"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Component</w:t>
            </w:r>
          </w:p>
        </w:tc>
        <w:tc>
          <w:tcPr>
            <w:tcW w:w="12220" w:type="dxa"/>
            <w:shd w:val="clear" w:color="auto" w:fill="7030A0"/>
          </w:tcPr>
          <w:p w14:paraId="51E781FA" w14:textId="0FCE3E2C"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Azure Pipeline File Path</w:t>
            </w:r>
          </w:p>
        </w:tc>
      </w:tr>
      <w:tr w:rsidR="00BF790E" w:rsidRPr="004043FD" w14:paraId="3C385189" w14:textId="77777777" w:rsidTr="004043FD">
        <w:trPr>
          <w:trHeight w:val="274"/>
        </w:trPr>
        <w:tc>
          <w:tcPr>
            <w:tcW w:w="4785" w:type="dxa"/>
            <w:hideMark/>
          </w:tcPr>
          <w:p w14:paraId="38F235AA" w14:textId="77777777" w:rsidR="00BF790E" w:rsidRPr="004043FD" w:rsidRDefault="00BF790E" w:rsidP="004043FD">
            <w:pPr>
              <w:spacing w:line="240" w:lineRule="auto"/>
              <w:rPr>
                <w:sz w:val="18"/>
                <w:szCs w:val="20"/>
              </w:rPr>
            </w:pPr>
            <w:bookmarkStart w:id="93" w:name="_Toc202879052"/>
            <w:bookmarkStart w:id="94" w:name="_Toc202880010"/>
            <w:r w:rsidRPr="004043FD">
              <w:rPr>
                <w:sz w:val="18"/>
                <w:szCs w:val="20"/>
              </w:rPr>
              <w:t>Hostapp Widget Demo</w:t>
            </w:r>
            <w:bookmarkEnd w:id="93"/>
            <w:bookmarkEnd w:id="94"/>
          </w:p>
        </w:tc>
        <w:tc>
          <w:tcPr>
            <w:tcW w:w="12220" w:type="dxa"/>
            <w:hideMark/>
          </w:tcPr>
          <w:p w14:paraId="3F019EDD" w14:textId="77777777" w:rsidR="00BF790E" w:rsidRPr="004043FD" w:rsidRDefault="00BF790E" w:rsidP="004043FD">
            <w:pPr>
              <w:spacing w:line="240" w:lineRule="auto"/>
              <w:rPr>
                <w:sz w:val="18"/>
                <w:szCs w:val="20"/>
              </w:rPr>
            </w:pPr>
            <w:bookmarkStart w:id="95" w:name="_Toc202879053"/>
            <w:bookmarkStart w:id="96" w:name="_Toc202880011"/>
            <w:r w:rsidRPr="004043FD">
              <w:rPr>
                <w:sz w:val="18"/>
                <w:szCs w:val="20"/>
              </w:rPr>
              <w:t>Consumption/UI/Common/Components/Angular/angular-reusable-components &gt;&gt; host-app-widgets</w:t>
            </w:r>
            <w:bookmarkEnd w:id="95"/>
            <w:bookmarkEnd w:id="96"/>
          </w:p>
        </w:tc>
      </w:tr>
      <w:tr w:rsidR="00BF790E" w:rsidRPr="004043FD" w14:paraId="771B7028" w14:textId="77777777" w:rsidTr="004043FD">
        <w:trPr>
          <w:trHeight w:val="310"/>
        </w:trPr>
        <w:tc>
          <w:tcPr>
            <w:tcW w:w="4785" w:type="dxa"/>
            <w:hideMark/>
          </w:tcPr>
          <w:p w14:paraId="579CD906" w14:textId="77777777" w:rsidR="00BF790E" w:rsidRPr="004043FD" w:rsidRDefault="00BF790E" w:rsidP="004043FD">
            <w:pPr>
              <w:spacing w:line="240" w:lineRule="auto"/>
              <w:rPr>
                <w:sz w:val="18"/>
                <w:szCs w:val="20"/>
              </w:rPr>
            </w:pPr>
            <w:bookmarkStart w:id="97" w:name="_Toc202879054"/>
            <w:bookmarkStart w:id="98" w:name="_Toc202880012"/>
            <w:r w:rsidRPr="004043FD">
              <w:rPr>
                <w:sz w:val="18"/>
                <w:szCs w:val="20"/>
              </w:rPr>
              <w:t>Asset Hierarchy Widgets Demo</w:t>
            </w:r>
            <w:bookmarkEnd w:id="97"/>
            <w:bookmarkEnd w:id="98"/>
          </w:p>
        </w:tc>
        <w:tc>
          <w:tcPr>
            <w:tcW w:w="12220" w:type="dxa"/>
            <w:hideMark/>
          </w:tcPr>
          <w:p w14:paraId="373E965E" w14:textId="77777777" w:rsidR="00BF790E" w:rsidRPr="004043FD" w:rsidRDefault="00BF790E" w:rsidP="004043FD">
            <w:pPr>
              <w:spacing w:line="240" w:lineRule="auto"/>
              <w:rPr>
                <w:sz w:val="18"/>
                <w:szCs w:val="20"/>
              </w:rPr>
            </w:pPr>
            <w:bookmarkStart w:id="99" w:name="_Toc202879055"/>
            <w:bookmarkStart w:id="100" w:name="_Toc202880013"/>
            <w:r w:rsidRPr="004043FD">
              <w:rPr>
                <w:sz w:val="18"/>
                <w:szCs w:val="20"/>
              </w:rPr>
              <w:t>Consumption/UI/Common/Components/Angular/angular-reusable-components/projects/asset-hierarchy-widgets</w:t>
            </w:r>
            <w:bookmarkEnd w:id="99"/>
            <w:bookmarkEnd w:id="100"/>
          </w:p>
        </w:tc>
      </w:tr>
      <w:tr w:rsidR="00BF790E" w:rsidRPr="004043FD" w14:paraId="7AD2FF5D" w14:textId="77777777" w:rsidTr="004043FD">
        <w:trPr>
          <w:trHeight w:val="378"/>
        </w:trPr>
        <w:tc>
          <w:tcPr>
            <w:tcW w:w="4785" w:type="dxa"/>
            <w:hideMark/>
          </w:tcPr>
          <w:p w14:paraId="72AAB0D4" w14:textId="77777777" w:rsidR="00BF790E" w:rsidRPr="004043FD" w:rsidRDefault="00BF790E" w:rsidP="004043FD">
            <w:pPr>
              <w:spacing w:line="240" w:lineRule="auto"/>
              <w:rPr>
                <w:sz w:val="18"/>
                <w:szCs w:val="20"/>
              </w:rPr>
            </w:pPr>
            <w:bookmarkStart w:id="101" w:name="_Toc202879056"/>
            <w:bookmarkStart w:id="102" w:name="_Toc202880014"/>
            <w:r w:rsidRPr="004043FD">
              <w:rPr>
                <w:sz w:val="18"/>
                <w:szCs w:val="20"/>
              </w:rPr>
              <w:t>Smart KPI Widgets Demo</w:t>
            </w:r>
            <w:bookmarkEnd w:id="101"/>
            <w:bookmarkEnd w:id="102"/>
          </w:p>
        </w:tc>
        <w:tc>
          <w:tcPr>
            <w:tcW w:w="12220" w:type="dxa"/>
            <w:hideMark/>
          </w:tcPr>
          <w:p w14:paraId="194EB06D" w14:textId="77777777" w:rsidR="00BF790E" w:rsidRPr="004043FD" w:rsidRDefault="00BF790E" w:rsidP="004043FD">
            <w:pPr>
              <w:spacing w:line="240" w:lineRule="auto"/>
              <w:rPr>
                <w:sz w:val="18"/>
                <w:szCs w:val="20"/>
              </w:rPr>
            </w:pPr>
            <w:bookmarkStart w:id="103" w:name="_Toc202879057"/>
            <w:bookmarkStart w:id="104" w:name="_Toc202880015"/>
            <w:r w:rsidRPr="004043FD">
              <w:rPr>
                <w:sz w:val="18"/>
                <w:szCs w:val="20"/>
              </w:rPr>
              <w:t>Consumption/UI/Common/Components/Angular/angular-reusable-components &gt;&gt; smart-kpis-widgets</w:t>
            </w:r>
            <w:bookmarkEnd w:id="103"/>
            <w:bookmarkEnd w:id="104"/>
          </w:p>
        </w:tc>
      </w:tr>
      <w:tr w:rsidR="00BF790E" w:rsidRPr="004043FD" w14:paraId="529C01BF" w14:textId="77777777" w:rsidTr="004043FD">
        <w:trPr>
          <w:trHeight w:val="384"/>
        </w:trPr>
        <w:tc>
          <w:tcPr>
            <w:tcW w:w="4785" w:type="dxa"/>
            <w:hideMark/>
          </w:tcPr>
          <w:p w14:paraId="0B9B94B7" w14:textId="77777777" w:rsidR="00BF790E" w:rsidRPr="004043FD" w:rsidRDefault="00BF790E" w:rsidP="004043FD">
            <w:pPr>
              <w:spacing w:after="0" w:line="240" w:lineRule="auto"/>
              <w:rPr>
                <w:sz w:val="18"/>
                <w:szCs w:val="20"/>
              </w:rPr>
            </w:pPr>
            <w:bookmarkStart w:id="105" w:name="_Toc202879058"/>
            <w:bookmarkStart w:id="106" w:name="_Toc202880016"/>
            <w:r w:rsidRPr="004043FD">
              <w:rPr>
                <w:sz w:val="18"/>
                <w:szCs w:val="20"/>
              </w:rPr>
              <w:t>Template Viewer Widgets Demo</w:t>
            </w:r>
            <w:bookmarkEnd w:id="105"/>
            <w:bookmarkEnd w:id="106"/>
          </w:p>
        </w:tc>
        <w:tc>
          <w:tcPr>
            <w:tcW w:w="12220" w:type="dxa"/>
            <w:hideMark/>
          </w:tcPr>
          <w:p w14:paraId="6AA4E2C1" w14:textId="77777777" w:rsidR="00BF790E" w:rsidRPr="004043FD" w:rsidRDefault="00BF790E" w:rsidP="004043FD">
            <w:pPr>
              <w:spacing w:after="0" w:line="240" w:lineRule="auto"/>
              <w:rPr>
                <w:sz w:val="18"/>
                <w:szCs w:val="20"/>
              </w:rPr>
            </w:pPr>
            <w:bookmarkStart w:id="107" w:name="_Toc202879059"/>
            <w:bookmarkStart w:id="108" w:name="_Toc202880017"/>
            <w:r w:rsidRPr="004043FD">
              <w:rPr>
                <w:sz w:val="18"/>
                <w:szCs w:val="20"/>
              </w:rPr>
              <w:t>Consumption/UI/Common/Components/Angular/angular-reusable-components &gt;&gt; template-viewer-widgets</w:t>
            </w:r>
            <w:bookmarkEnd w:id="107"/>
            <w:bookmarkEnd w:id="108"/>
          </w:p>
        </w:tc>
      </w:tr>
    </w:tbl>
    <w:p w14:paraId="720841B1" w14:textId="77777777" w:rsidR="004043FD" w:rsidRDefault="004043FD" w:rsidP="00996F14">
      <w:pPr>
        <w:spacing w:line="360" w:lineRule="auto"/>
        <w:sectPr w:rsidR="004043FD" w:rsidSect="000C3F7C">
          <w:type w:val="continuous"/>
          <w:pgSz w:w="28800" w:h="20160" w:code="1"/>
          <w:pgMar w:top="1440" w:right="1440" w:bottom="1440" w:left="1440" w:header="720" w:footer="720" w:gutter="0"/>
          <w:cols w:sep="1" w:space="720"/>
          <w:docGrid w:linePitch="360"/>
        </w:sectPr>
      </w:pPr>
    </w:p>
    <w:p w14:paraId="0863F79B" w14:textId="77777777" w:rsidR="008519E8" w:rsidRDefault="008519E8" w:rsidP="004A7B6D">
      <w:pPr>
        <w:pStyle w:val="Heading1"/>
        <w:sectPr w:rsidR="008519E8" w:rsidSect="000C3F7C">
          <w:type w:val="continuous"/>
          <w:pgSz w:w="28800" w:h="20160" w:code="1"/>
          <w:pgMar w:top="1440" w:right="1440" w:bottom="1440" w:left="1440" w:header="720" w:footer="720" w:gutter="0"/>
          <w:cols w:sep="1" w:space="720"/>
          <w:docGrid w:linePitch="360"/>
        </w:sectPr>
      </w:pPr>
      <w:bookmarkStart w:id="109" w:name="_Toc202880018"/>
      <w:bookmarkStart w:id="110" w:name="_Toc204348903"/>
    </w:p>
    <w:p w14:paraId="438B0664" w14:textId="6E9176DC" w:rsidR="00482C9F" w:rsidRDefault="00BF790E" w:rsidP="004A7B6D">
      <w:pPr>
        <w:pStyle w:val="Heading1"/>
      </w:pPr>
      <w:bookmarkStart w:id="111" w:name="_Toc219275369"/>
      <w:r>
        <w:lastRenderedPageBreak/>
        <w:t>U</w:t>
      </w:r>
      <w:r w:rsidRPr="00986F36">
        <w:t xml:space="preserve">I </w:t>
      </w:r>
      <w:r w:rsidR="00482C9F" w:rsidRPr="00986F36">
        <w:t>Deployment</w:t>
      </w:r>
      <w:bookmarkEnd w:id="109"/>
      <w:bookmarkEnd w:id="110"/>
      <w:bookmarkEnd w:id="111"/>
      <w:r w:rsidR="00C204F2">
        <w:t xml:space="preserve">    </w:t>
      </w:r>
    </w:p>
    <w:p w14:paraId="52BA4581" w14:textId="2BB8BC15" w:rsidR="0076239A" w:rsidRPr="0076239A" w:rsidRDefault="0076239A" w:rsidP="0076239A">
      <w:pPr>
        <w:rPr>
          <w:b/>
          <w:bCs/>
        </w:rPr>
      </w:pPr>
      <w:r w:rsidRPr="0076239A">
        <w:rPr>
          <w:b/>
          <w:bCs/>
        </w:rPr>
        <w:t>Prerequisites</w:t>
      </w:r>
    </w:p>
    <w:p w14:paraId="4F093A15" w14:textId="5FE31B51" w:rsidR="0076239A" w:rsidRDefault="0076239A" w:rsidP="0076239A">
      <w:r w:rsidRPr="0076239A">
        <w:t>Widgets</w:t>
      </w:r>
      <w:r w:rsidR="00D63D5B">
        <w:t xml:space="preserve"> must be</w:t>
      </w:r>
      <w:r w:rsidRPr="0076239A">
        <w:t xml:space="preserve"> </w:t>
      </w:r>
      <w:r w:rsidR="00D63D5B">
        <w:t>d</w:t>
      </w:r>
      <w:r w:rsidRPr="0076239A">
        <w:t>eploy</w:t>
      </w:r>
      <w:r w:rsidR="00D63D5B">
        <w:t>ed.</w:t>
      </w:r>
    </w:p>
    <w:p w14:paraId="38A8CD4F" w14:textId="77777777" w:rsidR="00A85829" w:rsidRPr="00A85829" w:rsidRDefault="00A85829" w:rsidP="00A85829">
      <w:pPr>
        <w:rPr>
          <w:b/>
          <w:bCs/>
        </w:rPr>
      </w:pPr>
      <w:r w:rsidRPr="00A85829">
        <w:rPr>
          <w:b/>
          <w:bCs/>
        </w:rPr>
        <w:t>Application Deployment</w:t>
      </w:r>
    </w:p>
    <w:p w14:paraId="256D119A" w14:textId="16CB5D4D" w:rsidR="00A85829" w:rsidRDefault="00A85829" w:rsidP="0076239A">
      <w:r w:rsidRPr="00A85829">
        <w:t>All UI components are found under the following Repository structure: Consumption/UI.</w:t>
      </w:r>
    </w:p>
    <w:tbl>
      <w:tblPr>
        <w:tblStyle w:val="TableGridLight"/>
        <w:tblW w:w="23956" w:type="dxa"/>
        <w:tblInd w:w="-5" w:type="dxa"/>
        <w:tblLayout w:type="fixed"/>
        <w:tblLook w:val="04A0" w:firstRow="1" w:lastRow="0" w:firstColumn="1" w:lastColumn="0" w:noHBand="0" w:noVBand="1"/>
      </w:tblPr>
      <w:tblGrid>
        <w:gridCol w:w="5817"/>
        <w:gridCol w:w="18139"/>
      </w:tblGrid>
      <w:tr w:rsidR="009F4A2C" w:rsidRPr="0066009D" w14:paraId="2CB93786" w14:textId="77777777" w:rsidTr="008519E8">
        <w:trPr>
          <w:trHeight w:val="405"/>
          <w:tblHeader/>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D0C14B" w14:textId="77777777" w:rsidR="009F4A2C" w:rsidRPr="0066009D" w:rsidRDefault="009F4A2C" w:rsidP="0066009D">
            <w:pPr>
              <w:spacing w:after="0"/>
              <w:rPr>
                <w:b/>
                <w:bCs/>
                <w:color w:val="FFFFFF" w:themeColor="background1"/>
              </w:rPr>
            </w:pPr>
            <w:r w:rsidRPr="0066009D">
              <w:rPr>
                <w:b/>
                <w:bCs/>
                <w:color w:val="FFFFFF" w:themeColor="background1"/>
              </w:rPr>
              <w:t>UI Component</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94276B" w14:textId="77777777" w:rsidR="009F4A2C" w:rsidRPr="0066009D" w:rsidRDefault="009F4A2C" w:rsidP="0066009D">
            <w:pPr>
              <w:spacing w:after="0"/>
              <w:rPr>
                <w:b/>
                <w:bCs/>
                <w:color w:val="FFFFFF" w:themeColor="background1"/>
              </w:rPr>
            </w:pPr>
            <w:r w:rsidRPr="0066009D">
              <w:rPr>
                <w:b/>
                <w:bCs/>
                <w:color w:val="FFFFFF" w:themeColor="background1"/>
              </w:rPr>
              <w:t>Description</w:t>
            </w:r>
          </w:p>
        </w:tc>
      </w:tr>
      <w:tr w:rsidR="009F4A2C" w:rsidRPr="0066009D" w14:paraId="3C1FEB31" w14:textId="77777777" w:rsidTr="008519E8">
        <w:trPr>
          <w:trHeight w:val="405"/>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3C8B3" w14:textId="77777777" w:rsidR="009F4A2C" w:rsidRPr="0066009D" w:rsidRDefault="009F4A2C" w:rsidP="0066009D">
            <w:pPr>
              <w:spacing w:after="0"/>
            </w:pPr>
            <w:r w:rsidRPr="0066009D">
              <w:t>2D SVG Builder</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F9C75" w14:textId="77777777" w:rsidR="009F4A2C" w:rsidRDefault="009F4A2C" w:rsidP="0066009D">
            <w:pPr>
              <w:spacing w:after="0"/>
            </w:pPr>
            <w:bookmarkStart w:id="112" w:name="OLE_LINK96"/>
            <w:r w:rsidRPr="0066009D">
              <w:t>2D SVG Builder is an independent React application where users can upload SVG files exported from Figma. Users can configure the 2D schematics by linking files and mapping assets.</w:t>
            </w:r>
            <w:bookmarkEnd w:id="112"/>
          </w:p>
          <w:p w14:paraId="38875DA2" w14:textId="7CC64CDC" w:rsidR="0066009D" w:rsidRPr="0066009D" w:rsidRDefault="0066009D" w:rsidP="0066009D">
            <w:pPr>
              <w:spacing w:after="0"/>
            </w:pPr>
          </w:p>
        </w:tc>
      </w:tr>
      <w:tr w:rsidR="009F4A2C" w:rsidRPr="0066009D" w14:paraId="1C38581D" w14:textId="77777777" w:rsidTr="008519E8">
        <w:trPr>
          <w:trHeight w:val="42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E7A63" w14:textId="77777777" w:rsidR="009F4A2C" w:rsidRPr="0066009D" w:rsidRDefault="009F4A2C" w:rsidP="0066009D">
            <w:pPr>
              <w:spacing w:after="0"/>
            </w:pPr>
            <w:r w:rsidRPr="0066009D">
              <w:t>Twin Builder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59F43" w14:textId="77777777" w:rsidR="009F4A2C" w:rsidRDefault="009F4A2C" w:rsidP="0066009D">
            <w:pPr>
              <w:spacing w:after="0"/>
            </w:pPr>
            <w:r w:rsidRPr="0066009D">
              <w:t>Twin Builder UI is an independent React Application for 3D CMS and Unity builder app.</w:t>
            </w:r>
          </w:p>
          <w:p w14:paraId="07F9FBAA" w14:textId="29EDB415" w:rsidR="0066009D" w:rsidRPr="0066009D" w:rsidRDefault="0066009D" w:rsidP="0066009D">
            <w:pPr>
              <w:spacing w:after="0"/>
            </w:pPr>
          </w:p>
        </w:tc>
      </w:tr>
      <w:tr w:rsidR="009F4A2C" w:rsidRPr="0066009D" w14:paraId="30657A64" w14:textId="77777777" w:rsidTr="008519E8">
        <w:trPr>
          <w:trHeight w:val="539"/>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D083FF" w14:textId="63191760" w:rsidR="009F4A2C" w:rsidRPr="0066009D" w:rsidRDefault="009F4A2C" w:rsidP="0066009D">
            <w:pPr>
              <w:spacing w:after="0"/>
            </w:pPr>
            <w:r w:rsidRPr="0066009D">
              <w:t>Twin Viewer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9E82B" w14:textId="52E6E185" w:rsidR="009F4A2C" w:rsidRDefault="009F4A2C" w:rsidP="0066009D">
            <w:pPr>
              <w:spacing w:after="0"/>
            </w:pPr>
            <w:r w:rsidRPr="0066009D">
              <w:t xml:space="preserve">Twin Viewer UI is a Micro-frontend app for Unity </w:t>
            </w:r>
            <w:r w:rsidR="00D04288">
              <w:t>V</w:t>
            </w:r>
            <w:r w:rsidR="00D04288" w:rsidRPr="0066009D">
              <w:t>isualizer</w:t>
            </w:r>
            <w:r w:rsidRPr="0066009D">
              <w:t xml:space="preserve"> and has integrated the Twin Viewer app into the Host App.</w:t>
            </w:r>
          </w:p>
          <w:p w14:paraId="0B64ADA0" w14:textId="1F226139" w:rsidR="0066009D" w:rsidRPr="0066009D" w:rsidRDefault="0066009D" w:rsidP="0066009D">
            <w:pPr>
              <w:spacing w:after="0"/>
            </w:pPr>
          </w:p>
        </w:tc>
      </w:tr>
      <w:tr w:rsidR="009F4A2C" w:rsidRPr="0066009D" w14:paraId="54360748" w14:textId="77777777" w:rsidTr="008519E8">
        <w:trPr>
          <w:trHeight w:val="64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FB819D" w14:textId="584189F2" w:rsidR="009F4A2C" w:rsidRPr="0066009D" w:rsidRDefault="009F4A2C" w:rsidP="0066009D">
            <w:pPr>
              <w:spacing w:after="0"/>
            </w:pPr>
            <w:r w:rsidRPr="0066009D">
              <w:t>MAP MFE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81B8F" w14:textId="77777777" w:rsidR="009F4A2C" w:rsidRPr="0066009D" w:rsidRDefault="009F4A2C" w:rsidP="0066009D">
            <w:pPr>
              <w:spacing w:after="0"/>
            </w:pPr>
            <w:r w:rsidRPr="0066009D">
              <w:t>Map MFE is a 2D/3D globe visualization micro-frontend application that has been integrated into the host application.</w:t>
            </w:r>
          </w:p>
        </w:tc>
      </w:tr>
      <w:tr w:rsidR="009F4A2C" w:rsidRPr="0066009D" w14:paraId="6A5E387A" w14:textId="77777777" w:rsidTr="008519E8">
        <w:trPr>
          <w:trHeight w:val="46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586C68" w14:textId="19613B77" w:rsidR="009F4A2C" w:rsidRPr="0066009D" w:rsidRDefault="009F4A2C" w:rsidP="0066009D">
            <w:pPr>
              <w:spacing w:after="0"/>
            </w:pPr>
            <w:r w:rsidRPr="0066009D">
              <w:t>SVG Viewer MFE</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A002" w14:textId="4C182F7F" w:rsidR="009F4A2C" w:rsidRPr="0066009D" w:rsidRDefault="009F4A2C" w:rsidP="0066009D">
            <w:pPr>
              <w:spacing w:after="0"/>
            </w:pPr>
            <w:bookmarkStart w:id="113" w:name="OLE_LINK97"/>
            <w:r w:rsidRPr="0066009D">
              <w:t>This is a</w:t>
            </w:r>
            <w:r w:rsidR="0066009D" w:rsidRPr="0066009D">
              <w:t>n</w:t>
            </w:r>
            <w:r w:rsidRPr="0066009D">
              <w:t xml:space="preserve"> </w:t>
            </w:r>
            <w:r w:rsidR="0066009D" w:rsidRPr="0066009D">
              <w:t>MFE</w:t>
            </w:r>
            <w:r w:rsidRPr="0066009D">
              <w:t xml:space="preserve"> which can be used to view the configured SVGs and view KPI count, color details and its data.</w:t>
            </w:r>
            <w:bookmarkEnd w:id="113"/>
          </w:p>
        </w:tc>
      </w:tr>
      <w:tr w:rsidR="009F4A2C" w:rsidRPr="0066009D" w14:paraId="3A3218B5" w14:textId="77777777" w:rsidTr="008519E8">
        <w:trPr>
          <w:trHeight w:val="85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6C3E46" w14:textId="0A1C8B7D" w:rsidR="009F4A2C" w:rsidRPr="0066009D" w:rsidRDefault="009F4A2C" w:rsidP="0066009D">
            <w:pPr>
              <w:spacing w:after="0"/>
            </w:pPr>
            <w:r w:rsidRPr="0066009D">
              <w:t>Component-configuration-micro-app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DFE51" w14:textId="77777777" w:rsidR="009F4A2C" w:rsidRPr="0066009D" w:rsidRDefault="009F4A2C" w:rsidP="0066009D">
            <w:pPr>
              <w:spacing w:after="0"/>
            </w:pPr>
            <w:r w:rsidRPr="0066009D">
              <w:t>This is a Micro-frontend app. It is a type of navigation component. Using this, the user can see the applications that are accessible to them. The user can also navigate to the applications by clicking on them.</w:t>
            </w:r>
          </w:p>
        </w:tc>
      </w:tr>
      <w:tr w:rsidR="009F4A2C" w:rsidRPr="0066009D" w14:paraId="120FBBA1" w14:textId="77777777" w:rsidTr="008519E8">
        <w:trPr>
          <w:trHeight w:val="49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759F5D" w14:textId="26DC9B47" w:rsidR="009F4A2C" w:rsidRPr="0066009D" w:rsidRDefault="009F4A2C" w:rsidP="0066009D">
            <w:pPr>
              <w:spacing w:after="0"/>
            </w:pPr>
            <w:r w:rsidRPr="0066009D">
              <w:t xml:space="preserve">Header-micro-app (Header and Menu) </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FB8C3" w14:textId="77777777" w:rsidR="009F4A2C" w:rsidRPr="0066009D" w:rsidRDefault="009F4A2C" w:rsidP="0066009D">
            <w:pPr>
              <w:spacing w:after="0"/>
            </w:pPr>
            <w:r w:rsidRPr="0066009D">
              <w:t>This is the header micro frontend app that has tabs based on user permissions and helps the user to switch between applications.</w:t>
            </w:r>
          </w:p>
        </w:tc>
      </w:tr>
      <w:tr w:rsidR="009F4A2C" w:rsidRPr="0066009D" w14:paraId="00EEA07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AC8228" w14:textId="61E10969" w:rsidR="009F4A2C" w:rsidRPr="0066009D" w:rsidRDefault="009F4A2C" w:rsidP="0066009D">
            <w:pPr>
              <w:spacing w:after="0"/>
            </w:pPr>
            <w:r w:rsidRPr="0066009D">
              <w:t>Intelligent-advisor-config-app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A01AA" w14:textId="77777777" w:rsidR="009F4A2C" w:rsidRPr="0066009D" w:rsidRDefault="009F4A2C" w:rsidP="0066009D">
            <w:pPr>
              <w:spacing w:after="0"/>
            </w:pPr>
            <w:r w:rsidRPr="0066009D">
              <w:t>This is the micro frontend application used for creating a KPI and predictive failure insight.</w:t>
            </w:r>
          </w:p>
        </w:tc>
      </w:tr>
      <w:tr w:rsidR="009F4A2C" w:rsidRPr="0066009D" w14:paraId="5C9EA188" w14:textId="77777777" w:rsidTr="008519E8">
        <w:trPr>
          <w:trHeight w:val="298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23B82" w14:textId="6EDBC08B" w:rsidR="009F4A2C" w:rsidRPr="0066009D" w:rsidRDefault="009F4A2C" w:rsidP="0066009D">
            <w:pPr>
              <w:spacing w:after="0"/>
            </w:pPr>
            <w:r w:rsidRPr="0066009D">
              <w:t>Intelligent-advisor-micro-app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D1E675" w14:textId="77777777" w:rsidR="009F4A2C" w:rsidRPr="0066009D" w:rsidRDefault="009F4A2C" w:rsidP="0066009D">
            <w:pPr>
              <w:spacing w:after="0"/>
            </w:pPr>
            <w:r w:rsidRPr="0066009D">
              <w:t xml:space="preserve">This pipeline deploys the following IA components: </w:t>
            </w:r>
          </w:p>
          <w:p w14:paraId="1482F6A4" w14:textId="77777777" w:rsidR="009F4A2C" w:rsidRPr="0066009D" w:rsidRDefault="009F4A2C" w:rsidP="00A161B6">
            <w:pPr>
              <w:pStyle w:val="ListParagraph"/>
              <w:numPr>
                <w:ilvl w:val="0"/>
                <w:numId w:val="30"/>
              </w:numPr>
              <w:spacing w:after="0"/>
            </w:pPr>
            <w:r w:rsidRPr="0066009D">
              <w:t>Insight generation engine</w:t>
            </w:r>
          </w:p>
          <w:p w14:paraId="7F3CA6C6" w14:textId="77777777" w:rsidR="009F4A2C" w:rsidRPr="0066009D" w:rsidRDefault="009F4A2C" w:rsidP="00A161B6">
            <w:pPr>
              <w:pStyle w:val="ListParagraph"/>
              <w:numPr>
                <w:ilvl w:val="0"/>
                <w:numId w:val="30"/>
              </w:numPr>
              <w:spacing w:after="0"/>
            </w:pPr>
            <w:r w:rsidRPr="0066009D">
              <w:t>Collaboration</w:t>
            </w:r>
          </w:p>
          <w:p w14:paraId="54D6F8C8" w14:textId="77777777" w:rsidR="009F4A2C" w:rsidRPr="0066009D" w:rsidRDefault="009F4A2C" w:rsidP="00A161B6">
            <w:pPr>
              <w:pStyle w:val="ListParagraph"/>
              <w:numPr>
                <w:ilvl w:val="0"/>
                <w:numId w:val="30"/>
              </w:numPr>
              <w:spacing w:after="0"/>
            </w:pPr>
            <w:r w:rsidRPr="0066009D">
              <w:t>Actions</w:t>
            </w:r>
          </w:p>
          <w:p w14:paraId="5612FE6D" w14:textId="77777777" w:rsidR="009F4A2C" w:rsidRPr="0066009D" w:rsidRDefault="009F4A2C" w:rsidP="00A161B6">
            <w:pPr>
              <w:pStyle w:val="ListParagraph"/>
              <w:numPr>
                <w:ilvl w:val="0"/>
                <w:numId w:val="30"/>
              </w:numPr>
              <w:spacing w:after="0"/>
            </w:pPr>
            <w:r w:rsidRPr="0066009D">
              <w:t>Advisor panel</w:t>
            </w:r>
          </w:p>
          <w:p w14:paraId="31B77969" w14:textId="77777777" w:rsidR="009F4A2C" w:rsidRPr="0066009D" w:rsidRDefault="009F4A2C" w:rsidP="00A161B6">
            <w:pPr>
              <w:pStyle w:val="ListParagraph"/>
              <w:numPr>
                <w:ilvl w:val="0"/>
                <w:numId w:val="30"/>
              </w:numPr>
              <w:spacing w:after="0"/>
            </w:pPr>
            <w:r w:rsidRPr="0066009D">
              <w:t>Insight Viewer template</w:t>
            </w:r>
          </w:p>
          <w:p w14:paraId="73B75E03" w14:textId="47017FF4" w:rsidR="009F4A2C" w:rsidRPr="0066009D" w:rsidRDefault="009F4A2C" w:rsidP="00A161B6">
            <w:pPr>
              <w:pStyle w:val="ListParagraph"/>
              <w:numPr>
                <w:ilvl w:val="0"/>
                <w:numId w:val="30"/>
              </w:numPr>
              <w:spacing w:after="0"/>
            </w:pPr>
            <w:proofErr w:type="gramStart"/>
            <w:r w:rsidRPr="0066009D">
              <w:t>Insight</w:t>
            </w:r>
            <w:proofErr w:type="gramEnd"/>
            <w:r w:rsidRPr="0066009D">
              <w:t xml:space="preserve"> lifecycle management</w:t>
            </w:r>
          </w:p>
        </w:tc>
      </w:tr>
      <w:tr w:rsidR="009F4A2C" w:rsidRPr="0066009D" w14:paraId="4891F341" w14:textId="77777777" w:rsidTr="008519E8">
        <w:trPr>
          <w:trHeight w:val="1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0A79A" w14:textId="2DE85B71" w:rsidR="009F4A2C" w:rsidRPr="0066009D" w:rsidRDefault="009F4A2C" w:rsidP="0066009D">
            <w:pPr>
              <w:spacing w:after="0"/>
            </w:pPr>
            <w:r w:rsidRPr="0066009D">
              <w:t>Intelligent-advisor-template-viewer-micro-app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B243" w14:textId="0FD2F279" w:rsidR="009F4A2C" w:rsidRPr="0066009D" w:rsidRDefault="009F4A2C" w:rsidP="0066009D">
            <w:pPr>
              <w:spacing w:after="0"/>
            </w:pPr>
            <w:r w:rsidRPr="0066009D">
              <w:t>This app displays insights</w:t>
            </w:r>
            <w:r w:rsidR="0066009D" w:rsidRPr="0066009D">
              <w:t>-related</w:t>
            </w:r>
            <w:r w:rsidRPr="0066009D">
              <w:t xml:space="preserve"> information based on the details specified in the corresponding specific template. </w:t>
            </w:r>
          </w:p>
          <w:p w14:paraId="40C57CB9" w14:textId="77777777" w:rsidR="009F4A2C" w:rsidRPr="0066009D" w:rsidRDefault="009F4A2C" w:rsidP="0066009D">
            <w:pPr>
              <w:spacing w:after="0"/>
            </w:pPr>
            <w:r w:rsidRPr="0066009D">
              <w:t>Get the required custom npm package before building the application.</w:t>
            </w:r>
          </w:p>
          <w:p w14:paraId="734E8A83" w14:textId="77777777" w:rsidR="009F4A2C" w:rsidRPr="0066009D" w:rsidRDefault="009F4A2C" w:rsidP="00A161B6">
            <w:pPr>
              <w:pStyle w:val="ListParagraph"/>
              <w:numPr>
                <w:ilvl w:val="0"/>
                <w:numId w:val="31"/>
              </w:numPr>
              <w:spacing w:after="0"/>
            </w:pPr>
            <w:r w:rsidRPr="0066009D">
              <w:t>"@aot/smart-kpis-widgets": "^0.4.1",</w:t>
            </w:r>
          </w:p>
          <w:p w14:paraId="2724C478" w14:textId="4C90B41D" w:rsidR="009F4A2C" w:rsidRPr="0066009D" w:rsidRDefault="009F4A2C" w:rsidP="00A161B6">
            <w:pPr>
              <w:pStyle w:val="ListParagraph"/>
              <w:numPr>
                <w:ilvl w:val="0"/>
                <w:numId w:val="31"/>
              </w:numPr>
              <w:spacing w:after="0"/>
            </w:pPr>
            <w:r w:rsidRPr="0066009D">
              <w:t>"@aot/template-viewer-widgets": "0.0.3",</w:t>
            </w:r>
          </w:p>
        </w:tc>
      </w:tr>
      <w:tr w:rsidR="009F4A2C" w:rsidRPr="0066009D" w14:paraId="44C0A619"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B7864" w14:textId="02D1AB0C" w:rsidR="009F4A2C" w:rsidRPr="0066009D" w:rsidRDefault="009F4A2C" w:rsidP="0066009D">
            <w:pPr>
              <w:spacing w:after="0"/>
            </w:pPr>
            <w:r w:rsidRPr="0066009D">
              <w:t>Operations-Hierarchy-entity-viewer-micro-app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666C1" w14:textId="77777777" w:rsidR="009F4A2C" w:rsidRPr="0066009D" w:rsidRDefault="009F4A2C" w:rsidP="0066009D">
            <w:pPr>
              <w:spacing w:after="0"/>
            </w:pPr>
            <w:r w:rsidRPr="0066009D">
              <w:t>With this app, an end user can configure the Entity Viewer through the template and visualize the 360-degree information on the UI.</w:t>
            </w:r>
          </w:p>
        </w:tc>
      </w:tr>
      <w:tr w:rsidR="009F4A2C" w:rsidRPr="0066009D" w14:paraId="1576A39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6D0D5E" w14:textId="13E16BA5" w:rsidR="009F4A2C" w:rsidRPr="0066009D" w:rsidRDefault="009F4A2C" w:rsidP="0066009D">
            <w:pPr>
              <w:spacing w:after="0"/>
            </w:pPr>
            <w:r w:rsidRPr="0066009D">
              <w:t xml:space="preserve"> Operation-Hierarchy-entity-viewer-template-upload-micro-app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6BB93" w14:textId="77777777" w:rsidR="009F4A2C" w:rsidRPr="0066009D" w:rsidRDefault="009F4A2C" w:rsidP="0066009D">
            <w:pPr>
              <w:spacing w:after="0"/>
            </w:pPr>
            <w:r w:rsidRPr="0066009D">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9F4A2C" w:rsidRPr="0066009D" w14:paraId="7C67DB64"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2F4CB8" w14:textId="1238C4A5" w:rsidR="009F4A2C" w:rsidRPr="0066009D" w:rsidRDefault="009F4A2C" w:rsidP="0066009D">
            <w:pPr>
              <w:spacing w:after="0"/>
            </w:pPr>
            <w:r w:rsidRPr="0066009D">
              <w:t>Operations-Hierarchy-micro-app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03F6" w14:textId="77777777" w:rsidR="009F4A2C" w:rsidRPr="0066009D" w:rsidRDefault="009F4A2C" w:rsidP="0066009D">
            <w:pPr>
              <w:spacing w:after="0"/>
            </w:pPr>
            <w:r w:rsidRPr="0066009D">
              <w:t>Operations Hierarchy is a component of AOT that helps the user to navigate through the plant's hierarchy and view 360-degree information associated with each node (Entity).</w:t>
            </w:r>
          </w:p>
        </w:tc>
      </w:tr>
      <w:tr w:rsidR="009F4A2C" w:rsidRPr="0066009D" w14:paraId="4E51C601" w14:textId="77777777" w:rsidTr="008519E8">
        <w:trPr>
          <w:trHeight w:val="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94230" w14:textId="7DC469F5" w:rsidR="009F4A2C" w:rsidRPr="0066009D" w:rsidRDefault="009F4A2C" w:rsidP="0066009D">
            <w:pPr>
              <w:spacing w:after="0"/>
            </w:pPr>
            <w:r w:rsidRPr="0066009D">
              <w:t>People Management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D1816" w14:textId="77777777" w:rsidR="009F4A2C" w:rsidRPr="0066009D" w:rsidRDefault="009F4A2C" w:rsidP="0066009D">
            <w:pPr>
              <w:spacing w:after="0"/>
            </w:pPr>
            <w:r w:rsidRPr="0066009D">
              <w:t>People Management Configuration is part of the PM module that focuses on the management of Departments, Roles, and Users.</w:t>
            </w:r>
          </w:p>
        </w:tc>
      </w:tr>
      <w:tr w:rsidR="009F4A2C" w:rsidRPr="0066009D" w14:paraId="213091C3"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587E2" w14:textId="724C02C0" w:rsidR="009F4A2C" w:rsidRPr="0066009D" w:rsidRDefault="009F4A2C" w:rsidP="0066009D">
            <w:pPr>
              <w:spacing w:after="0"/>
            </w:pPr>
            <w:r w:rsidRPr="0066009D">
              <w:t>Reports-micro-app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AD095" w14:textId="77777777" w:rsidR="009F4A2C" w:rsidRPr="0066009D" w:rsidRDefault="009F4A2C" w:rsidP="0066009D">
            <w:pPr>
              <w:spacing w:after="0"/>
            </w:pPr>
            <w:r w:rsidRPr="0066009D">
              <w:t>The Reports MFE is one of the AOT components that will enable different types of users - from shop floor workers to top management - to view Reports and analyze the parameters through real-time generated data, allowing the user to conduct an RCA and collaborate to resolve the problem.</w:t>
            </w:r>
          </w:p>
        </w:tc>
      </w:tr>
      <w:tr w:rsidR="009F4A2C" w:rsidRPr="0066009D" w14:paraId="09DDD276" w14:textId="77777777" w:rsidTr="008519E8">
        <w:trPr>
          <w:trHeight w:val="45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19C11A" w14:textId="791E524A" w:rsidR="009F4A2C" w:rsidRPr="0066009D" w:rsidRDefault="009F4A2C" w:rsidP="0066009D">
            <w:pPr>
              <w:spacing w:after="0"/>
            </w:pPr>
            <w:r w:rsidRPr="0066009D">
              <w:t>Smart-kpi-config</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11D9D0" w14:textId="77777777" w:rsidR="009F4A2C" w:rsidRPr="0066009D" w:rsidRDefault="009F4A2C" w:rsidP="0066009D">
            <w:pPr>
              <w:spacing w:after="0"/>
            </w:pPr>
            <w:r w:rsidRPr="0066009D">
              <w:t>This is a separate application used to configure the KPIs.</w:t>
            </w:r>
          </w:p>
        </w:tc>
      </w:tr>
      <w:tr w:rsidR="009F4A2C" w:rsidRPr="0066009D" w14:paraId="78DC7BE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43A56" w14:textId="5679BF2A" w:rsidR="009F4A2C" w:rsidRPr="0066009D" w:rsidRDefault="009F4A2C" w:rsidP="0066009D">
            <w:pPr>
              <w:spacing w:after="0"/>
            </w:pPr>
            <w:r w:rsidRPr="0066009D">
              <w:t>Smart-kpis-micro-app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EC21E" w14:textId="77777777" w:rsidR="009F4A2C" w:rsidRPr="0066009D" w:rsidRDefault="009F4A2C" w:rsidP="0066009D">
            <w:pPr>
              <w:spacing w:after="0"/>
            </w:pPr>
            <w:r w:rsidRPr="0066009D">
              <w:t>Smart-kpis-micro-app is a micro-frontend application that is the landing page of the AOT application. It helps to track performance in the form of KPIs.</w:t>
            </w:r>
          </w:p>
          <w:p w14:paraId="5B19E0AC" w14:textId="77777777" w:rsidR="009F4A2C" w:rsidRPr="0066009D" w:rsidRDefault="009F4A2C" w:rsidP="0066009D">
            <w:pPr>
              <w:spacing w:after="0"/>
            </w:pPr>
            <w:r w:rsidRPr="0066009D">
              <w:t>Get the required custom npm package before building the application.</w:t>
            </w:r>
          </w:p>
          <w:p w14:paraId="0ACD1648" w14:textId="77777777" w:rsidR="009F4A2C" w:rsidRPr="0066009D" w:rsidRDefault="009F4A2C" w:rsidP="0066009D">
            <w:pPr>
              <w:spacing w:after="0"/>
            </w:pPr>
            <w:r w:rsidRPr="0066009D">
              <w:t xml:space="preserve">  "@aot/smart-kpis-widgets": "^0.6.6"</w:t>
            </w:r>
          </w:p>
        </w:tc>
      </w:tr>
      <w:tr w:rsidR="009F4A2C" w:rsidRPr="0066009D" w14:paraId="6E639D3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FE0C9" w14:textId="5BED545B" w:rsidR="009F4A2C" w:rsidRPr="0066009D" w:rsidRDefault="009F4A2C" w:rsidP="0066009D">
            <w:pPr>
              <w:spacing w:after="0"/>
            </w:pPr>
            <w:r w:rsidRPr="0066009D">
              <w:t>HostApps</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F3650" w14:textId="77777777" w:rsidR="009F4A2C" w:rsidRPr="0066009D" w:rsidRDefault="009F4A2C" w:rsidP="0066009D">
            <w:pPr>
              <w:spacing w:after="0"/>
            </w:pPr>
            <w:r w:rsidRPr="0066009D">
              <w:t>HostApp is the host application that is the container to host all other Micro-frontend apps.</w:t>
            </w:r>
          </w:p>
        </w:tc>
      </w:tr>
    </w:tbl>
    <w:p w14:paraId="243A7748" w14:textId="16928ECF" w:rsidR="002F2D4C" w:rsidRPr="009151D6" w:rsidRDefault="002F2D4C" w:rsidP="0066009D">
      <w:pPr>
        <w:pStyle w:val="Heading2"/>
        <w:rPr>
          <w:rFonts w:eastAsiaTheme="minorEastAsia"/>
          <w:b w:val="0"/>
          <w:szCs w:val="20"/>
          <w:lang w:val="en-IE"/>
        </w:rPr>
      </w:pPr>
      <w:bookmarkStart w:id="114" w:name="_Toc202880019"/>
      <w:bookmarkStart w:id="115" w:name="_Toc219275370"/>
      <w:bookmarkEnd w:id="92"/>
      <w:r w:rsidRPr="009151D6">
        <w:rPr>
          <w:rFonts w:eastAsiaTheme="minorEastAsia"/>
          <w:szCs w:val="20"/>
          <w:lang w:val="en-IE"/>
        </w:rPr>
        <w:lastRenderedPageBreak/>
        <w:t>Deployment Steps</w:t>
      </w:r>
      <w:bookmarkEnd w:id="114"/>
      <w:bookmarkEnd w:id="115"/>
    </w:p>
    <w:p w14:paraId="05C2AA3F" w14:textId="77777777" w:rsidR="009151D6" w:rsidRDefault="002F2D4C" w:rsidP="00A161B6">
      <w:pPr>
        <w:pStyle w:val="ListParagraph"/>
        <w:numPr>
          <w:ilvl w:val="0"/>
          <w:numId w:val="17"/>
        </w:numPr>
        <w:jc w:val="left"/>
      </w:pPr>
      <w:r w:rsidRPr="009151D6">
        <w:t>Navigate to the corresponding pipeline for the UI component.</w:t>
      </w:r>
    </w:p>
    <w:p w14:paraId="71FEC5AB" w14:textId="122DE54E" w:rsidR="002F2D4C" w:rsidRPr="009151D6" w:rsidRDefault="002F2D4C" w:rsidP="00A161B6">
      <w:pPr>
        <w:pStyle w:val="ListParagraph"/>
        <w:numPr>
          <w:ilvl w:val="0"/>
          <w:numId w:val="17"/>
        </w:numPr>
        <w:jc w:val="left"/>
      </w:pPr>
      <w:r w:rsidRPr="009151D6">
        <w:t xml:space="preserve">Create a variable group with the corresponding variables. Refer to </w:t>
      </w:r>
      <w:hyperlink r:id="rId40" w:history="1">
        <w:r w:rsidR="00FB3CA4" w:rsidRPr="009151D6">
          <w:rPr>
            <w:rStyle w:val="Hyperlink"/>
          </w:rPr>
          <w:t>AOT_CDF_Deployment_Variable_List.xlsx</w:t>
        </w:r>
      </w:hyperlink>
      <w:r w:rsidR="00FB3CA4" w:rsidRPr="009151D6">
        <w:t xml:space="preserve"> </w:t>
      </w:r>
      <w:r w:rsidRPr="009151D6">
        <w:t>for the variables.</w:t>
      </w:r>
    </w:p>
    <w:p w14:paraId="55F21A05" w14:textId="12556856" w:rsidR="002F2D4C" w:rsidRPr="009151D6" w:rsidRDefault="002F2D4C" w:rsidP="00A161B6">
      <w:pPr>
        <w:pStyle w:val="ListParagraph"/>
        <w:numPr>
          <w:ilvl w:val="0"/>
          <w:numId w:val="17"/>
        </w:numPr>
        <w:jc w:val="left"/>
      </w:pPr>
      <w:r w:rsidRPr="009151D6">
        <w:t>Open the YML file that is in the specified format for the UI component.</w:t>
      </w:r>
    </w:p>
    <w:p w14:paraId="3FD0B3CC" w14:textId="77777777" w:rsidR="00644EBE" w:rsidRDefault="00644EBE" w:rsidP="00A161B6">
      <w:pPr>
        <w:numPr>
          <w:ilvl w:val="0"/>
          <w:numId w:val="17"/>
        </w:numPr>
        <w:spacing w:after="0" w:line="240" w:lineRule="auto"/>
        <w:ind w:right="283"/>
      </w:pPr>
      <w:r>
        <w:t>The variable groups used in the YML file of Azure DevOps Pipeline are categorized as below:</w:t>
      </w:r>
    </w:p>
    <w:p w14:paraId="448E6589" w14:textId="77777777" w:rsidR="00644EBE" w:rsidRDefault="00644EBE" w:rsidP="00A161B6">
      <w:pPr>
        <w:pStyle w:val="ListParagraph"/>
        <w:numPr>
          <w:ilvl w:val="1"/>
          <w:numId w:val="17"/>
        </w:numPr>
        <w:spacing w:before="0" w:after="0"/>
        <w:ind w:right="283"/>
      </w:pPr>
      <w:r>
        <w:rPr>
          <w:b/>
          <w:bCs/>
        </w:rPr>
        <w:t>Infrastructure Variable Group</w:t>
      </w:r>
      <w:r>
        <w:t>: All the infrastructure-related values are included in this variable group.</w:t>
      </w:r>
      <w:r>
        <w:rPr>
          <w:noProof/>
          <w14:ligatures w14:val="none"/>
        </w:rPr>
        <w:t xml:space="preserve"> </w:t>
      </w:r>
    </w:p>
    <w:p w14:paraId="25DA1D1A" w14:textId="77777777" w:rsidR="00644EBE" w:rsidRDefault="00644EBE" w:rsidP="00A161B6">
      <w:pPr>
        <w:pStyle w:val="ListParagraph"/>
        <w:numPr>
          <w:ilvl w:val="1"/>
          <w:numId w:val="17"/>
        </w:numPr>
        <w:spacing w:before="0" w:after="0"/>
        <w:ind w:right="283"/>
      </w:pPr>
      <w:r>
        <w:rPr>
          <w:b/>
          <w:bCs/>
        </w:rPr>
        <w:t>Global Variable Group</w:t>
      </w:r>
      <w:r>
        <w:t>: The values that are commonly used across all components are included in this variable group.</w:t>
      </w:r>
    </w:p>
    <w:p w14:paraId="22FAC01A" w14:textId="3E70E8C6" w:rsidR="00231E98" w:rsidRDefault="00644EBE" w:rsidP="00F72A77">
      <w:pPr>
        <w:pStyle w:val="ListParagraph"/>
        <w:numPr>
          <w:ilvl w:val="1"/>
          <w:numId w:val="17"/>
        </w:numPr>
        <w:spacing w:before="0" w:after="0"/>
        <w:ind w:right="283"/>
      </w:pPr>
      <w:r w:rsidRPr="001646D0">
        <w:rPr>
          <w:b/>
          <w:bCs/>
        </w:rPr>
        <w:t>Component-Specific Variable Group</w:t>
      </w:r>
      <w:r>
        <w:t xml:space="preserve">: The values that are specific to the component either BE or FE </w:t>
      </w:r>
      <w:r w:rsidR="001646D0" w:rsidRPr="009778BD">
        <w:t>are</w:t>
      </w:r>
      <w:r w:rsidR="001646D0">
        <w:t xml:space="preserve"> </w:t>
      </w:r>
      <w:r w:rsidR="001646D0" w:rsidRPr="009778BD">
        <w:t>included</w:t>
      </w:r>
      <w:r w:rsidR="001646D0">
        <w:t xml:space="preserve"> </w:t>
      </w:r>
      <w:r w:rsidR="001646D0" w:rsidRPr="009778BD">
        <w:t>in</w:t>
      </w:r>
      <w:r w:rsidR="001646D0">
        <w:t xml:space="preserve"> </w:t>
      </w:r>
      <w:r w:rsidR="001646D0" w:rsidRPr="009778BD">
        <w:t>this</w:t>
      </w:r>
      <w:r w:rsidR="001646D0">
        <w:t xml:space="preserve"> </w:t>
      </w:r>
      <w:r w:rsidR="001646D0" w:rsidRPr="009778BD">
        <w:t>variable</w:t>
      </w:r>
      <w:r w:rsidR="001646D0">
        <w:t xml:space="preserve"> </w:t>
      </w:r>
      <w:r w:rsidR="001646D0" w:rsidRPr="009778BD">
        <w:t>group.</w:t>
      </w:r>
      <w:r w:rsidR="001646D0" w:rsidRPr="001646D0">
        <w:rPr>
          <w:noProof/>
          <w14:ligatures w14:val="none"/>
        </w:rPr>
        <w:t xml:space="preserve"> </w:t>
      </w:r>
    </w:p>
    <w:p w14:paraId="67EDE691" w14:textId="394B90B2" w:rsidR="00231E98" w:rsidRPr="00231E98" w:rsidRDefault="00231E98" w:rsidP="00F72A77">
      <w:pPr>
        <w:spacing w:before="120"/>
        <w:ind w:left="1440"/>
      </w:pPr>
      <w:r>
        <w:t>The complete list of variables is as follows:</w:t>
      </w:r>
    </w:p>
    <w:tbl>
      <w:tblPr>
        <w:tblStyle w:val="TableGridLight"/>
        <w:tblW w:w="3876" w:type="dxa"/>
        <w:tblInd w:w="1327" w:type="dxa"/>
        <w:tblLook w:val="04A0" w:firstRow="1" w:lastRow="0" w:firstColumn="1" w:lastColumn="0" w:noHBand="0" w:noVBand="1"/>
      </w:tblPr>
      <w:tblGrid>
        <w:gridCol w:w="3876"/>
      </w:tblGrid>
      <w:tr w:rsidR="00231E98" w14:paraId="0DD3D1B3" w14:textId="77777777" w:rsidTr="00231E98">
        <w:trPr>
          <w:trHeight w:val="1542"/>
        </w:trPr>
        <w:tc>
          <w:tcPr>
            <w:tcW w:w="3876" w:type="dxa"/>
          </w:tcPr>
          <w:p w14:paraId="70A63EBA" w14:textId="77777777" w:rsidR="00231E98" w:rsidRDefault="00231E98" w:rsidP="00231E98">
            <w:pPr>
              <w:spacing w:after="0"/>
              <w:ind w:right="283"/>
            </w:pPr>
            <w:r>
              <w:t>PROD-AOT-PM-FE-VARIABLE</w:t>
            </w:r>
          </w:p>
          <w:p w14:paraId="34C167DF" w14:textId="77777777" w:rsidR="00231E98" w:rsidRDefault="00231E98" w:rsidP="00231E98">
            <w:pPr>
              <w:spacing w:after="0"/>
              <w:ind w:right="283"/>
            </w:pPr>
            <w:r>
              <w:t>PROD-AOT-OH-FE-VARIABLE</w:t>
            </w:r>
          </w:p>
          <w:p w14:paraId="7ABAAB0D" w14:textId="77777777" w:rsidR="00231E98" w:rsidRDefault="00231E98" w:rsidP="00231E98">
            <w:pPr>
              <w:spacing w:after="0"/>
              <w:ind w:right="283"/>
            </w:pPr>
            <w:r>
              <w:t>PROD-AOT-SKPI-FE-VARIABLE</w:t>
            </w:r>
          </w:p>
          <w:p w14:paraId="66411824" w14:textId="77777777" w:rsidR="00231E98" w:rsidRDefault="00231E98" w:rsidP="00231E98">
            <w:pPr>
              <w:spacing w:after="0"/>
              <w:ind w:right="283"/>
            </w:pPr>
            <w:r>
              <w:t>PROD-AOT-IA-FE-VARIABLE</w:t>
            </w:r>
          </w:p>
          <w:p w14:paraId="6A48182F" w14:textId="77777777" w:rsidR="00231E98" w:rsidRDefault="00231E98" w:rsidP="00231E98">
            <w:pPr>
              <w:spacing w:after="0"/>
              <w:ind w:right="283"/>
            </w:pPr>
            <w:r>
              <w:t>PROD-AOT-HOSTAPP-VARIABLE</w:t>
            </w:r>
          </w:p>
          <w:p w14:paraId="6D73C830" w14:textId="6AD4AD9F" w:rsidR="00231E98" w:rsidRDefault="00231E98" w:rsidP="00F72A77">
            <w:pPr>
              <w:spacing w:after="120"/>
              <w:ind w:right="283"/>
            </w:pPr>
            <w:r>
              <w:t>PROD-AOT-3D-FE-VARIABLE</w:t>
            </w:r>
          </w:p>
        </w:tc>
      </w:tr>
    </w:tbl>
    <w:p w14:paraId="67FA11D4" w14:textId="77777777" w:rsidR="00F864AF" w:rsidRDefault="00BA5B22" w:rsidP="0072642D">
      <w:pPr>
        <w:pStyle w:val="ListParagraph"/>
        <w:numPr>
          <w:ilvl w:val="0"/>
          <w:numId w:val="17"/>
        </w:numPr>
        <w:spacing w:after="0"/>
        <w:ind w:right="-3014"/>
      </w:pPr>
      <w:r>
        <w:t>Enable CORS for the app service as needed. We need to add respective origin URLs as shown in the</w:t>
      </w:r>
      <w:r w:rsidR="00231E98">
        <w:t xml:space="preserve"> </w:t>
      </w:r>
      <w:hyperlink w:anchor="_CORS_(App_Services)">
        <w:r w:rsidR="00EA265F">
          <w:rPr>
            <w:rStyle w:val="Hyperlink"/>
          </w:rPr>
          <w:t>CORS (App Services)</w:t>
        </w:r>
      </w:hyperlink>
      <w:r w:rsidR="00771B34">
        <w:t xml:space="preserve"> section</w:t>
      </w:r>
      <w:r w:rsidR="009151D6">
        <w:t xml:space="preserve"> a</w:t>
      </w:r>
      <w:r w:rsidR="00EA5449">
        <w:t>nd their corresponding pipelines.</w:t>
      </w:r>
    </w:p>
    <w:p w14:paraId="1514332B" w14:textId="56CA68CD" w:rsidR="00640637" w:rsidRDefault="00640637" w:rsidP="00F864AF">
      <w:pPr>
        <w:sectPr w:rsidR="00640637" w:rsidSect="000C3F7C">
          <w:pgSz w:w="28800" w:h="20160" w:code="1"/>
          <w:pgMar w:top="1440" w:right="1440" w:bottom="1440" w:left="1440" w:header="720" w:footer="720" w:gutter="0"/>
          <w:cols w:space="1440"/>
          <w:docGrid w:linePitch="360"/>
        </w:sectPr>
      </w:pPr>
      <w:bookmarkStart w:id="116" w:name="_Toc202880020"/>
    </w:p>
    <w:p w14:paraId="5EE20770" w14:textId="212C4F2F" w:rsidR="00775FC5" w:rsidRDefault="00775FC5" w:rsidP="008519E8">
      <w:pPr>
        <w:pStyle w:val="Heading2"/>
      </w:pPr>
      <w:bookmarkStart w:id="117" w:name="_Toc219275371"/>
      <w:r>
        <w:lastRenderedPageBreak/>
        <w:t>Deployment Details</w:t>
      </w:r>
      <w:bookmarkEnd w:id="116"/>
      <w:bookmarkEnd w:id="117"/>
    </w:p>
    <w:p w14:paraId="061FD8DA" w14:textId="2A9B437D" w:rsidR="00DA4078" w:rsidRDefault="00231E98" w:rsidP="00775FC5">
      <w:pPr>
        <w:jc w:val="left"/>
      </w:pPr>
      <w:r>
        <w:t>The following table</w:t>
      </w:r>
      <w:r w:rsidR="00B77685">
        <w:t>s</w:t>
      </w:r>
      <w:r>
        <w:t xml:space="preserve"> provide the deploy</w:t>
      </w:r>
      <w:r w:rsidR="00775FC5">
        <w:t>ment details for the UI components.</w:t>
      </w:r>
    </w:p>
    <w:p w14:paraId="4ECF8D8E" w14:textId="77777777" w:rsidR="00A62DC4" w:rsidRDefault="00B77685" w:rsidP="00027E64">
      <w:pPr>
        <w:pStyle w:val="Heading3"/>
      </w:pPr>
      <w:bookmarkStart w:id="118" w:name="_Toc219275372"/>
      <w:r>
        <w:t>Frontend Component</w:t>
      </w:r>
      <w:bookmarkEnd w:id="118"/>
    </w:p>
    <w:tbl>
      <w:tblPr>
        <w:tblStyle w:val="TableGridLight"/>
        <w:tblW w:w="26005" w:type="dxa"/>
        <w:tblLook w:val="04A0" w:firstRow="1" w:lastRow="0" w:firstColumn="1" w:lastColumn="0" w:noHBand="0" w:noVBand="1"/>
      </w:tblPr>
      <w:tblGrid>
        <w:gridCol w:w="6565"/>
        <w:gridCol w:w="11610"/>
        <w:gridCol w:w="7830"/>
      </w:tblGrid>
      <w:tr w:rsidR="00A62DC4" w:rsidRPr="00A62DC4" w14:paraId="13AE66E2" w14:textId="77777777" w:rsidTr="00F67A4B">
        <w:trPr>
          <w:trHeight w:val="236"/>
          <w:tblHeader/>
        </w:trPr>
        <w:tc>
          <w:tcPr>
            <w:tcW w:w="6565" w:type="dxa"/>
            <w:shd w:val="clear" w:color="auto" w:fill="F2F2F2" w:themeFill="background1" w:themeFillShade="F2"/>
          </w:tcPr>
          <w:p w14:paraId="0B764E4A" w14:textId="77777777" w:rsidR="00A62DC4" w:rsidRPr="00A62DC4" w:rsidRDefault="00A62DC4" w:rsidP="00416F44">
            <w:pPr>
              <w:spacing w:after="0"/>
              <w:rPr>
                <w:b/>
                <w:bCs/>
              </w:rPr>
            </w:pPr>
            <w:r w:rsidRPr="00A62DC4">
              <w:rPr>
                <w:b/>
                <w:bCs/>
              </w:rPr>
              <w:t>Description</w:t>
            </w:r>
          </w:p>
        </w:tc>
        <w:tc>
          <w:tcPr>
            <w:tcW w:w="11610" w:type="dxa"/>
            <w:shd w:val="clear" w:color="auto" w:fill="F2F2F2" w:themeFill="background1" w:themeFillShade="F2"/>
          </w:tcPr>
          <w:p w14:paraId="54A62E38" w14:textId="77777777" w:rsidR="00A62DC4" w:rsidRPr="00A62DC4" w:rsidRDefault="00A62DC4" w:rsidP="00416F44">
            <w:pPr>
              <w:spacing w:after="0"/>
              <w:rPr>
                <w:b/>
                <w:bCs/>
              </w:rPr>
            </w:pPr>
            <w:r w:rsidRPr="00A62DC4">
              <w:rPr>
                <w:b/>
                <w:bCs/>
              </w:rPr>
              <w:t xml:space="preserve">Directory </w:t>
            </w:r>
          </w:p>
        </w:tc>
        <w:tc>
          <w:tcPr>
            <w:tcW w:w="7830" w:type="dxa"/>
            <w:shd w:val="clear" w:color="auto" w:fill="F2F2F2" w:themeFill="background1" w:themeFillShade="F2"/>
          </w:tcPr>
          <w:p w14:paraId="0648032C" w14:textId="30CDBBDB" w:rsidR="00A62DC4" w:rsidRPr="00A62DC4" w:rsidRDefault="00A62DC4" w:rsidP="00416F44">
            <w:pPr>
              <w:spacing w:after="0"/>
              <w:rPr>
                <w:b/>
                <w:bCs/>
              </w:rPr>
            </w:pPr>
            <w:r w:rsidRPr="00A62DC4">
              <w:rPr>
                <w:b/>
                <w:bCs/>
              </w:rPr>
              <w:t xml:space="preserve">CORS </w:t>
            </w:r>
            <w:r w:rsidR="00CB6594">
              <w:rPr>
                <w:b/>
                <w:bCs/>
              </w:rPr>
              <w:t>-</w:t>
            </w:r>
            <w:r w:rsidRPr="00A62DC4">
              <w:rPr>
                <w:b/>
                <w:bCs/>
              </w:rPr>
              <w:t xml:space="preserve"> origin</w:t>
            </w:r>
          </w:p>
        </w:tc>
      </w:tr>
      <w:tr w:rsidR="00A62DC4" w:rsidRPr="00A62DC4" w14:paraId="37E12FBA" w14:textId="77777777" w:rsidTr="00F67A4B">
        <w:trPr>
          <w:trHeight w:val="345"/>
        </w:trPr>
        <w:tc>
          <w:tcPr>
            <w:tcW w:w="6565" w:type="dxa"/>
          </w:tcPr>
          <w:p w14:paraId="36B56113" w14:textId="2EBE4695" w:rsidR="00A62DC4" w:rsidRPr="00A62DC4" w:rsidRDefault="00A62DC4" w:rsidP="00416F44">
            <w:pPr>
              <w:spacing w:after="0"/>
            </w:pPr>
            <w:r w:rsidRPr="00A62DC4">
              <w:t>2D SVG Builder</w:t>
            </w:r>
          </w:p>
        </w:tc>
        <w:tc>
          <w:tcPr>
            <w:tcW w:w="11610" w:type="dxa"/>
            <w:hideMark/>
          </w:tcPr>
          <w:p w14:paraId="6759D3DE" w14:textId="77777777" w:rsidR="00A62DC4" w:rsidRPr="0085661C" w:rsidRDefault="00A62DC4" w:rsidP="00416F44">
            <w:pPr>
              <w:spacing w:after="0"/>
              <w:rPr>
                <w:rFonts w:ascii="Consolas" w:hAnsi="Consolas"/>
              </w:rPr>
            </w:pPr>
            <w:bookmarkStart w:id="119" w:name="OLE_LINK94"/>
            <w:r w:rsidRPr="0085661C">
              <w:rPr>
                <w:rFonts w:ascii="Consolas" w:hAnsi="Consolas"/>
              </w:rPr>
              <w:t>Consumption/UI/&lt;Client-name&gt;-3d-ui-azure-pipelines.yml &gt;&gt; 2D SVG MFE</w:t>
            </w:r>
            <w:bookmarkEnd w:id="119"/>
          </w:p>
        </w:tc>
        <w:tc>
          <w:tcPr>
            <w:tcW w:w="7830" w:type="dxa"/>
          </w:tcPr>
          <w:p w14:paraId="7C21CDCD" w14:textId="6A9D1AC8" w:rsidR="00A62DC4" w:rsidRPr="00A62DC4" w:rsidRDefault="00A62DC4" w:rsidP="00416F44">
            <w:pPr>
              <w:spacing w:after="0"/>
            </w:pPr>
            <w:r w:rsidRPr="00A62DC4">
              <w:t>Eg:</w:t>
            </w:r>
            <w:r w:rsidR="00724FC4">
              <w:t xml:space="preserve"> </w:t>
            </w:r>
            <w:r w:rsidRPr="00A62DC4">
              <w:t>https://app-aot-ui-2d-builder-prod.azurewebsites.net</w:t>
            </w:r>
          </w:p>
        </w:tc>
      </w:tr>
      <w:tr w:rsidR="00A62DC4" w:rsidRPr="00A62DC4" w14:paraId="7540E88B" w14:textId="77777777" w:rsidTr="00F67A4B">
        <w:trPr>
          <w:trHeight w:val="216"/>
        </w:trPr>
        <w:tc>
          <w:tcPr>
            <w:tcW w:w="6565" w:type="dxa"/>
            <w:hideMark/>
          </w:tcPr>
          <w:p w14:paraId="54F0CEF5" w14:textId="77777777" w:rsidR="00A62DC4" w:rsidRPr="00A62DC4" w:rsidRDefault="00A62DC4" w:rsidP="00416F44">
            <w:pPr>
              <w:spacing w:after="0"/>
            </w:pPr>
            <w:r w:rsidRPr="00A62DC4">
              <w:t>3D Visualizer</w:t>
            </w:r>
          </w:p>
        </w:tc>
        <w:tc>
          <w:tcPr>
            <w:tcW w:w="11610" w:type="dxa"/>
            <w:hideMark/>
          </w:tcPr>
          <w:p w14:paraId="3540656C" w14:textId="77777777" w:rsidR="00A62DC4" w:rsidRPr="0085661C" w:rsidRDefault="00A62DC4" w:rsidP="00416F44">
            <w:pPr>
              <w:spacing w:after="0"/>
              <w:rPr>
                <w:rFonts w:ascii="Consolas" w:hAnsi="Consolas"/>
              </w:rPr>
            </w:pPr>
            <w:r w:rsidRPr="0085661C">
              <w:rPr>
                <w:rFonts w:ascii="Consolas" w:hAnsi="Consolas"/>
              </w:rPr>
              <w:t>Consumption/UI/&lt;Client-name&gt;-3d-ui-azure-pipelines.yml &gt;&gt; 3D Visualizer</w:t>
            </w:r>
          </w:p>
        </w:tc>
        <w:tc>
          <w:tcPr>
            <w:tcW w:w="7830" w:type="dxa"/>
          </w:tcPr>
          <w:p w14:paraId="027FA09A" w14:textId="77777777" w:rsidR="00A62DC4" w:rsidRPr="00A62DC4" w:rsidRDefault="00A62DC4" w:rsidP="00416F44">
            <w:pPr>
              <w:spacing w:after="0"/>
            </w:pPr>
            <w:r w:rsidRPr="00A62DC4">
              <w:t>-</w:t>
            </w:r>
          </w:p>
        </w:tc>
      </w:tr>
      <w:tr w:rsidR="00A62DC4" w:rsidRPr="00A62DC4" w14:paraId="7E4F9DD5" w14:textId="77777777" w:rsidTr="00F67A4B">
        <w:trPr>
          <w:trHeight w:val="345"/>
        </w:trPr>
        <w:tc>
          <w:tcPr>
            <w:tcW w:w="6565" w:type="dxa"/>
          </w:tcPr>
          <w:p w14:paraId="0C59480A" w14:textId="6A3FBA03" w:rsidR="00A62DC4" w:rsidRPr="00A62DC4" w:rsidRDefault="00A62DC4" w:rsidP="00416F44">
            <w:pPr>
              <w:spacing w:after="0"/>
            </w:pPr>
            <w:r w:rsidRPr="00A62DC4">
              <w:t>MAP MFE UI</w:t>
            </w:r>
          </w:p>
        </w:tc>
        <w:tc>
          <w:tcPr>
            <w:tcW w:w="11610" w:type="dxa"/>
            <w:hideMark/>
          </w:tcPr>
          <w:p w14:paraId="582D4C0C" w14:textId="77777777" w:rsidR="00A62DC4" w:rsidRPr="0085661C" w:rsidRDefault="00A62DC4" w:rsidP="00416F44">
            <w:pPr>
              <w:spacing w:after="0"/>
              <w:rPr>
                <w:rFonts w:ascii="Consolas" w:hAnsi="Consolas"/>
              </w:rPr>
            </w:pPr>
            <w:r w:rsidRPr="0085661C">
              <w:rPr>
                <w:rFonts w:ascii="Consolas" w:hAnsi="Consolas"/>
              </w:rPr>
              <w:t>Consumption/UI/&lt;Client-name &gt;-3d-ui-azure-pipelines.yml &gt;&gt; MAP MFE</w:t>
            </w:r>
          </w:p>
        </w:tc>
        <w:tc>
          <w:tcPr>
            <w:tcW w:w="7830" w:type="dxa"/>
          </w:tcPr>
          <w:p w14:paraId="5CCB4CD6" w14:textId="00328B91" w:rsidR="00A62DC4" w:rsidRPr="00A62DC4" w:rsidRDefault="00A62DC4" w:rsidP="00416F44">
            <w:pPr>
              <w:spacing w:after="0"/>
            </w:pPr>
            <w:r w:rsidRPr="00A62DC4">
              <w:t>Eg:</w:t>
            </w:r>
            <w:r>
              <w:t xml:space="preserve"> </w:t>
            </w:r>
            <w:r w:rsidRPr="00A62DC4">
              <w:t>https://aot.accenturedigitalplant.com</w:t>
            </w:r>
          </w:p>
        </w:tc>
      </w:tr>
    </w:tbl>
    <w:p w14:paraId="4D833EA7" w14:textId="77777777" w:rsidR="00A62DC4" w:rsidRDefault="00B77685" w:rsidP="00027E64">
      <w:pPr>
        <w:pStyle w:val="Heading3"/>
      </w:pPr>
      <w:bookmarkStart w:id="120" w:name="_Toc219275373"/>
      <w:r>
        <w:t>2D and 3D Component</w:t>
      </w:r>
      <w:bookmarkEnd w:id="120"/>
    </w:p>
    <w:tbl>
      <w:tblPr>
        <w:tblStyle w:val="TableGridLight"/>
        <w:tblW w:w="26021" w:type="dxa"/>
        <w:tblLook w:val="04A0" w:firstRow="1" w:lastRow="0" w:firstColumn="1" w:lastColumn="0" w:noHBand="0" w:noVBand="1"/>
      </w:tblPr>
      <w:tblGrid>
        <w:gridCol w:w="6565"/>
        <w:gridCol w:w="11621"/>
        <w:gridCol w:w="7835"/>
      </w:tblGrid>
      <w:tr w:rsidR="002A43E1" w14:paraId="70ACD385" w14:textId="77777777" w:rsidTr="00F67A4B">
        <w:trPr>
          <w:trHeight w:val="242"/>
        </w:trPr>
        <w:tc>
          <w:tcPr>
            <w:tcW w:w="6565" w:type="dxa"/>
            <w:shd w:val="clear" w:color="auto" w:fill="F2F2F2" w:themeFill="background1" w:themeFillShade="F2"/>
          </w:tcPr>
          <w:p w14:paraId="354CD40D" w14:textId="5C826333" w:rsidR="002A43E1" w:rsidRDefault="002A43E1" w:rsidP="002A43E1">
            <w:pPr>
              <w:spacing w:after="0"/>
              <w:jc w:val="left"/>
            </w:pPr>
            <w:r>
              <w:rPr>
                <w:b/>
                <w:bCs/>
              </w:rPr>
              <w:t>Description</w:t>
            </w:r>
          </w:p>
        </w:tc>
        <w:tc>
          <w:tcPr>
            <w:tcW w:w="11621" w:type="dxa"/>
            <w:shd w:val="clear" w:color="auto" w:fill="F2F2F2" w:themeFill="background1" w:themeFillShade="F2"/>
          </w:tcPr>
          <w:p w14:paraId="5F6FBF07" w14:textId="1124925E" w:rsidR="002A43E1" w:rsidRDefault="002A43E1" w:rsidP="002A43E1">
            <w:pPr>
              <w:spacing w:after="0"/>
              <w:jc w:val="left"/>
            </w:pPr>
            <w:r>
              <w:rPr>
                <w:b/>
                <w:bCs/>
              </w:rPr>
              <w:t xml:space="preserve">Directory </w:t>
            </w:r>
          </w:p>
        </w:tc>
        <w:tc>
          <w:tcPr>
            <w:tcW w:w="7835" w:type="dxa"/>
            <w:shd w:val="clear" w:color="auto" w:fill="F2F2F2" w:themeFill="background1" w:themeFillShade="F2"/>
          </w:tcPr>
          <w:p w14:paraId="5D00543F" w14:textId="5FAC7F92" w:rsidR="002A43E1" w:rsidRDefault="002A43E1" w:rsidP="002A43E1">
            <w:pPr>
              <w:spacing w:after="0"/>
              <w:jc w:val="left"/>
            </w:pPr>
            <w:r>
              <w:rPr>
                <w:b/>
                <w:bCs/>
              </w:rPr>
              <w:t xml:space="preserve">CORS </w:t>
            </w:r>
            <w:r w:rsidR="00CB6594">
              <w:rPr>
                <w:b/>
                <w:bCs/>
              </w:rPr>
              <w:t>-</w:t>
            </w:r>
            <w:r>
              <w:rPr>
                <w:b/>
                <w:bCs/>
              </w:rPr>
              <w:t xml:space="preserve"> origin</w:t>
            </w:r>
          </w:p>
        </w:tc>
      </w:tr>
      <w:tr w:rsidR="00A62DC4" w14:paraId="2A8BA7B3" w14:textId="77777777" w:rsidTr="00F67A4B">
        <w:trPr>
          <w:trHeight w:val="242"/>
        </w:trPr>
        <w:tc>
          <w:tcPr>
            <w:tcW w:w="6565" w:type="dxa"/>
            <w:hideMark/>
          </w:tcPr>
          <w:p w14:paraId="3F076AC7" w14:textId="77777777" w:rsidR="00A62DC4" w:rsidRDefault="00A62DC4" w:rsidP="00416F44">
            <w:pPr>
              <w:spacing w:after="0"/>
              <w:jc w:val="left"/>
            </w:pPr>
            <w:r>
              <w:t>2D Builder</w:t>
            </w:r>
          </w:p>
        </w:tc>
        <w:tc>
          <w:tcPr>
            <w:tcW w:w="11621" w:type="dxa"/>
            <w:hideMark/>
          </w:tcPr>
          <w:p w14:paraId="1A983388"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2D Builder</w:t>
            </w:r>
          </w:p>
        </w:tc>
        <w:tc>
          <w:tcPr>
            <w:tcW w:w="7835" w:type="dxa"/>
          </w:tcPr>
          <w:p w14:paraId="5BFD96B6" w14:textId="77777777" w:rsidR="00A62DC4" w:rsidRDefault="00A62DC4" w:rsidP="00416F44">
            <w:pPr>
              <w:spacing w:after="0"/>
              <w:jc w:val="left"/>
            </w:pPr>
            <w:r>
              <w:t>-</w:t>
            </w:r>
          </w:p>
        </w:tc>
      </w:tr>
      <w:tr w:rsidR="00A62DC4" w14:paraId="17AB34D7" w14:textId="77777777" w:rsidTr="00F67A4B">
        <w:trPr>
          <w:trHeight w:val="242"/>
        </w:trPr>
        <w:tc>
          <w:tcPr>
            <w:tcW w:w="6565" w:type="dxa"/>
            <w:hideMark/>
          </w:tcPr>
          <w:p w14:paraId="4AAD40DD" w14:textId="77777777" w:rsidR="00A62DC4" w:rsidRDefault="00A62DC4" w:rsidP="00416F44">
            <w:pPr>
              <w:spacing w:after="0"/>
              <w:jc w:val="left"/>
            </w:pPr>
            <w:r>
              <w:t>3D Builder</w:t>
            </w:r>
          </w:p>
        </w:tc>
        <w:tc>
          <w:tcPr>
            <w:tcW w:w="11621" w:type="dxa"/>
            <w:hideMark/>
          </w:tcPr>
          <w:p w14:paraId="739E3905"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3D Builder</w:t>
            </w:r>
          </w:p>
        </w:tc>
        <w:tc>
          <w:tcPr>
            <w:tcW w:w="7835" w:type="dxa"/>
          </w:tcPr>
          <w:p w14:paraId="17FE73BF" w14:textId="77777777" w:rsidR="00A62DC4" w:rsidRDefault="00A62DC4" w:rsidP="00416F44">
            <w:pPr>
              <w:spacing w:after="0"/>
              <w:jc w:val="left"/>
            </w:pPr>
            <w:r>
              <w:t>-</w:t>
            </w:r>
          </w:p>
        </w:tc>
      </w:tr>
      <w:tr w:rsidR="00A62DC4" w:rsidRPr="00BF4416" w14:paraId="6EC548EB" w14:textId="77777777" w:rsidTr="00F67A4B">
        <w:trPr>
          <w:trHeight w:val="143"/>
        </w:trPr>
        <w:tc>
          <w:tcPr>
            <w:tcW w:w="6565" w:type="dxa"/>
          </w:tcPr>
          <w:p w14:paraId="6D2BED08" w14:textId="40718346" w:rsidR="00A62DC4" w:rsidRDefault="00A62DC4" w:rsidP="00416F44">
            <w:pPr>
              <w:spacing w:after="0"/>
              <w:jc w:val="left"/>
            </w:pPr>
            <w:r>
              <w:t>SVG Viewer MFE</w:t>
            </w:r>
          </w:p>
        </w:tc>
        <w:tc>
          <w:tcPr>
            <w:tcW w:w="11621" w:type="dxa"/>
            <w:hideMark/>
          </w:tcPr>
          <w:p w14:paraId="49312DEA" w14:textId="77777777" w:rsidR="00A62DC4" w:rsidRPr="0085661C" w:rsidRDefault="00A62DC4" w:rsidP="00416F44">
            <w:pPr>
              <w:spacing w:after="0"/>
              <w:jc w:val="left"/>
              <w:rPr>
                <w:rFonts w:ascii="Consolas" w:hAnsi="Consolas"/>
              </w:rPr>
            </w:pPr>
            <w:r w:rsidRPr="0085661C">
              <w:rPr>
                <w:rFonts w:ascii="Consolas" w:hAnsi="Consolas"/>
              </w:rPr>
              <w:t>Consumption/UI/svg-mfe/svg-iac/Application-deployment/&lt;client-name&gt;-azure-app-deployment-pipelines.yml</w:t>
            </w:r>
          </w:p>
        </w:tc>
        <w:tc>
          <w:tcPr>
            <w:tcW w:w="7835" w:type="dxa"/>
          </w:tcPr>
          <w:p w14:paraId="7EBB33F5" w14:textId="53E544EF" w:rsidR="00A62DC4" w:rsidRPr="00BF4416" w:rsidRDefault="00A62DC4" w:rsidP="00416F44">
            <w:pPr>
              <w:spacing w:after="0" w:line="360" w:lineRule="auto"/>
              <w:jc w:val="left"/>
            </w:pPr>
            <w:r w:rsidRPr="00BF4416">
              <w:t>Eg:</w:t>
            </w:r>
            <w:r w:rsidR="00416F44">
              <w:t xml:space="preserve"> </w:t>
            </w:r>
            <w:r w:rsidRPr="00BF4416">
              <w:t>https://aot.accenturedigitalplant.com</w:t>
            </w:r>
          </w:p>
        </w:tc>
      </w:tr>
      <w:tr w:rsidR="00A62DC4" w14:paraId="025E9661" w14:textId="77777777" w:rsidTr="00F67A4B">
        <w:trPr>
          <w:trHeight w:val="215"/>
        </w:trPr>
        <w:tc>
          <w:tcPr>
            <w:tcW w:w="6565" w:type="dxa"/>
          </w:tcPr>
          <w:p w14:paraId="79856BAA" w14:textId="02D72838" w:rsidR="00A62DC4" w:rsidRDefault="00A62DC4" w:rsidP="00416F44">
            <w:pPr>
              <w:spacing w:after="0"/>
              <w:jc w:val="left"/>
            </w:pPr>
            <w:r>
              <w:t>Twin Viewer UI</w:t>
            </w:r>
          </w:p>
        </w:tc>
        <w:tc>
          <w:tcPr>
            <w:tcW w:w="11621" w:type="dxa"/>
            <w:hideMark/>
          </w:tcPr>
          <w:p w14:paraId="0E805B49" w14:textId="77777777" w:rsidR="00A62DC4" w:rsidRPr="0085661C" w:rsidRDefault="00A62DC4" w:rsidP="00416F44">
            <w:pPr>
              <w:spacing w:after="0"/>
              <w:jc w:val="left"/>
              <w:rPr>
                <w:rFonts w:ascii="Consolas" w:hAnsi="Consolas"/>
              </w:rPr>
            </w:pPr>
            <w:r w:rsidRPr="0085661C">
              <w:rPr>
                <w:rFonts w:ascii="Consolas" w:hAnsi="Consolas"/>
              </w:rPr>
              <w:t>Consumption/UI/3D-Visualizer/3D-Visualizer-iac/Application-deployment/&lt;client-name&gt;-azure-app-deployment-pipelines.yml</w:t>
            </w:r>
          </w:p>
        </w:tc>
        <w:tc>
          <w:tcPr>
            <w:tcW w:w="7835" w:type="dxa"/>
          </w:tcPr>
          <w:p w14:paraId="6D3AC32D" w14:textId="139F8D6C" w:rsidR="00A62DC4" w:rsidRDefault="00A62DC4" w:rsidP="00416F44">
            <w:pPr>
              <w:spacing w:after="0" w:line="360" w:lineRule="auto"/>
              <w:jc w:val="left"/>
              <w:rPr>
                <w:u w:val="single"/>
              </w:rPr>
            </w:pPr>
            <w:r w:rsidRPr="00BF4416">
              <w:t>Eg:</w:t>
            </w:r>
            <w:r w:rsidR="00416F44">
              <w:t xml:space="preserve"> </w:t>
            </w:r>
            <w:r w:rsidRPr="00BF4416">
              <w:t>https://aot.accenturedigitalplant.com</w:t>
            </w:r>
          </w:p>
        </w:tc>
      </w:tr>
    </w:tbl>
    <w:p w14:paraId="4DABBBB9" w14:textId="77777777" w:rsidR="00416F44" w:rsidRDefault="00B77685" w:rsidP="00027E64">
      <w:pPr>
        <w:pStyle w:val="Heading3"/>
      </w:pPr>
      <w:bookmarkStart w:id="121" w:name="_Toc219275374"/>
      <w:r>
        <w:t>Host App Configurator</w:t>
      </w:r>
      <w:bookmarkEnd w:id="121"/>
    </w:p>
    <w:tbl>
      <w:tblPr>
        <w:tblStyle w:val="TableGridLight"/>
        <w:tblW w:w="26005" w:type="dxa"/>
        <w:tblLook w:val="04A0" w:firstRow="1" w:lastRow="0" w:firstColumn="1" w:lastColumn="0" w:noHBand="0" w:noVBand="1"/>
      </w:tblPr>
      <w:tblGrid>
        <w:gridCol w:w="6565"/>
        <w:gridCol w:w="11610"/>
        <w:gridCol w:w="7830"/>
      </w:tblGrid>
      <w:tr w:rsidR="002A43E1" w14:paraId="045474F1" w14:textId="77777777" w:rsidTr="00F67A4B">
        <w:tc>
          <w:tcPr>
            <w:tcW w:w="6565" w:type="dxa"/>
            <w:shd w:val="clear" w:color="auto" w:fill="F2F2F2" w:themeFill="background1" w:themeFillShade="F2"/>
          </w:tcPr>
          <w:p w14:paraId="5374814A" w14:textId="65FF5B4C" w:rsidR="002A43E1" w:rsidRDefault="002A43E1" w:rsidP="002A43E1">
            <w:pPr>
              <w:spacing w:after="0"/>
              <w:jc w:val="left"/>
            </w:pPr>
            <w:r>
              <w:rPr>
                <w:b/>
                <w:bCs/>
              </w:rPr>
              <w:t>Description</w:t>
            </w:r>
          </w:p>
        </w:tc>
        <w:tc>
          <w:tcPr>
            <w:tcW w:w="11610" w:type="dxa"/>
            <w:shd w:val="clear" w:color="auto" w:fill="F2F2F2" w:themeFill="background1" w:themeFillShade="F2"/>
          </w:tcPr>
          <w:p w14:paraId="3790CA6D" w14:textId="105E5272" w:rsidR="002A43E1" w:rsidRDefault="002A43E1" w:rsidP="002A43E1">
            <w:pPr>
              <w:spacing w:after="0"/>
              <w:jc w:val="left"/>
            </w:pPr>
            <w:r>
              <w:rPr>
                <w:b/>
                <w:bCs/>
              </w:rPr>
              <w:t xml:space="preserve">Directory </w:t>
            </w:r>
          </w:p>
        </w:tc>
        <w:tc>
          <w:tcPr>
            <w:tcW w:w="7830" w:type="dxa"/>
            <w:shd w:val="clear" w:color="auto" w:fill="F2F2F2" w:themeFill="background1" w:themeFillShade="F2"/>
          </w:tcPr>
          <w:p w14:paraId="48B28992" w14:textId="77A6FB06" w:rsidR="002A43E1" w:rsidRDefault="002A43E1" w:rsidP="002A43E1">
            <w:pPr>
              <w:spacing w:after="0" w:line="360" w:lineRule="auto"/>
              <w:jc w:val="left"/>
            </w:pPr>
            <w:r>
              <w:rPr>
                <w:b/>
                <w:bCs/>
              </w:rPr>
              <w:t xml:space="preserve">CORS </w:t>
            </w:r>
            <w:r w:rsidR="00CB6594">
              <w:rPr>
                <w:b/>
                <w:bCs/>
              </w:rPr>
              <w:t>-</w:t>
            </w:r>
            <w:r>
              <w:rPr>
                <w:b/>
                <w:bCs/>
              </w:rPr>
              <w:t xml:space="preserve"> origin</w:t>
            </w:r>
          </w:p>
        </w:tc>
      </w:tr>
      <w:tr w:rsidR="00416F44" w14:paraId="5CD1A424" w14:textId="77777777" w:rsidTr="00F67A4B">
        <w:tc>
          <w:tcPr>
            <w:tcW w:w="6565" w:type="dxa"/>
          </w:tcPr>
          <w:p w14:paraId="48FB9299" w14:textId="7161B65B" w:rsidR="00416F44" w:rsidRDefault="00416F44" w:rsidP="002A43E1">
            <w:pPr>
              <w:spacing w:after="0"/>
              <w:jc w:val="left"/>
            </w:pPr>
            <w:r>
              <w:t>Component-configuration-micro-app</w:t>
            </w:r>
          </w:p>
        </w:tc>
        <w:tc>
          <w:tcPr>
            <w:tcW w:w="11610" w:type="dxa"/>
            <w:hideMark/>
          </w:tcPr>
          <w:p w14:paraId="7633E3B3"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Component Configuration</w:t>
            </w:r>
          </w:p>
        </w:tc>
        <w:tc>
          <w:tcPr>
            <w:tcW w:w="7830" w:type="dxa"/>
          </w:tcPr>
          <w:p w14:paraId="3FB34E5A" w14:textId="133D943D" w:rsidR="00416F44" w:rsidRDefault="00416F44" w:rsidP="002A43E1">
            <w:pPr>
              <w:spacing w:after="0" w:line="360" w:lineRule="auto"/>
              <w:jc w:val="left"/>
            </w:pPr>
            <w:r>
              <w:t xml:space="preserve">Eg: </w:t>
            </w:r>
            <w:r w:rsidRPr="009704D2">
              <w:t>https://aot.accenturedigitalplant.com</w:t>
            </w:r>
          </w:p>
        </w:tc>
      </w:tr>
      <w:tr w:rsidR="00416F44" w14:paraId="15D47035" w14:textId="77777777" w:rsidTr="00BF4AB9">
        <w:trPr>
          <w:trHeight w:val="2600"/>
        </w:trPr>
        <w:tc>
          <w:tcPr>
            <w:tcW w:w="6565" w:type="dxa"/>
          </w:tcPr>
          <w:p w14:paraId="2B3ED5B0" w14:textId="5C4E64C1" w:rsidR="00416F44" w:rsidRDefault="00416F44" w:rsidP="002A43E1">
            <w:pPr>
              <w:spacing w:after="0"/>
              <w:jc w:val="left"/>
            </w:pPr>
            <w:r>
              <w:t xml:space="preserve">Header-micro-app (Header and Menu)  </w:t>
            </w:r>
          </w:p>
        </w:tc>
        <w:tc>
          <w:tcPr>
            <w:tcW w:w="11610" w:type="dxa"/>
            <w:hideMark/>
          </w:tcPr>
          <w:p w14:paraId="24988BA5"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Header MicroApp</w:t>
            </w:r>
          </w:p>
        </w:tc>
        <w:tc>
          <w:tcPr>
            <w:tcW w:w="7830" w:type="dxa"/>
          </w:tcPr>
          <w:p w14:paraId="3F5E1DF9" w14:textId="77777777" w:rsidR="00193780" w:rsidRDefault="00416F44" w:rsidP="002A43E1">
            <w:pPr>
              <w:spacing w:after="0" w:line="360" w:lineRule="auto"/>
              <w:jc w:val="left"/>
            </w:pPr>
            <w:r w:rsidRPr="00BF4C2E">
              <w:t>Eg:</w:t>
            </w:r>
            <w:r w:rsidR="00193780">
              <w:t xml:space="preserve"> </w:t>
            </w:r>
          </w:p>
          <w:p w14:paraId="0B31F018" w14:textId="4FEFD8D4" w:rsidR="00416F44" w:rsidRDefault="00416F44" w:rsidP="002A43E1">
            <w:pPr>
              <w:spacing w:after="0" w:line="360" w:lineRule="auto"/>
              <w:jc w:val="left"/>
              <w:rPr>
                <w:szCs w:val="20"/>
              </w:rPr>
            </w:pPr>
            <w:r w:rsidRPr="00A47A33">
              <w:rPr>
                <w:sz w:val="18"/>
                <w:szCs w:val="20"/>
              </w:rPr>
              <w:t>https://aot.accenturedigitalplant.com</w:t>
            </w:r>
            <w:r w:rsidRPr="00A47A33">
              <w:rPr>
                <w:sz w:val="18"/>
                <w:szCs w:val="20"/>
              </w:rPr>
              <w:br/>
            </w:r>
            <w:hyperlink r:id="rId41" w:history="1">
              <w:r w:rsidRPr="00A47A33">
                <w:rPr>
                  <w:sz w:val="18"/>
                  <w:szCs w:val="20"/>
                </w:rPr>
                <w:t>https://app-entity-viewer-template-upload-prod.azurewebsites.net</w:t>
              </w:r>
            </w:hyperlink>
            <w:r w:rsidRPr="00A47A33">
              <w:rPr>
                <w:sz w:val="18"/>
                <w:szCs w:val="20"/>
              </w:rPr>
              <w:br/>
            </w:r>
            <w:hyperlink r:id="rId42" w:history="1">
              <w:r w:rsidRPr="00A47A33">
                <w:rPr>
                  <w:sz w:val="18"/>
                  <w:szCs w:val="20"/>
                </w:rPr>
                <w:t>https://app-smartkpiconfig-prod.azurewebsites.net</w:t>
              </w:r>
            </w:hyperlink>
            <w:r w:rsidRPr="00A47A33">
              <w:rPr>
                <w:sz w:val="18"/>
                <w:szCs w:val="20"/>
              </w:rPr>
              <w:br/>
            </w:r>
            <w:hyperlink r:id="rId43" w:history="1">
              <w:r w:rsidRPr="00A47A33">
                <w:rPr>
                  <w:sz w:val="18"/>
                  <w:szCs w:val="20"/>
                </w:rPr>
                <w:t>https://app-mv-ui-intelligent-advisor-config-prod.azurewebsites.net</w:t>
              </w:r>
            </w:hyperlink>
            <w:r w:rsidRPr="00A47A33">
              <w:rPr>
                <w:sz w:val="18"/>
                <w:szCs w:val="20"/>
              </w:rPr>
              <w:br/>
            </w:r>
            <w:hyperlink r:id="rId44" w:history="1">
              <w:r w:rsidRPr="00A47A33">
                <w:rPr>
                  <w:sz w:val="18"/>
                  <w:szCs w:val="20"/>
                </w:rPr>
                <w:t>https://app-3d-builder-prod.azurewebsites.net</w:t>
              </w:r>
            </w:hyperlink>
            <w:r w:rsidRPr="00A47A33">
              <w:rPr>
                <w:sz w:val="18"/>
                <w:szCs w:val="20"/>
              </w:rPr>
              <w:br/>
            </w:r>
            <w:hyperlink r:id="rId45" w:history="1">
              <w:r w:rsidRPr="00A47A33">
                <w:rPr>
                  <w:sz w:val="18"/>
                  <w:szCs w:val="20"/>
                </w:rPr>
                <w:t>https://app-3d-visualizer-prod.azurewebsites.net</w:t>
              </w:r>
            </w:hyperlink>
            <w:r w:rsidRPr="00A47A33">
              <w:rPr>
                <w:sz w:val="18"/>
                <w:szCs w:val="20"/>
              </w:rPr>
              <w:br/>
              <w:t>https://app-peoplemanagementconfig-prod.azurewebsites.net</w:t>
            </w:r>
          </w:p>
        </w:tc>
      </w:tr>
      <w:tr w:rsidR="00416F44" w14:paraId="7A59D643" w14:textId="77777777" w:rsidTr="00BF4AB9">
        <w:trPr>
          <w:trHeight w:val="341"/>
        </w:trPr>
        <w:tc>
          <w:tcPr>
            <w:tcW w:w="6565" w:type="dxa"/>
          </w:tcPr>
          <w:p w14:paraId="10A6CBA1" w14:textId="4D5838EF" w:rsidR="00416F44" w:rsidRDefault="00416F44" w:rsidP="002A43E1">
            <w:pPr>
              <w:spacing w:after="0"/>
              <w:jc w:val="left"/>
            </w:pPr>
            <w:r>
              <w:t>Reports-micro-app</w:t>
            </w:r>
          </w:p>
        </w:tc>
        <w:tc>
          <w:tcPr>
            <w:tcW w:w="11610" w:type="dxa"/>
            <w:hideMark/>
          </w:tcPr>
          <w:p w14:paraId="69DE9822"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Reports Microapp</w:t>
            </w:r>
          </w:p>
        </w:tc>
        <w:tc>
          <w:tcPr>
            <w:tcW w:w="7830" w:type="dxa"/>
          </w:tcPr>
          <w:p w14:paraId="1B7F367B" w14:textId="0D243D89" w:rsidR="00416F44" w:rsidRDefault="00416F44" w:rsidP="002A43E1">
            <w:pPr>
              <w:spacing w:after="0" w:line="360" w:lineRule="auto"/>
              <w:jc w:val="left"/>
              <w:rPr>
                <w:szCs w:val="20"/>
              </w:rPr>
            </w:pPr>
            <w:r w:rsidRPr="00AB6B2B">
              <w:rPr>
                <w:szCs w:val="20"/>
              </w:rPr>
              <w:t>Eg:</w:t>
            </w:r>
            <w:r w:rsidR="00BF4AB9">
              <w:rPr>
                <w:szCs w:val="20"/>
              </w:rPr>
              <w:t xml:space="preserve"> </w:t>
            </w:r>
            <w:r w:rsidRPr="00AB6B2B">
              <w:rPr>
                <w:szCs w:val="20"/>
              </w:rPr>
              <w:t>https://aot.accenturedigitalplant.com</w:t>
            </w:r>
          </w:p>
        </w:tc>
      </w:tr>
      <w:tr w:rsidR="00416F44" w14:paraId="019260A5" w14:textId="77777777" w:rsidTr="0072642D">
        <w:trPr>
          <w:trHeight w:val="332"/>
        </w:trPr>
        <w:tc>
          <w:tcPr>
            <w:tcW w:w="6565" w:type="dxa"/>
          </w:tcPr>
          <w:p w14:paraId="67E5B7E2" w14:textId="4FCD5DCC" w:rsidR="00416F44" w:rsidRDefault="00416F44" w:rsidP="002A43E1">
            <w:pPr>
              <w:spacing w:after="0"/>
              <w:jc w:val="left"/>
            </w:pPr>
            <w:r>
              <w:t>HostApp</w:t>
            </w:r>
          </w:p>
        </w:tc>
        <w:tc>
          <w:tcPr>
            <w:tcW w:w="11610" w:type="dxa"/>
            <w:hideMark/>
          </w:tcPr>
          <w:p w14:paraId="72CC5016"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Hostapp</w:t>
            </w:r>
          </w:p>
        </w:tc>
        <w:tc>
          <w:tcPr>
            <w:tcW w:w="7830" w:type="dxa"/>
          </w:tcPr>
          <w:p w14:paraId="232946EB" w14:textId="77777777" w:rsidR="00416F44" w:rsidRDefault="00416F44" w:rsidP="002A43E1">
            <w:pPr>
              <w:spacing w:after="0"/>
              <w:jc w:val="left"/>
            </w:pPr>
            <w:r>
              <w:t>-</w:t>
            </w:r>
          </w:p>
        </w:tc>
      </w:tr>
    </w:tbl>
    <w:p w14:paraId="48A21DEE" w14:textId="77777777" w:rsidR="00724FC4" w:rsidRDefault="00B77685" w:rsidP="00027E64">
      <w:pPr>
        <w:pStyle w:val="Heading3"/>
      </w:pPr>
      <w:bookmarkStart w:id="122" w:name="_Toc219275375"/>
      <w:r>
        <w:t>Intelligent Advisor Frontend Component.</w:t>
      </w:r>
      <w:bookmarkEnd w:id="122"/>
    </w:p>
    <w:tbl>
      <w:tblPr>
        <w:tblStyle w:val="TableGridLight"/>
        <w:tblW w:w="26022" w:type="dxa"/>
        <w:tblLook w:val="04A0" w:firstRow="1" w:lastRow="0" w:firstColumn="1" w:lastColumn="0" w:noHBand="0" w:noVBand="1"/>
      </w:tblPr>
      <w:tblGrid>
        <w:gridCol w:w="6475"/>
        <w:gridCol w:w="11712"/>
        <w:gridCol w:w="7835"/>
      </w:tblGrid>
      <w:tr w:rsidR="003362C3" w14:paraId="7D367384" w14:textId="77777777" w:rsidTr="003362C3">
        <w:trPr>
          <w:trHeight w:val="290"/>
        </w:trPr>
        <w:tc>
          <w:tcPr>
            <w:tcW w:w="6475" w:type="dxa"/>
            <w:shd w:val="clear" w:color="auto" w:fill="F2F2F2" w:themeFill="background1" w:themeFillShade="F2"/>
          </w:tcPr>
          <w:p w14:paraId="2A4B5866" w14:textId="3ED32DB8" w:rsidR="003362C3" w:rsidRDefault="003362C3" w:rsidP="003362C3">
            <w:pPr>
              <w:spacing w:after="0"/>
              <w:jc w:val="left"/>
            </w:pPr>
            <w:r>
              <w:rPr>
                <w:b/>
                <w:bCs/>
              </w:rPr>
              <w:t>Description</w:t>
            </w:r>
          </w:p>
        </w:tc>
        <w:tc>
          <w:tcPr>
            <w:tcW w:w="11712" w:type="dxa"/>
            <w:shd w:val="clear" w:color="auto" w:fill="F2F2F2" w:themeFill="background1" w:themeFillShade="F2"/>
          </w:tcPr>
          <w:p w14:paraId="278B1DBE" w14:textId="468DCAA1" w:rsidR="003362C3" w:rsidRDefault="003362C3" w:rsidP="003362C3">
            <w:pPr>
              <w:spacing w:after="0"/>
              <w:jc w:val="left"/>
            </w:pPr>
            <w:r>
              <w:rPr>
                <w:b/>
                <w:bCs/>
              </w:rPr>
              <w:t xml:space="preserve">Directory </w:t>
            </w:r>
          </w:p>
        </w:tc>
        <w:tc>
          <w:tcPr>
            <w:tcW w:w="7835" w:type="dxa"/>
            <w:shd w:val="clear" w:color="auto" w:fill="F2F2F2" w:themeFill="background1" w:themeFillShade="F2"/>
          </w:tcPr>
          <w:p w14:paraId="1F00CFF4" w14:textId="5BF9001A" w:rsidR="003362C3" w:rsidRDefault="003362C3" w:rsidP="003362C3">
            <w:pPr>
              <w:spacing w:after="0"/>
              <w:jc w:val="left"/>
            </w:pPr>
            <w:r>
              <w:rPr>
                <w:b/>
                <w:bCs/>
              </w:rPr>
              <w:t xml:space="preserve">CORS </w:t>
            </w:r>
            <w:r w:rsidR="00CB6594">
              <w:rPr>
                <w:b/>
                <w:bCs/>
              </w:rPr>
              <w:t>-</w:t>
            </w:r>
            <w:r>
              <w:rPr>
                <w:b/>
                <w:bCs/>
              </w:rPr>
              <w:t xml:space="preserve"> origin</w:t>
            </w:r>
          </w:p>
        </w:tc>
      </w:tr>
      <w:tr w:rsidR="00724FC4" w14:paraId="3A9A82CA" w14:textId="77777777" w:rsidTr="00F67A4B">
        <w:trPr>
          <w:trHeight w:val="290"/>
        </w:trPr>
        <w:tc>
          <w:tcPr>
            <w:tcW w:w="6475" w:type="dxa"/>
          </w:tcPr>
          <w:p w14:paraId="08587C47" w14:textId="00F5149B" w:rsidR="00724FC4" w:rsidRDefault="00724FC4" w:rsidP="00724FC4">
            <w:pPr>
              <w:spacing w:after="0"/>
              <w:jc w:val="left"/>
            </w:pPr>
            <w:r>
              <w:t>Intelligent-advisor-config-app</w:t>
            </w:r>
          </w:p>
        </w:tc>
        <w:tc>
          <w:tcPr>
            <w:tcW w:w="11712" w:type="dxa"/>
            <w:hideMark/>
          </w:tcPr>
          <w:p w14:paraId="45A46FC8"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Config</w:t>
            </w:r>
          </w:p>
        </w:tc>
        <w:tc>
          <w:tcPr>
            <w:tcW w:w="7835" w:type="dxa"/>
          </w:tcPr>
          <w:p w14:paraId="50612A24" w14:textId="77777777" w:rsidR="00724FC4" w:rsidRDefault="00724FC4" w:rsidP="00724FC4">
            <w:pPr>
              <w:spacing w:after="0"/>
              <w:jc w:val="left"/>
            </w:pPr>
            <w:r>
              <w:t>-</w:t>
            </w:r>
          </w:p>
        </w:tc>
      </w:tr>
      <w:tr w:rsidR="00724FC4" w14:paraId="62EB23DA" w14:textId="77777777" w:rsidTr="00BF4AB9">
        <w:trPr>
          <w:trHeight w:val="233"/>
        </w:trPr>
        <w:tc>
          <w:tcPr>
            <w:tcW w:w="6475" w:type="dxa"/>
            <w:hideMark/>
          </w:tcPr>
          <w:p w14:paraId="549865CF" w14:textId="77777777" w:rsidR="00724FC4" w:rsidRDefault="00724FC4" w:rsidP="00724FC4">
            <w:pPr>
              <w:spacing w:after="0"/>
              <w:jc w:val="left"/>
            </w:pPr>
            <w:r>
              <w:t>Intelligent-advisor-micro-app</w:t>
            </w:r>
          </w:p>
        </w:tc>
        <w:tc>
          <w:tcPr>
            <w:tcW w:w="11712" w:type="dxa"/>
            <w:hideMark/>
          </w:tcPr>
          <w:p w14:paraId="75869BA6"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Microapp</w:t>
            </w:r>
          </w:p>
        </w:tc>
        <w:tc>
          <w:tcPr>
            <w:tcW w:w="7835" w:type="dxa"/>
          </w:tcPr>
          <w:p w14:paraId="480E2D42" w14:textId="593102CC" w:rsidR="00724FC4" w:rsidRDefault="00724FC4" w:rsidP="00724FC4">
            <w:pPr>
              <w:spacing w:after="0" w:line="360" w:lineRule="auto"/>
              <w:jc w:val="left"/>
            </w:pPr>
            <w:r w:rsidRPr="00443804">
              <w:t>E.g.:</w:t>
            </w:r>
            <w:r w:rsidR="00BF4AB9">
              <w:t xml:space="preserve"> </w:t>
            </w:r>
            <w:r w:rsidRPr="00443804">
              <w:t>https://aot.accenturedigitalplant.com</w:t>
            </w:r>
          </w:p>
        </w:tc>
      </w:tr>
      <w:tr w:rsidR="00724FC4" w14:paraId="4C97741B" w14:textId="77777777" w:rsidTr="00BF4AB9">
        <w:trPr>
          <w:trHeight w:val="305"/>
        </w:trPr>
        <w:tc>
          <w:tcPr>
            <w:tcW w:w="6475" w:type="dxa"/>
          </w:tcPr>
          <w:p w14:paraId="1F0CBCF3" w14:textId="42A6338C" w:rsidR="00724FC4" w:rsidRDefault="00724FC4" w:rsidP="00724FC4">
            <w:pPr>
              <w:spacing w:after="0"/>
              <w:jc w:val="left"/>
            </w:pPr>
            <w:r>
              <w:t>Intelligent-advisor-template-viewer-micro-app</w:t>
            </w:r>
          </w:p>
        </w:tc>
        <w:tc>
          <w:tcPr>
            <w:tcW w:w="11712" w:type="dxa"/>
            <w:hideMark/>
          </w:tcPr>
          <w:p w14:paraId="46B9790A"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Template Viewer</w:t>
            </w:r>
          </w:p>
        </w:tc>
        <w:tc>
          <w:tcPr>
            <w:tcW w:w="7835" w:type="dxa"/>
          </w:tcPr>
          <w:p w14:paraId="54654867" w14:textId="243FF9BD" w:rsidR="00724FC4" w:rsidRDefault="00724FC4" w:rsidP="00724FC4">
            <w:pPr>
              <w:spacing w:after="0" w:line="360" w:lineRule="auto"/>
              <w:jc w:val="left"/>
            </w:pPr>
            <w:r w:rsidRPr="00443804">
              <w:t>E.g.:</w:t>
            </w:r>
            <w:r w:rsidR="00BF4AB9">
              <w:t xml:space="preserve"> </w:t>
            </w:r>
            <w:r w:rsidRPr="00443804">
              <w:t>https://aot.accenturedigitalplant.com</w:t>
            </w:r>
          </w:p>
        </w:tc>
      </w:tr>
    </w:tbl>
    <w:p w14:paraId="4F28AF88" w14:textId="77777777" w:rsidR="00F85DDB" w:rsidRDefault="00B77685" w:rsidP="00027E64">
      <w:pPr>
        <w:pStyle w:val="Heading3"/>
      </w:pPr>
      <w:bookmarkStart w:id="123" w:name="_Toc219275376"/>
      <w:proofErr w:type="gramStart"/>
      <w:r>
        <w:t>OH</w:t>
      </w:r>
      <w:proofErr w:type="gramEnd"/>
      <w:r>
        <w:t xml:space="preserve"> and PM Frontend Component</w:t>
      </w:r>
      <w:bookmarkEnd w:id="123"/>
    </w:p>
    <w:tbl>
      <w:tblPr>
        <w:tblStyle w:val="TableGridLight"/>
        <w:tblW w:w="26005" w:type="dxa"/>
        <w:tblLook w:val="04A0" w:firstRow="1" w:lastRow="0" w:firstColumn="1" w:lastColumn="0" w:noHBand="0" w:noVBand="1"/>
      </w:tblPr>
      <w:tblGrid>
        <w:gridCol w:w="6565"/>
        <w:gridCol w:w="11610"/>
        <w:gridCol w:w="7830"/>
      </w:tblGrid>
      <w:tr w:rsidR="000033A5" w:rsidRPr="000033A5" w14:paraId="1BCB62E8" w14:textId="77777777" w:rsidTr="000033A5">
        <w:tc>
          <w:tcPr>
            <w:tcW w:w="65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4DCB20" w14:textId="77777777" w:rsidR="000033A5" w:rsidRPr="000033A5" w:rsidRDefault="000033A5" w:rsidP="007A21EA">
            <w:pPr>
              <w:spacing w:after="0"/>
              <w:jc w:val="left"/>
            </w:pPr>
            <w:r w:rsidRPr="000033A5">
              <w:rPr>
                <w:b/>
                <w:bCs/>
              </w:rPr>
              <w:t>Description</w:t>
            </w:r>
          </w:p>
        </w:tc>
        <w:tc>
          <w:tcPr>
            <w:tcW w:w="11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76661D" w14:textId="77777777" w:rsidR="000033A5" w:rsidRPr="000033A5" w:rsidRDefault="000033A5" w:rsidP="007A21EA">
            <w:pPr>
              <w:spacing w:after="0"/>
              <w:jc w:val="left"/>
            </w:pPr>
            <w:r w:rsidRPr="000033A5">
              <w:rPr>
                <w:b/>
                <w:bCs/>
              </w:rPr>
              <w:t xml:space="preserve">Directory </w:t>
            </w:r>
          </w:p>
        </w:tc>
        <w:tc>
          <w:tcPr>
            <w:tcW w:w="7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38380F" w14:textId="7A85C713" w:rsidR="000033A5" w:rsidRPr="000033A5" w:rsidRDefault="000033A5" w:rsidP="007A21EA">
            <w:pPr>
              <w:spacing w:after="0"/>
              <w:jc w:val="left"/>
            </w:pPr>
            <w:r w:rsidRPr="000033A5">
              <w:rPr>
                <w:b/>
                <w:bCs/>
              </w:rPr>
              <w:t xml:space="preserve">CORS </w:t>
            </w:r>
            <w:r w:rsidR="00CB6594">
              <w:rPr>
                <w:b/>
                <w:bCs/>
              </w:rPr>
              <w:t>-</w:t>
            </w:r>
            <w:r w:rsidRPr="000033A5">
              <w:rPr>
                <w:b/>
                <w:bCs/>
              </w:rPr>
              <w:t xml:space="preserve"> origin</w:t>
            </w:r>
          </w:p>
        </w:tc>
      </w:tr>
      <w:tr w:rsidR="00F85DDB" w14:paraId="5B7246F1" w14:textId="77777777" w:rsidTr="0072642D">
        <w:trPr>
          <w:trHeight w:val="152"/>
        </w:trPr>
        <w:tc>
          <w:tcPr>
            <w:tcW w:w="6565" w:type="dxa"/>
          </w:tcPr>
          <w:p w14:paraId="28849C3D" w14:textId="04505D6C" w:rsidR="00F85DDB" w:rsidRDefault="00F85DDB" w:rsidP="007A21EA">
            <w:pPr>
              <w:spacing w:after="0"/>
              <w:jc w:val="left"/>
            </w:pPr>
            <w:r>
              <w:t>Operations-Hierarchy-entity-viewer-micro-app</w:t>
            </w:r>
          </w:p>
        </w:tc>
        <w:tc>
          <w:tcPr>
            <w:tcW w:w="11610" w:type="dxa"/>
            <w:hideMark/>
          </w:tcPr>
          <w:p w14:paraId="026A9566" w14:textId="581D5AFA"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w:t>
            </w:r>
          </w:p>
        </w:tc>
        <w:tc>
          <w:tcPr>
            <w:tcW w:w="7830" w:type="dxa"/>
          </w:tcPr>
          <w:p w14:paraId="4DF2173C" w14:textId="69621E6C" w:rsidR="00F85DDB" w:rsidRDefault="00F85DDB" w:rsidP="007A21EA">
            <w:pPr>
              <w:spacing w:after="0" w:line="360" w:lineRule="auto"/>
              <w:jc w:val="left"/>
            </w:pPr>
            <w:r w:rsidRPr="00443804">
              <w:t>E.g.:</w:t>
            </w:r>
            <w:r w:rsidR="007A21EA">
              <w:t xml:space="preserve"> </w:t>
            </w:r>
            <w:r w:rsidRPr="00443804">
              <w:t>https://aot.accenturedigitalplant.com</w:t>
            </w:r>
          </w:p>
        </w:tc>
      </w:tr>
      <w:tr w:rsidR="00F85DDB" w14:paraId="4831A3E9" w14:textId="77777777" w:rsidTr="000033A5">
        <w:tc>
          <w:tcPr>
            <w:tcW w:w="6565" w:type="dxa"/>
          </w:tcPr>
          <w:p w14:paraId="287A3686" w14:textId="45BF5145" w:rsidR="00F85DDB" w:rsidRDefault="00F85DDB" w:rsidP="007A21EA">
            <w:pPr>
              <w:spacing w:after="0"/>
              <w:jc w:val="left"/>
            </w:pPr>
            <w:r>
              <w:t>Operation-Hierarchy-entity-viewer-template-upload-micro-app</w:t>
            </w:r>
          </w:p>
        </w:tc>
        <w:tc>
          <w:tcPr>
            <w:tcW w:w="11610" w:type="dxa"/>
            <w:hideMark/>
          </w:tcPr>
          <w:p w14:paraId="738A742A"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 Template Upload</w:t>
            </w:r>
          </w:p>
        </w:tc>
        <w:tc>
          <w:tcPr>
            <w:tcW w:w="7830" w:type="dxa"/>
          </w:tcPr>
          <w:p w14:paraId="21976605" w14:textId="79F792AB" w:rsidR="00F85DDB" w:rsidRDefault="00F864AF" w:rsidP="007A21EA">
            <w:pPr>
              <w:spacing w:after="0"/>
              <w:jc w:val="left"/>
            </w:pPr>
            <w:r>
              <w:t>-</w:t>
            </w:r>
          </w:p>
        </w:tc>
      </w:tr>
      <w:tr w:rsidR="00F85DDB" w14:paraId="22AA9138" w14:textId="77777777" w:rsidTr="000033A5">
        <w:tc>
          <w:tcPr>
            <w:tcW w:w="6565" w:type="dxa"/>
          </w:tcPr>
          <w:p w14:paraId="022F8940" w14:textId="743E8A45" w:rsidR="00F85DDB" w:rsidRDefault="00F85DDB" w:rsidP="007A21EA">
            <w:pPr>
              <w:spacing w:after="0"/>
              <w:jc w:val="left"/>
            </w:pPr>
            <w:r>
              <w:t>Operations-Hierarchy-micro-app</w:t>
            </w:r>
          </w:p>
        </w:tc>
        <w:tc>
          <w:tcPr>
            <w:tcW w:w="11610" w:type="dxa"/>
            <w:hideMark/>
          </w:tcPr>
          <w:p w14:paraId="74B117BD"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Microapp</w:t>
            </w:r>
          </w:p>
        </w:tc>
        <w:tc>
          <w:tcPr>
            <w:tcW w:w="7830" w:type="dxa"/>
          </w:tcPr>
          <w:p w14:paraId="48E8B668" w14:textId="1ECEC74F" w:rsidR="00F85DDB" w:rsidRDefault="00F85DDB" w:rsidP="007A21EA">
            <w:pPr>
              <w:spacing w:after="0" w:line="360" w:lineRule="auto"/>
              <w:jc w:val="left"/>
            </w:pPr>
            <w:r w:rsidRPr="00443804">
              <w:t>E.g.:</w:t>
            </w:r>
            <w:r w:rsidR="000033A5">
              <w:t xml:space="preserve"> </w:t>
            </w:r>
            <w:r w:rsidRPr="00443804">
              <w:t>https://aot.accenturedigitalplant.com</w:t>
            </w:r>
          </w:p>
        </w:tc>
      </w:tr>
      <w:tr w:rsidR="00F85DDB" w14:paraId="698060B6" w14:textId="77777777" w:rsidTr="000033A5">
        <w:tc>
          <w:tcPr>
            <w:tcW w:w="6565" w:type="dxa"/>
          </w:tcPr>
          <w:p w14:paraId="6A20FC77" w14:textId="160ECB3E" w:rsidR="00F85DDB" w:rsidRDefault="00F85DDB" w:rsidP="007A21EA">
            <w:pPr>
              <w:spacing w:after="0"/>
              <w:jc w:val="left"/>
            </w:pPr>
            <w:r>
              <w:t>People Management UI</w:t>
            </w:r>
          </w:p>
        </w:tc>
        <w:tc>
          <w:tcPr>
            <w:tcW w:w="11610" w:type="dxa"/>
            <w:hideMark/>
          </w:tcPr>
          <w:p w14:paraId="0E824171"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PM Config</w:t>
            </w:r>
          </w:p>
        </w:tc>
        <w:tc>
          <w:tcPr>
            <w:tcW w:w="7830" w:type="dxa"/>
          </w:tcPr>
          <w:p w14:paraId="36154838" w14:textId="29C295CB" w:rsidR="00F85DDB" w:rsidRDefault="00F864AF" w:rsidP="007A21EA">
            <w:pPr>
              <w:spacing w:after="0"/>
              <w:jc w:val="left"/>
            </w:pPr>
            <w:r>
              <w:t>-</w:t>
            </w:r>
          </w:p>
        </w:tc>
      </w:tr>
    </w:tbl>
    <w:p w14:paraId="46DB82C0" w14:textId="77777777" w:rsidR="00B77685" w:rsidRPr="00027E64" w:rsidRDefault="00B77685" w:rsidP="00027E64">
      <w:pPr>
        <w:pStyle w:val="Heading3"/>
      </w:pPr>
      <w:bookmarkStart w:id="124" w:name="_Toc219275377"/>
      <w:r w:rsidRPr="00027E64">
        <w:t>SmartKPI Frontend Component</w:t>
      </w:r>
      <w:bookmarkEnd w:id="124"/>
    </w:p>
    <w:tbl>
      <w:tblPr>
        <w:tblStyle w:val="TableGridLight"/>
        <w:tblW w:w="26005" w:type="dxa"/>
        <w:tblLook w:val="04A0" w:firstRow="1" w:lastRow="0" w:firstColumn="1" w:lastColumn="0" w:noHBand="0" w:noVBand="1"/>
      </w:tblPr>
      <w:tblGrid>
        <w:gridCol w:w="6475"/>
        <w:gridCol w:w="11700"/>
        <w:gridCol w:w="7830"/>
      </w:tblGrid>
      <w:tr w:rsidR="000033A5" w14:paraId="613E3753" w14:textId="77777777" w:rsidTr="000033A5">
        <w:tc>
          <w:tcPr>
            <w:tcW w:w="6475" w:type="dxa"/>
            <w:shd w:val="clear" w:color="auto" w:fill="F2F2F2" w:themeFill="background1" w:themeFillShade="F2"/>
          </w:tcPr>
          <w:p w14:paraId="3C882F90" w14:textId="25FEA9E7" w:rsidR="000033A5" w:rsidRDefault="000033A5" w:rsidP="000033A5">
            <w:pPr>
              <w:spacing w:after="0"/>
              <w:jc w:val="left"/>
            </w:pPr>
            <w:r>
              <w:rPr>
                <w:b/>
                <w:bCs/>
              </w:rPr>
              <w:t>Description</w:t>
            </w:r>
          </w:p>
        </w:tc>
        <w:tc>
          <w:tcPr>
            <w:tcW w:w="11700" w:type="dxa"/>
            <w:shd w:val="clear" w:color="auto" w:fill="F2F2F2" w:themeFill="background1" w:themeFillShade="F2"/>
          </w:tcPr>
          <w:p w14:paraId="4F95881F" w14:textId="35C8CA7A" w:rsidR="000033A5" w:rsidRDefault="000033A5" w:rsidP="000033A5">
            <w:pPr>
              <w:spacing w:after="0"/>
              <w:jc w:val="left"/>
            </w:pPr>
            <w:r>
              <w:rPr>
                <w:b/>
                <w:bCs/>
              </w:rPr>
              <w:t xml:space="preserve">Directory </w:t>
            </w:r>
          </w:p>
        </w:tc>
        <w:tc>
          <w:tcPr>
            <w:tcW w:w="7830" w:type="dxa"/>
            <w:shd w:val="clear" w:color="auto" w:fill="F2F2F2" w:themeFill="background1" w:themeFillShade="F2"/>
          </w:tcPr>
          <w:p w14:paraId="3693DAD0" w14:textId="793317BD" w:rsidR="000033A5" w:rsidRDefault="000033A5" w:rsidP="000033A5">
            <w:pPr>
              <w:spacing w:after="0"/>
              <w:jc w:val="left"/>
            </w:pPr>
            <w:r>
              <w:rPr>
                <w:b/>
                <w:bCs/>
              </w:rPr>
              <w:t xml:space="preserve">CORS </w:t>
            </w:r>
            <w:r w:rsidR="00CB6594">
              <w:rPr>
                <w:b/>
                <w:bCs/>
              </w:rPr>
              <w:t>-</w:t>
            </w:r>
            <w:r>
              <w:rPr>
                <w:b/>
                <w:bCs/>
              </w:rPr>
              <w:t xml:space="preserve"> origin</w:t>
            </w:r>
          </w:p>
        </w:tc>
      </w:tr>
      <w:tr w:rsidR="00640637" w14:paraId="0A3BF066" w14:textId="77777777" w:rsidTr="00640637">
        <w:tc>
          <w:tcPr>
            <w:tcW w:w="6475" w:type="dxa"/>
          </w:tcPr>
          <w:p w14:paraId="55CA4DF4" w14:textId="15BFF77F" w:rsidR="00640637" w:rsidRDefault="00640637" w:rsidP="000033A5">
            <w:pPr>
              <w:spacing w:after="0"/>
              <w:jc w:val="left"/>
            </w:pPr>
            <w:r>
              <w:t>Smart-kpi-config</w:t>
            </w:r>
          </w:p>
        </w:tc>
        <w:tc>
          <w:tcPr>
            <w:tcW w:w="11700" w:type="dxa"/>
            <w:hideMark/>
          </w:tcPr>
          <w:p w14:paraId="4D1D78C2" w14:textId="77777777"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Config</w:t>
            </w:r>
          </w:p>
        </w:tc>
        <w:tc>
          <w:tcPr>
            <w:tcW w:w="7830" w:type="dxa"/>
          </w:tcPr>
          <w:p w14:paraId="7EAE92A0" w14:textId="77777777" w:rsidR="00640637" w:rsidRDefault="00640637" w:rsidP="000033A5">
            <w:pPr>
              <w:spacing w:after="0"/>
              <w:jc w:val="left"/>
            </w:pPr>
          </w:p>
        </w:tc>
      </w:tr>
      <w:tr w:rsidR="00640637" w14:paraId="7B93D8F8" w14:textId="77777777" w:rsidTr="00640637">
        <w:tc>
          <w:tcPr>
            <w:tcW w:w="6475" w:type="dxa"/>
          </w:tcPr>
          <w:p w14:paraId="77AACFC7" w14:textId="3A386D37" w:rsidR="00640637" w:rsidRDefault="00640637" w:rsidP="000033A5">
            <w:pPr>
              <w:spacing w:after="0"/>
              <w:jc w:val="left"/>
            </w:pPr>
            <w:r>
              <w:t>Smart-kpis-micro-app</w:t>
            </w:r>
          </w:p>
        </w:tc>
        <w:tc>
          <w:tcPr>
            <w:tcW w:w="11700" w:type="dxa"/>
            <w:hideMark/>
          </w:tcPr>
          <w:p w14:paraId="6EF20531" w14:textId="26EA16AD"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M</w:t>
            </w:r>
            <w:r w:rsidR="00A148F6" w:rsidRPr="0085661C">
              <w:rPr>
                <w:rFonts w:ascii="Consolas" w:hAnsi="Consolas"/>
              </w:rPr>
              <w:t>i</w:t>
            </w:r>
            <w:r w:rsidRPr="0085661C">
              <w:rPr>
                <w:rFonts w:ascii="Consolas" w:hAnsi="Consolas"/>
              </w:rPr>
              <w:t>croapp</w:t>
            </w:r>
          </w:p>
        </w:tc>
        <w:tc>
          <w:tcPr>
            <w:tcW w:w="7830" w:type="dxa"/>
          </w:tcPr>
          <w:p w14:paraId="55BE2B66" w14:textId="42B6149A" w:rsidR="00640637" w:rsidRDefault="00640637" w:rsidP="000033A5">
            <w:pPr>
              <w:spacing w:after="0" w:line="360" w:lineRule="auto"/>
              <w:jc w:val="left"/>
            </w:pPr>
            <w:r w:rsidRPr="00443804">
              <w:t>E.g.:</w:t>
            </w:r>
            <w:r>
              <w:t xml:space="preserve"> </w:t>
            </w:r>
            <w:r w:rsidRPr="00443804">
              <w:t>https://aot.accenturedigitalplant.com</w:t>
            </w:r>
          </w:p>
        </w:tc>
      </w:tr>
    </w:tbl>
    <w:p w14:paraId="79246D77" w14:textId="77777777" w:rsidR="004F4CDA" w:rsidRDefault="004F4CDA" w:rsidP="001F2725">
      <w:pPr>
        <w:pStyle w:val="Heading2"/>
        <w:sectPr w:rsidR="004F4CDA" w:rsidSect="000C3F7C">
          <w:pgSz w:w="28800" w:h="20160" w:code="1"/>
          <w:pgMar w:top="1440" w:right="1440" w:bottom="1440" w:left="1440" w:header="720" w:footer="720" w:gutter="0"/>
          <w:cols w:space="1440"/>
          <w:docGrid w:linePitch="360"/>
        </w:sectPr>
      </w:pPr>
      <w:bookmarkStart w:id="125" w:name="OLE_LINK73"/>
    </w:p>
    <w:p w14:paraId="3D654D9F" w14:textId="77777777" w:rsidR="008013A1" w:rsidRDefault="008013A1" w:rsidP="001F2725">
      <w:pPr>
        <w:pStyle w:val="Heading2"/>
        <w:sectPr w:rsidR="008013A1" w:rsidSect="000C3F7C">
          <w:type w:val="continuous"/>
          <w:pgSz w:w="28800" w:h="20160" w:code="1"/>
          <w:pgMar w:top="1440" w:right="1440" w:bottom="1440" w:left="1440" w:header="720" w:footer="720" w:gutter="0"/>
          <w:cols w:space="567"/>
          <w:docGrid w:linePitch="360"/>
        </w:sectPr>
      </w:pPr>
    </w:p>
    <w:p w14:paraId="197D3237" w14:textId="44105D26" w:rsidR="006175F3" w:rsidRPr="009075B9" w:rsidRDefault="009A7B6B" w:rsidP="006A50DC">
      <w:pPr>
        <w:pStyle w:val="Heading1"/>
      </w:pPr>
      <w:bookmarkStart w:id="126" w:name="_Toc202880021"/>
      <w:bookmarkStart w:id="127" w:name="_Toc204348904"/>
      <w:bookmarkStart w:id="128" w:name="_Toc219275378"/>
      <w:r w:rsidRPr="009075B9">
        <w:lastRenderedPageBreak/>
        <w:t>Other Configuration</w:t>
      </w:r>
      <w:r w:rsidR="00616460" w:rsidRPr="009075B9">
        <w:t>s</w:t>
      </w:r>
      <w:bookmarkEnd w:id="126"/>
      <w:bookmarkEnd w:id="127"/>
      <w:bookmarkEnd w:id="128"/>
    </w:p>
    <w:p w14:paraId="35567985" w14:textId="77777777" w:rsidR="006A50DC" w:rsidRDefault="006A50DC" w:rsidP="006A50DC">
      <w:pPr>
        <w:pStyle w:val="Heading2"/>
        <w:sectPr w:rsidR="006A50DC" w:rsidSect="000C3F7C">
          <w:pgSz w:w="28800" w:h="20160" w:code="1"/>
          <w:pgMar w:top="1440" w:right="1440" w:bottom="1440" w:left="1440" w:header="720" w:footer="720" w:gutter="0"/>
          <w:cols w:space="567"/>
        </w:sectPr>
      </w:pPr>
      <w:bookmarkStart w:id="129" w:name="_CORS"/>
      <w:bookmarkStart w:id="130" w:name="_CORS_(App_Services)"/>
      <w:bookmarkStart w:id="131" w:name="_Toc193113281"/>
      <w:bookmarkStart w:id="132" w:name="_Toc202880022"/>
      <w:bookmarkEnd w:id="125"/>
      <w:bookmarkEnd w:id="129"/>
      <w:bookmarkEnd w:id="130"/>
    </w:p>
    <w:p w14:paraId="02302855" w14:textId="0B28D6D8" w:rsidR="003404F2" w:rsidRPr="003404F2" w:rsidRDefault="003404F2" w:rsidP="006A50DC">
      <w:pPr>
        <w:pStyle w:val="Heading2"/>
      </w:pPr>
      <w:bookmarkStart w:id="133" w:name="_Toc219275379"/>
      <w:r w:rsidRPr="003404F2">
        <w:t>CORS</w:t>
      </w:r>
      <w:r w:rsidR="008563E3">
        <w:t xml:space="preserve"> </w:t>
      </w:r>
      <w:r w:rsidRPr="003404F2">
        <w:t>(App Services)</w:t>
      </w:r>
      <w:bookmarkEnd w:id="131"/>
      <w:bookmarkEnd w:id="132"/>
      <w:bookmarkEnd w:id="133"/>
    </w:p>
    <w:p w14:paraId="2884EA97" w14:textId="77777777" w:rsidR="0084098F" w:rsidRDefault="00203CF8" w:rsidP="006A50DC">
      <w:pPr>
        <w:jc w:val="left"/>
      </w:pPr>
      <w:r w:rsidRPr="00203CF8">
        <w:t>CORS must be updated in all app services.</w:t>
      </w:r>
    </w:p>
    <w:p w14:paraId="095F40B9" w14:textId="724DAA23" w:rsidR="009A7B6B" w:rsidRDefault="006175F3" w:rsidP="006A50DC">
      <w:pPr>
        <w:pStyle w:val="ListParagraph"/>
      </w:pPr>
      <w:r w:rsidRPr="009075B9">
        <w:t xml:space="preserve">Go to Resource group &gt;App service&gt; API&gt;CORS. </w:t>
      </w:r>
    </w:p>
    <w:p w14:paraId="52245662" w14:textId="02FE18E0" w:rsidR="00203CF8" w:rsidRDefault="001173A4" w:rsidP="006A50DC">
      <w:pPr>
        <w:pStyle w:val="ListParagraph"/>
      </w:pPr>
      <w:r w:rsidRPr="001173A4">
        <w:t>Add specific origin URLS as shown in the image</w:t>
      </w:r>
      <w:r w:rsidR="00F864AF">
        <w:t>.</w:t>
      </w:r>
    </w:p>
    <w:p w14:paraId="3A417F71" w14:textId="28F96756" w:rsidR="00D6063F" w:rsidRDefault="001173A4" w:rsidP="00D6063F">
      <w:pPr>
        <w:pStyle w:val="ListParagraph"/>
      </w:pPr>
      <w:r w:rsidRPr="001173A4">
        <w:t xml:space="preserve">Space must not be present before and after the </w:t>
      </w:r>
      <w:proofErr w:type="gramStart"/>
      <w:r w:rsidRPr="001173A4">
        <w:t>origin</w:t>
      </w:r>
      <w:proofErr w:type="gramEnd"/>
      <w:r w:rsidRPr="001173A4">
        <w:t xml:space="preserve"> URLs</w:t>
      </w:r>
      <w:r w:rsidR="00F864AF">
        <w:t>.</w:t>
      </w:r>
    </w:p>
    <w:p w14:paraId="07C07A4E" w14:textId="637EDA0C" w:rsidR="00ED0CE6" w:rsidRPr="00ED0CE6" w:rsidRDefault="001173A4" w:rsidP="00ED0CE6">
      <w:pPr>
        <w:rPr>
          <w:noProof/>
          <w14:ligatures w14:val="none"/>
        </w:rPr>
      </w:pPr>
      <w:r w:rsidRPr="001173A4">
        <w:t>.</w:t>
      </w:r>
      <w:r w:rsidR="006A50DC">
        <w:br w:type="column"/>
      </w:r>
      <w:r w:rsidR="005E317A" w:rsidRPr="00D6063F">
        <w:rPr>
          <w:noProof/>
          <w14:ligatures w14:val="none"/>
        </w:rPr>
        <w:t xml:space="preserve"> </w:t>
      </w:r>
      <w:r w:rsidR="00ED0CE6" w:rsidRPr="00ED0CE6">
        <w:rPr>
          <w:noProof/>
          <w14:ligatures w14:val="none"/>
        </w:rPr>
        <w:drawing>
          <wp:inline distT="0" distB="0" distL="0" distR="0" wp14:anchorId="063704D1" wp14:editId="320D072F">
            <wp:extent cx="8165465" cy="3859619"/>
            <wp:effectExtent l="0" t="0" r="6985" b="7620"/>
            <wp:docPr id="1315265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97915" cy="3874957"/>
                    </a:xfrm>
                    <a:prstGeom prst="rect">
                      <a:avLst/>
                    </a:prstGeom>
                    <a:noFill/>
                    <a:ln>
                      <a:noFill/>
                    </a:ln>
                  </pic:spPr>
                </pic:pic>
              </a:graphicData>
            </a:graphic>
          </wp:inline>
        </w:drawing>
      </w:r>
    </w:p>
    <w:p w14:paraId="3EDA33C2" w14:textId="7E20B489" w:rsidR="006175F3" w:rsidRPr="009075B9" w:rsidRDefault="006175F3" w:rsidP="00D6063F"/>
    <w:p w14:paraId="5517D71B" w14:textId="77777777" w:rsidR="006A50DC" w:rsidRDefault="006A50DC" w:rsidP="006A50DC">
      <w:pPr>
        <w:ind w:left="360"/>
        <w:sectPr w:rsidR="006A50DC" w:rsidSect="000C3F7C">
          <w:type w:val="continuous"/>
          <w:pgSz w:w="28800" w:h="20160" w:code="1"/>
          <w:pgMar w:top="1440" w:right="1440" w:bottom="1440" w:left="1440" w:header="720" w:footer="720" w:gutter="0"/>
          <w:cols w:num="2" w:space="568" w:equalWidth="0">
            <w:col w:w="6804" w:space="568"/>
            <w:col w:w="12788"/>
          </w:cols>
        </w:sectPr>
      </w:pPr>
    </w:p>
    <w:p w14:paraId="4FD85902" w14:textId="77777777" w:rsidR="00D16181" w:rsidRPr="00D16181" w:rsidRDefault="00D16181" w:rsidP="006A50DC">
      <w:pPr>
        <w:pStyle w:val="Heading2"/>
      </w:pPr>
      <w:bookmarkStart w:id="134" w:name="_CORS_(APIM)"/>
      <w:bookmarkStart w:id="135" w:name="_Toc219275380"/>
      <w:bookmarkEnd w:id="134"/>
      <w:r w:rsidRPr="00D16181">
        <w:t>CORS (APIM)</w:t>
      </w:r>
      <w:bookmarkEnd w:id="135"/>
    </w:p>
    <w:p w14:paraId="39DB7ABE" w14:textId="00F512EB" w:rsidR="00D16181" w:rsidRPr="00D713C1" w:rsidRDefault="00D16181" w:rsidP="00D713C1">
      <w:pPr>
        <w:jc w:val="left"/>
      </w:pPr>
      <w:r w:rsidRPr="00D713C1">
        <w:t xml:space="preserve">CORS must also be updated at the APIM level. </w:t>
      </w:r>
    </w:p>
    <w:p w14:paraId="34009CC5" w14:textId="77777777" w:rsidR="00D16181" w:rsidRPr="00D16181" w:rsidRDefault="00D16181" w:rsidP="00D713C1">
      <w:pPr>
        <w:pStyle w:val="ListParagraph"/>
      </w:pPr>
      <w:r w:rsidRPr="00D16181">
        <w:t xml:space="preserve">Navigate to Resource Group &gt; APIM &gt;APIS&gt;All APIs  </w:t>
      </w:r>
    </w:p>
    <w:p w14:paraId="168B11ED" w14:textId="0278682A" w:rsidR="00D16181" w:rsidRPr="00D16181" w:rsidRDefault="00D16181" w:rsidP="00D713C1">
      <w:pPr>
        <w:pStyle w:val="ListParagraph"/>
      </w:pPr>
      <w:r w:rsidRPr="00D16181">
        <w:t xml:space="preserve">In </w:t>
      </w:r>
      <w:r w:rsidR="009A6BA4">
        <w:t>"</w:t>
      </w:r>
      <w:r w:rsidRPr="00D16181">
        <w:t>All APIs</w:t>
      </w:r>
      <w:r w:rsidR="009A6BA4">
        <w:t>"</w:t>
      </w:r>
      <w:r w:rsidRPr="00D16181">
        <w:t xml:space="preserve">, </w:t>
      </w:r>
      <w:proofErr w:type="gramStart"/>
      <w:r w:rsidRPr="00D16181">
        <w:t>go</w:t>
      </w:r>
      <w:proofErr w:type="gramEnd"/>
      <w:r w:rsidRPr="00D16181">
        <w:t xml:space="preserve"> to Inbound processing.</w:t>
      </w:r>
    </w:p>
    <w:p w14:paraId="703B7B33" w14:textId="00EBEE4B" w:rsidR="00D16181" w:rsidRPr="00D16181" w:rsidRDefault="00D16181" w:rsidP="00D713C1">
      <w:pPr>
        <w:pStyle w:val="ListParagraph"/>
      </w:pPr>
      <w:r w:rsidRPr="00D16181">
        <w:t xml:space="preserve">From the three-dot menu, click </w:t>
      </w:r>
      <w:r w:rsidR="009A6BA4">
        <w:t>"</w:t>
      </w:r>
      <w:r w:rsidRPr="00D16181">
        <w:t>Code editor</w:t>
      </w:r>
      <w:r w:rsidR="009A6BA4">
        <w:t>"</w:t>
      </w:r>
    </w:p>
    <w:p w14:paraId="5180BEF4" w14:textId="015E6632" w:rsidR="006A50DC" w:rsidRDefault="00D16181" w:rsidP="00193232">
      <w:pPr>
        <w:pStyle w:val="ListParagraph"/>
        <w:sectPr w:rsidR="006A50DC" w:rsidSect="000C3F7C">
          <w:type w:val="continuous"/>
          <w:pgSz w:w="28800" w:h="20160" w:code="1"/>
          <w:pgMar w:top="1440" w:right="1440" w:bottom="1440" w:left="1440" w:header="720" w:footer="720" w:gutter="0"/>
          <w:cols w:num="2" w:space="568" w:equalWidth="0">
            <w:col w:w="6804" w:space="568"/>
            <w:col w:w="12788"/>
          </w:cols>
        </w:sectPr>
      </w:pPr>
      <w:r w:rsidRPr="00D16181">
        <w:t xml:space="preserve">Add corresponding </w:t>
      </w:r>
      <w:hyperlink r:id="rId47" w:history="1">
        <w:r w:rsidRPr="00D713C1">
          <w:t>CORS policy script</w:t>
        </w:r>
      </w:hyperlink>
      <w:r w:rsidRPr="00D16181">
        <w:t xml:space="preserve"> to the Code editor and save it.</w:t>
      </w:r>
      <w:r w:rsidR="006A50DC">
        <w:br w:type="column"/>
      </w:r>
      <w:r w:rsidRPr="00D6063F">
        <w:rPr>
          <w:noProof/>
        </w:rPr>
        <w:drawing>
          <wp:inline distT="0" distB="0" distL="0" distR="0" wp14:anchorId="5F620EA2" wp14:editId="4338CD11">
            <wp:extent cx="8101693" cy="3913684"/>
            <wp:effectExtent l="19050" t="19050" r="13970" b="10795"/>
            <wp:docPr id="785716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170848" cy="3947091"/>
                    </a:xfrm>
                    <a:prstGeom prst="rect">
                      <a:avLst/>
                    </a:prstGeom>
                    <a:noFill/>
                    <a:ln>
                      <a:solidFill>
                        <a:schemeClr val="bg2">
                          <a:lumMod val="90000"/>
                        </a:schemeClr>
                      </a:solidFill>
                    </a:ln>
                  </pic:spPr>
                </pic:pic>
              </a:graphicData>
            </a:graphic>
          </wp:inline>
        </w:drawing>
      </w:r>
      <w:r w:rsidRPr="00D16181">
        <w:t xml:space="preserve">  </w:t>
      </w:r>
    </w:p>
    <w:p w14:paraId="6F48BD20" w14:textId="77777777" w:rsidR="008013A1" w:rsidRDefault="008013A1" w:rsidP="0055433E">
      <w:pPr>
        <w:pStyle w:val="Heading1"/>
        <w:rPr>
          <w:rFonts w:eastAsiaTheme="majorEastAsia" w:cstheme="majorBidi"/>
          <w:color w:val="7030A0"/>
          <w:sz w:val="24"/>
        </w:rPr>
        <w:sectPr w:rsidR="008013A1" w:rsidSect="000C3F7C">
          <w:type w:val="continuous"/>
          <w:pgSz w:w="28800" w:h="20160" w:code="1"/>
          <w:pgMar w:top="1440" w:right="1440" w:bottom="1440" w:left="1440" w:header="720" w:footer="720" w:gutter="0"/>
          <w:cols w:num="2" w:space="567" w:equalWidth="0">
            <w:col w:w="7655" w:space="567"/>
            <w:col w:w="11938"/>
          </w:cols>
          <w:docGrid w:linePitch="360"/>
        </w:sectPr>
      </w:pPr>
      <w:bookmarkStart w:id="136" w:name="_Toc193113283"/>
    </w:p>
    <w:p w14:paraId="7FB5C2DD" w14:textId="0E8068FF" w:rsidR="008423CB" w:rsidRPr="006B09D6" w:rsidRDefault="008423CB" w:rsidP="006A50DC">
      <w:pPr>
        <w:pStyle w:val="Heading2"/>
      </w:pPr>
      <w:bookmarkStart w:id="137" w:name="_CORS_(Storage_Account)"/>
      <w:bookmarkStart w:id="138" w:name="_Toc202880023"/>
      <w:bookmarkStart w:id="139" w:name="_Toc219275381"/>
      <w:bookmarkEnd w:id="137"/>
      <w:r w:rsidRPr="006B09D6">
        <w:lastRenderedPageBreak/>
        <w:t>CORS (Storage Account)</w:t>
      </w:r>
      <w:bookmarkEnd w:id="136"/>
      <w:bookmarkEnd w:id="138"/>
      <w:bookmarkEnd w:id="139"/>
    </w:p>
    <w:p w14:paraId="7B019C3B" w14:textId="77777777" w:rsidR="008423CB" w:rsidRPr="008423CB" w:rsidRDefault="008423CB" w:rsidP="006A50DC">
      <w:r w:rsidRPr="008423CB">
        <w:t>CORS must be added to the 3d storage account.</w:t>
      </w:r>
    </w:p>
    <w:p w14:paraId="07D37EB2" w14:textId="77777777" w:rsidR="008423CB" w:rsidRPr="008423CB" w:rsidRDefault="008423CB" w:rsidP="00A161B6">
      <w:pPr>
        <w:numPr>
          <w:ilvl w:val="0"/>
          <w:numId w:val="24"/>
        </w:numPr>
      </w:pPr>
      <w:r w:rsidRPr="008423CB">
        <w:t>Go to the Resource group&gt;3d Storage account &gt;Resource Sharing (CORS).</w:t>
      </w:r>
    </w:p>
    <w:p w14:paraId="1A8ED1F2" w14:textId="556F3D3E" w:rsidR="008423CB" w:rsidRPr="008423CB" w:rsidRDefault="008423CB" w:rsidP="00A161B6">
      <w:pPr>
        <w:numPr>
          <w:ilvl w:val="0"/>
          <w:numId w:val="24"/>
        </w:numPr>
      </w:pPr>
      <w:r w:rsidRPr="008423CB">
        <w:t>Add specific origin URLS as shown in the image.</w:t>
      </w:r>
    </w:p>
    <w:p w14:paraId="7418E24A" w14:textId="77777777" w:rsidR="008423CB" w:rsidRPr="008423CB" w:rsidRDefault="008423CB" w:rsidP="00A161B6">
      <w:pPr>
        <w:numPr>
          <w:ilvl w:val="0"/>
          <w:numId w:val="24"/>
        </w:numPr>
      </w:pPr>
      <w:r w:rsidRPr="008423CB">
        <w:t xml:space="preserve">Space must not be present before and after the </w:t>
      </w:r>
      <w:proofErr w:type="gramStart"/>
      <w:r w:rsidRPr="008423CB">
        <w:t>origin</w:t>
      </w:r>
      <w:proofErr w:type="gramEnd"/>
      <w:r w:rsidRPr="008423CB">
        <w:t xml:space="preserve"> URLs.</w:t>
      </w:r>
    </w:p>
    <w:p w14:paraId="2039B9F0" w14:textId="7DE31D36" w:rsidR="00B64A94" w:rsidRDefault="00264E66" w:rsidP="006F7091">
      <w:pPr>
        <w:ind w:left="360"/>
      </w:pPr>
      <w:r>
        <w:br w:type="column"/>
      </w:r>
      <w:r w:rsidR="005E317A" w:rsidRPr="00264E66">
        <w:rPr>
          <w:noProof/>
        </w:rPr>
        <w:drawing>
          <wp:inline distT="0" distB="0" distL="0" distR="0" wp14:anchorId="2037262D" wp14:editId="3E64AB0F">
            <wp:extent cx="8260826" cy="3635829"/>
            <wp:effectExtent l="19050" t="19050" r="26035" b="22225"/>
            <wp:docPr id="64421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1723" name="Picture 1" descr="A screenshot of a computer&#10;&#10;AI-generated content may be incorrect."/>
                    <pic:cNvPicPr/>
                  </pic:nvPicPr>
                  <pic:blipFill>
                    <a:blip r:embed="rId49"/>
                    <a:stretch>
                      <a:fillRect/>
                    </a:stretch>
                  </pic:blipFill>
                  <pic:spPr>
                    <a:xfrm>
                      <a:off x="0" y="0"/>
                      <a:ext cx="8356980" cy="3678149"/>
                    </a:xfrm>
                    <a:prstGeom prst="rect">
                      <a:avLst/>
                    </a:prstGeom>
                    <a:ln>
                      <a:solidFill>
                        <a:schemeClr val="bg2">
                          <a:lumMod val="90000"/>
                        </a:schemeClr>
                      </a:solidFill>
                    </a:ln>
                  </pic:spPr>
                </pic:pic>
              </a:graphicData>
            </a:graphic>
          </wp:inline>
        </w:drawing>
      </w:r>
    </w:p>
    <w:p w14:paraId="038B891D" w14:textId="77777777" w:rsidR="00264E66" w:rsidRDefault="00264E66" w:rsidP="006A50DC">
      <w:pPr>
        <w:sectPr w:rsidR="00264E66" w:rsidSect="000C3F7C">
          <w:pgSz w:w="28800" w:h="20160" w:code="1"/>
          <w:pgMar w:top="1440" w:right="1440" w:bottom="1440" w:left="1440" w:header="720" w:footer="720" w:gutter="0"/>
          <w:cols w:num="2" w:space="709" w:equalWidth="0">
            <w:col w:w="6802" w:space="709"/>
            <w:col w:w="12649"/>
          </w:cols>
          <w:docGrid w:linePitch="360"/>
        </w:sectPr>
      </w:pPr>
    </w:p>
    <w:p w14:paraId="4BE805D9" w14:textId="77777777" w:rsidR="00D16181" w:rsidRPr="00D16181" w:rsidRDefault="00D16181" w:rsidP="006A50DC">
      <w:pPr>
        <w:pStyle w:val="Heading2"/>
      </w:pPr>
      <w:bookmarkStart w:id="140" w:name="_APIM"/>
      <w:bookmarkStart w:id="141" w:name="_Toc202880024"/>
      <w:bookmarkStart w:id="142" w:name="_Toc219275382"/>
      <w:bookmarkEnd w:id="140"/>
      <w:r w:rsidRPr="00D16181">
        <w:t>APIM</w:t>
      </w:r>
      <w:bookmarkEnd w:id="141"/>
      <w:bookmarkEnd w:id="142"/>
    </w:p>
    <w:p w14:paraId="35506035" w14:textId="06217C8B" w:rsidR="00A71218" w:rsidRDefault="00B228E2" w:rsidP="00264E66">
      <w:pPr>
        <w:rPr>
          <w:b/>
          <w:bCs/>
        </w:rPr>
      </w:pPr>
      <w:r w:rsidRPr="00B228E2">
        <w:t>Some microservices require APIM Integration. Ensure that the stage for doing this is present in the main YAML file.</w:t>
      </w:r>
      <w:r w:rsidR="00264E66">
        <w:br w:type="column"/>
      </w:r>
      <w:r w:rsidR="00066E93" w:rsidRPr="00264E66">
        <w:rPr>
          <w:noProof/>
        </w:rPr>
        <w:drawing>
          <wp:inline distT="0" distB="0" distL="0" distR="0" wp14:anchorId="29194A21" wp14:editId="102910DA">
            <wp:extent cx="8217852" cy="4093029"/>
            <wp:effectExtent l="19050" t="19050" r="12065" b="22225"/>
            <wp:docPr id="11285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3062" name=""/>
                    <pic:cNvPicPr/>
                  </pic:nvPicPr>
                  <pic:blipFill>
                    <a:blip r:embed="rId50"/>
                    <a:stretch>
                      <a:fillRect/>
                    </a:stretch>
                  </pic:blipFill>
                  <pic:spPr>
                    <a:xfrm>
                      <a:off x="0" y="0"/>
                      <a:ext cx="8239301" cy="4103712"/>
                    </a:xfrm>
                    <a:prstGeom prst="rect">
                      <a:avLst/>
                    </a:prstGeom>
                    <a:ln>
                      <a:solidFill>
                        <a:schemeClr val="bg2">
                          <a:lumMod val="90000"/>
                        </a:schemeClr>
                      </a:solidFill>
                    </a:ln>
                  </pic:spPr>
                </pic:pic>
              </a:graphicData>
            </a:graphic>
          </wp:inline>
        </w:drawing>
      </w:r>
    </w:p>
    <w:p w14:paraId="03DC2898" w14:textId="77777777" w:rsidR="00264E66" w:rsidRDefault="00264E66">
      <w:pPr>
        <w:pStyle w:val="Heading2"/>
        <w:sectPr w:rsidR="00264E66" w:rsidSect="000C3F7C">
          <w:type w:val="continuous"/>
          <w:pgSz w:w="28800" w:h="20160" w:code="1"/>
          <w:pgMar w:top="1440" w:right="1440" w:bottom="1440" w:left="1440" w:header="720" w:footer="720" w:gutter="0"/>
          <w:cols w:num="2" w:space="709" w:equalWidth="0">
            <w:col w:w="6802" w:space="709"/>
            <w:col w:w="12649"/>
          </w:cols>
          <w:docGrid w:linePitch="360"/>
        </w:sectPr>
      </w:pPr>
      <w:bookmarkStart w:id="143" w:name="_APIM_1"/>
      <w:bookmarkStart w:id="144" w:name="_Toc202880025"/>
      <w:bookmarkEnd w:id="143"/>
    </w:p>
    <w:p w14:paraId="13EF4D14" w14:textId="77777777" w:rsidR="004B324E" w:rsidRPr="009075B9" w:rsidRDefault="004B324E" w:rsidP="00264E66">
      <w:pPr>
        <w:pStyle w:val="Heading2"/>
      </w:pPr>
      <w:bookmarkStart w:id="145" w:name="_Toc219275383"/>
      <w:r w:rsidRPr="009075B9">
        <w:lastRenderedPageBreak/>
        <w:t>NSG</w:t>
      </w:r>
      <w:bookmarkEnd w:id="144"/>
      <w:bookmarkEnd w:id="145"/>
    </w:p>
    <w:p w14:paraId="658B150D" w14:textId="6BE59104" w:rsidR="00283D28" w:rsidRPr="006F7091" w:rsidRDefault="004B324E" w:rsidP="006F7091">
      <w:r w:rsidRPr="006F7091">
        <w:t xml:space="preserve">An NSG must be attached to the Subnet that is linked to AKS. The Port AKS </w:t>
      </w:r>
      <w:r w:rsidR="009372A1" w:rsidRPr="006F7091">
        <w:t>that is u</w:t>
      </w:r>
      <w:r w:rsidRPr="006F7091">
        <w:t>se</w:t>
      </w:r>
      <w:r w:rsidR="009372A1" w:rsidRPr="006F7091">
        <w:t>d</w:t>
      </w:r>
      <w:r w:rsidRPr="006F7091">
        <w:t xml:space="preserve"> to contact the event</w:t>
      </w:r>
      <w:r w:rsidR="00326FB1" w:rsidRPr="006F7091">
        <w:t xml:space="preserve"> </w:t>
      </w:r>
      <w:r w:rsidRPr="006F7091">
        <w:t xml:space="preserve">hub should be included. </w:t>
      </w:r>
    </w:p>
    <w:p w14:paraId="4D3E7487" w14:textId="77777777" w:rsidR="002554A5" w:rsidRDefault="004B324E" w:rsidP="006F7091">
      <w:r w:rsidRPr="006F7091">
        <w:t>The Outbound and Inbound Rule assigned on the AKS node must also be assigned to the NSGs</w:t>
      </w:r>
      <w:r w:rsidR="002554A5">
        <w:t xml:space="preserve">. </w:t>
      </w:r>
    </w:p>
    <w:p w14:paraId="76867FD0" w14:textId="4FB426B9" w:rsidR="005B3C97" w:rsidRPr="006F7091" w:rsidRDefault="005B3C97" w:rsidP="006F7091">
      <w:r w:rsidRPr="006F7091">
        <w:t>After the app is deployed, a custom URL can be mapped to the HostApp UI default URL if needed.</w:t>
      </w:r>
    </w:p>
    <w:p w14:paraId="7348E30A" w14:textId="67014E11" w:rsidR="00785030" w:rsidRPr="009075B9" w:rsidRDefault="00264E66" w:rsidP="00264E66">
      <w:pPr>
        <w:ind w:right="90"/>
        <w:jc w:val="left"/>
      </w:pPr>
      <w:r>
        <w:br w:type="column"/>
      </w:r>
      <w:r w:rsidR="00F46FC8" w:rsidRPr="00F46FC8">
        <w:rPr>
          <w:noProof/>
          <w14:ligatures w14:val="none"/>
        </w:rPr>
        <w:t xml:space="preserve"> </w:t>
      </w:r>
      <w:r w:rsidR="00B82299" w:rsidRPr="00B82299">
        <w:rPr>
          <w:noProof/>
          <w14:ligatures w14:val="none"/>
        </w:rPr>
        <w:drawing>
          <wp:inline distT="0" distB="0" distL="0" distR="0" wp14:anchorId="71B7DE67" wp14:editId="46F1CE3E">
            <wp:extent cx="8338457" cy="3841750"/>
            <wp:effectExtent l="19050" t="19050" r="24765" b="25400"/>
            <wp:docPr id="119910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8856" name="Picture 1" descr="A screenshot of a computer&#10;&#10;AI-generated content may be incorrect."/>
                    <pic:cNvPicPr/>
                  </pic:nvPicPr>
                  <pic:blipFill>
                    <a:blip r:embed="rId51"/>
                    <a:stretch>
                      <a:fillRect/>
                    </a:stretch>
                  </pic:blipFill>
                  <pic:spPr>
                    <a:xfrm>
                      <a:off x="0" y="0"/>
                      <a:ext cx="8511917" cy="3921668"/>
                    </a:xfrm>
                    <a:prstGeom prst="rect">
                      <a:avLst/>
                    </a:prstGeom>
                    <a:ln>
                      <a:solidFill>
                        <a:schemeClr val="bg2">
                          <a:lumMod val="90000"/>
                        </a:schemeClr>
                      </a:solidFill>
                    </a:ln>
                  </pic:spPr>
                </pic:pic>
              </a:graphicData>
            </a:graphic>
          </wp:inline>
        </w:drawing>
      </w:r>
    </w:p>
    <w:p w14:paraId="559D3B2F" w14:textId="77777777" w:rsidR="006836A4" w:rsidRDefault="006836A4" w:rsidP="001D3652">
      <w:pPr>
        <w:ind w:right="90"/>
        <w:rPr>
          <w:b/>
          <w:bCs/>
        </w:rPr>
        <w:sectPr w:rsidR="006836A4" w:rsidSect="000C3F7C">
          <w:pgSz w:w="28800" w:h="20160" w:code="1"/>
          <w:pgMar w:top="1440" w:right="1440" w:bottom="1440" w:left="1440" w:header="720" w:footer="720" w:gutter="0"/>
          <w:cols w:num="2" w:space="710" w:equalWidth="0">
            <w:col w:w="6804" w:space="710"/>
            <w:col w:w="12646"/>
          </w:cols>
          <w:docGrid w:linePitch="360"/>
        </w:sectPr>
      </w:pPr>
    </w:p>
    <w:p w14:paraId="13C3B900" w14:textId="704D02C7" w:rsidR="006F652D" w:rsidRDefault="006F652D" w:rsidP="00264E66">
      <w:pPr>
        <w:pStyle w:val="Heading2"/>
      </w:pPr>
      <w:bookmarkStart w:id="146" w:name="_Toc202880026"/>
      <w:bookmarkStart w:id="147" w:name="_Toc219275384"/>
      <w:r>
        <w:t>Client Env</w:t>
      </w:r>
      <w:bookmarkEnd w:id="146"/>
      <w:bookmarkEnd w:id="147"/>
      <w:r>
        <w:t xml:space="preserve"> </w:t>
      </w:r>
    </w:p>
    <w:p w14:paraId="569CFB5B" w14:textId="3CC27528" w:rsidR="006F652D" w:rsidRDefault="006F652D" w:rsidP="001D3652">
      <w:pPr>
        <w:spacing w:line="285" w:lineRule="exact"/>
        <w:rPr>
          <w:rFonts w:eastAsia="Graphik" w:cs="Graphik"/>
        </w:rPr>
      </w:pPr>
      <w:r>
        <w:rPr>
          <w:rFonts w:eastAsia="Graphik" w:cs="Graphik"/>
        </w:rPr>
        <w:t>In the client env, we need to run the system roles script which contains admin roles</w:t>
      </w:r>
      <w:r w:rsidR="006836A4">
        <w:rPr>
          <w:rFonts w:eastAsia="Graphik" w:cs="Graphik"/>
        </w:rPr>
        <w:t>. O</w:t>
      </w:r>
      <w:r>
        <w:rPr>
          <w:rFonts w:eastAsia="Graphik" w:cs="Graphik"/>
        </w:rPr>
        <w:t>ne user</w:t>
      </w:r>
      <w:r w:rsidR="006836A4">
        <w:rPr>
          <w:rFonts w:eastAsia="Graphik" w:cs="Graphik"/>
        </w:rPr>
        <w:t xml:space="preserve"> is assigned admin role,</w:t>
      </w:r>
      <w:r>
        <w:rPr>
          <w:rFonts w:eastAsia="Graphik" w:cs="Graphik"/>
        </w:rPr>
        <w:t xml:space="preserve"> and then this user can</w:t>
      </w:r>
      <w:r w:rsidR="006836A4">
        <w:rPr>
          <w:rFonts w:eastAsia="Graphik" w:cs="Graphik"/>
        </w:rPr>
        <w:t xml:space="preserve"> update the role for</w:t>
      </w:r>
      <w:r>
        <w:rPr>
          <w:rFonts w:eastAsia="Graphik" w:cs="Graphik"/>
        </w:rPr>
        <w:t xml:space="preserve"> other users through PM UI. The path to find the script is:</w:t>
      </w:r>
    </w:p>
    <w:p w14:paraId="699330CE" w14:textId="57343275" w:rsidR="004E5C7F" w:rsidRDefault="006F652D" w:rsidP="00264E66">
      <w:pPr>
        <w:spacing w:line="285" w:lineRule="exact"/>
      </w:pPr>
      <w:r>
        <w:rPr>
          <w:rFonts w:eastAsia="Graphik" w:cs="Graphik"/>
        </w:rPr>
        <w:t>AOT\MarilynVPlatform\Consumption\DataAccess\PeopleManagement\Configuration\pm_config_middleware\pm_config_db\pm_insert_data_system_roles.sql.</w:t>
      </w:r>
    </w:p>
    <w:p w14:paraId="6E10B3BC" w14:textId="77777777" w:rsidR="004E5C7F" w:rsidRPr="00C06BF8" w:rsidRDefault="004E5C7F" w:rsidP="00264E66">
      <w:pPr>
        <w:pStyle w:val="Heading2"/>
      </w:pPr>
      <w:bookmarkStart w:id="148" w:name="_Toc202880027"/>
      <w:bookmarkStart w:id="149" w:name="_Toc219275385"/>
      <w:r w:rsidRPr="00C06BF8">
        <w:t>AAD User Settings</w:t>
      </w:r>
      <w:bookmarkEnd w:id="148"/>
      <w:bookmarkEnd w:id="149"/>
    </w:p>
    <w:p w14:paraId="4728344A" w14:textId="04A74951" w:rsidR="00670875" w:rsidRPr="001A2E92" w:rsidRDefault="004E5C7F" w:rsidP="001D3652">
      <w:r>
        <w:t>Guest users have the same access as members (most inclusive) and the access must be enabled under user settings.</w:t>
      </w:r>
    </w:p>
    <w:p w14:paraId="191460D9" w14:textId="206BBC33" w:rsidR="006F652D" w:rsidRPr="00835611" w:rsidRDefault="006F652D" w:rsidP="00264E66">
      <w:pPr>
        <w:pStyle w:val="Heading2"/>
      </w:pPr>
      <w:bookmarkStart w:id="150" w:name="_Toc202880028"/>
      <w:bookmarkStart w:id="151" w:name="_Toc219275386"/>
      <w:r w:rsidRPr="00835611">
        <w:t>HostApp Deployment</w:t>
      </w:r>
      <w:bookmarkEnd w:id="150"/>
      <w:bookmarkEnd w:id="151"/>
    </w:p>
    <w:p w14:paraId="26894AF8" w14:textId="148B65C5" w:rsidR="001A2E92" w:rsidRPr="001A2E92" w:rsidRDefault="006F652D" w:rsidP="001D3652">
      <w:r>
        <w:t xml:space="preserve">The applicationhost.xdt file must be added to the root folder </w:t>
      </w:r>
      <w:r w:rsidR="00561932">
        <w:t xml:space="preserve">manually </w:t>
      </w:r>
      <w:r w:rsidR="00BA25B3">
        <w:t xml:space="preserve">by accessing the advanced tools </w:t>
      </w:r>
      <w:r>
        <w:t>in the app service during HostApp deployment in the wwwroot, which is a folder in the app service folder structure.</w:t>
      </w:r>
    </w:p>
    <w:p w14:paraId="51E92419" w14:textId="424685D6" w:rsidR="006F652D" w:rsidRDefault="006F652D" w:rsidP="00264E66">
      <w:pPr>
        <w:pStyle w:val="Heading2"/>
      </w:pPr>
      <w:bookmarkStart w:id="152" w:name="_Toc202880029"/>
      <w:bookmarkStart w:id="153" w:name="_Toc219275387"/>
      <w:r>
        <w:t>Cosmos DB</w:t>
      </w:r>
      <w:bookmarkEnd w:id="152"/>
      <w:bookmarkEnd w:id="153"/>
    </w:p>
    <w:p w14:paraId="7C26E171" w14:textId="161A3AEF" w:rsidR="006836A4" w:rsidRDefault="006F652D" w:rsidP="002554A5">
      <w:r>
        <w:t>We need to get the connection string from the Cosmos DB instance and make sure it is getting updated in the respective 3D backend variable group PROD-AOT-APP-GLOBAL-VARIABLE</w:t>
      </w:r>
      <w:r w:rsidR="006836A4">
        <w:br w:type="column"/>
      </w:r>
      <w:bookmarkStart w:id="154" w:name="_Toc202880030"/>
      <w:r w:rsidR="006836A4" w:rsidRPr="002554A5">
        <w:rPr>
          <w:rStyle w:val="Heading2Char"/>
        </w:rPr>
        <w:t>Key Vault Configurations</w:t>
      </w:r>
    </w:p>
    <w:tbl>
      <w:tblPr>
        <w:tblStyle w:val="TableGridLight"/>
        <w:tblW w:w="13178" w:type="dxa"/>
        <w:tblLook w:val="04A0" w:firstRow="1" w:lastRow="0" w:firstColumn="1" w:lastColumn="0" w:noHBand="0" w:noVBand="1"/>
      </w:tblPr>
      <w:tblGrid>
        <w:gridCol w:w="3027"/>
        <w:gridCol w:w="10151"/>
      </w:tblGrid>
      <w:tr w:rsidR="006836A4" w14:paraId="6A4687FE" w14:textId="77777777" w:rsidTr="00AB071E">
        <w:trPr>
          <w:trHeight w:val="1890"/>
        </w:trPr>
        <w:tc>
          <w:tcPr>
            <w:tcW w:w="3027"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3ABF3" w14:textId="77777777" w:rsidR="006836A4" w:rsidRDefault="006836A4">
            <w:r>
              <w:t>Creation of key vault for simulator and extractor</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88BE0" w14:textId="77777777" w:rsidR="006836A4" w:rsidRDefault="006836A4">
            <w:r>
              <w:t>For simulator:</w:t>
            </w:r>
          </w:p>
          <w:p w14:paraId="06EB014C" w14:textId="77777777" w:rsidR="006836A4" w:rsidRDefault="006836A4" w:rsidP="00A161B6">
            <w:pPr>
              <w:pStyle w:val="ListParagraph"/>
              <w:numPr>
                <w:ilvl w:val="0"/>
                <w:numId w:val="33"/>
              </w:numPr>
            </w:pPr>
            <w:r>
              <w:t>Create a key vault with the client ID and client secret,</w:t>
            </w:r>
          </w:p>
          <w:p w14:paraId="009D69E6" w14:textId="6785CED1" w:rsidR="006836A4" w:rsidRDefault="006836A4" w:rsidP="00A161B6">
            <w:pPr>
              <w:pStyle w:val="ListParagraph"/>
              <w:numPr>
                <w:ilvl w:val="0"/>
                <w:numId w:val="32"/>
              </w:numPr>
            </w:pPr>
            <w:r>
              <w:t xml:space="preserve">Add the key vault name </w:t>
            </w:r>
            <w:r w:rsidR="00F25FD0">
              <w:t>to</w:t>
            </w:r>
            <w:r>
              <w:t xml:space="preserve"> the variable group used in the simulator release pipeline.</w:t>
            </w:r>
          </w:p>
          <w:p w14:paraId="31F45341" w14:textId="77777777" w:rsidR="006836A4" w:rsidRDefault="006836A4" w:rsidP="00A161B6">
            <w:pPr>
              <w:pStyle w:val="ListParagraph"/>
              <w:numPr>
                <w:ilvl w:val="0"/>
                <w:numId w:val="32"/>
              </w:numPr>
            </w:pPr>
            <w:r>
              <w:t>Once the simulator release is executed, it will automatically add the following to the key vault:</w:t>
            </w:r>
          </w:p>
          <w:p w14:paraId="052AAF06" w14:textId="77777777" w:rsidR="006836A4" w:rsidRDefault="006836A4" w:rsidP="00A161B6">
            <w:pPr>
              <w:pStyle w:val="ListParagraph"/>
              <w:numPr>
                <w:ilvl w:val="0"/>
                <w:numId w:val="32"/>
              </w:numPr>
            </w:pPr>
            <w:r>
              <w:t>DPSConnectionString</w:t>
            </w:r>
          </w:p>
          <w:p w14:paraId="51891FF4" w14:textId="77777777" w:rsidR="006836A4" w:rsidRDefault="006836A4" w:rsidP="00A161B6">
            <w:pPr>
              <w:pStyle w:val="ListParagraph"/>
              <w:numPr>
                <w:ilvl w:val="0"/>
                <w:numId w:val="32"/>
              </w:numPr>
            </w:pPr>
            <w:r>
              <w:t>SmartDevicesEnrollmentGroupKey</w:t>
            </w:r>
          </w:p>
          <w:p w14:paraId="149BC0A0" w14:textId="77777777" w:rsidR="006836A4" w:rsidRDefault="006836A4" w:rsidP="00A161B6">
            <w:pPr>
              <w:pStyle w:val="ListParagraph"/>
              <w:numPr>
                <w:ilvl w:val="0"/>
                <w:numId w:val="32"/>
              </w:numPr>
            </w:pPr>
            <w:r>
              <w:t>SmartDeviceSimulatorKey</w:t>
            </w:r>
          </w:p>
          <w:p w14:paraId="3639885A" w14:textId="77777777" w:rsidR="006836A4" w:rsidRDefault="006836A4" w:rsidP="00A161B6">
            <w:pPr>
              <w:pStyle w:val="ListParagraph"/>
              <w:numPr>
                <w:ilvl w:val="0"/>
                <w:numId w:val="32"/>
              </w:numPr>
            </w:pPr>
            <w:r>
              <w:t>IngestionIotHubConnectionString</w:t>
            </w:r>
          </w:p>
          <w:p w14:paraId="5830B072" w14:textId="77777777" w:rsidR="006836A4" w:rsidRDefault="006836A4" w:rsidP="00A161B6">
            <w:pPr>
              <w:pStyle w:val="ListParagraph"/>
              <w:numPr>
                <w:ilvl w:val="0"/>
                <w:numId w:val="32"/>
              </w:numPr>
            </w:pPr>
            <w:r>
              <w:t>Add the saskey of IoTHub in the above key vault.</w:t>
            </w:r>
          </w:p>
          <w:p w14:paraId="5EEDF7C1" w14:textId="77777777" w:rsidR="006836A4" w:rsidRDefault="006836A4">
            <w:r>
              <w:t>Note: The two endpoints have different saskey values. Use the service endpoint to get the required saskey</w:t>
            </w:r>
          </w:p>
        </w:tc>
      </w:tr>
      <w:tr w:rsidR="006836A4" w14:paraId="6D6DD36C" w14:textId="77777777" w:rsidTr="00AB071E">
        <w:trPr>
          <w:trHeight w:val="444"/>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DC1628" w14:textId="77777777" w:rsidR="006836A4" w:rsidRDefault="006836A4">
            <w:pPr>
              <w:spacing w:after="0" w:line="240" w:lineRule="auto"/>
              <w:jc w:val="left"/>
            </w:pP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AD22D" w14:textId="77777777" w:rsidR="006836A4" w:rsidRDefault="006836A4">
            <w:r>
              <w:t>Follow the same steps for the extractor, but for the IOT hub extractor variable group, update IOThubendpoints and root node name from CDF.</w:t>
            </w:r>
          </w:p>
        </w:tc>
      </w:tr>
      <w:tr w:rsidR="006836A4" w14:paraId="35F0F7BF" w14:textId="77777777" w:rsidTr="00AB071E">
        <w:trPr>
          <w:trHeight w:val="1059"/>
        </w:trPr>
        <w:tc>
          <w:tcPr>
            <w:tcW w:w="3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54D697" w14:textId="77777777" w:rsidR="006836A4" w:rsidRDefault="006836A4">
            <w:r>
              <w:t>Getting the function secret value for the key vault</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B9182D" w14:textId="77777777" w:rsidR="006836A4" w:rsidRDefault="006836A4">
            <w:r>
              <w:t>Encrypt the following value through the base64 encoder and put the encrypted value in the function secret in the key vault.</w:t>
            </w:r>
          </w:p>
          <w:p w14:paraId="176C6F27" w14:textId="0B777C13" w:rsidR="006836A4" w:rsidRPr="00882259" w:rsidRDefault="006836A4">
            <w:pPr>
              <w:rPr>
                <w:rFonts w:ascii="Consolas" w:hAnsi="Consolas"/>
              </w:rPr>
            </w:pPr>
            <w:r w:rsidRPr="00882259">
              <w:rPr>
                <w:rStyle w:val="ui-provider"/>
                <w:rFonts w:ascii="Consolas" w:hAnsi="Consolas"/>
              </w:rPr>
              <w:t>"{"clientidkey":"&lt;CLIENTID&gt;","clientsecretkey":"&lt;CLIENT-SECRET&gt;","scdfprojectkey":"&lt;CDF-PROJECTNAME&gt;","stenandidkey":"&lt;TENANT-ID&gt;"}"</w:t>
            </w:r>
          </w:p>
        </w:tc>
      </w:tr>
      <w:bookmarkEnd w:id="154"/>
    </w:tbl>
    <w:p w14:paraId="0B154D0C" w14:textId="6C220B9D" w:rsidR="006836A4" w:rsidRDefault="006836A4" w:rsidP="006836A4">
      <w:pPr>
        <w:pStyle w:val="Heading2"/>
        <w:sectPr w:rsidR="006836A4" w:rsidSect="000C3F7C">
          <w:type w:val="continuous"/>
          <w:pgSz w:w="28800" w:h="20160" w:code="1"/>
          <w:pgMar w:top="1440" w:right="1440" w:bottom="1440" w:left="1440" w:header="720" w:footer="720" w:gutter="0"/>
          <w:cols w:num="2" w:space="710" w:equalWidth="0">
            <w:col w:w="6804" w:space="710"/>
            <w:col w:w="12646"/>
          </w:cols>
          <w:docGrid w:linePitch="360"/>
        </w:sectPr>
      </w:pPr>
    </w:p>
    <w:p w14:paraId="3D78F1F0" w14:textId="77777777" w:rsidR="008519E8" w:rsidRDefault="008519E8" w:rsidP="004A7B6D">
      <w:pPr>
        <w:pStyle w:val="Heading1"/>
        <w:sectPr w:rsidR="008519E8" w:rsidSect="000C3F7C">
          <w:type w:val="continuous"/>
          <w:pgSz w:w="28800" w:h="20160" w:code="1"/>
          <w:pgMar w:top="1440" w:right="1440" w:bottom="1440" w:left="1440" w:header="720" w:footer="720" w:gutter="0"/>
          <w:cols w:space="720"/>
          <w:docGrid w:linePitch="360"/>
        </w:sectPr>
      </w:pPr>
      <w:bookmarkStart w:id="155" w:name="_Toc202880031"/>
      <w:bookmarkStart w:id="156" w:name="_Toc204348905"/>
    </w:p>
    <w:p w14:paraId="38FA7909" w14:textId="2F44D642" w:rsidR="001053E0" w:rsidRPr="009075B9" w:rsidRDefault="008717E7" w:rsidP="004A7B6D">
      <w:pPr>
        <w:pStyle w:val="Heading1"/>
      </w:pPr>
      <w:bookmarkStart w:id="157" w:name="_Toc219275388"/>
      <w:r w:rsidRPr="009075B9">
        <w:lastRenderedPageBreak/>
        <w:t>Inter</w:t>
      </w:r>
      <w:r w:rsidR="0086394C" w:rsidRPr="009075B9">
        <w:t>dependencies</w:t>
      </w:r>
      <w:bookmarkEnd w:id="155"/>
      <w:bookmarkEnd w:id="156"/>
      <w:bookmarkEnd w:id="157"/>
    </w:p>
    <w:p w14:paraId="5D4036C2" w14:textId="2E58E096" w:rsidR="008717E7" w:rsidRPr="009075B9" w:rsidRDefault="00562DC9" w:rsidP="008717E7">
      <w:r w:rsidRPr="009075B9">
        <w:t>The d</w:t>
      </w:r>
      <w:r w:rsidR="008717E7" w:rsidRPr="009075B9">
        <w:t>eployment of some AOT components depends on the configuration of other AOT components.</w:t>
      </w:r>
    </w:p>
    <w:p w14:paraId="3E8EB0E2" w14:textId="4B9569BE" w:rsidR="00513313" w:rsidRDefault="00513313" w:rsidP="001F2725">
      <w:pPr>
        <w:pStyle w:val="Heading2"/>
      </w:pPr>
      <w:bookmarkStart w:id="158" w:name="_Toc202880032"/>
      <w:bookmarkStart w:id="159" w:name="_Toc219275389"/>
      <w:r w:rsidRPr="009075B9">
        <w:t>People Management</w:t>
      </w:r>
      <w:bookmarkEnd w:id="158"/>
      <w:bookmarkEnd w:id="159"/>
    </w:p>
    <w:tbl>
      <w:tblPr>
        <w:tblStyle w:val="TableGridLight"/>
        <w:tblW w:w="0" w:type="auto"/>
        <w:tblLayout w:type="fixed"/>
        <w:tblLook w:val="04A0" w:firstRow="1" w:lastRow="0" w:firstColumn="1" w:lastColumn="0" w:noHBand="0" w:noVBand="1"/>
      </w:tblPr>
      <w:tblGrid>
        <w:gridCol w:w="988"/>
        <w:gridCol w:w="4767"/>
        <w:gridCol w:w="13680"/>
      </w:tblGrid>
      <w:tr w:rsidR="00034023" w:rsidRPr="00034023" w14:paraId="09998FC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6183872" w14:textId="1015AA24" w:rsidR="00034023" w:rsidRPr="00E604C7" w:rsidRDefault="00A05BF3" w:rsidP="00590556">
            <w:pPr>
              <w:spacing w:after="0" w:line="240" w:lineRule="auto"/>
              <w:jc w:val="left"/>
              <w:rPr>
                <w:rFonts w:cs="Calibri"/>
                <w:b/>
                <w:color w:val="FFFFFF" w:themeColor="background1"/>
                <w:szCs w:val="20"/>
              </w:rPr>
            </w:pPr>
            <w:bookmarkStart w:id="160" w:name="_Hlk154593595"/>
            <w:r>
              <w:rPr>
                <w:b/>
                <w:color w:val="FFFFFF" w:themeColor="background1"/>
                <w:szCs w:val="20"/>
              </w:rPr>
              <w:t>#</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A32CC"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BB9D98"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Dependency</w:t>
            </w:r>
          </w:p>
        </w:tc>
      </w:tr>
      <w:tr w:rsidR="00034023" w:rsidRPr="00034023" w14:paraId="650CE36D"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2CE083" w14:textId="77777777" w:rsidR="00034023" w:rsidRPr="00431AE3" w:rsidRDefault="00034023" w:rsidP="00590556">
            <w:pPr>
              <w:spacing w:after="0"/>
              <w:jc w:val="left"/>
            </w:pPr>
            <w:r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ADF607" w14:textId="77777777" w:rsidR="00034023" w:rsidRPr="00431AE3" w:rsidRDefault="00034023" w:rsidP="00590556">
            <w:pPr>
              <w:spacing w:after="0"/>
              <w:jc w:val="left"/>
            </w:pPr>
            <w:r w:rsidRPr="00431AE3">
              <w:t>AOT-AzureWebpubsub-ms-Deployment</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44EB8" w14:textId="67F6E2F6" w:rsidR="00034023" w:rsidRPr="00431AE3" w:rsidRDefault="002F19AF" w:rsidP="00590556">
            <w:pPr>
              <w:spacing w:after="0"/>
              <w:jc w:val="left"/>
            </w:pPr>
            <w:r w:rsidRPr="002F19AF">
              <w:t>No Dependency</w:t>
            </w:r>
          </w:p>
        </w:tc>
      </w:tr>
      <w:tr w:rsidR="00034023" w:rsidRPr="00034023" w14:paraId="28034CD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7DACBB" w14:textId="77777777" w:rsidR="00034023" w:rsidRPr="00431AE3" w:rsidRDefault="00034023" w:rsidP="00590556">
            <w:pPr>
              <w:spacing w:after="0"/>
              <w:jc w:val="left"/>
            </w:pPr>
            <w:r w:rsidRPr="00431AE3">
              <w:t>2</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85D80" w14:textId="77777777" w:rsidR="00034023" w:rsidRPr="00431AE3" w:rsidRDefault="00034023" w:rsidP="00590556">
            <w:pPr>
              <w:spacing w:after="0"/>
              <w:jc w:val="left"/>
            </w:pPr>
            <w:r w:rsidRPr="00431AE3">
              <w:t>AOT-People Management -IAC-DB &amp; 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7A9A1" w14:textId="44939F06" w:rsidR="00034023" w:rsidRPr="00FB553E" w:rsidRDefault="00FB553E" w:rsidP="00590556">
            <w:pPr>
              <w:spacing w:after="0"/>
            </w:pPr>
            <w:r w:rsidRPr="00FB553E">
              <w:t>AOT-AzureWebpubsub-ms-Deployment should run first and then the service URL of Azure Web PubSub API must be updated in the library.</w:t>
            </w:r>
          </w:p>
        </w:tc>
      </w:tr>
      <w:tr w:rsidR="00034023" w:rsidRPr="00034023" w14:paraId="42F73F95"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CC9E2A" w14:textId="0202C159" w:rsidR="00034023" w:rsidRPr="00431AE3" w:rsidRDefault="0EE9E356" w:rsidP="00590556">
            <w:pPr>
              <w:spacing w:after="0"/>
              <w:jc w:val="left"/>
            </w:pPr>
            <w:r w:rsidRPr="00431AE3">
              <w:t>3</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C6D93" w14:textId="77777777" w:rsidR="00034023" w:rsidRPr="00431AE3" w:rsidRDefault="00034023" w:rsidP="00590556">
            <w:pPr>
              <w:spacing w:after="0"/>
              <w:jc w:val="left"/>
            </w:pPr>
            <w:r w:rsidRPr="00431AE3">
              <w:t>AOT-FileHandler-MS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482B5" w14:textId="2FBA6820" w:rsidR="00034023" w:rsidRPr="00431AE3" w:rsidRDefault="002F19AF" w:rsidP="00590556">
            <w:pPr>
              <w:spacing w:after="0"/>
              <w:jc w:val="left"/>
            </w:pPr>
            <w:r w:rsidRPr="002F19AF">
              <w:t>No Dependency</w:t>
            </w:r>
            <w:r w:rsidRPr="002F19AF" w:rsidDel="002F19AF">
              <w:t xml:space="preserve"> </w:t>
            </w:r>
          </w:p>
        </w:tc>
      </w:tr>
      <w:tr w:rsidR="00034023" w:rsidRPr="00034023" w14:paraId="68BA8108"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4F0B47" w14:textId="3EC01EF1" w:rsidR="00034023" w:rsidRPr="00431AE3" w:rsidRDefault="6BC8E0DA" w:rsidP="00590556">
            <w:pPr>
              <w:spacing w:after="0"/>
              <w:jc w:val="left"/>
            </w:pPr>
            <w:r w:rsidRPr="00431AE3">
              <w:t>4</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05598" w14:textId="77777777" w:rsidR="00034023" w:rsidRPr="00431AE3" w:rsidRDefault="00034023" w:rsidP="00590556">
            <w:pPr>
              <w:spacing w:after="0"/>
              <w:jc w:val="left"/>
            </w:pPr>
            <w:r w:rsidRPr="00431AE3">
              <w:t>AOT-OperationsHeirarchy-Config-IaC-MS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087E6" w14:textId="00D3CDA9" w:rsidR="00034023" w:rsidRPr="00431AE3" w:rsidRDefault="002F19AF" w:rsidP="00590556">
            <w:pPr>
              <w:spacing w:after="0"/>
              <w:jc w:val="left"/>
            </w:pPr>
            <w:r w:rsidRPr="002F19AF">
              <w:t>No Dependency</w:t>
            </w:r>
            <w:r w:rsidRPr="002F19AF" w:rsidDel="002F19AF">
              <w:t xml:space="preserve"> </w:t>
            </w:r>
          </w:p>
        </w:tc>
      </w:tr>
      <w:tr w:rsidR="00034023" w:rsidRPr="00034023" w14:paraId="7C01C397"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F5011F" w14:textId="6B6FD273" w:rsidR="00034023" w:rsidRPr="00431AE3" w:rsidRDefault="36B60DB6" w:rsidP="00590556">
            <w:pPr>
              <w:spacing w:after="0"/>
              <w:jc w:val="left"/>
            </w:pPr>
            <w:r w:rsidRPr="00431AE3">
              <w:t>5</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EDB6" w14:textId="77777777" w:rsidR="00034023" w:rsidRPr="00431AE3" w:rsidRDefault="00034023" w:rsidP="00590556">
            <w:pPr>
              <w:spacing w:after="0"/>
              <w:jc w:val="left"/>
            </w:pPr>
            <w:r w:rsidRPr="00431AE3">
              <w:t>AOT-DataPermissionConfigMiddleware-MS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424BA" w14:textId="1CD5F93E" w:rsidR="00034023" w:rsidRPr="00431AE3" w:rsidRDefault="002F19AF" w:rsidP="00590556">
            <w:pPr>
              <w:spacing w:after="0"/>
              <w:jc w:val="left"/>
            </w:pPr>
            <w:r w:rsidRPr="002F19AF">
              <w:t>No Dependency</w:t>
            </w:r>
            <w:r w:rsidRPr="002F19AF" w:rsidDel="002F19AF">
              <w:t xml:space="preserve"> </w:t>
            </w:r>
          </w:p>
        </w:tc>
      </w:tr>
      <w:tr w:rsidR="00034023" w:rsidRPr="00034023" w14:paraId="5B0A74F9"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977C1" w14:textId="3BE980E3" w:rsidR="00034023" w:rsidRPr="00431AE3" w:rsidRDefault="33157417" w:rsidP="00590556">
            <w:pPr>
              <w:spacing w:after="0"/>
              <w:jc w:val="left"/>
            </w:pPr>
            <w:r w:rsidRPr="00431AE3">
              <w:t>6</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3429B6" w14:textId="77777777" w:rsidR="00034023" w:rsidRPr="00431AE3" w:rsidRDefault="00034023" w:rsidP="00590556">
            <w:pPr>
              <w:spacing w:after="0"/>
              <w:jc w:val="left"/>
            </w:pPr>
            <w:r w:rsidRPr="00431AE3">
              <w:t>AOT-EntityViewer-ConfigMiddleware-MS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11BF6" w14:textId="2F1344BA" w:rsidR="00034023" w:rsidRPr="00431AE3" w:rsidRDefault="00B62A33" w:rsidP="00590556">
            <w:pPr>
              <w:spacing w:after="0"/>
              <w:jc w:val="left"/>
            </w:pPr>
            <w:r w:rsidRPr="00B62A33">
              <w:t>No Dependency</w:t>
            </w:r>
            <w:r w:rsidRPr="00B62A33" w:rsidDel="00B62A33">
              <w:t xml:space="preserve"> </w:t>
            </w:r>
          </w:p>
        </w:tc>
      </w:tr>
      <w:tr w:rsidR="00034023" w:rsidRPr="00034023" w14:paraId="1489B41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364EAC" w14:textId="080248BA" w:rsidR="00034023" w:rsidRPr="00431AE3" w:rsidRDefault="0EB08546" w:rsidP="00590556">
            <w:pPr>
              <w:spacing w:after="0"/>
              <w:jc w:val="left"/>
            </w:pPr>
            <w:r w:rsidRPr="00431AE3">
              <w:t>7</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4EAA3" w14:textId="77777777" w:rsidR="00034023" w:rsidRPr="00431AE3" w:rsidRDefault="00034023" w:rsidP="00590556">
            <w:pPr>
              <w:spacing w:after="0"/>
              <w:jc w:val="left"/>
            </w:pPr>
            <w:r w:rsidRPr="00431AE3">
              <w:t>AOT_WorkOrder_Pipeline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A33FF" w14:textId="3099184C" w:rsidR="00034023" w:rsidRPr="00431AE3" w:rsidRDefault="00B62A33" w:rsidP="00590556">
            <w:pPr>
              <w:spacing w:after="0"/>
              <w:jc w:val="left"/>
            </w:pPr>
            <w:r w:rsidRPr="00B62A33">
              <w:t>No Dependency</w:t>
            </w:r>
            <w:r w:rsidRPr="00B62A33" w:rsidDel="00B62A33">
              <w:t xml:space="preserve"> </w:t>
            </w:r>
          </w:p>
        </w:tc>
      </w:tr>
      <w:tr w:rsidR="00034023" w:rsidRPr="00034023" w14:paraId="4428D576"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CF03AB" w14:textId="5AACCD41" w:rsidR="00034023" w:rsidRPr="00431AE3" w:rsidRDefault="648AB979" w:rsidP="00590556">
            <w:pPr>
              <w:spacing w:after="0"/>
              <w:jc w:val="left"/>
            </w:pPr>
            <w:r w:rsidRPr="00431AE3">
              <w:t>8</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C6FC3" w14:textId="77777777" w:rsidR="00034023" w:rsidRPr="00431AE3" w:rsidRDefault="00034023" w:rsidP="00590556">
            <w:pPr>
              <w:spacing w:after="0"/>
              <w:jc w:val="left"/>
            </w:pPr>
            <w:r w:rsidRPr="00431AE3">
              <w:t>AOT-OperationsHeirarchy-Module-IaC-MS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E89856" w14:textId="02746720" w:rsidR="00034023" w:rsidRPr="00431AE3" w:rsidRDefault="004D7AF6" w:rsidP="00590556">
            <w:pPr>
              <w:spacing w:after="0"/>
              <w:jc w:val="left"/>
            </w:pPr>
            <w:r w:rsidRPr="004D7AF6">
              <w:t>Dependent on the People Management Component</w:t>
            </w:r>
          </w:p>
        </w:tc>
      </w:tr>
      <w:tr w:rsidR="00034023" w:rsidRPr="00034023" w14:paraId="785FB1FE"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91EEE0" w14:textId="4DD13311" w:rsidR="00034023" w:rsidRPr="00431AE3" w:rsidRDefault="00161317" w:rsidP="00590556">
            <w:pPr>
              <w:spacing w:after="0"/>
              <w:jc w:val="left"/>
            </w:pPr>
            <w:r>
              <w:t>9</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5ED81" w14:textId="7F826530" w:rsidR="00034023" w:rsidRPr="00431AE3" w:rsidRDefault="00034023" w:rsidP="00590556">
            <w:pPr>
              <w:spacing w:after="0"/>
              <w:jc w:val="left"/>
            </w:pPr>
            <w:r w:rsidRPr="00431AE3">
              <w:t>AOT-UnitOfMeasurement-Config-MS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53785" w14:textId="11A1036C" w:rsidR="00034023" w:rsidRPr="00431AE3" w:rsidRDefault="004D7AF6" w:rsidP="00590556">
            <w:pPr>
              <w:spacing w:after="0"/>
              <w:jc w:val="left"/>
            </w:pPr>
            <w:r w:rsidRPr="004D7AF6">
              <w:t>No Dependency</w:t>
            </w:r>
            <w:r w:rsidRPr="004D7AF6" w:rsidDel="004D7AF6">
              <w:t xml:space="preserve"> </w:t>
            </w:r>
          </w:p>
        </w:tc>
      </w:tr>
      <w:tr w:rsidR="00034023" w:rsidRPr="00034023" w14:paraId="2E5777A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C64D3" w14:textId="0455C8BB" w:rsidR="00034023" w:rsidRPr="00431AE3" w:rsidRDefault="00034023" w:rsidP="00590556">
            <w:pPr>
              <w:spacing w:after="0"/>
              <w:jc w:val="left"/>
            </w:pPr>
            <w:r w:rsidRPr="00431AE3">
              <w:t>1</w:t>
            </w:r>
            <w:r w:rsidR="29927035" w:rsidRPr="00431AE3">
              <w:t>0</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3A6CD2" w14:textId="67D32768" w:rsidR="00034023" w:rsidRPr="00431AE3" w:rsidRDefault="00034023" w:rsidP="00590556">
            <w:pPr>
              <w:spacing w:after="0"/>
              <w:jc w:val="left"/>
            </w:pPr>
            <w:r w:rsidRPr="00431AE3">
              <w:t>AOT-CommonServices-IotHubSimulator-Prod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D7CBF" w14:textId="5674EAAA" w:rsidR="00034023" w:rsidRPr="00431AE3" w:rsidRDefault="004D7AF6" w:rsidP="00590556">
            <w:pPr>
              <w:spacing w:after="0"/>
              <w:jc w:val="left"/>
            </w:pPr>
            <w:r w:rsidRPr="004D7AF6">
              <w:t>No Dependency</w:t>
            </w:r>
            <w:r w:rsidRPr="004D7AF6" w:rsidDel="004D7AF6">
              <w:t xml:space="preserve"> </w:t>
            </w:r>
          </w:p>
        </w:tc>
      </w:tr>
      <w:tr w:rsidR="00034023" w:rsidRPr="00034023" w14:paraId="215795A3" w14:textId="77777777" w:rsidTr="002D4155">
        <w:trPr>
          <w:trHeight w:val="296"/>
        </w:trPr>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968B26" w14:textId="6A02641B" w:rsidR="00034023" w:rsidRPr="00431AE3" w:rsidRDefault="00034023" w:rsidP="00590556">
            <w:pPr>
              <w:spacing w:after="0"/>
              <w:jc w:val="left"/>
            </w:pPr>
            <w:r w:rsidRPr="00431AE3">
              <w:t>1</w:t>
            </w:r>
            <w:r w:rsidR="00F88453"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17108" w14:textId="228B1C81" w:rsidR="00034023" w:rsidRPr="00431AE3" w:rsidRDefault="00034023" w:rsidP="00590556">
            <w:pPr>
              <w:spacing w:after="0"/>
              <w:jc w:val="left"/>
            </w:pPr>
            <w:r w:rsidRPr="00431AE3">
              <w:t>AOT-ControlTower-IoTHubExtractor-prod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A2343" w14:textId="4C625AF1" w:rsidR="00034023" w:rsidRPr="00431AE3" w:rsidRDefault="004D7AF6" w:rsidP="00590556">
            <w:pPr>
              <w:spacing w:after="0"/>
              <w:jc w:val="left"/>
            </w:pPr>
            <w:r w:rsidRPr="004D7AF6">
              <w:t>No Dependency</w:t>
            </w:r>
            <w:r w:rsidRPr="004D7AF6" w:rsidDel="004D7AF6">
              <w:t xml:space="preserve"> </w:t>
            </w:r>
          </w:p>
        </w:tc>
        <w:bookmarkEnd w:id="160"/>
      </w:tr>
    </w:tbl>
    <w:p w14:paraId="2EA4B69F" w14:textId="3C12BFD9" w:rsidR="0086394C" w:rsidRPr="009075B9" w:rsidRDefault="001053E0" w:rsidP="001F2725">
      <w:pPr>
        <w:pStyle w:val="Heading2"/>
      </w:pPr>
      <w:bookmarkStart w:id="161" w:name="_Toc202880033"/>
      <w:bookmarkStart w:id="162" w:name="_Toc219275390"/>
      <w:r w:rsidRPr="009075B9">
        <w:t>SmartKPI</w:t>
      </w:r>
      <w:bookmarkEnd w:id="161"/>
      <w:bookmarkEnd w:id="162"/>
    </w:p>
    <w:tbl>
      <w:tblPr>
        <w:tblStyle w:val="TableGridLight"/>
        <w:tblW w:w="0" w:type="auto"/>
        <w:tblLook w:val="04A0" w:firstRow="1" w:lastRow="0" w:firstColumn="1" w:lastColumn="0" w:noHBand="0" w:noVBand="1"/>
      </w:tblPr>
      <w:tblGrid>
        <w:gridCol w:w="714"/>
        <w:gridCol w:w="5041"/>
        <w:gridCol w:w="13680"/>
      </w:tblGrid>
      <w:tr w:rsidR="001053E0" w:rsidRPr="009075B9" w14:paraId="5CE2D4DB" w14:textId="77777777" w:rsidTr="002D4155">
        <w:tc>
          <w:tcPr>
            <w:tcW w:w="714" w:type="dxa"/>
            <w:shd w:val="clear" w:color="auto" w:fill="7030A0"/>
            <w:hideMark/>
          </w:tcPr>
          <w:p w14:paraId="15D9B8F0" w14:textId="618009DB" w:rsidR="001053E0" w:rsidRPr="006C74ED"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41" w:type="dxa"/>
            <w:shd w:val="clear" w:color="auto" w:fill="7030A0"/>
            <w:hideMark/>
          </w:tcPr>
          <w:p w14:paraId="5C988EA6" w14:textId="77777777" w:rsidR="001053E0" w:rsidRPr="006C74ED" w:rsidRDefault="001053E0" w:rsidP="00590556">
            <w:pPr>
              <w:spacing w:after="0" w:line="240" w:lineRule="auto"/>
              <w:rPr>
                <w:b/>
                <w:color w:val="FFFFFF" w:themeColor="background1"/>
              </w:rPr>
            </w:pPr>
            <w:r w:rsidRPr="006C74ED">
              <w:rPr>
                <w:b/>
                <w:color w:val="FFFFFF" w:themeColor="background1"/>
              </w:rPr>
              <w:t>Pipeline</w:t>
            </w:r>
          </w:p>
        </w:tc>
        <w:tc>
          <w:tcPr>
            <w:tcW w:w="13680" w:type="dxa"/>
            <w:shd w:val="clear" w:color="auto" w:fill="7030A0"/>
            <w:hideMark/>
          </w:tcPr>
          <w:p w14:paraId="63A570BC" w14:textId="77777777" w:rsidR="001053E0" w:rsidRPr="006C74ED" w:rsidRDefault="001053E0" w:rsidP="00590556">
            <w:pPr>
              <w:spacing w:after="0" w:line="240" w:lineRule="auto"/>
              <w:rPr>
                <w:b/>
                <w:color w:val="FFFFFF" w:themeColor="background1"/>
              </w:rPr>
            </w:pPr>
            <w:r w:rsidRPr="006C74ED">
              <w:rPr>
                <w:b/>
                <w:color w:val="FFFFFF" w:themeColor="background1"/>
              </w:rPr>
              <w:t>Dependency</w:t>
            </w:r>
          </w:p>
        </w:tc>
      </w:tr>
      <w:tr w:rsidR="002D2D5A" w:rsidRPr="009075B9" w14:paraId="682C038F" w14:textId="77777777" w:rsidTr="002D4155">
        <w:tc>
          <w:tcPr>
            <w:tcW w:w="714" w:type="dxa"/>
            <w:shd w:val="clear" w:color="auto" w:fill="E7E6E6" w:themeFill="background2"/>
            <w:hideMark/>
          </w:tcPr>
          <w:p w14:paraId="050CB95E" w14:textId="77777777" w:rsidR="002D2D5A" w:rsidRPr="009075B9" w:rsidRDefault="002D2D5A" w:rsidP="00590556">
            <w:pPr>
              <w:spacing w:after="0" w:line="240" w:lineRule="auto"/>
            </w:pPr>
            <w:r w:rsidRPr="009075B9">
              <w:t>1</w:t>
            </w:r>
          </w:p>
        </w:tc>
        <w:tc>
          <w:tcPr>
            <w:tcW w:w="5041" w:type="dxa"/>
            <w:hideMark/>
          </w:tcPr>
          <w:p w14:paraId="542FFC86" w14:textId="09178C70" w:rsidR="002D2D5A" w:rsidRPr="009075B9" w:rsidRDefault="002D2D5A" w:rsidP="00590556">
            <w:pPr>
              <w:spacing w:after="0" w:line="240" w:lineRule="auto"/>
            </w:pPr>
            <w:r w:rsidRPr="009075B9">
              <w:rPr>
                <w:szCs w:val="20"/>
              </w:rPr>
              <w:t>AOT-Consumer-Smartkpis-datapermission-svc</w:t>
            </w:r>
          </w:p>
        </w:tc>
        <w:tc>
          <w:tcPr>
            <w:tcW w:w="13680" w:type="dxa"/>
            <w:hideMark/>
          </w:tcPr>
          <w:p w14:paraId="4CC56F0E" w14:textId="2EF1836E" w:rsidR="002D2D5A" w:rsidRPr="009075B9" w:rsidRDefault="002D2D5A" w:rsidP="00375686">
            <w:pPr>
              <w:spacing w:after="0"/>
              <w:ind w:right="342"/>
            </w:pPr>
            <w:r>
              <w:t>Ensure t</w:t>
            </w:r>
            <w:r w:rsidR="00123FE3">
              <w:t xml:space="preserve">hat </w:t>
            </w:r>
            <w:r>
              <w:t>port</w:t>
            </w:r>
            <w:r w:rsidR="00123FE3">
              <w:t>s</w:t>
            </w:r>
            <w:r>
              <w:t xml:space="preserve"> </w:t>
            </w:r>
            <w:r w:rsidR="00F25FD0">
              <w:t>10255</w:t>
            </w:r>
            <w:r w:rsidR="00D9080C">
              <w:t xml:space="preserve"> </w:t>
            </w:r>
            <w:r w:rsidR="00B22598">
              <w:t xml:space="preserve">and </w:t>
            </w:r>
            <w:r>
              <w:t xml:space="preserve">9093 are open for connections in </w:t>
            </w:r>
            <w:r w:rsidR="00A15C96">
              <w:t>VNet</w:t>
            </w:r>
            <w:r>
              <w:t>.</w:t>
            </w:r>
          </w:p>
          <w:p w14:paraId="4FF7956B" w14:textId="4D4239F0" w:rsidR="002D2D5A" w:rsidRPr="009075B9" w:rsidRDefault="002D2D5A" w:rsidP="00375686">
            <w:pPr>
              <w:spacing w:after="0"/>
              <w:ind w:right="342"/>
            </w:pPr>
            <w:r w:rsidRPr="009075B9">
              <w:t>Contributor access for the MongoDB and Storage Blob container</w:t>
            </w:r>
          </w:p>
        </w:tc>
      </w:tr>
      <w:tr w:rsidR="002D2D5A" w:rsidRPr="009075B9" w14:paraId="3642C16B" w14:textId="77777777" w:rsidTr="002D4155">
        <w:tc>
          <w:tcPr>
            <w:tcW w:w="714" w:type="dxa"/>
            <w:shd w:val="clear" w:color="auto" w:fill="E7E6E6" w:themeFill="background2"/>
            <w:hideMark/>
          </w:tcPr>
          <w:p w14:paraId="7B916F0B" w14:textId="77777777" w:rsidR="002D2D5A" w:rsidRPr="009075B9" w:rsidRDefault="002D2D5A" w:rsidP="00590556">
            <w:pPr>
              <w:spacing w:after="0" w:line="240" w:lineRule="auto"/>
            </w:pPr>
            <w:r w:rsidRPr="009075B9">
              <w:t>2</w:t>
            </w:r>
          </w:p>
        </w:tc>
        <w:tc>
          <w:tcPr>
            <w:tcW w:w="5041" w:type="dxa"/>
            <w:hideMark/>
          </w:tcPr>
          <w:p w14:paraId="155E00FE" w14:textId="4D4E3E73" w:rsidR="002D2D5A" w:rsidRPr="009075B9" w:rsidRDefault="002D2D5A" w:rsidP="00590556">
            <w:pPr>
              <w:spacing w:after="0" w:line="240" w:lineRule="auto"/>
            </w:pPr>
            <w:r w:rsidRPr="009075B9">
              <w:rPr>
                <w:szCs w:val="20"/>
              </w:rPr>
              <w:t>AOT-Middleware-SmartKPIConfig-ms</w:t>
            </w:r>
          </w:p>
        </w:tc>
        <w:tc>
          <w:tcPr>
            <w:tcW w:w="13680" w:type="dxa"/>
            <w:hideMark/>
          </w:tcPr>
          <w:p w14:paraId="5258DDD3" w14:textId="25377BE9" w:rsidR="002D2D5A" w:rsidRPr="009075B9" w:rsidRDefault="4A50EC4E" w:rsidP="00375686">
            <w:pPr>
              <w:spacing w:after="0"/>
              <w:ind w:right="342"/>
            </w:pPr>
            <w:r>
              <w:t xml:space="preserve">PM Dev team </w:t>
            </w:r>
            <w:r w:rsidR="002D2D5A">
              <w:t xml:space="preserve"> variable in the library need</w:t>
            </w:r>
            <w:r w:rsidR="004C2602">
              <w:t>s</w:t>
            </w:r>
            <w:r w:rsidR="002D2D5A">
              <w:t xml:space="preserve"> to be updated related to </w:t>
            </w:r>
            <w:r w:rsidR="0095645C">
              <w:t>C</w:t>
            </w:r>
            <w:r w:rsidR="002D2D5A">
              <w:t>ognite data</w:t>
            </w:r>
            <w:r w:rsidR="0095645C">
              <w:t xml:space="preserve"> </w:t>
            </w:r>
            <w:r w:rsidR="002D2D5A">
              <w:t>permission</w:t>
            </w:r>
            <w:r w:rsidR="0095645C">
              <w:t>s</w:t>
            </w:r>
            <w:r w:rsidR="002D2D5A">
              <w:t xml:space="preserve"> and the </w:t>
            </w:r>
            <w:r w:rsidR="0095645C">
              <w:t>R</w:t>
            </w:r>
            <w:r w:rsidR="002D2D5A">
              <w:t>oles API</w:t>
            </w:r>
          </w:p>
        </w:tc>
      </w:tr>
      <w:tr w:rsidR="002D2D5A" w:rsidRPr="009075B9" w14:paraId="659D2110" w14:textId="77777777" w:rsidTr="002D4155">
        <w:tc>
          <w:tcPr>
            <w:tcW w:w="714" w:type="dxa"/>
            <w:shd w:val="clear" w:color="auto" w:fill="E7E6E6" w:themeFill="background2"/>
            <w:hideMark/>
          </w:tcPr>
          <w:p w14:paraId="3A02F093" w14:textId="77777777" w:rsidR="002D2D5A" w:rsidRPr="009075B9" w:rsidRDefault="002D2D5A" w:rsidP="00590556">
            <w:pPr>
              <w:spacing w:after="0" w:line="240" w:lineRule="auto"/>
            </w:pPr>
            <w:r w:rsidRPr="009075B9">
              <w:t>3</w:t>
            </w:r>
          </w:p>
        </w:tc>
        <w:tc>
          <w:tcPr>
            <w:tcW w:w="5041" w:type="dxa"/>
            <w:hideMark/>
          </w:tcPr>
          <w:p w14:paraId="1DD414EA" w14:textId="27091129" w:rsidR="002D2D5A" w:rsidRPr="009075B9" w:rsidRDefault="002D2D5A" w:rsidP="00590556">
            <w:pPr>
              <w:spacing w:after="0" w:line="240" w:lineRule="auto"/>
            </w:pPr>
            <w:r>
              <w:t>AOT-Middleware-Smartkpis-ms</w:t>
            </w:r>
          </w:p>
        </w:tc>
        <w:tc>
          <w:tcPr>
            <w:tcW w:w="13680" w:type="dxa"/>
            <w:hideMark/>
          </w:tcPr>
          <w:p w14:paraId="28F54D24" w14:textId="5C996E50" w:rsidR="002D2D5A" w:rsidRPr="009075B9" w:rsidRDefault="53AE0F31" w:rsidP="00375686">
            <w:pPr>
              <w:spacing w:after="0"/>
              <w:ind w:right="342"/>
            </w:pPr>
            <w:r>
              <w:t>PM Dev team</w:t>
            </w:r>
            <w:r w:rsidR="2C8F36AA">
              <w:t xml:space="preserve"> </w:t>
            </w:r>
            <w:r w:rsidR="002D2D5A" w:rsidRPr="009075B9">
              <w:t>variable in the library need</w:t>
            </w:r>
            <w:r w:rsidR="004C2602" w:rsidRPr="009075B9">
              <w:t>s</w:t>
            </w:r>
            <w:r w:rsidR="002D2D5A" w:rsidRPr="009075B9">
              <w:t xml:space="preserve"> to be updated related to </w:t>
            </w:r>
            <w:r w:rsidR="0095645C">
              <w:t>C</w:t>
            </w:r>
            <w:r w:rsidR="002D2D5A" w:rsidRPr="009075B9">
              <w:t>ognite data</w:t>
            </w:r>
            <w:r w:rsidR="007804A9">
              <w:t xml:space="preserve"> </w:t>
            </w:r>
            <w:r w:rsidR="002D2D5A" w:rsidRPr="009075B9">
              <w:t>permission</w:t>
            </w:r>
            <w:r w:rsidR="007804A9">
              <w:t>s</w:t>
            </w:r>
            <w:r w:rsidR="002D2D5A" w:rsidRPr="009075B9">
              <w:t xml:space="preserve"> and the </w:t>
            </w:r>
            <w:r w:rsidR="0095645C">
              <w:t>R</w:t>
            </w:r>
            <w:r w:rsidR="002D2D5A" w:rsidRPr="009075B9">
              <w:t>oles API</w:t>
            </w:r>
          </w:p>
        </w:tc>
      </w:tr>
      <w:tr w:rsidR="002D2D5A" w:rsidRPr="009075B9" w14:paraId="4FDD9719" w14:textId="77777777" w:rsidTr="002D4155">
        <w:tc>
          <w:tcPr>
            <w:tcW w:w="714" w:type="dxa"/>
            <w:shd w:val="clear" w:color="auto" w:fill="E7E6E6" w:themeFill="background2"/>
            <w:hideMark/>
          </w:tcPr>
          <w:p w14:paraId="580A4B7C" w14:textId="77777777" w:rsidR="002D2D5A" w:rsidRPr="009075B9" w:rsidRDefault="002D2D5A" w:rsidP="00590556">
            <w:pPr>
              <w:spacing w:after="0" w:line="240" w:lineRule="auto"/>
            </w:pPr>
            <w:r w:rsidRPr="009075B9">
              <w:t>4</w:t>
            </w:r>
          </w:p>
        </w:tc>
        <w:tc>
          <w:tcPr>
            <w:tcW w:w="5041" w:type="dxa"/>
            <w:hideMark/>
          </w:tcPr>
          <w:p w14:paraId="1DFECABC" w14:textId="743926B1" w:rsidR="002D2D5A" w:rsidRPr="009075B9" w:rsidRDefault="002D2D5A" w:rsidP="00590556">
            <w:pPr>
              <w:spacing w:after="0" w:line="240" w:lineRule="auto"/>
            </w:pPr>
            <w:r w:rsidRPr="009075B9">
              <w:rPr>
                <w:szCs w:val="20"/>
              </w:rPr>
              <w:t>AOT-SmartKPIS-CDF-Function</w:t>
            </w:r>
          </w:p>
        </w:tc>
        <w:tc>
          <w:tcPr>
            <w:tcW w:w="13680" w:type="dxa"/>
            <w:hideMark/>
          </w:tcPr>
          <w:p w14:paraId="6C6DEB02" w14:textId="21AB2A98" w:rsidR="002D2D5A" w:rsidRPr="009075B9" w:rsidRDefault="0072022A" w:rsidP="00375686">
            <w:pPr>
              <w:spacing w:after="0"/>
              <w:ind w:right="342"/>
            </w:pPr>
            <w:r>
              <w:t xml:space="preserve">No Dependency </w:t>
            </w:r>
          </w:p>
        </w:tc>
      </w:tr>
      <w:tr w:rsidR="002D2D5A" w:rsidRPr="009075B9" w14:paraId="4CA19004" w14:textId="77777777" w:rsidTr="002D4155">
        <w:tc>
          <w:tcPr>
            <w:tcW w:w="714" w:type="dxa"/>
            <w:shd w:val="clear" w:color="auto" w:fill="E7E6E6" w:themeFill="background2"/>
            <w:hideMark/>
          </w:tcPr>
          <w:p w14:paraId="02FA7F2A" w14:textId="77777777" w:rsidR="002D2D5A" w:rsidRPr="009075B9" w:rsidRDefault="002D2D5A" w:rsidP="00590556">
            <w:pPr>
              <w:spacing w:after="0" w:line="240" w:lineRule="auto"/>
            </w:pPr>
            <w:r w:rsidRPr="009075B9">
              <w:t>5</w:t>
            </w:r>
          </w:p>
        </w:tc>
        <w:tc>
          <w:tcPr>
            <w:tcW w:w="5041" w:type="dxa"/>
            <w:hideMark/>
          </w:tcPr>
          <w:p w14:paraId="5EED2301" w14:textId="6388C0DC" w:rsidR="002D2D5A" w:rsidRPr="009075B9" w:rsidRDefault="002D2D5A" w:rsidP="00590556">
            <w:pPr>
              <w:spacing w:after="0" w:line="240" w:lineRule="auto"/>
            </w:pPr>
            <w:r w:rsidRPr="009075B9">
              <w:rPr>
                <w:szCs w:val="20"/>
              </w:rPr>
              <w:t>AOT-Consumer-KPI-Orchestrator-svc</w:t>
            </w:r>
          </w:p>
        </w:tc>
        <w:tc>
          <w:tcPr>
            <w:tcW w:w="13680" w:type="dxa"/>
            <w:hideMark/>
          </w:tcPr>
          <w:p w14:paraId="5276CC62" w14:textId="3E8DCE61" w:rsidR="002D2D5A" w:rsidRPr="009075B9" w:rsidRDefault="002D2D5A" w:rsidP="00375686">
            <w:pPr>
              <w:spacing w:after="0"/>
              <w:ind w:right="342"/>
            </w:pPr>
            <w:r>
              <w:t xml:space="preserve">Ensure </w:t>
            </w:r>
            <w:r w:rsidR="005D35DC">
              <w:t>port</w:t>
            </w:r>
            <w:r w:rsidR="00123FE3">
              <w:t>s</w:t>
            </w:r>
            <w:r>
              <w:t xml:space="preserve"> </w:t>
            </w:r>
            <w:r w:rsidR="4F04AB42">
              <w:t>10255</w:t>
            </w:r>
            <w:r w:rsidR="0095645C">
              <w:t xml:space="preserve"> and </w:t>
            </w:r>
            <w:r>
              <w:t xml:space="preserve">9093 are open for connections in the </w:t>
            </w:r>
            <w:r w:rsidR="005D35DC">
              <w:t>VNet</w:t>
            </w:r>
            <w:r>
              <w:t>.</w:t>
            </w:r>
          </w:p>
          <w:p w14:paraId="1D8C81B9" w14:textId="77777777" w:rsidR="002D2D5A" w:rsidRDefault="005D35DC" w:rsidP="00375686">
            <w:pPr>
              <w:spacing w:after="0"/>
              <w:ind w:right="342"/>
            </w:pPr>
            <w:r w:rsidRPr="009075B9">
              <w:t>Ensure that c</w:t>
            </w:r>
            <w:r w:rsidR="002D2D5A" w:rsidRPr="009075B9">
              <w:t>ontributor access for the MongoDB and Storage Blob container</w:t>
            </w:r>
            <w:r w:rsidRPr="009075B9">
              <w:t xml:space="preserve"> is provided.</w:t>
            </w:r>
          </w:p>
          <w:p w14:paraId="19DCF4A1" w14:textId="7FCE8904" w:rsidR="004C5567" w:rsidRPr="009075B9" w:rsidRDefault="00507705" w:rsidP="00375686">
            <w:pPr>
              <w:spacing w:after="0"/>
              <w:ind w:right="342"/>
            </w:pPr>
            <w:r>
              <w:t>Azure</w:t>
            </w:r>
            <w:r w:rsidR="004C5567" w:rsidRPr="004C5567">
              <w:t xml:space="preserve"> </w:t>
            </w:r>
            <w:r>
              <w:t>WebPubSub</w:t>
            </w:r>
            <w:r w:rsidR="004C5567" w:rsidRPr="004C5567">
              <w:t xml:space="preserve"> </w:t>
            </w:r>
            <w:r>
              <w:t>API</w:t>
            </w:r>
          </w:p>
        </w:tc>
      </w:tr>
      <w:tr w:rsidR="00E63412" w:rsidRPr="009075B9" w14:paraId="7D1158B6" w14:textId="77777777" w:rsidTr="002D4155">
        <w:tc>
          <w:tcPr>
            <w:tcW w:w="714" w:type="dxa"/>
            <w:shd w:val="clear" w:color="auto" w:fill="E7E6E6" w:themeFill="background2"/>
          </w:tcPr>
          <w:p w14:paraId="4C575CA9" w14:textId="6F0ED4B5" w:rsidR="00E63412" w:rsidRPr="009075B9" w:rsidRDefault="00E63412" w:rsidP="00590556">
            <w:pPr>
              <w:spacing w:after="0" w:line="240" w:lineRule="auto"/>
            </w:pPr>
            <w:r>
              <w:t>6</w:t>
            </w:r>
          </w:p>
        </w:tc>
        <w:tc>
          <w:tcPr>
            <w:tcW w:w="5041" w:type="dxa"/>
          </w:tcPr>
          <w:p w14:paraId="4E8A9290" w14:textId="6461DB54" w:rsidR="00E63412" w:rsidRPr="009075B9" w:rsidRDefault="00E63412" w:rsidP="00590556">
            <w:pPr>
              <w:spacing w:after="0" w:line="240" w:lineRule="auto"/>
              <w:rPr>
                <w:szCs w:val="20"/>
              </w:rPr>
            </w:pPr>
            <w:r>
              <w:rPr>
                <w:szCs w:val="20"/>
              </w:rPr>
              <w:t>AOT-</w:t>
            </w:r>
            <w:r w:rsidR="00662427">
              <w:rPr>
                <w:szCs w:val="20"/>
              </w:rPr>
              <w:t>Computation-Engine</w:t>
            </w:r>
          </w:p>
        </w:tc>
        <w:tc>
          <w:tcPr>
            <w:tcW w:w="13680" w:type="dxa"/>
          </w:tcPr>
          <w:p w14:paraId="448F9086" w14:textId="67E2C164" w:rsidR="00E63412" w:rsidRDefault="2E8A2F7C" w:rsidP="00375686">
            <w:pPr>
              <w:spacing w:after="0"/>
              <w:ind w:right="342"/>
            </w:pPr>
            <w:r>
              <w:t>Ensure that contributor access for the MongoDB and Storage Blob container is provided.</w:t>
            </w:r>
          </w:p>
          <w:p w14:paraId="35258FFB" w14:textId="53D9E815" w:rsidR="00E63412" w:rsidRPr="009075B9" w:rsidRDefault="00715765" w:rsidP="00375686">
            <w:pPr>
              <w:spacing w:after="0"/>
              <w:ind w:right="342"/>
            </w:pPr>
            <w:bookmarkStart w:id="163" w:name="OLE_LINK7"/>
            <w:r>
              <w:t>A</w:t>
            </w:r>
            <w:r w:rsidR="004C5567">
              <w:t xml:space="preserve">zure </w:t>
            </w:r>
            <w:r w:rsidR="00507705">
              <w:t>WebSubPub</w:t>
            </w:r>
            <w:r w:rsidR="004C5567">
              <w:t xml:space="preserve"> </w:t>
            </w:r>
            <w:r>
              <w:t>API</w:t>
            </w:r>
            <w:bookmarkEnd w:id="163"/>
          </w:p>
        </w:tc>
      </w:tr>
    </w:tbl>
    <w:p w14:paraId="04753A13" w14:textId="4F1536EB" w:rsidR="00DD34E3" w:rsidRPr="009075B9" w:rsidRDefault="00DD34E3" w:rsidP="001F2725">
      <w:pPr>
        <w:pStyle w:val="Heading2"/>
      </w:pPr>
      <w:bookmarkStart w:id="164" w:name="_Toc202880034"/>
      <w:bookmarkStart w:id="165" w:name="_Toc219275391"/>
      <w:r w:rsidRPr="009075B9">
        <w:t xml:space="preserve">Generic </w:t>
      </w:r>
      <w:r w:rsidR="00B22598" w:rsidRPr="009075B9">
        <w:t>Schedul</w:t>
      </w:r>
      <w:r w:rsidR="00B22598">
        <w:t>e</w:t>
      </w:r>
      <w:r w:rsidR="00B22598" w:rsidRPr="009075B9">
        <w:t>r</w:t>
      </w:r>
      <w:bookmarkEnd w:id="164"/>
      <w:bookmarkEnd w:id="165"/>
    </w:p>
    <w:tbl>
      <w:tblPr>
        <w:tblStyle w:val="TableGridLight"/>
        <w:tblW w:w="0" w:type="auto"/>
        <w:tblLook w:val="04A0" w:firstRow="1" w:lastRow="0" w:firstColumn="1" w:lastColumn="0" w:noHBand="0" w:noVBand="1"/>
      </w:tblPr>
      <w:tblGrid>
        <w:gridCol w:w="724"/>
        <w:gridCol w:w="5031"/>
        <w:gridCol w:w="13680"/>
      </w:tblGrid>
      <w:tr w:rsidR="00DD34E3" w:rsidRPr="009075B9" w14:paraId="74CB55D0" w14:textId="77777777" w:rsidTr="002D4155">
        <w:tc>
          <w:tcPr>
            <w:tcW w:w="724" w:type="dxa"/>
            <w:shd w:val="clear" w:color="auto" w:fill="7030A0"/>
            <w:hideMark/>
          </w:tcPr>
          <w:p w14:paraId="20419C48" w14:textId="606BCF74" w:rsidR="00DD34E3" w:rsidRPr="00FB553E"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31" w:type="dxa"/>
            <w:shd w:val="clear" w:color="auto" w:fill="7030A0"/>
            <w:hideMark/>
          </w:tcPr>
          <w:p w14:paraId="10154489" w14:textId="77777777" w:rsidR="00DD34E3" w:rsidRPr="00FB553E" w:rsidRDefault="00DD34E3" w:rsidP="00590556">
            <w:pPr>
              <w:spacing w:after="0" w:line="240" w:lineRule="auto"/>
              <w:rPr>
                <w:b/>
                <w:color w:val="FFFFFF" w:themeColor="background1"/>
              </w:rPr>
            </w:pPr>
            <w:r w:rsidRPr="00FB553E">
              <w:rPr>
                <w:b/>
                <w:color w:val="FFFFFF" w:themeColor="background1"/>
              </w:rPr>
              <w:t>Pipeline</w:t>
            </w:r>
          </w:p>
        </w:tc>
        <w:tc>
          <w:tcPr>
            <w:tcW w:w="13680" w:type="dxa"/>
            <w:shd w:val="clear" w:color="auto" w:fill="7030A0"/>
            <w:hideMark/>
          </w:tcPr>
          <w:p w14:paraId="1AF2EF19" w14:textId="77777777" w:rsidR="00DD34E3" w:rsidRPr="00FB553E" w:rsidRDefault="00DD34E3" w:rsidP="00590556">
            <w:pPr>
              <w:spacing w:after="0" w:line="240" w:lineRule="auto"/>
              <w:rPr>
                <w:b/>
                <w:color w:val="FFFFFF" w:themeColor="background1"/>
              </w:rPr>
            </w:pPr>
            <w:r w:rsidRPr="00FB553E">
              <w:rPr>
                <w:b/>
                <w:color w:val="FFFFFF" w:themeColor="background1"/>
              </w:rPr>
              <w:t>Dependency</w:t>
            </w:r>
          </w:p>
        </w:tc>
      </w:tr>
      <w:tr w:rsidR="00DD34E3" w:rsidRPr="009075B9" w14:paraId="3CCD654B" w14:textId="77777777" w:rsidTr="002D4155">
        <w:tc>
          <w:tcPr>
            <w:tcW w:w="724" w:type="dxa"/>
            <w:shd w:val="clear" w:color="auto" w:fill="E7E6E6" w:themeFill="background2"/>
            <w:hideMark/>
          </w:tcPr>
          <w:p w14:paraId="37A8148F" w14:textId="77777777" w:rsidR="00DD34E3" w:rsidRPr="009075B9" w:rsidRDefault="00DD34E3" w:rsidP="00590556">
            <w:pPr>
              <w:spacing w:after="0" w:line="240" w:lineRule="auto"/>
            </w:pPr>
            <w:r w:rsidRPr="009075B9">
              <w:t>1</w:t>
            </w:r>
          </w:p>
        </w:tc>
        <w:tc>
          <w:tcPr>
            <w:tcW w:w="5031" w:type="dxa"/>
            <w:hideMark/>
          </w:tcPr>
          <w:p w14:paraId="46297F80" w14:textId="1D7FDC08" w:rsidR="00DD34E3" w:rsidRPr="009075B9" w:rsidRDefault="00DD34E3" w:rsidP="00590556">
            <w:pPr>
              <w:spacing w:after="0" w:line="240" w:lineRule="auto"/>
            </w:pPr>
            <w:r w:rsidRPr="009075B9">
              <w:rPr>
                <w:szCs w:val="20"/>
              </w:rPr>
              <w:t>AOT-Generic-Scheduler</w:t>
            </w:r>
          </w:p>
        </w:tc>
        <w:tc>
          <w:tcPr>
            <w:tcW w:w="13680" w:type="dxa"/>
            <w:hideMark/>
          </w:tcPr>
          <w:p w14:paraId="31419A68" w14:textId="0F82C5F7" w:rsidR="00DD34E3" w:rsidRPr="009075B9" w:rsidRDefault="00DD34E3" w:rsidP="00590556">
            <w:pPr>
              <w:spacing w:after="0" w:line="240" w:lineRule="auto"/>
            </w:pPr>
            <w:r w:rsidRPr="009075B9">
              <w:rPr>
                <w:szCs w:val="20"/>
              </w:rPr>
              <w:t xml:space="preserve">Smartkpi pipelines </w:t>
            </w:r>
            <w:r w:rsidR="00E53026">
              <w:rPr>
                <w:szCs w:val="20"/>
              </w:rPr>
              <w:t>have</w:t>
            </w:r>
            <w:r w:rsidRPr="009075B9">
              <w:rPr>
                <w:szCs w:val="20"/>
              </w:rPr>
              <w:t xml:space="preserve"> run</w:t>
            </w:r>
            <w:r w:rsidR="00E53026">
              <w:rPr>
                <w:szCs w:val="20"/>
              </w:rPr>
              <w:t>.</w:t>
            </w:r>
          </w:p>
        </w:tc>
      </w:tr>
    </w:tbl>
    <w:p w14:paraId="148FD20B" w14:textId="0BA65EBE" w:rsidR="001053E0" w:rsidRPr="009075B9" w:rsidRDefault="001053E0" w:rsidP="001F2725">
      <w:pPr>
        <w:pStyle w:val="Heading2"/>
      </w:pPr>
      <w:bookmarkStart w:id="166" w:name="_Toc202880035"/>
      <w:bookmarkStart w:id="167" w:name="_Toc219275392"/>
      <w:r w:rsidRPr="009075B9">
        <w:t>Intelligent Advisor</w:t>
      </w:r>
      <w:bookmarkEnd w:id="166"/>
      <w:bookmarkEnd w:id="167"/>
      <w:r w:rsidRPr="009075B9">
        <w:t xml:space="preserve"> </w:t>
      </w:r>
    </w:p>
    <w:tbl>
      <w:tblPr>
        <w:tblStyle w:val="TableGridLight"/>
        <w:tblW w:w="19435" w:type="dxa"/>
        <w:tblLook w:val="04A0" w:firstRow="1" w:lastRow="0" w:firstColumn="1" w:lastColumn="0" w:noHBand="0" w:noVBand="1"/>
      </w:tblPr>
      <w:tblGrid>
        <w:gridCol w:w="848"/>
        <w:gridCol w:w="4907"/>
        <w:gridCol w:w="13680"/>
      </w:tblGrid>
      <w:tr w:rsidR="00726E59" w:rsidRPr="00796FC8" w14:paraId="1FE9DB2E" w14:textId="77777777" w:rsidTr="002D4155">
        <w:trPr>
          <w:cantSplit/>
          <w:trHeight w:val="305"/>
        </w:trPr>
        <w:tc>
          <w:tcPr>
            <w:tcW w:w="848" w:type="dxa"/>
            <w:shd w:val="clear" w:color="auto" w:fill="7030A0"/>
            <w:hideMark/>
          </w:tcPr>
          <w:p w14:paraId="5BA1FE31" w14:textId="30095D9D" w:rsidR="001053E0" w:rsidRPr="00726E59" w:rsidRDefault="00A05BF3" w:rsidP="00590556">
            <w:pPr>
              <w:spacing w:after="0"/>
              <w:ind w:right="-693"/>
              <w:rPr>
                <w:b/>
                <w:bCs/>
                <w:color w:val="FFFFFF" w:themeColor="background1"/>
              </w:rPr>
            </w:pPr>
            <w:r>
              <w:rPr>
                <w:b/>
                <w:bCs/>
                <w:color w:val="FFFFFF" w:themeColor="background1"/>
              </w:rPr>
              <w:t>#</w:t>
            </w:r>
          </w:p>
        </w:tc>
        <w:tc>
          <w:tcPr>
            <w:tcW w:w="4907" w:type="dxa"/>
            <w:shd w:val="clear" w:color="auto" w:fill="7030A0"/>
            <w:hideMark/>
          </w:tcPr>
          <w:p w14:paraId="70A1916A" w14:textId="77777777" w:rsidR="001053E0" w:rsidRPr="00726E59" w:rsidRDefault="001053E0" w:rsidP="00590556">
            <w:pPr>
              <w:spacing w:after="0"/>
              <w:ind w:right="-693"/>
              <w:rPr>
                <w:b/>
                <w:bCs/>
                <w:color w:val="FFFFFF" w:themeColor="background1"/>
              </w:rPr>
            </w:pPr>
            <w:r w:rsidRPr="00726E59">
              <w:rPr>
                <w:b/>
                <w:bCs/>
                <w:color w:val="FFFFFF" w:themeColor="background1"/>
              </w:rPr>
              <w:t>Pipeline</w:t>
            </w:r>
          </w:p>
        </w:tc>
        <w:tc>
          <w:tcPr>
            <w:tcW w:w="13680" w:type="dxa"/>
            <w:shd w:val="clear" w:color="auto" w:fill="7030A0"/>
            <w:hideMark/>
          </w:tcPr>
          <w:p w14:paraId="015473C4" w14:textId="77777777" w:rsidR="001053E0" w:rsidRPr="00726E59" w:rsidRDefault="001053E0" w:rsidP="00590556">
            <w:pPr>
              <w:spacing w:after="0"/>
              <w:ind w:right="-693"/>
              <w:rPr>
                <w:b/>
                <w:bCs/>
                <w:color w:val="FFFFFF" w:themeColor="background1"/>
              </w:rPr>
            </w:pPr>
            <w:r w:rsidRPr="00726E59">
              <w:rPr>
                <w:b/>
                <w:bCs/>
                <w:color w:val="FFFFFF" w:themeColor="background1"/>
              </w:rPr>
              <w:t>Dependency</w:t>
            </w:r>
          </w:p>
        </w:tc>
      </w:tr>
      <w:tr w:rsidR="00726E59" w:rsidRPr="00796FC8" w14:paraId="455EC949" w14:textId="77777777" w:rsidTr="002D4155">
        <w:trPr>
          <w:cantSplit/>
          <w:trHeight w:val="289"/>
        </w:trPr>
        <w:tc>
          <w:tcPr>
            <w:tcW w:w="848" w:type="dxa"/>
            <w:shd w:val="clear" w:color="auto" w:fill="E7E6E6" w:themeFill="background2"/>
            <w:hideMark/>
          </w:tcPr>
          <w:p w14:paraId="698A374C" w14:textId="77777777" w:rsidR="000642BA" w:rsidRPr="00796FC8" w:rsidRDefault="000642BA" w:rsidP="00590556">
            <w:pPr>
              <w:spacing w:after="0"/>
              <w:ind w:right="-693"/>
            </w:pPr>
            <w:r w:rsidRPr="00796FC8">
              <w:t>1</w:t>
            </w:r>
          </w:p>
        </w:tc>
        <w:tc>
          <w:tcPr>
            <w:tcW w:w="4907" w:type="dxa"/>
            <w:hideMark/>
          </w:tcPr>
          <w:p w14:paraId="76783DCE" w14:textId="1B1DC24D" w:rsidR="000642BA" w:rsidRPr="00796FC8" w:rsidRDefault="000642BA" w:rsidP="00590556">
            <w:pPr>
              <w:spacing w:after="0"/>
              <w:ind w:right="-693"/>
            </w:pPr>
            <w:bookmarkStart w:id="168" w:name="OLE_LINK5"/>
            <w:r w:rsidRPr="00796FC8">
              <w:t>AOT-IntelligentAdvisor-CDF</w:t>
            </w:r>
            <w:bookmarkEnd w:id="168"/>
          </w:p>
        </w:tc>
        <w:tc>
          <w:tcPr>
            <w:tcW w:w="13680" w:type="dxa"/>
          </w:tcPr>
          <w:p w14:paraId="7DE7EC3D" w14:textId="0F4EE8E6" w:rsidR="000642BA" w:rsidRPr="00796FC8" w:rsidRDefault="000642BA" w:rsidP="00590556">
            <w:pPr>
              <w:spacing w:after="0"/>
              <w:ind w:right="-693"/>
            </w:pPr>
            <w:r w:rsidRPr="00796FC8">
              <w:t>No Dependency</w:t>
            </w:r>
          </w:p>
        </w:tc>
      </w:tr>
      <w:tr w:rsidR="00726E59" w:rsidRPr="00796FC8" w14:paraId="6AF8182C" w14:textId="77777777" w:rsidTr="002D4155">
        <w:trPr>
          <w:cantSplit/>
          <w:trHeight w:val="289"/>
        </w:trPr>
        <w:tc>
          <w:tcPr>
            <w:tcW w:w="848" w:type="dxa"/>
            <w:shd w:val="clear" w:color="auto" w:fill="E7E6E6" w:themeFill="background2"/>
            <w:hideMark/>
          </w:tcPr>
          <w:p w14:paraId="605CC95D" w14:textId="77777777" w:rsidR="000642BA" w:rsidRPr="00796FC8" w:rsidRDefault="000642BA" w:rsidP="00590556">
            <w:pPr>
              <w:spacing w:after="0"/>
              <w:ind w:right="-693"/>
            </w:pPr>
            <w:r w:rsidRPr="00796FC8">
              <w:t>2</w:t>
            </w:r>
          </w:p>
        </w:tc>
        <w:tc>
          <w:tcPr>
            <w:tcW w:w="4907" w:type="dxa"/>
            <w:hideMark/>
          </w:tcPr>
          <w:p w14:paraId="62A5D870" w14:textId="58871A52" w:rsidR="000642BA" w:rsidRPr="00796FC8" w:rsidRDefault="000642BA" w:rsidP="00590556">
            <w:pPr>
              <w:spacing w:after="0"/>
              <w:ind w:right="-693"/>
            </w:pPr>
            <w:r w:rsidRPr="00796FC8">
              <w:t>AOT-IA-Funct-APIM-MW</w:t>
            </w:r>
          </w:p>
        </w:tc>
        <w:tc>
          <w:tcPr>
            <w:tcW w:w="13680" w:type="dxa"/>
            <w:hideMark/>
          </w:tcPr>
          <w:p w14:paraId="0F6D30DC" w14:textId="72FEA377" w:rsidR="000642BA" w:rsidRPr="00796FC8" w:rsidRDefault="00456E9B" w:rsidP="00590556">
            <w:pPr>
              <w:spacing w:after="0"/>
              <w:ind w:right="-693"/>
            </w:pPr>
            <w:r w:rsidRPr="00796FC8">
              <w:t>26 Timeseries should be created by Smart KPIs Dev Team</w:t>
            </w:r>
          </w:p>
        </w:tc>
      </w:tr>
      <w:tr w:rsidR="00726E59" w:rsidRPr="00796FC8" w14:paraId="48EAF3FF" w14:textId="77777777" w:rsidTr="002D4155">
        <w:trPr>
          <w:cantSplit/>
          <w:trHeight w:val="289"/>
        </w:trPr>
        <w:tc>
          <w:tcPr>
            <w:tcW w:w="848" w:type="dxa"/>
            <w:shd w:val="clear" w:color="auto" w:fill="E7E6E6" w:themeFill="background2"/>
            <w:hideMark/>
          </w:tcPr>
          <w:p w14:paraId="4AC44F4A" w14:textId="77777777" w:rsidR="000642BA" w:rsidRPr="00796FC8" w:rsidRDefault="000642BA" w:rsidP="00590556">
            <w:pPr>
              <w:spacing w:after="0"/>
              <w:ind w:right="-693"/>
            </w:pPr>
            <w:r w:rsidRPr="00796FC8">
              <w:t>3</w:t>
            </w:r>
          </w:p>
        </w:tc>
        <w:tc>
          <w:tcPr>
            <w:tcW w:w="4907" w:type="dxa"/>
            <w:hideMark/>
          </w:tcPr>
          <w:p w14:paraId="682294BC" w14:textId="58BB8813" w:rsidR="000642BA" w:rsidRPr="00796FC8" w:rsidRDefault="000642BA" w:rsidP="00590556">
            <w:pPr>
              <w:spacing w:after="0"/>
              <w:ind w:right="-693"/>
            </w:pPr>
            <w:r w:rsidRPr="00796FC8">
              <w:t>AOT-IA-MW-APIM-Deployment</w:t>
            </w:r>
          </w:p>
        </w:tc>
        <w:tc>
          <w:tcPr>
            <w:tcW w:w="13680" w:type="dxa"/>
          </w:tcPr>
          <w:p w14:paraId="11B0DBBF" w14:textId="7E714584" w:rsidR="000642BA" w:rsidRPr="00796FC8" w:rsidRDefault="00B272AF" w:rsidP="00590556">
            <w:pPr>
              <w:spacing w:after="0"/>
            </w:pPr>
            <w:r w:rsidRPr="00B272AF">
              <w:t>IA-Model, SQL DB server, Smartkpi API, Azure WebPubSub API, and People Management API</w:t>
            </w:r>
          </w:p>
        </w:tc>
      </w:tr>
      <w:tr w:rsidR="00726E59" w:rsidRPr="00796FC8" w14:paraId="4F25164A" w14:textId="77777777" w:rsidTr="002D4155">
        <w:trPr>
          <w:cantSplit/>
          <w:trHeight w:val="273"/>
        </w:trPr>
        <w:tc>
          <w:tcPr>
            <w:tcW w:w="848" w:type="dxa"/>
            <w:shd w:val="clear" w:color="auto" w:fill="E7E6E6" w:themeFill="background2"/>
            <w:hideMark/>
          </w:tcPr>
          <w:p w14:paraId="789F4DA8" w14:textId="77777777" w:rsidR="000642BA" w:rsidRPr="00796FC8" w:rsidRDefault="000642BA" w:rsidP="00590556">
            <w:pPr>
              <w:spacing w:after="0"/>
              <w:ind w:right="-693"/>
            </w:pPr>
            <w:r w:rsidRPr="00796FC8">
              <w:t>4</w:t>
            </w:r>
          </w:p>
        </w:tc>
        <w:tc>
          <w:tcPr>
            <w:tcW w:w="4907" w:type="dxa"/>
            <w:hideMark/>
          </w:tcPr>
          <w:p w14:paraId="127325F0" w14:textId="52BF3162" w:rsidR="000642BA" w:rsidRPr="00796FC8" w:rsidRDefault="000642BA" w:rsidP="00590556">
            <w:pPr>
              <w:spacing w:after="0"/>
              <w:ind w:right="-693"/>
            </w:pPr>
            <w:bookmarkStart w:id="169" w:name="OLE_LINK6"/>
            <w:r w:rsidRPr="00796FC8">
              <w:t>AOT-IA-Model-APIM-MW</w:t>
            </w:r>
            <w:bookmarkEnd w:id="169"/>
          </w:p>
        </w:tc>
        <w:tc>
          <w:tcPr>
            <w:tcW w:w="13680" w:type="dxa"/>
            <w:hideMark/>
          </w:tcPr>
          <w:p w14:paraId="66831E0F" w14:textId="42F72966" w:rsidR="000642BA" w:rsidRPr="00796FC8" w:rsidRDefault="0074518E" w:rsidP="00590556">
            <w:pPr>
              <w:spacing w:after="0"/>
              <w:ind w:right="-693"/>
            </w:pPr>
            <w:r w:rsidRPr="00796FC8">
              <w:t>26 Timeseries should be created by Smart KPIs Dev Team</w:t>
            </w:r>
          </w:p>
        </w:tc>
      </w:tr>
      <w:tr w:rsidR="00726E59" w:rsidRPr="00796FC8" w14:paraId="1161C679" w14:textId="77777777" w:rsidTr="002D4155">
        <w:trPr>
          <w:cantSplit/>
          <w:trHeight w:val="289"/>
        </w:trPr>
        <w:tc>
          <w:tcPr>
            <w:tcW w:w="848" w:type="dxa"/>
            <w:shd w:val="clear" w:color="auto" w:fill="E7E6E6" w:themeFill="background2"/>
            <w:hideMark/>
          </w:tcPr>
          <w:p w14:paraId="5CD503DA" w14:textId="77777777" w:rsidR="000642BA" w:rsidRPr="00796FC8" w:rsidRDefault="000642BA" w:rsidP="00590556">
            <w:pPr>
              <w:spacing w:after="0"/>
              <w:ind w:right="-693"/>
            </w:pPr>
            <w:r w:rsidRPr="00796FC8">
              <w:t>5</w:t>
            </w:r>
          </w:p>
        </w:tc>
        <w:tc>
          <w:tcPr>
            <w:tcW w:w="4907" w:type="dxa"/>
            <w:hideMark/>
          </w:tcPr>
          <w:p w14:paraId="73019C68" w14:textId="5C896226" w:rsidR="000642BA" w:rsidRPr="00796FC8" w:rsidRDefault="000642BA" w:rsidP="00590556">
            <w:pPr>
              <w:spacing w:after="0"/>
              <w:ind w:right="-693"/>
            </w:pPr>
            <w:r w:rsidRPr="00796FC8">
              <w:t>AOT-IA-EvaluateModel-APIM</w:t>
            </w:r>
          </w:p>
        </w:tc>
        <w:tc>
          <w:tcPr>
            <w:tcW w:w="13680" w:type="dxa"/>
            <w:hideMark/>
          </w:tcPr>
          <w:p w14:paraId="1FDA364C" w14:textId="29FFF77D" w:rsidR="000642BA" w:rsidRPr="00796FC8" w:rsidRDefault="00CE3C1B" w:rsidP="00590556">
            <w:pPr>
              <w:spacing w:after="0"/>
              <w:ind w:right="-693"/>
            </w:pPr>
            <w:r w:rsidRPr="00796FC8">
              <w:t>Smartkpi API</w:t>
            </w:r>
          </w:p>
        </w:tc>
      </w:tr>
      <w:tr w:rsidR="00726E59" w:rsidRPr="00796FC8" w14:paraId="78B8CACA" w14:textId="77777777" w:rsidTr="002D4155">
        <w:trPr>
          <w:cantSplit/>
          <w:trHeight w:val="289"/>
        </w:trPr>
        <w:tc>
          <w:tcPr>
            <w:tcW w:w="848" w:type="dxa"/>
            <w:shd w:val="clear" w:color="auto" w:fill="E7E6E6" w:themeFill="background2"/>
          </w:tcPr>
          <w:p w14:paraId="7B47BF8A" w14:textId="274B63A9" w:rsidR="00DD34E3" w:rsidRPr="00796FC8" w:rsidRDefault="00447884" w:rsidP="00590556">
            <w:pPr>
              <w:spacing w:after="0"/>
              <w:ind w:right="-693"/>
            </w:pPr>
            <w:r w:rsidRPr="00796FC8">
              <w:t>6</w:t>
            </w:r>
          </w:p>
        </w:tc>
        <w:tc>
          <w:tcPr>
            <w:tcW w:w="4907" w:type="dxa"/>
          </w:tcPr>
          <w:p w14:paraId="0A8C06B3" w14:textId="7DD42874" w:rsidR="00DD34E3" w:rsidRPr="00796FC8" w:rsidRDefault="00DD34E3" w:rsidP="00590556">
            <w:pPr>
              <w:spacing w:after="0"/>
              <w:ind w:right="-693"/>
            </w:pPr>
            <w:r w:rsidRPr="00796FC8">
              <w:t>AOT-Consumer-IA-Kpi-roleupdate-svc</w:t>
            </w:r>
          </w:p>
        </w:tc>
        <w:tc>
          <w:tcPr>
            <w:tcW w:w="13680" w:type="dxa"/>
          </w:tcPr>
          <w:p w14:paraId="38E9B45B" w14:textId="3CCD014C" w:rsidR="00DD34E3" w:rsidRPr="00796FC8" w:rsidRDefault="00B75CBA" w:rsidP="00590556">
            <w:pPr>
              <w:spacing w:after="0"/>
              <w:ind w:right="-693"/>
            </w:pPr>
            <w:r w:rsidRPr="00796FC8">
              <w:t>No dependency</w:t>
            </w:r>
          </w:p>
        </w:tc>
      </w:tr>
      <w:tr w:rsidR="00726E59" w:rsidRPr="00796FC8" w14:paraId="521E90EE" w14:textId="77777777" w:rsidTr="002D4155">
        <w:trPr>
          <w:cantSplit/>
          <w:trHeight w:val="289"/>
        </w:trPr>
        <w:tc>
          <w:tcPr>
            <w:tcW w:w="848" w:type="dxa"/>
            <w:shd w:val="clear" w:color="auto" w:fill="E7E6E6" w:themeFill="background2"/>
            <w:hideMark/>
          </w:tcPr>
          <w:p w14:paraId="5F5B3A08" w14:textId="123B08AA" w:rsidR="00DD34E3" w:rsidRPr="00796FC8" w:rsidRDefault="00447884" w:rsidP="00590556">
            <w:pPr>
              <w:spacing w:after="0"/>
              <w:ind w:right="-693"/>
            </w:pPr>
            <w:r w:rsidRPr="00796FC8">
              <w:t>7</w:t>
            </w:r>
          </w:p>
        </w:tc>
        <w:tc>
          <w:tcPr>
            <w:tcW w:w="4907" w:type="dxa"/>
            <w:hideMark/>
          </w:tcPr>
          <w:p w14:paraId="49CE1DFF" w14:textId="5369C2CF" w:rsidR="00DD34E3" w:rsidRPr="00796FC8" w:rsidRDefault="00DD34E3" w:rsidP="00590556">
            <w:pPr>
              <w:spacing w:after="0"/>
              <w:ind w:right="-693"/>
            </w:pPr>
            <w:r w:rsidRPr="00796FC8">
              <w:t>AOT-IA-SAP-MW</w:t>
            </w:r>
          </w:p>
        </w:tc>
        <w:tc>
          <w:tcPr>
            <w:tcW w:w="13680" w:type="dxa"/>
            <w:hideMark/>
          </w:tcPr>
          <w:p w14:paraId="0361985B" w14:textId="4F193242" w:rsidR="00DD34E3" w:rsidRPr="00796FC8" w:rsidRDefault="00DD34E3" w:rsidP="00590556">
            <w:pPr>
              <w:spacing w:after="0"/>
              <w:ind w:right="-693"/>
            </w:pPr>
            <w:r w:rsidRPr="00796FC8">
              <w:t>SAP instance</w:t>
            </w:r>
          </w:p>
        </w:tc>
      </w:tr>
      <w:tr w:rsidR="00726E59" w:rsidRPr="00796FC8" w14:paraId="385D973A" w14:textId="77777777" w:rsidTr="002D4155">
        <w:trPr>
          <w:cantSplit/>
          <w:trHeight w:val="273"/>
        </w:trPr>
        <w:tc>
          <w:tcPr>
            <w:tcW w:w="848" w:type="dxa"/>
            <w:shd w:val="clear" w:color="auto" w:fill="E7E6E6" w:themeFill="background2"/>
            <w:hideMark/>
          </w:tcPr>
          <w:p w14:paraId="79AAEB4D" w14:textId="7DC8130F" w:rsidR="00DD34E3" w:rsidRPr="00796FC8" w:rsidRDefault="00447884" w:rsidP="00590556">
            <w:pPr>
              <w:spacing w:after="0"/>
              <w:ind w:right="-693"/>
            </w:pPr>
            <w:r w:rsidRPr="00796FC8">
              <w:t>8</w:t>
            </w:r>
          </w:p>
        </w:tc>
        <w:tc>
          <w:tcPr>
            <w:tcW w:w="4907" w:type="dxa"/>
            <w:hideMark/>
          </w:tcPr>
          <w:p w14:paraId="2D11D7F1" w14:textId="57205839" w:rsidR="00DD34E3" w:rsidRPr="00796FC8" w:rsidRDefault="00DD34E3" w:rsidP="00590556">
            <w:pPr>
              <w:spacing w:after="0"/>
              <w:ind w:right="-693"/>
            </w:pPr>
            <w:r w:rsidRPr="00796FC8">
              <w:t>AOT-IA-AWO-MS</w:t>
            </w:r>
          </w:p>
        </w:tc>
        <w:tc>
          <w:tcPr>
            <w:tcW w:w="13680" w:type="dxa"/>
            <w:hideMark/>
          </w:tcPr>
          <w:p w14:paraId="209612D7" w14:textId="4A8610F6" w:rsidR="00DD34E3" w:rsidRPr="00796FC8" w:rsidRDefault="00DD34E3" w:rsidP="00590556">
            <w:pPr>
              <w:spacing w:after="0"/>
              <w:ind w:right="-693"/>
            </w:pPr>
            <w:r w:rsidRPr="00796FC8">
              <w:t>Azure WebPubSub API and People Management API</w:t>
            </w:r>
          </w:p>
        </w:tc>
      </w:tr>
      <w:tr w:rsidR="00726E59" w:rsidRPr="00796FC8" w14:paraId="542FBCC3" w14:textId="77777777" w:rsidTr="002D4155">
        <w:trPr>
          <w:cantSplit/>
          <w:trHeight w:val="305"/>
        </w:trPr>
        <w:tc>
          <w:tcPr>
            <w:tcW w:w="848" w:type="dxa"/>
            <w:shd w:val="clear" w:color="auto" w:fill="E7E6E6" w:themeFill="background2"/>
            <w:hideMark/>
          </w:tcPr>
          <w:p w14:paraId="797F4CBB" w14:textId="7F901437" w:rsidR="00DD34E3" w:rsidRPr="00796FC8" w:rsidRDefault="00447884" w:rsidP="00590556">
            <w:pPr>
              <w:spacing w:after="0"/>
              <w:ind w:right="-693"/>
            </w:pPr>
            <w:r w:rsidRPr="00796FC8">
              <w:t>9</w:t>
            </w:r>
          </w:p>
        </w:tc>
        <w:tc>
          <w:tcPr>
            <w:tcW w:w="4907" w:type="dxa"/>
            <w:hideMark/>
          </w:tcPr>
          <w:p w14:paraId="23AF98C6" w14:textId="530E444E" w:rsidR="00DD34E3" w:rsidRPr="00796FC8" w:rsidRDefault="00DD34E3" w:rsidP="00590556">
            <w:pPr>
              <w:spacing w:after="0"/>
              <w:ind w:right="-693"/>
            </w:pPr>
            <w:r w:rsidRPr="00796FC8">
              <w:t>AOT-IA-Config-APIM</w:t>
            </w:r>
          </w:p>
        </w:tc>
        <w:tc>
          <w:tcPr>
            <w:tcW w:w="13680" w:type="dxa"/>
            <w:hideMark/>
          </w:tcPr>
          <w:p w14:paraId="22849AB4" w14:textId="15818C40" w:rsidR="00DD34E3" w:rsidRPr="00796FC8" w:rsidRDefault="00DD34E3" w:rsidP="00590556">
            <w:pPr>
              <w:spacing w:after="0"/>
              <w:ind w:right="-693"/>
            </w:pPr>
            <w:r w:rsidRPr="00796FC8">
              <w:t>SQL DB server</w:t>
            </w:r>
          </w:p>
        </w:tc>
      </w:tr>
    </w:tbl>
    <w:p w14:paraId="1718446B" w14:textId="4654CE14" w:rsidR="00A05BF3" w:rsidRPr="00A05BF3" w:rsidRDefault="00A05BF3" w:rsidP="00A05BF3">
      <w:pPr>
        <w:pStyle w:val="Heading2"/>
      </w:pPr>
      <w:bookmarkStart w:id="170" w:name="_Toc219275393"/>
      <w:r>
        <w:t>3D</w:t>
      </w:r>
      <w:bookmarkEnd w:id="170"/>
    </w:p>
    <w:tbl>
      <w:tblPr>
        <w:tblStyle w:val="TableGridLight"/>
        <w:tblW w:w="19396" w:type="dxa"/>
        <w:tblLook w:val="04A0" w:firstRow="1" w:lastRow="0" w:firstColumn="1" w:lastColumn="0" w:noHBand="0" w:noVBand="1"/>
      </w:tblPr>
      <w:tblGrid>
        <w:gridCol w:w="872"/>
        <w:gridCol w:w="4793"/>
        <w:gridCol w:w="13731"/>
      </w:tblGrid>
      <w:tr w:rsidR="00827E34" w:rsidRPr="00AB071E" w14:paraId="342EB368" w14:textId="77777777" w:rsidTr="00375686">
        <w:trPr>
          <w:trHeight w:val="330"/>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34E3B59" w14:textId="77777777" w:rsidR="001024D1" w:rsidRPr="00AB071E" w:rsidRDefault="001024D1" w:rsidP="00514EB9">
            <w:pPr>
              <w:spacing w:after="0"/>
              <w:rPr>
                <w:b/>
                <w:bCs/>
                <w:color w:val="FFFFFF" w:themeColor="background1"/>
              </w:rPr>
            </w:pPr>
            <w:bookmarkStart w:id="171" w:name="_Hlk156932906"/>
            <w:r w:rsidRPr="00AB071E">
              <w:rPr>
                <w:b/>
                <w:bCs/>
                <w:color w:val="FFFFFF" w:themeColor="background1"/>
              </w:rPr>
              <w:t>#</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77D9B" w14:textId="77777777" w:rsidR="001024D1" w:rsidRPr="00AB071E" w:rsidRDefault="001024D1" w:rsidP="00514EB9">
            <w:pPr>
              <w:spacing w:after="0"/>
              <w:rPr>
                <w:b/>
                <w:bCs/>
                <w:color w:val="FFFFFF" w:themeColor="background1"/>
              </w:rPr>
            </w:pPr>
            <w:r w:rsidRPr="00AB071E">
              <w:rPr>
                <w:b/>
                <w:bCs/>
                <w:color w:val="FFFFFF" w:themeColor="background1"/>
              </w:rPr>
              <w:t>Pipeline</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0AA6698" w14:textId="77777777" w:rsidR="001024D1" w:rsidRPr="00AB071E" w:rsidRDefault="001024D1" w:rsidP="00514EB9">
            <w:pPr>
              <w:spacing w:after="0"/>
              <w:rPr>
                <w:b/>
                <w:bCs/>
                <w:color w:val="FFFFFF" w:themeColor="background1"/>
              </w:rPr>
            </w:pPr>
            <w:r w:rsidRPr="00AB071E">
              <w:rPr>
                <w:b/>
                <w:bCs/>
                <w:color w:val="FFFFFF" w:themeColor="background1"/>
              </w:rPr>
              <w:t>Dependency</w:t>
            </w:r>
          </w:p>
        </w:tc>
        <w:bookmarkEnd w:id="171"/>
      </w:tr>
      <w:tr w:rsidR="00827E34" w:rsidRPr="00AB071E" w14:paraId="54B3EE37" w14:textId="77777777" w:rsidTr="00375686">
        <w:trPr>
          <w:trHeight w:val="244"/>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A55C9E" w14:textId="77777777" w:rsidR="001024D1" w:rsidRPr="00AB071E" w:rsidRDefault="001024D1" w:rsidP="00514EB9">
            <w:pPr>
              <w:spacing w:after="0"/>
            </w:pPr>
            <w:r w:rsidRPr="00AB071E">
              <w:t>1</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F1050" w14:textId="77777777" w:rsidR="001024D1" w:rsidRPr="00AB071E" w:rsidRDefault="001024D1" w:rsidP="00514EB9">
            <w:pPr>
              <w:spacing w:after="0"/>
            </w:pPr>
            <w:r w:rsidRPr="00AB071E">
              <w:t>AOT-3D-CMS</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18ABB" w14:textId="77777777" w:rsidR="001024D1" w:rsidRPr="00AB071E" w:rsidRDefault="001024D1" w:rsidP="00514EB9">
            <w:pPr>
              <w:spacing w:after="0"/>
            </w:pPr>
            <w:r w:rsidRPr="00AB071E">
              <w:t>No Dependency</w:t>
            </w:r>
          </w:p>
        </w:tc>
      </w:tr>
    </w:tbl>
    <w:p w14:paraId="687D8CD9" w14:textId="0D59A7C6" w:rsidR="001E63B2" w:rsidRPr="00A05BF3" w:rsidRDefault="001E63B2" w:rsidP="00A05BF3">
      <w:pPr>
        <w:pStyle w:val="Heading2"/>
      </w:pPr>
      <w:bookmarkStart w:id="172" w:name="_Toc202880037"/>
      <w:bookmarkStart w:id="173" w:name="_Toc219275394"/>
      <w:r w:rsidRPr="00A05BF3">
        <w:t>POWERBI</w:t>
      </w:r>
      <w:bookmarkEnd w:id="172"/>
      <w:bookmarkEnd w:id="173"/>
    </w:p>
    <w:tbl>
      <w:tblPr>
        <w:tblStyle w:val="TableGridLight"/>
        <w:tblW w:w="19433" w:type="dxa"/>
        <w:tblLook w:val="04A0" w:firstRow="1" w:lastRow="0" w:firstColumn="1" w:lastColumn="0" w:noHBand="0" w:noVBand="1"/>
      </w:tblPr>
      <w:tblGrid>
        <w:gridCol w:w="878"/>
        <w:gridCol w:w="4877"/>
        <w:gridCol w:w="13678"/>
      </w:tblGrid>
      <w:tr w:rsidR="00827E34" w:rsidRPr="00A05BF3" w14:paraId="447A088C" w14:textId="77777777" w:rsidTr="00375686">
        <w:trPr>
          <w:trHeight w:val="31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3E516AB" w14:textId="77777777" w:rsidR="00827E34" w:rsidRPr="00A05BF3" w:rsidRDefault="00827E34" w:rsidP="002D4155">
            <w:pPr>
              <w:spacing w:after="0"/>
              <w:rPr>
                <w:b/>
                <w:bCs/>
                <w:color w:val="FFFFFF" w:themeColor="background1"/>
              </w:rPr>
            </w:pPr>
            <w:r w:rsidRPr="00A05BF3">
              <w:rPr>
                <w:b/>
                <w:bCs/>
                <w:color w:val="FFFFFF" w:themeColor="background1"/>
              </w:rPr>
              <w:t>#</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6A34C6E" w14:textId="77777777" w:rsidR="00827E34" w:rsidRPr="00A05BF3" w:rsidRDefault="00827E34" w:rsidP="002D4155">
            <w:pPr>
              <w:spacing w:after="0"/>
              <w:rPr>
                <w:b/>
                <w:bCs/>
                <w:color w:val="FFFFFF" w:themeColor="background1"/>
              </w:rPr>
            </w:pPr>
            <w:r w:rsidRPr="00A05BF3">
              <w:rPr>
                <w:b/>
                <w:bCs/>
                <w:color w:val="FFFFFF" w:themeColor="background1"/>
              </w:rPr>
              <w:t>Pipeline</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1B7D52D" w14:textId="77777777" w:rsidR="00827E34" w:rsidRPr="00A05BF3" w:rsidRDefault="00827E34" w:rsidP="002D4155">
            <w:pPr>
              <w:spacing w:after="0"/>
              <w:rPr>
                <w:b/>
                <w:bCs/>
                <w:color w:val="FFFFFF" w:themeColor="background1"/>
              </w:rPr>
            </w:pPr>
            <w:r w:rsidRPr="00A05BF3">
              <w:rPr>
                <w:b/>
                <w:bCs/>
                <w:color w:val="FFFFFF" w:themeColor="background1"/>
              </w:rPr>
              <w:t>Dependency</w:t>
            </w:r>
          </w:p>
        </w:tc>
      </w:tr>
      <w:tr w:rsidR="00827E34" w:rsidRPr="00A05BF3" w14:paraId="27F78588" w14:textId="77777777" w:rsidTr="00375686">
        <w:trPr>
          <w:trHeight w:val="27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A6BD9A" w14:textId="77777777" w:rsidR="00827E34" w:rsidRPr="00A05BF3" w:rsidRDefault="00827E34" w:rsidP="002D4155">
            <w:pPr>
              <w:spacing w:after="0"/>
            </w:pPr>
            <w:r w:rsidRPr="00A05BF3">
              <w:t>1</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46F26" w14:textId="77777777" w:rsidR="00827E34" w:rsidRPr="00A05BF3" w:rsidRDefault="00827E34" w:rsidP="002D4155">
            <w:pPr>
              <w:spacing w:after="0"/>
            </w:pPr>
            <w:r w:rsidRPr="00A05BF3">
              <w:t>AOT-PowerBI-MS</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8D31B" w14:textId="77777777" w:rsidR="00827E34" w:rsidRPr="00A05BF3" w:rsidRDefault="00827E34" w:rsidP="002D4155">
            <w:pPr>
              <w:spacing w:after="0"/>
            </w:pPr>
            <w:r w:rsidRPr="00A05BF3">
              <w:t>No Dependency</w:t>
            </w:r>
          </w:p>
        </w:tc>
      </w:tr>
    </w:tbl>
    <w:p w14:paraId="5AE1605A" w14:textId="77777777" w:rsidR="00C7085A" w:rsidRPr="00A05BF3" w:rsidRDefault="00C7085A" w:rsidP="00222AD1"/>
    <w:sectPr w:rsidR="00C7085A" w:rsidRPr="00A05BF3" w:rsidSect="008519E8">
      <w:pgSz w:w="28800" w:h="201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E535" w14:textId="77777777" w:rsidR="001B0A2C" w:rsidRDefault="001B0A2C" w:rsidP="00AE1ED3">
      <w:r>
        <w:separator/>
      </w:r>
    </w:p>
  </w:endnote>
  <w:endnote w:type="continuationSeparator" w:id="0">
    <w:p w14:paraId="1C70A48C" w14:textId="77777777" w:rsidR="001B0A2C" w:rsidRDefault="001B0A2C" w:rsidP="00AE1ED3">
      <w:r>
        <w:continuationSeparator/>
      </w:r>
    </w:p>
  </w:endnote>
  <w:endnote w:type="continuationNotice" w:id="1">
    <w:p w14:paraId="50A02F8D" w14:textId="77777777" w:rsidR="001B0A2C" w:rsidRDefault="001B0A2C"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58E2F1E" w:rsidR="006324D6" w:rsidRPr="004A7B86" w:rsidRDefault="00014B2E" w:rsidP="00173B31">
    <w:bookmarkStart w:id="1" w:name="OLE_LINK1"/>
    <w:r>
      <w:t xml:space="preserve">© </w:t>
    </w:r>
    <w:r w:rsidR="00CF2962">
      <w:t>2025</w:t>
    </w:r>
    <w:r w:rsidR="00416DF4">
      <w:t xml:space="preserve"> </w:t>
    </w:r>
    <w:r>
      <w:t>Accenture. All rights reserved.</w:t>
    </w:r>
    <w:bookmarkEnd w:id="1"/>
    <w:r w:rsidR="00CF2962">
      <w:ptab w:relativeTo="margin" w:alignment="center" w:leader="none"/>
    </w:r>
    <w:r w:rsidR="00CF2962">
      <w:t>Document</w:t>
    </w:r>
    <w:r>
      <w:t xml:space="preserve"> Version: </w:t>
    </w:r>
    <w:sdt>
      <w:sdtPr>
        <w:alias w:val="Label"/>
        <w:tag w:val="DLCPolicyLabelValue"/>
        <w:id w:val="-96954979"/>
        <w:lock w:val="contentLocked"/>
        <w:placeholder>
          <w:docPart w:val="1072D90A23A04CA893111DCF5CC529E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Content>
        <w:del w:id="2" w:author="Farheen, Zara" w:date="2026-01-22T13:52:00Z" w16du:dateUtc="2026-01-22T08:22:00Z">
          <w:r w:rsidR="00B35589" w:rsidDel="009F686E">
            <w:delText>34.0</w:delText>
          </w:r>
        </w:del>
        <w:ins w:id="3" w:author="Farheen, Zara" w:date="2026-01-22T13:52:00Z" w16du:dateUtc="2026-01-22T08:22:00Z">
          <w:r w:rsidR="009F686E">
            <w:t>35.0</w:t>
          </w:r>
        </w:ins>
      </w:sdtContent>
    </w:sdt>
    <w:r>
      <w:ptab w:relativeTo="margin" w:alignment="right" w:leader="none"/>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F9CA" w14:textId="77777777" w:rsidR="001B0A2C" w:rsidRDefault="001B0A2C" w:rsidP="00AE1ED3">
      <w:r>
        <w:separator/>
      </w:r>
    </w:p>
  </w:footnote>
  <w:footnote w:type="continuationSeparator" w:id="0">
    <w:p w14:paraId="7FBB0AD6" w14:textId="77777777" w:rsidR="001B0A2C" w:rsidRDefault="001B0A2C" w:rsidP="00AE1ED3">
      <w:r>
        <w:continuationSeparator/>
      </w:r>
    </w:p>
  </w:footnote>
  <w:footnote w:type="continuationNotice" w:id="1">
    <w:p w14:paraId="01A678D7" w14:textId="77777777" w:rsidR="001B0A2C" w:rsidRDefault="001B0A2C"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790E89F7" w:rsidR="006324D6" w:rsidRPr="006324D6" w:rsidRDefault="00CF2962" w:rsidP="007C4B15">
    <w:pPr>
      <w:pStyle w:val="Header"/>
      <w:jc w:val="center"/>
    </w:pPr>
    <w:r>
      <w:rPr>
        <w:noProof/>
        <w14:ligatures w14:val="none"/>
      </w:rPr>
      <w:drawing>
        <wp:inline distT="0" distB="0" distL="0" distR="0" wp14:anchorId="0241990C" wp14:editId="313CE12E">
          <wp:extent cx="1499505" cy="144000"/>
          <wp:effectExtent l="0" t="0" r="0" b="8890"/>
          <wp:docPr id="8106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7067" name="Picture 998707067"/>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CF296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mf2zYjz1xq0Cg8" int2:id="ng6QNsP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3A3CDB"/>
    <w:multiLevelType w:val="hybridMultilevel"/>
    <w:tmpl w:val="C77C5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2565923"/>
    <w:multiLevelType w:val="hybridMultilevel"/>
    <w:tmpl w:val="C8E24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F06"/>
    <w:multiLevelType w:val="hybridMultilevel"/>
    <w:tmpl w:val="63CE2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647BF"/>
    <w:multiLevelType w:val="hybridMultilevel"/>
    <w:tmpl w:val="69987334"/>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3BA79E5"/>
    <w:multiLevelType w:val="hybridMultilevel"/>
    <w:tmpl w:val="A9B86596"/>
    <w:lvl w:ilvl="0" w:tplc="921EF73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53D00"/>
    <w:multiLevelType w:val="hybridMultilevel"/>
    <w:tmpl w:val="D80E2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3C74E2"/>
    <w:multiLevelType w:val="hybridMultilevel"/>
    <w:tmpl w:val="9F88C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A072EF"/>
    <w:multiLevelType w:val="hybridMultilevel"/>
    <w:tmpl w:val="1BE69A5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3ED4750"/>
    <w:multiLevelType w:val="hybridMultilevel"/>
    <w:tmpl w:val="251054A8"/>
    <w:lvl w:ilvl="0" w:tplc="C90A430E">
      <w:start w:val="1"/>
      <w:numFmt w:val="bullet"/>
      <w:lvlText w:val=""/>
      <w:lvlJc w:val="left"/>
      <w:pPr>
        <w:ind w:left="720" w:hanging="360"/>
      </w:pPr>
      <w:rPr>
        <w:rFonts w:ascii="Symbol" w:hAnsi="Symbol" w:hint="default"/>
      </w:rPr>
    </w:lvl>
    <w:lvl w:ilvl="1" w:tplc="299A677A">
      <w:numFmt w:val="bullet"/>
      <w:lvlText w:val="·"/>
      <w:lvlJc w:val="left"/>
      <w:pPr>
        <w:ind w:left="1440" w:hanging="360"/>
      </w:pPr>
      <w:rPr>
        <w:rFonts w:ascii="Graphik" w:eastAsiaTheme="minorHAnsi" w:hAnsi="Graphik" w:cstheme="minorBidi" w:hint="default"/>
      </w:rPr>
    </w:lvl>
    <w:lvl w:ilvl="2" w:tplc="29BA380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1B3BD9"/>
    <w:multiLevelType w:val="hybridMultilevel"/>
    <w:tmpl w:val="44E0A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D44FB"/>
    <w:multiLevelType w:val="hybridMultilevel"/>
    <w:tmpl w:val="B98A66C0"/>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6A4175"/>
    <w:multiLevelType w:val="hybridMultilevel"/>
    <w:tmpl w:val="EF821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B48EC"/>
    <w:multiLevelType w:val="hybridMultilevel"/>
    <w:tmpl w:val="194E36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D62350"/>
    <w:multiLevelType w:val="hybridMultilevel"/>
    <w:tmpl w:val="E7CC0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A570B"/>
    <w:multiLevelType w:val="hybridMultilevel"/>
    <w:tmpl w:val="A6BACEF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F6B6F51"/>
    <w:multiLevelType w:val="hybridMultilevel"/>
    <w:tmpl w:val="3C1EB2F2"/>
    <w:lvl w:ilvl="0" w:tplc="6A8008B4">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4E1D07"/>
    <w:multiLevelType w:val="hybridMultilevel"/>
    <w:tmpl w:val="BB1E1BC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68F76E3"/>
    <w:multiLevelType w:val="hybridMultilevel"/>
    <w:tmpl w:val="56ECF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DE25F0D"/>
    <w:multiLevelType w:val="hybridMultilevel"/>
    <w:tmpl w:val="9AA2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99003C"/>
    <w:multiLevelType w:val="hybridMultilevel"/>
    <w:tmpl w:val="33221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3186476"/>
    <w:multiLevelType w:val="hybridMultilevel"/>
    <w:tmpl w:val="99D05DC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9"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6FB6D37"/>
    <w:multiLevelType w:val="hybridMultilevel"/>
    <w:tmpl w:val="55981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8763F"/>
    <w:multiLevelType w:val="hybridMultilevel"/>
    <w:tmpl w:val="2F6C8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6A52DA"/>
    <w:multiLevelType w:val="hybridMultilevel"/>
    <w:tmpl w:val="C486D576"/>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8131CD"/>
    <w:multiLevelType w:val="hybridMultilevel"/>
    <w:tmpl w:val="7EB2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CA7E44"/>
    <w:multiLevelType w:val="hybridMultilevel"/>
    <w:tmpl w:val="AE129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B47F31"/>
    <w:multiLevelType w:val="hybridMultilevel"/>
    <w:tmpl w:val="9FDC419C"/>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36"/>
  </w:num>
  <w:num w:numId="4" w16cid:durableId="1831942060">
    <w:abstractNumId w:val="6"/>
  </w:num>
  <w:num w:numId="5" w16cid:durableId="1484421651">
    <w:abstractNumId w:val="25"/>
  </w:num>
  <w:num w:numId="6" w16cid:durableId="1383939144">
    <w:abstractNumId w:val="37"/>
  </w:num>
  <w:num w:numId="7" w16cid:durableId="1353147181">
    <w:abstractNumId w:val="33"/>
  </w:num>
  <w:num w:numId="8" w16cid:durableId="1701859426">
    <w:abstractNumId w:val="17"/>
  </w:num>
  <w:num w:numId="9" w16cid:durableId="1256937007">
    <w:abstractNumId w:val="31"/>
  </w:num>
  <w:num w:numId="10" w16cid:durableId="1199126558">
    <w:abstractNumId w:val="7"/>
  </w:num>
  <w:num w:numId="11" w16cid:durableId="578750748">
    <w:abstractNumId w:val="2"/>
  </w:num>
  <w:num w:numId="12" w16cid:durableId="1438597519">
    <w:abstractNumId w:val="22"/>
  </w:num>
  <w:num w:numId="13" w16cid:durableId="931623862">
    <w:abstractNumId w:val="30"/>
  </w:num>
  <w:num w:numId="14" w16cid:durableId="1826118065">
    <w:abstractNumId w:val="15"/>
    <w:lvlOverride w:ilvl="0">
      <w:startOverride w:val="1"/>
    </w:lvlOverride>
  </w:num>
  <w:num w:numId="15" w16cid:durableId="2122143729">
    <w:abstractNumId w:val="9"/>
  </w:num>
  <w:num w:numId="16" w16cid:durableId="49808471">
    <w:abstractNumId w:val="12"/>
  </w:num>
  <w:num w:numId="17" w16cid:durableId="1184588298">
    <w:abstractNumId w:val="35"/>
  </w:num>
  <w:num w:numId="18" w16cid:durableId="1169755902">
    <w:abstractNumId w:val="24"/>
  </w:num>
  <w:num w:numId="19" w16cid:durableId="1510946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563895">
    <w:abstractNumId w:val="27"/>
  </w:num>
  <w:num w:numId="21" w16cid:durableId="1523859649">
    <w:abstractNumId w:val="29"/>
  </w:num>
  <w:num w:numId="22" w16cid:durableId="1162698497">
    <w:abstractNumId w:val="32"/>
  </w:num>
  <w:num w:numId="23" w16cid:durableId="384379794">
    <w:abstractNumId w:val="16"/>
  </w:num>
  <w:num w:numId="24" w16cid:durableId="597375960">
    <w:abstractNumId w:val="38"/>
  </w:num>
  <w:num w:numId="25" w16cid:durableId="1950235619">
    <w:abstractNumId w:val="13"/>
  </w:num>
  <w:num w:numId="26" w16cid:durableId="9244154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0108555">
    <w:abstractNumId w:val="3"/>
  </w:num>
  <w:num w:numId="28" w16cid:durableId="21112711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2146024">
    <w:abstractNumId w:val="28"/>
  </w:num>
  <w:num w:numId="30" w16cid:durableId="989215776">
    <w:abstractNumId w:val="26"/>
  </w:num>
  <w:num w:numId="31" w16cid:durableId="1220937115">
    <w:abstractNumId w:val="20"/>
  </w:num>
  <w:num w:numId="32" w16cid:durableId="504323747">
    <w:abstractNumId w:val="9"/>
  </w:num>
  <w:num w:numId="33" w16cid:durableId="94332240">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150632">
    <w:abstractNumId w:val="11"/>
  </w:num>
  <w:num w:numId="35" w16cid:durableId="149367682">
    <w:abstractNumId w:val="21"/>
  </w:num>
  <w:num w:numId="36" w16cid:durableId="699822018">
    <w:abstractNumId w:val="18"/>
  </w:num>
  <w:num w:numId="37" w16cid:durableId="1817452718">
    <w:abstractNumId w:val="34"/>
  </w:num>
  <w:num w:numId="38" w16cid:durableId="330647770">
    <w:abstractNumId w:val="14"/>
  </w:num>
  <w:num w:numId="39" w16cid:durableId="1642267273">
    <w:abstractNumId w:val="5"/>
  </w:num>
  <w:num w:numId="40" w16cid:durableId="81994864">
    <w:abstractNumId w:val="9"/>
  </w:num>
  <w:num w:numId="41" w16cid:durableId="2028212396">
    <w:abstractNumId w:val="4"/>
  </w:num>
  <w:num w:numId="42" w16cid:durableId="497774940">
    <w:abstractNumId w:val="10"/>
  </w:num>
  <w:num w:numId="43" w16cid:durableId="2071615670">
    <w:abstractNumId w:val="8"/>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55eCyiUfFdOYYOMlaLQMI6P3cYzhiJ16yMDDHYyg4mG9VecCnKL+SrZ5oTtE4koCnBWPREQSJPCaV34IgoQrHg==" w:salt="YZv60wsXsLozxmPNx+Z/f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mwMKoFAPNmNsstAAAA"/>
  </w:docVars>
  <w:rsids>
    <w:rsidRoot w:val="00514A55"/>
    <w:rsid w:val="00000094"/>
    <w:rsid w:val="000007CB"/>
    <w:rsid w:val="00000B94"/>
    <w:rsid w:val="000013D5"/>
    <w:rsid w:val="000017CF"/>
    <w:rsid w:val="000018F8"/>
    <w:rsid w:val="00001E4B"/>
    <w:rsid w:val="000023B6"/>
    <w:rsid w:val="0000246D"/>
    <w:rsid w:val="00002648"/>
    <w:rsid w:val="000026A1"/>
    <w:rsid w:val="00002CF5"/>
    <w:rsid w:val="00003140"/>
    <w:rsid w:val="000033A5"/>
    <w:rsid w:val="00004B27"/>
    <w:rsid w:val="00004D2F"/>
    <w:rsid w:val="0000511B"/>
    <w:rsid w:val="000063C5"/>
    <w:rsid w:val="0000648A"/>
    <w:rsid w:val="0000714F"/>
    <w:rsid w:val="0001061D"/>
    <w:rsid w:val="00011434"/>
    <w:rsid w:val="00011604"/>
    <w:rsid w:val="00011709"/>
    <w:rsid w:val="00011A0C"/>
    <w:rsid w:val="00011CC4"/>
    <w:rsid w:val="00011E1E"/>
    <w:rsid w:val="00012800"/>
    <w:rsid w:val="00012C00"/>
    <w:rsid w:val="00013916"/>
    <w:rsid w:val="00013A08"/>
    <w:rsid w:val="000140C2"/>
    <w:rsid w:val="000143ED"/>
    <w:rsid w:val="0001446D"/>
    <w:rsid w:val="00014A5B"/>
    <w:rsid w:val="00014B2E"/>
    <w:rsid w:val="000150A2"/>
    <w:rsid w:val="0001535B"/>
    <w:rsid w:val="00015520"/>
    <w:rsid w:val="000156CE"/>
    <w:rsid w:val="00015AA2"/>
    <w:rsid w:val="0001689E"/>
    <w:rsid w:val="00017412"/>
    <w:rsid w:val="0001799F"/>
    <w:rsid w:val="00017ADC"/>
    <w:rsid w:val="000206EA"/>
    <w:rsid w:val="000206FD"/>
    <w:rsid w:val="0002168C"/>
    <w:rsid w:val="00021BA9"/>
    <w:rsid w:val="0002282F"/>
    <w:rsid w:val="00023175"/>
    <w:rsid w:val="000231CD"/>
    <w:rsid w:val="00023427"/>
    <w:rsid w:val="00023A25"/>
    <w:rsid w:val="00023F16"/>
    <w:rsid w:val="00024054"/>
    <w:rsid w:val="00024436"/>
    <w:rsid w:val="000245E2"/>
    <w:rsid w:val="000247F8"/>
    <w:rsid w:val="00024A8B"/>
    <w:rsid w:val="000257DE"/>
    <w:rsid w:val="0002585D"/>
    <w:rsid w:val="00025E10"/>
    <w:rsid w:val="00025E41"/>
    <w:rsid w:val="000264D7"/>
    <w:rsid w:val="00026EA1"/>
    <w:rsid w:val="00027198"/>
    <w:rsid w:val="0002754C"/>
    <w:rsid w:val="0002787D"/>
    <w:rsid w:val="00027E64"/>
    <w:rsid w:val="00027E6D"/>
    <w:rsid w:val="0003065A"/>
    <w:rsid w:val="00031534"/>
    <w:rsid w:val="00031BBC"/>
    <w:rsid w:val="00031BC0"/>
    <w:rsid w:val="0003228C"/>
    <w:rsid w:val="00032DB4"/>
    <w:rsid w:val="0003325B"/>
    <w:rsid w:val="000334A6"/>
    <w:rsid w:val="00033FFE"/>
    <w:rsid w:val="00034023"/>
    <w:rsid w:val="00035425"/>
    <w:rsid w:val="0003594C"/>
    <w:rsid w:val="00035DDB"/>
    <w:rsid w:val="000369F3"/>
    <w:rsid w:val="00036A13"/>
    <w:rsid w:val="0003768B"/>
    <w:rsid w:val="00037A04"/>
    <w:rsid w:val="00040ADC"/>
    <w:rsid w:val="00040C09"/>
    <w:rsid w:val="0004135B"/>
    <w:rsid w:val="00041608"/>
    <w:rsid w:val="00041FC8"/>
    <w:rsid w:val="00042848"/>
    <w:rsid w:val="000428DF"/>
    <w:rsid w:val="00042BB7"/>
    <w:rsid w:val="00042C17"/>
    <w:rsid w:val="000431C0"/>
    <w:rsid w:val="000435B3"/>
    <w:rsid w:val="0004368B"/>
    <w:rsid w:val="00044840"/>
    <w:rsid w:val="000449DB"/>
    <w:rsid w:val="00044E1C"/>
    <w:rsid w:val="00044F05"/>
    <w:rsid w:val="0004513B"/>
    <w:rsid w:val="0004561A"/>
    <w:rsid w:val="00046299"/>
    <w:rsid w:val="0004650B"/>
    <w:rsid w:val="00046842"/>
    <w:rsid w:val="00047BD5"/>
    <w:rsid w:val="00047F1A"/>
    <w:rsid w:val="000503E3"/>
    <w:rsid w:val="0005057D"/>
    <w:rsid w:val="000508C2"/>
    <w:rsid w:val="00050A4B"/>
    <w:rsid w:val="00051167"/>
    <w:rsid w:val="00051772"/>
    <w:rsid w:val="0005182B"/>
    <w:rsid w:val="000520F4"/>
    <w:rsid w:val="00052824"/>
    <w:rsid w:val="00052E55"/>
    <w:rsid w:val="00052FBF"/>
    <w:rsid w:val="00053334"/>
    <w:rsid w:val="00053532"/>
    <w:rsid w:val="000535DB"/>
    <w:rsid w:val="00053AA4"/>
    <w:rsid w:val="00053C4F"/>
    <w:rsid w:val="00053DD7"/>
    <w:rsid w:val="00053ECC"/>
    <w:rsid w:val="000544CB"/>
    <w:rsid w:val="0005479D"/>
    <w:rsid w:val="00055CAE"/>
    <w:rsid w:val="000564F1"/>
    <w:rsid w:val="00056EF1"/>
    <w:rsid w:val="000571A4"/>
    <w:rsid w:val="000601CF"/>
    <w:rsid w:val="00060D66"/>
    <w:rsid w:val="0006106C"/>
    <w:rsid w:val="00061173"/>
    <w:rsid w:val="00061E7A"/>
    <w:rsid w:val="00061F57"/>
    <w:rsid w:val="00062934"/>
    <w:rsid w:val="00062D29"/>
    <w:rsid w:val="00063291"/>
    <w:rsid w:val="0006404C"/>
    <w:rsid w:val="0006406D"/>
    <w:rsid w:val="000642BA"/>
    <w:rsid w:val="00064A1E"/>
    <w:rsid w:val="00064E71"/>
    <w:rsid w:val="000658E9"/>
    <w:rsid w:val="00065A08"/>
    <w:rsid w:val="00065F67"/>
    <w:rsid w:val="00066E93"/>
    <w:rsid w:val="000675CC"/>
    <w:rsid w:val="00067B19"/>
    <w:rsid w:val="00070621"/>
    <w:rsid w:val="000716AA"/>
    <w:rsid w:val="000717A5"/>
    <w:rsid w:val="00071914"/>
    <w:rsid w:val="0007203E"/>
    <w:rsid w:val="0007262B"/>
    <w:rsid w:val="00073024"/>
    <w:rsid w:val="000744E3"/>
    <w:rsid w:val="00074A5E"/>
    <w:rsid w:val="00074B79"/>
    <w:rsid w:val="0007581C"/>
    <w:rsid w:val="00075D85"/>
    <w:rsid w:val="00075E57"/>
    <w:rsid w:val="00076193"/>
    <w:rsid w:val="00076F33"/>
    <w:rsid w:val="000770E9"/>
    <w:rsid w:val="000777BB"/>
    <w:rsid w:val="00077A43"/>
    <w:rsid w:val="00077F73"/>
    <w:rsid w:val="000803D8"/>
    <w:rsid w:val="0008046B"/>
    <w:rsid w:val="0008204F"/>
    <w:rsid w:val="00082477"/>
    <w:rsid w:val="00082868"/>
    <w:rsid w:val="0008311F"/>
    <w:rsid w:val="000834F6"/>
    <w:rsid w:val="00083C14"/>
    <w:rsid w:val="00083E61"/>
    <w:rsid w:val="00083FC7"/>
    <w:rsid w:val="00084328"/>
    <w:rsid w:val="0008476B"/>
    <w:rsid w:val="00084795"/>
    <w:rsid w:val="00084C98"/>
    <w:rsid w:val="000859C7"/>
    <w:rsid w:val="00085B7D"/>
    <w:rsid w:val="00086243"/>
    <w:rsid w:val="000866E2"/>
    <w:rsid w:val="00086743"/>
    <w:rsid w:val="000869EB"/>
    <w:rsid w:val="00086CBE"/>
    <w:rsid w:val="00087071"/>
    <w:rsid w:val="00090111"/>
    <w:rsid w:val="0009030E"/>
    <w:rsid w:val="0009083B"/>
    <w:rsid w:val="00090F99"/>
    <w:rsid w:val="0009147F"/>
    <w:rsid w:val="0009172C"/>
    <w:rsid w:val="00092925"/>
    <w:rsid w:val="00092B7E"/>
    <w:rsid w:val="000930A1"/>
    <w:rsid w:val="000937C9"/>
    <w:rsid w:val="00093C53"/>
    <w:rsid w:val="00093E15"/>
    <w:rsid w:val="00093F2B"/>
    <w:rsid w:val="00094BCF"/>
    <w:rsid w:val="00094EC3"/>
    <w:rsid w:val="00094F0D"/>
    <w:rsid w:val="00095319"/>
    <w:rsid w:val="00095EF8"/>
    <w:rsid w:val="00096A9A"/>
    <w:rsid w:val="00096CA1"/>
    <w:rsid w:val="00097861"/>
    <w:rsid w:val="00097DD9"/>
    <w:rsid w:val="00097E9C"/>
    <w:rsid w:val="000A02BC"/>
    <w:rsid w:val="000A130E"/>
    <w:rsid w:val="000A1D8D"/>
    <w:rsid w:val="000A1D9F"/>
    <w:rsid w:val="000A219D"/>
    <w:rsid w:val="000A2407"/>
    <w:rsid w:val="000A253D"/>
    <w:rsid w:val="000A25A3"/>
    <w:rsid w:val="000A363C"/>
    <w:rsid w:val="000A3FDE"/>
    <w:rsid w:val="000A408A"/>
    <w:rsid w:val="000A4D3C"/>
    <w:rsid w:val="000A4EC5"/>
    <w:rsid w:val="000A4EF2"/>
    <w:rsid w:val="000A6417"/>
    <w:rsid w:val="000A6634"/>
    <w:rsid w:val="000A68F1"/>
    <w:rsid w:val="000A69D6"/>
    <w:rsid w:val="000A70D9"/>
    <w:rsid w:val="000A741F"/>
    <w:rsid w:val="000A79B4"/>
    <w:rsid w:val="000A7F4E"/>
    <w:rsid w:val="000B052E"/>
    <w:rsid w:val="000B06E4"/>
    <w:rsid w:val="000B0ACE"/>
    <w:rsid w:val="000B0D5F"/>
    <w:rsid w:val="000B0F81"/>
    <w:rsid w:val="000B189A"/>
    <w:rsid w:val="000B1949"/>
    <w:rsid w:val="000B20D5"/>
    <w:rsid w:val="000B251B"/>
    <w:rsid w:val="000B2580"/>
    <w:rsid w:val="000B2E8E"/>
    <w:rsid w:val="000B324D"/>
    <w:rsid w:val="000B3D30"/>
    <w:rsid w:val="000B47F5"/>
    <w:rsid w:val="000B517D"/>
    <w:rsid w:val="000B52D2"/>
    <w:rsid w:val="000B5A7A"/>
    <w:rsid w:val="000B62D6"/>
    <w:rsid w:val="000B7ADB"/>
    <w:rsid w:val="000B7B8E"/>
    <w:rsid w:val="000B7C27"/>
    <w:rsid w:val="000B7DB0"/>
    <w:rsid w:val="000BD851"/>
    <w:rsid w:val="000C01CC"/>
    <w:rsid w:val="000C0738"/>
    <w:rsid w:val="000C0D60"/>
    <w:rsid w:val="000C107A"/>
    <w:rsid w:val="000C10C9"/>
    <w:rsid w:val="000C1972"/>
    <w:rsid w:val="000C2361"/>
    <w:rsid w:val="000C29BF"/>
    <w:rsid w:val="000C373A"/>
    <w:rsid w:val="000C3815"/>
    <w:rsid w:val="000C3F43"/>
    <w:rsid w:val="000C3F7C"/>
    <w:rsid w:val="000C4231"/>
    <w:rsid w:val="000C4437"/>
    <w:rsid w:val="000C4D11"/>
    <w:rsid w:val="000C5B9D"/>
    <w:rsid w:val="000C6B19"/>
    <w:rsid w:val="000C758E"/>
    <w:rsid w:val="000C7AC3"/>
    <w:rsid w:val="000C7B8E"/>
    <w:rsid w:val="000C7CB1"/>
    <w:rsid w:val="000D02DD"/>
    <w:rsid w:val="000D04EE"/>
    <w:rsid w:val="000D0BFC"/>
    <w:rsid w:val="000D0C43"/>
    <w:rsid w:val="000D119B"/>
    <w:rsid w:val="000D12CB"/>
    <w:rsid w:val="000D15F0"/>
    <w:rsid w:val="000D184E"/>
    <w:rsid w:val="000D18DD"/>
    <w:rsid w:val="000D2F24"/>
    <w:rsid w:val="000D3194"/>
    <w:rsid w:val="000D3F91"/>
    <w:rsid w:val="000D456E"/>
    <w:rsid w:val="000D48C6"/>
    <w:rsid w:val="000D4CD4"/>
    <w:rsid w:val="000D5275"/>
    <w:rsid w:val="000D5DE7"/>
    <w:rsid w:val="000D6436"/>
    <w:rsid w:val="000D65F2"/>
    <w:rsid w:val="000D68BC"/>
    <w:rsid w:val="000D7482"/>
    <w:rsid w:val="000D7650"/>
    <w:rsid w:val="000D7A6E"/>
    <w:rsid w:val="000D7EE1"/>
    <w:rsid w:val="000E0504"/>
    <w:rsid w:val="000E0D0D"/>
    <w:rsid w:val="000E1454"/>
    <w:rsid w:val="000E1480"/>
    <w:rsid w:val="000E1984"/>
    <w:rsid w:val="000E2384"/>
    <w:rsid w:val="000E2388"/>
    <w:rsid w:val="000E23A1"/>
    <w:rsid w:val="000E28B4"/>
    <w:rsid w:val="000E3AE6"/>
    <w:rsid w:val="000E4A1A"/>
    <w:rsid w:val="000E4BBC"/>
    <w:rsid w:val="000E4C08"/>
    <w:rsid w:val="000E4DD3"/>
    <w:rsid w:val="000E5264"/>
    <w:rsid w:val="000E52A8"/>
    <w:rsid w:val="000E58D2"/>
    <w:rsid w:val="000E6628"/>
    <w:rsid w:val="000E676B"/>
    <w:rsid w:val="000E6793"/>
    <w:rsid w:val="000E6A59"/>
    <w:rsid w:val="000E6CAD"/>
    <w:rsid w:val="000E7A8C"/>
    <w:rsid w:val="000E7AA5"/>
    <w:rsid w:val="000F0B36"/>
    <w:rsid w:val="000F1203"/>
    <w:rsid w:val="000F15A7"/>
    <w:rsid w:val="000F15B3"/>
    <w:rsid w:val="000F25E3"/>
    <w:rsid w:val="000F2AB2"/>
    <w:rsid w:val="000F2BA7"/>
    <w:rsid w:val="000F2BD9"/>
    <w:rsid w:val="000F2D3F"/>
    <w:rsid w:val="000F3558"/>
    <w:rsid w:val="000F39B0"/>
    <w:rsid w:val="000F4012"/>
    <w:rsid w:val="000F496A"/>
    <w:rsid w:val="000F4B66"/>
    <w:rsid w:val="000F69DF"/>
    <w:rsid w:val="000F6A2F"/>
    <w:rsid w:val="000F6ABC"/>
    <w:rsid w:val="000F7484"/>
    <w:rsid w:val="000F7E78"/>
    <w:rsid w:val="001000C4"/>
    <w:rsid w:val="00100B62"/>
    <w:rsid w:val="00100BE4"/>
    <w:rsid w:val="0010134F"/>
    <w:rsid w:val="001019C1"/>
    <w:rsid w:val="00101DDD"/>
    <w:rsid w:val="0010204F"/>
    <w:rsid w:val="001024D1"/>
    <w:rsid w:val="00102816"/>
    <w:rsid w:val="001033EC"/>
    <w:rsid w:val="001033ED"/>
    <w:rsid w:val="001038BA"/>
    <w:rsid w:val="00103943"/>
    <w:rsid w:val="00103D06"/>
    <w:rsid w:val="001048AE"/>
    <w:rsid w:val="00104B8A"/>
    <w:rsid w:val="00104C08"/>
    <w:rsid w:val="00104D7E"/>
    <w:rsid w:val="001053E0"/>
    <w:rsid w:val="001058DE"/>
    <w:rsid w:val="00105B67"/>
    <w:rsid w:val="00105DC7"/>
    <w:rsid w:val="00105FEF"/>
    <w:rsid w:val="00105FFF"/>
    <w:rsid w:val="00106023"/>
    <w:rsid w:val="00106033"/>
    <w:rsid w:val="0010624E"/>
    <w:rsid w:val="0010628D"/>
    <w:rsid w:val="001065C2"/>
    <w:rsid w:val="0010662A"/>
    <w:rsid w:val="00106641"/>
    <w:rsid w:val="00106B10"/>
    <w:rsid w:val="00107D0A"/>
    <w:rsid w:val="00107E84"/>
    <w:rsid w:val="0011017A"/>
    <w:rsid w:val="001102FE"/>
    <w:rsid w:val="001103C7"/>
    <w:rsid w:val="0011053D"/>
    <w:rsid w:val="001105A4"/>
    <w:rsid w:val="001109C2"/>
    <w:rsid w:val="00110F2F"/>
    <w:rsid w:val="001111B7"/>
    <w:rsid w:val="001118DA"/>
    <w:rsid w:val="00111B7A"/>
    <w:rsid w:val="00112283"/>
    <w:rsid w:val="00112357"/>
    <w:rsid w:val="001129FD"/>
    <w:rsid w:val="00112E86"/>
    <w:rsid w:val="00113E5A"/>
    <w:rsid w:val="001143F8"/>
    <w:rsid w:val="00114C9A"/>
    <w:rsid w:val="00114D75"/>
    <w:rsid w:val="00114FA5"/>
    <w:rsid w:val="0011543E"/>
    <w:rsid w:val="00115494"/>
    <w:rsid w:val="00116344"/>
    <w:rsid w:val="00116415"/>
    <w:rsid w:val="0011674D"/>
    <w:rsid w:val="00116887"/>
    <w:rsid w:val="00116B58"/>
    <w:rsid w:val="001172FF"/>
    <w:rsid w:val="001173A4"/>
    <w:rsid w:val="00117E22"/>
    <w:rsid w:val="001200C0"/>
    <w:rsid w:val="00120276"/>
    <w:rsid w:val="00121D8D"/>
    <w:rsid w:val="00121E08"/>
    <w:rsid w:val="00121EA1"/>
    <w:rsid w:val="00121EAA"/>
    <w:rsid w:val="00121EF7"/>
    <w:rsid w:val="001221BD"/>
    <w:rsid w:val="001222E9"/>
    <w:rsid w:val="001225D6"/>
    <w:rsid w:val="001227D2"/>
    <w:rsid w:val="00122809"/>
    <w:rsid w:val="0012285A"/>
    <w:rsid w:val="00122C4A"/>
    <w:rsid w:val="00122F22"/>
    <w:rsid w:val="0012301B"/>
    <w:rsid w:val="001231A4"/>
    <w:rsid w:val="00123674"/>
    <w:rsid w:val="001238F8"/>
    <w:rsid w:val="0012396C"/>
    <w:rsid w:val="00123FE3"/>
    <w:rsid w:val="00124440"/>
    <w:rsid w:val="0012474E"/>
    <w:rsid w:val="001256E5"/>
    <w:rsid w:val="001259C0"/>
    <w:rsid w:val="00125A00"/>
    <w:rsid w:val="00125C68"/>
    <w:rsid w:val="00125D38"/>
    <w:rsid w:val="00126229"/>
    <w:rsid w:val="001262C2"/>
    <w:rsid w:val="00126BA4"/>
    <w:rsid w:val="00126CE0"/>
    <w:rsid w:val="00126FA9"/>
    <w:rsid w:val="001271E2"/>
    <w:rsid w:val="00127D00"/>
    <w:rsid w:val="0013011B"/>
    <w:rsid w:val="0013037E"/>
    <w:rsid w:val="00130EF8"/>
    <w:rsid w:val="001317D6"/>
    <w:rsid w:val="00131A55"/>
    <w:rsid w:val="00131E11"/>
    <w:rsid w:val="00132AE4"/>
    <w:rsid w:val="00132C66"/>
    <w:rsid w:val="001331EE"/>
    <w:rsid w:val="00133BD0"/>
    <w:rsid w:val="00133D05"/>
    <w:rsid w:val="00134048"/>
    <w:rsid w:val="0013410B"/>
    <w:rsid w:val="001341ED"/>
    <w:rsid w:val="0013428D"/>
    <w:rsid w:val="001348A3"/>
    <w:rsid w:val="00134B25"/>
    <w:rsid w:val="00134BD3"/>
    <w:rsid w:val="0013504C"/>
    <w:rsid w:val="0013578B"/>
    <w:rsid w:val="00136DA8"/>
    <w:rsid w:val="001374C9"/>
    <w:rsid w:val="00137658"/>
    <w:rsid w:val="0013777E"/>
    <w:rsid w:val="001401B5"/>
    <w:rsid w:val="001403BE"/>
    <w:rsid w:val="001404ED"/>
    <w:rsid w:val="0014108F"/>
    <w:rsid w:val="001411CD"/>
    <w:rsid w:val="001412FC"/>
    <w:rsid w:val="00141E48"/>
    <w:rsid w:val="0014215E"/>
    <w:rsid w:val="00142165"/>
    <w:rsid w:val="001421AC"/>
    <w:rsid w:val="0014279A"/>
    <w:rsid w:val="00142EC4"/>
    <w:rsid w:val="00143669"/>
    <w:rsid w:val="00143998"/>
    <w:rsid w:val="00143B70"/>
    <w:rsid w:val="00143BC9"/>
    <w:rsid w:val="00143D2E"/>
    <w:rsid w:val="00144C34"/>
    <w:rsid w:val="00145220"/>
    <w:rsid w:val="001456E5"/>
    <w:rsid w:val="00145E51"/>
    <w:rsid w:val="001460B7"/>
    <w:rsid w:val="00146456"/>
    <w:rsid w:val="00146EEB"/>
    <w:rsid w:val="00147AE4"/>
    <w:rsid w:val="001501E6"/>
    <w:rsid w:val="001502C8"/>
    <w:rsid w:val="0015061B"/>
    <w:rsid w:val="00150DCE"/>
    <w:rsid w:val="001521D4"/>
    <w:rsid w:val="00152482"/>
    <w:rsid w:val="0015267F"/>
    <w:rsid w:val="00152F2A"/>
    <w:rsid w:val="00153057"/>
    <w:rsid w:val="00153390"/>
    <w:rsid w:val="001533C8"/>
    <w:rsid w:val="001536F2"/>
    <w:rsid w:val="001539B1"/>
    <w:rsid w:val="00153C51"/>
    <w:rsid w:val="00154561"/>
    <w:rsid w:val="00154C0D"/>
    <w:rsid w:val="00154E3F"/>
    <w:rsid w:val="00154F69"/>
    <w:rsid w:val="0015566B"/>
    <w:rsid w:val="00155A54"/>
    <w:rsid w:val="00155D3B"/>
    <w:rsid w:val="00155F6C"/>
    <w:rsid w:val="00156AAF"/>
    <w:rsid w:val="00156B17"/>
    <w:rsid w:val="0015719F"/>
    <w:rsid w:val="001571AD"/>
    <w:rsid w:val="00157636"/>
    <w:rsid w:val="00157CBA"/>
    <w:rsid w:val="00160C09"/>
    <w:rsid w:val="00160CF8"/>
    <w:rsid w:val="0016116C"/>
    <w:rsid w:val="00161190"/>
    <w:rsid w:val="00161317"/>
    <w:rsid w:val="00161B1C"/>
    <w:rsid w:val="00161CAB"/>
    <w:rsid w:val="00162580"/>
    <w:rsid w:val="00162901"/>
    <w:rsid w:val="00162AAE"/>
    <w:rsid w:val="0016307D"/>
    <w:rsid w:val="00163311"/>
    <w:rsid w:val="00163B29"/>
    <w:rsid w:val="00163DB7"/>
    <w:rsid w:val="00163F1B"/>
    <w:rsid w:val="001646D0"/>
    <w:rsid w:val="00164A4D"/>
    <w:rsid w:val="00165564"/>
    <w:rsid w:val="00165696"/>
    <w:rsid w:val="00165A79"/>
    <w:rsid w:val="00165F45"/>
    <w:rsid w:val="00166262"/>
    <w:rsid w:val="001664E6"/>
    <w:rsid w:val="001665E2"/>
    <w:rsid w:val="0016676E"/>
    <w:rsid w:val="00166822"/>
    <w:rsid w:val="00167748"/>
    <w:rsid w:val="00167F83"/>
    <w:rsid w:val="00170054"/>
    <w:rsid w:val="0017081B"/>
    <w:rsid w:val="00170F7E"/>
    <w:rsid w:val="00171DE7"/>
    <w:rsid w:val="00171FE5"/>
    <w:rsid w:val="0017268A"/>
    <w:rsid w:val="001726CA"/>
    <w:rsid w:val="00172BF5"/>
    <w:rsid w:val="0017382F"/>
    <w:rsid w:val="00173922"/>
    <w:rsid w:val="00173AA8"/>
    <w:rsid w:val="00173B31"/>
    <w:rsid w:val="00173EB9"/>
    <w:rsid w:val="0017510E"/>
    <w:rsid w:val="00175B1F"/>
    <w:rsid w:val="00176101"/>
    <w:rsid w:val="00176961"/>
    <w:rsid w:val="00177273"/>
    <w:rsid w:val="001801B4"/>
    <w:rsid w:val="00180222"/>
    <w:rsid w:val="00180387"/>
    <w:rsid w:val="001805AC"/>
    <w:rsid w:val="0018086F"/>
    <w:rsid w:val="00180934"/>
    <w:rsid w:val="00180BBE"/>
    <w:rsid w:val="001813D8"/>
    <w:rsid w:val="0018198A"/>
    <w:rsid w:val="00181DA5"/>
    <w:rsid w:val="001836F0"/>
    <w:rsid w:val="00183D7E"/>
    <w:rsid w:val="00183DEC"/>
    <w:rsid w:val="00183EE4"/>
    <w:rsid w:val="00183F93"/>
    <w:rsid w:val="001840CC"/>
    <w:rsid w:val="001846E6"/>
    <w:rsid w:val="001848A8"/>
    <w:rsid w:val="00184F06"/>
    <w:rsid w:val="0018579D"/>
    <w:rsid w:val="001864F0"/>
    <w:rsid w:val="001866F2"/>
    <w:rsid w:val="001875D8"/>
    <w:rsid w:val="00187DBE"/>
    <w:rsid w:val="00190495"/>
    <w:rsid w:val="00190A33"/>
    <w:rsid w:val="00190F9E"/>
    <w:rsid w:val="0019184B"/>
    <w:rsid w:val="00191CED"/>
    <w:rsid w:val="001923D7"/>
    <w:rsid w:val="0019250D"/>
    <w:rsid w:val="0019284D"/>
    <w:rsid w:val="00192964"/>
    <w:rsid w:val="00192B5E"/>
    <w:rsid w:val="00193022"/>
    <w:rsid w:val="00193465"/>
    <w:rsid w:val="00193780"/>
    <w:rsid w:val="00193B4A"/>
    <w:rsid w:val="00193BDF"/>
    <w:rsid w:val="00194031"/>
    <w:rsid w:val="00194429"/>
    <w:rsid w:val="00194969"/>
    <w:rsid w:val="00194A5E"/>
    <w:rsid w:val="00194B9A"/>
    <w:rsid w:val="00194BB0"/>
    <w:rsid w:val="00194CDE"/>
    <w:rsid w:val="00194E2E"/>
    <w:rsid w:val="00194F15"/>
    <w:rsid w:val="00194F1E"/>
    <w:rsid w:val="00195BE2"/>
    <w:rsid w:val="00195D74"/>
    <w:rsid w:val="00195E92"/>
    <w:rsid w:val="00195EB3"/>
    <w:rsid w:val="001965AB"/>
    <w:rsid w:val="001965FF"/>
    <w:rsid w:val="00196AE9"/>
    <w:rsid w:val="00196FD3"/>
    <w:rsid w:val="00197094"/>
    <w:rsid w:val="001974F2"/>
    <w:rsid w:val="001975D0"/>
    <w:rsid w:val="001977D8"/>
    <w:rsid w:val="001A0091"/>
    <w:rsid w:val="001A14D9"/>
    <w:rsid w:val="001A1536"/>
    <w:rsid w:val="001A15F5"/>
    <w:rsid w:val="001A199B"/>
    <w:rsid w:val="001A1B33"/>
    <w:rsid w:val="001A1B7B"/>
    <w:rsid w:val="001A21FA"/>
    <w:rsid w:val="001A23AB"/>
    <w:rsid w:val="001A2E92"/>
    <w:rsid w:val="001A2EF6"/>
    <w:rsid w:val="001A2F69"/>
    <w:rsid w:val="001A3433"/>
    <w:rsid w:val="001A3938"/>
    <w:rsid w:val="001A4774"/>
    <w:rsid w:val="001A565B"/>
    <w:rsid w:val="001A59C8"/>
    <w:rsid w:val="001A5D99"/>
    <w:rsid w:val="001A6940"/>
    <w:rsid w:val="001A6BF1"/>
    <w:rsid w:val="001A728D"/>
    <w:rsid w:val="001B0089"/>
    <w:rsid w:val="001B04B0"/>
    <w:rsid w:val="001B0634"/>
    <w:rsid w:val="001B0A2C"/>
    <w:rsid w:val="001B1220"/>
    <w:rsid w:val="001B1862"/>
    <w:rsid w:val="001B19AB"/>
    <w:rsid w:val="001B1A0B"/>
    <w:rsid w:val="001B1DDD"/>
    <w:rsid w:val="001B1EF2"/>
    <w:rsid w:val="001B219E"/>
    <w:rsid w:val="001B2397"/>
    <w:rsid w:val="001B2639"/>
    <w:rsid w:val="001B2CC8"/>
    <w:rsid w:val="001B381D"/>
    <w:rsid w:val="001B5656"/>
    <w:rsid w:val="001B5880"/>
    <w:rsid w:val="001B6A2D"/>
    <w:rsid w:val="001B7B35"/>
    <w:rsid w:val="001B7BBB"/>
    <w:rsid w:val="001B7E85"/>
    <w:rsid w:val="001B7F24"/>
    <w:rsid w:val="001C07EE"/>
    <w:rsid w:val="001C1262"/>
    <w:rsid w:val="001C1344"/>
    <w:rsid w:val="001C1406"/>
    <w:rsid w:val="001C185C"/>
    <w:rsid w:val="001C2304"/>
    <w:rsid w:val="001C2A4F"/>
    <w:rsid w:val="001C3706"/>
    <w:rsid w:val="001C4027"/>
    <w:rsid w:val="001C42B3"/>
    <w:rsid w:val="001C529E"/>
    <w:rsid w:val="001C5900"/>
    <w:rsid w:val="001C59C4"/>
    <w:rsid w:val="001C5E9E"/>
    <w:rsid w:val="001C60B7"/>
    <w:rsid w:val="001C6897"/>
    <w:rsid w:val="001C68C7"/>
    <w:rsid w:val="001C6C5C"/>
    <w:rsid w:val="001C740F"/>
    <w:rsid w:val="001C782F"/>
    <w:rsid w:val="001D013E"/>
    <w:rsid w:val="001D0F3F"/>
    <w:rsid w:val="001D2C9D"/>
    <w:rsid w:val="001D2DF3"/>
    <w:rsid w:val="001D2F52"/>
    <w:rsid w:val="001D31B9"/>
    <w:rsid w:val="001D3335"/>
    <w:rsid w:val="001D3652"/>
    <w:rsid w:val="001D3BBD"/>
    <w:rsid w:val="001D4126"/>
    <w:rsid w:val="001D4353"/>
    <w:rsid w:val="001D48DA"/>
    <w:rsid w:val="001D5D01"/>
    <w:rsid w:val="001D5F11"/>
    <w:rsid w:val="001D6446"/>
    <w:rsid w:val="001D64E9"/>
    <w:rsid w:val="001D70EE"/>
    <w:rsid w:val="001D7414"/>
    <w:rsid w:val="001D7BB9"/>
    <w:rsid w:val="001E0123"/>
    <w:rsid w:val="001E0895"/>
    <w:rsid w:val="001E0E90"/>
    <w:rsid w:val="001E1E81"/>
    <w:rsid w:val="001E3D15"/>
    <w:rsid w:val="001E416E"/>
    <w:rsid w:val="001E467A"/>
    <w:rsid w:val="001E4A49"/>
    <w:rsid w:val="001E4EC6"/>
    <w:rsid w:val="001E520E"/>
    <w:rsid w:val="001E534A"/>
    <w:rsid w:val="001E5419"/>
    <w:rsid w:val="001E570A"/>
    <w:rsid w:val="001E5B59"/>
    <w:rsid w:val="001E63B2"/>
    <w:rsid w:val="001E67F6"/>
    <w:rsid w:val="001E6CCE"/>
    <w:rsid w:val="001E6E75"/>
    <w:rsid w:val="001E79AA"/>
    <w:rsid w:val="001F03B7"/>
    <w:rsid w:val="001F057D"/>
    <w:rsid w:val="001F0595"/>
    <w:rsid w:val="001F06D7"/>
    <w:rsid w:val="001F0899"/>
    <w:rsid w:val="001F08B0"/>
    <w:rsid w:val="001F0AC7"/>
    <w:rsid w:val="001F0B63"/>
    <w:rsid w:val="001F0D87"/>
    <w:rsid w:val="001F107D"/>
    <w:rsid w:val="001F1214"/>
    <w:rsid w:val="001F1314"/>
    <w:rsid w:val="001F1349"/>
    <w:rsid w:val="001F1B83"/>
    <w:rsid w:val="001F2117"/>
    <w:rsid w:val="001F21DF"/>
    <w:rsid w:val="001F236E"/>
    <w:rsid w:val="001F2713"/>
    <w:rsid w:val="001F2725"/>
    <w:rsid w:val="001F2DA2"/>
    <w:rsid w:val="001F3108"/>
    <w:rsid w:val="001F3D64"/>
    <w:rsid w:val="001F3DCA"/>
    <w:rsid w:val="001F4367"/>
    <w:rsid w:val="001F4686"/>
    <w:rsid w:val="001F4F20"/>
    <w:rsid w:val="001F50A6"/>
    <w:rsid w:val="001F53A6"/>
    <w:rsid w:val="001F5B82"/>
    <w:rsid w:val="001F5F04"/>
    <w:rsid w:val="001F6883"/>
    <w:rsid w:val="001F6A3E"/>
    <w:rsid w:val="001F6E31"/>
    <w:rsid w:val="001F71D1"/>
    <w:rsid w:val="001F7487"/>
    <w:rsid w:val="001F75C1"/>
    <w:rsid w:val="001F7718"/>
    <w:rsid w:val="001F7E81"/>
    <w:rsid w:val="00200A86"/>
    <w:rsid w:val="00200AF8"/>
    <w:rsid w:val="00200DAC"/>
    <w:rsid w:val="0020137E"/>
    <w:rsid w:val="002017D2"/>
    <w:rsid w:val="00201A9D"/>
    <w:rsid w:val="00202809"/>
    <w:rsid w:val="00202AD4"/>
    <w:rsid w:val="00203292"/>
    <w:rsid w:val="002033AE"/>
    <w:rsid w:val="00203ABF"/>
    <w:rsid w:val="00203AF7"/>
    <w:rsid w:val="00203CF8"/>
    <w:rsid w:val="00203D01"/>
    <w:rsid w:val="002043E1"/>
    <w:rsid w:val="00205AD9"/>
    <w:rsid w:val="002062F8"/>
    <w:rsid w:val="002064A8"/>
    <w:rsid w:val="00206C3C"/>
    <w:rsid w:val="0020777E"/>
    <w:rsid w:val="00207B4D"/>
    <w:rsid w:val="0021080B"/>
    <w:rsid w:val="002108A3"/>
    <w:rsid w:val="00211852"/>
    <w:rsid w:val="00211975"/>
    <w:rsid w:val="00211D24"/>
    <w:rsid w:val="002127D6"/>
    <w:rsid w:val="00212F1A"/>
    <w:rsid w:val="00213839"/>
    <w:rsid w:val="00213AD3"/>
    <w:rsid w:val="00213B87"/>
    <w:rsid w:val="002148D7"/>
    <w:rsid w:val="00214EDC"/>
    <w:rsid w:val="0021503C"/>
    <w:rsid w:val="00215740"/>
    <w:rsid w:val="00215741"/>
    <w:rsid w:val="00215C9E"/>
    <w:rsid w:val="002162A9"/>
    <w:rsid w:val="002167FA"/>
    <w:rsid w:val="00216C57"/>
    <w:rsid w:val="00217AE9"/>
    <w:rsid w:val="0022043E"/>
    <w:rsid w:val="002205AC"/>
    <w:rsid w:val="00220899"/>
    <w:rsid w:val="0022097B"/>
    <w:rsid w:val="0022123D"/>
    <w:rsid w:val="002218FD"/>
    <w:rsid w:val="00221C9D"/>
    <w:rsid w:val="00221E34"/>
    <w:rsid w:val="0022233F"/>
    <w:rsid w:val="002224DA"/>
    <w:rsid w:val="00222AD1"/>
    <w:rsid w:val="00222EA1"/>
    <w:rsid w:val="00223418"/>
    <w:rsid w:val="0022380E"/>
    <w:rsid w:val="002240FD"/>
    <w:rsid w:val="002245B9"/>
    <w:rsid w:val="002248B1"/>
    <w:rsid w:val="00225393"/>
    <w:rsid w:val="00225446"/>
    <w:rsid w:val="002258B4"/>
    <w:rsid w:val="00225C49"/>
    <w:rsid w:val="00225D13"/>
    <w:rsid w:val="0022622F"/>
    <w:rsid w:val="0022640A"/>
    <w:rsid w:val="0022683B"/>
    <w:rsid w:val="00226F69"/>
    <w:rsid w:val="00226FCF"/>
    <w:rsid w:val="002272D9"/>
    <w:rsid w:val="00227A10"/>
    <w:rsid w:val="00227AA1"/>
    <w:rsid w:val="00230426"/>
    <w:rsid w:val="0023044D"/>
    <w:rsid w:val="002304CA"/>
    <w:rsid w:val="00230542"/>
    <w:rsid w:val="00230739"/>
    <w:rsid w:val="0023116B"/>
    <w:rsid w:val="00231307"/>
    <w:rsid w:val="00231B7A"/>
    <w:rsid w:val="00231E98"/>
    <w:rsid w:val="00231F4D"/>
    <w:rsid w:val="00232899"/>
    <w:rsid w:val="00232C8C"/>
    <w:rsid w:val="00232D14"/>
    <w:rsid w:val="00232DC0"/>
    <w:rsid w:val="00232DEB"/>
    <w:rsid w:val="00233320"/>
    <w:rsid w:val="00233C7C"/>
    <w:rsid w:val="00233CD6"/>
    <w:rsid w:val="00233E75"/>
    <w:rsid w:val="0023404D"/>
    <w:rsid w:val="00234407"/>
    <w:rsid w:val="00234A4E"/>
    <w:rsid w:val="00235A24"/>
    <w:rsid w:val="00235EB6"/>
    <w:rsid w:val="00236013"/>
    <w:rsid w:val="0023615F"/>
    <w:rsid w:val="002366C4"/>
    <w:rsid w:val="0023674D"/>
    <w:rsid w:val="0023699A"/>
    <w:rsid w:val="00236E11"/>
    <w:rsid w:val="0023708F"/>
    <w:rsid w:val="00237546"/>
    <w:rsid w:val="00237C6B"/>
    <w:rsid w:val="00237CAF"/>
    <w:rsid w:val="00237DBF"/>
    <w:rsid w:val="00240332"/>
    <w:rsid w:val="0024046E"/>
    <w:rsid w:val="00240DED"/>
    <w:rsid w:val="00241B87"/>
    <w:rsid w:val="00241F61"/>
    <w:rsid w:val="00241FE0"/>
    <w:rsid w:val="002421B8"/>
    <w:rsid w:val="00242D2F"/>
    <w:rsid w:val="00243140"/>
    <w:rsid w:val="00243D46"/>
    <w:rsid w:val="0024459F"/>
    <w:rsid w:val="00244856"/>
    <w:rsid w:val="002448F3"/>
    <w:rsid w:val="00244ABF"/>
    <w:rsid w:val="00245227"/>
    <w:rsid w:val="00245614"/>
    <w:rsid w:val="00245F54"/>
    <w:rsid w:val="002462CB"/>
    <w:rsid w:val="00246A64"/>
    <w:rsid w:val="00246B0A"/>
    <w:rsid w:val="002472B4"/>
    <w:rsid w:val="0024765B"/>
    <w:rsid w:val="00247664"/>
    <w:rsid w:val="002476EC"/>
    <w:rsid w:val="00247BD4"/>
    <w:rsid w:val="00247E90"/>
    <w:rsid w:val="0025043E"/>
    <w:rsid w:val="002504AB"/>
    <w:rsid w:val="00250BFD"/>
    <w:rsid w:val="00250C84"/>
    <w:rsid w:val="002510A1"/>
    <w:rsid w:val="00251362"/>
    <w:rsid w:val="0025155F"/>
    <w:rsid w:val="00251740"/>
    <w:rsid w:val="00252158"/>
    <w:rsid w:val="002521E2"/>
    <w:rsid w:val="0025281C"/>
    <w:rsid w:val="00252970"/>
    <w:rsid w:val="00252C8D"/>
    <w:rsid w:val="00252CA0"/>
    <w:rsid w:val="0025304B"/>
    <w:rsid w:val="002530A4"/>
    <w:rsid w:val="00253A68"/>
    <w:rsid w:val="00254C77"/>
    <w:rsid w:val="00255316"/>
    <w:rsid w:val="002554A5"/>
    <w:rsid w:val="00255B82"/>
    <w:rsid w:val="0025656A"/>
    <w:rsid w:val="00257A66"/>
    <w:rsid w:val="00257FD1"/>
    <w:rsid w:val="00260444"/>
    <w:rsid w:val="0026057D"/>
    <w:rsid w:val="00260FEC"/>
    <w:rsid w:val="00261979"/>
    <w:rsid w:val="00262E7F"/>
    <w:rsid w:val="002644BA"/>
    <w:rsid w:val="00264570"/>
    <w:rsid w:val="00264689"/>
    <w:rsid w:val="00264D40"/>
    <w:rsid w:val="00264E66"/>
    <w:rsid w:val="00264F85"/>
    <w:rsid w:val="00265434"/>
    <w:rsid w:val="002667C8"/>
    <w:rsid w:val="00266B1A"/>
    <w:rsid w:val="00267493"/>
    <w:rsid w:val="0026755D"/>
    <w:rsid w:val="00267569"/>
    <w:rsid w:val="002679AE"/>
    <w:rsid w:val="00267B10"/>
    <w:rsid w:val="00270E4E"/>
    <w:rsid w:val="002718AB"/>
    <w:rsid w:val="00272642"/>
    <w:rsid w:val="00272851"/>
    <w:rsid w:val="00272BDC"/>
    <w:rsid w:val="00272C25"/>
    <w:rsid w:val="0027325C"/>
    <w:rsid w:val="002733D7"/>
    <w:rsid w:val="0027362C"/>
    <w:rsid w:val="00273787"/>
    <w:rsid w:val="00273A5C"/>
    <w:rsid w:val="00273A76"/>
    <w:rsid w:val="00273C3E"/>
    <w:rsid w:val="00273EAB"/>
    <w:rsid w:val="00273ED3"/>
    <w:rsid w:val="00274387"/>
    <w:rsid w:val="00274A87"/>
    <w:rsid w:val="00274EA3"/>
    <w:rsid w:val="00275A7F"/>
    <w:rsid w:val="00275D5E"/>
    <w:rsid w:val="00276662"/>
    <w:rsid w:val="002766C5"/>
    <w:rsid w:val="00276DD5"/>
    <w:rsid w:val="0027751D"/>
    <w:rsid w:val="00277631"/>
    <w:rsid w:val="0027776D"/>
    <w:rsid w:val="00277F67"/>
    <w:rsid w:val="0028006E"/>
    <w:rsid w:val="00280E8E"/>
    <w:rsid w:val="002813C4"/>
    <w:rsid w:val="0028151F"/>
    <w:rsid w:val="002816C7"/>
    <w:rsid w:val="00281C47"/>
    <w:rsid w:val="0028264E"/>
    <w:rsid w:val="002834CE"/>
    <w:rsid w:val="002837FC"/>
    <w:rsid w:val="00283D28"/>
    <w:rsid w:val="00284549"/>
    <w:rsid w:val="002847DA"/>
    <w:rsid w:val="002850B3"/>
    <w:rsid w:val="0028583F"/>
    <w:rsid w:val="002859AF"/>
    <w:rsid w:val="00286DC1"/>
    <w:rsid w:val="00286E9B"/>
    <w:rsid w:val="002875A0"/>
    <w:rsid w:val="002876B2"/>
    <w:rsid w:val="00287A3C"/>
    <w:rsid w:val="002908AB"/>
    <w:rsid w:val="00290932"/>
    <w:rsid w:val="00291AA9"/>
    <w:rsid w:val="00291AE3"/>
    <w:rsid w:val="00291B1D"/>
    <w:rsid w:val="00291D5D"/>
    <w:rsid w:val="0029245A"/>
    <w:rsid w:val="00292832"/>
    <w:rsid w:val="00292AB2"/>
    <w:rsid w:val="00292B80"/>
    <w:rsid w:val="00292D8C"/>
    <w:rsid w:val="00292FF5"/>
    <w:rsid w:val="002930F7"/>
    <w:rsid w:val="0029387C"/>
    <w:rsid w:val="00293D06"/>
    <w:rsid w:val="00293F97"/>
    <w:rsid w:val="002944CE"/>
    <w:rsid w:val="00294EDE"/>
    <w:rsid w:val="002957FB"/>
    <w:rsid w:val="00295E56"/>
    <w:rsid w:val="00296C31"/>
    <w:rsid w:val="00297385"/>
    <w:rsid w:val="0029742B"/>
    <w:rsid w:val="002A083E"/>
    <w:rsid w:val="002A0924"/>
    <w:rsid w:val="002A0F4A"/>
    <w:rsid w:val="002A101E"/>
    <w:rsid w:val="002A1EEB"/>
    <w:rsid w:val="002A2332"/>
    <w:rsid w:val="002A2ACD"/>
    <w:rsid w:val="002A2B07"/>
    <w:rsid w:val="002A2BDA"/>
    <w:rsid w:val="002A3027"/>
    <w:rsid w:val="002A309F"/>
    <w:rsid w:val="002A3375"/>
    <w:rsid w:val="002A3AAC"/>
    <w:rsid w:val="002A3CD2"/>
    <w:rsid w:val="002A43E1"/>
    <w:rsid w:val="002A44DC"/>
    <w:rsid w:val="002A45D7"/>
    <w:rsid w:val="002A48E0"/>
    <w:rsid w:val="002A4F0B"/>
    <w:rsid w:val="002A655B"/>
    <w:rsid w:val="002A6642"/>
    <w:rsid w:val="002A734B"/>
    <w:rsid w:val="002A7988"/>
    <w:rsid w:val="002A7C22"/>
    <w:rsid w:val="002B0DA7"/>
    <w:rsid w:val="002B1014"/>
    <w:rsid w:val="002B1308"/>
    <w:rsid w:val="002B1462"/>
    <w:rsid w:val="002B14FC"/>
    <w:rsid w:val="002B2086"/>
    <w:rsid w:val="002B473A"/>
    <w:rsid w:val="002B4C20"/>
    <w:rsid w:val="002B54C6"/>
    <w:rsid w:val="002B5ACF"/>
    <w:rsid w:val="002B61F6"/>
    <w:rsid w:val="002B62C0"/>
    <w:rsid w:val="002B63EF"/>
    <w:rsid w:val="002B6C0E"/>
    <w:rsid w:val="002B6D8F"/>
    <w:rsid w:val="002B6EE3"/>
    <w:rsid w:val="002B7BEC"/>
    <w:rsid w:val="002B7C1F"/>
    <w:rsid w:val="002C0010"/>
    <w:rsid w:val="002C018F"/>
    <w:rsid w:val="002C04CF"/>
    <w:rsid w:val="002C0569"/>
    <w:rsid w:val="002C07CB"/>
    <w:rsid w:val="002C1763"/>
    <w:rsid w:val="002C1854"/>
    <w:rsid w:val="002C195D"/>
    <w:rsid w:val="002C1F87"/>
    <w:rsid w:val="002C251C"/>
    <w:rsid w:val="002C2FEA"/>
    <w:rsid w:val="002C3126"/>
    <w:rsid w:val="002C4C70"/>
    <w:rsid w:val="002C4D4A"/>
    <w:rsid w:val="002C4F93"/>
    <w:rsid w:val="002C51B0"/>
    <w:rsid w:val="002C53A0"/>
    <w:rsid w:val="002C5488"/>
    <w:rsid w:val="002C5EF1"/>
    <w:rsid w:val="002C5FEF"/>
    <w:rsid w:val="002C5FFE"/>
    <w:rsid w:val="002C66D6"/>
    <w:rsid w:val="002C6913"/>
    <w:rsid w:val="002C698C"/>
    <w:rsid w:val="002C71C7"/>
    <w:rsid w:val="002C757F"/>
    <w:rsid w:val="002C7CB8"/>
    <w:rsid w:val="002D007F"/>
    <w:rsid w:val="002D02A5"/>
    <w:rsid w:val="002D0BEF"/>
    <w:rsid w:val="002D18C0"/>
    <w:rsid w:val="002D1B12"/>
    <w:rsid w:val="002D236A"/>
    <w:rsid w:val="002D2612"/>
    <w:rsid w:val="002D2D5A"/>
    <w:rsid w:val="002D324F"/>
    <w:rsid w:val="002D34B2"/>
    <w:rsid w:val="002D3566"/>
    <w:rsid w:val="002D4155"/>
    <w:rsid w:val="002D475C"/>
    <w:rsid w:val="002D4EAC"/>
    <w:rsid w:val="002D5510"/>
    <w:rsid w:val="002D5EED"/>
    <w:rsid w:val="002D63E6"/>
    <w:rsid w:val="002D66FB"/>
    <w:rsid w:val="002D6B5A"/>
    <w:rsid w:val="002D79DD"/>
    <w:rsid w:val="002D7A9C"/>
    <w:rsid w:val="002E005E"/>
    <w:rsid w:val="002E0A3E"/>
    <w:rsid w:val="002E0D20"/>
    <w:rsid w:val="002E1298"/>
    <w:rsid w:val="002E1584"/>
    <w:rsid w:val="002E1D90"/>
    <w:rsid w:val="002E211F"/>
    <w:rsid w:val="002E323E"/>
    <w:rsid w:val="002E32D5"/>
    <w:rsid w:val="002E3502"/>
    <w:rsid w:val="002E3CBF"/>
    <w:rsid w:val="002E43DF"/>
    <w:rsid w:val="002E4587"/>
    <w:rsid w:val="002E4DA5"/>
    <w:rsid w:val="002E4E27"/>
    <w:rsid w:val="002E4FEE"/>
    <w:rsid w:val="002E5AB6"/>
    <w:rsid w:val="002E5EDF"/>
    <w:rsid w:val="002E6B60"/>
    <w:rsid w:val="002E6CAD"/>
    <w:rsid w:val="002E7171"/>
    <w:rsid w:val="002E7910"/>
    <w:rsid w:val="002F0504"/>
    <w:rsid w:val="002F05A8"/>
    <w:rsid w:val="002F0900"/>
    <w:rsid w:val="002F1215"/>
    <w:rsid w:val="002F1448"/>
    <w:rsid w:val="002F1452"/>
    <w:rsid w:val="002F188D"/>
    <w:rsid w:val="002F19AF"/>
    <w:rsid w:val="002F1B94"/>
    <w:rsid w:val="002F1EB9"/>
    <w:rsid w:val="002F2152"/>
    <w:rsid w:val="002F21AE"/>
    <w:rsid w:val="002F238A"/>
    <w:rsid w:val="002F289C"/>
    <w:rsid w:val="002F2A61"/>
    <w:rsid w:val="002F2CC1"/>
    <w:rsid w:val="002F2D4C"/>
    <w:rsid w:val="002F2E91"/>
    <w:rsid w:val="002F31FD"/>
    <w:rsid w:val="002F3385"/>
    <w:rsid w:val="002F3496"/>
    <w:rsid w:val="002F3568"/>
    <w:rsid w:val="002F3B59"/>
    <w:rsid w:val="002F4559"/>
    <w:rsid w:val="002F4F61"/>
    <w:rsid w:val="002F52D4"/>
    <w:rsid w:val="002F54C3"/>
    <w:rsid w:val="002F5990"/>
    <w:rsid w:val="002F5AD4"/>
    <w:rsid w:val="002F5E8E"/>
    <w:rsid w:val="002F6316"/>
    <w:rsid w:val="002F6478"/>
    <w:rsid w:val="002F6496"/>
    <w:rsid w:val="002F6656"/>
    <w:rsid w:val="002F6BCF"/>
    <w:rsid w:val="002F7386"/>
    <w:rsid w:val="002F75AF"/>
    <w:rsid w:val="002F763B"/>
    <w:rsid w:val="002F7D5C"/>
    <w:rsid w:val="002F7EE4"/>
    <w:rsid w:val="00300770"/>
    <w:rsid w:val="00301096"/>
    <w:rsid w:val="003012E4"/>
    <w:rsid w:val="0030177F"/>
    <w:rsid w:val="003019EF"/>
    <w:rsid w:val="003023BE"/>
    <w:rsid w:val="0030285C"/>
    <w:rsid w:val="00302A6A"/>
    <w:rsid w:val="00302E4C"/>
    <w:rsid w:val="00303435"/>
    <w:rsid w:val="003035B6"/>
    <w:rsid w:val="003037A9"/>
    <w:rsid w:val="00303B4F"/>
    <w:rsid w:val="00304848"/>
    <w:rsid w:val="00305399"/>
    <w:rsid w:val="003055F0"/>
    <w:rsid w:val="00305D57"/>
    <w:rsid w:val="00306115"/>
    <w:rsid w:val="00306804"/>
    <w:rsid w:val="003071C0"/>
    <w:rsid w:val="003106FE"/>
    <w:rsid w:val="00310E1D"/>
    <w:rsid w:val="00311703"/>
    <w:rsid w:val="0031176A"/>
    <w:rsid w:val="00311B21"/>
    <w:rsid w:val="00312308"/>
    <w:rsid w:val="00312372"/>
    <w:rsid w:val="00313501"/>
    <w:rsid w:val="00313707"/>
    <w:rsid w:val="00313910"/>
    <w:rsid w:val="00313A4F"/>
    <w:rsid w:val="00313B1E"/>
    <w:rsid w:val="00313BAF"/>
    <w:rsid w:val="00313DA0"/>
    <w:rsid w:val="00313DAF"/>
    <w:rsid w:val="00313E37"/>
    <w:rsid w:val="00314259"/>
    <w:rsid w:val="0031489C"/>
    <w:rsid w:val="00314EAE"/>
    <w:rsid w:val="00314EC9"/>
    <w:rsid w:val="003155EB"/>
    <w:rsid w:val="00315F0F"/>
    <w:rsid w:val="00316036"/>
    <w:rsid w:val="00316112"/>
    <w:rsid w:val="003169AA"/>
    <w:rsid w:val="00316C13"/>
    <w:rsid w:val="00316E5D"/>
    <w:rsid w:val="00316EF7"/>
    <w:rsid w:val="00317399"/>
    <w:rsid w:val="003173FD"/>
    <w:rsid w:val="00317489"/>
    <w:rsid w:val="00317DC2"/>
    <w:rsid w:val="003203CB"/>
    <w:rsid w:val="00321088"/>
    <w:rsid w:val="00321B40"/>
    <w:rsid w:val="00321CF5"/>
    <w:rsid w:val="00322E55"/>
    <w:rsid w:val="00322F39"/>
    <w:rsid w:val="00323643"/>
    <w:rsid w:val="00323711"/>
    <w:rsid w:val="00323819"/>
    <w:rsid w:val="00323FEE"/>
    <w:rsid w:val="0032403E"/>
    <w:rsid w:val="00324AE0"/>
    <w:rsid w:val="003251B7"/>
    <w:rsid w:val="00325403"/>
    <w:rsid w:val="003259A9"/>
    <w:rsid w:val="00325EC2"/>
    <w:rsid w:val="00326125"/>
    <w:rsid w:val="003263DF"/>
    <w:rsid w:val="0032653B"/>
    <w:rsid w:val="00326C6D"/>
    <w:rsid w:val="00326FB1"/>
    <w:rsid w:val="00327B87"/>
    <w:rsid w:val="0033011F"/>
    <w:rsid w:val="00330271"/>
    <w:rsid w:val="00330718"/>
    <w:rsid w:val="00331538"/>
    <w:rsid w:val="003315D0"/>
    <w:rsid w:val="00331D11"/>
    <w:rsid w:val="00332344"/>
    <w:rsid w:val="0033295D"/>
    <w:rsid w:val="00332F62"/>
    <w:rsid w:val="003339EE"/>
    <w:rsid w:val="00333A81"/>
    <w:rsid w:val="00333CC5"/>
    <w:rsid w:val="00333F56"/>
    <w:rsid w:val="00334C83"/>
    <w:rsid w:val="00335127"/>
    <w:rsid w:val="00335438"/>
    <w:rsid w:val="0033610F"/>
    <w:rsid w:val="003362C3"/>
    <w:rsid w:val="003364C4"/>
    <w:rsid w:val="0033664A"/>
    <w:rsid w:val="00336915"/>
    <w:rsid w:val="00336AA1"/>
    <w:rsid w:val="00336D8C"/>
    <w:rsid w:val="00336D94"/>
    <w:rsid w:val="0033704C"/>
    <w:rsid w:val="00337AE5"/>
    <w:rsid w:val="00340392"/>
    <w:rsid w:val="003404F2"/>
    <w:rsid w:val="00340B08"/>
    <w:rsid w:val="003410AD"/>
    <w:rsid w:val="003411F2"/>
    <w:rsid w:val="00341879"/>
    <w:rsid w:val="00341C0D"/>
    <w:rsid w:val="00341CBF"/>
    <w:rsid w:val="00342AC5"/>
    <w:rsid w:val="00342CA5"/>
    <w:rsid w:val="003434E3"/>
    <w:rsid w:val="00343966"/>
    <w:rsid w:val="00343DBD"/>
    <w:rsid w:val="00344494"/>
    <w:rsid w:val="003444E0"/>
    <w:rsid w:val="003445E3"/>
    <w:rsid w:val="00344D6D"/>
    <w:rsid w:val="00345A2E"/>
    <w:rsid w:val="00345FCD"/>
    <w:rsid w:val="00346903"/>
    <w:rsid w:val="003477FF"/>
    <w:rsid w:val="00347987"/>
    <w:rsid w:val="00347AE2"/>
    <w:rsid w:val="00347CA6"/>
    <w:rsid w:val="00350C9D"/>
    <w:rsid w:val="00351F74"/>
    <w:rsid w:val="0035217D"/>
    <w:rsid w:val="003529BE"/>
    <w:rsid w:val="00352DA4"/>
    <w:rsid w:val="00352F1D"/>
    <w:rsid w:val="00353089"/>
    <w:rsid w:val="003536EE"/>
    <w:rsid w:val="00353A6A"/>
    <w:rsid w:val="00353ADD"/>
    <w:rsid w:val="00354A46"/>
    <w:rsid w:val="00354DB3"/>
    <w:rsid w:val="0035501C"/>
    <w:rsid w:val="00355413"/>
    <w:rsid w:val="00355B9A"/>
    <w:rsid w:val="00355BB9"/>
    <w:rsid w:val="003560A2"/>
    <w:rsid w:val="003563C9"/>
    <w:rsid w:val="003568C5"/>
    <w:rsid w:val="00356AEC"/>
    <w:rsid w:val="00356FC8"/>
    <w:rsid w:val="0035706A"/>
    <w:rsid w:val="003573BF"/>
    <w:rsid w:val="00357506"/>
    <w:rsid w:val="00357CBA"/>
    <w:rsid w:val="003603C9"/>
    <w:rsid w:val="003606C2"/>
    <w:rsid w:val="00360A3E"/>
    <w:rsid w:val="0036123E"/>
    <w:rsid w:val="00361DBD"/>
    <w:rsid w:val="00362064"/>
    <w:rsid w:val="003624E6"/>
    <w:rsid w:val="00362CD8"/>
    <w:rsid w:val="003630E1"/>
    <w:rsid w:val="003634E6"/>
    <w:rsid w:val="00363504"/>
    <w:rsid w:val="0036384D"/>
    <w:rsid w:val="00363E76"/>
    <w:rsid w:val="00364232"/>
    <w:rsid w:val="0036484A"/>
    <w:rsid w:val="00364B9A"/>
    <w:rsid w:val="00364C32"/>
    <w:rsid w:val="00365603"/>
    <w:rsid w:val="00366223"/>
    <w:rsid w:val="0036673F"/>
    <w:rsid w:val="00366870"/>
    <w:rsid w:val="00366C99"/>
    <w:rsid w:val="00367067"/>
    <w:rsid w:val="003672F5"/>
    <w:rsid w:val="00367446"/>
    <w:rsid w:val="003674EE"/>
    <w:rsid w:val="00370323"/>
    <w:rsid w:val="00370975"/>
    <w:rsid w:val="0037254E"/>
    <w:rsid w:val="00373334"/>
    <w:rsid w:val="00373559"/>
    <w:rsid w:val="0037357C"/>
    <w:rsid w:val="003736C2"/>
    <w:rsid w:val="00375686"/>
    <w:rsid w:val="00375862"/>
    <w:rsid w:val="00375DCE"/>
    <w:rsid w:val="0037605F"/>
    <w:rsid w:val="00376885"/>
    <w:rsid w:val="00376A6F"/>
    <w:rsid w:val="00376C04"/>
    <w:rsid w:val="00376FE6"/>
    <w:rsid w:val="0037723C"/>
    <w:rsid w:val="0037745C"/>
    <w:rsid w:val="00377576"/>
    <w:rsid w:val="00377D94"/>
    <w:rsid w:val="003802A5"/>
    <w:rsid w:val="003802AA"/>
    <w:rsid w:val="003806D2"/>
    <w:rsid w:val="003812AF"/>
    <w:rsid w:val="00381D55"/>
    <w:rsid w:val="00381F67"/>
    <w:rsid w:val="00382197"/>
    <w:rsid w:val="0038322C"/>
    <w:rsid w:val="003834F1"/>
    <w:rsid w:val="0038394B"/>
    <w:rsid w:val="00383C3B"/>
    <w:rsid w:val="003851A1"/>
    <w:rsid w:val="0038539D"/>
    <w:rsid w:val="003853EA"/>
    <w:rsid w:val="00385566"/>
    <w:rsid w:val="00386389"/>
    <w:rsid w:val="00386805"/>
    <w:rsid w:val="003869A7"/>
    <w:rsid w:val="00386EDC"/>
    <w:rsid w:val="0038706E"/>
    <w:rsid w:val="00387433"/>
    <w:rsid w:val="00387531"/>
    <w:rsid w:val="003878F4"/>
    <w:rsid w:val="00390221"/>
    <w:rsid w:val="00390D75"/>
    <w:rsid w:val="00390E80"/>
    <w:rsid w:val="00390E95"/>
    <w:rsid w:val="00391229"/>
    <w:rsid w:val="003913D2"/>
    <w:rsid w:val="00391B16"/>
    <w:rsid w:val="00392280"/>
    <w:rsid w:val="00392DB6"/>
    <w:rsid w:val="00393363"/>
    <w:rsid w:val="003934EE"/>
    <w:rsid w:val="00393D2C"/>
    <w:rsid w:val="00393DF1"/>
    <w:rsid w:val="00394134"/>
    <w:rsid w:val="00394B1F"/>
    <w:rsid w:val="00394CE3"/>
    <w:rsid w:val="003957AD"/>
    <w:rsid w:val="00396378"/>
    <w:rsid w:val="00396452"/>
    <w:rsid w:val="00396585"/>
    <w:rsid w:val="00396595"/>
    <w:rsid w:val="003967E4"/>
    <w:rsid w:val="003972AB"/>
    <w:rsid w:val="0039738E"/>
    <w:rsid w:val="003973DD"/>
    <w:rsid w:val="00397558"/>
    <w:rsid w:val="00397AA1"/>
    <w:rsid w:val="003A01BA"/>
    <w:rsid w:val="003A0876"/>
    <w:rsid w:val="003A08C2"/>
    <w:rsid w:val="003A0CBA"/>
    <w:rsid w:val="003A0F0B"/>
    <w:rsid w:val="003A1356"/>
    <w:rsid w:val="003A16ED"/>
    <w:rsid w:val="003A1BE6"/>
    <w:rsid w:val="003A1D44"/>
    <w:rsid w:val="003A1D67"/>
    <w:rsid w:val="003A1FD3"/>
    <w:rsid w:val="003A2FBD"/>
    <w:rsid w:val="003A3734"/>
    <w:rsid w:val="003A3A05"/>
    <w:rsid w:val="003A3BD7"/>
    <w:rsid w:val="003A460A"/>
    <w:rsid w:val="003A465A"/>
    <w:rsid w:val="003A4D67"/>
    <w:rsid w:val="003A4F6F"/>
    <w:rsid w:val="003A5013"/>
    <w:rsid w:val="003A50DA"/>
    <w:rsid w:val="003A5360"/>
    <w:rsid w:val="003A6DC0"/>
    <w:rsid w:val="003A6FD8"/>
    <w:rsid w:val="003A7161"/>
    <w:rsid w:val="003A7440"/>
    <w:rsid w:val="003A7A67"/>
    <w:rsid w:val="003B0CE2"/>
    <w:rsid w:val="003B112C"/>
    <w:rsid w:val="003B1395"/>
    <w:rsid w:val="003B18D7"/>
    <w:rsid w:val="003B1A01"/>
    <w:rsid w:val="003B1B4F"/>
    <w:rsid w:val="003B1CAE"/>
    <w:rsid w:val="003B2C34"/>
    <w:rsid w:val="003B305E"/>
    <w:rsid w:val="003B4FCA"/>
    <w:rsid w:val="003B5586"/>
    <w:rsid w:val="003B575C"/>
    <w:rsid w:val="003B588F"/>
    <w:rsid w:val="003B5D82"/>
    <w:rsid w:val="003B6607"/>
    <w:rsid w:val="003B6B58"/>
    <w:rsid w:val="003B7148"/>
    <w:rsid w:val="003B76EF"/>
    <w:rsid w:val="003B7F7A"/>
    <w:rsid w:val="003B7FF3"/>
    <w:rsid w:val="003C1204"/>
    <w:rsid w:val="003C1AFD"/>
    <w:rsid w:val="003C2596"/>
    <w:rsid w:val="003C2703"/>
    <w:rsid w:val="003C2C0A"/>
    <w:rsid w:val="003C3ADC"/>
    <w:rsid w:val="003C3CBB"/>
    <w:rsid w:val="003C3F8D"/>
    <w:rsid w:val="003C464B"/>
    <w:rsid w:val="003C4706"/>
    <w:rsid w:val="003C4BED"/>
    <w:rsid w:val="003C4DCF"/>
    <w:rsid w:val="003C4F6F"/>
    <w:rsid w:val="003C536B"/>
    <w:rsid w:val="003C591A"/>
    <w:rsid w:val="003C5AC1"/>
    <w:rsid w:val="003C5CD7"/>
    <w:rsid w:val="003C5CEA"/>
    <w:rsid w:val="003C5D28"/>
    <w:rsid w:val="003C6CAF"/>
    <w:rsid w:val="003C6FDA"/>
    <w:rsid w:val="003C758E"/>
    <w:rsid w:val="003C7988"/>
    <w:rsid w:val="003D1656"/>
    <w:rsid w:val="003D1DE0"/>
    <w:rsid w:val="003D206C"/>
    <w:rsid w:val="003D2922"/>
    <w:rsid w:val="003D2ECD"/>
    <w:rsid w:val="003D2F88"/>
    <w:rsid w:val="003D3062"/>
    <w:rsid w:val="003D3FA3"/>
    <w:rsid w:val="003D4F48"/>
    <w:rsid w:val="003D57D5"/>
    <w:rsid w:val="003D599F"/>
    <w:rsid w:val="003D5AE2"/>
    <w:rsid w:val="003D6B7E"/>
    <w:rsid w:val="003D6BAD"/>
    <w:rsid w:val="003D717D"/>
    <w:rsid w:val="003E0C39"/>
    <w:rsid w:val="003E0D82"/>
    <w:rsid w:val="003E112B"/>
    <w:rsid w:val="003E1558"/>
    <w:rsid w:val="003E16F3"/>
    <w:rsid w:val="003E1C03"/>
    <w:rsid w:val="003E2115"/>
    <w:rsid w:val="003E24D5"/>
    <w:rsid w:val="003E25F2"/>
    <w:rsid w:val="003E270E"/>
    <w:rsid w:val="003E28E1"/>
    <w:rsid w:val="003E303D"/>
    <w:rsid w:val="003E3805"/>
    <w:rsid w:val="003E3A46"/>
    <w:rsid w:val="003E3B95"/>
    <w:rsid w:val="003E3F41"/>
    <w:rsid w:val="003E463B"/>
    <w:rsid w:val="003E4790"/>
    <w:rsid w:val="003E4BBD"/>
    <w:rsid w:val="003E56B3"/>
    <w:rsid w:val="003E6C5F"/>
    <w:rsid w:val="003E6DA4"/>
    <w:rsid w:val="003E7052"/>
    <w:rsid w:val="003E7349"/>
    <w:rsid w:val="003F09D4"/>
    <w:rsid w:val="003F0E6D"/>
    <w:rsid w:val="003F1037"/>
    <w:rsid w:val="003F16AA"/>
    <w:rsid w:val="003F184E"/>
    <w:rsid w:val="003F1E3F"/>
    <w:rsid w:val="003F2259"/>
    <w:rsid w:val="003F272F"/>
    <w:rsid w:val="003F3441"/>
    <w:rsid w:val="003F3456"/>
    <w:rsid w:val="003F3771"/>
    <w:rsid w:val="003F3A4A"/>
    <w:rsid w:val="003F3B1D"/>
    <w:rsid w:val="003F3D70"/>
    <w:rsid w:val="003F437C"/>
    <w:rsid w:val="003F46F1"/>
    <w:rsid w:val="003F4885"/>
    <w:rsid w:val="003F5089"/>
    <w:rsid w:val="003F52ED"/>
    <w:rsid w:val="003F6020"/>
    <w:rsid w:val="003F6EEB"/>
    <w:rsid w:val="003F703B"/>
    <w:rsid w:val="003F7406"/>
    <w:rsid w:val="003F77B6"/>
    <w:rsid w:val="003F78C7"/>
    <w:rsid w:val="003F7982"/>
    <w:rsid w:val="004001FB"/>
    <w:rsid w:val="0040066B"/>
    <w:rsid w:val="004007E8"/>
    <w:rsid w:val="004019B1"/>
    <w:rsid w:val="00401D0B"/>
    <w:rsid w:val="004023DD"/>
    <w:rsid w:val="004026BD"/>
    <w:rsid w:val="00402E03"/>
    <w:rsid w:val="00402EE6"/>
    <w:rsid w:val="00403177"/>
    <w:rsid w:val="00403402"/>
    <w:rsid w:val="00403430"/>
    <w:rsid w:val="00403BD6"/>
    <w:rsid w:val="00403FD8"/>
    <w:rsid w:val="00404144"/>
    <w:rsid w:val="0040427C"/>
    <w:rsid w:val="004043FD"/>
    <w:rsid w:val="004049A6"/>
    <w:rsid w:val="00404E2B"/>
    <w:rsid w:val="00405259"/>
    <w:rsid w:val="004056D8"/>
    <w:rsid w:val="00405851"/>
    <w:rsid w:val="00405E8B"/>
    <w:rsid w:val="0040606C"/>
    <w:rsid w:val="0040614C"/>
    <w:rsid w:val="004063B9"/>
    <w:rsid w:val="0040688C"/>
    <w:rsid w:val="004073B1"/>
    <w:rsid w:val="004076CC"/>
    <w:rsid w:val="00407791"/>
    <w:rsid w:val="00410C3D"/>
    <w:rsid w:val="00410CC1"/>
    <w:rsid w:val="00411237"/>
    <w:rsid w:val="00411275"/>
    <w:rsid w:val="004114E8"/>
    <w:rsid w:val="004116F2"/>
    <w:rsid w:val="00411E7D"/>
    <w:rsid w:val="004120E5"/>
    <w:rsid w:val="004123C6"/>
    <w:rsid w:val="00412433"/>
    <w:rsid w:val="00412739"/>
    <w:rsid w:val="0041278E"/>
    <w:rsid w:val="00413285"/>
    <w:rsid w:val="00413641"/>
    <w:rsid w:val="00413B1F"/>
    <w:rsid w:val="00413B77"/>
    <w:rsid w:val="00413CFA"/>
    <w:rsid w:val="00413FBD"/>
    <w:rsid w:val="00414298"/>
    <w:rsid w:val="0041435C"/>
    <w:rsid w:val="00414360"/>
    <w:rsid w:val="004145E4"/>
    <w:rsid w:val="00414939"/>
    <w:rsid w:val="004149F2"/>
    <w:rsid w:val="00414FD8"/>
    <w:rsid w:val="00415532"/>
    <w:rsid w:val="0041589D"/>
    <w:rsid w:val="00416682"/>
    <w:rsid w:val="004168B4"/>
    <w:rsid w:val="00416CD2"/>
    <w:rsid w:val="00416DF4"/>
    <w:rsid w:val="00416F44"/>
    <w:rsid w:val="0041730A"/>
    <w:rsid w:val="00417970"/>
    <w:rsid w:val="00417F2F"/>
    <w:rsid w:val="0042026C"/>
    <w:rsid w:val="00420A55"/>
    <w:rsid w:val="00420C45"/>
    <w:rsid w:val="00420DD3"/>
    <w:rsid w:val="004213A9"/>
    <w:rsid w:val="004217FC"/>
    <w:rsid w:val="00421DF9"/>
    <w:rsid w:val="00422FB5"/>
    <w:rsid w:val="004232C8"/>
    <w:rsid w:val="00423A2F"/>
    <w:rsid w:val="00423A6E"/>
    <w:rsid w:val="00423BD3"/>
    <w:rsid w:val="00424912"/>
    <w:rsid w:val="004249D5"/>
    <w:rsid w:val="00424F21"/>
    <w:rsid w:val="0042566C"/>
    <w:rsid w:val="004258D8"/>
    <w:rsid w:val="0042590E"/>
    <w:rsid w:val="00425926"/>
    <w:rsid w:val="00425FEA"/>
    <w:rsid w:val="00426549"/>
    <w:rsid w:val="004268EC"/>
    <w:rsid w:val="00426B82"/>
    <w:rsid w:val="00426BF5"/>
    <w:rsid w:val="00426BF9"/>
    <w:rsid w:val="004301A2"/>
    <w:rsid w:val="00430B1D"/>
    <w:rsid w:val="00430D36"/>
    <w:rsid w:val="004313FA"/>
    <w:rsid w:val="00431AE3"/>
    <w:rsid w:val="00432291"/>
    <w:rsid w:val="0043265B"/>
    <w:rsid w:val="00432A0A"/>
    <w:rsid w:val="00432AC1"/>
    <w:rsid w:val="00432AD1"/>
    <w:rsid w:val="004330A5"/>
    <w:rsid w:val="00433309"/>
    <w:rsid w:val="004334A3"/>
    <w:rsid w:val="00433DFE"/>
    <w:rsid w:val="00433E2A"/>
    <w:rsid w:val="004340A9"/>
    <w:rsid w:val="00434ADE"/>
    <w:rsid w:val="00434D17"/>
    <w:rsid w:val="0043537E"/>
    <w:rsid w:val="00435AF9"/>
    <w:rsid w:val="00435F2D"/>
    <w:rsid w:val="004363DB"/>
    <w:rsid w:val="004367F9"/>
    <w:rsid w:val="00437015"/>
    <w:rsid w:val="004372DF"/>
    <w:rsid w:val="0043743A"/>
    <w:rsid w:val="004406C9"/>
    <w:rsid w:val="00440DE0"/>
    <w:rsid w:val="0044102B"/>
    <w:rsid w:val="0044104E"/>
    <w:rsid w:val="00441229"/>
    <w:rsid w:val="00441E07"/>
    <w:rsid w:val="00442687"/>
    <w:rsid w:val="004426CC"/>
    <w:rsid w:val="0044277C"/>
    <w:rsid w:val="00442FC5"/>
    <w:rsid w:val="004437F8"/>
    <w:rsid w:val="00443804"/>
    <w:rsid w:val="004442FD"/>
    <w:rsid w:val="004453E5"/>
    <w:rsid w:val="00445430"/>
    <w:rsid w:val="00445CC4"/>
    <w:rsid w:val="0044690C"/>
    <w:rsid w:val="00447884"/>
    <w:rsid w:val="00447B72"/>
    <w:rsid w:val="00450088"/>
    <w:rsid w:val="004506C7"/>
    <w:rsid w:val="00450B46"/>
    <w:rsid w:val="0045143A"/>
    <w:rsid w:val="00451AF5"/>
    <w:rsid w:val="00451BC6"/>
    <w:rsid w:val="00451E8D"/>
    <w:rsid w:val="004527C0"/>
    <w:rsid w:val="00452873"/>
    <w:rsid w:val="00452ECF"/>
    <w:rsid w:val="00452FFB"/>
    <w:rsid w:val="00453045"/>
    <w:rsid w:val="00453639"/>
    <w:rsid w:val="00453811"/>
    <w:rsid w:val="0045398D"/>
    <w:rsid w:val="00454A54"/>
    <w:rsid w:val="00454DBD"/>
    <w:rsid w:val="00455199"/>
    <w:rsid w:val="004557B7"/>
    <w:rsid w:val="00455AE4"/>
    <w:rsid w:val="00455CEC"/>
    <w:rsid w:val="00456135"/>
    <w:rsid w:val="0045644C"/>
    <w:rsid w:val="004565D7"/>
    <w:rsid w:val="00456600"/>
    <w:rsid w:val="00456E9B"/>
    <w:rsid w:val="004575CF"/>
    <w:rsid w:val="0045765A"/>
    <w:rsid w:val="004576CE"/>
    <w:rsid w:val="0045780A"/>
    <w:rsid w:val="00457FAB"/>
    <w:rsid w:val="004609A4"/>
    <w:rsid w:val="00461CCA"/>
    <w:rsid w:val="00461DF5"/>
    <w:rsid w:val="00462950"/>
    <w:rsid w:val="00463B18"/>
    <w:rsid w:val="00463E49"/>
    <w:rsid w:val="00464BED"/>
    <w:rsid w:val="00464CBE"/>
    <w:rsid w:val="00464F77"/>
    <w:rsid w:val="0046580D"/>
    <w:rsid w:val="004658A7"/>
    <w:rsid w:val="0046619C"/>
    <w:rsid w:val="0046685E"/>
    <w:rsid w:val="00466D60"/>
    <w:rsid w:val="00466E20"/>
    <w:rsid w:val="00470460"/>
    <w:rsid w:val="0047122C"/>
    <w:rsid w:val="004712DF"/>
    <w:rsid w:val="00472267"/>
    <w:rsid w:val="00472686"/>
    <w:rsid w:val="00472712"/>
    <w:rsid w:val="004728E8"/>
    <w:rsid w:val="00472E7A"/>
    <w:rsid w:val="0047303B"/>
    <w:rsid w:val="004730E3"/>
    <w:rsid w:val="00473368"/>
    <w:rsid w:val="004733EC"/>
    <w:rsid w:val="0047395D"/>
    <w:rsid w:val="0047398E"/>
    <w:rsid w:val="00473C1E"/>
    <w:rsid w:val="00474947"/>
    <w:rsid w:val="00474D0B"/>
    <w:rsid w:val="00474E68"/>
    <w:rsid w:val="004750BF"/>
    <w:rsid w:val="004752C9"/>
    <w:rsid w:val="00475452"/>
    <w:rsid w:val="004757D8"/>
    <w:rsid w:val="00475B48"/>
    <w:rsid w:val="00475F66"/>
    <w:rsid w:val="0047675E"/>
    <w:rsid w:val="00477138"/>
    <w:rsid w:val="004773D2"/>
    <w:rsid w:val="00477B77"/>
    <w:rsid w:val="00477B9F"/>
    <w:rsid w:val="0048007C"/>
    <w:rsid w:val="00480235"/>
    <w:rsid w:val="00480368"/>
    <w:rsid w:val="00480401"/>
    <w:rsid w:val="00480EA7"/>
    <w:rsid w:val="00481F54"/>
    <w:rsid w:val="0048206A"/>
    <w:rsid w:val="004821D2"/>
    <w:rsid w:val="004826AD"/>
    <w:rsid w:val="00482945"/>
    <w:rsid w:val="00482C9F"/>
    <w:rsid w:val="004842BF"/>
    <w:rsid w:val="00484C4A"/>
    <w:rsid w:val="00485117"/>
    <w:rsid w:val="00485408"/>
    <w:rsid w:val="004854E7"/>
    <w:rsid w:val="0048614A"/>
    <w:rsid w:val="004861FF"/>
    <w:rsid w:val="004864C9"/>
    <w:rsid w:val="00486576"/>
    <w:rsid w:val="004875C1"/>
    <w:rsid w:val="004917B3"/>
    <w:rsid w:val="00491F6C"/>
    <w:rsid w:val="00492037"/>
    <w:rsid w:val="004920C6"/>
    <w:rsid w:val="00492266"/>
    <w:rsid w:val="004922B1"/>
    <w:rsid w:val="00492D41"/>
    <w:rsid w:val="00492FBE"/>
    <w:rsid w:val="0049306D"/>
    <w:rsid w:val="00493A35"/>
    <w:rsid w:val="00493BAF"/>
    <w:rsid w:val="00494A51"/>
    <w:rsid w:val="00494CD1"/>
    <w:rsid w:val="00495BA9"/>
    <w:rsid w:val="00495D48"/>
    <w:rsid w:val="004968C3"/>
    <w:rsid w:val="00497160"/>
    <w:rsid w:val="004975F7"/>
    <w:rsid w:val="004978B8"/>
    <w:rsid w:val="00497B97"/>
    <w:rsid w:val="004A10FF"/>
    <w:rsid w:val="004A15D1"/>
    <w:rsid w:val="004A2088"/>
    <w:rsid w:val="004A23CF"/>
    <w:rsid w:val="004A32AC"/>
    <w:rsid w:val="004A39F4"/>
    <w:rsid w:val="004A3C5E"/>
    <w:rsid w:val="004A3FA7"/>
    <w:rsid w:val="004A460A"/>
    <w:rsid w:val="004A4CA4"/>
    <w:rsid w:val="004A4CCA"/>
    <w:rsid w:val="004A5221"/>
    <w:rsid w:val="004A533E"/>
    <w:rsid w:val="004A5C93"/>
    <w:rsid w:val="004A63AC"/>
    <w:rsid w:val="004A68B7"/>
    <w:rsid w:val="004A694B"/>
    <w:rsid w:val="004A6E71"/>
    <w:rsid w:val="004A6F0A"/>
    <w:rsid w:val="004A7687"/>
    <w:rsid w:val="004A7B6D"/>
    <w:rsid w:val="004A7B86"/>
    <w:rsid w:val="004B0258"/>
    <w:rsid w:val="004B0431"/>
    <w:rsid w:val="004B047F"/>
    <w:rsid w:val="004B0F44"/>
    <w:rsid w:val="004B21F1"/>
    <w:rsid w:val="004B2398"/>
    <w:rsid w:val="004B24AC"/>
    <w:rsid w:val="004B27A5"/>
    <w:rsid w:val="004B2EBF"/>
    <w:rsid w:val="004B324E"/>
    <w:rsid w:val="004B3867"/>
    <w:rsid w:val="004B3873"/>
    <w:rsid w:val="004B3EB9"/>
    <w:rsid w:val="004B41DB"/>
    <w:rsid w:val="004B451A"/>
    <w:rsid w:val="004B45B3"/>
    <w:rsid w:val="004B474E"/>
    <w:rsid w:val="004B47C7"/>
    <w:rsid w:val="004B4C73"/>
    <w:rsid w:val="004B4CB3"/>
    <w:rsid w:val="004B4F43"/>
    <w:rsid w:val="004B5864"/>
    <w:rsid w:val="004B5896"/>
    <w:rsid w:val="004B5AEC"/>
    <w:rsid w:val="004B6DA3"/>
    <w:rsid w:val="004B6DBA"/>
    <w:rsid w:val="004C0590"/>
    <w:rsid w:val="004C06EE"/>
    <w:rsid w:val="004C0710"/>
    <w:rsid w:val="004C0B0A"/>
    <w:rsid w:val="004C0EA7"/>
    <w:rsid w:val="004C0F9A"/>
    <w:rsid w:val="004C1046"/>
    <w:rsid w:val="004C21DA"/>
    <w:rsid w:val="004C2391"/>
    <w:rsid w:val="004C24DC"/>
    <w:rsid w:val="004C2602"/>
    <w:rsid w:val="004C26A0"/>
    <w:rsid w:val="004C30A8"/>
    <w:rsid w:val="004C3208"/>
    <w:rsid w:val="004C3F4F"/>
    <w:rsid w:val="004C44A1"/>
    <w:rsid w:val="004C45A9"/>
    <w:rsid w:val="004C49D3"/>
    <w:rsid w:val="004C4B0D"/>
    <w:rsid w:val="004C5567"/>
    <w:rsid w:val="004C63BF"/>
    <w:rsid w:val="004C6D2F"/>
    <w:rsid w:val="004C70A2"/>
    <w:rsid w:val="004D0FF4"/>
    <w:rsid w:val="004D12B0"/>
    <w:rsid w:val="004D1DE0"/>
    <w:rsid w:val="004D2127"/>
    <w:rsid w:val="004D233C"/>
    <w:rsid w:val="004D2A7E"/>
    <w:rsid w:val="004D2DD7"/>
    <w:rsid w:val="004D30DD"/>
    <w:rsid w:val="004D33F0"/>
    <w:rsid w:val="004D38EB"/>
    <w:rsid w:val="004D39A0"/>
    <w:rsid w:val="004D3F67"/>
    <w:rsid w:val="004D406E"/>
    <w:rsid w:val="004D4331"/>
    <w:rsid w:val="004D45E0"/>
    <w:rsid w:val="004D47EC"/>
    <w:rsid w:val="004D53B8"/>
    <w:rsid w:val="004D5F0B"/>
    <w:rsid w:val="004D62CE"/>
    <w:rsid w:val="004D64A7"/>
    <w:rsid w:val="004D6804"/>
    <w:rsid w:val="004D73F0"/>
    <w:rsid w:val="004D76E4"/>
    <w:rsid w:val="004D770E"/>
    <w:rsid w:val="004D7799"/>
    <w:rsid w:val="004D7AF6"/>
    <w:rsid w:val="004E02E5"/>
    <w:rsid w:val="004E0374"/>
    <w:rsid w:val="004E0424"/>
    <w:rsid w:val="004E0A56"/>
    <w:rsid w:val="004E0B87"/>
    <w:rsid w:val="004E0C4C"/>
    <w:rsid w:val="004E0F97"/>
    <w:rsid w:val="004E1984"/>
    <w:rsid w:val="004E1B95"/>
    <w:rsid w:val="004E1C38"/>
    <w:rsid w:val="004E1DA1"/>
    <w:rsid w:val="004E2065"/>
    <w:rsid w:val="004E2485"/>
    <w:rsid w:val="004E370A"/>
    <w:rsid w:val="004E4049"/>
    <w:rsid w:val="004E4368"/>
    <w:rsid w:val="004E43CC"/>
    <w:rsid w:val="004E55AF"/>
    <w:rsid w:val="004E5C7F"/>
    <w:rsid w:val="004E5DEC"/>
    <w:rsid w:val="004E5EF6"/>
    <w:rsid w:val="004E61FC"/>
    <w:rsid w:val="004E636E"/>
    <w:rsid w:val="004E6A13"/>
    <w:rsid w:val="004E6C48"/>
    <w:rsid w:val="004E6EFD"/>
    <w:rsid w:val="004E7230"/>
    <w:rsid w:val="004E7A25"/>
    <w:rsid w:val="004E7D21"/>
    <w:rsid w:val="004E7D9C"/>
    <w:rsid w:val="004E7F4F"/>
    <w:rsid w:val="004E7FB3"/>
    <w:rsid w:val="004F04E1"/>
    <w:rsid w:val="004F079C"/>
    <w:rsid w:val="004F1246"/>
    <w:rsid w:val="004F1713"/>
    <w:rsid w:val="004F1746"/>
    <w:rsid w:val="004F1A89"/>
    <w:rsid w:val="004F1DF5"/>
    <w:rsid w:val="004F2706"/>
    <w:rsid w:val="004F2FEE"/>
    <w:rsid w:val="004F3455"/>
    <w:rsid w:val="004F3501"/>
    <w:rsid w:val="004F3E56"/>
    <w:rsid w:val="004F4028"/>
    <w:rsid w:val="004F404A"/>
    <w:rsid w:val="004F46EA"/>
    <w:rsid w:val="004F4772"/>
    <w:rsid w:val="004F4CDA"/>
    <w:rsid w:val="004F5DF0"/>
    <w:rsid w:val="004F623B"/>
    <w:rsid w:val="004F66CA"/>
    <w:rsid w:val="004F7522"/>
    <w:rsid w:val="004F778B"/>
    <w:rsid w:val="004F7916"/>
    <w:rsid w:val="00500186"/>
    <w:rsid w:val="005007A6"/>
    <w:rsid w:val="0050113C"/>
    <w:rsid w:val="0050166A"/>
    <w:rsid w:val="00501CD7"/>
    <w:rsid w:val="005022FE"/>
    <w:rsid w:val="0050317D"/>
    <w:rsid w:val="005036A7"/>
    <w:rsid w:val="00504CF6"/>
    <w:rsid w:val="005050DC"/>
    <w:rsid w:val="00505F97"/>
    <w:rsid w:val="00506041"/>
    <w:rsid w:val="00506201"/>
    <w:rsid w:val="0050626E"/>
    <w:rsid w:val="00506562"/>
    <w:rsid w:val="00506C79"/>
    <w:rsid w:val="00506D10"/>
    <w:rsid w:val="00507705"/>
    <w:rsid w:val="00507E64"/>
    <w:rsid w:val="00510120"/>
    <w:rsid w:val="0051012D"/>
    <w:rsid w:val="0051019B"/>
    <w:rsid w:val="00510458"/>
    <w:rsid w:val="005109D0"/>
    <w:rsid w:val="00510B7A"/>
    <w:rsid w:val="00511156"/>
    <w:rsid w:val="00511404"/>
    <w:rsid w:val="0051154A"/>
    <w:rsid w:val="005118A2"/>
    <w:rsid w:val="0051212F"/>
    <w:rsid w:val="00512216"/>
    <w:rsid w:val="0051272C"/>
    <w:rsid w:val="00512905"/>
    <w:rsid w:val="00512B5A"/>
    <w:rsid w:val="00512F06"/>
    <w:rsid w:val="00513313"/>
    <w:rsid w:val="0051357F"/>
    <w:rsid w:val="00514A55"/>
    <w:rsid w:val="00514EB9"/>
    <w:rsid w:val="00515017"/>
    <w:rsid w:val="00515136"/>
    <w:rsid w:val="00515D03"/>
    <w:rsid w:val="00515F2C"/>
    <w:rsid w:val="005160BD"/>
    <w:rsid w:val="0051654C"/>
    <w:rsid w:val="0051666A"/>
    <w:rsid w:val="0051669B"/>
    <w:rsid w:val="00516D75"/>
    <w:rsid w:val="00517358"/>
    <w:rsid w:val="00517DDE"/>
    <w:rsid w:val="0052009A"/>
    <w:rsid w:val="00520A37"/>
    <w:rsid w:val="00521220"/>
    <w:rsid w:val="0052141F"/>
    <w:rsid w:val="00521954"/>
    <w:rsid w:val="00521DF9"/>
    <w:rsid w:val="00522C8E"/>
    <w:rsid w:val="00523FFC"/>
    <w:rsid w:val="00524983"/>
    <w:rsid w:val="00524A3B"/>
    <w:rsid w:val="00525696"/>
    <w:rsid w:val="00525854"/>
    <w:rsid w:val="00525C07"/>
    <w:rsid w:val="00525D5A"/>
    <w:rsid w:val="0052603C"/>
    <w:rsid w:val="005260ED"/>
    <w:rsid w:val="0052660C"/>
    <w:rsid w:val="00526963"/>
    <w:rsid w:val="00526B56"/>
    <w:rsid w:val="00526DBD"/>
    <w:rsid w:val="005270AE"/>
    <w:rsid w:val="00527BA2"/>
    <w:rsid w:val="00530234"/>
    <w:rsid w:val="00530550"/>
    <w:rsid w:val="0053071A"/>
    <w:rsid w:val="005307ED"/>
    <w:rsid w:val="00530B4F"/>
    <w:rsid w:val="00531CB4"/>
    <w:rsid w:val="00532122"/>
    <w:rsid w:val="00532162"/>
    <w:rsid w:val="00532205"/>
    <w:rsid w:val="00532685"/>
    <w:rsid w:val="0053282B"/>
    <w:rsid w:val="0053307D"/>
    <w:rsid w:val="00533648"/>
    <w:rsid w:val="00533AAF"/>
    <w:rsid w:val="00533E9F"/>
    <w:rsid w:val="00533EB7"/>
    <w:rsid w:val="005344E8"/>
    <w:rsid w:val="00534FDF"/>
    <w:rsid w:val="005350AF"/>
    <w:rsid w:val="0053562A"/>
    <w:rsid w:val="00535B11"/>
    <w:rsid w:val="00536252"/>
    <w:rsid w:val="00536380"/>
    <w:rsid w:val="0053648B"/>
    <w:rsid w:val="00536732"/>
    <w:rsid w:val="00536B80"/>
    <w:rsid w:val="005374EB"/>
    <w:rsid w:val="005374EE"/>
    <w:rsid w:val="00537614"/>
    <w:rsid w:val="00537AEF"/>
    <w:rsid w:val="00540047"/>
    <w:rsid w:val="005401E9"/>
    <w:rsid w:val="00540992"/>
    <w:rsid w:val="005409E5"/>
    <w:rsid w:val="00540AB6"/>
    <w:rsid w:val="00540FCC"/>
    <w:rsid w:val="005410EF"/>
    <w:rsid w:val="00541846"/>
    <w:rsid w:val="00541B71"/>
    <w:rsid w:val="0054203C"/>
    <w:rsid w:val="0054220C"/>
    <w:rsid w:val="0054271B"/>
    <w:rsid w:val="005441CB"/>
    <w:rsid w:val="00544B5E"/>
    <w:rsid w:val="00544D92"/>
    <w:rsid w:val="00544E05"/>
    <w:rsid w:val="0054594C"/>
    <w:rsid w:val="00545F2F"/>
    <w:rsid w:val="00546AFB"/>
    <w:rsid w:val="0054787B"/>
    <w:rsid w:val="00547E0B"/>
    <w:rsid w:val="00550A51"/>
    <w:rsid w:val="00551851"/>
    <w:rsid w:val="00551F1D"/>
    <w:rsid w:val="005536FA"/>
    <w:rsid w:val="00553E32"/>
    <w:rsid w:val="0055433E"/>
    <w:rsid w:val="0055470F"/>
    <w:rsid w:val="005549EE"/>
    <w:rsid w:val="00554F39"/>
    <w:rsid w:val="0055547A"/>
    <w:rsid w:val="00555882"/>
    <w:rsid w:val="00555DE0"/>
    <w:rsid w:val="00555F2A"/>
    <w:rsid w:val="005563A6"/>
    <w:rsid w:val="0055640B"/>
    <w:rsid w:val="005566B4"/>
    <w:rsid w:val="00556F76"/>
    <w:rsid w:val="0055708C"/>
    <w:rsid w:val="005572A3"/>
    <w:rsid w:val="00561932"/>
    <w:rsid w:val="00562530"/>
    <w:rsid w:val="0056257E"/>
    <w:rsid w:val="00562974"/>
    <w:rsid w:val="00562DC9"/>
    <w:rsid w:val="00563189"/>
    <w:rsid w:val="00563A32"/>
    <w:rsid w:val="00563AB1"/>
    <w:rsid w:val="00563BC3"/>
    <w:rsid w:val="0056415F"/>
    <w:rsid w:val="00564A82"/>
    <w:rsid w:val="00564DF4"/>
    <w:rsid w:val="00565013"/>
    <w:rsid w:val="00565104"/>
    <w:rsid w:val="005661FF"/>
    <w:rsid w:val="005662A3"/>
    <w:rsid w:val="00566812"/>
    <w:rsid w:val="005668C2"/>
    <w:rsid w:val="00566BFE"/>
    <w:rsid w:val="00567435"/>
    <w:rsid w:val="00567F7B"/>
    <w:rsid w:val="00570478"/>
    <w:rsid w:val="0057082A"/>
    <w:rsid w:val="00570D70"/>
    <w:rsid w:val="00571B43"/>
    <w:rsid w:val="00571F69"/>
    <w:rsid w:val="005729F7"/>
    <w:rsid w:val="00572B70"/>
    <w:rsid w:val="0057307A"/>
    <w:rsid w:val="005734C4"/>
    <w:rsid w:val="00573E2E"/>
    <w:rsid w:val="00573F0A"/>
    <w:rsid w:val="00574527"/>
    <w:rsid w:val="00574855"/>
    <w:rsid w:val="00575044"/>
    <w:rsid w:val="0057590C"/>
    <w:rsid w:val="005760B8"/>
    <w:rsid w:val="005761CE"/>
    <w:rsid w:val="00576497"/>
    <w:rsid w:val="00576567"/>
    <w:rsid w:val="00576795"/>
    <w:rsid w:val="00576BDA"/>
    <w:rsid w:val="005777EF"/>
    <w:rsid w:val="0057792D"/>
    <w:rsid w:val="00577B08"/>
    <w:rsid w:val="00580A6B"/>
    <w:rsid w:val="00580EA6"/>
    <w:rsid w:val="005813B2"/>
    <w:rsid w:val="0058149A"/>
    <w:rsid w:val="00581B6C"/>
    <w:rsid w:val="00582011"/>
    <w:rsid w:val="005823FC"/>
    <w:rsid w:val="005824BB"/>
    <w:rsid w:val="00582AA1"/>
    <w:rsid w:val="005839CC"/>
    <w:rsid w:val="00583BD0"/>
    <w:rsid w:val="00583DEC"/>
    <w:rsid w:val="005845C5"/>
    <w:rsid w:val="00584BE6"/>
    <w:rsid w:val="005853ED"/>
    <w:rsid w:val="00585C99"/>
    <w:rsid w:val="00586171"/>
    <w:rsid w:val="00586EA3"/>
    <w:rsid w:val="00586FB7"/>
    <w:rsid w:val="00587801"/>
    <w:rsid w:val="00590556"/>
    <w:rsid w:val="00590DD9"/>
    <w:rsid w:val="005912EE"/>
    <w:rsid w:val="00591933"/>
    <w:rsid w:val="005921DB"/>
    <w:rsid w:val="00592418"/>
    <w:rsid w:val="00592761"/>
    <w:rsid w:val="00592E95"/>
    <w:rsid w:val="00593374"/>
    <w:rsid w:val="0059353E"/>
    <w:rsid w:val="00593BDF"/>
    <w:rsid w:val="00594465"/>
    <w:rsid w:val="00594726"/>
    <w:rsid w:val="00594A62"/>
    <w:rsid w:val="005951CC"/>
    <w:rsid w:val="00595990"/>
    <w:rsid w:val="00595AC5"/>
    <w:rsid w:val="00596495"/>
    <w:rsid w:val="0059712B"/>
    <w:rsid w:val="0059731B"/>
    <w:rsid w:val="0059790B"/>
    <w:rsid w:val="00597D83"/>
    <w:rsid w:val="005A084D"/>
    <w:rsid w:val="005A152B"/>
    <w:rsid w:val="005A179D"/>
    <w:rsid w:val="005A2733"/>
    <w:rsid w:val="005A2780"/>
    <w:rsid w:val="005A33B0"/>
    <w:rsid w:val="005A411C"/>
    <w:rsid w:val="005A490B"/>
    <w:rsid w:val="005A4D64"/>
    <w:rsid w:val="005A52E5"/>
    <w:rsid w:val="005A56AF"/>
    <w:rsid w:val="005A590D"/>
    <w:rsid w:val="005A5C78"/>
    <w:rsid w:val="005A61C3"/>
    <w:rsid w:val="005A61D8"/>
    <w:rsid w:val="005A6386"/>
    <w:rsid w:val="005A6AAC"/>
    <w:rsid w:val="005A6C23"/>
    <w:rsid w:val="005B014C"/>
    <w:rsid w:val="005B0704"/>
    <w:rsid w:val="005B0CFD"/>
    <w:rsid w:val="005B0D0B"/>
    <w:rsid w:val="005B11BE"/>
    <w:rsid w:val="005B162A"/>
    <w:rsid w:val="005B1834"/>
    <w:rsid w:val="005B1E42"/>
    <w:rsid w:val="005B2500"/>
    <w:rsid w:val="005B2CEE"/>
    <w:rsid w:val="005B3452"/>
    <w:rsid w:val="005B3A12"/>
    <w:rsid w:val="005B3C97"/>
    <w:rsid w:val="005B3D64"/>
    <w:rsid w:val="005B4066"/>
    <w:rsid w:val="005B4910"/>
    <w:rsid w:val="005B4F62"/>
    <w:rsid w:val="005B5140"/>
    <w:rsid w:val="005B57B0"/>
    <w:rsid w:val="005B5DF8"/>
    <w:rsid w:val="005B5DFA"/>
    <w:rsid w:val="005B601E"/>
    <w:rsid w:val="005B6087"/>
    <w:rsid w:val="005B61BF"/>
    <w:rsid w:val="005B6FEA"/>
    <w:rsid w:val="005B7A0E"/>
    <w:rsid w:val="005B7F2A"/>
    <w:rsid w:val="005BF658"/>
    <w:rsid w:val="005C01EC"/>
    <w:rsid w:val="005C08F5"/>
    <w:rsid w:val="005C0A1A"/>
    <w:rsid w:val="005C0B57"/>
    <w:rsid w:val="005C0C19"/>
    <w:rsid w:val="005C10D6"/>
    <w:rsid w:val="005C1290"/>
    <w:rsid w:val="005C18D9"/>
    <w:rsid w:val="005C1B61"/>
    <w:rsid w:val="005C1DEC"/>
    <w:rsid w:val="005C2076"/>
    <w:rsid w:val="005C2376"/>
    <w:rsid w:val="005C2526"/>
    <w:rsid w:val="005C2B1C"/>
    <w:rsid w:val="005C3088"/>
    <w:rsid w:val="005C3266"/>
    <w:rsid w:val="005C32D4"/>
    <w:rsid w:val="005C37A0"/>
    <w:rsid w:val="005C37B3"/>
    <w:rsid w:val="005C390C"/>
    <w:rsid w:val="005C39F5"/>
    <w:rsid w:val="005C3C0A"/>
    <w:rsid w:val="005C41AD"/>
    <w:rsid w:val="005C41AE"/>
    <w:rsid w:val="005C42B8"/>
    <w:rsid w:val="005C43C5"/>
    <w:rsid w:val="005C5107"/>
    <w:rsid w:val="005C639B"/>
    <w:rsid w:val="005C64A6"/>
    <w:rsid w:val="005C6CE8"/>
    <w:rsid w:val="005C6D20"/>
    <w:rsid w:val="005C77BE"/>
    <w:rsid w:val="005D0D4C"/>
    <w:rsid w:val="005D1311"/>
    <w:rsid w:val="005D1344"/>
    <w:rsid w:val="005D1498"/>
    <w:rsid w:val="005D18F3"/>
    <w:rsid w:val="005D1BBB"/>
    <w:rsid w:val="005D239C"/>
    <w:rsid w:val="005D2E58"/>
    <w:rsid w:val="005D33B5"/>
    <w:rsid w:val="005D35DC"/>
    <w:rsid w:val="005D37B5"/>
    <w:rsid w:val="005D3E03"/>
    <w:rsid w:val="005D4281"/>
    <w:rsid w:val="005D437C"/>
    <w:rsid w:val="005D4BEC"/>
    <w:rsid w:val="005D5415"/>
    <w:rsid w:val="005D57E1"/>
    <w:rsid w:val="005D5E6D"/>
    <w:rsid w:val="005D603B"/>
    <w:rsid w:val="005D6694"/>
    <w:rsid w:val="005D6762"/>
    <w:rsid w:val="005D6971"/>
    <w:rsid w:val="005D6CB7"/>
    <w:rsid w:val="005D6EAF"/>
    <w:rsid w:val="005D7597"/>
    <w:rsid w:val="005E00E2"/>
    <w:rsid w:val="005E04DC"/>
    <w:rsid w:val="005E07B4"/>
    <w:rsid w:val="005E0E1C"/>
    <w:rsid w:val="005E1087"/>
    <w:rsid w:val="005E14E1"/>
    <w:rsid w:val="005E18C6"/>
    <w:rsid w:val="005E1FD4"/>
    <w:rsid w:val="005E228E"/>
    <w:rsid w:val="005E275A"/>
    <w:rsid w:val="005E290E"/>
    <w:rsid w:val="005E317A"/>
    <w:rsid w:val="005E38FA"/>
    <w:rsid w:val="005E3C97"/>
    <w:rsid w:val="005E45EB"/>
    <w:rsid w:val="005E4B99"/>
    <w:rsid w:val="005E4F62"/>
    <w:rsid w:val="005E4FB8"/>
    <w:rsid w:val="005E5444"/>
    <w:rsid w:val="005E59C1"/>
    <w:rsid w:val="005E5D12"/>
    <w:rsid w:val="005E5EE4"/>
    <w:rsid w:val="005E6068"/>
    <w:rsid w:val="005E609A"/>
    <w:rsid w:val="005E6C7E"/>
    <w:rsid w:val="005E6DF6"/>
    <w:rsid w:val="005E70CF"/>
    <w:rsid w:val="005E7202"/>
    <w:rsid w:val="005E7BEA"/>
    <w:rsid w:val="005F0567"/>
    <w:rsid w:val="005F07E9"/>
    <w:rsid w:val="005F1443"/>
    <w:rsid w:val="005F17A2"/>
    <w:rsid w:val="005F1CF6"/>
    <w:rsid w:val="005F20F5"/>
    <w:rsid w:val="005F2B11"/>
    <w:rsid w:val="005F2E49"/>
    <w:rsid w:val="005F3040"/>
    <w:rsid w:val="005F3076"/>
    <w:rsid w:val="005F37A5"/>
    <w:rsid w:val="005F464D"/>
    <w:rsid w:val="005F475F"/>
    <w:rsid w:val="005F49F1"/>
    <w:rsid w:val="005F4BB8"/>
    <w:rsid w:val="005F59C3"/>
    <w:rsid w:val="005F5D45"/>
    <w:rsid w:val="005F5F02"/>
    <w:rsid w:val="005F61A7"/>
    <w:rsid w:val="005F65C4"/>
    <w:rsid w:val="005F677B"/>
    <w:rsid w:val="005F68E8"/>
    <w:rsid w:val="005F6F02"/>
    <w:rsid w:val="005F6F0C"/>
    <w:rsid w:val="0060009D"/>
    <w:rsid w:val="006000F4"/>
    <w:rsid w:val="00600C4A"/>
    <w:rsid w:val="00600E8F"/>
    <w:rsid w:val="00601324"/>
    <w:rsid w:val="00601719"/>
    <w:rsid w:val="00601866"/>
    <w:rsid w:val="00601C64"/>
    <w:rsid w:val="006022C5"/>
    <w:rsid w:val="00602E0C"/>
    <w:rsid w:val="00602FD6"/>
    <w:rsid w:val="00603308"/>
    <w:rsid w:val="00603671"/>
    <w:rsid w:val="006041A8"/>
    <w:rsid w:val="006047CA"/>
    <w:rsid w:val="006048C7"/>
    <w:rsid w:val="00604C12"/>
    <w:rsid w:val="00605048"/>
    <w:rsid w:val="006054A5"/>
    <w:rsid w:val="00605902"/>
    <w:rsid w:val="00605A85"/>
    <w:rsid w:val="00605CE7"/>
    <w:rsid w:val="00605EE9"/>
    <w:rsid w:val="00606113"/>
    <w:rsid w:val="006064B9"/>
    <w:rsid w:val="006065D2"/>
    <w:rsid w:val="006070D5"/>
    <w:rsid w:val="00607242"/>
    <w:rsid w:val="00607591"/>
    <w:rsid w:val="00607B16"/>
    <w:rsid w:val="00607C5C"/>
    <w:rsid w:val="006101CE"/>
    <w:rsid w:val="006106C1"/>
    <w:rsid w:val="00610904"/>
    <w:rsid w:val="00610A73"/>
    <w:rsid w:val="006110CF"/>
    <w:rsid w:val="0061110C"/>
    <w:rsid w:val="0061163B"/>
    <w:rsid w:val="0061181D"/>
    <w:rsid w:val="006123CC"/>
    <w:rsid w:val="006126B4"/>
    <w:rsid w:val="006134CE"/>
    <w:rsid w:val="006136B9"/>
    <w:rsid w:val="00613C3A"/>
    <w:rsid w:val="00613FDB"/>
    <w:rsid w:val="00614020"/>
    <w:rsid w:val="0061443A"/>
    <w:rsid w:val="006147E2"/>
    <w:rsid w:val="00614CF6"/>
    <w:rsid w:val="00614D7D"/>
    <w:rsid w:val="0061532A"/>
    <w:rsid w:val="006154C3"/>
    <w:rsid w:val="00615B04"/>
    <w:rsid w:val="00615B11"/>
    <w:rsid w:val="0061600C"/>
    <w:rsid w:val="006160AA"/>
    <w:rsid w:val="00616460"/>
    <w:rsid w:val="00616532"/>
    <w:rsid w:val="0061688F"/>
    <w:rsid w:val="00616CDE"/>
    <w:rsid w:val="00616D41"/>
    <w:rsid w:val="00616FB1"/>
    <w:rsid w:val="00617322"/>
    <w:rsid w:val="006175F3"/>
    <w:rsid w:val="00617844"/>
    <w:rsid w:val="0061793E"/>
    <w:rsid w:val="00620BF9"/>
    <w:rsid w:val="006217A6"/>
    <w:rsid w:val="00621C84"/>
    <w:rsid w:val="00622413"/>
    <w:rsid w:val="006224FF"/>
    <w:rsid w:val="00623207"/>
    <w:rsid w:val="00623758"/>
    <w:rsid w:val="006242BE"/>
    <w:rsid w:val="00624BD6"/>
    <w:rsid w:val="00625D8D"/>
    <w:rsid w:val="00626213"/>
    <w:rsid w:val="00626B90"/>
    <w:rsid w:val="006270E7"/>
    <w:rsid w:val="0062775A"/>
    <w:rsid w:val="00630510"/>
    <w:rsid w:val="00630517"/>
    <w:rsid w:val="006307C0"/>
    <w:rsid w:val="00631319"/>
    <w:rsid w:val="00631737"/>
    <w:rsid w:val="00632016"/>
    <w:rsid w:val="0063214D"/>
    <w:rsid w:val="006324D6"/>
    <w:rsid w:val="00632711"/>
    <w:rsid w:val="006327CE"/>
    <w:rsid w:val="00632B51"/>
    <w:rsid w:val="00633912"/>
    <w:rsid w:val="006346BA"/>
    <w:rsid w:val="00634818"/>
    <w:rsid w:val="00635335"/>
    <w:rsid w:val="0063537A"/>
    <w:rsid w:val="006357FD"/>
    <w:rsid w:val="00635E05"/>
    <w:rsid w:val="006361D6"/>
    <w:rsid w:val="00636224"/>
    <w:rsid w:val="00636E92"/>
    <w:rsid w:val="00637015"/>
    <w:rsid w:val="006373EE"/>
    <w:rsid w:val="00637600"/>
    <w:rsid w:val="0063786A"/>
    <w:rsid w:val="00637E06"/>
    <w:rsid w:val="00637EAF"/>
    <w:rsid w:val="00640195"/>
    <w:rsid w:val="00640637"/>
    <w:rsid w:val="00640E8A"/>
    <w:rsid w:val="006419C8"/>
    <w:rsid w:val="006419D1"/>
    <w:rsid w:val="006428EC"/>
    <w:rsid w:val="00642C88"/>
    <w:rsid w:val="006430F4"/>
    <w:rsid w:val="00643C6D"/>
    <w:rsid w:val="00643D68"/>
    <w:rsid w:val="00643E5C"/>
    <w:rsid w:val="00643F9B"/>
    <w:rsid w:val="006447AA"/>
    <w:rsid w:val="00644AB8"/>
    <w:rsid w:val="00644EBE"/>
    <w:rsid w:val="00644F7C"/>
    <w:rsid w:val="0064509D"/>
    <w:rsid w:val="006452E4"/>
    <w:rsid w:val="00645453"/>
    <w:rsid w:val="006455D2"/>
    <w:rsid w:val="006458C3"/>
    <w:rsid w:val="006460AA"/>
    <w:rsid w:val="006460CC"/>
    <w:rsid w:val="00646824"/>
    <w:rsid w:val="006474F1"/>
    <w:rsid w:val="00647FCC"/>
    <w:rsid w:val="006502CB"/>
    <w:rsid w:val="00651772"/>
    <w:rsid w:val="00651778"/>
    <w:rsid w:val="00651D5C"/>
    <w:rsid w:val="00652871"/>
    <w:rsid w:val="00652A99"/>
    <w:rsid w:val="00652F76"/>
    <w:rsid w:val="00652F80"/>
    <w:rsid w:val="006536EA"/>
    <w:rsid w:val="006538CF"/>
    <w:rsid w:val="00653C29"/>
    <w:rsid w:val="00654070"/>
    <w:rsid w:val="00654D9F"/>
    <w:rsid w:val="0065579C"/>
    <w:rsid w:val="00655BB0"/>
    <w:rsid w:val="00655BBD"/>
    <w:rsid w:val="00655BD0"/>
    <w:rsid w:val="00656684"/>
    <w:rsid w:val="006566E4"/>
    <w:rsid w:val="00657455"/>
    <w:rsid w:val="00657639"/>
    <w:rsid w:val="006576F1"/>
    <w:rsid w:val="0066009D"/>
    <w:rsid w:val="006600A0"/>
    <w:rsid w:val="006603AF"/>
    <w:rsid w:val="006609AE"/>
    <w:rsid w:val="00660EF6"/>
    <w:rsid w:val="006611B5"/>
    <w:rsid w:val="006612D7"/>
    <w:rsid w:val="00662215"/>
    <w:rsid w:val="00662427"/>
    <w:rsid w:val="00662890"/>
    <w:rsid w:val="00662F5C"/>
    <w:rsid w:val="006637AD"/>
    <w:rsid w:val="00663BF0"/>
    <w:rsid w:val="00664B8E"/>
    <w:rsid w:val="006653B2"/>
    <w:rsid w:val="00666B9F"/>
    <w:rsid w:val="00666D48"/>
    <w:rsid w:val="00667712"/>
    <w:rsid w:val="00667C18"/>
    <w:rsid w:val="006702A6"/>
    <w:rsid w:val="00670875"/>
    <w:rsid w:val="00670980"/>
    <w:rsid w:val="00670BEC"/>
    <w:rsid w:val="00670BFD"/>
    <w:rsid w:val="00670F91"/>
    <w:rsid w:val="006716F9"/>
    <w:rsid w:val="00672485"/>
    <w:rsid w:val="00672B16"/>
    <w:rsid w:val="00673770"/>
    <w:rsid w:val="006738D0"/>
    <w:rsid w:val="00673F96"/>
    <w:rsid w:val="00673FD2"/>
    <w:rsid w:val="00674093"/>
    <w:rsid w:val="0067434D"/>
    <w:rsid w:val="006747D9"/>
    <w:rsid w:val="006748A6"/>
    <w:rsid w:val="0067531F"/>
    <w:rsid w:val="006759CD"/>
    <w:rsid w:val="00675BB0"/>
    <w:rsid w:val="00675BB8"/>
    <w:rsid w:val="00675E0E"/>
    <w:rsid w:val="00675E36"/>
    <w:rsid w:val="006766C2"/>
    <w:rsid w:val="00676F63"/>
    <w:rsid w:val="00677365"/>
    <w:rsid w:val="00677454"/>
    <w:rsid w:val="006774FA"/>
    <w:rsid w:val="006778D2"/>
    <w:rsid w:val="00677A0A"/>
    <w:rsid w:val="00677B55"/>
    <w:rsid w:val="00677C23"/>
    <w:rsid w:val="00680FF3"/>
    <w:rsid w:val="006813DC"/>
    <w:rsid w:val="006817DB"/>
    <w:rsid w:val="00681929"/>
    <w:rsid w:val="00681FCF"/>
    <w:rsid w:val="00682466"/>
    <w:rsid w:val="006824F9"/>
    <w:rsid w:val="00683512"/>
    <w:rsid w:val="00683575"/>
    <w:rsid w:val="006836A4"/>
    <w:rsid w:val="00683BA2"/>
    <w:rsid w:val="00683C3E"/>
    <w:rsid w:val="00683EEF"/>
    <w:rsid w:val="00684268"/>
    <w:rsid w:val="006844A0"/>
    <w:rsid w:val="006853F5"/>
    <w:rsid w:val="00685E6A"/>
    <w:rsid w:val="0068655A"/>
    <w:rsid w:val="00686CAE"/>
    <w:rsid w:val="00686E6E"/>
    <w:rsid w:val="00686EF6"/>
    <w:rsid w:val="006877F0"/>
    <w:rsid w:val="00687D09"/>
    <w:rsid w:val="00687E81"/>
    <w:rsid w:val="00690A89"/>
    <w:rsid w:val="00691E26"/>
    <w:rsid w:val="00692C15"/>
    <w:rsid w:val="006932E9"/>
    <w:rsid w:val="0069441C"/>
    <w:rsid w:val="00694BDB"/>
    <w:rsid w:val="0069512B"/>
    <w:rsid w:val="006954D2"/>
    <w:rsid w:val="006958CD"/>
    <w:rsid w:val="006966CA"/>
    <w:rsid w:val="006970DE"/>
    <w:rsid w:val="00697179"/>
    <w:rsid w:val="00697242"/>
    <w:rsid w:val="0069737F"/>
    <w:rsid w:val="006979D7"/>
    <w:rsid w:val="00697BE9"/>
    <w:rsid w:val="00697DE6"/>
    <w:rsid w:val="00697EF4"/>
    <w:rsid w:val="00697FF8"/>
    <w:rsid w:val="006A01A0"/>
    <w:rsid w:val="006A01B1"/>
    <w:rsid w:val="006A09AB"/>
    <w:rsid w:val="006A0BFD"/>
    <w:rsid w:val="006A1C33"/>
    <w:rsid w:val="006A1CC2"/>
    <w:rsid w:val="006A21B8"/>
    <w:rsid w:val="006A2A77"/>
    <w:rsid w:val="006A2AD9"/>
    <w:rsid w:val="006A2CBE"/>
    <w:rsid w:val="006A3496"/>
    <w:rsid w:val="006A3D82"/>
    <w:rsid w:val="006A4173"/>
    <w:rsid w:val="006A4299"/>
    <w:rsid w:val="006A442E"/>
    <w:rsid w:val="006A48C0"/>
    <w:rsid w:val="006A4F80"/>
    <w:rsid w:val="006A50DC"/>
    <w:rsid w:val="006A53E0"/>
    <w:rsid w:val="006A54E0"/>
    <w:rsid w:val="006A5C28"/>
    <w:rsid w:val="006A5D00"/>
    <w:rsid w:val="006A5F6F"/>
    <w:rsid w:val="006A6A3B"/>
    <w:rsid w:val="006A720D"/>
    <w:rsid w:val="006A756C"/>
    <w:rsid w:val="006A7808"/>
    <w:rsid w:val="006A799D"/>
    <w:rsid w:val="006A7D4C"/>
    <w:rsid w:val="006B0237"/>
    <w:rsid w:val="006B07E8"/>
    <w:rsid w:val="006B09D6"/>
    <w:rsid w:val="006B0E5A"/>
    <w:rsid w:val="006B145F"/>
    <w:rsid w:val="006B1D02"/>
    <w:rsid w:val="006B24DC"/>
    <w:rsid w:val="006B290A"/>
    <w:rsid w:val="006B2958"/>
    <w:rsid w:val="006B2BD1"/>
    <w:rsid w:val="006B2C42"/>
    <w:rsid w:val="006B3D66"/>
    <w:rsid w:val="006B4843"/>
    <w:rsid w:val="006B4AFB"/>
    <w:rsid w:val="006B52BA"/>
    <w:rsid w:val="006B55A0"/>
    <w:rsid w:val="006B560E"/>
    <w:rsid w:val="006B57ED"/>
    <w:rsid w:val="006B59C0"/>
    <w:rsid w:val="006B73F3"/>
    <w:rsid w:val="006B7A65"/>
    <w:rsid w:val="006B7EA3"/>
    <w:rsid w:val="006C00F3"/>
    <w:rsid w:val="006C0B97"/>
    <w:rsid w:val="006C1069"/>
    <w:rsid w:val="006C132C"/>
    <w:rsid w:val="006C1A48"/>
    <w:rsid w:val="006C1A4A"/>
    <w:rsid w:val="006C1D83"/>
    <w:rsid w:val="006C26C3"/>
    <w:rsid w:val="006C3166"/>
    <w:rsid w:val="006C42A3"/>
    <w:rsid w:val="006C43E6"/>
    <w:rsid w:val="006C4A8C"/>
    <w:rsid w:val="006C4FC1"/>
    <w:rsid w:val="006C51B6"/>
    <w:rsid w:val="006C5548"/>
    <w:rsid w:val="006C5BB3"/>
    <w:rsid w:val="006C6F41"/>
    <w:rsid w:val="006C74ED"/>
    <w:rsid w:val="006C7A4E"/>
    <w:rsid w:val="006C7EA7"/>
    <w:rsid w:val="006D054B"/>
    <w:rsid w:val="006D09BB"/>
    <w:rsid w:val="006D0B11"/>
    <w:rsid w:val="006D1410"/>
    <w:rsid w:val="006D1786"/>
    <w:rsid w:val="006D1B20"/>
    <w:rsid w:val="006D271F"/>
    <w:rsid w:val="006D2FF2"/>
    <w:rsid w:val="006D377A"/>
    <w:rsid w:val="006D4372"/>
    <w:rsid w:val="006D48EE"/>
    <w:rsid w:val="006D4F17"/>
    <w:rsid w:val="006D533C"/>
    <w:rsid w:val="006D555F"/>
    <w:rsid w:val="006D55D1"/>
    <w:rsid w:val="006D618D"/>
    <w:rsid w:val="006D68E0"/>
    <w:rsid w:val="006D6BD8"/>
    <w:rsid w:val="006D6DA4"/>
    <w:rsid w:val="006D6F5D"/>
    <w:rsid w:val="006D731E"/>
    <w:rsid w:val="006D76F7"/>
    <w:rsid w:val="006D785F"/>
    <w:rsid w:val="006E10C5"/>
    <w:rsid w:val="006E11E3"/>
    <w:rsid w:val="006E12F1"/>
    <w:rsid w:val="006E13D4"/>
    <w:rsid w:val="006E151C"/>
    <w:rsid w:val="006E1555"/>
    <w:rsid w:val="006E1894"/>
    <w:rsid w:val="006E2208"/>
    <w:rsid w:val="006E3077"/>
    <w:rsid w:val="006E3146"/>
    <w:rsid w:val="006E32B4"/>
    <w:rsid w:val="006E3310"/>
    <w:rsid w:val="006E3383"/>
    <w:rsid w:val="006E33EB"/>
    <w:rsid w:val="006E34DF"/>
    <w:rsid w:val="006E4091"/>
    <w:rsid w:val="006E4AEC"/>
    <w:rsid w:val="006E507A"/>
    <w:rsid w:val="006E5730"/>
    <w:rsid w:val="006E5870"/>
    <w:rsid w:val="006E5A54"/>
    <w:rsid w:val="006E647D"/>
    <w:rsid w:val="006E6ABE"/>
    <w:rsid w:val="006E74E7"/>
    <w:rsid w:val="006E7876"/>
    <w:rsid w:val="006E7A90"/>
    <w:rsid w:val="006F0055"/>
    <w:rsid w:val="006F00FE"/>
    <w:rsid w:val="006F0337"/>
    <w:rsid w:val="006F03D2"/>
    <w:rsid w:val="006F0923"/>
    <w:rsid w:val="006F0979"/>
    <w:rsid w:val="006F1709"/>
    <w:rsid w:val="006F17FA"/>
    <w:rsid w:val="006F1C59"/>
    <w:rsid w:val="006F1CC8"/>
    <w:rsid w:val="006F2323"/>
    <w:rsid w:val="006F2692"/>
    <w:rsid w:val="006F2F6E"/>
    <w:rsid w:val="006F4310"/>
    <w:rsid w:val="006F4E1E"/>
    <w:rsid w:val="006F5103"/>
    <w:rsid w:val="006F54F1"/>
    <w:rsid w:val="006F55D1"/>
    <w:rsid w:val="006F5C2C"/>
    <w:rsid w:val="006F652D"/>
    <w:rsid w:val="006F6679"/>
    <w:rsid w:val="006F69B7"/>
    <w:rsid w:val="006F7091"/>
    <w:rsid w:val="006F7175"/>
    <w:rsid w:val="006F7602"/>
    <w:rsid w:val="006F766F"/>
    <w:rsid w:val="006F7DE1"/>
    <w:rsid w:val="0070053F"/>
    <w:rsid w:val="007006FE"/>
    <w:rsid w:val="00700E5A"/>
    <w:rsid w:val="007020A1"/>
    <w:rsid w:val="007022AC"/>
    <w:rsid w:val="00702395"/>
    <w:rsid w:val="007027C2"/>
    <w:rsid w:val="00702A4F"/>
    <w:rsid w:val="00703580"/>
    <w:rsid w:val="00703AA9"/>
    <w:rsid w:val="0070480F"/>
    <w:rsid w:val="00704CCE"/>
    <w:rsid w:val="007052CD"/>
    <w:rsid w:val="007052DE"/>
    <w:rsid w:val="007058F2"/>
    <w:rsid w:val="00706296"/>
    <w:rsid w:val="0070638B"/>
    <w:rsid w:val="007065EA"/>
    <w:rsid w:val="0070660B"/>
    <w:rsid w:val="00710340"/>
    <w:rsid w:val="0071183F"/>
    <w:rsid w:val="007119E9"/>
    <w:rsid w:val="007120B8"/>
    <w:rsid w:val="0071226B"/>
    <w:rsid w:val="0071237C"/>
    <w:rsid w:val="00712E50"/>
    <w:rsid w:val="007131BC"/>
    <w:rsid w:val="00713879"/>
    <w:rsid w:val="00714120"/>
    <w:rsid w:val="0071418F"/>
    <w:rsid w:val="00714591"/>
    <w:rsid w:val="00714878"/>
    <w:rsid w:val="00714C5F"/>
    <w:rsid w:val="00715765"/>
    <w:rsid w:val="007158AE"/>
    <w:rsid w:val="00715FDD"/>
    <w:rsid w:val="0071665F"/>
    <w:rsid w:val="00716810"/>
    <w:rsid w:val="007168E4"/>
    <w:rsid w:val="00716956"/>
    <w:rsid w:val="00716B53"/>
    <w:rsid w:val="00716E01"/>
    <w:rsid w:val="007171A9"/>
    <w:rsid w:val="00717958"/>
    <w:rsid w:val="00717D93"/>
    <w:rsid w:val="0072022A"/>
    <w:rsid w:val="00720407"/>
    <w:rsid w:val="00720BD9"/>
    <w:rsid w:val="00720F50"/>
    <w:rsid w:val="007215B4"/>
    <w:rsid w:val="00721A3C"/>
    <w:rsid w:val="00721A97"/>
    <w:rsid w:val="007227DD"/>
    <w:rsid w:val="00722994"/>
    <w:rsid w:val="00723B81"/>
    <w:rsid w:val="00723FEC"/>
    <w:rsid w:val="0072406A"/>
    <w:rsid w:val="0072435F"/>
    <w:rsid w:val="00724911"/>
    <w:rsid w:val="00724B28"/>
    <w:rsid w:val="00724FC4"/>
    <w:rsid w:val="0072588A"/>
    <w:rsid w:val="00725BA1"/>
    <w:rsid w:val="00725C7D"/>
    <w:rsid w:val="00725D6F"/>
    <w:rsid w:val="0072642D"/>
    <w:rsid w:val="00726A22"/>
    <w:rsid w:val="00726B9E"/>
    <w:rsid w:val="00726BCB"/>
    <w:rsid w:val="00726E59"/>
    <w:rsid w:val="00726EBC"/>
    <w:rsid w:val="00726F70"/>
    <w:rsid w:val="007274E4"/>
    <w:rsid w:val="0073070F"/>
    <w:rsid w:val="0073112C"/>
    <w:rsid w:val="007315C8"/>
    <w:rsid w:val="007315D2"/>
    <w:rsid w:val="00731841"/>
    <w:rsid w:val="00731AAF"/>
    <w:rsid w:val="00731F73"/>
    <w:rsid w:val="0073217D"/>
    <w:rsid w:val="0073267F"/>
    <w:rsid w:val="007327DC"/>
    <w:rsid w:val="007329C0"/>
    <w:rsid w:val="007332B8"/>
    <w:rsid w:val="0073353C"/>
    <w:rsid w:val="007335BA"/>
    <w:rsid w:val="007338D2"/>
    <w:rsid w:val="00733A1F"/>
    <w:rsid w:val="00733E2D"/>
    <w:rsid w:val="00734356"/>
    <w:rsid w:val="007346E9"/>
    <w:rsid w:val="007349E1"/>
    <w:rsid w:val="007353C0"/>
    <w:rsid w:val="00735CC2"/>
    <w:rsid w:val="00736A6F"/>
    <w:rsid w:val="00736AF0"/>
    <w:rsid w:val="00736E34"/>
    <w:rsid w:val="00737338"/>
    <w:rsid w:val="0073759D"/>
    <w:rsid w:val="00740B5A"/>
    <w:rsid w:val="00740D3A"/>
    <w:rsid w:val="00740E44"/>
    <w:rsid w:val="007412D4"/>
    <w:rsid w:val="00741D8A"/>
    <w:rsid w:val="0074282C"/>
    <w:rsid w:val="007429B6"/>
    <w:rsid w:val="007431CE"/>
    <w:rsid w:val="0074365C"/>
    <w:rsid w:val="007436D6"/>
    <w:rsid w:val="00743BA5"/>
    <w:rsid w:val="00744316"/>
    <w:rsid w:val="0074465A"/>
    <w:rsid w:val="007446BC"/>
    <w:rsid w:val="0074518E"/>
    <w:rsid w:val="007452A1"/>
    <w:rsid w:val="00745505"/>
    <w:rsid w:val="00745A94"/>
    <w:rsid w:val="00745BBF"/>
    <w:rsid w:val="00745D0F"/>
    <w:rsid w:val="00745F01"/>
    <w:rsid w:val="00745FBA"/>
    <w:rsid w:val="007461DA"/>
    <w:rsid w:val="00746AAF"/>
    <w:rsid w:val="0074716B"/>
    <w:rsid w:val="007475CA"/>
    <w:rsid w:val="007476C0"/>
    <w:rsid w:val="00747E3B"/>
    <w:rsid w:val="007501B6"/>
    <w:rsid w:val="00750345"/>
    <w:rsid w:val="0075057E"/>
    <w:rsid w:val="00750B27"/>
    <w:rsid w:val="00750EF0"/>
    <w:rsid w:val="00751B49"/>
    <w:rsid w:val="00751E7C"/>
    <w:rsid w:val="0075222B"/>
    <w:rsid w:val="00752E45"/>
    <w:rsid w:val="00753A56"/>
    <w:rsid w:val="00753E09"/>
    <w:rsid w:val="00754E09"/>
    <w:rsid w:val="00756550"/>
    <w:rsid w:val="007565CE"/>
    <w:rsid w:val="0075690B"/>
    <w:rsid w:val="00756B4A"/>
    <w:rsid w:val="00756E4E"/>
    <w:rsid w:val="00757287"/>
    <w:rsid w:val="00757F5C"/>
    <w:rsid w:val="00760256"/>
    <w:rsid w:val="007606FB"/>
    <w:rsid w:val="00760839"/>
    <w:rsid w:val="007609B1"/>
    <w:rsid w:val="00760B28"/>
    <w:rsid w:val="00760F51"/>
    <w:rsid w:val="0076132B"/>
    <w:rsid w:val="00761480"/>
    <w:rsid w:val="0076169E"/>
    <w:rsid w:val="00761B03"/>
    <w:rsid w:val="00761ECA"/>
    <w:rsid w:val="0076239A"/>
    <w:rsid w:val="00762439"/>
    <w:rsid w:val="007627A5"/>
    <w:rsid w:val="007629FA"/>
    <w:rsid w:val="00763099"/>
    <w:rsid w:val="007635D0"/>
    <w:rsid w:val="0076365E"/>
    <w:rsid w:val="007636A8"/>
    <w:rsid w:val="007649A0"/>
    <w:rsid w:val="00764A69"/>
    <w:rsid w:val="00764BFF"/>
    <w:rsid w:val="007650FF"/>
    <w:rsid w:val="00765EC2"/>
    <w:rsid w:val="00766DA2"/>
    <w:rsid w:val="0076710C"/>
    <w:rsid w:val="00767482"/>
    <w:rsid w:val="007700BA"/>
    <w:rsid w:val="00770794"/>
    <w:rsid w:val="0077109A"/>
    <w:rsid w:val="00771ABF"/>
    <w:rsid w:val="00771B34"/>
    <w:rsid w:val="00771BF7"/>
    <w:rsid w:val="007720D7"/>
    <w:rsid w:val="00772420"/>
    <w:rsid w:val="00772E8D"/>
    <w:rsid w:val="007731A9"/>
    <w:rsid w:val="0077334D"/>
    <w:rsid w:val="00773519"/>
    <w:rsid w:val="007735B7"/>
    <w:rsid w:val="007736A0"/>
    <w:rsid w:val="00774501"/>
    <w:rsid w:val="00774D38"/>
    <w:rsid w:val="00774D6D"/>
    <w:rsid w:val="00774EBA"/>
    <w:rsid w:val="007757C5"/>
    <w:rsid w:val="00775C4E"/>
    <w:rsid w:val="00775E4E"/>
    <w:rsid w:val="00775FC5"/>
    <w:rsid w:val="007768F2"/>
    <w:rsid w:val="00776C69"/>
    <w:rsid w:val="007770B6"/>
    <w:rsid w:val="007770E5"/>
    <w:rsid w:val="007773C6"/>
    <w:rsid w:val="007778FE"/>
    <w:rsid w:val="007779C5"/>
    <w:rsid w:val="007779D1"/>
    <w:rsid w:val="00777ADA"/>
    <w:rsid w:val="007803CB"/>
    <w:rsid w:val="007804A9"/>
    <w:rsid w:val="0078069D"/>
    <w:rsid w:val="007808AC"/>
    <w:rsid w:val="00780971"/>
    <w:rsid w:val="00781680"/>
    <w:rsid w:val="00781695"/>
    <w:rsid w:val="00781898"/>
    <w:rsid w:val="007818CA"/>
    <w:rsid w:val="0078284A"/>
    <w:rsid w:val="007829FC"/>
    <w:rsid w:val="00782BE5"/>
    <w:rsid w:val="00783276"/>
    <w:rsid w:val="007832C3"/>
    <w:rsid w:val="00783925"/>
    <w:rsid w:val="00783BB8"/>
    <w:rsid w:val="00783F3E"/>
    <w:rsid w:val="00783FB7"/>
    <w:rsid w:val="00784C38"/>
    <w:rsid w:val="00784D75"/>
    <w:rsid w:val="00784EF3"/>
    <w:rsid w:val="00785030"/>
    <w:rsid w:val="00785C87"/>
    <w:rsid w:val="00786373"/>
    <w:rsid w:val="00786856"/>
    <w:rsid w:val="00786A45"/>
    <w:rsid w:val="00786D88"/>
    <w:rsid w:val="00787328"/>
    <w:rsid w:val="00790447"/>
    <w:rsid w:val="0079068E"/>
    <w:rsid w:val="007907A2"/>
    <w:rsid w:val="00790E61"/>
    <w:rsid w:val="00790F80"/>
    <w:rsid w:val="0079187A"/>
    <w:rsid w:val="00791916"/>
    <w:rsid w:val="007922A5"/>
    <w:rsid w:val="00792C14"/>
    <w:rsid w:val="00793134"/>
    <w:rsid w:val="007939CD"/>
    <w:rsid w:val="0079497B"/>
    <w:rsid w:val="00794AFC"/>
    <w:rsid w:val="00794ECD"/>
    <w:rsid w:val="00795266"/>
    <w:rsid w:val="00795393"/>
    <w:rsid w:val="00795514"/>
    <w:rsid w:val="00795F0B"/>
    <w:rsid w:val="00796310"/>
    <w:rsid w:val="00796D2D"/>
    <w:rsid w:val="00796FC8"/>
    <w:rsid w:val="00797C5C"/>
    <w:rsid w:val="007A0162"/>
    <w:rsid w:val="007A095C"/>
    <w:rsid w:val="007A0DBA"/>
    <w:rsid w:val="007A0E70"/>
    <w:rsid w:val="007A0FE1"/>
    <w:rsid w:val="007A1405"/>
    <w:rsid w:val="007A191E"/>
    <w:rsid w:val="007A1C44"/>
    <w:rsid w:val="007A1EE6"/>
    <w:rsid w:val="007A21EA"/>
    <w:rsid w:val="007A2871"/>
    <w:rsid w:val="007A299F"/>
    <w:rsid w:val="007A30AE"/>
    <w:rsid w:val="007A3218"/>
    <w:rsid w:val="007A3788"/>
    <w:rsid w:val="007A3BEB"/>
    <w:rsid w:val="007A3EB3"/>
    <w:rsid w:val="007A4395"/>
    <w:rsid w:val="007A46AF"/>
    <w:rsid w:val="007A4F49"/>
    <w:rsid w:val="007A550A"/>
    <w:rsid w:val="007A63E9"/>
    <w:rsid w:val="007A652B"/>
    <w:rsid w:val="007A689B"/>
    <w:rsid w:val="007A694A"/>
    <w:rsid w:val="007A69C4"/>
    <w:rsid w:val="007A7059"/>
    <w:rsid w:val="007A7395"/>
    <w:rsid w:val="007A76DD"/>
    <w:rsid w:val="007A77FA"/>
    <w:rsid w:val="007B0156"/>
    <w:rsid w:val="007B01FB"/>
    <w:rsid w:val="007B0770"/>
    <w:rsid w:val="007B0D3F"/>
    <w:rsid w:val="007B1650"/>
    <w:rsid w:val="007B1E86"/>
    <w:rsid w:val="007B209B"/>
    <w:rsid w:val="007B2586"/>
    <w:rsid w:val="007B27A7"/>
    <w:rsid w:val="007B2D01"/>
    <w:rsid w:val="007B3453"/>
    <w:rsid w:val="007B3747"/>
    <w:rsid w:val="007B3968"/>
    <w:rsid w:val="007B3DC6"/>
    <w:rsid w:val="007B4575"/>
    <w:rsid w:val="007B4836"/>
    <w:rsid w:val="007B496D"/>
    <w:rsid w:val="007B5412"/>
    <w:rsid w:val="007B621C"/>
    <w:rsid w:val="007B6874"/>
    <w:rsid w:val="007B6FAE"/>
    <w:rsid w:val="007B6FDD"/>
    <w:rsid w:val="007B72E6"/>
    <w:rsid w:val="007B7BE2"/>
    <w:rsid w:val="007B7D1F"/>
    <w:rsid w:val="007B7E3C"/>
    <w:rsid w:val="007B7FA7"/>
    <w:rsid w:val="007C0ACB"/>
    <w:rsid w:val="007C0B52"/>
    <w:rsid w:val="007C0F96"/>
    <w:rsid w:val="007C11C9"/>
    <w:rsid w:val="007C18DB"/>
    <w:rsid w:val="007C1BF9"/>
    <w:rsid w:val="007C1E36"/>
    <w:rsid w:val="007C1E71"/>
    <w:rsid w:val="007C1FBB"/>
    <w:rsid w:val="007C2215"/>
    <w:rsid w:val="007C2741"/>
    <w:rsid w:val="007C2BEF"/>
    <w:rsid w:val="007C3130"/>
    <w:rsid w:val="007C356D"/>
    <w:rsid w:val="007C394B"/>
    <w:rsid w:val="007C3A34"/>
    <w:rsid w:val="007C3ABC"/>
    <w:rsid w:val="007C3B40"/>
    <w:rsid w:val="007C3F2C"/>
    <w:rsid w:val="007C4650"/>
    <w:rsid w:val="007C4B15"/>
    <w:rsid w:val="007C4C24"/>
    <w:rsid w:val="007C68BC"/>
    <w:rsid w:val="007C690F"/>
    <w:rsid w:val="007C6EC0"/>
    <w:rsid w:val="007C7537"/>
    <w:rsid w:val="007C78A5"/>
    <w:rsid w:val="007C7DB7"/>
    <w:rsid w:val="007D0052"/>
    <w:rsid w:val="007D024F"/>
    <w:rsid w:val="007D02F4"/>
    <w:rsid w:val="007D0CB4"/>
    <w:rsid w:val="007D1115"/>
    <w:rsid w:val="007D1832"/>
    <w:rsid w:val="007D1954"/>
    <w:rsid w:val="007D1C66"/>
    <w:rsid w:val="007D1C6A"/>
    <w:rsid w:val="007D2778"/>
    <w:rsid w:val="007D2BA0"/>
    <w:rsid w:val="007D36D8"/>
    <w:rsid w:val="007D3E21"/>
    <w:rsid w:val="007D46DB"/>
    <w:rsid w:val="007D519F"/>
    <w:rsid w:val="007D63C4"/>
    <w:rsid w:val="007D69C8"/>
    <w:rsid w:val="007D6F67"/>
    <w:rsid w:val="007D7125"/>
    <w:rsid w:val="007D737F"/>
    <w:rsid w:val="007E00C7"/>
    <w:rsid w:val="007E015C"/>
    <w:rsid w:val="007E02D8"/>
    <w:rsid w:val="007E063F"/>
    <w:rsid w:val="007E0C1A"/>
    <w:rsid w:val="007E0DA1"/>
    <w:rsid w:val="007E1172"/>
    <w:rsid w:val="007E14F9"/>
    <w:rsid w:val="007E1F60"/>
    <w:rsid w:val="007E2085"/>
    <w:rsid w:val="007E2706"/>
    <w:rsid w:val="007E2ABB"/>
    <w:rsid w:val="007E3327"/>
    <w:rsid w:val="007E3A0F"/>
    <w:rsid w:val="007E468F"/>
    <w:rsid w:val="007E4B26"/>
    <w:rsid w:val="007E5395"/>
    <w:rsid w:val="007E55D2"/>
    <w:rsid w:val="007E5687"/>
    <w:rsid w:val="007E60ED"/>
    <w:rsid w:val="007E64E0"/>
    <w:rsid w:val="007E68F2"/>
    <w:rsid w:val="007E693A"/>
    <w:rsid w:val="007E711D"/>
    <w:rsid w:val="007E7484"/>
    <w:rsid w:val="007E7623"/>
    <w:rsid w:val="007F00FC"/>
    <w:rsid w:val="007F0820"/>
    <w:rsid w:val="007F0924"/>
    <w:rsid w:val="007F1333"/>
    <w:rsid w:val="007F138E"/>
    <w:rsid w:val="007F16B3"/>
    <w:rsid w:val="007F1B94"/>
    <w:rsid w:val="007F1F72"/>
    <w:rsid w:val="007F2897"/>
    <w:rsid w:val="007F30DC"/>
    <w:rsid w:val="007F3258"/>
    <w:rsid w:val="007F3B7F"/>
    <w:rsid w:val="007F3D04"/>
    <w:rsid w:val="007F3E00"/>
    <w:rsid w:val="007F4235"/>
    <w:rsid w:val="007F4692"/>
    <w:rsid w:val="007F47A5"/>
    <w:rsid w:val="007F4925"/>
    <w:rsid w:val="007F4C3A"/>
    <w:rsid w:val="007F4F88"/>
    <w:rsid w:val="007F5215"/>
    <w:rsid w:val="007F5B9D"/>
    <w:rsid w:val="007F5D97"/>
    <w:rsid w:val="007F5E14"/>
    <w:rsid w:val="007F6173"/>
    <w:rsid w:val="007F7568"/>
    <w:rsid w:val="0080034E"/>
    <w:rsid w:val="0080061E"/>
    <w:rsid w:val="00800868"/>
    <w:rsid w:val="00800998"/>
    <w:rsid w:val="008010A8"/>
    <w:rsid w:val="008013A1"/>
    <w:rsid w:val="00801ECE"/>
    <w:rsid w:val="008028EA"/>
    <w:rsid w:val="00803720"/>
    <w:rsid w:val="00803D0D"/>
    <w:rsid w:val="00804DE8"/>
    <w:rsid w:val="00805042"/>
    <w:rsid w:val="00805327"/>
    <w:rsid w:val="0080533A"/>
    <w:rsid w:val="0080546D"/>
    <w:rsid w:val="00805F89"/>
    <w:rsid w:val="00806331"/>
    <w:rsid w:val="00806ABF"/>
    <w:rsid w:val="008075E6"/>
    <w:rsid w:val="00807D73"/>
    <w:rsid w:val="008103D4"/>
    <w:rsid w:val="0081051E"/>
    <w:rsid w:val="00810530"/>
    <w:rsid w:val="00810A6C"/>
    <w:rsid w:val="00811C58"/>
    <w:rsid w:val="00811E3E"/>
    <w:rsid w:val="00811FDA"/>
    <w:rsid w:val="008136DD"/>
    <w:rsid w:val="00813F9D"/>
    <w:rsid w:val="00814381"/>
    <w:rsid w:val="00814494"/>
    <w:rsid w:val="008149C2"/>
    <w:rsid w:val="008150B0"/>
    <w:rsid w:val="00815915"/>
    <w:rsid w:val="00815BD1"/>
    <w:rsid w:val="00815E06"/>
    <w:rsid w:val="00816EE5"/>
    <w:rsid w:val="008179B5"/>
    <w:rsid w:val="00817B02"/>
    <w:rsid w:val="00820801"/>
    <w:rsid w:val="008208B9"/>
    <w:rsid w:val="00822260"/>
    <w:rsid w:val="00822B45"/>
    <w:rsid w:val="00822E55"/>
    <w:rsid w:val="008234D0"/>
    <w:rsid w:val="00823CB0"/>
    <w:rsid w:val="008243FE"/>
    <w:rsid w:val="008253FC"/>
    <w:rsid w:val="00825C78"/>
    <w:rsid w:val="00825E4C"/>
    <w:rsid w:val="0082610E"/>
    <w:rsid w:val="0082617A"/>
    <w:rsid w:val="00826484"/>
    <w:rsid w:val="00826715"/>
    <w:rsid w:val="00827333"/>
    <w:rsid w:val="00827757"/>
    <w:rsid w:val="0082791F"/>
    <w:rsid w:val="00827AEA"/>
    <w:rsid w:val="00827E34"/>
    <w:rsid w:val="00830010"/>
    <w:rsid w:val="00830091"/>
    <w:rsid w:val="00830CEF"/>
    <w:rsid w:val="0083201B"/>
    <w:rsid w:val="008322A3"/>
    <w:rsid w:val="008336A2"/>
    <w:rsid w:val="00833F84"/>
    <w:rsid w:val="008340E0"/>
    <w:rsid w:val="00834A60"/>
    <w:rsid w:val="00834A97"/>
    <w:rsid w:val="00834D45"/>
    <w:rsid w:val="00835611"/>
    <w:rsid w:val="00835A0C"/>
    <w:rsid w:val="00835BB0"/>
    <w:rsid w:val="00835FA3"/>
    <w:rsid w:val="008362CA"/>
    <w:rsid w:val="00836B07"/>
    <w:rsid w:val="0083719D"/>
    <w:rsid w:val="0083727B"/>
    <w:rsid w:val="00837692"/>
    <w:rsid w:val="00837EBD"/>
    <w:rsid w:val="0084098F"/>
    <w:rsid w:val="00840C55"/>
    <w:rsid w:val="008414F0"/>
    <w:rsid w:val="00841B8C"/>
    <w:rsid w:val="00842081"/>
    <w:rsid w:val="008420D0"/>
    <w:rsid w:val="008421BA"/>
    <w:rsid w:val="00842368"/>
    <w:rsid w:val="008423CB"/>
    <w:rsid w:val="00842CDF"/>
    <w:rsid w:val="008431A7"/>
    <w:rsid w:val="00843311"/>
    <w:rsid w:val="00843867"/>
    <w:rsid w:val="00844020"/>
    <w:rsid w:val="00844030"/>
    <w:rsid w:val="00844625"/>
    <w:rsid w:val="00844831"/>
    <w:rsid w:val="008459FE"/>
    <w:rsid w:val="00845A70"/>
    <w:rsid w:val="00846573"/>
    <w:rsid w:val="00846A37"/>
    <w:rsid w:val="00846BCC"/>
    <w:rsid w:val="00846C74"/>
    <w:rsid w:val="00846D45"/>
    <w:rsid w:val="00847563"/>
    <w:rsid w:val="0084759F"/>
    <w:rsid w:val="00847B10"/>
    <w:rsid w:val="008503CD"/>
    <w:rsid w:val="008515CE"/>
    <w:rsid w:val="0085168A"/>
    <w:rsid w:val="008519E8"/>
    <w:rsid w:val="00851D11"/>
    <w:rsid w:val="00852018"/>
    <w:rsid w:val="00852E5B"/>
    <w:rsid w:val="00853570"/>
    <w:rsid w:val="0085365B"/>
    <w:rsid w:val="00853B87"/>
    <w:rsid w:val="00853DA4"/>
    <w:rsid w:val="008545A3"/>
    <w:rsid w:val="00855425"/>
    <w:rsid w:val="008560BF"/>
    <w:rsid w:val="008563E3"/>
    <w:rsid w:val="0085661C"/>
    <w:rsid w:val="0085670D"/>
    <w:rsid w:val="00856E57"/>
    <w:rsid w:val="008571C5"/>
    <w:rsid w:val="00857367"/>
    <w:rsid w:val="00857372"/>
    <w:rsid w:val="008573E1"/>
    <w:rsid w:val="008577AA"/>
    <w:rsid w:val="008579E3"/>
    <w:rsid w:val="00857C35"/>
    <w:rsid w:val="00857E16"/>
    <w:rsid w:val="008616EC"/>
    <w:rsid w:val="00861864"/>
    <w:rsid w:val="00861CFA"/>
    <w:rsid w:val="00861E85"/>
    <w:rsid w:val="00862C35"/>
    <w:rsid w:val="0086394C"/>
    <w:rsid w:val="00864116"/>
    <w:rsid w:val="008645EF"/>
    <w:rsid w:val="008648E5"/>
    <w:rsid w:val="00864B9B"/>
    <w:rsid w:val="0086510F"/>
    <w:rsid w:val="0086624B"/>
    <w:rsid w:val="0086658F"/>
    <w:rsid w:val="00866828"/>
    <w:rsid w:val="0086699F"/>
    <w:rsid w:val="00866CF0"/>
    <w:rsid w:val="00870B9F"/>
    <w:rsid w:val="00870EF6"/>
    <w:rsid w:val="008712DB"/>
    <w:rsid w:val="008716DB"/>
    <w:rsid w:val="008717E7"/>
    <w:rsid w:val="00871869"/>
    <w:rsid w:val="00871A54"/>
    <w:rsid w:val="00872107"/>
    <w:rsid w:val="00872512"/>
    <w:rsid w:val="0087270E"/>
    <w:rsid w:val="00873E17"/>
    <w:rsid w:val="00874452"/>
    <w:rsid w:val="00874AF5"/>
    <w:rsid w:val="00874D18"/>
    <w:rsid w:val="00875C5B"/>
    <w:rsid w:val="0087634B"/>
    <w:rsid w:val="0087681B"/>
    <w:rsid w:val="00876830"/>
    <w:rsid w:val="008768D6"/>
    <w:rsid w:val="00876A4B"/>
    <w:rsid w:val="00876F91"/>
    <w:rsid w:val="00877238"/>
    <w:rsid w:val="00877393"/>
    <w:rsid w:val="0087790A"/>
    <w:rsid w:val="00877F09"/>
    <w:rsid w:val="00880973"/>
    <w:rsid w:val="008819CB"/>
    <w:rsid w:val="00881B9B"/>
    <w:rsid w:val="00881E59"/>
    <w:rsid w:val="008821EF"/>
    <w:rsid w:val="00882259"/>
    <w:rsid w:val="00882B8F"/>
    <w:rsid w:val="00882CAD"/>
    <w:rsid w:val="00883117"/>
    <w:rsid w:val="0088313D"/>
    <w:rsid w:val="0088339C"/>
    <w:rsid w:val="008838A3"/>
    <w:rsid w:val="008838B6"/>
    <w:rsid w:val="00883A90"/>
    <w:rsid w:val="00883CB3"/>
    <w:rsid w:val="00883FEE"/>
    <w:rsid w:val="00884DE6"/>
    <w:rsid w:val="00885A6E"/>
    <w:rsid w:val="008861D0"/>
    <w:rsid w:val="00886358"/>
    <w:rsid w:val="0088643A"/>
    <w:rsid w:val="0088672B"/>
    <w:rsid w:val="00886934"/>
    <w:rsid w:val="00886E01"/>
    <w:rsid w:val="0088792F"/>
    <w:rsid w:val="00887FD3"/>
    <w:rsid w:val="008906BE"/>
    <w:rsid w:val="00890A5A"/>
    <w:rsid w:val="00890AA4"/>
    <w:rsid w:val="00890CD6"/>
    <w:rsid w:val="00890E37"/>
    <w:rsid w:val="00891C0C"/>
    <w:rsid w:val="00891EEE"/>
    <w:rsid w:val="008928ED"/>
    <w:rsid w:val="00892CAF"/>
    <w:rsid w:val="00892F56"/>
    <w:rsid w:val="00893366"/>
    <w:rsid w:val="0089371E"/>
    <w:rsid w:val="0089489D"/>
    <w:rsid w:val="00894966"/>
    <w:rsid w:val="00894E41"/>
    <w:rsid w:val="0089504A"/>
    <w:rsid w:val="008955D4"/>
    <w:rsid w:val="00895740"/>
    <w:rsid w:val="00895B78"/>
    <w:rsid w:val="0089629D"/>
    <w:rsid w:val="00896534"/>
    <w:rsid w:val="00896EDC"/>
    <w:rsid w:val="00896F81"/>
    <w:rsid w:val="0089733F"/>
    <w:rsid w:val="008975AF"/>
    <w:rsid w:val="00897636"/>
    <w:rsid w:val="00897C5D"/>
    <w:rsid w:val="00897DDC"/>
    <w:rsid w:val="008A068C"/>
    <w:rsid w:val="008A08EF"/>
    <w:rsid w:val="008A1809"/>
    <w:rsid w:val="008A2800"/>
    <w:rsid w:val="008A336F"/>
    <w:rsid w:val="008A379D"/>
    <w:rsid w:val="008A3AF6"/>
    <w:rsid w:val="008A3B5B"/>
    <w:rsid w:val="008A3E5B"/>
    <w:rsid w:val="008A4871"/>
    <w:rsid w:val="008A4B0B"/>
    <w:rsid w:val="008A595F"/>
    <w:rsid w:val="008A5A89"/>
    <w:rsid w:val="008A6011"/>
    <w:rsid w:val="008A6281"/>
    <w:rsid w:val="008A6673"/>
    <w:rsid w:val="008A6AD2"/>
    <w:rsid w:val="008A6CD4"/>
    <w:rsid w:val="008A6F4B"/>
    <w:rsid w:val="008A7014"/>
    <w:rsid w:val="008A75B2"/>
    <w:rsid w:val="008A75DC"/>
    <w:rsid w:val="008A77B5"/>
    <w:rsid w:val="008A789E"/>
    <w:rsid w:val="008A7D0F"/>
    <w:rsid w:val="008B066C"/>
    <w:rsid w:val="008B068F"/>
    <w:rsid w:val="008B0F69"/>
    <w:rsid w:val="008B1705"/>
    <w:rsid w:val="008B1BFD"/>
    <w:rsid w:val="008B2848"/>
    <w:rsid w:val="008B3070"/>
    <w:rsid w:val="008B314B"/>
    <w:rsid w:val="008B31C2"/>
    <w:rsid w:val="008B344C"/>
    <w:rsid w:val="008B3AC1"/>
    <w:rsid w:val="008B3AE8"/>
    <w:rsid w:val="008B4821"/>
    <w:rsid w:val="008B55D1"/>
    <w:rsid w:val="008B5981"/>
    <w:rsid w:val="008B66E6"/>
    <w:rsid w:val="008B6A62"/>
    <w:rsid w:val="008B73E6"/>
    <w:rsid w:val="008B7617"/>
    <w:rsid w:val="008B7B30"/>
    <w:rsid w:val="008C0229"/>
    <w:rsid w:val="008C0A74"/>
    <w:rsid w:val="008C0B99"/>
    <w:rsid w:val="008C11FF"/>
    <w:rsid w:val="008C1600"/>
    <w:rsid w:val="008C1857"/>
    <w:rsid w:val="008C1866"/>
    <w:rsid w:val="008C2579"/>
    <w:rsid w:val="008C263F"/>
    <w:rsid w:val="008C2D2E"/>
    <w:rsid w:val="008C34F5"/>
    <w:rsid w:val="008C360D"/>
    <w:rsid w:val="008C3DDA"/>
    <w:rsid w:val="008C4A2C"/>
    <w:rsid w:val="008C54F9"/>
    <w:rsid w:val="008C5645"/>
    <w:rsid w:val="008C6131"/>
    <w:rsid w:val="008C6567"/>
    <w:rsid w:val="008C6829"/>
    <w:rsid w:val="008C719E"/>
    <w:rsid w:val="008C7275"/>
    <w:rsid w:val="008C7A6A"/>
    <w:rsid w:val="008C7E4B"/>
    <w:rsid w:val="008D0394"/>
    <w:rsid w:val="008D0602"/>
    <w:rsid w:val="008D0A39"/>
    <w:rsid w:val="008D146E"/>
    <w:rsid w:val="008D14CD"/>
    <w:rsid w:val="008D158E"/>
    <w:rsid w:val="008D1D7C"/>
    <w:rsid w:val="008D1FD2"/>
    <w:rsid w:val="008D24D2"/>
    <w:rsid w:val="008D2976"/>
    <w:rsid w:val="008D2A0E"/>
    <w:rsid w:val="008D2D58"/>
    <w:rsid w:val="008D306A"/>
    <w:rsid w:val="008D3148"/>
    <w:rsid w:val="008D35BB"/>
    <w:rsid w:val="008D3E96"/>
    <w:rsid w:val="008D40BF"/>
    <w:rsid w:val="008D468F"/>
    <w:rsid w:val="008D46B4"/>
    <w:rsid w:val="008D47A7"/>
    <w:rsid w:val="008D47C2"/>
    <w:rsid w:val="008D5024"/>
    <w:rsid w:val="008D5E8F"/>
    <w:rsid w:val="008D72C9"/>
    <w:rsid w:val="008D7316"/>
    <w:rsid w:val="008E04D2"/>
    <w:rsid w:val="008E0785"/>
    <w:rsid w:val="008E08E6"/>
    <w:rsid w:val="008E0A4C"/>
    <w:rsid w:val="008E0D85"/>
    <w:rsid w:val="008E1250"/>
    <w:rsid w:val="008E21AF"/>
    <w:rsid w:val="008E22C3"/>
    <w:rsid w:val="008E234C"/>
    <w:rsid w:val="008E25B4"/>
    <w:rsid w:val="008E2E21"/>
    <w:rsid w:val="008E31F2"/>
    <w:rsid w:val="008E3DC9"/>
    <w:rsid w:val="008E45FF"/>
    <w:rsid w:val="008E463C"/>
    <w:rsid w:val="008E4CE3"/>
    <w:rsid w:val="008E4D7B"/>
    <w:rsid w:val="008E5270"/>
    <w:rsid w:val="008E5FFD"/>
    <w:rsid w:val="008E622D"/>
    <w:rsid w:val="008E6587"/>
    <w:rsid w:val="008E6637"/>
    <w:rsid w:val="008E6865"/>
    <w:rsid w:val="008E6E66"/>
    <w:rsid w:val="008E75DC"/>
    <w:rsid w:val="008E77D4"/>
    <w:rsid w:val="008E7D87"/>
    <w:rsid w:val="008F05D3"/>
    <w:rsid w:val="008F06FF"/>
    <w:rsid w:val="008F0AB4"/>
    <w:rsid w:val="008F0C2E"/>
    <w:rsid w:val="008F101F"/>
    <w:rsid w:val="008F1316"/>
    <w:rsid w:val="008F15D3"/>
    <w:rsid w:val="008F1837"/>
    <w:rsid w:val="008F1B43"/>
    <w:rsid w:val="008F1BB9"/>
    <w:rsid w:val="008F1DCC"/>
    <w:rsid w:val="008F1E12"/>
    <w:rsid w:val="008F1E4D"/>
    <w:rsid w:val="008F2377"/>
    <w:rsid w:val="008F26B2"/>
    <w:rsid w:val="008F2717"/>
    <w:rsid w:val="008F277D"/>
    <w:rsid w:val="008F2A8A"/>
    <w:rsid w:val="008F338A"/>
    <w:rsid w:val="008F39D6"/>
    <w:rsid w:val="008F4391"/>
    <w:rsid w:val="008F4409"/>
    <w:rsid w:val="008F4D69"/>
    <w:rsid w:val="008F4F2D"/>
    <w:rsid w:val="008F4F9E"/>
    <w:rsid w:val="008F5B3A"/>
    <w:rsid w:val="008F5E12"/>
    <w:rsid w:val="008F609C"/>
    <w:rsid w:val="008F64BE"/>
    <w:rsid w:val="008F6F36"/>
    <w:rsid w:val="008F7C79"/>
    <w:rsid w:val="009002B9"/>
    <w:rsid w:val="00900C64"/>
    <w:rsid w:val="009016E6"/>
    <w:rsid w:val="00901715"/>
    <w:rsid w:val="009018FE"/>
    <w:rsid w:val="00901CBB"/>
    <w:rsid w:val="00901CE7"/>
    <w:rsid w:val="00901D5C"/>
    <w:rsid w:val="009028C8"/>
    <w:rsid w:val="009038C8"/>
    <w:rsid w:val="00903ACB"/>
    <w:rsid w:val="00903D72"/>
    <w:rsid w:val="009040F6"/>
    <w:rsid w:val="00904E24"/>
    <w:rsid w:val="00905000"/>
    <w:rsid w:val="00905165"/>
    <w:rsid w:val="009060D9"/>
    <w:rsid w:val="009067ED"/>
    <w:rsid w:val="00906B47"/>
    <w:rsid w:val="00907574"/>
    <w:rsid w:val="009075B9"/>
    <w:rsid w:val="0090763F"/>
    <w:rsid w:val="009079AC"/>
    <w:rsid w:val="009102DE"/>
    <w:rsid w:val="0091046E"/>
    <w:rsid w:val="009105B8"/>
    <w:rsid w:val="009108B6"/>
    <w:rsid w:val="00910AFB"/>
    <w:rsid w:val="00911D17"/>
    <w:rsid w:val="00911E72"/>
    <w:rsid w:val="00912017"/>
    <w:rsid w:val="00912489"/>
    <w:rsid w:val="009131F7"/>
    <w:rsid w:val="00913257"/>
    <w:rsid w:val="00913E8F"/>
    <w:rsid w:val="009151D6"/>
    <w:rsid w:val="009154E7"/>
    <w:rsid w:val="009158BA"/>
    <w:rsid w:val="00915C8C"/>
    <w:rsid w:val="00915F6D"/>
    <w:rsid w:val="00916082"/>
    <w:rsid w:val="009160AA"/>
    <w:rsid w:val="009166D9"/>
    <w:rsid w:val="00916C12"/>
    <w:rsid w:val="00916C36"/>
    <w:rsid w:val="00916F4B"/>
    <w:rsid w:val="0091766A"/>
    <w:rsid w:val="0091782F"/>
    <w:rsid w:val="00917CD3"/>
    <w:rsid w:val="00917FA8"/>
    <w:rsid w:val="00920222"/>
    <w:rsid w:val="00920697"/>
    <w:rsid w:val="00921319"/>
    <w:rsid w:val="009215AC"/>
    <w:rsid w:val="0092182D"/>
    <w:rsid w:val="00922232"/>
    <w:rsid w:val="0092240E"/>
    <w:rsid w:val="00922E4D"/>
    <w:rsid w:val="00923512"/>
    <w:rsid w:val="00923580"/>
    <w:rsid w:val="00923728"/>
    <w:rsid w:val="00924819"/>
    <w:rsid w:val="009254E9"/>
    <w:rsid w:val="00925833"/>
    <w:rsid w:val="00925CF0"/>
    <w:rsid w:val="009263C5"/>
    <w:rsid w:val="00926C4D"/>
    <w:rsid w:val="00927C10"/>
    <w:rsid w:val="00930B09"/>
    <w:rsid w:val="009318B8"/>
    <w:rsid w:val="0093249B"/>
    <w:rsid w:val="009328BF"/>
    <w:rsid w:val="00932D85"/>
    <w:rsid w:val="009332E6"/>
    <w:rsid w:val="00934589"/>
    <w:rsid w:val="00934836"/>
    <w:rsid w:val="0093486C"/>
    <w:rsid w:val="00934991"/>
    <w:rsid w:val="009357F3"/>
    <w:rsid w:val="00935915"/>
    <w:rsid w:val="00935C1D"/>
    <w:rsid w:val="00935DA0"/>
    <w:rsid w:val="00935F69"/>
    <w:rsid w:val="009362A3"/>
    <w:rsid w:val="00936667"/>
    <w:rsid w:val="00936869"/>
    <w:rsid w:val="009372A1"/>
    <w:rsid w:val="009373D6"/>
    <w:rsid w:val="00937809"/>
    <w:rsid w:val="00937909"/>
    <w:rsid w:val="00937B84"/>
    <w:rsid w:val="00937C83"/>
    <w:rsid w:val="00937EFB"/>
    <w:rsid w:val="009407B0"/>
    <w:rsid w:val="00940975"/>
    <w:rsid w:val="00940AE7"/>
    <w:rsid w:val="00940B90"/>
    <w:rsid w:val="009410A1"/>
    <w:rsid w:val="009417BB"/>
    <w:rsid w:val="00941A34"/>
    <w:rsid w:val="009420F1"/>
    <w:rsid w:val="00942693"/>
    <w:rsid w:val="00942977"/>
    <w:rsid w:val="00942D05"/>
    <w:rsid w:val="00942D28"/>
    <w:rsid w:val="00943624"/>
    <w:rsid w:val="00943A6D"/>
    <w:rsid w:val="00943F90"/>
    <w:rsid w:val="0094426F"/>
    <w:rsid w:val="0094443B"/>
    <w:rsid w:val="009447B5"/>
    <w:rsid w:val="00944814"/>
    <w:rsid w:val="00944816"/>
    <w:rsid w:val="00944875"/>
    <w:rsid w:val="0094598A"/>
    <w:rsid w:val="0094648F"/>
    <w:rsid w:val="0094662D"/>
    <w:rsid w:val="00946C4C"/>
    <w:rsid w:val="00946DBD"/>
    <w:rsid w:val="00947C1E"/>
    <w:rsid w:val="00950009"/>
    <w:rsid w:val="00950187"/>
    <w:rsid w:val="009502D0"/>
    <w:rsid w:val="009508DB"/>
    <w:rsid w:val="00950DFD"/>
    <w:rsid w:val="00950F3B"/>
    <w:rsid w:val="00950FC5"/>
    <w:rsid w:val="0095103A"/>
    <w:rsid w:val="00951454"/>
    <w:rsid w:val="00951945"/>
    <w:rsid w:val="00951C6F"/>
    <w:rsid w:val="00951E28"/>
    <w:rsid w:val="00951E55"/>
    <w:rsid w:val="0095229F"/>
    <w:rsid w:val="0095232D"/>
    <w:rsid w:val="0095237F"/>
    <w:rsid w:val="00952594"/>
    <w:rsid w:val="00952BE3"/>
    <w:rsid w:val="00953051"/>
    <w:rsid w:val="0095311C"/>
    <w:rsid w:val="009531E4"/>
    <w:rsid w:val="00953259"/>
    <w:rsid w:val="00953CE4"/>
    <w:rsid w:val="00954878"/>
    <w:rsid w:val="009549E4"/>
    <w:rsid w:val="00954C52"/>
    <w:rsid w:val="00954D9E"/>
    <w:rsid w:val="00954FCD"/>
    <w:rsid w:val="009550A9"/>
    <w:rsid w:val="009552A9"/>
    <w:rsid w:val="009555EA"/>
    <w:rsid w:val="00955787"/>
    <w:rsid w:val="00955E5B"/>
    <w:rsid w:val="009560FC"/>
    <w:rsid w:val="0095645C"/>
    <w:rsid w:val="00956A19"/>
    <w:rsid w:val="00956BCD"/>
    <w:rsid w:val="00956D23"/>
    <w:rsid w:val="00956DD6"/>
    <w:rsid w:val="00956E06"/>
    <w:rsid w:val="0095715F"/>
    <w:rsid w:val="009571A3"/>
    <w:rsid w:val="009573DF"/>
    <w:rsid w:val="00957635"/>
    <w:rsid w:val="00957987"/>
    <w:rsid w:val="009579B6"/>
    <w:rsid w:val="00957B0E"/>
    <w:rsid w:val="00960239"/>
    <w:rsid w:val="009609E5"/>
    <w:rsid w:val="009613CE"/>
    <w:rsid w:val="0096141F"/>
    <w:rsid w:val="00961CD1"/>
    <w:rsid w:val="00961DF1"/>
    <w:rsid w:val="009624AA"/>
    <w:rsid w:val="00962B80"/>
    <w:rsid w:val="00962C8A"/>
    <w:rsid w:val="00962D04"/>
    <w:rsid w:val="00963038"/>
    <w:rsid w:val="009633DC"/>
    <w:rsid w:val="00963527"/>
    <w:rsid w:val="009635CF"/>
    <w:rsid w:val="00963A87"/>
    <w:rsid w:val="0096418C"/>
    <w:rsid w:val="009642D4"/>
    <w:rsid w:val="009650F3"/>
    <w:rsid w:val="00965DD9"/>
    <w:rsid w:val="0096655F"/>
    <w:rsid w:val="009667CC"/>
    <w:rsid w:val="00966828"/>
    <w:rsid w:val="0096736E"/>
    <w:rsid w:val="009676B3"/>
    <w:rsid w:val="00967707"/>
    <w:rsid w:val="00967B16"/>
    <w:rsid w:val="009702D0"/>
    <w:rsid w:val="009704D2"/>
    <w:rsid w:val="009715CB"/>
    <w:rsid w:val="0097195F"/>
    <w:rsid w:val="00972173"/>
    <w:rsid w:val="009736A5"/>
    <w:rsid w:val="009745CB"/>
    <w:rsid w:val="00974640"/>
    <w:rsid w:val="00974D81"/>
    <w:rsid w:val="00975716"/>
    <w:rsid w:val="009759A1"/>
    <w:rsid w:val="00975C62"/>
    <w:rsid w:val="00975CC5"/>
    <w:rsid w:val="00975FC3"/>
    <w:rsid w:val="009760A8"/>
    <w:rsid w:val="00976220"/>
    <w:rsid w:val="00976570"/>
    <w:rsid w:val="009770EA"/>
    <w:rsid w:val="009772CD"/>
    <w:rsid w:val="009775B0"/>
    <w:rsid w:val="009775F1"/>
    <w:rsid w:val="00977618"/>
    <w:rsid w:val="00977B5A"/>
    <w:rsid w:val="00977FC0"/>
    <w:rsid w:val="009804A3"/>
    <w:rsid w:val="00980DA4"/>
    <w:rsid w:val="00980E03"/>
    <w:rsid w:val="00981281"/>
    <w:rsid w:val="00981AB9"/>
    <w:rsid w:val="009827B3"/>
    <w:rsid w:val="00982923"/>
    <w:rsid w:val="00982DC7"/>
    <w:rsid w:val="009832E2"/>
    <w:rsid w:val="00983F0E"/>
    <w:rsid w:val="0098501E"/>
    <w:rsid w:val="009850B3"/>
    <w:rsid w:val="00985439"/>
    <w:rsid w:val="009868CF"/>
    <w:rsid w:val="00986CFB"/>
    <w:rsid w:val="00986F36"/>
    <w:rsid w:val="009874A5"/>
    <w:rsid w:val="00987529"/>
    <w:rsid w:val="00987C2D"/>
    <w:rsid w:val="00987C6A"/>
    <w:rsid w:val="00987DC8"/>
    <w:rsid w:val="009906E4"/>
    <w:rsid w:val="00990A71"/>
    <w:rsid w:val="00990C13"/>
    <w:rsid w:val="00991254"/>
    <w:rsid w:val="009915AB"/>
    <w:rsid w:val="00991FC4"/>
    <w:rsid w:val="009927B7"/>
    <w:rsid w:val="00992AD4"/>
    <w:rsid w:val="00992EEC"/>
    <w:rsid w:val="00993504"/>
    <w:rsid w:val="00993764"/>
    <w:rsid w:val="0099394B"/>
    <w:rsid w:val="00993B1C"/>
    <w:rsid w:val="00993B7B"/>
    <w:rsid w:val="00993B9A"/>
    <w:rsid w:val="00993DC3"/>
    <w:rsid w:val="00994379"/>
    <w:rsid w:val="00994561"/>
    <w:rsid w:val="009948EE"/>
    <w:rsid w:val="00994B82"/>
    <w:rsid w:val="009956CD"/>
    <w:rsid w:val="00995A7E"/>
    <w:rsid w:val="00995B57"/>
    <w:rsid w:val="009961E6"/>
    <w:rsid w:val="0099627C"/>
    <w:rsid w:val="009965BB"/>
    <w:rsid w:val="00996942"/>
    <w:rsid w:val="00996988"/>
    <w:rsid w:val="00996F14"/>
    <w:rsid w:val="009970D6"/>
    <w:rsid w:val="00997BED"/>
    <w:rsid w:val="00997DB7"/>
    <w:rsid w:val="009A0271"/>
    <w:rsid w:val="009A1714"/>
    <w:rsid w:val="009A191A"/>
    <w:rsid w:val="009A1942"/>
    <w:rsid w:val="009A2046"/>
    <w:rsid w:val="009A23AD"/>
    <w:rsid w:val="009A2575"/>
    <w:rsid w:val="009A29D7"/>
    <w:rsid w:val="009A2A27"/>
    <w:rsid w:val="009A2CE1"/>
    <w:rsid w:val="009A2DD0"/>
    <w:rsid w:val="009A313D"/>
    <w:rsid w:val="009A331A"/>
    <w:rsid w:val="009A350A"/>
    <w:rsid w:val="009A38C5"/>
    <w:rsid w:val="009A393F"/>
    <w:rsid w:val="009A3D9B"/>
    <w:rsid w:val="009A43D9"/>
    <w:rsid w:val="009A4885"/>
    <w:rsid w:val="009A48F6"/>
    <w:rsid w:val="009A4F35"/>
    <w:rsid w:val="009A5889"/>
    <w:rsid w:val="009A59AA"/>
    <w:rsid w:val="009A5B06"/>
    <w:rsid w:val="009A5D73"/>
    <w:rsid w:val="009A5EA8"/>
    <w:rsid w:val="009A5EB6"/>
    <w:rsid w:val="009A6246"/>
    <w:rsid w:val="009A654D"/>
    <w:rsid w:val="009A6828"/>
    <w:rsid w:val="009A68A1"/>
    <w:rsid w:val="009A6BA4"/>
    <w:rsid w:val="009A6C04"/>
    <w:rsid w:val="009A740D"/>
    <w:rsid w:val="009A76CE"/>
    <w:rsid w:val="009A7A80"/>
    <w:rsid w:val="009A7B6B"/>
    <w:rsid w:val="009A7ED6"/>
    <w:rsid w:val="009B069A"/>
    <w:rsid w:val="009B08B0"/>
    <w:rsid w:val="009B0FA6"/>
    <w:rsid w:val="009B11D2"/>
    <w:rsid w:val="009B14B8"/>
    <w:rsid w:val="009B14DA"/>
    <w:rsid w:val="009B1843"/>
    <w:rsid w:val="009B258A"/>
    <w:rsid w:val="009B26EB"/>
    <w:rsid w:val="009B2837"/>
    <w:rsid w:val="009B28EA"/>
    <w:rsid w:val="009B2AC7"/>
    <w:rsid w:val="009B3C54"/>
    <w:rsid w:val="009B3CFA"/>
    <w:rsid w:val="009B41D0"/>
    <w:rsid w:val="009B43CF"/>
    <w:rsid w:val="009B4542"/>
    <w:rsid w:val="009B4659"/>
    <w:rsid w:val="009B4E71"/>
    <w:rsid w:val="009B4EAC"/>
    <w:rsid w:val="009B54E7"/>
    <w:rsid w:val="009B5638"/>
    <w:rsid w:val="009B583F"/>
    <w:rsid w:val="009B6626"/>
    <w:rsid w:val="009B6A81"/>
    <w:rsid w:val="009B6CA5"/>
    <w:rsid w:val="009B728E"/>
    <w:rsid w:val="009B7D13"/>
    <w:rsid w:val="009B7E61"/>
    <w:rsid w:val="009C03D8"/>
    <w:rsid w:val="009C069B"/>
    <w:rsid w:val="009C09E7"/>
    <w:rsid w:val="009C0BA8"/>
    <w:rsid w:val="009C0C8D"/>
    <w:rsid w:val="009C1D33"/>
    <w:rsid w:val="009C1E86"/>
    <w:rsid w:val="009C1E9B"/>
    <w:rsid w:val="009C1F0C"/>
    <w:rsid w:val="009C21BB"/>
    <w:rsid w:val="009C2257"/>
    <w:rsid w:val="009C24F4"/>
    <w:rsid w:val="009C2B52"/>
    <w:rsid w:val="009C30D6"/>
    <w:rsid w:val="009C37D5"/>
    <w:rsid w:val="009C39D1"/>
    <w:rsid w:val="009C3E6B"/>
    <w:rsid w:val="009C3E92"/>
    <w:rsid w:val="009C4D5D"/>
    <w:rsid w:val="009C5516"/>
    <w:rsid w:val="009C5850"/>
    <w:rsid w:val="009C5EBE"/>
    <w:rsid w:val="009C5FE2"/>
    <w:rsid w:val="009C66CF"/>
    <w:rsid w:val="009C67AB"/>
    <w:rsid w:val="009C6CC5"/>
    <w:rsid w:val="009C722E"/>
    <w:rsid w:val="009C77C9"/>
    <w:rsid w:val="009D0753"/>
    <w:rsid w:val="009D1148"/>
    <w:rsid w:val="009D1635"/>
    <w:rsid w:val="009D17D8"/>
    <w:rsid w:val="009D299A"/>
    <w:rsid w:val="009D2E03"/>
    <w:rsid w:val="009D2ECA"/>
    <w:rsid w:val="009D2EF6"/>
    <w:rsid w:val="009D357D"/>
    <w:rsid w:val="009D3CA4"/>
    <w:rsid w:val="009D3F66"/>
    <w:rsid w:val="009D41D2"/>
    <w:rsid w:val="009D4473"/>
    <w:rsid w:val="009D4723"/>
    <w:rsid w:val="009D4BE9"/>
    <w:rsid w:val="009D4F28"/>
    <w:rsid w:val="009D560C"/>
    <w:rsid w:val="009D5D1C"/>
    <w:rsid w:val="009D5DA5"/>
    <w:rsid w:val="009D64DB"/>
    <w:rsid w:val="009D6A48"/>
    <w:rsid w:val="009D72C4"/>
    <w:rsid w:val="009D7BF8"/>
    <w:rsid w:val="009E0308"/>
    <w:rsid w:val="009E085E"/>
    <w:rsid w:val="009E0CC9"/>
    <w:rsid w:val="009E0D0C"/>
    <w:rsid w:val="009E1080"/>
    <w:rsid w:val="009E120C"/>
    <w:rsid w:val="009E1496"/>
    <w:rsid w:val="009E18DE"/>
    <w:rsid w:val="009E229A"/>
    <w:rsid w:val="009E2A95"/>
    <w:rsid w:val="009E2AA5"/>
    <w:rsid w:val="009E2EAA"/>
    <w:rsid w:val="009E3416"/>
    <w:rsid w:val="009E3907"/>
    <w:rsid w:val="009E3A08"/>
    <w:rsid w:val="009E3E0B"/>
    <w:rsid w:val="009E4096"/>
    <w:rsid w:val="009E4787"/>
    <w:rsid w:val="009E47CE"/>
    <w:rsid w:val="009E4AE3"/>
    <w:rsid w:val="009E5001"/>
    <w:rsid w:val="009E569C"/>
    <w:rsid w:val="009E5AFA"/>
    <w:rsid w:val="009E5BA1"/>
    <w:rsid w:val="009E5E9E"/>
    <w:rsid w:val="009E601C"/>
    <w:rsid w:val="009E6F03"/>
    <w:rsid w:val="009E702C"/>
    <w:rsid w:val="009F0732"/>
    <w:rsid w:val="009F0805"/>
    <w:rsid w:val="009F1074"/>
    <w:rsid w:val="009F11C0"/>
    <w:rsid w:val="009F133C"/>
    <w:rsid w:val="009F248A"/>
    <w:rsid w:val="009F25F1"/>
    <w:rsid w:val="009F26C3"/>
    <w:rsid w:val="009F3E01"/>
    <w:rsid w:val="009F4439"/>
    <w:rsid w:val="009F46D4"/>
    <w:rsid w:val="009F4A1F"/>
    <w:rsid w:val="009F4A2C"/>
    <w:rsid w:val="009F4C68"/>
    <w:rsid w:val="009F5308"/>
    <w:rsid w:val="009F5A8E"/>
    <w:rsid w:val="009F5A91"/>
    <w:rsid w:val="009F5B33"/>
    <w:rsid w:val="009F5F2A"/>
    <w:rsid w:val="009F66E6"/>
    <w:rsid w:val="009F686E"/>
    <w:rsid w:val="009F74B3"/>
    <w:rsid w:val="009F7527"/>
    <w:rsid w:val="009F77AA"/>
    <w:rsid w:val="009F791F"/>
    <w:rsid w:val="00A00133"/>
    <w:rsid w:val="00A00506"/>
    <w:rsid w:val="00A00B33"/>
    <w:rsid w:val="00A00DC1"/>
    <w:rsid w:val="00A01039"/>
    <w:rsid w:val="00A01243"/>
    <w:rsid w:val="00A01C6E"/>
    <w:rsid w:val="00A022A6"/>
    <w:rsid w:val="00A02D0C"/>
    <w:rsid w:val="00A02D6C"/>
    <w:rsid w:val="00A02F74"/>
    <w:rsid w:val="00A02FA1"/>
    <w:rsid w:val="00A031AF"/>
    <w:rsid w:val="00A03DC4"/>
    <w:rsid w:val="00A04148"/>
    <w:rsid w:val="00A0431E"/>
    <w:rsid w:val="00A04C7E"/>
    <w:rsid w:val="00A04DE5"/>
    <w:rsid w:val="00A0552F"/>
    <w:rsid w:val="00A05798"/>
    <w:rsid w:val="00A05A8A"/>
    <w:rsid w:val="00A05BF3"/>
    <w:rsid w:val="00A05DD1"/>
    <w:rsid w:val="00A06196"/>
    <w:rsid w:val="00A0691D"/>
    <w:rsid w:val="00A06C27"/>
    <w:rsid w:val="00A108AE"/>
    <w:rsid w:val="00A10ABC"/>
    <w:rsid w:val="00A11B99"/>
    <w:rsid w:val="00A11E30"/>
    <w:rsid w:val="00A1265B"/>
    <w:rsid w:val="00A12AE1"/>
    <w:rsid w:val="00A12B24"/>
    <w:rsid w:val="00A13181"/>
    <w:rsid w:val="00A13F5B"/>
    <w:rsid w:val="00A13FA2"/>
    <w:rsid w:val="00A142B5"/>
    <w:rsid w:val="00A148F6"/>
    <w:rsid w:val="00A14F24"/>
    <w:rsid w:val="00A15070"/>
    <w:rsid w:val="00A15C96"/>
    <w:rsid w:val="00A15F79"/>
    <w:rsid w:val="00A161B6"/>
    <w:rsid w:val="00A164F2"/>
    <w:rsid w:val="00A1681B"/>
    <w:rsid w:val="00A17203"/>
    <w:rsid w:val="00A173CC"/>
    <w:rsid w:val="00A1764E"/>
    <w:rsid w:val="00A17CAC"/>
    <w:rsid w:val="00A20273"/>
    <w:rsid w:val="00A20519"/>
    <w:rsid w:val="00A21112"/>
    <w:rsid w:val="00A2155A"/>
    <w:rsid w:val="00A2158D"/>
    <w:rsid w:val="00A22185"/>
    <w:rsid w:val="00A22298"/>
    <w:rsid w:val="00A22358"/>
    <w:rsid w:val="00A227E8"/>
    <w:rsid w:val="00A2284D"/>
    <w:rsid w:val="00A228B9"/>
    <w:rsid w:val="00A22D56"/>
    <w:rsid w:val="00A22DC1"/>
    <w:rsid w:val="00A22E82"/>
    <w:rsid w:val="00A232C5"/>
    <w:rsid w:val="00A24313"/>
    <w:rsid w:val="00A243A6"/>
    <w:rsid w:val="00A2483A"/>
    <w:rsid w:val="00A24A42"/>
    <w:rsid w:val="00A24E8D"/>
    <w:rsid w:val="00A2640E"/>
    <w:rsid w:val="00A267EA"/>
    <w:rsid w:val="00A26D86"/>
    <w:rsid w:val="00A26E4B"/>
    <w:rsid w:val="00A27069"/>
    <w:rsid w:val="00A278CC"/>
    <w:rsid w:val="00A27A32"/>
    <w:rsid w:val="00A27D99"/>
    <w:rsid w:val="00A27E93"/>
    <w:rsid w:val="00A3082C"/>
    <w:rsid w:val="00A308AA"/>
    <w:rsid w:val="00A31167"/>
    <w:rsid w:val="00A311EC"/>
    <w:rsid w:val="00A31E6A"/>
    <w:rsid w:val="00A323E4"/>
    <w:rsid w:val="00A328C7"/>
    <w:rsid w:val="00A32D3E"/>
    <w:rsid w:val="00A331BB"/>
    <w:rsid w:val="00A3335B"/>
    <w:rsid w:val="00A33894"/>
    <w:rsid w:val="00A33CDD"/>
    <w:rsid w:val="00A33E82"/>
    <w:rsid w:val="00A34778"/>
    <w:rsid w:val="00A3492D"/>
    <w:rsid w:val="00A34967"/>
    <w:rsid w:val="00A34A53"/>
    <w:rsid w:val="00A34AB5"/>
    <w:rsid w:val="00A34B02"/>
    <w:rsid w:val="00A350D7"/>
    <w:rsid w:val="00A355C4"/>
    <w:rsid w:val="00A35CAA"/>
    <w:rsid w:val="00A35CFC"/>
    <w:rsid w:val="00A35E9A"/>
    <w:rsid w:val="00A35EC2"/>
    <w:rsid w:val="00A36DD5"/>
    <w:rsid w:val="00A37883"/>
    <w:rsid w:val="00A37D8B"/>
    <w:rsid w:val="00A40E45"/>
    <w:rsid w:val="00A40E66"/>
    <w:rsid w:val="00A413ED"/>
    <w:rsid w:val="00A41E6A"/>
    <w:rsid w:val="00A41FB3"/>
    <w:rsid w:val="00A421C2"/>
    <w:rsid w:val="00A423A7"/>
    <w:rsid w:val="00A4286E"/>
    <w:rsid w:val="00A42C28"/>
    <w:rsid w:val="00A42F0A"/>
    <w:rsid w:val="00A43558"/>
    <w:rsid w:val="00A43819"/>
    <w:rsid w:val="00A43F28"/>
    <w:rsid w:val="00A44153"/>
    <w:rsid w:val="00A4441C"/>
    <w:rsid w:val="00A4461E"/>
    <w:rsid w:val="00A44BFD"/>
    <w:rsid w:val="00A4502A"/>
    <w:rsid w:val="00A454D2"/>
    <w:rsid w:val="00A46449"/>
    <w:rsid w:val="00A46B4B"/>
    <w:rsid w:val="00A46DC0"/>
    <w:rsid w:val="00A47255"/>
    <w:rsid w:val="00A47527"/>
    <w:rsid w:val="00A4798E"/>
    <w:rsid w:val="00A47A33"/>
    <w:rsid w:val="00A511CD"/>
    <w:rsid w:val="00A51655"/>
    <w:rsid w:val="00A520E3"/>
    <w:rsid w:val="00A5249D"/>
    <w:rsid w:val="00A524C8"/>
    <w:rsid w:val="00A5258A"/>
    <w:rsid w:val="00A53464"/>
    <w:rsid w:val="00A5394E"/>
    <w:rsid w:val="00A53B1A"/>
    <w:rsid w:val="00A53DEC"/>
    <w:rsid w:val="00A54195"/>
    <w:rsid w:val="00A54B8D"/>
    <w:rsid w:val="00A5538A"/>
    <w:rsid w:val="00A5550E"/>
    <w:rsid w:val="00A557D2"/>
    <w:rsid w:val="00A55A19"/>
    <w:rsid w:val="00A56223"/>
    <w:rsid w:val="00A568ED"/>
    <w:rsid w:val="00A56EFA"/>
    <w:rsid w:val="00A57380"/>
    <w:rsid w:val="00A57CA3"/>
    <w:rsid w:val="00A57E16"/>
    <w:rsid w:val="00A60447"/>
    <w:rsid w:val="00A60AF1"/>
    <w:rsid w:val="00A60BCF"/>
    <w:rsid w:val="00A6146B"/>
    <w:rsid w:val="00A61C0D"/>
    <w:rsid w:val="00A61E25"/>
    <w:rsid w:val="00A621B7"/>
    <w:rsid w:val="00A6258C"/>
    <w:rsid w:val="00A6277E"/>
    <w:rsid w:val="00A62A1B"/>
    <w:rsid w:val="00A62CD8"/>
    <w:rsid w:val="00A62DC4"/>
    <w:rsid w:val="00A62F95"/>
    <w:rsid w:val="00A632FE"/>
    <w:rsid w:val="00A6361B"/>
    <w:rsid w:val="00A63AE8"/>
    <w:rsid w:val="00A6468D"/>
    <w:rsid w:val="00A64777"/>
    <w:rsid w:val="00A6549D"/>
    <w:rsid w:val="00A65A52"/>
    <w:rsid w:val="00A65E95"/>
    <w:rsid w:val="00A665EB"/>
    <w:rsid w:val="00A66A64"/>
    <w:rsid w:val="00A66F10"/>
    <w:rsid w:val="00A6777B"/>
    <w:rsid w:val="00A700C8"/>
    <w:rsid w:val="00A708F5"/>
    <w:rsid w:val="00A71218"/>
    <w:rsid w:val="00A71219"/>
    <w:rsid w:val="00A7137A"/>
    <w:rsid w:val="00A718EE"/>
    <w:rsid w:val="00A721F4"/>
    <w:rsid w:val="00A72242"/>
    <w:rsid w:val="00A725B4"/>
    <w:rsid w:val="00A72921"/>
    <w:rsid w:val="00A72DE2"/>
    <w:rsid w:val="00A732F6"/>
    <w:rsid w:val="00A733FA"/>
    <w:rsid w:val="00A740DB"/>
    <w:rsid w:val="00A74A10"/>
    <w:rsid w:val="00A74A31"/>
    <w:rsid w:val="00A74CE2"/>
    <w:rsid w:val="00A74D5F"/>
    <w:rsid w:val="00A750D3"/>
    <w:rsid w:val="00A754FE"/>
    <w:rsid w:val="00A7553C"/>
    <w:rsid w:val="00A75573"/>
    <w:rsid w:val="00A7565F"/>
    <w:rsid w:val="00A7613A"/>
    <w:rsid w:val="00A7627E"/>
    <w:rsid w:val="00A763CA"/>
    <w:rsid w:val="00A765B6"/>
    <w:rsid w:val="00A76725"/>
    <w:rsid w:val="00A76B6C"/>
    <w:rsid w:val="00A778B8"/>
    <w:rsid w:val="00A77959"/>
    <w:rsid w:val="00A77FF5"/>
    <w:rsid w:val="00A80043"/>
    <w:rsid w:val="00A80314"/>
    <w:rsid w:val="00A80DCC"/>
    <w:rsid w:val="00A816B2"/>
    <w:rsid w:val="00A81F44"/>
    <w:rsid w:val="00A82359"/>
    <w:rsid w:val="00A82620"/>
    <w:rsid w:val="00A840C9"/>
    <w:rsid w:val="00A844AB"/>
    <w:rsid w:val="00A84B8E"/>
    <w:rsid w:val="00A84D1F"/>
    <w:rsid w:val="00A8551B"/>
    <w:rsid w:val="00A85829"/>
    <w:rsid w:val="00A860D6"/>
    <w:rsid w:val="00A8690E"/>
    <w:rsid w:val="00A86942"/>
    <w:rsid w:val="00A8770C"/>
    <w:rsid w:val="00A879E3"/>
    <w:rsid w:val="00A87ABC"/>
    <w:rsid w:val="00A87F9B"/>
    <w:rsid w:val="00A90063"/>
    <w:rsid w:val="00A9006B"/>
    <w:rsid w:val="00A90095"/>
    <w:rsid w:val="00A90843"/>
    <w:rsid w:val="00A90902"/>
    <w:rsid w:val="00A9090A"/>
    <w:rsid w:val="00A91220"/>
    <w:rsid w:val="00A9166D"/>
    <w:rsid w:val="00A91817"/>
    <w:rsid w:val="00A91A31"/>
    <w:rsid w:val="00A91DE4"/>
    <w:rsid w:val="00A920D2"/>
    <w:rsid w:val="00A935F5"/>
    <w:rsid w:val="00A93C3D"/>
    <w:rsid w:val="00A94366"/>
    <w:rsid w:val="00A94B72"/>
    <w:rsid w:val="00A94B8E"/>
    <w:rsid w:val="00A95089"/>
    <w:rsid w:val="00A9514D"/>
    <w:rsid w:val="00A9533C"/>
    <w:rsid w:val="00A953E9"/>
    <w:rsid w:val="00A95651"/>
    <w:rsid w:val="00A9590B"/>
    <w:rsid w:val="00A9608F"/>
    <w:rsid w:val="00A963F9"/>
    <w:rsid w:val="00A966B2"/>
    <w:rsid w:val="00A9770B"/>
    <w:rsid w:val="00A97814"/>
    <w:rsid w:val="00A97C1C"/>
    <w:rsid w:val="00AA02A6"/>
    <w:rsid w:val="00AA0468"/>
    <w:rsid w:val="00AA0AFD"/>
    <w:rsid w:val="00AA0EA6"/>
    <w:rsid w:val="00AA11C6"/>
    <w:rsid w:val="00AA1666"/>
    <w:rsid w:val="00AA292D"/>
    <w:rsid w:val="00AA29A1"/>
    <w:rsid w:val="00AA2DA7"/>
    <w:rsid w:val="00AA2FED"/>
    <w:rsid w:val="00AA31FB"/>
    <w:rsid w:val="00AA39DF"/>
    <w:rsid w:val="00AA3B7A"/>
    <w:rsid w:val="00AA3B97"/>
    <w:rsid w:val="00AA3D30"/>
    <w:rsid w:val="00AA3E31"/>
    <w:rsid w:val="00AA436F"/>
    <w:rsid w:val="00AA45B1"/>
    <w:rsid w:val="00AA4657"/>
    <w:rsid w:val="00AA47AC"/>
    <w:rsid w:val="00AA5D9E"/>
    <w:rsid w:val="00AA5EA4"/>
    <w:rsid w:val="00AA6570"/>
    <w:rsid w:val="00AA6986"/>
    <w:rsid w:val="00AA6C58"/>
    <w:rsid w:val="00AA6EC3"/>
    <w:rsid w:val="00AA715E"/>
    <w:rsid w:val="00AA76AD"/>
    <w:rsid w:val="00AB071E"/>
    <w:rsid w:val="00AB0C7D"/>
    <w:rsid w:val="00AB0D33"/>
    <w:rsid w:val="00AB0E8F"/>
    <w:rsid w:val="00AB12BB"/>
    <w:rsid w:val="00AB1838"/>
    <w:rsid w:val="00AB226E"/>
    <w:rsid w:val="00AB2A65"/>
    <w:rsid w:val="00AB2FEF"/>
    <w:rsid w:val="00AB3E05"/>
    <w:rsid w:val="00AB468F"/>
    <w:rsid w:val="00AB4949"/>
    <w:rsid w:val="00AB49B6"/>
    <w:rsid w:val="00AB4FF5"/>
    <w:rsid w:val="00AB5254"/>
    <w:rsid w:val="00AB6358"/>
    <w:rsid w:val="00AB6ADD"/>
    <w:rsid w:val="00AB6B2B"/>
    <w:rsid w:val="00AB6E51"/>
    <w:rsid w:val="00AB6E55"/>
    <w:rsid w:val="00AB72D9"/>
    <w:rsid w:val="00AB72EA"/>
    <w:rsid w:val="00AB7ABF"/>
    <w:rsid w:val="00AB7FF5"/>
    <w:rsid w:val="00AC0240"/>
    <w:rsid w:val="00AC04D3"/>
    <w:rsid w:val="00AC06D2"/>
    <w:rsid w:val="00AC0F76"/>
    <w:rsid w:val="00AC20D6"/>
    <w:rsid w:val="00AC2275"/>
    <w:rsid w:val="00AC289D"/>
    <w:rsid w:val="00AC28AD"/>
    <w:rsid w:val="00AC2BD6"/>
    <w:rsid w:val="00AC2D03"/>
    <w:rsid w:val="00AC35D4"/>
    <w:rsid w:val="00AC36B6"/>
    <w:rsid w:val="00AC381E"/>
    <w:rsid w:val="00AC391E"/>
    <w:rsid w:val="00AC3E25"/>
    <w:rsid w:val="00AC44C1"/>
    <w:rsid w:val="00AC479F"/>
    <w:rsid w:val="00AC4B9F"/>
    <w:rsid w:val="00AC538A"/>
    <w:rsid w:val="00AC5DCB"/>
    <w:rsid w:val="00AC6D80"/>
    <w:rsid w:val="00AD0662"/>
    <w:rsid w:val="00AD124C"/>
    <w:rsid w:val="00AD1A38"/>
    <w:rsid w:val="00AD1B06"/>
    <w:rsid w:val="00AD1C5A"/>
    <w:rsid w:val="00AD2592"/>
    <w:rsid w:val="00AD2D58"/>
    <w:rsid w:val="00AD2E73"/>
    <w:rsid w:val="00AD3260"/>
    <w:rsid w:val="00AD54CE"/>
    <w:rsid w:val="00AD5C56"/>
    <w:rsid w:val="00AD6E55"/>
    <w:rsid w:val="00AD739E"/>
    <w:rsid w:val="00AD75A7"/>
    <w:rsid w:val="00AD7AE8"/>
    <w:rsid w:val="00AD7F98"/>
    <w:rsid w:val="00AD7FC6"/>
    <w:rsid w:val="00AD7FC7"/>
    <w:rsid w:val="00AE0580"/>
    <w:rsid w:val="00AE0A72"/>
    <w:rsid w:val="00AE1140"/>
    <w:rsid w:val="00AE1157"/>
    <w:rsid w:val="00AE1824"/>
    <w:rsid w:val="00AE1D02"/>
    <w:rsid w:val="00AE1ED3"/>
    <w:rsid w:val="00AE26A4"/>
    <w:rsid w:val="00AE31A7"/>
    <w:rsid w:val="00AE3259"/>
    <w:rsid w:val="00AE35D6"/>
    <w:rsid w:val="00AE35E2"/>
    <w:rsid w:val="00AE3635"/>
    <w:rsid w:val="00AE3B04"/>
    <w:rsid w:val="00AE3E90"/>
    <w:rsid w:val="00AE3EC3"/>
    <w:rsid w:val="00AE420D"/>
    <w:rsid w:val="00AE56E4"/>
    <w:rsid w:val="00AE67EB"/>
    <w:rsid w:val="00AE74E9"/>
    <w:rsid w:val="00AE74EE"/>
    <w:rsid w:val="00AE76E4"/>
    <w:rsid w:val="00AF0920"/>
    <w:rsid w:val="00AF1066"/>
    <w:rsid w:val="00AF1181"/>
    <w:rsid w:val="00AF12E4"/>
    <w:rsid w:val="00AF16E0"/>
    <w:rsid w:val="00AF19C9"/>
    <w:rsid w:val="00AF2937"/>
    <w:rsid w:val="00AF29E1"/>
    <w:rsid w:val="00AF3A25"/>
    <w:rsid w:val="00AF436D"/>
    <w:rsid w:val="00AF4DDA"/>
    <w:rsid w:val="00AF4EE1"/>
    <w:rsid w:val="00AF55E2"/>
    <w:rsid w:val="00AF56C9"/>
    <w:rsid w:val="00AF5A9E"/>
    <w:rsid w:val="00AF6876"/>
    <w:rsid w:val="00AF68A1"/>
    <w:rsid w:val="00AF6BC5"/>
    <w:rsid w:val="00AF6C61"/>
    <w:rsid w:val="00AF6D28"/>
    <w:rsid w:val="00AF6F03"/>
    <w:rsid w:val="00AF7049"/>
    <w:rsid w:val="00AF7106"/>
    <w:rsid w:val="00B0038D"/>
    <w:rsid w:val="00B005EE"/>
    <w:rsid w:val="00B0083E"/>
    <w:rsid w:val="00B0095B"/>
    <w:rsid w:val="00B012F2"/>
    <w:rsid w:val="00B022CF"/>
    <w:rsid w:val="00B0257E"/>
    <w:rsid w:val="00B02D8D"/>
    <w:rsid w:val="00B03213"/>
    <w:rsid w:val="00B04E1E"/>
    <w:rsid w:val="00B054BA"/>
    <w:rsid w:val="00B05844"/>
    <w:rsid w:val="00B0618C"/>
    <w:rsid w:val="00B0673E"/>
    <w:rsid w:val="00B067A7"/>
    <w:rsid w:val="00B070A8"/>
    <w:rsid w:val="00B076A6"/>
    <w:rsid w:val="00B07B0A"/>
    <w:rsid w:val="00B07CD9"/>
    <w:rsid w:val="00B104E2"/>
    <w:rsid w:val="00B10A2C"/>
    <w:rsid w:val="00B10CF2"/>
    <w:rsid w:val="00B11224"/>
    <w:rsid w:val="00B11257"/>
    <w:rsid w:val="00B11606"/>
    <w:rsid w:val="00B117E4"/>
    <w:rsid w:val="00B11B10"/>
    <w:rsid w:val="00B11E16"/>
    <w:rsid w:val="00B12A4D"/>
    <w:rsid w:val="00B12BD5"/>
    <w:rsid w:val="00B12FC3"/>
    <w:rsid w:val="00B131AD"/>
    <w:rsid w:val="00B13368"/>
    <w:rsid w:val="00B1344A"/>
    <w:rsid w:val="00B136FD"/>
    <w:rsid w:val="00B13812"/>
    <w:rsid w:val="00B13EA8"/>
    <w:rsid w:val="00B14612"/>
    <w:rsid w:val="00B14CBB"/>
    <w:rsid w:val="00B14EE7"/>
    <w:rsid w:val="00B1571F"/>
    <w:rsid w:val="00B157C2"/>
    <w:rsid w:val="00B160B2"/>
    <w:rsid w:val="00B160C6"/>
    <w:rsid w:val="00B161C3"/>
    <w:rsid w:val="00B16313"/>
    <w:rsid w:val="00B16F21"/>
    <w:rsid w:val="00B177E1"/>
    <w:rsid w:val="00B20324"/>
    <w:rsid w:val="00B20A8B"/>
    <w:rsid w:val="00B20BD3"/>
    <w:rsid w:val="00B20D19"/>
    <w:rsid w:val="00B210E1"/>
    <w:rsid w:val="00B21671"/>
    <w:rsid w:val="00B2170E"/>
    <w:rsid w:val="00B2178D"/>
    <w:rsid w:val="00B21799"/>
    <w:rsid w:val="00B21BD8"/>
    <w:rsid w:val="00B21BF6"/>
    <w:rsid w:val="00B220E9"/>
    <w:rsid w:val="00B22598"/>
    <w:rsid w:val="00B228E2"/>
    <w:rsid w:val="00B23469"/>
    <w:rsid w:val="00B23812"/>
    <w:rsid w:val="00B239AC"/>
    <w:rsid w:val="00B23C8C"/>
    <w:rsid w:val="00B2425E"/>
    <w:rsid w:val="00B24435"/>
    <w:rsid w:val="00B244C9"/>
    <w:rsid w:val="00B250E6"/>
    <w:rsid w:val="00B251E7"/>
    <w:rsid w:val="00B252F6"/>
    <w:rsid w:val="00B253A4"/>
    <w:rsid w:val="00B2555C"/>
    <w:rsid w:val="00B257A3"/>
    <w:rsid w:val="00B25C43"/>
    <w:rsid w:val="00B25F4D"/>
    <w:rsid w:val="00B2650D"/>
    <w:rsid w:val="00B266E3"/>
    <w:rsid w:val="00B26AA9"/>
    <w:rsid w:val="00B26E8E"/>
    <w:rsid w:val="00B272AF"/>
    <w:rsid w:val="00B27C53"/>
    <w:rsid w:val="00B30276"/>
    <w:rsid w:val="00B31175"/>
    <w:rsid w:val="00B31614"/>
    <w:rsid w:val="00B31976"/>
    <w:rsid w:val="00B31B67"/>
    <w:rsid w:val="00B31FC7"/>
    <w:rsid w:val="00B326A6"/>
    <w:rsid w:val="00B3362D"/>
    <w:rsid w:val="00B33799"/>
    <w:rsid w:val="00B33A8C"/>
    <w:rsid w:val="00B33C9D"/>
    <w:rsid w:val="00B347AD"/>
    <w:rsid w:val="00B3494A"/>
    <w:rsid w:val="00B34B54"/>
    <w:rsid w:val="00B34D81"/>
    <w:rsid w:val="00B35589"/>
    <w:rsid w:val="00B36235"/>
    <w:rsid w:val="00B368E2"/>
    <w:rsid w:val="00B36E1A"/>
    <w:rsid w:val="00B36F25"/>
    <w:rsid w:val="00B37728"/>
    <w:rsid w:val="00B3773F"/>
    <w:rsid w:val="00B37A96"/>
    <w:rsid w:val="00B37E52"/>
    <w:rsid w:val="00B37E77"/>
    <w:rsid w:val="00B4065C"/>
    <w:rsid w:val="00B40B88"/>
    <w:rsid w:val="00B40F63"/>
    <w:rsid w:val="00B4151C"/>
    <w:rsid w:val="00B42111"/>
    <w:rsid w:val="00B4242C"/>
    <w:rsid w:val="00B428B8"/>
    <w:rsid w:val="00B42958"/>
    <w:rsid w:val="00B42FDA"/>
    <w:rsid w:val="00B43440"/>
    <w:rsid w:val="00B43C3A"/>
    <w:rsid w:val="00B43D95"/>
    <w:rsid w:val="00B43DE3"/>
    <w:rsid w:val="00B43F9D"/>
    <w:rsid w:val="00B44461"/>
    <w:rsid w:val="00B44F12"/>
    <w:rsid w:val="00B4538F"/>
    <w:rsid w:val="00B46228"/>
    <w:rsid w:val="00B4695A"/>
    <w:rsid w:val="00B46A61"/>
    <w:rsid w:val="00B46BA1"/>
    <w:rsid w:val="00B47112"/>
    <w:rsid w:val="00B47609"/>
    <w:rsid w:val="00B5067A"/>
    <w:rsid w:val="00B50B88"/>
    <w:rsid w:val="00B50E73"/>
    <w:rsid w:val="00B513EA"/>
    <w:rsid w:val="00B517AC"/>
    <w:rsid w:val="00B5206C"/>
    <w:rsid w:val="00B523B8"/>
    <w:rsid w:val="00B5245A"/>
    <w:rsid w:val="00B52A35"/>
    <w:rsid w:val="00B52B02"/>
    <w:rsid w:val="00B53A04"/>
    <w:rsid w:val="00B53D92"/>
    <w:rsid w:val="00B5425E"/>
    <w:rsid w:val="00B543CF"/>
    <w:rsid w:val="00B54570"/>
    <w:rsid w:val="00B54687"/>
    <w:rsid w:val="00B55436"/>
    <w:rsid w:val="00B555E9"/>
    <w:rsid w:val="00B559B1"/>
    <w:rsid w:val="00B56BDC"/>
    <w:rsid w:val="00B572D9"/>
    <w:rsid w:val="00B57B96"/>
    <w:rsid w:val="00B57F3E"/>
    <w:rsid w:val="00B57F94"/>
    <w:rsid w:val="00B60058"/>
    <w:rsid w:val="00B60727"/>
    <w:rsid w:val="00B61A98"/>
    <w:rsid w:val="00B61CF3"/>
    <w:rsid w:val="00B62124"/>
    <w:rsid w:val="00B6272E"/>
    <w:rsid w:val="00B62A33"/>
    <w:rsid w:val="00B62FF9"/>
    <w:rsid w:val="00B631CD"/>
    <w:rsid w:val="00B63213"/>
    <w:rsid w:val="00B634D8"/>
    <w:rsid w:val="00B63667"/>
    <w:rsid w:val="00B63ACE"/>
    <w:rsid w:val="00B63EE3"/>
    <w:rsid w:val="00B63F9D"/>
    <w:rsid w:val="00B641C9"/>
    <w:rsid w:val="00B641D3"/>
    <w:rsid w:val="00B64796"/>
    <w:rsid w:val="00B64A94"/>
    <w:rsid w:val="00B64E5B"/>
    <w:rsid w:val="00B6536F"/>
    <w:rsid w:val="00B6549D"/>
    <w:rsid w:val="00B65C10"/>
    <w:rsid w:val="00B661F9"/>
    <w:rsid w:val="00B66616"/>
    <w:rsid w:val="00B66EE7"/>
    <w:rsid w:val="00B66FA6"/>
    <w:rsid w:val="00B674A7"/>
    <w:rsid w:val="00B6F325"/>
    <w:rsid w:val="00B70068"/>
    <w:rsid w:val="00B70288"/>
    <w:rsid w:val="00B70AF9"/>
    <w:rsid w:val="00B70F08"/>
    <w:rsid w:val="00B71D20"/>
    <w:rsid w:val="00B73462"/>
    <w:rsid w:val="00B73DA1"/>
    <w:rsid w:val="00B73DAB"/>
    <w:rsid w:val="00B744B5"/>
    <w:rsid w:val="00B747C9"/>
    <w:rsid w:val="00B74DED"/>
    <w:rsid w:val="00B74F53"/>
    <w:rsid w:val="00B75753"/>
    <w:rsid w:val="00B75CBA"/>
    <w:rsid w:val="00B75E39"/>
    <w:rsid w:val="00B75ED5"/>
    <w:rsid w:val="00B7608F"/>
    <w:rsid w:val="00B76640"/>
    <w:rsid w:val="00B76A5D"/>
    <w:rsid w:val="00B76CBE"/>
    <w:rsid w:val="00B76D77"/>
    <w:rsid w:val="00B76E69"/>
    <w:rsid w:val="00B7708B"/>
    <w:rsid w:val="00B77437"/>
    <w:rsid w:val="00B77685"/>
    <w:rsid w:val="00B77756"/>
    <w:rsid w:val="00B80A48"/>
    <w:rsid w:val="00B80BDC"/>
    <w:rsid w:val="00B8136A"/>
    <w:rsid w:val="00B818CB"/>
    <w:rsid w:val="00B81E14"/>
    <w:rsid w:val="00B8219E"/>
    <w:rsid w:val="00B82299"/>
    <w:rsid w:val="00B826EA"/>
    <w:rsid w:val="00B82B9C"/>
    <w:rsid w:val="00B82D4E"/>
    <w:rsid w:val="00B84023"/>
    <w:rsid w:val="00B84672"/>
    <w:rsid w:val="00B853F9"/>
    <w:rsid w:val="00B85EEF"/>
    <w:rsid w:val="00B85F20"/>
    <w:rsid w:val="00B86448"/>
    <w:rsid w:val="00B86934"/>
    <w:rsid w:val="00B87095"/>
    <w:rsid w:val="00B87362"/>
    <w:rsid w:val="00B87B12"/>
    <w:rsid w:val="00B902B5"/>
    <w:rsid w:val="00B907EB"/>
    <w:rsid w:val="00B916AA"/>
    <w:rsid w:val="00B91911"/>
    <w:rsid w:val="00B921B1"/>
    <w:rsid w:val="00B92230"/>
    <w:rsid w:val="00B92990"/>
    <w:rsid w:val="00B92B85"/>
    <w:rsid w:val="00B92D49"/>
    <w:rsid w:val="00B92F66"/>
    <w:rsid w:val="00B93240"/>
    <w:rsid w:val="00B933DD"/>
    <w:rsid w:val="00B936B1"/>
    <w:rsid w:val="00B93A7B"/>
    <w:rsid w:val="00B93AC9"/>
    <w:rsid w:val="00B9431C"/>
    <w:rsid w:val="00B9446B"/>
    <w:rsid w:val="00B94E4B"/>
    <w:rsid w:val="00B94EC7"/>
    <w:rsid w:val="00B95045"/>
    <w:rsid w:val="00B9548E"/>
    <w:rsid w:val="00B955B8"/>
    <w:rsid w:val="00B95A09"/>
    <w:rsid w:val="00B95FE3"/>
    <w:rsid w:val="00B96536"/>
    <w:rsid w:val="00B96598"/>
    <w:rsid w:val="00B96A61"/>
    <w:rsid w:val="00B975DE"/>
    <w:rsid w:val="00B976DD"/>
    <w:rsid w:val="00BA02AB"/>
    <w:rsid w:val="00BA03AD"/>
    <w:rsid w:val="00BA0867"/>
    <w:rsid w:val="00BA193F"/>
    <w:rsid w:val="00BA1FC5"/>
    <w:rsid w:val="00BA2435"/>
    <w:rsid w:val="00BA25B3"/>
    <w:rsid w:val="00BA328D"/>
    <w:rsid w:val="00BA3DDB"/>
    <w:rsid w:val="00BA40EA"/>
    <w:rsid w:val="00BA4476"/>
    <w:rsid w:val="00BA4672"/>
    <w:rsid w:val="00BA4F71"/>
    <w:rsid w:val="00BA5228"/>
    <w:rsid w:val="00BA58C2"/>
    <w:rsid w:val="00BA5B22"/>
    <w:rsid w:val="00BA5C18"/>
    <w:rsid w:val="00BA5D30"/>
    <w:rsid w:val="00BA5E07"/>
    <w:rsid w:val="00BA5E3F"/>
    <w:rsid w:val="00BA60AD"/>
    <w:rsid w:val="00BA62FC"/>
    <w:rsid w:val="00BA6894"/>
    <w:rsid w:val="00BA7821"/>
    <w:rsid w:val="00BA796B"/>
    <w:rsid w:val="00BA79D7"/>
    <w:rsid w:val="00BB004B"/>
    <w:rsid w:val="00BB055A"/>
    <w:rsid w:val="00BB0821"/>
    <w:rsid w:val="00BB08F6"/>
    <w:rsid w:val="00BB18E5"/>
    <w:rsid w:val="00BB18F0"/>
    <w:rsid w:val="00BB1E9D"/>
    <w:rsid w:val="00BB2166"/>
    <w:rsid w:val="00BB22A3"/>
    <w:rsid w:val="00BB268E"/>
    <w:rsid w:val="00BB2F59"/>
    <w:rsid w:val="00BB30B1"/>
    <w:rsid w:val="00BB3433"/>
    <w:rsid w:val="00BB3B50"/>
    <w:rsid w:val="00BB3FDC"/>
    <w:rsid w:val="00BB4791"/>
    <w:rsid w:val="00BB47B0"/>
    <w:rsid w:val="00BB4E07"/>
    <w:rsid w:val="00BB4E86"/>
    <w:rsid w:val="00BB4F79"/>
    <w:rsid w:val="00BB518C"/>
    <w:rsid w:val="00BB5262"/>
    <w:rsid w:val="00BB538D"/>
    <w:rsid w:val="00BB59CA"/>
    <w:rsid w:val="00BB6332"/>
    <w:rsid w:val="00BB6726"/>
    <w:rsid w:val="00BB687C"/>
    <w:rsid w:val="00BB6B8E"/>
    <w:rsid w:val="00BB6C46"/>
    <w:rsid w:val="00BB6E46"/>
    <w:rsid w:val="00BB7D78"/>
    <w:rsid w:val="00BB7EA9"/>
    <w:rsid w:val="00BB7ED6"/>
    <w:rsid w:val="00BC06B9"/>
    <w:rsid w:val="00BC0EBA"/>
    <w:rsid w:val="00BC1212"/>
    <w:rsid w:val="00BC1AFF"/>
    <w:rsid w:val="00BC1BE0"/>
    <w:rsid w:val="00BC2647"/>
    <w:rsid w:val="00BC4600"/>
    <w:rsid w:val="00BC5492"/>
    <w:rsid w:val="00BC5AAA"/>
    <w:rsid w:val="00BC5E15"/>
    <w:rsid w:val="00BC69CB"/>
    <w:rsid w:val="00BC6E9C"/>
    <w:rsid w:val="00BC70D9"/>
    <w:rsid w:val="00BC758E"/>
    <w:rsid w:val="00BD0273"/>
    <w:rsid w:val="00BD04B2"/>
    <w:rsid w:val="00BD09F7"/>
    <w:rsid w:val="00BD0CB4"/>
    <w:rsid w:val="00BD0E53"/>
    <w:rsid w:val="00BD1607"/>
    <w:rsid w:val="00BD16AF"/>
    <w:rsid w:val="00BD1BBB"/>
    <w:rsid w:val="00BD1D1C"/>
    <w:rsid w:val="00BD1E1E"/>
    <w:rsid w:val="00BD229B"/>
    <w:rsid w:val="00BD24BB"/>
    <w:rsid w:val="00BD3034"/>
    <w:rsid w:val="00BD310D"/>
    <w:rsid w:val="00BD3832"/>
    <w:rsid w:val="00BD3E1C"/>
    <w:rsid w:val="00BD50A6"/>
    <w:rsid w:val="00BD55C7"/>
    <w:rsid w:val="00BD5611"/>
    <w:rsid w:val="00BD67EF"/>
    <w:rsid w:val="00BD6D9F"/>
    <w:rsid w:val="00BD6E30"/>
    <w:rsid w:val="00BD705F"/>
    <w:rsid w:val="00BD7A98"/>
    <w:rsid w:val="00BD7C66"/>
    <w:rsid w:val="00BD7FA6"/>
    <w:rsid w:val="00BE0F91"/>
    <w:rsid w:val="00BE182F"/>
    <w:rsid w:val="00BE19FB"/>
    <w:rsid w:val="00BE1C6A"/>
    <w:rsid w:val="00BE1CD6"/>
    <w:rsid w:val="00BE2699"/>
    <w:rsid w:val="00BE2AD7"/>
    <w:rsid w:val="00BE31F3"/>
    <w:rsid w:val="00BE3C71"/>
    <w:rsid w:val="00BE3E22"/>
    <w:rsid w:val="00BE4311"/>
    <w:rsid w:val="00BE4319"/>
    <w:rsid w:val="00BE48E9"/>
    <w:rsid w:val="00BE4C9D"/>
    <w:rsid w:val="00BE51AC"/>
    <w:rsid w:val="00BE6601"/>
    <w:rsid w:val="00BE68A6"/>
    <w:rsid w:val="00BE6C3E"/>
    <w:rsid w:val="00BE6D3D"/>
    <w:rsid w:val="00BE6F43"/>
    <w:rsid w:val="00BE79B6"/>
    <w:rsid w:val="00BE7A20"/>
    <w:rsid w:val="00BF0394"/>
    <w:rsid w:val="00BF07F3"/>
    <w:rsid w:val="00BF0EF9"/>
    <w:rsid w:val="00BF0F4D"/>
    <w:rsid w:val="00BF1561"/>
    <w:rsid w:val="00BF17FF"/>
    <w:rsid w:val="00BF340E"/>
    <w:rsid w:val="00BF3659"/>
    <w:rsid w:val="00BF3BF9"/>
    <w:rsid w:val="00BF4066"/>
    <w:rsid w:val="00BF40A6"/>
    <w:rsid w:val="00BF41D5"/>
    <w:rsid w:val="00BF4416"/>
    <w:rsid w:val="00BF4445"/>
    <w:rsid w:val="00BF4829"/>
    <w:rsid w:val="00BF49C2"/>
    <w:rsid w:val="00BF4AB9"/>
    <w:rsid w:val="00BF4C2E"/>
    <w:rsid w:val="00BF50E1"/>
    <w:rsid w:val="00BF51D8"/>
    <w:rsid w:val="00BF53C0"/>
    <w:rsid w:val="00BF548E"/>
    <w:rsid w:val="00BF58E3"/>
    <w:rsid w:val="00BF5F2A"/>
    <w:rsid w:val="00BF62D2"/>
    <w:rsid w:val="00BF646A"/>
    <w:rsid w:val="00BF6592"/>
    <w:rsid w:val="00BF6AA8"/>
    <w:rsid w:val="00BF6B94"/>
    <w:rsid w:val="00BF728E"/>
    <w:rsid w:val="00BF790E"/>
    <w:rsid w:val="00BF7E0B"/>
    <w:rsid w:val="00C00E13"/>
    <w:rsid w:val="00C014F1"/>
    <w:rsid w:val="00C01AE0"/>
    <w:rsid w:val="00C01C97"/>
    <w:rsid w:val="00C0209E"/>
    <w:rsid w:val="00C0243E"/>
    <w:rsid w:val="00C027D5"/>
    <w:rsid w:val="00C02DC3"/>
    <w:rsid w:val="00C0304A"/>
    <w:rsid w:val="00C035AB"/>
    <w:rsid w:val="00C037C4"/>
    <w:rsid w:val="00C03976"/>
    <w:rsid w:val="00C04039"/>
    <w:rsid w:val="00C04397"/>
    <w:rsid w:val="00C0452F"/>
    <w:rsid w:val="00C04FF8"/>
    <w:rsid w:val="00C0512E"/>
    <w:rsid w:val="00C052E8"/>
    <w:rsid w:val="00C058E4"/>
    <w:rsid w:val="00C05C46"/>
    <w:rsid w:val="00C06BDB"/>
    <w:rsid w:val="00C06BF8"/>
    <w:rsid w:val="00C06DD8"/>
    <w:rsid w:val="00C07D77"/>
    <w:rsid w:val="00C100DF"/>
    <w:rsid w:val="00C10522"/>
    <w:rsid w:val="00C10791"/>
    <w:rsid w:val="00C114FF"/>
    <w:rsid w:val="00C1198F"/>
    <w:rsid w:val="00C119FC"/>
    <w:rsid w:val="00C121C6"/>
    <w:rsid w:val="00C12243"/>
    <w:rsid w:val="00C126DE"/>
    <w:rsid w:val="00C12982"/>
    <w:rsid w:val="00C12E1B"/>
    <w:rsid w:val="00C13030"/>
    <w:rsid w:val="00C13062"/>
    <w:rsid w:val="00C13190"/>
    <w:rsid w:val="00C1382D"/>
    <w:rsid w:val="00C13DE9"/>
    <w:rsid w:val="00C14E3F"/>
    <w:rsid w:val="00C14EDA"/>
    <w:rsid w:val="00C15348"/>
    <w:rsid w:val="00C157BA"/>
    <w:rsid w:val="00C15BA0"/>
    <w:rsid w:val="00C161FF"/>
    <w:rsid w:val="00C1630A"/>
    <w:rsid w:val="00C16731"/>
    <w:rsid w:val="00C16BD0"/>
    <w:rsid w:val="00C16F4D"/>
    <w:rsid w:val="00C170DE"/>
    <w:rsid w:val="00C173B5"/>
    <w:rsid w:val="00C174AD"/>
    <w:rsid w:val="00C1788E"/>
    <w:rsid w:val="00C20351"/>
    <w:rsid w:val="00C204F2"/>
    <w:rsid w:val="00C20F62"/>
    <w:rsid w:val="00C21CE1"/>
    <w:rsid w:val="00C21FA2"/>
    <w:rsid w:val="00C22304"/>
    <w:rsid w:val="00C22EB2"/>
    <w:rsid w:val="00C23CD2"/>
    <w:rsid w:val="00C23EB2"/>
    <w:rsid w:val="00C23FF2"/>
    <w:rsid w:val="00C24970"/>
    <w:rsid w:val="00C24F0A"/>
    <w:rsid w:val="00C25333"/>
    <w:rsid w:val="00C2594F"/>
    <w:rsid w:val="00C25B41"/>
    <w:rsid w:val="00C26F7A"/>
    <w:rsid w:val="00C271D8"/>
    <w:rsid w:val="00C278C5"/>
    <w:rsid w:val="00C27ECB"/>
    <w:rsid w:val="00C27F9D"/>
    <w:rsid w:val="00C30DFD"/>
    <w:rsid w:val="00C3192D"/>
    <w:rsid w:val="00C32240"/>
    <w:rsid w:val="00C32BF3"/>
    <w:rsid w:val="00C3386D"/>
    <w:rsid w:val="00C33ABE"/>
    <w:rsid w:val="00C33F09"/>
    <w:rsid w:val="00C343E7"/>
    <w:rsid w:val="00C347F8"/>
    <w:rsid w:val="00C34CA0"/>
    <w:rsid w:val="00C34FD2"/>
    <w:rsid w:val="00C3521E"/>
    <w:rsid w:val="00C35A76"/>
    <w:rsid w:val="00C36B9B"/>
    <w:rsid w:val="00C36C04"/>
    <w:rsid w:val="00C37240"/>
    <w:rsid w:val="00C373A7"/>
    <w:rsid w:val="00C377F9"/>
    <w:rsid w:val="00C378F6"/>
    <w:rsid w:val="00C4085F"/>
    <w:rsid w:val="00C40F34"/>
    <w:rsid w:val="00C414A8"/>
    <w:rsid w:val="00C4151A"/>
    <w:rsid w:val="00C41CF1"/>
    <w:rsid w:val="00C41D82"/>
    <w:rsid w:val="00C41F4D"/>
    <w:rsid w:val="00C4219F"/>
    <w:rsid w:val="00C42B64"/>
    <w:rsid w:val="00C42DE6"/>
    <w:rsid w:val="00C4325B"/>
    <w:rsid w:val="00C43364"/>
    <w:rsid w:val="00C43D6B"/>
    <w:rsid w:val="00C44ACE"/>
    <w:rsid w:val="00C4515D"/>
    <w:rsid w:val="00C4532D"/>
    <w:rsid w:val="00C45D0F"/>
    <w:rsid w:val="00C45E06"/>
    <w:rsid w:val="00C46741"/>
    <w:rsid w:val="00C46A37"/>
    <w:rsid w:val="00C46E59"/>
    <w:rsid w:val="00C4750D"/>
    <w:rsid w:val="00C47C0A"/>
    <w:rsid w:val="00C47DD4"/>
    <w:rsid w:val="00C47E28"/>
    <w:rsid w:val="00C47FAA"/>
    <w:rsid w:val="00C501D8"/>
    <w:rsid w:val="00C50AA6"/>
    <w:rsid w:val="00C50B90"/>
    <w:rsid w:val="00C50C32"/>
    <w:rsid w:val="00C50E3B"/>
    <w:rsid w:val="00C51045"/>
    <w:rsid w:val="00C514E8"/>
    <w:rsid w:val="00C51548"/>
    <w:rsid w:val="00C517B1"/>
    <w:rsid w:val="00C519C0"/>
    <w:rsid w:val="00C520A4"/>
    <w:rsid w:val="00C52491"/>
    <w:rsid w:val="00C525FF"/>
    <w:rsid w:val="00C526E5"/>
    <w:rsid w:val="00C52A08"/>
    <w:rsid w:val="00C52C3B"/>
    <w:rsid w:val="00C52ED6"/>
    <w:rsid w:val="00C5324B"/>
    <w:rsid w:val="00C5352F"/>
    <w:rsid w:val="00C53697"/>
    <w:rsid w:val="00C5402A"/>
    <w:rsid w:val="00C540B1"/>
    <w:rsid w:val="00C54591"/>
    <w:rsid w:val="00C54B72"/>
    <w:rsid w:val="00C55907"/>
    <w:rsid w:val="00C55DCB"/>
    <w:rsid w:val="00C56324"/>
    <w:rsid w:val="00C564D3"/>
    <w:rsid w:val="00C568B7"/>
    <w:rsid w:val="00C569C5"/>
    <w:rsid w:val="00C56EFF"/>
    <w:rsid w:val="00C5798B"/>
    <w:rsid w:val="00C57A45"/>
    <w:rsid w:val="00C603B1"/>
    <w:rsid w:val="00C611EA"/>
    <w:rsid w:val="00C6130F"/>
    <w:rsid w:val="00C61F40"/>
    <w:rsid w:val="00C6227D"/>
    <w:rsid w:val="00C6242F"/>
    <w:rsid w:val="00C62877"/>
    <w:rsid w:val="00C62F22"/>
    <w:rsid w:val="00C63041"/>
    <w:rsid w:val="00C6334C"/>
    <w:rsid w:val="00C63AE8"/>
    <w:rsid w:val="00C63E4E"/>
    <w:rsid w:val="00C63EDC"/>
    <w:rsid w:val="00C641D2"/>
    <w:rsid w:val="00C643F8"/>
    <w:rsid w:val="00C64D59"/>
    <w:rsid w:val="00C65531"/>
    <w:rsid w:val="00C65797"/>
    <w:rsid w:val="00C658DB"/>
    <w:rsid w:val="00C65F00"/>
    <w:rsid w:val="00C668A9"/>
    <w:rsid w:val="00C67041"/>
    <w:rsid w:val="00C67593"/>
    <w:rsid w:val="00C70705"/>
    <w:rsid w:val="00C7085A"/>
    <w:rsid w:val="00C70CBB"/>
    <w:rsid w:val="00C710B6"/>
    <w:rsid w:val="00C713C0"/>
    <w:rsid w:val="00C713E4"/>
    <w:rsid w:val="00C725AC"/>
    <w:rsid w:val="00C733C0"/>
    <w:rsid w:val="00C734EB"/>
    <w:rsid w:val="00C73BD2"/>
    <w:rsid w:val="00C73F48"/>
    <w:rsid w:val="00C74525"/>
    <w:rsid w:val="00C7488F"/>
    <w:rsid w:val="00C74D54"/>
    <w:rsid w:val="00C764E0"/>
    <w:rsid w:val="00C767E9"/>
    <w:rsid w:val="00C769CE"/>
    <w:rsid w:val="00C76AF7"/>
    <w:rsid w:val="00C76C02"/>
    <w:rsid w:val="00C76E18"/>
    <w:rsid w:val="00C77884"/>
    <w:rsid w:val="00C779E5"/>
    <w:rsid w:val="00C800B0"/>
    <w:rsid w:val="00C807A5"/>
    <w:rsid w:val="00C80DDF"/>
    <w:rsid w:val="00C8126E"/>
    <w:rsid w:val="00C81453"/>
    <w:rsid w:val="00C81860"/>
    <w:rsid w:val="00C81EB8"/>
    <w:rsid w:val="00C82C81"/>
    <w:rsid w:val="00C82FC8"/>
    <w:rsid w:val="00C83A01"/>
    <w:rsid w:val="00C83E0D"/>
    <w:rsid w:val="00C83E9F"/>
    <w:rsid w:val="00C8405B"/>
    <w:rsid w:val="00C8509B"/>
    <w:rsid w:val="00C85870"/>
    <w:rsid w:val="00C85C46"/>
    <w:rsid w:val="00C85EBE"/>
    <w:rsid w:val="00C85F3B"/>
    <w:rsid w:val="00C85FBD"/>
    <w:rsid w:val="00C865BB"/>
    <w:rsid w:val="00C866B2"/>
    <w:rsid w:val="00C86CB9"/>
    <w:rsid w:val="00C86DCC"/>
    <w:rsid w:val="00C87049"/>
    <w:rsid w:val="00C87870"/>
    <w:rsid w:val="00C87872"/>
    <w:rsid w:val="00C87D7D"/>
    <w:rsid w:val="00C900BC"/>
    <w:rsid w:val="00C90CDD"/>
    <w:rsid w:val="00C911ED"/>
    <w:rsid w:val="00C91C3C"/>
    <w:rsid w:val="00C91DAB"/>
    <w:rsid w:val="00C91E84"/>
    <w:rsid w:val="00C923F4"/>
    <w:rsid w:val="00C925CA"/>
    <w:rsid w:val="00C92CBB"/>
    <w:rsid w:val="00C92D19"/>
    <w:rsid w:val="00C9325A"/>
    <w:rsid w:val="00C93F7C"/>
    <w:rsid w:val="00C93F9A"/>
    <w:rsid w:val="00C95169"/>
    <w:rsid w:val="00C956B6"/>
    <w:rsid w:val="00C95D99"/>
    <w:rsid w:val="00C9637A"/>
    <w:rsid w:val="00C963AF"/>
    <w:rsid w:val="00C96635"/>
    <w:rsid w:val="00C96753"/>
    <w:rsid w:val="00C969FE"/>
    <w:rsid w:val="00C974CE"/>
    <w:rsid w:val="00C97BFD"/>
    <w:rsid w:val="00C97CF2"/>
    <w:rsid w:val="00C97EBA"/>
    <w:rsid w:val="00C97FE5"/>
    <w:rsid w:val="00CA0AD5"/>
    <w:rsid w:val="00CA0B98"/>
    <w:rsid w:val="00CA106E"/>
    <w:rsid w:val="00CA16E9"/>
    <w:rsid w:val="00CA271E"/>
    <w:rsid w:val="00CA3135"/>
    <w:rsid w:val="00CA320F"/>
    <w:rsid w:val="00CA349C"/>
    <w:rsid w:val="00CA39B1"/>
    <w:rsid w:val="00CA3CA0"/>
    <w:rsid w:val="00CA4BBA"/>
    <w:rsid w:val="00CA50E7"/>
    <w:rsid w:val="00CA561A"/>
    <w:rsid w:val="00CA596F"/>
    <w:rsid w:val="00CA5ACB"/>
    <w:rsid w:val="00CA5F10"/>
    <w:rsid w:val="00CA6FF0"/>
    <w:rsid w:val="00CA7128"/>
    <w:rsid w:val="00CA7193"/>
    <w:rsid w:val="00CA722C"/>
    <w:rsid w:val="00CA74FF"/>
    <w:rsid w:val="00CA75A6"/>
    <w:rsid w:val="00CA7DB0"/>
    <w:rsid w:val="00CB00C5"/>
    <w:rsid w:val="00CB0360"/>
    <w:rsid w:val="00CB0411"/>
    <w:rsid w:val="00CB07B0"/>
    <w:rsid w:val="00CB0FB6"/>
    <w:rsid w:val="00CB10DF"/>
    <w:rsid w:val="00CB193B"/>
    <w:rsid w:val="00CB24E9"/>
    <w:rsid w:val="00CB2601"/>
    <w:rsid w:val="00CB2E06"/>
    <w:rsid w:val="00CB3201"/>
    <w:rsid w:val="00CB3C94"/>
    <w:rsid w:val="00CB3DE9"/>
    <w:rsid w:val="00CB3E75"/>
    <w:rsid w:val="00CB48AB"/>
    <w:rsid w:val="00CB4A2E"/>
    <w:rsid w:val="00CB4F37"/>
    <w:rsid w:val="00CB4F57"/>
    <w:rsid w:val="00CB545F"/>
    <w:rsid w:val="00CB58D1"/>
    <w:rsid w:val="00CB59BC"/>
    <w:rsid w:val="00CB5A1C"/>
    <w:rsid w:val="00CB5E28"/>
    <w:rsid w:val="00CB6594"/>
    <w:rsid w:val="00CB6646"/>
    <w:rsid w:val="00CB6B65"/>
    <w:rsid w:val="00CB7771"/>
    <w:rsid w:val="00CB849A"/>
    <w:rsid w:val="00CC06C6"/>
    <w:rsid w:val="00CC0B7E"/>
    <w:rsid w:val="00CC0EF2"/>
    <w:rsid w:val="00CC0FC2"/>
    <w:rsid w:val="00CC1740"/>
    <w:rsid w:val="00CC1C34"/>
    <w:rsid w:val="00CC29C1"/>
    <w:rsid w:val="00CC2ECF"/>
    <w:rsid w:val="00CC36EB"/>
    <w:rsid w:val="00CC3803"/>
    <w:rsid w:val="00CC386E"/>
    <w:rsid w:val="00CC3DBE"/>
    <w:rsid w:val="00CC5A7B"/>
    <w:rsid w:val="00CC5E81"/>
    <w:rsid w:val="00CC5E85"/>
    <w:rsid w:val="00CC61B1"/>
    <w:rsid w:val="00CC6B5A"/>
    <w:rsid w:val="00CC6C9A"/>
    <w:rsid w:val="00CC6DE1"/>
    <w:rsid w:val="00CC738E"/>
    <w:rsid w:val="00CC741B"/>
    <w:rsid w:val="00CC7759"/>
    <w:rsid w:val="00CC798D"/>
    <w:rsid w:val="00CC7EDF"/>
    <w:rsid w:val="00CD03A8"/>
    <w:rsid w:val="00CD045F"/>
    <w:rsid w:val="00CD06A5"/>
    <w:rsid w:val="00CD07E3"/>
    <w:rsid w:val="00CD0861"/>
    <w:rsid w:val="00CD0C79"/>
    <w:rsid w:val="00CD0E61"/>
    <w:rsid w:val="00CD0F1D"/>
    <w:rsid w:val="00CD12EA"/>
    <w:rsid w:val="00CD1F61"/>
    <w:rsid w:val="00CD22A2"/>
    <w:rsid w:val="00CD31DC"/>
    <w:rsid w:val="00CD3940"/>
    <w:rsid w:val="00CD3F08"/>
    <w:rsid w:val="00CD3FC9"/>
    <w:rsid w:val="00CD43D4"/>
    <w:rsid w:val="00CD52E7"/>
    <w:rsid w:val="00CD59F9"/>
    <w:rsid w:val="00CD5EE8"/>
    <w:rsid w:val="00CD63D4"/>
    <w:rsid w:val="00CD6540"/>
    <w:rsid w:val="00CD72F8"/>
    <w:rsid w:val="00CD7459"/>
    <w:rsid w:val="00CD7511"/>
    <w:rsid w:val="00CD7764"/>
    <w:rsid w:val="00CD79F0"/>
    <w:rsid w:val="00CD7AFC"/>
    <w:rsid w:val="00CD7B0A"/>
    <w:rsid w:val="00CD7B10"/>
    <w:rsid w:val="00CD7EB4"/>
    <w:rsid w:val="00CD7F2B"/>
    <w:rsid w:val="00CE09BD"/>
    <w:rsid w:val="00CE0F5E"/>
    <w:rsid w:val="00CE15C3"/>
    <w:rsid w:val="00CE18DD"/>
    <w:rsid w:val="00CE2167"/>
    <w:rsid w:val="00CE21DD"/>
    <w:rsid w:val="00CE2CF4"/>
    <w:rsid w:val="00CE2F7B"/>
    <w:rsid w:val="00CE3BAC"/>
    <w:rsid w:val="00CE3C1B"/>
    <w:rsid w:val="00CE3C8A"/>
    <w:rsid w:val="00CE4C96"/>
    <w:rsid w:val="00CE5746"/>
    <w:rsid w:val="00CE5848"/>
    <w:rsid w:val="00CE5C43"/>
    <w:rsid w:val="00CE5F2A"/>
    <w:rsid w:val="00CE657E"/>
    <w:rsid w:val="00CE67CE"/>
    <w:rsid w:val="00CE6E99"/>
    <w:rsid w:val="00CE7459"/>
    <w:rsid w:val="00CE765C"/>
    <w:rsid w:val="00CF01C7"/>
    <w:rsid w:val="00CF0B54"/>
    <w:rsid w:val="00CF0F24"/>
    <w:rsid w:val="00CF0F90"/>
    <w:rsid w:val="00CF109D"/>
    <w:rsid w:val="00CF130F"/>
    <w:rsid w:val="00CF156A"/>
    <w:rsid w:val="00CF1C8C"/>
    <w:rsid w:val="00CF1F03"/>
    <w:rsid w:val="00CF220F"/>
    <w:rsid w:val="00CF23C1"/>
    <w:rsid w:val="00CF2698"/>
    <w:rsid w:val="00CF2962"/>
    <w:rsid w:val="00CF2DDC"/>
    <w:rsid w:val="00CF373A"/>
    <w:rsid w:val="00CF398B"/>
    <w:rsid w:val="00CF3A0D"/>
    <w:rsid w:val="00CF3D32"/>
    <w:rsid w:val="00CF422A"/>
    <w:rsid w:val="00CF47D0"/>
    <w:rsid w:val="00CF4D8F"/>
    <w:rsid w:val="00CF5178"/>
    <w:rsid w:val="00CF5BB6"/>
    <w:rsid w:val="00CF5CF1"/>
    <w:rsid w:val="00CF633A"/>
    <w:rsid w:val="00CF645F"/>
    <w:rsid w:val="00CF7084"/>
    <w:rsid w:val="00CF7661"/>
    <w:rsid w:val="00D000D5"/>
    <w:rsid w:val="00D01112"/>
    <w:rsid w:val="00D0243B"/>
    <w:rsid w:val="00D031F5"/>
    <w:rsid w:val="00D03C0D"/>
    <w:rsid w:val="00D03C5A"/>
    <w:rsid w:val="00D04288"/>
    <w:rsid w:val="00D0438A"/>
    <w:rsid w:val="00D0447B"/>
    <w:rsid w:val="00D04727"/>
    <w:rsid w:val="00D04B61"/>
    <w:rsid w:val="00D04BEF"/>
    <w:rsid w:val="00D04C23"/>
    <w:rsid w:val="00D06092"/>
    <w:rsid w:val="00D06F87"/>
    <w:rsid w:val="00D07264"/>
    <w:rsid w:val="00D0777B"/>
    <w:rsid w:val="00D078C0"/>
    <w:rsid w:val="00D07F03"/>
    <w:rsid w:val="00D101A4"/>
    <w:rsid w:val="00D1027E"/>
    <w:rsid w:val="00D10A87"/>
    <w:rsid w:val="00D10D4B"/>
    <w:rsid w:val="00D10F64"/>
    <w:rsid w:val="00D10FD8"/>
    <w:rsid w:val="00D11B0C"/>
    <w:rsid w:val="00D11BFC"/>
    <w:rsid w:val="00D11FD4"/>
    <w:rsid w:val="00D12306"/>
    <w:rsid w:val="00D12310"/>
    <w:rsid w:val="00D1251C"/>
    <w:rsid w:val="00D1281F"/>
    <w:rsid w:val="00D12B40"/>
    <w:rsid w:val="00D12F66"/>
    <w:rsid w:val="00D14AE4"/>
    <w:rsid w:val="00D14ED2"/>
    <w:rsid w:val="00D157D4"/>
    <w:rsid w:val="00D1591F"/>
    <w:rsid w:val="00D15B95"/>
    <w:rsid w:val="00D16181"/>
    <w:rsid w:val="00D16BD1"/>
    <w:rsid w:val="00D174C0"/>
    <w:rsid w:val="00D17B51"/>
    <w:rsid w:val="00D17BE0"/>
    <w:rsid w:val="00D20487"/>
    <w:rsid w:val="00D2158A"/>
    <w:rsid w:val="00D215C4"/>
    <w:rsid w:val="00D22116"/>
    <w:rsid w:val="00D221F9"/>
    <w:rsid w:val="00D227DE"/>
    <w:rsid w:val="00D228E6"/>
    <w:rsid w:val="00D22E18"/>
    <w:rsid w:val="00D23234"/>
    <w:rsid w:val="00D23C1E"/>
    <w:rsid w:val="00D23D78"/>
    <w:rsid w:val="00D25CE6"/>
    <w:rsid w:val="00D267BE"/>
    <w:rsid w:val="00D2686A"/>
    <w:rsid w:val="00D2712F"/>
    <w:rsid w:val="00D2755E"/>
    <w:rsid w:val="00D27F74"/>
    <w:rsid w:val="00D30087"/>
    <w:rsid w:val="00D3013E"/>
    <w:rsid w:val="00D30DA1"/>
    <w:rsid w:val="00D310AB"/>
    <w:rsid w:val="00D310E0"/>
    <w:rsid w:val="00D313D7"/>
    <w:rsid w:val="00D317FB"/>
    <w:rsid w:val="00D31A49"/>
    <w:rsid w:val="00D3261C"/>
    <w:rsid w:val="00D326E9"/>
    <w:rsid w:val="00D32815"/>
    <w:rsid w:val="00D32CBD"/>
    <w:rsid w:val="00D33960"/>
    <w:rsid w:val="00D34018"/>
    <w:rsid w:val="00D34490"/>
    <w:rsid w:val="00D349C7"/>
    <w:rsid w:val="00D34DC6"/>
    <w:rsid w:val="00D3516B"/>
    <w:rsid w:val="00D353D6"/>
    <w:rsid w:val="00D35AA9"/>
    <w:rsid w:val="00D35B11"/>
    <w:rsid w:val="00D35CF1"/>
    <w:rsid w:val="00D36412"/>
    <w:rsid w:val="00D36472"/>
    <w:rsid w:val="00D3678C"/>
    <w:rsid w:val="00D36A77"/>
    <w:rsid w:val="00D37074"/>
    <w:rsid w:val="00D378BE"/>
    <w:rsid w:val="00D37C88"/>
    <w:rsid w:val="00D412FF"/>
    <w:rsid w:val="00D4195C"/>
    <w:rsid w:val="00D41DF6"/>
    <w:rsid w:val="00D41E4D"/>
    <w:rsid w:val="00D42089"/>
    <w:rsid w:val="00D42286"/>
    <w:rsid w:val="00D42CD6"/>
    <w:rsid w:val="00D42DD8"/>
    <w:rsid w:val="00D434A6"/>
    <w:rsid w:val="00D4391B"/>
    <w:rsid w:val="00D43963"/>
    <w:rsid w:val="00D43F43"/>
    <w:rsid w:val="00D441CC"/>
    <w:rsid w:val="00D44483"/>
    <w:rsid w:val="00D44690"/>
    <w:rsid w:val="00D44C40"/>
    <w:rsid w:val="00D4531F"/>
    <w:rsid w:val="00D46C2F"/>
    <w:rsid w:val="00D470A9"/>
    <w:rsid w:val="00D47212"/>
    <w:rsid w:val="00D474AB"/>
    <w:rsid w:val="00D47872"/>
    <w:rsid w:val="00D47BA5"/>
    <w:rsid w:val="00D47D2E"/>
    <w:rsid w:val="00D500DF"/>
    <w:rsid w:val="00D5098E"/>
    <w:rsid w:val="00D50C6C"/>
    <w:rsid w:val="00D50EC4"/>
    <w:rsid w:val="00D51232"/>
    <w:rsid w:val="00D516C1"/>
    <w:rsid w:val="00D51741"/>
    <w:rsid w:val="00D51901"/>
    <w:rsid w:val="00D51ADD"/>
    <w:rsid w:val="00D51E50"/>
    <w:rsid w:val="00D51E74"/>
    <w:rsid w:val="00D51FAF"/>
    <w:rsid w:val="00D521A4"/>
    <w:rsid w:val="00D52B79"/>
    <w:rsid w:val="00D52C91"/>
    <w:rsid w:val="00D52D49"/>
    <w:rsid w:val="00D52E3C"/>
    <w:rsid w:val="00D53397"/>
    <w:rsid w:val="00D538F9"/>
    <w:rsid w:val="00D53BEF"/>
    <w:rsid w:val="00D54126"/>
    <w:rsid w:val="00D54560"/>
    <w:rsid w:val="00D54C31"/>
    <w:rsid w:val="00D550B0"/>
    <w:rsid w:val="00D55121"/>
    <w:rsid w:val="00D552D7"/>
    <w:rsid w:val="00D55C34"/>
    <w:rsid w:val="00D56148"/>
    <w:rsid w:val="00D564C9"/>
    <w:rsid w:val="00D570A0"/>
    <w:rsid w:val="00D6026C"/>
    <w:rsid w:val="00D6055A"/>
    <w:rsid w:val="00D6061C"/>
    <w:rsid w:val="00D6063F"/>
    <w:rsid w:val="00D60C63"/>
    <w:rsid w:val="00D61EF5"/>
    <w:rsid w:val="00D620D9"/>
    <w:rsid w:val="00D6222B"/>
    <w:rsid w:val="00D626AE"/>
    <w:rsid w:val="00D62BCE"/>
    <w:rsid w:val="00D62E67"/>
    <w:rsid w:val="00D62E86"/>
    <w:rsid w:val="00D631CB"/>
    <w:rsid w:val="00D63D5B"/>
    <w:rsid w:val="00D63FF0"/>
    <w:rsid w:val="00D64242"/>
    <w:rsid w:val="00D64820"/>
    <w:rsid w:val="00D65587"/>
    <w:rsid w:val="00D666B8"/>
    <w:rsid w:val="00D6672B"/>
    <w:rsid w:val="00D66D62"/>
    <w:rsid w:val="00D66F40"/>
    <w:rsid w:val="00D670E2"/>
    <w:rsid w:val="00D67CD4"/>
    <w:rsid w:val="00D67E5F"/>
    <w:rsid w:val="00D707ED"/>
    <w:rsid w:val="00D70FF6"/>
    <w:rsid w:val="00D713C1"/>
    <w:rsid w:val="00D71541"/>
    <w:rsid w:val="00D71EA3"/>
    <w:rsid w:val="00D72363"/>
    <w:rsid w:val="00D72674"/>
    <w:rsid w:val="00D733F3"/>
    <w:rsid w:val="00D73AD4"/>
    <w:rsid w:val="00D73B7C"/>
    <w:rsid w:val="00D73E59"/>
    <w:rsid w:val="00D74675"/>
    <w:rsid w:val="00D74CBE"/>
    <w:rsid w:val="00D75179"/>
    <w:rsid w:val="00D755CC"/>
    <w:rsid w:val="00D75738"/>
    <w:rsid w:val="00D75ACA"/>
    <w:rsid w:val="00D75D7A"/>
    <w:rsid w:val="00D76697"/>
    <w:rsid w:val="00D766C9"/>
    <w:rsid w:val="00D76914"/>
    <w:rsid w:val="00D77423"/>
    <w:rsid w:val="00D77454"/>
    <w:rsid w:val="00D7796E"/>
    <w:rsid w:val="00D80147"/>
    <w:rsid w:val="00D80969"/>
    <w:rsid w:val="00D80B1C"/>
    <w:rsid w:val="00D80E51"/>
    <w:rsid w:val="00D80FDD"/>
    <w:rsid w:val="00D8172C"/>
    <w:rsid w:val="00D81B01"/>
    <w:rsid w:val="00D81B81"/>
    <w:rsid w:val="00D82955"/>
    <w:rsid w:val="00D82A4A"/>
    <w:rsid w:val="00D83162"/>
    <w:rsid w:val="00D831DB"/>
    <w:rsid w:val="00D83846"/>
    <w:rsid w:val="00D84C1C"/>
    <w:rsid w:val="00D84C3A"/>
    <w:rsid w:val="00D84CAE"/>
    <w:rsid w:val="00D84D2A"/>
    <w:rsid w:val="00D85149"/>
    <w:rsid w:val="00D8551B"/>
    <w:rsid w:val="00D85876"/>
    <w:rsid w:val="00D8588F"/>
    <w:rsid w:val="00D85962"/>
    <w:rsid w:val="00D867D0"/>
    <w:rsid w:val="00D86B94"/>
    <w:rsid w:val="00D86CDC"/>
    <w:rsid w:val="00D9080C"/>
    <w:rsid w:val="00D90B17"/>
    <w:rsid w:val="00D90D98"/>
    <w:rsid w:val="00D90F67"/>
    <w:rsid w:val="00D9102C"/>
    <w:rsid w:val="00D9116C"/>
    <w:rsid w:val="00D91316"/>
    <w:rsid w:val="00D91996"/>
    <w:rsid w:val="00D91C16"/>
    <w:rsid w:val="00D922AE"/>
    <w:rsid w:val="00D92371"/>
    <w:rsid w:val="00D925D9"/>
    <w:rsid w:val="00D927B6"/>
    <w:rsid w:val="00D929DC"/>
    <w:rsid w:val="00D92AE7"/>
    <w:rsid w:val="00D9319D"/>
    <w:rsid w:val="00D946A4"/>
    <w:rsid w:val="00D947B9"/>
    <w:rsid w:val="00D9567C"/>
    <w:rsid w:val="00D95BC1"/>
    <w:rsid w:val="00D95C7E"/>
    <w:rsid w:val="00D967CA"/>
    <w:rsid w:val="00D969C1"/>
    <w:rsid w:val="00D96D87"/>
    <w:rsid w:val="00D96DA6"/>
    <w:rsid w:val="00D96E33"/>
    <w:rsid w:val="00D970CD"/>
    <w:rsid w:val="00D9747B"/>
    <w:rsid w:val="00D9790C"/>
    <w:rsid w:val="00DA0BB5"/>
    <w:rsid w:val="00DA0C5B"/>
    <w:rsid w:val="00DA0E8F"/>
    <w:rsid w:val="00DA1620"/>
    <w:rsid w:val="00DA2159"/>
    <w:rsid w:val="00DA250E"/>
    <w:rsid w:val="00DA2E4A"/>
    <w:rsid w:val="00DA314F"/>
    <w:rsid w:val="00DA32AF"/>
    <w:rsid w:val="00DA37BC"/>
    <w:rsid w:val="00DA3836"/>
    <w:rsid w:val="00DA4078"/>
    <w:rsid w:val="00DA46CA"/>
    <w:rsid w:val="00DA488F"/>
    <w:rsid w:val="00DA4A1D"/>
    <w:rsid w:val="00DA509A"/>
    <w:rsid w:val="00DA53DD"/>
    <w:rsid w:val="00DA57FA"/>
    <w:rsid w:val="00DA57FB"/>
    <w:rsid w:val="00DA5974"/>
    <w:rsid w:val="00DA6AFE"/>
    <w:rsid w:val="00DA6B8C"/>
    <w:rsid w:val="00DA7302"/>
    <w:rsid w:val="00DA78E7"/>
    <w:rsid w:val="00DB080E"/>
    <w:rsid w:val="00DB0C58"/>
    <w:rsid w:val="00DB0CC5"/>
    <w:rsid w:val="00DB1090"/>
    <w:rsid w:val="00DB1B61"/>
    <w:rsid w:val="00DB1BCF"/>
    <w:rsid w:val="00DB1E27"/>
    <w:rsid w:val="00DB20F4"/>
    <w:rsid w:val="00DB2A71"/>
    <w:rsid w:val="00DB2D48"/>
    <w:rsid w:val="00DB2EED"/>
    <w:rsid w:val="00DB35CB"/>
    <w:rsid w:val="00DB3644"/>
    <w:rsid w:val="00DB374E"/>
    <w:rsid w:val="00DB3EF2"/>
    <w:rsid w:val="00DB4387"/>
    <w:rsid w:val="00DB43B6"/>
    <w:rsid w:val="00DB441B"/>
    <w:rsid w:val="00DB4590"/>
    <w:rsid w:val="00DB4761"/>
    <w:rsid w:val="00DB492E"/>
    <w:rsid w:val="00DB4941"/>
    <w:rsid w:val="00DB4B6D"/>
    <w:rsid w:val="00DB574E"/>
    <w:rsid w:val="00DB6104"/>
    <w:rsid w:val="00DB64AD"/>
    <w:rsid w:val="00DB6D39"/>
    <w:rsid w:val="00DB71B3"/>
    <w:rsid w:val="00DB7F46"/>
    <w:rsid w:val="00DB7F83"/>
    <w:rsid w:val="00DC04C4"/>
    <w:rsid w:val="00DC0673"/>
    <w:rsid w:val="00DC1713"/>
    <w:rsid w:val="00DC175B"/>
    <w:rsid w:val="00DC1779"/>
    <w:rsid w:val="00DC1A11"/>
    <w:rsid w:val="00DC1E9B"/>
    <w:rsid w:val="00DC2273"/>
    <w:rsid w:val="00DC2420"/>
    <w:rsid w:val="00DC2A3A"/>
    <w:rsid w:val="00DC30F5"/>
    <w:rsid w:val="00DC3216"/>
    <w:rsid w:val="00DC3337"/>
    <w:rsid w:val="00DC41B1"/>
    <w:rsid w:val="00DC4667"/>
    <w:rsid w:val="00DC56C2"/>
    <w:rsid w:val="00DC57BD"/>
    <w:rsid w:val="00DC5D22"/>
    <w:rsid w:val="00DC5FED"/>
    <w:rsid w:val="00DC654A"/>
    <w:rsid w:val="00DC7071"/>
    <w:rsid w:val="00DC7480"/>
    <w:rsid w:val="00DC77BF"/>
    <w:rsid w:val="00DCD283"/>
    <w:rsid w:val="00DD00A1"/>
    <w:rsid w:val="00DD09EC"/>
    <w:rsid w:val="00DD1C66"/>
    <w:rsid w:val="00DD1C94"/>
    <w:rsid w:val="00DD1E42"/>
    <w:rsid w:val="00DD22C1"/>
    <w:rsid w:val="00DD2471"/>
    <w:rsid w:val="00DD2602"/>
    <w:rsid w:val="00DD275E"/>
    <w:rsid w:val="00DD28DE"/>
    <w:rsid w:val="00DD34E3"/>
    <w:rsid w:val="00DD3662"/>
    <w:rsid w:val="00DD387F"/>
    <w:rsid w:val="00DD38D1"/>
    <w:rsid w:val="00DD3B5E"/>
    <w:rsid w:val="00DD3C18"/>
    <w:rsid w:val="00DD3E2A"/>
    <w:rsid w:val="00DD3EB2"/>
    <w:rsid w:val="00DD40A8"/>
    <w:rsid w:val="00DD467D"/>
    <w:rsid w:val="00DD4755"/>
    <w:rsid w:val="00DD48C0"/>
    <w:rsid w:val="00DD4B91"/>
    <w:rsid w:val="00DD4FA8"/>
    <w:rsid w:val="00DD58EB"/>
    <w:rsid w:val="00DD5F26"/>
    <w:rsid w:val="00DD5FEC"/>
    <w:rsid w:val="00DD662D"/>
    <w:rsid w:val="00DD6914"/>
    <w:rsid w:val="00DD7C5F"/>
    <w:rsid w:val="00DD7D41"/>
    <w:rsid w:val="00DE0135"/>
    <w:rsid w:val="00DE0268"/>
    <w:rsid w:val="00DE06C3"/>
    <w:rsid w:val="00DE08B0"/>
    <w:rsid w:val="00DE0986"/>
    <w:rsid w:val="00DE1261"/>
    <w:rsid w:val="00DE1A4E"/>
    <w:rsid w:val="00DE2600"/>
    <w:rsid w:val="00DE2714"/>
    <w:rsid w:val="00DE2BE9"/>
    <w:rsid w:val="00DE2E12"/>
    <w:rsid w:val="00DE39BF"/>
    <w:rsid w:val="00DE3C9E"/>
    <w:rsid w:val="00DE3EF6"/>
    <w:rsid w:val="00DE3FBA"/>
    <w:rsid w:val="00DE4075"/>
    <w:rsid w:val="00DE4398"/>
    <w:rsid w:val="00DE44DB"/>
    <w:rsid w:val="00DE50B1"/>
    <w:rsid w:val="00DE57DA"/>
    <w:rsid w:val="00DE5D42"/>
    <w:rsid w:val="00DE5D93"/>
    <w:rsid w:val="00DE5F05"/>
    <w:rsid w:val="00DE6502"/>
    <w:rsid w:val="00DE697D"/>
    <w:rsid w:val="00DE69E9"/>
    <w:rsid w:val="00DE6C18"/>
    <w:rsid w:val="00DE6FF5"/>
    <w:rsid w:val="00DE7B62"/>
    <w:rsid w:val="00DE7FEF"/>
    <w:rsid w:val="00DF0A1A"/>
    <w:rsid w:val="00DF1363"/>
    <w:rsid w:val="00DF1E0F"/>
    <w:rsid w:val="00DF2011"/>
    <w:rsid w:val="00DF2563"/>
    <w:rsid w:val="00DF2CBA"/>
    <w:rsid w:val="00DF2EA6"/>
    <w:rsid w:val="00DF3398"/>
    <w:rsid w:val="00DF3F23"/>
    <w:rsid w:val="00DF4152"/>
    <w:rsid w:val="00DF46B4"/>
    <w:rsid w:val="00DF4EDC"/>
    <w:rsid w:val="00DF5246"/>
    <w:rsid w:val="00DF57FF"/>
    <w:rsid w:val="00DF5E1A"/>
    <w:rsid w:val="00DF63A9"/>
    <w:rsid w:val="00DF6935"/>
    <w:rsid w:val="00DF6B41"/>
    <w:rsid w:val="00DF6B4B"/>
    <w:rsid w:val="00DF72DF"/>
    <w:rsid w:val="00DF7B1D"/>
    <w:rsid w:val="00DF7EB7"/>
    <w:rsid w:val="00E0051A"/>
    <w:rsid w:val="00E005AB"/>
    <w:rsid w:val="00E00925"/>
    <w:rsid w:val="00E02910"/>
    <w:rsid w:val="00E02DEB"/>
    <w:rsid w:val="00E02E5A"/>
    <w:rsid w:val="00E02FA5"/>
    <w:rsid w:val="00E0388F"/>
    <w:rsid w:val="00E03AC1"/>
    <w:rsid w:val="00E042C9"/>
    <w:rsid w:val="00E05798"/>
    <w:rsid w:val="00E05ADE"/>
    <w:rsid w:val="00E05C6F"/>
    <w:rsid w:val="00E06926"/>
    <w:rsid w:val="00E10148"/>
    <w:rsid w:val="00E11423"/>
    <w:rsid w:val="00E11963"/>
    <w:rsid w:val="00E11A5C"/>
    <w:rsid w:val="00E12F6B"/>
    <w:rsid w:val="00E1304E"/>
    <w:rsid w:val="00E130E7"/>
    <w:rsid w:val="00E13A14"/>
    <w:rsid w:val="00E13A8E"/>
    <w:rsid w:val="00E13A98"/>
    <w:rsid w:val="00E13B93"/>
    <w:rsid w:val="00E13F73"/>
    <w:rsid w:val="00E13FD8"/>
    <w:rsid w:val="00E140B4"/>
    <w:rsid w:val="00E14457"/>
    <w:rsid w:val="00E144B3"/>
    <w:rsid w:val="00E14AA8"/>
    <w:rsid w:val="00E14AD3"/>
    <w:rsid w:val="00E15046"/>
    <w:rsid w:val="00E1557C"/>
    <w:rsid w:val="00E15C0F"/>
    <w:rsid w:val="00E15E5A"/>
    <w:rsid w:val="00E15EE3"/>
    <w:rsid w:val="00E16A2F"/>
    <w:rsid w:val="00E16D31"/>
    <w:rsid w:val="00E16EE1"/>
    <w:rsid w:val="00E17110"/>
    <w:rsid w:val="00E17154"/>
    <w:rsid w:val="00E20401"/>
    <w:rsid w:val="00E20AFF"/>
    <w:rsid w:val="00E21C79"/>
    <w:rsid w:val="00E22990"/>
    <w:rsid w:val="00E22BD8"/>
    <w:rsid w:val="00E22E3D"/>
    <w:rsid w:val="00E2322F"/>
    <w:rsid w:val="00E2374A"/>
    <w:rsid w:val="00E23969"/>
    <w:rsid w:val="00E23A20"/>
    <w:rsid w:val="00E23DD7"/>
    <w:rsid w:val="00E242CD"/>
    <w:rsid w:val="00E24643"/>
    <w:rsid w:val="00E24BA7"/>
    <w:rsid w:val="00E25065"/>
    <w:rsid w:val="00E250EE"/>
    <w:rsid w:val="00E2522E"/>
    <w:rsid w:val="00E2530D"/>
    <w:rsid w:val="00E2545E"/>
    <w:rsid w:val="00E26A0A"/>
    <w:rsid w:val="00E270DA"/>
    <w:rsid w:val="00E27836"/>
    <w:rsid w:val="00E279F6"/>
    <w:rsid w:val="00E3122E"/>
    <w:rsid w:val="00E313D6"/>
    <w:rsid w:val="00E315FC"/>
    <w:rsid w:val="00E31B35"/>
    <w:rsid w:val="00E32145"/>
    <w:rsid w:val="00E32360"/>
    <w:rsid w:val="00E3291F"/>
    <w:rsid w:val="00E334FF"/>
    <w:rsid w:val="00E335D9"/>
    <w:rsid w:val="00E33AAC"/>
    <w:rsid w:val="00E33FD7"/>
    <w:rsid w:val="00E344D9"/>
    <w:rsid w:val="00E356C0"/>
    <w:rsid w:val="00E35B25"/>
    <w:rsid w:val="00E36053"/>
    <w:rsid w:val="00E360DE"/>
    <w:rsid w:val="00E361C2"/>
    <w:rsid w:val="00E36241"/>
    <w:rsid w:val="00E362CB"/>
    <w:rsid w:val="00E367D2"/>
    <w:rsid w:val="00E36CDB"/>
    <w:rsid w:val="00E36CF1"/>
    <w:rsid w:val="00E371D3"/>
    <w:rsid w:val="00E3747C"/>
    <w:rsid w:val="00E376B8"/>
    <w:rsid w:val="00E376EF"/>
    <w:rsid w:val="00E37D54"/>
    <w:rsid w:val="00E407D9"/>
    <w:rsid w:val="00E40CC5"/>
    <w:rsid w:val="00E4183E"/>
    <w:rsid w:val="00E41B37"/>
    <w:rsid w:val="00E41F56"/>
    <w:rsid w:val="00E42289"/>
    <w:rsid w:val="00E42C21"/>
    <w:rsid w:val="00E435C3"/>
    <w:rsid w:val="00E44070"/>
    <w:rsid w:val="00E4536A"/>
    <w:rsid w:val="00E45E53"/>
    <w:rsid w:val="00E45F87"/>
    <w:rsid w:val="00E46CBC"/>
    <w:rsid w:val="00E46E6F"/>
    <w:rsid w:val="00E47D75"/>
    <w:rsid w:val="00E502F4"/>
    <w:rsid w:val="00E5056C"/>
    <w:rsid w:val="00E505B3"/>
    <w:rsid w:val="00E50F57"/>
    <w:rsid w:val="00E51B7C"/>
    <w:rsid w:val="00E51BA4"/>
    <w:rsid w:val="00E51D7E"/>
    <w:rsid w:val="00E52B71"/>
    <w:rsid w:val="00E53026"/>
    <w:rsid w:val="00E5344A"/>
    <w:rsid w:val="00E534FB"/>
    <w:rsid w:val="00E53AC8"/>
    <w:rsid w:val="00E54238"/>
    <w:rsid w:val="00E54365"/>
    <w:rsid w:val="00E546C0"/>
    <w:rsid w:val="00E550CB"/>
    <w:rsid w:val="00E5516C"/>
    <w:rsid w:val="00E557C5"/>
    <w:rsid w:val="00E55B13"/>
    <w:rsid w:val="00E562D8"/>
    <w:rsid w:val="00E563C5"/>
    <w:rsid w:val="00E563D1"/>
    <w:rsid w:val="00E566E3"/>
    <w:rsid w:val="00E57571"/>
    <w:rsid w:val="00E604C7"/>
    <w:rsid w:val="00E6079F"/>
    <w:rsid w:val="00E60C35"/>
    <w:rsid w:val="00E60DAF"/>
    <w:rsid w:val="00E60F20"/>
    <w:rsid w:val="00E6105A"/>
    <w:rsid w:val="00E61477"/>
    <w:rsid w:val="00E617B2"/>
    <w:rsid w:val="00E61C7C"/>
    <w:rsid w:val="00E6276F"/>
    <w:rsid w:val="00E6285E"/>
    <w:rsid w:val="00E629A1"/>
    <w:rsid w:val="00E62D84"/>
    <w:rsid w:val="00E63014"/>
    <w:rsid w:val="00E63412"/>
    <w:rsid w:val="00E63AE9"/>
    <w:rsid w:val="00E63BE2"/>
    <w:rsid w:val="00E63DAB"/>
    <w:rsid w:val="00E64CE7"/>
    <w:rsid w:val="00E66C25"/>
    <w:rsid w:val="00E7025C"/>
    <w:rsid w:val="00E70AC2"/>
    <w:rsid w:val="00E70F76"/>
    <w:rsid w:val="00E71145"/>
    <w:rsid w:val="00E71377"/>
    <w:rsid w:val="00E71F99"/>
    <w:rsid w:val="00E72645"/>
    <w:rsid w:val="00E72EC6"/>
    <w:rsid w:val="00E7326B"/>
    <w:rsid w:val="00E740C8"/>
    <w:rsid w:val="00E747BC"/>
    <w:rsid w:val="00E749D6"/>
    <w:rsid w:val="00E74AAF"/>
    <w:rsid w:val="00E756B5"/>
    <w:rsid w:val="00E75814"/>
    <w:rsid w:val="00E75C30"/>
    <w:rsid w:val="00E7608B"/>
    <w:rsid w:val="00E76146"/>
    <w:rsid w:val="00E76250"/>
    <w:rsid w:val="00E7678F"/>
    <w:rsid w:val="00E768FE"/>
    <w:rsid w:val="00E76CD7"/>
    <w:rsid w:val="00E76F38"/>
    <w:rsid w:val="00E77174"/>
    <w:rsid w:val="00E772DF"/>
    <w:rsid w:val="00E7750C"/>
    <w:rsid w:val="00E800F5"/>
    <w:rsid w:val="00E801D8"/>
    <w:rsid w:val="00E81AF8"/>
    <w:rsid w:val="00E81C7A"/>
    <w:rsid w:val="00E81F38"/>
    <w:rsid w:val="00E8265B"/>
    <w:rsid w:val="00E84A8E"/>
    <w:rsid w:val="00E84F79"/>
    <w:rsid w:val="00E851B3"/>
    <w:rsid w:val="00E857F7"/>
    <w:rsid w:val="00E85CDF"/>
    <w:rsid w:val="00E85FF3"/>
    <w:rsid w:val="00E86279"/>
    <w:rsid w:val="00E86783"/>
    <w:rsid w:val="00E86C89"/>
    <w:rsid w:val="00E87171"/>
    <w:rsid w:val="00E87D9E"/>
    <w:rsid w:val="00E87E52"/>
    <w:rsid w:val="00E87EDF"/>
    <w:rsid w:val="00E90712"/>
    <w:rsid w:val="00E90ACA"/>
    <w:rsid w:val="00E90F48"/>
    <w:rsid w:val="00E910F9"/>
    <w:rsid w:val="00E911FC"/>
    <w:rsid w:val="00E9126D"/>
    <w:rsid w:val="00E913B0"/>
    <w:rsid w:val="00E91649"/>
    <w:rsid w:val="00E91B91"/>
    <w:rsid w:val="00E9210B"/>
    <w:rsid w:val="00E92EA2"/>
    <w:rsid w:val="00E930CA"/>
    <w:rsid w:val="00E935A0"/>
    <w:rsid w:val="00E93730"/>
    <w:rsid w:val="00E9389A"/>
    <w:rsid w:val="00E93CCC"/>
    <w:rsid w:val="00E93E1D"/>
    <w:rsid w:val="00E9476F"/>
    <w:rsid w:val="00E95011"/>
    <w:rsid w:val="00E9543F"/>
    <w:rsid w:val="00E95C6D"/>
    <w:rsid w:val="00E96354"/>
    <w:rsid w:val="00E964C9"/>
    <w:rsid w:val="00EA0FEF"/>
    <w:rsid w:val="00EA1133"/>
    <w:rsid w:val="00EA168B"/>
    <w:rsid w:val="00EA1D67"/>
    <w:rsid w:val="00EA20FC"/>
    <w:rsid w:val="00EA23FC"/>
    <w:rsid w:val="00EA24E6"/>
    <w:rsid w:val="00EA261D"/>
    <w:rsid w:val="00EA265F"/>
    <w:rsid w:val="00EA2C34"/>
    <w:rsid w:val="00EA3526"/>
    <w:rsid w:val="00EA36ED"/>
    <w:rsid w:val="00EA3865"/>
    <w:rsid w:val="00EA4066"/>
    <w:rsid w:val="00EA41B3"/>
    <w:rsid w:val="00EA4241"/>
    <w:rsid w:val="00EA4B17"/>
    <w:rsid w:val="00EA5330"/>
    <w:rsid w:val="00EA5449"/>
    <w:rsid w:val="00EA56EA"/>
    <w:rsid w:val="00EA5915"/>
    <w:rsid w:val="00EA5C8B"/>
    <w:rsid w:val="00EA65FF"/>
    <w:rsid w:val="00EA660E"/>
    <w:rsid w:val="00EA6BB9"/>
    <w:rsid w:val="00EA74FA"/>
    <w:rsid w:val="00EB02E0"/>
    <w:rsid w:val="00EB0661"/>
    <w:rsid w:val="00EB1812"/>
    <w:rsid w:val="00EB1AC5"/>
    <w:rsid w:val="00EB1DB4"/>
    <w:rsid w:val="00EB1EAC"/>
    <w:rsid w:val="00EB1F30"/>
    <w:rsid w:val="00EB20E2"/>
    <w:rsid w:val="00EB2182"/>
    <w:rsid w:val="00EB2385"/>
    <w:rsid w:val="00EB35BF"/>
    <w:rsid w:val="00EB3E8D"/>
    <w:rsid w:val="00EB4111"/>
    <w:rsid w:val="00EB4A8B"/>
    <w:rsid w:val="00EB4D51"/>
    <w:rsid w:val="00EB4E0B"/>
    <w:rsid w:val="00EB4EC3"/>
    <w:rsid w:val="00EB52BF"/>
    <w:rsid w:val="00EB5517"/>
    <w:rsid w:val="00EB6E16"/>
    <w:rsid w:val="00EB7333"/>
    <w:rsid w:val="00EB7417"/>
    <w:rsid w:val="00EB747C"/>
    <w:rsid w:val="00EB7528"/>
    <w:rsid w:val="00EB7678"/>
    <w:rsid w:val="00EB7AAE"/>
    <w:rsid w:val="00EB7EB6"/>
    <w:rsid w:val="00EC11DD"/>
    <w:rsid w:val="00EC1536"/>
    <w:rsid w:val="00EC16C6"/>
    <w:rsid w:val="00EC1BE7"/>
    <w:rsid w:val="00EC1E7D"/>
    <w:rsid w:val="00EC2076"/>
    <w:rsid w:val="00EC36C0"/>
    <w:rsid w:val="00EC375F"/>
    <w:rsid w:val="00EC44F4"/>
    <w:rsid w:val="00EC4A04"/>
    <w:rsid w:val="00EC4A45"/>
    <w:rsid w:val="00EC4FF8"/>
    <w:rsid w:val="00EC56BC"/>
    <w:rsid w:val="00EC56C8"/>
    <w:rsid w:val="00EC5711"/>
    <w:rsid w:val="00EC5808"/>
    <w:rsid w:val="00EC5C41"/>
    <w:rsid w:val="00ED013B"/>
    <w:rsid w:val="00ED03DD"/>
    <w:rsid w:val="00ED0C8D"/>
    <w:rsid w:val="00ED0CE6"/>
    <w:rsid w:val="00ED179D"/>
    <w:rsid w:val="00ED20ED"/>
    <w:rsid w:val="00ED255F"/>
    <w:rsid w:val="00ED2B28"/>
    <w:rsid w:val="00ED2EAE"/>
    <w:rsid w:val="00ED317F"/>
    <w:rsid w:val="00ED31DF"/>
    <w:rsid w:val="00ED5007"/>
    <w:rsid w:val="00ED5793"/>
    <w:rsid w:val="00ED6F8C"/>
    <w:rsid w:val="00ED7527"/>
    <w:rsid w:val="00ED7798"/>
    <w:rsid w:val="00ED7B29"/>
    <w:rsid w:val="00EDC445"/>
    <w:rsid w:val="00EE0090"/>
    <w:rsid w:val="00EE03BF"/>
    <w:rsid w:val="00EE075B"/>
    <w:rsid w:val="00EE0944"/>
    <w:rsid w:val="00EE11CE"/>
    <w:rsid w:val="00EE1614"/>
    <w:rsid w:val="00EE1A3F"/>
    <w:rsid w:val="00EE200B"/>
    <w:rsid w:val="00EE270E"/>
    <w:rsid w:val="00EE2F87"/>
    <w:rsid w:val="00EE34A5"/>
    <w:rsid w:val="00EE3737"/>
    <w:rsid w:val="00EE3B1D"/>
    <w:rsid w:val="00EE3B7E"/>
    <w:rsid w:val="00EE4B2E"/>
    <w:rsid w:val="00EE4BA9"/>
    <w:rsid w:val="00EE4DB1"/>
    <w:rsid w:val="00EE5138"/>
    <w:rsid w:val="00EE5418"/>
    <w:rsid w:val="00EE68A4"/>
    <w:rsid w:val="00EE73DA"/>
    <w:rsid w:val="00EE7FAD"/>
    <w:rsid w:val="00EF0516"/>
    <w:rsid w:val="00EF089F"/>
    <w:rsid w:val="00EF23F2"/>
    <w:rsid w:val="00EF2E68"/>
    <w:rsid w:val="00EF34D8"/>
    <w:rsid w:val="00EF4094"/>
    <w:rsid w:val="00EF4221"/>
    <w:rsid w:val="00EF43DF"/>
    <w:rsid w:val="00EF4EB8"/>
    <w:rsid w:val="00EF4FB4"/>
    <w:rsid w:val="00EF55AB"/>
    <w:rsid w:val="00EF591F"/>
    <w:rsid w:val="00EF5CFD"/>
    <w:rsid w:val="00EF6795"/>
    <w:rsid w:val="00EF7CE3"/>
    <w:rsid w:val="00F00751"/>
    <w:rsid w:val="00F00AB8"/>
    <w:rsid w:val="00F01514"/>
    <w:rsid w:val="00F01C89"/>
    <w:rsid w:val="00F01CE3"/>
    <w:rsid w:val="00F0261E"/>
    <w:rsid w:val="00F02699"/>
    <w:rsid w:val="00F03867"/>
    <w:rsid w:val="00F03899"/>
    <w:rsid w:val="00F0394E"/>
    <w:rsid w:val="00F03D48"/>
    <w:rsid w:val="00F03DBC"/>
    <w:rsid w:val="00F040AB"/>
    <w:rsid w:val="00F0427B"/>
    <w:rsid w:val="00F04450"/>
    <w:rsid w:val="00F0453A"/>
    <w:rsid w:val="00F04698"/>
    <w:rsid w:val="00F04703"/>
    <w:rsid w:val="00F0479A"/>
    <w:rsid w:val="00F048A8"/>
    <w:rsid w:val="00F049E2"/>
    <w:rsid w:val="00F04A4C"/>
    <w:rsid w:val="00F0579C"/>
    <w:rsid w:val="00F05865"/>
    <w:rsid w:val="00F05B30"/>
    <w:rsid w:val="00F061A9"/>
    <w:rsid w:val="00F066A2"/>
    <w:rsid w:val="00F07105"/>
    <w:rsid w:val="00F0711B"/>
    <w:rsid w:val="00F07356"/>
    <w:rsid w:val="00F07C39"/>
    <w:rsid w:val="00F100F8"/>
    <w:rsid w:val="00F10A0D"/>
    <w:rsid w:val="00F10CD2"/>
    <w:rsid w:val="00F1299B"/>
    <w:rsid w:val="00F12CE3"/>
    <w:rsid w:val="00F13415"/>
    <w:rsid w:val="00F135DE"/>
    <w:rsid w:val="00F13B38"/>
    <w:rsid w:val="00F14088"/>
    <w:rsid w:val="00F1417F"/>
    <w:rsid w:val="00F1449E"/>
    <w:rsid w:val="00F144CA"/>
    <w:rsid w:val="00F14A9C"/>
    <w:rsid w:val="00F14BDE"/>
    <w:rsid w:val="00F14CB7"/>
    <w:rsid w:val="00F1539C"/>
    <w:rsid w:val="00F1542B"/>
    <w:rsid w:val="00F155B8"/>
    <w:rsid w:val="00F158CD"/>
    <w:rsid w:val="00F1597D"/>
    <w:rsid w:val="00F15C7E"/>
    <w:rsid w:val="00F15DBF"/>
    <w:rsid w:val="00F16104"/>
    <w:rsid w:val="00F1627B"/>
    <w:rsid w:val="00F162B3"/>
    <w:rsid w:val="00F16323"/>
    <w:rsid w:val="00F1654A"/>
    <w:rsid w:val="00F167D0"/>
    <w:rsid w:val="00F16949"/>
    <w:rsid w:val="00F16F96"/>
    <w:rsid w:val="00F1724D"/>
    <w:rsid w:val="00F172EF"/>
    <w:rsid w:val="00F17D1F"/>
    <w:rsid w:val="00F201DB"/>
    <w:rsid w:val="00F2096C"/>
    <w:rsid w:val="00F2099E"/>
    <w:rsid w:val="00F20F21"/>
    <w:rsid w:val="00F210DC"/>
    <w:rsid w:val="00F21CAC"/>
    <w:rsid w:val="00F21EF9"/>
    <w:rsid w:val="00F224E5"/>
    <w:rsid w:val="00F2252E"/>
    <w:rsid w:val="00F22571"/>
    <w:rsid w:val="00F22BFD"/>
    <w:rsid w:val="00F23436"/>
    <w:rsid w:val="00F237C2"/>
    <w:rsid w:val="00F23FB1"/>
    <w:rsid w:val="00F24078"/>
    <w:rsid w:val="00F2424D"/>
    <w:rsid w:val="00F24514"/>
    <w:rsid w:val="00F24A9F"/>
    <w:rsid w:val="00F24BD6"/>
    <w:rsid w:val="00F25678"/>
    <w:rsid w:val="00F25776"/>
    <w:rsid w:val="00F25C39"/>
    <w:rsid w:val="00F25F12"/>
    <w:rsid w:val="00F25FD0"/>
    <w:rsid w:val="00F26005"/>
    <w:rsid w:val="00F262FE"/>
    <w:rsid w:val="00F26487"/>
    <w:rsid w:val="00F26D79"/>
    <w:rsid w:val="00F2708A"/>
    <w:rsid w:val="00F27457"/>
    <w:rsid w:val="00F300CA"/>
    <w:rsid w:val="00F30219"/>
    <w:rsid w:val="00F30A99"/>
    <w:rsid w:val="00F3134A"/>
    <w:rsid w:val="00F31883"/>
    <w:rsid w:val="00F31B91"/>
    <w:rsid w:val="00F31BE0"/>
    <w:rsid w:val="00F331FD"/>
    <w:rsid w:val="00F33313"/>
    <w:rsid w:val="00F33B1C"/>
    <w:rsid w:val="00F33B6B"/>
    <w:rsid w:val="00F35972"/>
    <w:rsid w:val="00F35A89"/>
    <w:rsid w:val="00F35DB6"/>
    <w:rsid w:val="00F3601A"/>
    <w:rsid w:val="00F3624F"/>
    <w:rsid w:val="00F365D5"/>
    <w:rsid w:val="00F36946"/>
    <w:rsid w:val="00F36C87"/>
    <w:rsid w:val="00F36E09"/>
    <w:rsid w:val="00F37A95"/>
    <w:rsid w:val="00F40B3C"/>
    <w:rsid w:val="00F40D16"/>
    <w:rsid w:val="00F41152"/>
    <w:rsid w:val="00F4143A"/>
    <w:rsid w:val="00F41783"/>
    <w:rsid w:val="00F42472"/>
    <w:rsid w:val="00F43036"/>
    <w:rsid w:val="00F443FF"/>
    <w:rsid w:val="00F44F2F"/>
    <w:rsid w:val="00F450A2"/>
    <w:rsid w:val="00F452B7"/>
    <w:rsid w:val="00F452BE"/>
    <w:rsid w:val="00F45437"/>
    <w:rsid w:val="00F45708"/>
    <w:rsid w:val="00F45865"/>
    <w:rsid w:val="00F45A51"/>
    <w:rsid w:val="00F45D8C"/>
    <w:rsid w:val="00F45DE3"/>
    <w:rsid w:val="00F45FE0"/>
    <w:rsid w:val="00F46D67"/>
    <w:rsid w:val="00F46FC8"/>
    <w:rsid w:val="00F47D62"/>
    <w:rsid w:val="00F503CD"/>
    <w:rsid w:val="00F50D33"/>
    <w:rsid w:val="00F50EF1"/>
    <w:rsid w:val="00F50F2A"/>
    <w:rsid w:val="00F5143B"/>
    <w:rsid w:val="00F517B3"/>
    <w:rsid w:val="00F51EBC"/>
    <w:rsid w:val="00F52220"/>
    <w:rsid w:val="00F52436"/>
    <w:rsid w:val="00F5253C"/>
    <w:rsid w:val="00F52A0C"/>
    <w:rsid w:val="00F530DE"/>
    <w:rsid w:val="00F535E1"/>
    <w:rsid w:val="00F541EC"/>
    <w:rsid w:val="00F544D7"/>
    <w:rsid w:val="00F54889"/>
    <w:rsid w:val="00F5599C"/>
    <w:rsid w:val="00F56281"/>
    <w:rsid w:val="00F5670D"/>
    <w:rsid w:val="00F56E4F"/>
    <w:rsid w:val="00F574BF"/>
    <w:rsid w:val="00F57DC3"/>
    <w:rsid w:val="00F60EE4"/>
    <w:rsid w:val="00F6153B"/>
    <w:rsid w:val="00F61F4A"/>
    <w:rsid w:val="00F6252B"/>
    <w:rsid w:val="00F62C9B"/>
    <w:rsid w:val="00F64E77"/>
    <w:rsid w:val="00F653DC"/>
    <w:rsid w:val="00F658EA"/>
    <w:rsid w:val="00F65BAD"/>
    <w:rsid w:val="00F65C19"/>
    <w:rsid w:val="00F66DBF"/>
    <w:rsid w:val="00F67A4B"/>
    <w:rsid w:val="00F67B71"/>
    <w:rsid w:val="00F708D5"/>
    <w:rsid w:val="00F70EEE"/>
    <w:rsid w:val="00F710EB"/>
    <w:rsid w:val="00F711FD"/>
    <w:rsid w:val="00F712A7"/>
    <w:rsid w:val="00F712F1"/>
    <w:rsid w:val="00F71D70"/>
    <w:rsid w:val="00F71F4F"/>
    <w:rsid w:val="00F72A77"/>
    <w:rsid w:val="00F73052"/>
    <w:rsid w:val="00F73055"/>
    <w:rsid w:val="00F73143"/>
    <w:rsid w:val="00F73774"/>
    <w:rsid w:val="00F73D77"/>
    <w:rsid w:val="00F73F73"/>
    <w:rsid w:val="00F7476F"/>
    <w:rsid w:val="00F7525F"/>
    <w:rsid w:val="00F758AA"/>
    <w:rsid w:val="00F76D30"/>
    <w:rsid w:val="00F76DBF"/>
    <w:rsid w:val="00F76E8A"/>
    <w:rsid w:val="00F77D23"/>
    <w:rsid w:val="00F800E4"/>
    <w:rsid w:val="00F8056F"/>
    <w:rsid w:val="00F80A57"/>
    <w:rsid w:val="00F80C45"/>
    <w:rsid w:val="00F80E11"/>
    <w:rsid w:val="00F80F0C"/>
    <w:rsid w:val="00F8102D"/>
    <w:rsid w:val="00F81259"/>
    <w:rsid w:val="00F8177D"/>
    <w:rsid w:val="00F81CCD"/>
    <w:rsid w:val="00F8211A"/>
    <w:rsid w:val="00F82DF8"/>
    <w:rsid w:val="00F83374"/>
    <w:rsid w:val="00F84361"/>
    <w:rsid w:val="00F84754"/>
    <w:rsid w:val="00F8481B"/>
    <w:rsid w:val="00F84F96"/>
    <w:rsid w:val="00F85359"/>
    <w:rsid w:val="00F8542E"/>
    <w:rsid w:val="00F85503"/>
    <w:rsid w:val="00F85DC6"/>
    <w:rsid w:val="00F85DDB"/>
    <w:rsid w:val="00F85E30"/>
    <w:rsid w:val="00F864AF"/>
    <w:rsid w:val="00F864F2"/>
    <w:rsid w:val="00F872BF"/>
    <w:rsid w:val="00F88453"/>
    <w:rsid w:val="00F90241"/>
    <w:rsid w:val="00F90444"/>
    <w:rsid w:val="00F904F0"/>
    <w:rsid w:val="00F90708"/>
    <w:rsid w:val="00F90A85"/>
    <w:rsid w:val="00F910E8"/>
    <w:rsid w:val="00F916E3"/>
    <w:rsid w:val="00F92062"/>
    <w:rsid w:val="00F92222"/>
    <w:rsid w:val="00F924D6"/>
    <w:rsid w:val="00F92696"/>
    <w:rsid w:val="00F93182"/>
    <w:rsid w:val="00F941FE"/>
    <w:rsid w:val="00F942FA"/>
    <w:rsid w:val="00F94341"/>
    <w:rsid w:val="00F943C4"/>
    <w:rsid w:val="00F947A4"/>
    <w:rsid w:val="00F94B48"/>
    <w:rsid w:val="00F95252"/>
    <w:rsid w:val="00F952C1"/>
    <w:rsid w:val="00F96682"/>
    <w:rsid w:val="00F976C5"/>
    <w:rsid w:val="00F9772E"/>
    <w:rsid w:val="00F97B34"/>
    <w:rsid w:val="00FA091D"/>
    <w:rsid w:val="00FA0BC7"/>
    <w:rsid w:val="00FA1641"/>
    <w:rsid w:val="00FA16F9"/>
    <w:rsid w:val="00FA2279"/>
    <w:rsid w:val="00FA22DC"/>
    <w:rsid w:val="00FA2515"/>
    <w:rsid w:val="00FA2DE4"/>
    <w:rsid w:val="00FA2DEC"/>
    <w:rsid w:val="00FA3045"/>
    <w:rsid w:val="00FA3366"/>
    <w:rsid w:val="00FA365D"/>
    <w:rsid w:val="00FA3F0D"/>
    <w:rsid w:val="00FA45B9"/>
    <w:rsid w:val="00FA4A74"/>
    <w:rsid w:val="00FA4BF9"/>
    <w:rsid w:val="00FA4E92"/>
    <w:rsid w:val="00FA5212"/>
    <w:rsid w:val="00FA585E"/>
    <w:rsid w:val="00FA597A"/>
    <w:rsid w:val="00FA5D90"/>
    <w:rsid w:val="00FA5E37"/>
    <w:rsid w:val="00FA5E3C"/>
    <w:rsid w:val="00FA6365"/>
    <w:rsid w:val="00FA67D8"/>
    <w:rsid w:val="00FA6B2A"/>
    <w:rsid w:val="00FA7001"/>
    <w:rsid w:val="00FA73A9"/>
    <w:rsid w:val="00FA74C4"/>
    <w:rsid w:val="00FA7BFD"/>
    <w:rsid w:val="00FA7CD4"/>
    <w:rsid w:val="00FB01EF"/>
    <w:rsid w:val="00FB077C"/>
    <w:rsid w:val="00FB08E8"/>
    <w:rsid w:val="00FB0AB6"/>
    <w:rsid w:val="00FB18A9"/>
    <w:rsid w:val="00FB2205"/>
    <w:rsid w:val="00FB27A8"/>
    <w:rsid w:val="00FB2BE1"/>
    <w:rsid w:val="00FB2C36"/>
    <w:rsid w:val="00FB2E45"/>
    <w:rsid w:val="00FB34C2"/>
    <w:rsid w:val="00FB3CA4"/>
    <w:rsid w:val="00FB40B2"/>
    <w:rsid w:val="00FB4691"/>
    <w:rsid w:val="00FB4892"/>
    <w:rsid w:val="00FB4967"/>
    <w:rsid w:val="00FB4B10"/>
    <w:rsid w:val="00FB4ED9"/>
    <w:rsid w:val="00FB5421"/>
    <w:rsid w:val="00FB553E"/>
    <w:rsid w:val="00FB5546"/>
    <w:rsid w:val="00FB5B69"/>
    <w:rsid w:val="00FB5C6A"/>
    <w:rsid w:val="00FB5C82"/>
    <w:rsid w:val="00FB600A"/>
    <w:rsid w:val="00FB6324"/>
    <w:rsid w:val="00FB6674"/>
    <w:rsid w:val="00FB6CD6"/>
    <w:rsid w:val="00FB7933"/>
    <w:rsid w:val="00FC0726"/>
    <w:rsid w:val="00FC0D6B"/>
    <w:rsid w:val="00FC16B6"/>
    <w:rsid w:val="00FC27E7"/>
    <w:rsid w:val="00FC2870"/>
    <w:rsid w:val="00FC35A9"/>
    <w:rsid w:val="00FC3B29"/>
    <w:rsid w:val="00FC3D21"/>
    <w:rsid w:val="00FC3E9A"/>
    <w:rsid w:val="00FC3F81"/>
    <w:rsid w:val="00FC4610"/>
    <w:rsid w:val="00FC4D5F"/>
    <w:rsid w:val="00FC4DA7"/>
    <w:rsid w:val="00FC4E25"/>
    <w:rsid w:val="00FC5552"/>
    <w:rsid w:val="00FC5660"/>
    <w:rsid w:val="00FC5831"/>
    <w:rsid w:val="00FC58F5"/>
    <w:rsid w:val="00FC5A85"/>
    <w:rsid w:val="00FC5A88"/>
    <w:rsid w:val="00FC682B"/>
    <w:rsid w:val="00FC6A09"/>
    <w:rsid w:val="00FC70E8"/>
    <w:rsid w:val="00FC7509"/>
    <w:rsid w:val="00FC75C3"/>
    <w:rsid w:val="00FC788B"/>
    <w:rsid w:val="00FC79AE"/>
    <w:rsid w:val="00FC7B88"/>
    <w:rsid w:val="00FD04AF"/>
    <w:rsid w:val="00FD089F"/>
    <w:rsid w:val="00FD0EE8"/>
    <w:rsid w:val="00FD1211"/>
    <w:rsid w:val="00FD16A0"/>
    <w:rsid w:val="00FD1947"/>
    <w:rsid w:val="00FD1B2F"/>
    <w:rsid w:val="00FD21D1"/>
    <w:rsid w:val="00FD2452"/>
    <w:rsid w:val="00FD2568"/>
    <w:rsid w:val="00FD2E35"/>
    <w:rsid w:val="00FD3079"/>
    <w:rsid w:val="00FD3286"/>
    <w:rsid w:val="00FD340E"/>
    <w:rsid w:val="00FD357C"/>
    <w:rsid w:val="00FD3671"/>
    <w:rsid w:val="00FD39AD"/>
    <w:rsid w:val="00FD3A14"/>
    <w:rsid w:val="00FD498E"/>
    <w:rsid w:val="00FD51E9"/>
    <w:rsid w:val="00FD53E0"/>
    <w:rsid w:val="00FD5457"/>
    <w:rsid w:val="00FD72B2"/>
    <w:rsid w:val="00FD7318"/>
    <w:rsid w:val="00FD7AB8"/>
    <w:rsid w:val="00FE0747"/>
    <w:rsid w:val="00FE12E1"/>
    <w:rsid w:val="00FE1AC2"/>
    <w:rsid w:val="00FE2043"/>
    <w:rsid w:val="00FE215F"/>
    <w:rsid w:val="00FE2604"/>
    <w:rsid w:val="00FE26C7"/>
    <w:rsid w:val="00FE2725"/>
    <w:rsid w:val="00FE2938"/>
    <w:rsid w:val="00FE2BF0"/>
    <w:rsid w:val="00FE38AD"/>
    <w:rsid w:val="00FE3957"/>
    <w:rsid w:val="00FE3A67"/>
    <w:rsid w:val="00FE4239"/>
    <w:rsid w:val="00FE44D9"/>
    <w:rsid w:val="00FE476C"/>
    <w:rsid w:val="00FE4CF8"/>
    <w:rsid w:val="00FE5375"/>
    <w:rsid w:val="00FE6848"/>
    <w:rsid w:val="00FE687F"/>
    <w:rsid w:val="00FE7A76"/>
    <w:rsid w:val="00FE7AEE"/>
    <w:rsid w:val="00FF00CF"/>
    <w:rsid w:val="00FF0E33"/>
    <w:rsid w:val="00FF103B"/>
    <w:rsid w:val="00FF1C28"/>
    <w:rsid w:val="00FF1E74"/>
    <w:rsid w:val="00FF2567"/>
    <w:rsid w:val="00FF25DF"/>
    <w:rsid w:val="00FF3AEA"/>
    <w:rsid w:val="00FF3FE9"/>
    <w:rsid w:val="00FF44BD"/>
    <w:rsid w:val="00FF4BE5"/>
    <w:rsid w:val="00FF59AA"/>
    <w:rsid w:val="00FF5AAA"/>
    <w:rsid w:val="00FF62D7"/>
    <w:rsid w:val="00FF699D"/>
    <w:rsid w:val="00FF6AA7"/>
    <w:rsid w:val="00FF6C14"/>
    <w:rsid w:val="00FF6FA3"/>
    <w:rsid w:val="00FF721F"/>
    <w:rsid w:val="00FF73D2"/>
    <w:rsid w:val="00FF74B4"/>
    <w:rsid w:val="00FF7EB9"/>
    <w:rsid w:val="010C95EA"/>
    <w:rsid w:val="01124C39"/>
    <w:rsid w:val="01181ACD"/>
    <w:rsid w:val="011C54AE"/>
    <w:rsid w:val="011DB8DA"/>
    <w:rsid w:val="01204261"/>
    <w:rsid w:val="013F02EA"/>
    <w:rsid w:val="0140EEFC"/>
    <w:rsid w:val="0141A5DE"/>
    <w:rsid w:val="0148807C"/>
    <w:rsid w:val="0173B8FD"/>
    <w:rsid w:val="0184E7E7"/>
    <w:rsid w:val="01905D13"/>
    <w:rsid w:val="01939365"/>
    <w:rsid w:val="01B56E1A"/>
    <w:rsid w:val="01BBDDB5"/>
    <w:rsid w:val="01BD39FE"/>
    <w:rsid w:val="02002E74"/>
    <w:rsid w:val="02067613"/>
    <w:rsid w:val="02097DAC"/>
    <w:rsid w:val="0221C6D1"/>
    <w:rsid w:val="022C6236"/>
    <w:rsid w:val="022EB127"/>
    <w:rsid w:val="0236B9B8"/>
    <w:rsid w:val="0237B28B"/>
    <w:rsid w:val="023A8D52"/>
    <w:rsid w:val="023EEE6B"/>
    <w:rsid w:val="025A203C"/>
    <w:rsid w:val="0268EFB9"/>
    <w:rsid w:val="028EA10E"/>
    <w:rsid w:val="029DCD97"/>
    <w:rsid w:val="02BCE0E5"/>
    <w:rsid w:val="02C7BF2A"/>
    <w:rsid w:val="02CC897F"/>
    <w:rsid w:val="02CEAA82"/>
    <w:rsid w:val="02DAD47F"/>
    <w:rsid w:val="02E488A7"/>
    <w:rsid w:val="02F273AC"/>
    <w:rsid w:val="0301B4B8"/>
    <w:rsid w:val="030C7DB1"/>
    <w:rsid w:val="0312AAB0"/>
    <w:rsid w:val="032F28B0"/>
    <w:rsid w:val="033657B3"/>
    <w:rsid w:val="033B5C75"/>
    <w:rsid w:val="0343EB5D"/>
    <w:rsid w:val="035B3A26"/>
    <w:rsid w:val="03651670"/>
    <w:rsid w:val="036B9134"/>
    <w:rsid w:val="0396C802"/>
    <w:rsid w:val="039DCAC4"/>
    <w:rsid w:val="03A2F223"/>
    <w:rsid w:val="03A497BD"/>
    <w:rsid w:val="03A6F352"/>
    <w:rsid w:val="03B3B957"/>
    <w:rsid w:val="03BDCDB0"/>
    <w:rsid w:val="03D9FD63"/>
    <w:rsid w:val="03DA7CE7"/>
    <w:rsid w:val="03ED00FD"/>
    <w:rsid w:val="03F53350"/>
    <w:rsid w:val="03F8AD9C"/>
    <w:rsid w:val="0412624E"/>
    <w:rsid w:val="041C202D"/>
    <w:rsid w:val="0432BC2D"/>
    <w:rsid w:val="0444AC74"/>
    <w:rsid w:val="0447C437"/>
    <w:rsid w:val="045245E3"/>
    <w:rsid w:val="04528A3C"/>
    <w:rsid w:val="045E1085"/>
    <w:rsid w:val="04637CE2"/>
    <w:rsid w:val="0463E393"/>
    <w:rsid w:val="046BA024"/>
    <w:rsid w:val="04767363"/>
    <w:rsid w:val="047949F4"/>
    <w:rsid w:val="04853061"/>
    <w:rsid w:val="0493A624"/>
    <w:rsid w:val="04966E00"/>
    <w:rsid w:val="04A3D17C"/>
    <w:rsid w:val="04C87862"/>
    <w:rsid w:val="04CBC670"/>
    <w:rsid w:val="04CC0A29"/>
    <w:rsid w:val="04F419EC"/>
    <w:rsid w:val="04F700B5"/>
    <w:rsid w:val="04FCD77A"/>
    <w:rsid w:val="0517DF07"/>
    <w:rsid w:val="0523A7F5"/>
    <w:rsid w:val="05256324"/>
    <w:rsid w:val="05296416"/>
    <w:rsid w:val="05397582"/>
    <w:rsid w:val="054AED7C"/>
    <w:rsid w:val="055482DE"/>
    <w:rsid w:val="05844595"/>
    <w:rsid w:val="05884969"/>
    <w:rsid w:val="05991253"/>
    <w:rsid w:val="0599537A"/>
    <w:rsid w:val="05A223CB"/>
    <w:rsid w:val="05A55F51"/>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C5A114"/>
    <w:rsid w:val="06D0AEFE"/>
    <w:rsid w:val="06DFFBC9"/>
    <w:rsid w:val="071A1CC7"/>
    <w:rsid w:val="07272043"/>
    <w:rsid w:val="07327FD5"/>
    <w:rsid w:val="073848D2"/>
    <w:rsid w:val="076D6338"/>
    <w:rsid w:val="07742D02"/>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96DEB3"/>
    <w:rsid w:val="08A3938F"/>
    <w:rsid w:val="08A3A751"/>
    <w:rsid w:val="08A5D3D7"/>
    <w:rsid w:val="08B0692B"/>
    <w:rsid w:val="08C0A110"/>
    <w:rsid w:val="08E447DF"/>
    <w:rsid w:val="08E9055D"/>
    <w:rsid w:val="08FBE4A7"/>
    <w:rsid w:val="0913175E"/>
    <w:rsid w:val="09167596"/>
    <w:rsid w:val="09389A25"/>
    <w:rsid w:val="093FC55C"/>
    <w:rsid w:val="094AA30E"/>
    <w:rsid w:val="09602B6F"/>
    <w:rsid w:val="0966DE34"/>
    <w:rsid w:val="096BF4C5"/>
    <w:rsid w:val="09728EFF"/>
    <w:rsid w:val="097BA059"/>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DA7941"/>
    <w:rsid w:val="0AE37386"/>
    <w:rsid w:val="0B14F2A4"/>
    <w:rsid w:val="0B17A227"/>
    <w:rsid w:val="0B1B66FB"/>
    <w:rsid w:val="0B2F4403"/>
    <w:rsid w:val="0B694A45"/>
    <w:rsid w:val="0B96D2D5"/>
    <w:rsid w:val="0BAA5619"/>
    <w:rsid w:val="0BD5B6A9"/>
    <w:rsid w:val="0BE11623"/>
    <w:rsid w:val="0BEAC50F"/>
    <w:rsid w:val="0BF30703"/>
    <w:rsid w:val="0BF9058F"/>
    <w:rsid w:val="0BF9EF3D"/>
    <w:rsid w:val="0C1DBA4F"/>
    <w:rsid w:val="0C255887"/>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CFA792D"/>
    <w:rsid w:val="0D0FAF6B"/>
    <w:rsid w:val="0D12F2DD"/>
    <w:rsid w:val="0D2DE776"/>
    <w:rsid w:val="0D4D18F4"/>
    <w:rsid w:val="0D6BC9A2"/>
    <w:rsid w:val="0D70EBF1"/>
    <w:rsid w:val="0D993CCD"/>
    <w:rsid w:val="0D995808"/>
    <w:rsid w:val="0DB6195C"/>
    <w:rsid w:val="0DC36E20"/>
    <w:rsid w:val="0DD949EC"/>
    <w:rsid w:val="0DD97563"/>
    <w:rsid w:val="0DDFC62B"/>
    <w:rsid w:val="0DE0CBCF"/>
    <w:rsid w:val="0DE3284F"/>
    <w:rsid w:val="0E06048B"/>
    <w:rsid w:val="0E0F54A4"/>
    <w:rsid w:val="0E364441"/>
    <w:rsid w:val="0E45070C"/>
    <w:rsid w:val="0E45D47A"/>
    <w:rsid w:val="0E5CF72E"/>
    <w:rsid w:val="0E7D14AD"/>
    <w:rsid w:val="0EB08546"/>
    <w:rsid w:val="0EB9C2A4"/>
    <w:rsid w:val="0EC45201"/>
    <w:rsid w:val="0ED78C77"/>
    <w:rsid w:val="0EDD72E9"/>
    <w:rsid w:val="0EE3AA7D"/>
    <w:rsid w:val="0EE40B35"/>
    <w:rsid w:val="0EE9E356"/>
    <w:rsid w:val="0EF1AEEC"/>
    <w:rsid w:val="0EFBF2B6"/>
    <w:rsid w:val="0F0263B2"/>
    <w:rsid w:val="0F11FA36"/>
    <w:rsid w:val="0F278930"/>
    <w:rsid w:val="0F32EF15"/>
    <w:rsid w:val="0F3859C4"/>
    <w:rsid w:val="0F5288F5"/>
    <w:rsid w:val="0F683D88"/>
    <w:rsid w:val="0F69604C"/>
    <w:rsid w:val="0F6A6EF0"/>
    <w:rsid w:val="0F840BB0"/>
    <w:rsid w:val="0FA5B3FC"/>
    <w:rsid w:val="0FA9240B"/>
    <w:rsid w:val="0FA94805"/>
    <w:rsid w:val="0FC5D621"/>
    <w:rsid w:val="0FDC2C82"/>
    <w:rsid w:val="0FE42572"/>
    <w:rsid w:val="101C6BFA"/>
    <w:rsid w:val="1033E5CD"/>
    <w:rsid w:val="103E9F4C"/>
    <w:rsid w:val="1051FC98"/>
    <w:rsid w:val="1052D4E6"/>
    <w:rsid w:val="1055870C"/>
    <w:rsid w:val="10638156"/>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7C10D0"/>
    <w:rsid w:val="118B5815"/>
    <w:rsid w:val="119A92E1"/>
    <w:rsid w:val="119B9B65"/>
    <w:rsid w:val="11A563B4"/>
    <w:rsid w:val="11AA10A1"/>
    <w:rsid w:val="11BF296F"/>
    <w:rsid w:val="11C89AA3"/>
    <w:rsid w:val="11D253E2"/>
    <w:rsid w:val="11DB36DC"/>
    <w:rsid w:val="11E55D25"/>
    <w:rsid w:val="11EDF639"/>
    <w:rsid w:val="11F1D127"/>
    <w:rsid w:val="12013F8E"/>
    <w:rsid w:val="12021AB4"/>
    <w:rsid w:val="124CE1A2"/>
    <w:rsid w:val="125EDF93"/>
    <w:rsid w:val="126264C6"/>
    <w:rsid w:val="126C3D5A"/>
    <w:rsid w:val="126CA8CE"/>
    <w:rsid w:val="12766381"/>
    <w:rsid w:val="127832BC"/>
    <w:rsid w:val="1293E30E"/>
    <w:rsid w:val="12A3ABD8"/>
    <w:rsid w:val="12A5B65D"/>
    <w:rsid w:val="12AD1C79"/>
    <w:rsid w:val="12C80BB6"/>
    <w:rsid w:val="12D122D0"/>
    <w:rsid w:val="12D2B30C"/>
    <w:rsid w:val="1301A61F"/>
    <w:rsid w:val="130D0D8B"/>
    <w:rsid w:val="130FCC76"/>
    <w:rsid w:val="1310F04B"/>
    <w:rsid w:val="131169A4"/>
    <w:rsid w:val="13140439"/>
    <w:rsid w:val="131F70AB"/>
    <w:rsid w:val="1330E41F"/>
    <w:rsid w:val="13399663"/>
    <w:rsid w:val="13581490"/>
    <w:rsid w:val="135CADFD"/>
    <w:rsid w:val="1363054D"/>
    <w:rsid w:val="137ABDCC"/>
    <w:rsid w:val="137AFCEF"/>
    <w:rsid w:val="138451FD"/>
    <w:rsid w:val="1384FBA7"/>
    <w:rsid w:val="13AD3BD9"/>
    <w:rsid w:val="13B228C4"/>
    <w:rsid w:val="13B3B868"/>
    <w:rsid w:val="13BB4E1C"/>
    <w:rsid w:val="13C9522B"/>
    <w:rsid w:val="1403AC55"/>
    <w:rsid w:val="140A033B"/>
    <w:rsid w:val="1412DD0C"/>
    <w:rsid w:val="141923D0"/>
    <w:rsid w:val="141B4F60"/>
    <w:rsid w:val="14287E66"/>
    <w:rsid w:val="144BD0A7"/>
    <w:rsid w:val="14623048"/>
    <w:rsid w:val="14727723"/>
    <w:rsid w:val="147F9F10"/>
    <w:rsid w:val="14B2C204"/>
    <w:rsid w:val="14C8826D"/>
    <w:rsid w:val="14D14A27"/>
    <w:rsid w:val="14DAFD0B"/>
    <w:rsid w:val="14F44172"/>
    <w:rsid w:val="14F691E4"/>
    <w:rsid w:val="14F9DF7C"/>
    <w:rsid w:val="150FEEB6"/>
    <w:rsid w:val="151CA862"/>
    <w:rsid w:val="1525A917"/>
    <w:rsid w:val="153685AB"/>
    <w:rsid w:val="153F62B7"/>
    <w:rsid w:val="1543BB04"/>
    <w:rsid w:val="1546E8CE"/>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9FE471"/>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B52D3D"/>
    <w:rsid w:val="17BFA76E"/>
    <w:rsid w:val="17C56DD8"/>
    <w:rsid w:val="17C5E954"/>
    <w:rsid w:val="18002A7F"/>
    <w:rsid w:val="18087C2C"/>
    <w:rsid w:val="1816D37F"/>
    <w:rsid w:val="181D7B2F"/>
    <w:rsid w:val="183B122A"/>
    <w:rsid w:val="1847020B"/>
    <w:rsid w:val="1865E911"/>
    <w:rsid w:val="1868FE02"/>
    <w:rsid w:val="1884557A"/>
    <w:rsid w:val="1891B486"/>
    <w:rsid w:val="189BB801"/>
    <w:rsid w:val="18BD64CF"/>
    <w:rsid w:val="18C55981"/>
    <w:rsid w:val="18D116F6"/>
    <w:rsid w:val="18D8686C"/>
    <w:rsid w:val="18E02882"/>
    <w:rsid w:val="18E043BD"/>
    <w:rsid w:val="18FF8B98"/>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5741F"/>
    <w:rsid w:val="1A9E5B2E"/>
    <w:rsid w:val="1AB23F50"/>
    <w:rsid w:val="1AC428EC"/>
    <w:rsid w:val="1ACDAAF8"/>
    <w:rsid w:val="1ADE6EA6"/>
    <w:rsid w:val="1ADF4DE8"/>
    <w:rsid w:val="1AE1DABC"/>
    <w:rsid w:val="1AF8582F"/>
    <w:rsid w:val="1AF8FBAA"/>
    <w:rsid w:val="1AFE17B8"/>
    <w:rsid w:val="1B03677C"/>
    <w:rsid w:val="1B059CE1"/>
    <w:rsid w:val="1B391BD2"/>
    <w:rsid w:val="1B4C0BE0"/>
    <w:rsid w:val="1B5AB67D"/>
    <w:rsid w:val="1B6F9FDD"/>
    <w:rsid w:val="1B77C7ED"/>
    <w:rsid w:val="1B79EDA1"/>
    <w:rsid w:val="1B887AF2"/>
    <w:rsid w:val="1BA0C84E"/>
    <w:rsid w:val="1BA3FD7F"/>
    <w:rsid w:val="1BB927D4"/>
    <w:rsid w:val="1BCBE12F"/>
    <w:rsid w:val="1BD8201F"/>
    <w:rsid w:val="1BDCACF0"/>
    <w:rsid w:val="1BE0020C"/>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86AFE"/>
    <w:rsid w:val="1C594F55"/>
    <w:rsid w:val="1C5EE1FD"/>
    <w:rsid w:val="1C6587A3"/>
    <w:rsid w:val="1C6B2D4D"/>
    <w:rsid w:val="1C7AF0E9"/>
    <w:rsid w:val="1C7F4CD2"/>
    <w:rsid w:val="1C8742E6"/>
    <w:rsid w:val="1C8C1634"/>
    <w:rsid w:val="1CB0E201"/>
    <w:rsid w:val="1CBE7A76"/>
    <w:rsid w:val="1CDF2AFC"/>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BFD26"/>
    <w:rsid w:val="1DDDEB78"/>
    <w:rsid w:val="1DEE8171"/>
    <w:rsid w:val="1E0CFC76"/>
    <w:rsid w:val="1E138389"/>
    <w:rsid w:val="1E261690"/>
    <w:rsid w:val="1E62FA6C"/>
    <w:rsid w:val="1E7AC6BA"/>
    <w:rsid w:val="1E9BE339"/>
    <w:rsid w:val="1E9D09EC"/>
    <w:rsid w:val="1EC32C44"/>
    <w:rsid w:val="1EC78428"/>
    <w:rsid w:val="1EDC4ED5"/>
    <w:rsid w:val="1EE57AB4"/>
    <w:rsid w:val="1EF10F0A"/>
    <w:rsid w:val="1EFE7B5F"/>
    <w:rsid w:val="1F029A41"/>
    <w:rsid w:val="1F0DA395"/>
    <w:rsid w:val="1F13A579"/>
    <w:rsid w:val="1F175179"/>
    <w:rsid w:val="1F242FA7"/>
    <w:rsid w:val="1F2E0C5F"/>
    <w:rsid w:val="1F36FFC1"/>
    <w:rsid w:val="1F39B909"/>
    <w:rsid w:val="1F465543"/>
    <w:rsid w:val="1F4E8436"/>
    <w:rsid w:val="1F562715"/>
    <w:rsid w:val="1F63C5DF"/>
    <w:rsid w:val="1F7854AC"/>
    <w:rsid w:val="1F794003"/>
    <w:rsid w:val="1F8080A7"/>
    <w:rsid w:val="1F89D099"/>
    <w:rsid w:val="1F9229CA"/>
    <w:rsid w:val="1FA31E07"/>
    <w:rsid w:val="1FA56466"/>
    <w:rsid w:val="1FC39BEE"/>
    <w:rsid w:val="1FEB796C"/>
    <w:rsid w:val="200E52E0"/>
    <w:rsid w:val="2034D038"/>
    <w:rsid w:val="20475BA5"/>
    <w:rsid w:val="204C2941"/>
    <w:rsid w:val="2065627C"/>
    <w:rsid w:val="20756552"/>
    <w:rsid w:val="207683E6"/>
    <w:rsid w:val="2086B040"/>
    <w:rsid w:val="2090DE68"/>
    <w:rsid w:val="20B6102F"/>
    <w:rsid w:val="20D4AA2A"/>
    <w:rsid w:val="20EE9F7D"/>
    <w:rsid w:val="210460B4"/>
    <w:rsid w:val="212E187E"/>
    <w:rsid w:val="2134A008"/>
    <w:rsid w:val="216B2F61"/>
    <w:rsid w:val="21701D2E"/>
    <w:rsid w:val="21800268"/>
    <w:rsid w:val="21846512"/>
    <w:rsid w:val="219447FD"/>
    <w:rsid w:val="219D16CC"/>
    <w:rsid w:val="219ECA57"/>
    <w:rsid w:val="21AB14A1"/>
    <w:rsid w:val="21B24679"/>
    <w:rsid w:val="21B5B88C"/>
    <w:rsid w:val="21B7C6AD"/>
    <w:rsid w:val="21BD70A8"/>
    <w:rsid w:val="21D2A55E"/>
    <w:rsid w:val="21D402A8"/>
    <w:rsid w:val="21D73B5C"/>
    <w:rsid w:val="21E28CAF"/>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04D1E"/>
    <w:rsid w:val="23FAFECC"/>
    <w:rsid w:val="2402BE04"/>
    <w:rsid w:val="24077654"/>
    <w:rsid w:val="24207887"/>
    <w:rsid w:val="2429CA00"/>
    <w:rsid w:val="243E611B"/>
    <w:rsid w:val="2446D589"/>
    <w:rsid w:val="244EC4F6"/>
    <w:rsid w:val="2458E33A"/>
    <w:rsid w:val="246A2CC2"/>
    <w:rsid w:val="24A592D4"/>
    <w:rsid w:val="24A95F3C"/>
    <w:rsid w:val="24B0F473"/>
    <w:rsid w:val="24C93E1E"/>
    <w:rsid w:val="24D7F9D5"/>
    <w:rsid w:val="24F5073E"/>
    <w:rsid w:val="2515A1C5"/>
    <w:rsid w:val="252AFDA0"/>
    <w:rsid w:val="252E7395"/>
    <w:rsid w:val="253308B0"/>
    <w:rsid w:val="255DB94B"/>
    <w:rsid w:val="256E5BAB"/>
    <w:rsid w:val="2578B191"/>
    <w:rsid w:val="2593BD8B"/>
    <w:rsid w:val="25BA0367"/>
    <w:rsid w:val="25E6CCC6"/>
    <w:rsid w:val="25EDF3F6"/>
    <w:rsid w:val="2620C089"/>
    <w:rsid w:val="26282B2F"/>
    <w:rsid w:val="26484CAB"/>
    <w:rsid w:val="264A11FE"/>
    <w:rsid w:val="26585501"/>
    <w:rsid w:val="2663FD42"/>
    <w:rsid w:val="2665D609"/>
    <w:rsid w:val="266D92C9"/>
    <w:rsid w:val="267ADAF4"/>
    <w:rsid w:val="267DFDF6"/>
    <w:rsid w:val="26843DF3"/>
    <w:rsid w:val="26978068"/>
    <w:rsid w:val="26A61C7B"/>
    <w:rsid w:val="26BB31AF"/>
    <w:rsid w:val="2700178F"/>
    <w:rsid w:val="270BD46D"/>
    <w:rsid w:val="270C042C"/>
    <w:rsid w:val="272B804C"/>
    <w:rsid w:val="272FB49C"/>
    <w:rsid w:val="27321EC0"/>
    <w:rsid w:val="2757CE14"/>
    <w:rsid w:val="275BDE08"/>
    <w:rsid w:val="275F4898"/>
    <w:rsid w:val="277C2813"/>
    <w:rsid w:val="279AD6D4"/>
    <w:rsid w:val="27ACD23C"/>
    <w:rsid w:val="27CB1FAE"/>
    <w:rsid w:val="27F38E64"/>
    <w:rsid w:val="2800D633"/>
    <w:rsid w:val="28063539"/>
    <w:rsid w:val="28086464"/>
    <w:rsid w:val="280E0BDB"/>
    <w:rsid w:val="281F8963"/>
    <w:rsid w:val="283EC664"/>
    <w:rsid w:val="28401BFA"/>
    <w:rsid w:val="285F98DD"/>
    <w:rsid w:val="286041DE"/>
    <w:rsid w:val="2860E142"/>
    <w:rsid w:val="2868ACA2"/>
    <w:rsid w:val="2869FA26"/>
    <w:rsid w:val="28933074"/>
    <w:rsid w:val="28A4F714"/>
    <w:rsid w:val="28AE7171"/>
    <w:rsid w:val="28BEC0A2"/>
    <w:rsid w:val="28D323E3"/>
    <w:rsid w:val="28D5CF86"/>
    <w:rsid w:val="28EF8364"/>
    <w:rsid w:val="28F2B69D"/>
    <w:rsid w:val="28FFCAB6"/>
    <w:rsid w:val="290E424A"/>
    <w:rsid w:val="291FE3B3"/>
    <w:rsid w:val="29333C73"/>
    <w:rsid w:val="29489016"/>
    <w:rsid w:val="294DA5B3"/>
    <w:rsid w:val="2954BB54"/>
    <w:rsid w:val="295D52BA"/>
    <w:rsid w:val="29724AAA"/>
    <w:rsid w:val="297348D1"/>
    <w:rsid w:val="29917034"/>
    <w:rsid w:val="29927035"/>
    <w:rsid w:val="29A98FE3"/>
    <w:rsid w:val="29B69669"/>
    <w:rsid w:val="29B7E986"/>
    <w:rsid w:val="29CB0E3F"/>
    <w:rsid w:val="29D3FCC6"/>
    <w:rsid w:val="29DF26F0"/>
    <w:rsid w:val="29E3ED98"/>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2D724"/>
    <w:rsid w:val="2AAAEEDB"/>
    <w:rsid w:val="2AB57E36"/>
    <w:rsid w:val="2AC1E2C0"/>
    <w:rsid w:val="2AC2045E"/>
    <w:rsid w:val="2AC78E98"/>
    <w:rsid w:val="2AC88516"/>
    <w:rsid w:val="2AC90907"/>
    <w:rsid w:val="2AE0D7B8"/>
    <w:rsid w:val="2AE537B5"/>
    <w:rsid w:val="2AFC893D"/>
    <w:rsid w:val="2AFDCE66"/>
    <w:rsid w:val="2AFE8025"/>
    <w:rsid w:val="2B0CF2C4"/>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879480"/>
    <w:rsid w:val="2C8F36AA"/>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92EA50"/>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8A2F7C"/>
    <w:rsid w:val="2E930169"/>
    <w:rsid w:val="2E9A07CB"/>
    <w:rsid w:val="2E9E09A4"/>
    <w:rsid w:val="2EBFCFF0"/>
    <w:rsid w:val="2EC430D7"/>
    <w:rsid w:val="2EC710D4"/>
    <w:rsid w:val="2EEEA519"/>
    <w:rsid w:val="2EF19CA4"/>
    <w:rsid w:val="2EF422F6"/>
    <w:rsid w:val="2EFFAA51"/>
    <w:rsid w:val="2F067EB3"/>
    <w:rsid w:val="2F18FB1A"/>
    <w:rsid w:val="2F33E5B4"/>
    <w:rsid w:val="2F49AFC3"/>
    <w:rsid w:val="2F56D75F"/>
    <w:rsid w:val="2F58D6F6"/>
    <w:rsid w:val="2F5B1EAC"/>
    <w:rsid w:val="2F84D182"/>
    <w:rsid w:val="2F9297FF"/>
    <w:rsid w:val="2F989B64"/>
    <w:rsid w:val="2FAD43D2"/>
    <w:rsid w:val="2FB31B98"/>
    <w:rsid w:val="2FC15AFD"/>
    <w:rsid w:val="2FD09AC6"/>
    <w:rsid w:val="2FE314C8"/>
    <w:rsid w:val="2FFE289C"/>
    <w:rsid w:val="300AAE36"/>
    <w:rsid w:val="300B9A71"/>
    <w:rsid w:val="304C751E"/>
    <w:rsid w:val="304F4943"/>
    <w:rsid w:val="305CAC5B"/>
    <w:rsid w:val="30634DB5"/>
    <w:rsid w:val="306A645C"/>
    <w:rsid w:val="306E998D"/>
    <w:rsid w:val="307281CB"/>
    <w:rsid w:val="307DA8F7"/>
    <w:rsid w:val="307F0087"/>
    <w:rsid w:val="30850789"/>
    <w:rsid w:val="308795C9"/>
    <w:rsid w:val="3091E1A9"/>
    <w:rsid w:val="30B52479"/>
    <w:rsid w:val="30C29C5C"/>
    <w:rsid w:val="30C8307F"/>
    <w:rsid w:val="30CB87A4"/>
    <w:rsid w:val="30EBABD7"/>
    <w:rsid w:val="30EE8F43"/>
    <w:rsid w:val="30EF2B74"/>
    <w:rsid w:val="30F0658D"/>
    <w:rsid w:val="31048553"/>
    <w:rsid w:val="31063E66"/>
    <w:rsid w:val="3127E701"/>
    <w:rsid w:val="313BC32F"/>
    <w:rsid w:val="314281A2"/>
    <w:rsid w:val="314FC3C2"/>
    <w:rsid w:val="315ADA51"/>
    <w:rsid w:val="315DDE69"/>
    <w:rsid w:val="31635AC0"/>
    <w:rsid w:val="317862C9"/>
    <w:rsid w:val="319F9716"/>
    <w:rsid w:val="31B52BDE"/>
    <w:rsid w:val="31E51A71"/>
    <w:rsid w:val="31E6A344"/>
    <w:rsid w:val="31FB6D58"/>
    <w:rsid w:val="320FA557"/>
    <w:rsid w:val="32338BBD"/>
    <w:rsid w:val="323721DA"/>
    <w:rsid w:val="323752E6"/>
    <w:rsid w:val="326C4D42"/>
    <w:rsid w:val="328939DD"/>
    <w:rsid w:val="329B960D"/>
    <w:rsid w:val="32A1795D"/>
    <w:rsid w:val="32A5E3DF"/>
    <w:rsid w:val="32A86F96"/>
    <w:rsid w:val="32B52015"/>
    <w:rsid w:val="32BF19D9"/>
    <w:rsid w:val="32CD106E"/>
    <w:rsid w:val="32E2566F"/>
    <w:rsid w:val="32E601D3"/>
    <w:rsid w:val="32E69D7E"/>
    <w:rsid w:val="32F3E373"/>
    <w:rsid w:val="32FB6F1C"/>
    <w:rsid w:val="32FE1B4C"/>
    <w:rsid w:val="330A6B8F"/>
    <w:rsid w:val="330FDCB4"/>
    <w:rsid w:val="33157417"/>
    <w:rsid w:val="3317E22C"/>
    <w:rsid w:val="331BEAE1"/>
    <w:rsid w:val="331C08A3"/>
    <w:rsid w:val="3335E29A"/>
    <w:rsid w:val="333FFD79"/>
    <w:rsid w:val="3350AA05"/>
    <w:rsid w:val="335D73B7"/>
    <w:rsid w:val="337A4CE3"/>
    <w:rsid w:val="337B0E29"/>
    <w:rsid w:val="338673C8"/>
    <w:rsid w:val="338BB89A"/>
    <w:rsid w:val="338DA56D"/>
    <w:rsid w:val="338EE29E"/>
    <w:rsid w:val="33907920"/>
    <w:rsid w:val="3393D9F1"/>
    <w:rsid w:val="33947F4C"/>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32796"/>
    <w:rsid w:val="34CDBB1D"/>
    <w:rsid w:val="34D3CCA9"/>
    <w:rsid w:val="34D6C296"/>
    <w:rsid w:val="34D70750"/>
    <w:rsid w:val="34DEACB1"/>
    <w:rsid w:val="34ED2823"/>
    <w:rsid w:val="3509329C"/>
    <w:rsid w:val="351B1412"/>
    <w:rsid w:val="351B2435"/>
    <w:rsid w:val="351E3809"/>
    <w:rsid w:val="3527D6D1"/>
    <w:rsid w:val="352F08C3"/>
    <w:rsid w:val="3535ADC5"/>
    <w:rsid w:val="35468C38"/>
    <w:rsid w:val="354D820E"/>
    <w:rsid w:val="3564AE00"/>
    <w:rsid w:val="35760A82"/>
    <w:rsid w:val="35834E38"/>
    <w:rsid w:val="3589B53F"/>
    <w:rsid w:val="359D1789"/>
    <w:rsid w:val="35A902CD"/>
    <w:rsid w:val="35A986D9"/>
    <w:rsid w:val="35BB905C"/>
    <w:rsid w:val="35BD81AC"/>
    <w:rsid w:val="35EB2A90"/>
    <w:rsid w:val="35F5EC26"/>
    <w:rsid w:val="35F63431"/>
    <w:rsid w:val="35F69EB2"/>
    <w:rsid w:val="35F8FFBB"/>
    <w:rsid w:val="3609995E"/>
    <w:rsid w:val="36389F37"/>
    <w:rsid w:val="3652623D"/>
    <w:rsid w:val="366C4CCF"/>
    <w:rsid w:val="36706482"/>
    <w:rsid w:val="36A6088D"/>
    <w:rsid w:val="36B60DB6"/>
    <w:rsid w:val="36F14BDB"/>
    <w:rsid w:val="36F5842C"/>
    <w:rsid w:val="36FD4863"/>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7E362C5"/>
    <w:rsid w:val="3803BD97"/>
    <w:rsid w:val="3806B68D"/>
    <w:rsid w:val="381FAB78"/>
    <w:rsid w:val="3835D0FD"/>
    <w:rsid w:val="38641935"/>
    <w:rsid w:val="38920887"/>
    <w:rsid w:val="389BCA88"/>
    <w:rsid w:val="38B94EB1"/>
    <w:rsid w:val="38BD712E"/>
    <w:rsid w:val="38C9721F"/>
    <w:rsid w:val="38CE41AC"/>
    <w:rsid w:val="38D5CAA1"/>
    <w:rsid w:val="38D7B148"/>
    <w:rsid w:val="38DDD282"/>
    <w:rsid w:val="38E2256D"/>
    <w:rsid w:val="38E8D08D"/>
    <w:rsid w:val="38EA2DC4"/>
    <w:rsid w:val="39135C54"/>
    <w:rsid w:val="39496BBE"/>
    <w:rsid w:val="396B0475"/>
    <w:rsid w:val="396FC35B"/>
    <w:rsid w:val="39811041"/>
    <w:rsid w:val="3982AE2A"/>
    <w:rsid w:val="398AF308"/>
    <w:rsid w:val="39A6FD40"/>
    <w:rsid w:val="39AF9246"/>
    <w:rsid w:val="39B50301"/>
    <w:rsid w:val="39BEBC6F"/>
    <w:rsid w:val="39C72656"/>
    <w:rsid w:val="39EC10D8"/>
    <w:rsid w:val="39FD7183"/>
    <w:rsid w:val="3A18A8C5"/>
    <w:rsid w:val="3A1FDB20"/>
    <w:rsid w:val="3A29CA70"/>
    <w:rsid w:val="3A3699BA"/>
    <w:rsid w:val="3A41269E"/>
    <w:rsid w:val="3A5F77C2"/>
    <w:rsid w:val="3A616D2F"/>
    <w:rsid w:val="3A65242F"/>
    <w:rsid w:val="3A6FF624"/>
    <w:rsid w:val="3A7342EC"/>
    <w:rsid w:val="3A9D79CF"/>
    <w:rsid w:val="3A9DD110"/>
    <w:rsid w:val="3AB1314F"/>
    <w:rsid w:val="3AC1EFB7"/>
    <w:rsid w:val="3AC3C566"/>
    <w:rsid w:val="3ACF9206"/>
    <w:rsid w:val="3AE04D9C"/>
    <w:rsid w:val="3AEEC7DD"/>
    <w:rsid w:val="3B016F66"/>
    <w:rsid w:val="3B1361E4"/>
    <w:rsid w:val="3B1F302F"/>
    <w:rsid w:val="3B228378"/>
    <w:rsid w:val="3B32176C"/>
    <w:rsid w:val="3B33840B"/>
    <w:rsid w:val="3B3C1B1A"/>
    <w:rsid w:val="3B49197E"/>
    <w:rsid w:val="3B4CB2A0"/>
    <w:rsid w:val="3B63BDED"/>
    <w:rsid w:val="3B6F5A60"/>
    <w:rsid w:val="3B8C95F4"/>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282972"/>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805E3A"/>
    <w:rsid w:val="3D977F35"/>
    <w:rsid w:val="3D9802E2"/>
    <w:rsid w:val="3D983A6B"/>
    <w:rsid w:val="3DA79294"/>
    <w:rsid w:val="3DA8A7BB"/>
    <w:rsid w:val="3DAAF397"/>
    <w:rsid w:val="3DC22364"/>
    <w:rsid w:val="3DCFA67F"/>
    <w:rsid w:val="3DD04804"/>
    <w:rsid w:val="3DDBA018"/>
    <w:rsid w:val="3DE64DF4"/>
    <w:rsid w:val="3DECB61B"/>
    <w:rsid w:val="3E05C967"/>
    <w:rsid w:val="3E12224E"/>
    <w:rsid w:val="3E1BB157"/>
    <w:rsid w:val="3E2CEEF9"/>
    <w:rsid w:val="3E496BC1"/>
    <w:rsid w:val="3E54D07C"/>
    <w:rsid w:val="3E595031"/>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14A64"/>
    <w:rsid w:val="40441B73"/>
    <w:rsid w:val="40515C39"/>
    <w:rsid w:val="4060489A"/>
    <w:rsid w:val="40640426"/>
    <w:rsid w:val="4094A5D3"/>
    <w:rsid w:val="409AE92B"/>
    <w:rsid w:val="40A843BD"/>
    <w:rsid w:val="40A84789"/>
    <w:rsid w:val="40B23365"/>
    <w:rsid w:val="40C13968"/>
    <w:rsid w:val="40D0FE5D"/>
    <w:rsid w:val="40EC3D82"/>
    <w:rsid w:val="41005BD9"/>
    <w:rsid w:val="410609BB"/>
    <w:rsid w:val="41341F7A"/>
    <w:rsid w:val="413D129C"/>
    <w:rsid w:val="414F135F"/>
    <w:rsid w:val="4161E6B5"/>
    <w:rsid w:val="416C440B"/>
    <w:rsid w:val="417DA0CF"/>
    <w:rsid w:val="41820E63"/>
    <w:rsid w:val="4195D182"/>
    <w:rsid w:val="41B709DF"/>
    <w:rsid w:val="41DD34EB"/>
    <w:rsid w:val="41FA2B01"/>
    <w:rsid w:val="420A06FE"/>
    <w:rsid w:val="420E3718"/>
    <w:rsid w:val="423B35A1"/>
    <w:rsid w:val="42404D05"/>
    <w:rsid w:val="4242E314"/>
    <w:rsid w:val="425411CF"/>
    <w:rsid w:val="426155A3"/>
    <w:rsid w:val="42650CA8"/>
    <w:rsid w:val="427A8703"/>
    <w:rsid w:val="42946D6D"/>
    <w:rsid w:val="429A0EDC"/>
    <w:rsid w:val="429B66E6"/>
    <w:rsid w:val="429D5965"/>
    <w:rsid w:val="42A4F9E7"/>
    <w:rsid w:val="42B5BDB2"/>
    <w:rsid w:val="42B8EC13"/>
    <w:rsid w:val="42C3B76A"/>
    <w:rsid w:val="42C76101"/>
    <w:rsid w:val="42CE7430"/>
    <w:rsid w:val="42D7DC60"/>
    <w:rsid w:val="42FC068F"/>
    <w:rsid w:val="43020BA2"/>
    <w:rsid w:val="430440DF"/>
    <w:rsid w:val="4320DD8F"/>
    <w:rsid w:val="432FC922"/>
    <w:rsid w:val="43705661"/>
    <w:rsid w:val="4373C17D"/>
    <w:rsid w:val="43877DB7"/>
    <w:rsid w:val="438C115A"/>
    <w:rsid w:val="438F4C57"/>
    <w:rsid w:val="439CB4ED"/>
    <w:rsid w:val="439FC209"/>
    <w:rsid w:val="43B43F62"/>
    <w:rsid w:val="43B44AA1"/>
    <w:rsid w:val="43BA436D"/>
    <w:rsid w:val="43C2B456"/>
    <w:rsid w:val="43C7623F"/>
    <w:rsid w:val="43C99252"/>
    <w:rsid w:val="43CF4109"/>
    <w:rsid w:val="43E23DD9"/>
    <w:rsid w:val="43E6C1AC"/>
    <w:rsid w:val="442FB292"/>
    <w:rsid w:val="4433878D"/>
    <w:rsid w:val="443F55C5"/>
    <w:rsid w:val="445F24A9"/>
    <w:rsid w:val="44648A45"/>
    <w:rsid w:val="4464AD42"/>
    <w:rsid w:val="446AC489"/>
    <w:rsid w:val="4484CC03"/>
    <w:rsid w:val="449142A3"/>
    <w:rsid w:val="4497EEAD"/>
    <w:rsid w:val="44A69EE1"/>
    <w:rsid w:val="44A7D4AE"/>
    <w:rsid w:val="44B5BBF7"/>
    <w:rsid w:val="44B84898"/>
    <w:rsid w:val="44C52A6D"/>
    <w:rsid w:val="44D9F4E1"/>
    <w:rsid w:val="44DB4D68"/>
    <w:rsid w:val="44DC6C10"/>
    <w:rsid w:val="44EB120E"/>
    <w:rsid w:val="44F3BF91"/>
    <w:rsid w:val="450A25BB"/>
    <w:rsid w:val="451266A6"/>
    <w:rsid w:val="452455C0"/>
    <w:rsid w:val="452D529F"/>
    <w:rsid w:val="452E98B7"/>
    <w:rsid w:val="453670E0"/>
    <w:rsid w:val="453C3EBB"/>
    <w:rsid w:val="455F6BBF"/>
    <w:rsid w:val="45635664"/>
    <w:rsid w:val="456FECAA"/>
    <w:rsid w:val="457832CD"/>
    <w:rsid w:val="457B53CD"/>
    <w:rsid w:val="45C296C8"/>
    <w:rsid w:val="45CA4F8A"/>
    <w:rsid w:val="45CEDE1F"/>
    <w:rsid w:val="45D26A48"/>
    <w:rsid w:val="45E16229"/>
    <w:rsid w:val="45F94B01"/>
    <w:rsid w:val="46058036"/>
    <w:rsid w:val="461127CE"/>
    <w:rsid w:val="4611DC97"/>
    <w:rsid w:val="461E0379"/>
    <w:rsid w:val="4626C14A"/>
    <w:rsid w:val="4640F3CC"/>
    <w:rsid w:val="464D27C6"/>
    <w:rsid w:val="464DB603"/>
    <w:rsid w:val="464E6E68"/>
    <w:rsid w:val="4655B4D2"/>
    <w:rsid w:val="46646463"/>
    <w:rsid w:val="466B5287"/>
    <w:rsid w:val="46953798"/>
    <w:rsid w:val="4699EB92"/>
    <w:rsid w:val="46A3EB00"/>
    <w:rsid w:val="46A87304"/>
    <w:rsid w:val="46A8B93E"/>
    <w:rsid w:val="46AB1866"/>
    <w:rsid w:val="46B243FC"/>
    <w:rsid w:val="46D8733D"/>
    <w:rsid w:val="46DA6214"/>
    <w:rsid w:val="46DCDF17"/>
    <w:rsid w:val="46E98C0F"/>
    <w:rsid w:val="4725B124"/>
    <w:rsid w:val="472D5D6B"/>
    <w:rsid w:val="475CB96B"/>
    <w:rsid w:val="47661FEB"/>
    <w:rsid w:val="476CC654"/>
    <w:rsid w:val="477F2F9B"/>
    <w:rsid w:val="478EE5A3"/>
    <w:rsid w:val="47A0E423"/>
    <w:rsid w:val="47A1E805"/>
    <w:rsid w:val="47A2E6B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481A"/>
    <w:rsid w:val="48C78FE8"/>
    <w:rsid w:val="48D4B9A5"/>
    <w:rsid w:val="48EE178E"/>
    <w:rsid w:val="491B707A"/>
    <w:rsid w:val="4920B248"/>
    <w:rsid w:val="492760CD"/>
    <w:rsid w:val="492B0480"/>
    <w:rsid w:val="492D571B"/>
    <w:rsid w:val="494E9486"/>
    <w:rsid w:val="494EB1CD"/>
    <w:rsid w:val="49500C5A"/>
    <w:rsid w:val="49630824"/>
    <w:rsid w:val="4972D690"/>
    <w:rsid w:val="498AD4DB"/>
    <w:rsid w:val="4990E95C"/>
    <w:rsid w:val="499756CA"/>
    <w:rsid w:val="49A4B157"/>
    <w:rsid w:val="49B3ED97"/>
    <w:rsid w:val="49BB0054"/>
    <w:rsid w:val="49C11B48"/>
    <w:rsid w:val="49C23844"/>
    <w:rsid w:val="49C4F731"/>
    <w:rsid w:val="49C60773"/>
    <w:rsid w:val="49CB65E0"/>
    <w:rsid w:val="49D569FF"/>
    <w:rsid w:val="49E8E04C"/>
    <w:rsid w:val="49F2EFCE"/>
    <w:rsid w:val="49F35883"/>
    <w:rsid w:val="49FDFE18"/>
    <w:rsid w:val="4A00F649"/>
    <w:rsid w:val="4A3296B9"/>
    <w:rsid w:val="4A38404F"/>
    <w:rsid w:val="4A50EC4E"/>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69A316"/>
    <w:rsid w:val="4C6C834F"/>
    <w:rsid w:val="4C6CC766"/>
    <w:rsid w:val="4C8A87B6"/>
    <w:rsid w:val="4C907FF3"/>
    <w:rsid w:val="4C945FAE"/>
    <w:rsid w:val="4C95CEF7"/>
    <w:rsid w:val="4CB40F60"/>
    <w:rsid w:val="4CB4EC21"/>
    <w:rsid w:val="4CB68DDF"/>
    <w:rsid w:val="4CD0CCC5"/>
    <w:rsid w:val="4D09859A"/>
    <w:rsid w:val="4D0D66DD"/>
    <w:rsid w:val="4D11F6ED"/>
    <w:rsid w:val="4D13478C"/>
    <w:rsid w:val="4D1724C0"/>
    <w:rsid w:val="4D27FE3A"/>
    <w:rsid w:val="4D2874A9"/>
    <w:rsid w:val="4D3DED7B"/>
    <w:rsid w:val="4D496013"/>
    <w:rsid w:val="4D4A9290"/>
    <w:rsid w:val="4D587727"/>
    <w:rsid w:val="4D6C5CB6"/>
    <w:rsid w:val="4D74151C"/>
    <w:rsid w:val="4D8ECC3B"/>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526BD0"/>
    <w:rsid w:val="4E82FED1"/>
    <w:rsid w:val="4E967659"/>
    <w:rsid w:val="4E9E495C"/>
    <w:rsid w:val="4EA686DA"/>
    <w:rsid w:val="4EA7B732"/>
    <w:rsid w:val="4EAC481D"/>
    <w:rsid w:val="4EBB888E"/>
    <w:rsid w:val="4EBBFC32"/>
    <w:rsid w:val="4EC39FB0"/>
    <w:rsid w:val="4EDF8F22"/>
    <w:rsid w:val="4EE675BF"/>
    <w:rsid w:val="4EE86186"/>
    <w:rsid w:val="4F03C817"/>
    <w:rsid w:val="4F04AB42"/>
    <w:rsid w:val="4F060E38"/>
    <w:rsid w:val="4F2A8BE8"/>
    <w:rsid w:val="4F323BA4"/>
    <w:rsid w:val="4F3BC465"/>
    <w:rsid w:val="4F4208B7"/>
    <w:rsid w:val="4F446477"/>
    <w:rsid w:val="4F532689"/>
    <w:rsid w:val="4F785268"/>
    <w:rsid w:val="4F8ECD21"/>
    <w:rsid w:val="4F92254F"/>
    <w:rsid w:val="4F9B0324"/>
    <w:rsid w:val="4FAA19C6"/>
    <w:rsid w:val="4FBBEA5D"/>
    <w:rsid w:val="4FCF3D20"/>
    <w:rsid w:val="4FD83A09"/>
    <w:rsid w:val="4FE0096A"/>
    <w:rsid w:val="4FE937D3"/>
    <w:rsid w:val="5003E9B0"/>
    <w:rsid w:val="5023B6E4"/>
    <w:rsid w:val="50253670"/>
    <w:rsid w:val="5035AE7D"/>
    <w:rsid w:val="50446866"/>
    <w:rsid w:val="504EC582"/>
    <w:rsid w:val="505A8615"/>
    <w:rsid w:val="509ECAE1"/>
    <w:rsid w:val="50A29FD9"/>
    <w:rsid w:val="50AA3690"/>
    <w:rsid w:val="50B2FB2B"/>
    <w:rsid w:val="50B6B3B0"/>
    <w:rsid w:val="50B71D44"/>
    <w:rsid w:val="50B92B87"/>
    <w:rsid w:val="50D08AED"/>
    <w:rsid w:val="50D6B825"/>
    <w:rsid w:val="50D6F9D9"/>
    <w:rsid w:val="50DCE970"/>
    <w:rsid w:val="50E6EC2A"/>
    <w:rsid w:val="510ADB9B"/>
    <w:rsid w:val="510E473B"/>
    <w:rsid w:val="510F641E"/>
    <w:rsid w:val="51177F13"/>
    <w:rsid w:val="5129150E"/>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1F4464E"/>
    <w:rsid w:val="52032764"/>
    <w:rsid w:val="52082C18"/>
    <w:rsid w:val="520A8AE5"/>
    <w:rsid w:val="5215450B"/>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34F8D3"/>
    <w:rsid w:val="53492374"/>
    <w:rsid w:val="5352E3D1"/>
    <w:rsid w:val="535D63DC"/>
    <w:rsid w:val="535FFE9A"/>
    <w:rsid w:val="5365606B"/>
    <w:rsid w:val="536999D1"/>
    <w:rsid w:val="536D78DB"/>
    <w:rsid w:val="53718A85"/>
    <w:rsid w:val="5374FD8F"/>
    <w:rsid w:val="537B1F64"/>
    <w:rsid w:val="53986B5C"/>
    <w:rsid w:val="53A3A66E"/>
    <w:rsid w:val="53AE0F31"/>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4C4D82"/>
    <w:rsid w:val="554FF109"/>
    <w:rsid w:val="555185D2"/>
    <w:rsid w:val="5551C620"/>
    <w:rsid w:val="55532FD4"/>
    <w:rsid w:val="55645C13"/>
    <w:rsid w:val="556C4B47"/>
    <w:rsid w:val="556CC3AE"/>
    <w:rsid w:val="557169C3"/>
    <w:rsid w:val="55882265"/>
    <w:rsid w:val="55A6D139"/>
    <w:rsid w:val="55AC46CC"/>
    <w:rsid w:val="55B694C2"/>
    <w:rsid w:val="55D25AF6"/>
    <w:rsid w:val="55EBFA62"/>
    <w:rsid w:val="55F9FDB4"/>
    <w:rsid w:val="55FE0BCA"/>
    <w:rsid w:val="56075316"/>
    <w:rsid w:val="560C1071"/>
    <w:rsid w:val="560CA20D"/>
    <w:rsid w:val="561151A7"/>
    <w:rsid w:val="56224D40"/>
    <w:rsid w:val="56346C76"/>
    <w:rsid w:val="563F0DFD"/>
    <w:rsid w:val="564BCABE"/>
    <w:rsid w:val="56508BB8"/>
    <w:rsid w:val="56661E18"/>
    <w:rsid w:val="566A7F9D"/>
    <w:rsid w:val="56741AEB"/>
    <w:rsid w:val="567B1FA5"/>
    <w:rsid w:val="568B0E3A"/>
    <w:rsid w:val="56A21D0A"/>
    <w:rsid w:val="56A2C00C"/>
    <w:rsid w:val="56A44518"/>
    <w:rsid w:val="56C8FBA4"/>
    <w:rsid w:val="56C9968C"/>
    <w:rsid w:val="56D6BD07"/>
    <w:rsid w:val="56DBF0BD"/>
    <w:rsid w:val="56E4B3B7"/>
    <w:rsid w:val="56E8E6E5"/>
    <w:rsid w:val="57221F37"/>
    <w:rsid w:val="572920DD"/>
    <w:rsid w:val="572E65DE"/>
    <w:rsid w:val="575C2E65"/>
    <w:rsid w:val="57624A00"/>
    <w:rsid w:val="576CF9E4"/>
    <w:rsid w:val="5775F092"/>
    <w:rsid w:val="577B4161"/>
    <w:rsid w:val="5786B360"/>
    <w:rsid w:val="578989F6"/>
    <w:rsid w:val="57A77BCA"/>
    <w:rsid w:val="57B2C656"/>
    <w:rsid w:val="57BE1DA1"/>
    <w:rsid w:val="57D205E1"/>
    <w:rsid w:val="57D8D09C"/>
    <w:rsid w:val="57EE0812"/>
    <w:rsid w:val="58092A02"/>
    <w:rsid w:val="580DF336"/>
    <w:rsid w:val="58219422"/>
    <w:rsid w:val="5843F8B3"/>
    <w:rsid w:val="58487929"/>
    <w:rsid w:val="5859FF13"/>
    <w:rsid w:val="585F5FFC"/>
    <w:rsid w:val="586566ED"/>
    <w:rsid w:val="5869C0E2"/>
    <w:rsid w:val="586A0841"/>
    <w:rsid w:val="5872271B"/>
    <w:rsid w:val="58848861"/>
    <w:rsid w:val="5897BE52"/>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26B21"/>
    <w:rsid w:val="59B51C59"/>
    <w:rsid w:val="59BF19F8"/>
    <w:rsid w:val="59C5EC77"/>
    <w:rsid w:val="59C70A9F"/>
    <w:rsid w:val="59D7B779"/>
    <w:rsid w:val="59D968C6"/>
    <w:rsid w:val="59DCE80B"/>
    <w:rsid w:val="59FB6580"/>
    <w:rsid w:val="59FFC2DB"/>
    <w:rsid w:val="5A07F60E"/>
    <w:rsid w:val="5A19BEFB"/>
    <w:rsid w:val="5A336A11"/>
    <w:rsid w:val="5A3B7C2E"/>
    <w:rsid w:val="5A489701"/>
    <w:rsid w:val="5A48FB86"/>
    <w:rsid w:val="5A4B8EE7"/>
    <w:rsid w:val="5A4D9ADE"/>
    <w:rsid w:val="5A558D2D"/>
    <w:rsid w:val="5A6EE4CB"/>
    <w:rsid w:val="5A7A46A9"/>
    <w:rsid w:val="5A7EE13C"/>
    <w:rsid w:val="5AA50839"/>
    <w:rsid w:val="5AB5EFB9"/>
    <w:rsid w:val="5ABF7B6E"/>
    <w:rsid w:val="5AC018B5"/>
    <w:rsid w:val="5AD94074"/>
    <w:rsid w:val="5AE62F99"/>
    <w:rsid w:val="5B0D0DC2"/>
    <w:rsid w:val="5B134DA2"/>
    <w:rsid w:val="5B3348B4"/>
    <w:rsid w:val="5B38EEEA"/>
    <w:rsid w:val="5B447E96"/>
    <w:rsid w:val="5B473DED"/>
    <w:rsid w:val="5B59497B"/>
    <w:rsid w:val="5B6D7A8A"/>
    <w:rsid w:val="5B71C17F"/>
    <w:rsid w:val="5B8E7F0D"/>
    <w:rsid w:val="5BC66FE1"/>
    <w:rsid w:val="5BD2C995"/>
    <w:rsid w:val="5BE38EC5"/>
    <w:rsid w:val="5BE5943F"/>
    <w:rsid w:val="5C052E3F"/>
    <w:rsid w:val="5C0C6205"/>
    <w:rsid w:val="5C249C93"/>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CA46E"/>
    <w:rsid w:val="5D1DE41F"/>
    <w:rsid w:val="5D3F96D0"/>
    <w:rsid w:val="5D40681B"/>
    <w:rsid w:val="5D455806"/>
    <w:rsid w:val="5D492D0F"/>
    <w:rsid w:val="5D4DA874"/>
    <w:rsid w:val="5D5E912F"/>
    <w:rsid w:val="5D642351"/>
    <w:rsid w:val="5D663CEE"/>
    <w:rsid w:val="5D6C45FD"/>
    <w:rsid w:val="5D711CA2"/>
    <w:rsid w:val="5D82F180"/>
    <w:rsid w:val="5D91FAEB"/>
    <w:rsid w:val="5DAA98E7"/>
    <w:rsid w:val="5DB19CE6"/>
    <w:rsid w:val="5DD3E59C"/>
    <w:rsid w:val="5DDCB7A6"/>
    <w:rsid w:val="5DE0B333"/>
    <w:rsid w:val="5E09EC86"/>
    <w:rsid w:val="5E150574"/>
    <w:rsid w:val="5E16CA82"/>
    <w:rsid w:val="5E33AF83"/>
    <w:rsid w:val="5E38E253"/>
    <w:rsid w:val="5E40003A"/>
    <w:rsid w:val="5E450C9C"/>
    <w:rsid w:val="5E4C107B"/>
    <w:rsid w:val="5E530950"/>
    <w:rsid w:val="5E616A28"/>
    <w:rsid w:val="5E6A3F49"/>
    <w:rsid w:val="5E7225FA"/>
    <w:rsid w:val="5E747A95"/>
    <w:rsid w:val="5E827074"/>
    <w:rsid w:val="5E8A9EE8"/>
    <w:rsid w:val="5E9344FC"/>
    <w:rsid w:val="5EB65C48"/>
    <w:rsid w:val="5EBD38E7"/>
    <w:rsid w:val="5EBF6FF3"/>
    <w:rsid w:val="5EDC1BA6"/>
    <w:rsid w:val="5EDFD365"/>
    <w:rsid w:val="5EEA42BC"/>
    <w:rsid w:val="5F14B5ED"/>
    <w:rsid w:val="5F178144"/>
    <w:rsid w:val="5F19AB8D"/>
    <w:rsid w:val="5F1DE763"/>
    <w:rsid w:val="5F259010"/>
    <w:rsid w:val="5F4084F6"/>
    <w:rsid w:val="5F80D1FC"/>
    <w:rsid w:val="5F82BD58"/>
    <w:rsid w:val="5F94A305"/>
    <w:rsid w:val="5F9D2B12"/>
    <w:rsid w:val="5F9FA5E1"/>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0B764"/>
    <w:rsid w:val="6132C376"/>
    <w:rsid w:val="613754E5"/>
    <w:rsid w:val="61496B88"/>
    <w:rsid w:val="6155E31D"/>
    <w:rsid w:val="615B1D5D"/>
    <w:rsid w:val="61643855"/>
    <w:rsid w:val="616C6846"/>
    <w:rsid w:val="616F5BEF"/>
    <w:rsid w:val="61701D88"/>
    <w:rsid w:val="618658F9"/>
    <w:rsid w:val="61900A81"/>
    <w:rsid w:val="6192A045"/>
    <w:rsid w:val="6195E515"/>
    <w:rsid w:val="6199FC79"/>
    <w:rsid w:val="61BC0928"/>
    <w:rsid w:val="61C827C7"/>
    <w:rsid w:val="61CB5DB0"/>
    <w:rsid w:val="61D1E18C"/>
    <w:rsid w:val="61D2E63E"/>
    <w:rsid w:val="61D94CFA"/>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55473C"/>
    <w:rsid w:val="635C9AD3"/>
    <w:rsid w:val="6370D68D"/>
    <w:rsid w:val="6384D118"/>
    <w:rsid w:val="63AACD91"/>
    <w:rsid w:val="63AB1142"/>
    <w:rsid w:val="63B47AB2"/>
    <w:rsid w:val="63BE0F30"/>
    <w:rsid w:val="63D2FCA5"/>
    <w:rsid w:val="63FDFE46"/>
    <w:rsid w:val="640B59FB"/>
    <w:rsid w:val="64305EE4"/>
    <w:rsid w:val="6432BC47"/>
    <w:rsid w:val="644E8AD2"/>
    <w:rsid w:val="645F87BD"/>
    <w:rsid w:val="64620793"/>
    <w:rsid w:val="646D93D8"/>
    <w:rsid w:val="6485ACCE"/>
    <w:rsid w:val="648AB979"/>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1A680"/>
    <w:rsid w:val="65A5D4A5"/>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8BDE6B"/>
    <w:rsid w:val="668CFB67"/>
    <w:rsid w:val="669D7CCC"/>
    <w:rsid w:val="66A4293F"/>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ADA7DB"/>
    <w:rsid w:val="67BC6D08"/>
    <w:rsid w:val="67C7A999"/>
    <w:rsid w:val="67D864B9"/>
    <w:rsid w:val="67E03E44"/>
    <w:rsid w:val="67E05908"/>
    <w:rsid w:val="67E15E20"/>
    <w:rsid w:val="67E58D62"/>
    <w:rsid w:val="67E7FBAE"/>
    <w:rsid w:val="67EA51D8"/>
    <w:rsid w:val="681B16FA"/>
    <w:rsid w:val="68202FAD"/>
    <w:rsid w:val="68410E5D"/>
    <w:rsid w:val="684FF408"/>
    <w:rsid w:val="68548EB8"/>
    <w:rsid w:val="6866B878"/>
    <w:rsid w:val="686724F9"/>
    <w:rsid w:val="68685987"/>
    <w:rsid w:val="68869B1A"/>
    <w:rsid w:val="688CEFFB"/>
    <w:rsid w:val="68B0A76E"/>
    <w:rsid w:val="68D3E1CD"/>
    <w:rsid w:val="68DA65A7"/>
    <w:rsid w:val="68EAADFA"/>
    <w:rsid w:val="69035BB2"/>
    <w:rsid w:val="69079A29"/>
    <w:rsid w:val="691297BA"/>
    <w:rsid w:val="6912EE0D"/>
    <w:rsid w:val="691485CC"/>
    <w:rsid w:val="69192975"/>
    <w:rsid w:val="693C6376"/>
    <w:rsid w:val="693E2780"/>
    <w:rsid w:val="695E110F"/>
    <w:rsid w:val="6975F28E"/>
    <w:rsid w:val="69812638"/>
    <w:rsid w:val="69819CF6"/>
    <w:rsid w:val="6985BF4E"/>
    <w:rsid w:val="69910A5D"/>
    <w:rsid w:val="6991A1B0"/>
    <w:rsid w:val="699BF441"/>
    <w:rsid w:val="69A49692"/>
    <w:rsid w:val="69AEA3E1"/>
    <w:rsid w:val="69B158D6"/>
    <w:rsid w:val="69B33C7A"/>
    <w:rsid w:val="69CBD5BF"/>
    <w:rsid w:val="69CC0CB7"/>
    <w:rsid w:val="69CD8C0F"/>
    <w:rsid w:val="69D00466"/>
    <w:rsid w:val="69D3A6DF"/>
    <w:rsid w:val="69DC367B"/>
    <w:rsid w:val="69E096EF"/>
    <w:rsid w:val="69EAE0FE"/>
    <w:rsid w:val="6A04F9CC"/>
    <w:rsid w:val="6A153F73"/>
    <w:rsid w:val="6A1E761A"/>
    <w:rsid w:val="6A24AE3F"/>
    <w:rsid w:val="6A31B310"/>
    <w:rsid w:val="6A53F07E"/>
    <w:rsid w:val="6A5C149E"/>
    <w:rsid w:val="6A7FDCBD"/>
    <w:rsid w:val="6A800074"/>
    <w:rsid w:val="6A858A22"/>
    <w:rsid w:val="6A89FC52"/>
    <w:rsid w:val="6ABCA724"/>
    <w:rsid w:val="6AC252EB"/>
    <w:rsid w:val="6AC69B0A"/>
    <w:rsid w:val="6ACF7B6D"/>
    <w:rsid w:val="6AD3F123"/>
    <w:rsid w:val="6AE2BD27"/>
    <w:rsid w:val="6AF4627C"/>
    <w:rsid w:val="6AF7D2B3"/>
    <w:rsid w:val="6B02E478"/>
    <w:rsid w:val="6B0462B8"/>
    <w:rsid w:val="6B0D6624"/>
    <w:rsid w:val="6B26E0A9"/>
    <w:rsid w:val="6B29FED6"/>
    <w:rsid w:val="6B394088"/>
    <w:rsid w:val="6B43265D"/>
    <w:rsid w:val="6B51AAC0"/>
    <w:rsid w:val="6B5338B8"/>
    <w:rsid w:val="6B5A15F6"/>
    <w:rsid w:val="6B62A549"/>
    <w:rsid w:val="6B6AF21D"/>
    <w:rsid w:val="6B727C8D"/>
    <w:rsid w:val="6B78FA87"/>
    <w:rsid w:val="6B80DCC6"/>
    <w:rsid w:val="6B844E44"/>
    <w:rsid w:val="6B946898"/>
    <w:rsid w:val="6BA590B3"/>
    <w:rsid w:val="6BB66BE7"/>
    <w:rsid w:val="6BB69EA1"/>
    <w:rsid w:val="6BC59145"/>
    <w:rsid w:val="6BC8E0DA"/>
    <w:rsid w:val="6BD79D0B"/>
    <w:rsid w:val="6BE49A23"/>
    <w:rsid w:val="6C08081D"/>
    <w:rsid w:val="6C1C43E4"/>
    <w:rsid w:val="6C262775"/>
    <w:rsid w:val="6C35D77B"/>
    <w:rsid w:val="6C3A469E"/>
    <w:rsid w:val="6C3A4BB8"/>
    <w:rsid w:val="6C3AB929"/>
    <w:rsid w:val="6C4A8DB5"/>
    <w:rsid w:val="6C74D18F"/>
    <w:rsid w:val="6C9B3345"/>
    <w:rsid w:val="6C9D14F0"/>
    <w:rsid w:val="6CA23EED"/>
    <w:rsid w:val="6CAE7587"/>
    <w:rsid w:val="6CAF0419"/>
    <w:rsid w:val="6CB1B9DE"/>
    <w:rsid w:val="6CBB30A2"/>
    <w:rsid w:val="6CC428D0"/>
    <w:rsid w:val="6CD8A145"/>
    <w:rsid w:val="6CD8C313"/>
    <w:rsid w:val="6CE22464"/>
    <w:rsid w:val="6CEEB2A4"/>
    <w:rsid w:val="6D060DE3"/>
    <w:rsid w:val="6D0C95D9"/>
    <w:rsid w:val="6D1E146D"/>
    <w:rsid w:val="6D41475D"/>
    <w:rsid w:val="6D474564"/>
    <w:rsid w:val="6D5258CC"/>
    <w:rsid w:val="6D568881"/>
    <w:rsid w:val="6D79A06C"/>
    <w:rsid w:val="6D7A5FD9"/>
    <w:rsid w:val="6D8CD098"/>
    <w:rsid w:val="6D9695DD"/>
    <w:rsid w:val="6D9948FA"/>
    <w:rsid w:val="6D9D6CCF"/>
    <w:rsid w:val="6DB92713"/>
    <w:rsid w:val="6DC1C278"/>
    <w:rsid w:val="6DC76980"/>
    <w:rsid w:val="6DCAA4AC"/>
    <w:rsid w:val="6DCC8539"/>
    <w:rsid w:val="6DCDE4F4"/>
    <w:rsid w:val="6DD3B355"/>
    <w:rsid w:val="6DDCC925"/>
    <w:rsid w:val="6DF04213"/>
    <w:rsid w:val="6E005424"/>
    <w:rsid w:val="6E128E44"/>
    <w:rsid w:val="6E2E1B83"/>
    <w:rsid w:val="6E2F66E9"/>
    <w:rsid w:val="6E31C6B9"/>
    <w:rsid w:val="6E38BA6D"/>
    <w:rsid w:val="6E442184"/>
    <w:rsid w:val="6E5E295C"/>
    <w:rsid w:val="6E66ADF2"/>
    <w:rsid w:val="6E699F83"/>
    <w:rsid w:val="6E6BBB81"/>
    <w:rsid w:val="6E7A1A4B"/>
    <w:rsid w:val="6E96BDBB"/>
    <w:rsid w:val="6ECD1B84"/>
    <w:rsid w:val="6ECF9C42"/>
    <w:rsid w:val="6ED1E873"/>
    <w:rsid w:val="6EDB7B14"/>
    <w:rsid w:val="6F091A21"/>
    <w:rsid w:val="6F0A19F5"/>
    <w:rsid w:val="6F197938"/>
    <w:rsid w:val="6F1B5B7E"/>
    <w:rsid w:val="6F371C50"/>
    <w:rsid w:val="6F5ABC0F"/>
    <w:rsid w:val="6F601075"/>
    <w:rsid w:val="6F66E7BD"/>
    <w:rsid w:val="6F80A127"/>
    <w:rsid w:val="6F82E023"/>
    <w:rsid w:val="6FA21E08"/>
    <w:rsid w:val="6FBEDA43"/>
    <w:rsid w:val="6FCC2591"/>
    <w:rsid w:val="6FCC6CD4"/>
    <w:rsid w:val="6FEBB98B"/>
    <w:rsid w:val="7001383E"/>
    <w:rsid w:val="701F13D9"/>
    <w:rsid w:val="70245348"/>
    <w:rsid w:val="702CA524"/>
    <w:rsid w:val="703AB40E"/>
    <w:rsid w:val="7042263A"/>
    <w:rsid w:val="7056FE97"/>
    <w:rsid w:val="705DE71D"/>
    <w:rsid w:val="70728E81"/>
    <w:rsid w:val="70798942"/>
    <w:rsid w:val="70851B88"/>
    <w:rsid w:val="70A166D2"/>
    <w:rsid w:val="70A2BA10"/>
    <w:rsid w:val="70ABB555"/>
    <w:rsid w:val="70B23507"/>
    <w:rsid w:val="70B8F516"/>
    <w:rsid w:val="70BBA56A"/>
    <w:rsid w:val="70CB493B"/>
    <w:rsid w:val="70CEB35F"/>
    <w:rsid w:val="70CF1D6B"/>
    <w:rsid w:val="70D64E5A"/>
    <w:rsid w:val="70ED2AF2"/>
    <w:rsid w:val="710A0CD6"/>
    <w:rsid w:val="7120949F"/>
    <w:rsid w:val="7125864F"/>
    <w:rsid w:val="71340616"/>
    <w:rsid w:val="714694E7"/>
    <w:rsid w:val="7172DC91"/>
    <w:rsid w:val="7188C10E"/>
    <w:rsid w:val="7196A54E"/>
    <w:rsid w:val="71A321B3"/>
    <w:rsid w:val="71A855C0"/>
    <w:rsid w:val="71BC885F"/>
    <w:rsid w:val="71DE8B72"/>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7A94"/>
    <w:rsid w:val="72A1CC46"/>
    <w:rsid w:val="72B8FDC8"/>
    <w:rsid w:val="72B90FDE"/>
    <w:rsid w:val="72BE2664"/>
    <w:rsid w:val="72C94B09"/>
    <w:rsid w:val="72CC27B9"/>
    <w:rsid w:val="72DECA8E"/>
    <w:rsid w:val="72DFC5AE"/>
    <w:rsid w:val="731A1DB0"/>
    <w:rsid w:val="731C75C0"/>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38AD9"/>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7AC70"/>
    <w:rsid w:val="750C85B6"/>
    <w:rsid w:val="751A7F49"/>
    <w:rsid w:val="753AFFC2"/>
    <w:rsid w:val="753C7A14"/>
    <w:rsid w:val="754043BC"/>
    <w:rsid w:val="75484472"/>
    <w:rsid w:val="7549A1A2"/>
    <w:rsid w:val="75643079"/>
    <w:rsid w:val="758E2DB5"/>
    <w:rsid w:val="758EC7FA"/>
    <w:rsid w:val="7595716D"/>
    <w:rsid w:val="75A0676D"/>
    <w:rsid w:val="75AA0DCC"/>
    <w:rsid w:val="75C70AE5"/>
    <w:rsid w:val="75D32393"/>
    <w:rsid w:val="75E1CFC5"/>
    <w:rsid w:val="75E50DF8"/>
    <w:rsid w:val="75F53630"/>
    <w:rsid w:val="75F5B51D"/>
    <w:rsid w:val="75F73E30"/>
    <w:rsid w:val="75FE8F4A"/>
    <w:rsid w:val="76059129"/>
    <w:rsid w:val="7609358A"/>
    <w:rsid w:val="76126589"/>
    <w:rsid w:val="761C5D8C"/>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21A11E"/>
    <w:rsid w:val="79456358"/>
    <w:rsid w:val="794B292B"/>
    <w:rsid w:val="79580248"/>
    <w:rsid w:val="796AA629"/>
    <w:rsid w:val="7976E3CE"/>
    <w:rsid w:val="798F1DEE"/>
    <w:rsid w:val="799C7BE0"/>
    <w:rsid w:val="79A595E1"/>
    <w:rsid w:val="79ABE708"/>
    <w:rsid w:val="79C5BC0D"/>
    <w:rsid w:val="79D7B496"/>
    <w:rsid w:val="79F2223E"/>
    <w:rsid w:val="7A20C15B"/>
    <w:rsid w:val="7A2B2039"/>
    <w:rsid w:val="7A330CA1"/>
    <w:rsid w:val="7A3BB0AD"/>
    <w:rsid w:val="7A4B44E0"/>
    <w:rsid w:val="7A608335"/>
    <w:rsid w:val="7A96C171"/>
    <w:rsid w:val="7A987664"/>
    <w:rsid w:val="7AA72D0D"/>
    <w:rsid w:val="7AAA85A4"/>
    <w:rsid w:val="7AB3E6BD"/>
    <w:rsid w:val="7AC48BA2"/>
    <w:rsid w:val="7ACC7C5E"/>
    <w:rsid w:val="7ACDD595"/>
    <w:rsid w:val="7AE98FD2"/>
    <w:rsid w:val="7AEB5AEC"/>
    <w:rsid w:val="7B0C583C"/>
    <w:rsid w:val="7B18F3B9"/>
    <w:rsid w:val="7B3B912E"/>
    <w:rsid w:val="7B4040D1"/>
    <w:rsid w:val="7B4F0CBC"/>
    <w:rsid w:val="7B513F2C"/>
    <w:rsid w:val="7B600AC6"/>
    <w:rsid w:val="7B78D41B"/>
    <w:rsid w:val="7B841320"/>
    <w:rsid w:val="7B8A1B4E"/>
    <w:rsid w:val="7B95C3C8"/>
    <w:rsid w:val="7BB8D93E"/>
    <w:rsid w:val="7BBA9FB7"/>
    <w:rsid w:val="7BC2831B"/>
    <w:rsid w:val="7BD17276"/>
    <w:rsid w:val="7BE432A2"/>
    <w:rsid w:val="7BEF4AFE"/>
    <w:rsid w:val="7BF2C3A2"/>
    <w:rsid w:val="7BF4E88F"/>
    <w:rsid w:val="7C2AC330"/>
    <w:rsid w:val="7C4D793B"/>
    <w:rsid w:val="7C6AD0EC"/>
    <w:rsid w:val="7C75E033"/>
    <w:rsid w:val="7C7DA4A4"/>
    <w:rsid w:val="7C8E0308"/>
    <w:rsid w:val="7C93536D"/>
    <w:rsid w:val="7C9B6A81"/>
    <w:rsid w:val="7CA10E9F"/>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0A3E5"/>
    <w:rsid w:val="7DBE3004"/>
    <w:rsid w:val="7DC71DF1"/>
    <w:rsid w:val="7DD4D21F"/>
    <w:rsid w:val="7DE07BF8"/>
    <w:rsid w:val="7DE0C6C2"/>
    <w:rsid w:val="7DE16D45"/>
    <w:rsid w:val="7DF14405"/>
    <w:rsid w:val="7DF89961"/>
    <w:rsid w:val="7DF8AC56"/>
    <w:rsid w:val="7E0C95F3"/>
    <w:rsid w:val="7E1AA59F"/>
    <w:rsid w:val="7E1B2A2F"/>
    <w:rsid w:val="7E224F9D"/>
    <w:rsid w:val="7E549936"/>
    <w:rsid w:val="7E568864"/>
    <w:rsid w:val="7E6A8A5B"/>
    <w:rsid w:val="7E6D6787"/>
    <w:rsid w:val="7E7ABC6A"/>
    <w:rsid w:val="7E7EA279"/>
    <w:rsid w:val="7E82250C"/>
    <w:rsid w:val="7E9F082B"/>
    <w:rsid w:val="7EA81C2D"/>
    <w:rsid w:val="7EACE959"/>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B4CA5"/>
    <w:rsid w:val="7FA392C7"/>
    <w:rsid w:val="7FA7A39C"/>
    <w:rsid w:val="7FA87193"/>
    <w:rsid w:val="7FABA185"/>
    <w:rsid w:val="7FBB2958"/>
    <w:rsid w:val="7FBF7638"/>
    <w:rsid w:val="7FCB1D4E"/>
    <w:rsid w:val="7FE60989"/>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8FA2691E-32BE-4A24-851B-9F2E60E8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58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3558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3558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35589"/>
    <w:pPr>
      <w:outlineLvl w:val="2"/>
    </w:pPr>
    <w:rPr>
      <w:b/>
      <w:bCs/>
      <w:sz w:val="22"/>
      <w:szCs w:val="24"/>
    </w:rPr>
  </w:style>
  <w:style w:type="paragraph" w:styleId="Heading4">
    <w:name w:val="heading 4"/>
    <w:basedOn w:val="Normal"/>
    <w:next w:val="Normal"/>
    <w:link w:val="Heading4Char"/>
    <w:uiPriority w:val="9"/>
    <w:unhideWhenUsed/>
    <w:qFormat/>
    <w:rsid w:val="00B35589"/>
    <w:pPr>
      <w:outlineLvl w:val="3"/>
    </w:pPr>
    <w:rPr>
      <w:b/>
      <w:bCs/>
      <w:i/>
      <w:iCs/>
    </w:rPr>
  </w:style>
  <w:style w:type="paragraph" w:styleId="Heading5">
    <w:name w:val="heading 5"/>
    <w:basedOn w:val="Normal"/>
    <w:next w:val="NormalIndent"/>
    <w:link w:val="Heading5Char"/>
    <w:autoRedefine/>
    <w:qFormat/>
    <w:rsid w:val="003C536B"/>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C536B"/>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C536B"/>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C536B"/>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C536B"/>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558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35589"/>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3558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35589"/>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3C536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3C536B"/>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3C536B"/>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3C536B"/>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3C536B"/>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35589"/>
    <w:rPr>
      <w:color w:val="0563C1" w:themeColor="hyperlink"/>
      <w:u w:val="single"/>
    </w:rPr>
  </w:style>
  <w:style w:type="paragraph" w:styleId="TOC1">
    <w:name w:val="toc 1"/>
    <w:basedOn w:val="Normal"/>
    <w:next w:val="Normal"/>
    <w:autoRedefine/>
    <w:uiPriority w:val="39"/>
    <w:unhideWhenUsed/>
    <w:rsid w:val="00B35589"/>
    <w:pPr>
      <w:spacing w:after="100"/>
    </w:pPr>
  </w:style>
  <w:style w:type="paragraph" w:styleId="TOC2">
    <w:name w:val="toc 2"/>
    <w:basedOn w:val="Normal"/>
    <w:next w:val="Normal"/>
    <w:autoRedefine/>
    <w:uiPriority w:val="39"/>
    <w:unhideWhenUsed/>
    <w:rsid w:val="00B35589"/>
    <w:pPr>
      <w:spacing w:after="100"/>
      <w:ind w:left="200"/>
    </w:pPr>
  </w:style>
  <w:style w:type="paragraph" w:styleId="TOC3">
    <w:name w:val="toc 3"/>
    <w:basedOn w:val="Normal"/>
    <w:next w:val="Normal"/>
    <w:autoRedefine/>
    <w:uiPriority w:val="39"/>
    <w:unhideWhenUsed/>
    <w:rsid w:val="00B35589"/>
    <w:pPr>
      <w:spacing w:after="100"/>
      <w:ind w:left="400"/>
    </w:pPr>
  </w:style>
  <w:style w:type="paragraph" w:styleId="NormalIndent">
    <w:name w:val="Normal Indent"/>
    <w:basedOn w:val="Normal"/>
    <w:uiPriority w:val="99"/>
    <w:semiHidden/>
    <w:unhideWhenUsed/>
    <w:rsid w:val="003C536B"/>
    <w:pPr>
      <w:ind w:left="720"/>
    </w:pPr>
  </w:style>
  <w:style w:type="paragraph" w:styleId="ListBullet">
    <w:name w:val="List Bullet"/>
    <w:basedOn w:val="Normal"/>
    <w:link w:val="ListBulletChar"/>
    <w:uiPriority w:val="3"/>
    <w:qFormat/>
    <w:rsid w:val="003C536B"/>
    <w:pPr>
      <w:numPr>
        <w:numId w:val="11"/>
      </w:numPr>
      <w:spacing w:after="60"/>
    </w:pPr>
    <w:rPr>
      <w:rFonts w:eastAsia="Times New Roman" w:cs="Arial"/>
      <w:lang w:val="de-DE"/>
    </w:rPr>
  </w:style>
  <w:style w:type="paragraph" w:styleId="ListBullet2">
    <w:name w:val="List Bullet 2"/>
    <w:basedOn w:val="Normal"/>
    <w:link w:val="ListBullet2Char"/>
    <w:uiPriority w:val="99"/>
    <w:semiHidden/>
    <w:unhideWhenUsed/>
    <w:rsid w:val="003C536B"/>
    <w:pPr>
      <w:numPr>
        <w:numId w:val="1"/>
      </w:numPr>
      <w:contextualSpacing/>
    </w:pPr>
  </w:style>
  <w:style w:type="paragraph" w:styleId="ListBullet3">
    <w:name w:val="List Bullet 3"/>
    <w:basedOn w:val="Normal"/>
    <w:link w:val="ListBullet3Char"/>
    <w:uiPriority w:val="99"/>
    <w:unhideWhenUsed/>
    <w:rsid w:val="003C536B"/>
    <w:pPr>
      <w:numPr>
        <w:numId w:val="2"/>
      </w:numPr>
      <w:contextualSpacing/>
    </w:pPr>
  </w:style>
  <w:style w:type="paragraph" w:customStyle="1" w:styleId="Accenture">
    <w:name w:val="Accenture"/>
    <w:basedOn w:val="Normal"/>
    <w:rsid w:val="003C536B"/>
    <w:pPr>
      <w:spacing w:before="200"/>
    </w:pPr>
    <w:rPr>
      <w:rFonts w:cs="Arial"/>
    </w:rPr>
  </w:style>
  <w:style w:type="table" w:styleId="TableGrid">
    <w:name w:val="Table Grid"/>
    <w:basedOn w:val="TableNormal"/>
    <w:uiPriority w:val="39"/>
    <w:rsid w:val="003C536B"/>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3C536B"/>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autoRedefine/>
    <w:qFormat/>
    <w:rsid w:val="00544E05"/>
    <w:rPr>
      <w:rFonts w:cs="Arial"/>
    </w:rPr>
  </w:style>
  <w:style w:type="character" w:customStyle="1" w:styleId="ContentChar">
    <w:name w:val="Content Char"/>
    <w:basedOn w:val="DefaultParagraphFont"/>
    <w:link w:val="Content"/>
    <w:rsid w:val="003C536B"/>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uiPriority w:val="1"/>
    <w:qFormat/>
    <w:rsid w:val="00ED03DD"/>
    <w:pPr>
      <w:numPr>
        <w:numId w:val="9"/>
      </w:numPr>
      <w:spacing w:after="240"/>
      <w:ind w:right="310"/>
      <w:contextualSpacing/>
    </w:pPr>
    <w:rPr>
      <w:rFonts w:cs="Calibri"/>
      <w:lang w:val="en-IN" w:eastAsia="en-IN"/>
    </w:rPr>
  </w:style>
  <w:style w:type="character" w:customStyle="1" w:styleId="ParagraphChar">
    <w:name w:val="Paragraph Char"/>
    <w:basedOn w:val="DefaultParagraphFont"/>
    <w:link w:val="Paragraph"/>
    <w:rsid w:val="00544E05"/>
    <w:rPr>
      <w:rFonts w:ascii="Graphik" w:eastAsia="Graphik" w:hAnsi="Graphik" w:cs="Arial"/>
      <w:sz w:val="20"/>
      <w:szCs w:val="22"/>
    </w:rPr>
  </w:style>
  <w:style w:type="paragraph" w:customStyle="1" w:styleId="UOLIST2">
    <w:name w:val="UO LIST 2"/>
    <w:basedOn w:val="ListBullet2"/>
    <w:link w:val="UOLIST2Char"/>
    <w:autoRedefine/>
    <w:uiPriority w:val="1"/>
    <w:qFormat/>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ED03DD"/>
    <w:rPr>
      <w:rFonts w:ascii="Graphik" w:eastAsia="Times New Roman" w:hAnsi="Graphik" w:cs="Calibri"/>
      <w:kern w:val="2"/>
      <w:sz w:val="20"/>
      <w:szCs w:val="22"/>
      <w:lang w:val="en-IN" w:eastAsia="en-IN"/>
      <w14:ligatures w14:val="standardContextual"/>
    </w:rPr>
  </w:style>
  <w:style w:type="paragraph" w:customStyle="1" w:styleId="UOLIST3">
    <w:name w:val="UO LIST 3"/>
    <w:basedOn w:val="ListBullet3"/>
    <w:link w:val="UOLIST3Char"/>
    <w:autoRedefine/>
    <w:uiPriority w:val="1"/>
    <w:qFormat/>
    <w:rsid w:val="003B1395"/>
    <w:pPr>
      <w:numPr>
        <w:numId w:val="3"/>
      </w:numPr>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EA65FF"/>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4"/>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3B1395"/>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uiPriority w:val="1"/>
    <w:qFormat/>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B35589"/>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B35589"/>
    <w:rPr>
      <w:rFonts w:ascii="Graphik" w:hAnsi="Graphik"/>
      <w:kern w:val="2"/>
      <w:sz w:val="20"/>
      <w:szCs w:val="22"/>
      <w14:ligatures w14:val="standardContextual"/>
    </w:rPr>
  </w:style>
  <w:style w:type="paragraph" w:styleId="Footer">
    <w:name w:val="footer"/>
    <w:basedOn w:val="Normal"/>
    <w:link w:val="FooterChar"/>
    <w:uiPriority w:val="99"/>
    <w:unhideWhenUsed/>
    <w:rsid w:val="00B35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58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3558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C536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C536B"/>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3C536B"/>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B35589"/>
    <w:pPr>
      <w:numPr>
        <w:numId w:val="1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C536B"/>
    <w:rPr>
      <w:sz w:val="16"/>
      <w:szCs w:val="16"/>
    </w:rPr>
  </w:style>
  <w:style w:type="paragraph" w:styleId="CommentText">
    <w:name w:val="annotation text"/>
    <w:basedOn w:val="Normal"/>
    <w:link w:val="CommentTextChar"/>
    <w:uiPriority w:val="99"/>
    <w:unhideWhenUsed/>
    <w:rsid w:val="003C536B"/>
    <w:rPr>
      <w:szCs w:val="20"/>
    </w:rPr>
  </w:style>
  <w:style w:type="character" w:customStyle="1" w:styleId="CommentTextChar">
    <w:name w:val="Comment Text Char"/>
    <w:basedOn w:val="DefaultParagraphFont"/>
    <w:link w:val="CommentText"/>
    <w:uiPriority w:val="99"/>
    <w:rsid w:val="003C536B"/>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C536B"/>
    <w:rPr>
      <w:b/>
      <w:bCs/>
    </w:rPr>
  </w:style>
  <w:style w:type="character" w:customStyle="1" w:styleId="CommentSubjectChar">
    <w:name w:val="Comment Subject Char"/>
    <w:basedOn w:val="CommentTextChar"/>
    <w:link w:val="CommentSubject"/>
    <w:uiPriority w:val="99"/>
    <w:semiHidden/>
    <w:rsid w:val="003C536B"/>
    <w:rPr>
      <w:rFonts w:ascii="Graphik" w:hAnsi="Graphik"/>
      <w:b/>
      <w:bCs/>
      <w:kern w:val="2"/>
      <w:sz w:val="20"/>
      <w:szCs w:val="20"/>
      <w14:ligatures w14:val="standardContextual"/>
    </w:rPr>
  </w:style>
  <w:style w:type="character" w:styleId="Mention">
    <w:name w:val="Mention"/>
    <w:basedOn w:val="DefaultParagraphFont"/>
    <w:uiPriority w:val="99"/>
    <w:unhideWhenUsed/>
    <w:rsid w:val="003C536B"/>
    <w:rPr>
      <w:color w:val="2B579A"/>
      <w:shd w:val="clear" w:color="auto" w:fill="E1DFDD"/>
    </w:rPr>
  </w:style>
  <w:style w:type="paragraph" w:customStyle="1" w:styleId="paragraph0">
    <w:name w:val="paragraph"/>
    <w:basedOn w:val="Normal"/>
    <w:autoRedefine/>
    <w:qFormat/>
    <w:rsid w:val="00BC5E15"/>
    <w:pPr>
      <w:tabs>
        <w:tab w:val="left" w:pos="2127"/>
      </w:tabs>
      <w:jc w:val="center"/>
      <w:textAlignment w:val="baseline"/>
    </w:pPr>
    <w:rPr>
      <w:rFonts w:eastAsia="Times New Roman" w:cs="Times New Roman"/>
      <w:szCs w:val="24"/>
      <w:lang w:eastAsia="en-IN"/>
    </w:rPr>
  </w:style>
  <w:style w:type="paragraph" w:styleId="Subtitle">
    <w:name w:val="Subtitle"/>
    <w:basedOn w:val="Accenture"/>
    <w:next w:val="Normal"/>
    <w:link w:val="SubtitleChar"/>
    <w:uiPriority w:val="11"/>
    <w:rsid w:val="003C536B"/>
    <w:pPr>
      <w:numPr>
        <w:ilvl w:val="1"/>
      </w:numPr>
    </w:pPr>
    <w:rPr>
      <w:rFonts w:eastAsiaTheme="minorEastAsia" w:cstheme="minorBidi"/>
      <w:color w:val="5A5A5A" w:themeColor="text1" w:themeTint="A5"/>
      <w:spacing w:val="15"/>
    </w:rPr>
  </w:style>
  <w:style w:type="paragraph" w:styleId="NoSpacing">
    <w:name w:val="No Spacing"/>
    <w:uiPriority w:val="1"/>
    <w:qFormat/>
    <w:rsid w:val="00FD1947"/>
    <w:rPr>
      <w:sz w:val="22"/>
      <w:szCs w:val="22"/>
    </w:r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sz w:val="20"/>
      <w:szCs w:val="20"/>
      <w:lang w:val="en-IN" w:eastAsia="en-IN"/>
    </w:rPr>
  </w:style>
  <w:style w:type="character" w:customStyle="1" w:styleId="SubtitleChar">
    <w:name w:val="Subtitle Char"/>
    <w:basedOn w:val="DefaultParagraphFont"/>
    <w:link w:val="Subtitle"/>
    <w:uiPriority w:val="11"/>
    <w:rsid w:val="003C536B"/>
    <w:rPr>
      <w:rFonts w:ascii="Graphik" w:eastAsiaTheme="minorEastAsia" w:hAnsi="Graphik"/>
      <w:color w:val="5A5A5A" w:themeColor="text1" w:themeTint="A5"/>
      <w:spacing w:val="15"/>
      <w:kern w:val="2"/>
      <w:sz w:val="20"/>
      <w:szCs w:val="22"/>
      <w14:ligatures w14:val="standardContextual"/>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3C536B"/>
    <w:pPr>
      <w:spacing w:before="80" w:after="80"/>
    </w:pPr>
    <w:rPr>
      <w:rFonts w:ascii="Calibri" w:eastAsia="Times New Roman" w:hAnsi="Calibri" w:cs="Times New Roman"/>
      <w:kern w:val="2"/>
      <w:szCs w:val="20"/>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qFormat/>
    <w:rsid w:val="003B0CE2"/>
    <w:pPr>
      <w:ind w:left="720"/>
    </w:pPr>
    <w:rPr>
      <w:rFonts w:ascii="Consolas" w:hAnsi="Consolas"/>
      <w:lang w:val="fr-FR"/>
    </w:rPr>
  </w:style>
  <w:style w:type="character" w:customStyle="1" w:styleId="CodeSampleChar">
    <w:name w:val="Code Sample Char"/>
    <w:basedOn w:val="DefaultParagraphFont"/>
    <w:link w:val="CodeSample"/>
    <w:rsid w:val="003C536B"/>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3C536B"/>
    <w:rPr>
      <w:rFonts w:ascii="Tahoma" w:hAnsi="Tahoma" w:cs="Tahoma"/>
      <w:sz w:val="16"/>
      <w:szCs w:val="16"/>
    </w:rPr>
  </w:style>
  <w:style w:type="character" w:customStyle="1" w:styleId="BalloonTextChar">
    <w:name w:val="Balloon Text Char"/>
    <w:basedOn w:val="DefaultParagraphFont"/>
    <w:link w:val="BalloonText"/>
    <w:uiPriority w:val="99"/>
    <w:semiHidden/>
    <w:rsid w:val="003C536B"/>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3C536B"/>
    <w:rPr>
      <w:rFonts w:ascii="Lucida Grande" w:hAnsi="Lucida Grande"/>
    </w:rPr>
  </w:style>
  <w:style w:type="character" w:customStyle="1" w:styleId="DocumentMapChar">
    <w:name w:val="Document Map Char"/>
    <w:basedOn w:val="DefaultParagraphFont"/>
    <w:link w:val="DocumentMap"/>
    <w:uiPriority w:val="99"/>
    <w:semiHidden/>
    <w:rsid w:val="003C536B"/>
    <w:rPr>
      <w:rFonts w:ascii="Lucida Grande" w:hAnsi="Lucida Grande"/>
      <w:kern w:val="2"/>
      <w:sz w:val="20"/>
      <w:szCs w:val="22"/>
      <w14:ligatures w14:val="standardContextual"/>
    </w:rPr>
  </w:style>
  <w:style w:type="character" w:styleId="Emphasis">
    <w:name w:val="Emphasis"/>
    <w:basedOn w:val="DefaultParagraphFont"/>
    <w:uiPriority w:val="20"/>
    <w:rsid w:val="003C536B"/>
    <w:rPr>
      <w:i/>
      <w:iCs/>
    </w:rPr>
  </w:style>
  <w:style w:type="paragraph" w:styleId="NormalWeb">
    <w:name w:val="Normal (Web)"/>
    <w:basedOn w:val="Normal"/>
    <w:uiPriority w:val="99"/>
    <w:unhideWhenUsed/>
    <w:rsid w:val="003C536B"/>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3C536B"/>
    <w:pPr>
      <w:numPr>
        <w:numId w:val="10"/>
      </w:numPr>
    </w:pPr>
  </w:style>
  <w:style w:type="character" w:styleId="PageNumber">
    <w:name w:val="page number"/>
    <w:basedOn w:val="DefaultParagraphFont"/>
    <w:uiPriority w:val="99"/>
    <w:semiHidden/>
    <w:unhideWhenUsed/>
    <w:rsid w:val="003C536B"/>
  </w:style>
  <w:style w:type="paragraph" w:customStyle="1" w:styleId="Picture">
    <w:name w:val="Picture"/>
    <w:basedOn w:val="Accenture"/>
    <w:next w:val="Subtitle"/>
    <w:link w:val="PictureChar"/>
    <w:rsid w:val="003C536B"/>
    <w:pPr>
      <w:jc w:val="center"/>
    </w:pPr>
    <w:rPr>
      <w:noProof/>
    </w:rPr>
  </w:style>
  <w:style w:type="character" w:customStyle="1" w:styleId="PictureChar">
    <w:name w:val="Picture Char"/>
    <w:basedOn w:val="DefaultParagraphFont"/>
    <w:link w:val="Picture"/>
    <w:rsid w:val="003C536B"/>
    <w:rPr>
      <w:rFonts w:ascii="Graphik" w:hAnsi="Graphik" w:cs="Arial"/>
      <w:noProof/>
      <w:kern w:val="2"/>
      <w:sz w:val="20"/>
      <w:szCs w:val="22"/>
      <w14:ligatures w14:val="standardContextual"/>
    </w:rPr>
  </w:style>
  <w:style w:type="paragraph" w:customStyle="1" w:styleId="Platzhalter">
    <w:name w:val="Platzhalter"/>
    <w:basedOn w:val="Normal"/>
    <w:rsid w:val="003C536B"/>
    <w:pPr>
      <w:jc w:val="center"/>
    </w:pPr>
    <w:rPr>
      <w:rFonts w:eastAsia="Times New Roman" w:cs="Arial"/>
      <w:szCs w:val="20"/>
    </w:rPr>
  </w:style>
  <w:style w:type="paragraph" w:customStyle="1" w:styleId="Style1">
    <w:name w:val="Style1"/>
    <w:basedOn w:val="Normal"/>
    <w:link w:val="Style1Char"/>
    <w:rsid w:val="003C536B"/>
    <w:rPr>
      <w:rFonts w:ascii="Consolas" w:hAnsi="Consolas"/>
    </w:rPr>
  </w:style>
  <w:style w:type="character" w:customStyle="1" w:styleId="Style1Char">
    <w:name w:val="Style1 Char"/>
    <w:basedOn w:val="DefaultParagraphFont"/>
    <w:link w:val="Style1"/>
    <w:rsid w:val="003C536B"/>
    <w:rPr>
      <w:rFonts w:ascii="Consolas" w:hAnsi="Consolas"/>
      <w:kern w:val="2"/>
      <w:sz w:val="20"/>
      <w:szCs w:val="22"/>
      <w14:ligatures w14:val="standardContextual"/>
    </w:rPr>
  </w:style>
  <w:style w:type="paragraph" w:customStyle="1" w:styleId="TOCHeading2">
    <w:name w:val="TOC Heading 2"/>
    <w:basedOn w:val="TOC1"/>
    <w:link w:val="TOCHeading2Char"/>
    <w:qFormat/>
    <w:rsid w:val="003C536B"/>
    <w:pPr>
      <w:tabs>
        <w:tab w:val="right" w:leader="dot" w:pos="9350"/>
      </w:tabs>
    </w:pPr>
    <w:rPr>
      <w:noProof/>
    </w:rPr>
  </w:style>
  <w:style w:type="character" w:customStyle="1" w:styleId="TOCHeading2Char">
    <w:name w:val="TOC Heading 2 Char"/>
    <w:basedOn w:val="DefaultParagraphFont"/>
    <w:link w:val="TOCHeading2"/>
    <w:rsid w:val="003C536B"/>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3C536B"/>
    <w:pPr>
      <w:tabs>
        <w:tab w:val="right" w:leader="dot" w:pos="9350"/>
      </w:tabs>
    </w:pPr>
  </w:style>
  <w:style w:type="character" w:customStyle="1" w:styleId="TOCHeading3Char">
    <w:name w:val="TOC Heading 3 Char"/>
    <w:basedOn w:val="DefaultParagraphFont"/>
    <w:link w:val="TOCHeading3"/>
    <w:rsid w:val="003C536B"/>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3C536B"/>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3C536B"/>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B35589"/>
    <w:rPr>
      <w:rFonts w:ascii="Graphik" w:hAnsi="Graphik"/>
      <w:kern w:val="2"/>
      <w:sz w:val="20"/>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B35589"/>
    <w:pPr>
      <w:spacing w:after="0"/>
    </w:pPr>
  </w:style>
  <w:style w:type="character" w:customStyle="1" w:styleId="TightChar">
    <w:name w:val="Tight Char"/>
    <w:basedOn w:val="DefaultParagraphFont"/>
    <w:link w:val="Tight"/>
    <w:rsid w:val="00B35589"/>
    <w:rPr>
      <w:rFonts w:ascii="Graphik" w:hAnsi="Graphik"/>
      <w:kern w:val="2"/>
      <w:sz w:val="20"/>
      <w:szCs w:val="22"/>
      <w14:ligatures w14:val="standardContextual"/>
    </w:rPr>
  </w:style>
  <w:style w:type="paragraph" w:customStyle="1" w:styleId="ProductName">
    <w:name w:val="Product_Name"/>
    <w:basedOn w:val="Normal"/>
    <w:link w:val="ProductNameChar"/>
    <w:qFormat/>
    <w:rsid w:val="00B35589"/>
    <w:pPr>
      <w:jc w:val="center"/>
    </w:pPr>
    <w:rPr>
      <w:b/>
      <w:bCs/>
      <w:sz w:val="56"/>
      <w:szCs w:val="72"/>
    </w:rPr>
  </w:style>
  <w:style w:type="character" w:customStyle="1" w:styleId="ProductNameChar">
    <w:name w:val="Product_Name Char"/>
    <w:basedOn w:val="DefaultParagraphFont"/>
    <w:link w:val="ProductName"/>
    <w:rsid w:val="00B3558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35589"/>
    <w:rPr>
      <w:sz w:val="36"/>
      <w:szCs w:val="40"/>
    </w:rPr>
  </w:style>
  <w:style w:type="character" w:customStyle="1" w:styleId="DocumentTypeChar">
    <w:name w:val="Document_Type Char"/>
    <w:basedOn w:val="ProductNameChar"/>
    <w:link w:val="DocumentType"/>
    <w:rsid w:val="00B3558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35589"/>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B3558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35589"/>
    <w:pPr>
      <w:spacing w:before="100" w:beforeAutospacing="1" w:after="0"/>
      <w:jc w:val="left"/>
    </w:pPr>
  </w:style>
  <w:style w:type="character" w:customStyle="1" w:styleId="TightLeftAlignedChar">
    <w:name w:val="Tight_Left_Aligned Char"/>
    <w:basedOn w:val="DefaultParagraphFont"/>
    <w:link w:val="TightLeftAligned"/>
    <w:rsid w:val="00B35589"/>
    <w:rPr>
      <w:rFonts w:ascii="Graphik" w:hAnsi="Graphik"/>
      <w:kern w:val="2"/>
      <w:sz w:val="20"/>
      <w:szCs w:val="22"/>
      <w14:ligatures w14:val="standardContextual"/>
    </w:rPr>
  </w:style>
  <w:style w:type="paragraph" w:customStyle="1" w:styleId="TableHeader">
    <w:name w:val="Table_Header"/>
    <w:basedOn w:val="Normal"/>
    <w:link w:val="TableHeaderChar"/>
    <w:qFormat/>
    <w:rsid w:val="00B35589"/>
    <w:pPr>
      <w:spacing w:before="100" w:beforeAutospacing="1" w:after="0"/>
    </w:pPr>
    <w:rPr>
      <w:b/>
      <w:bCs/>
    </w:rPr>
  </w:style>
  <w:style w:type="character" w:customStyle="1" w:styleId="TableHeaderChar">
    <w:name w:val="Table_Header Char"/>
    <w:basedOn w:val="DefaultParagraphFont"/>
    <w:link w:val="TableHeader"/>
    <w:rsid w:val="00B35589"/>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85">
      <w:bodyDiv w:val="1"/>
      <w:marLeft w:val="0"/>
      <w:marRight w:val="0"/>
      <w:marTop w:val="0"/>
      <w:marBottom w:val="0"/>
      <w:divBdr>
        <w:top w:val="none" w:sz="0" w:space="0" w:color="auto"/>
        <w:left w:val="none" w:sz="0" w:space="0" w:color="auto"/>
        <w:bottom w:val="none" w:sz="0" w:space="0" w:color="auto"/>
        <w:right w:val="none" w:sz="0" w:space="0" w:color="auto"/>
      </w:divBdr>
    </w:div>
    <w:div w:id="17319680">
      <w:bodyDiv w:val="1"/>
      <w:marLeft w:val="0"/>
      <w:marRight w:val="0"/>
      <w:marTop w:val="0"/>
      <w:marBottom w:val="0"/>
      <w:divBdr>
        <w:top w:val="none" w:sz="0" w:space="0" w:color="auto"/>
        <w:left w:val="none" w:sz="0" w:space="0" w:color="auto"/>
        <w:bottom w:val="none" w:sz="0" w:space="0" w:color="auto"/>
        <w:right w:val="none" w:sz="0" w:space="0" w:color="auto"/>
      </w:divBdr>
    </w:div>
    <w:div w:id="24260901">
      <w:bodyDiv w:val="1"/>
      <w:marLeft w:val="0"/>
      <w:marRight w:val="0"/>
      <w:marTop w:val="0"/>
      <w:marBottom w:val="0"/>
      <w:divBdr>
        <w:top w:val="none" w:sz="0" w:space="0" w:color="auto"/>
        <w:left w:val="none" w:sz="0" w:space="0" w:color="auto"/>
        <w:bottom w:val="none" w:sz="0" w:space="0" w:color="auto"/>
        <w:right w:val="none" w:sz="0" w:space="0" w:color="auto"/>
      </w:divBdr>
    </w:div>
    <w:div w:id="30345386">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8404542">
      <w:bodyDiv w:val="1"/>
      <w:marLeft w:val="0"/>
      <w:marRight w:val="0"/>
      <w:marTop w:val="0"/>
      <w:marBottom w:val="0"/>
      <w:divBdr>
        <w:top w:val="none" w:sz="0" w:space="0" w:color="auto"/>
        <w:left w:val="none" w:sz="0" w:space="0" w:color="auto"/>
        <w:bottom w:val="none" w:sz="0" w:space="0" w:color="auto"/>
        <w:right w:val="none" w:sz="0" w:space="0" w:color="auto"/>
      </w:divBdr>
    </w:div>
    <w:div w:id="40058408">
      <w:bodyDiv w:val="1"/>
      <w:marLeft w:val="0"/>
      <w:marRight w:val="0"/>
      <w:marTop w:val="0"/>
      <w:marBottom w:val="0"/>
      <w:divBdr>
        <w:top w:val="none" w:sz="0" w:space="0" w:color="auto"/>
        <w:left w:val="none" w:sz="0" w:space="0" w:color="auto"/>
        <w:bottom w:val="none" w:sz="0" w:space="0" w:color="auto"/>
        <w:right w:val="none" w:sz="0" w:space="0" w:color="auto"/>
      </w:divBdr>
    </w:div>
    <w:div w:id="42338148">
      <w:bodyDiv w:val="1"/>
      <w:marLeft w:val="0"/>
      <w:marRight w:val="0"/>
      <w:marTop w:val="0"/>
      <w:marBottom w:val="0"/>
      <w:divBdr>
        <w:top w:val="none" w:sz="0" w:space="0" w:color="auto"/>
        <w:left w:val="none" w:sz="0" w:space="0" w:color="auto"/>
        <w:bottom w:val="none" w:sz="0" w:space="0" w:color="auto"/>
        <w:right w:val="none" w:sz="0" w:space="0" w:color="auto"/>
      </w:divBdr>
    </w:div>
    <w:div w:id="50887423">
      <w:bodyDiv w:val="1"/>
      <w:marLeft w:val="0"/>
      <w:marRight w:val="0"/>
      <w:marTop w:val="0"/>
      <w:marBottom w:val="0"/>
      <w:divBdr>
        <w:top w:val="none" w:sz="0" w:space="0" w:color="auto"/>
        <w:left w:val="none" w:sz="0" w:space="0" w:color="auto"/>
        <w:bottom w:val="none" w:sz="0" w:space="0" w:color="auto"/>
        <w:right w:val="none" w:sz="0" w:space="0" w:color="auto"/>
      </w:divBdr>
    </w:div>
    <w:div w:id="54624207">
      <w:bodyDiv w:val="1"/>
      <w:marLeft w:val="0"/>
      <w:marRight w:val="0"/>
      <w:marTop w:val="0"/>
      <w:marBottom w:val="0"/>
      <w:divBdr>
        <w:top w:val="none" w:sz="0" w:space="0" w:color="auto"/>
        <w:left w:val="none" w:sz="0" w:space="0" w:color="auto"/>
        <w:bottom w:val="none" w:sz="0" w:space="0" w:color="auto"/>
        <w:right w:val="none" w:sz="0" w:space="0" w:color="auto"/>
      </w:divBdr>
    </w:div>
    <w:div w:id="61872956">
      <w:bodyDiv w:val="1"/>
      <w:marLeft w:val="0"/>
      <w:marRight w:val="0"/>
      <w:marTop w:val="0"/>
      <w:marBottom w:val="0"/>
      <w:divBdr>
        <w:top w:val="none" w:sz="0" w:space="0" w:color="auto"/>
        <w:left w:val="none" w:sz="0" w:space="0" w:color="auto"/>
        <w:bottom w:val="none" w:sz="0" w:space="0" w:color="auto"/>
        <w:right w:val="none" w:sz="0" w:space="0" w:color="auto"/>
      </w:divBdr>
    </w:div>
    <w:div w:id="65225042">
      <w:bodyDiv w:val="1"/>
      <w:marLeft w:val="0"/>
      <w:marRight w:val="0"/>
      <w:marTop w:val="0"/>
      <w:marBottom w:val="0"/>
      <w:divBdr>
        <w:top w:val="none" w:sz="0" w:space="0" w:color="auto"/>
        <w:left w:val="none" w:sz="0" w:space="0" w:color="auto"/>
        <w:bottom w:val="none" w:sz="0" w:space="0" w:color="auto"/>
        <w:right w:val="none" w:sz="0" w:space="0" w:color="auto"/>
      </w:divBdr>
    </w:div>
    <w:div w:id="69694899">
      <w:bodyDiv w:val="1"/>
      <w:marLeft w:val="0"/>
      <w:marRight w:val="0"/>
      <w:marTop w:val="0"/>
      <w:marBottom w:val="0"/>
      <w:divBdr>
        <w:top w:val="none" w:sz="0" w:space="0" w:color="auto"/>
        <w:left w:val="none" w:sz="0" w:space="0" w:color="auto"/>
        <w:bottom w:val="none" w:sz="0" w:space="0" w:color="auto"/>
        <w:right w:val="none" w:sz="0" w:space="0" w:color="auto"/>
      </w:divBdr>
      <w:divsChild>
        <w:div w:id="1910799832">
          <w:marLeft w:val="0"/>
          <w:marRight w:val="0"/>
          <w:marTop w:val="0"/>
          <w:marBottom w:val="0"/>
          <w:divBdr>
            <w:top w:val="none" w:sz="0" w:space="0" w:color="auto"/>
            <w:left w:val="none" w:sz="0" w:space="0" w:color="auto"/>
            <w:bottom w:val="none" w:sz="0" w:space="0" w:color="auto"/>
            <w:right w:val="none" w:sz="0" w:space="0" w:color="auto"/>
          </w:divBdr>
          <w:divsChild>
            <w:div w:id="11785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995">
      <w:bodyDiv w:val="1"/>
      <w:marLeft w:val="0"/>
      <w:marRight w:val="0"/>
      <w:marTop w:val="0"/>
      <w:marBottom w:val="0"/>
      <w:divBdr>
        <w:top w:val="none" w:sz="0" w:space="0" w:color="auto"/>
        <w:left w:val="none" w:sz="0" w:space="0" w:color="auto"/>
        <w:bottom w:val="none" w:sz="0" w:space="0" w:color="auto"/>
        <w:right w:val="none" w:sz="0" w:space="0" w:color="auto"/>
      </w:divBdr>
    </w:div>
    <w:div w:id="80876005">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7699015">
      <w:bodyDiv w:val="1"/>
      <w:marLeft w:val="0"/>
      <w:marRight w:val="0"/>
      <w:marTop w:val="0"/>
      <w:marBottom w:val="0"/>
      <w:divBdr>
        <w:top w:val="none" w:sz="0" w:space="0" w:color="auto"/>
        <w:left w:val="none" w:sz="0" w:space="0" w:color="auto"/>
        <w:bottom w:val="none" w:sz="0" w:space="0" w:color="auto"/>
        <w:right w:val="none" w:sz="0" w:space="0" w:color="auto"/>
      </w:divBdr>
    </w:div>
    <w:div w:id="87897580">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101732330">
      <w:bodyDiv w:val="1"/>
      <w:marLeft w:val="0"/>
      <w:marRight w:val="0"/>
      <w:marTop w:val="0"/>
      <w:marBottom w:val="0"/>
      <w:divBdr>
        <w:top w:val="none" w:sz="0" w:space="0" w:color="auto"/>
        <w:left w:val="none" w:sz="0" w:space="0" w:color="auto"/>
        <w:bottom w:val="none" w:sz="0" w:space="0" w:color="auto"/>
        <w:right w:val="none" w:sz="0" w:space="0" w:color="auto"/>
      </w:divBdr>
    </w:div>
    <w:div w:id="104035153">
      <w:bodyDiv w:val="1"/>
      <w:marLeft w:val="0"/>
      <w:marRight w:val="0"/>
      <w:marTop w:val="0"/>
      <w:marBottom w:val="0"/>
      <w:divBdr>
        <w:top w:val="none" w:sz="0" w:space="0" w:color="auto"/>
        <w:left w:val="none" w:sz="0" w:space="0" w:color="auto"/>
        <w:bottom w:val="none" w:sz="0" w:space="0" w:color="auto"/>
        <w:right w:val="none" w:sz="0" w:space="0" w:color="auto"/>
      </w:divBdr>
    </w:div>
    <w:div w:id="104202549">
      <w:bodyDiv w:val="1"/>
      <w:marLeft w:val="0"/>
      <w:marRight w:val="0"/>
      <w:marTop w:val="0"/>
      <w:marBottom w:val="0"/>
      <w:divBdr>
        <w:top w:val="none" w:sz="0" w:space="0" w:color="auto"/>
        <w:left w:val="none" w:sz="0" w:space="0" w:color="auto"/>
        <w:bottom w:val="none" w:sz="0" w:space="0" w:color="auto"/>
        <w:right w:val="none" w:sz="0" w:space="0" w:color="auto"/>
      </w:divBdr>
    </w:div>
    <w:div w:id="109788823">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264">
      <w:bodyDiv w:val="1"/>
      <w:marLeft w:val="0"/>
      <w:marRight w:val="0"/>
      <w:marTop w:val="0"/>
      <w:marBottom w:val="0"/>
      <w:divBdr>
        <w:top w:val="none" w:sz="0" w:space="0" w:color="auto"/>
        <w:left w:val="none" w:sz="0" w:space="0" w:color="auto"/>
        <w:bottom w:val="none" w:sz="0" w:space="0" w:color="auto"/>
        <w:right w:val="none" w:sz="0" w:space="0" w:color="auto"/>
      </w:divBdr>
    </w:div>
    <w:div w:id="119105843">
      <w:bodyDiv w:val="1"/>
      <w:marLeft w:val="0"/>
      <w:marRight w:val="0"/>
      <w:marTop w:val="0"/>
      <w:marBottom w:val="0"/>
      <w:divBdr>
        <w:top w:val="none" w:sz="0" w:space="0" w:color="auto"/>
        <w:left w:val="none" w:sz="0" w:space="0" w:color="auto"/>
        <w:bottom w:val="none" w:sz="0" w:space="0" w:color="auto"/>
        <w:right w:val="none" w:sz="0" w:space="0" w:color="auto"/>
      </w:divBdr>
    </w:div>
    <w:div w:id="123357337">
      <w:bodyDiv w:val="1"/>
      <w:marLeft w:val="0"/>
      <w:marRight w:val="0"/>
      <w:marTop w:val="0"/>
      <w:marBottom w:val="0"/>
      <w:divBdr>
        <w:top w:val="none" w:sz="0" w:space="0" w:color="auto"/>
        <w:left w:val="none" w:sz="0" w:space="0" w:color="auto"/>
        <w:bottom w:val="none" w:sz="0" w:space="0" w:color="auto"/>
        <w:right w:val="none" w:sz="0" w:space="0" w:color="auto"/>
      </w:divBdr>
    </w:div>
    <w:div w:id="129710836">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34033935">
      <w:bodyDiv w:val="1"/>
      <w:marLeft w:val="0"/>
      <w:marRight w:val="0"/>
      <w:marTop w:val="0"/>
      <w:marBottom w:val="0"/>
      <w:divBdr>
        <w:top w:val="none" w:sz="0" w:space="0" w:color="auto"/>
        <w:left w:val="none" w:sz="0" w:space="0" w:color="auto"/>
        <w:bottom w:val="none" w:sz="0" w:space="0" w:color="auto"/>
        <w:right w:val="none" w:sz="0" w:space="0" w:color="auto"/>
      </w:divBdr>
    </w:div>
    <w:div w:id="134613401">
      <w:bodyDiv w:val="1"/>
      <w:marLeft w:val="0"/>
      <w:marRight w:val="0"/>
      <w:marTop w:val="0"/>
      <w:marBottom w:val="0"/>
      <w:divBdr>
        <w:top w:val="none" w:sz="0" w:space="0" w:color="auto"/>
        <w:left w:val="none" w:sz="0" w:space="0" w:color="auto"/>
        <w:bottom w:val="none" w:sz="0" w:space="0" w:color="auto"/>
        <w:right w:val="none" w:sz="0" w:space="0" w:color="auto"/>
      </w:divBdr>
    </w:div>
    <w:div w:id="142938272">
      <w:bodyDiv w:val="1"/>
      <w:marLeft w:val="0"/>
      <w:marRight w:val="0"/>
      <w:marTop w:val="0"/>
      <w:marBottom w:val="0"/>
      <w:divBdr>
        <w:top w:val="none" w:sz="0" w:space="0" w:color="auto"/>
        <w:left w:val="none" w:sz="0" w:space="0" w:color="auto"/>
        <w:bottom w:val="none" w:sz="0" w:space="0" w:color="auto"/>
        <w:right w:val="none" w:sz="0" w:space="0" w:color="auto"/>
      </w:divBdr>
    </w:div>
    <w:div w:id="143276454">
      <w:bodyDiv w:val="1"/>
      <w:marLeft w:val="0"/>
      <w:marRight w:val="0"/>
      <w:marTop w:val="0"/>
      <w:marBottom w:val="0"/>
      <w:divBdr>
        <w:top w:val="none" w:sz="0" w:space="0" w:color="auto"/>
        <w:left w:val="none" w:sz="0" w:space="0" w:color="auto"/>
        <w:bottom w:val="none" w:sz="0" w:space="0" w:color="auto"/>
        <w:right w:val="none" w:sz="0" w:space="0" w:color="auto"/>
      </w:divBdr>
    </w:div>
    <w:div w:id="164368999">
      <w:bodyDiv w:val="1"/>
      <w:marLeft w:val="0"/>
      <w:marRight w:val="0"/>
      <w:marTop w:val="0"/>
      <w:marBottom w:val="0"/>
      <w:divBdr>
        <w:top w:val="none" w:sz="0" w:space="0" w:color="auto"/>
        <w:left w:val="none" w:sz="0" w:space="0" w:color="auto"/>
        <w:bottom w:val="none" w:sz="0" w:space="0" w:color="auto"/>
        <w:right w:val="none" w:sz="0" w:space="0" w:color="auto"/>
      </w:divBdr>
    </w:div>
    <w:div w:id="167447105">
      <w:bodyDiv w:val="1"/>
      <w:marLeft w:val="0"/>
      <w:marRight w:val="0"/>
      <w:marTop w:val="0"/>
      <w:marBottom w:val="0"/>
      <w:divBdr>
        <w:top w:val="none" w:sz="0" w:space="0" w:color="auto"/>
        <w:left w:val="none" w:sz="0" w:space="0" w:color="auto"/>
        <w:bottom w:val="none" w:sz="0" w:space="0" w:color="auto"/>
        <w:right w:val="none" w:sz="0" w:space="0" w:color="auto"/>
      </w:divBdr>
    </w:div>
    <w:div w:id="170342469">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2281">
      <w:bodyDiv w:val="1"/>
      <w:marLeft w:val="0"/>
      <w:marRight w:val="0"/>
      <w:marTop w:val="0"/>
      <w:marBottom w:val="0"/>
      <w:divBdr>
        <w:top w:val="none" w:sz="0" w:space="0" w:color="auto"/>
        <w:left w:val="none" w:sz="0" w:space="0" w:color="auto"/>
        <w:bottom w:val="none" w:sz="0" w:space="0" w:color="auto"/>
        <w:right w:val="none" w:sz="0" w:space="0" w:color="auto"/>
      </w:divBdr>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985">
      <w:bodyDiv w:val="1"/>
      <w:marLeft w:val="0"/>
      <w:marRight w:val="0"/>
      <w:marTop w:val="0"/>
      <w:marBottom w:val="0"/>
      <w:divBdr>
        <w:top w:val="none" w:sz="0" w:space="0" w:color="auto"/>
        <w:left w:val="none" w:sz="0" w:space="0" w:color="auto"/>
        <w:bottom w:val="none" w:sz="0" w:space="0" w:color="auto"/>
        <w:right w:val="none" w:sz="0" w:space="0" w:color="auto"/>
      </w:divBdr>
    </w:div>
    <w:div w:id="177933917">
      <w:bodyDiv w:val="1"/>
      <w:marLeft w:val="0"/>
      <w:marRight w:val="0"/>
      <w:marTop w:val="0"/>
      <w:marBottom w:val="0"/>
      <w:divBdr>
        <w:top w:val="none" w:sz="0" w:space="0" w:color="auto"/>
        <w:left w:val="none" w:sz="0" w:space="0" w:color="auto"/>
        <w:bottom w:val="none" w:sz="0" w:space="0" w:color="auto"/>
        <w:right w:val="none" w:sz="0" w:space="0" w:color="auto"/>
      </w:divBdr>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185368146">
      <w:bodyDiv w:val="1"/>
      <w:marLeft w:val="0"/>
      <w:marRight w:val="0"/>
      <w:marTop w:val="0"/>
      <w:marBottom w:val="0"/>
      <w:divBdr>
        <w:top w:val="none" w:sz="0" w:space="0" w:color="auto"/>
        <w:left w:val="none" w:sz="0" w:space="0" w:color="auto"/>
        <w:bottom w:val="none" w:sz="0" w:space="0" w:color="auto"/>
        <w:right w:val="none" w:sz="0" w:space="0" w:color="auto"/>
      </w:divBdr>
    </w:div>
    <w:div w:id="188298748">
      <w:bodyDiv w:val="1"/>
      <w:marLeft w:val="0"/>
      <w:marRight w:val="0"/>
      <w:marTop w:val="0"/>
      <w:marBottom w:val="0"/>
      <w:divBdr>
        <w:top w:val="none" w:sz="0" w:space="0" w:color="auto"/>
        <w:left w:val="none" w:sz="0" w:space="0" w:color="auto"/>
        <w:bottom w:val="none" w:sz="0" w:space="0" w:color="auto"/>
        <w:right w:val="none" w:sz="0" w:space="0" w:color="auto"/>
      </w:divBdr>
    </w:div>
    <w:div w:id="189027335">
      <w:bodyDiv w:val="1"/>
      <w:marLeft w:val="0"/>
      <w:marRight w:val="0"/>
      <w:marTop w:val="0"/>
      <w:marBottom w:val="0"/>
      <w:divBdr>
        <w:top w:val="none" w:sz="0" w:space="0" w:color="auto"/>
        <w:left w:val="none" w:sz="0" w:space="0" w:color="auto"/>
        <w:bottom w:val="none" w:sz="0" w:space="0" w:color="auto"/>
        <w:right w:val="none" w:sz="0" w:space="0" w:color="auto"/>
      </w:divBdr>
    </w:div>
    <w:div w:id="198668216">
      <w:bodyDiv w:val="1"/>
      <w:marLeft w:val="0"/>
      <w:marRight w:val="0"/>
      <w:marTop w:val="0"/>
      <w:marBottom w:val="0"/>
      <w:divBdr>
        <w:top w:val="none" w:sz="0" w:space="0" w:color="auto"/>
        <w:left w:val="none" w:sz="0" w:space="0" w:color="auto"/>
        <w:bottom w:val="none" w:sz="0" w:space="0" w:color="auto"/>
        <w:right w:val="none" w:sz="0" w:space="0" w:color="auto"/>
      </w:divBdr>
    </w:div>
    <w:div w:id="199369104">
      <w:bodyDiv w:val="1"/>
      <w:marLeft w:val="0"/>
      <w:marRight w:val="0"/>
      <w:marTop w:val="0"/>
      <w:marBottom w:val="0"/>
      <w:divBdr>
        <w:top w:val="none" w:sz="0" w:space="0" w:color="auto"/>
        <w:left w:val="none" w:sz="0" w:space="0" w:color="auto"/>
        <w:bottom w:val="none" w:sz="0" w:space="0" w:color="auto"/>
        <w:right w:val="none" w:sz="0" w:space="0" w:color="auto"/>
      </w:divBdr>
    </w:div>
    <w:div w:id="200673621">
      <w:bodyDiv w:val="1"/>
      <w:marLeft w:val="0"/>
      <w:marRight w:val="0"/>
      <w:marTop w:val="0"/>
      <w:marBottom w:val="0"/>
      <w:divBdr>
        <w:top w:val="none" w:sz="0" w:space="0" w:color="auto"/>
        <w:left w:val="none" w:sz="0" w:space="0" w:color="auto"/>
        <w:bottom w:val="none" w:sz="0" w:space="0" w:color="auto"/>
        <w:right w:val="none" w:sz="0" w:space="0" w:color="auto"/>
      </w:divBdr>
    </w:div>
    <w:div w:id="205415182">
      <w:bodyDiv w:val="1"/>
      <w:marLeft w:val="0"/>
      <w:marRight w:val="0"/>
      <w:marTop w:val="0"/>
      <w:marBottom w:val="0"/>
      <w:divBdr>
        <w:top w:val="none" w:sz="0" w:space="0" w:color="auto"/>
        <w:left w:val="none" w:sz="0" w:space="0" w:color="auto"/>
        <w:bottom w:val="none" w:sz="0" w:space="0" w:color="auto"/>
        <w:right w:val="none" w:sz="0" w:space="0" w:color="auto"/>
      </w:divBdr>
    </w:div>
    <w:div w:id="212692310">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8904935">
      <w:bodyDiv w:val="1"/>
      <w:marLeft w:val="0"/>
      <w:marRight w:val="0"/>
      <w:marTop w:val="0"/>
      <w:marBottom w:val="0"/>
      <w:divBdr>
        <w:top w:val="none" w:sz="0" w:space="0" w:color="auto"/>
        <w:left w:val="none" w:sz="0" w:space="0" w:color="auto"/>
        <w:bottom w:val="none" w:sz="0" w:space="0" w:color="auto"/>
        <w:right w:val="none" w:sz="0" w:space="0" w:color="auto"/>
      </w:divBdr>
    </w:div>
    <w:div w:id="221521760">
      <w:bodyDiv w:val="1"/>
      <w:marLeft w:val="0"/>
      <w:marRight w:val="0"/>
      <w:marTop w:val="0"/>
      <w:marBottom w:val="0"/>
      <w:divBdr>
        <w:top w:val="none" w:sz="0" w:space="0" w:color="auto"/>
        <w:left w:val="none" w:sz="0" w:space="0" w:color="auto"/>
        <w:bottom w:val="none" w:sz="0" w:space="0" w:color="auto"/>
        <w:right w:val="none" w:sz="0" w:space="0" w:color="auto"/>
      </w:divBdr>
    </w:div>
    <w:div w:id="222177817">
      <w:bodyDiv w:val="1"/>
      <w:marLeft w:val="0"/>
      <w:marRight w:val="0"/>
      <w:marTop w:val="0"/>
      <w:marBottom w:val="0"/>
      <w:divBdr>
        <w:top w:val="none" w:sz="0" w:space="0" w:color="auto"/>
        <w:left w:val="none" w:sz="0" w:space="0" w:color="auto"/>
        <w:bottom w:val="none" w:sz="0" w:space="0" w:color="auto"/>
        <w:right w:val="none" w:sz="0" w:space="0" w:color="auto"/>
      </w:divBdr>
    </w:div>
    <w:div w:id="224073641">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36790844">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7059925">
      <w:bodyDiv w:val="1"/>
      <w:marLeft w:val="0"/>
      <w:marRight w:val="0"/>
      <w:marTop w:val="0"/>
      <w:marBottom w:val="0"/>
      <w:divBdr>
        <w:top w:val="none" w:sz="0" w:space="0" w:color="auto"/>
        <w:left w:val="none" w:sz="0" w:space="0" w:color="auto"/>
        <w:bottom w:val="none" w:sz="0" w:space="0" w:color="auto"/>
        <w:right w:val="none" w:sz="0" w:space="0" w:color="auto"/>
      </w:divBdr>
    </w:div>
    <w:div w:id="258106235">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6622574">
      <w:bodyDiv w:val="1"/>
      <w:marLeft w:val="0"/>
      <w:marRight w:val="0"/>
      <w:marTop w:val="0"/>
      <w:marBottom w:val="0"/>
      <w:divBdr>
        <w:top w:val="none" w:sz="0" w:space="0" w:color="auto"/>
        <w:left w:val="none" w:sz="0" w:space="0" w:color="auto"/>
        <w:bottom w:val="none" w:sz="0" w:space="0" w:color="auto"/>
        <w:right w:val="none" w:sz="0" w:space="0" w:color="auto"/>
      </w:divBdr>
    </w:div>
    <w:div w:id="268468174">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73513194">
      <w:bodyDiv w:val="1"/>
      <w:marLeft w:val="0"/>
      <w:marRight w:val="0"/>
      <w:marTop w:val="0"/>
      <w:marBottom w:val="0"/>
      <w:divBdr>
        <w:top w:val="none" w:sz="0" w:space="0" w:color="auto"/>
        <w:left w:val="none" w:sz="0" w:space="0" w:color="auto"/>
        <w:bottom w:val="none" w:sz="0" w:space="0" w:color="auto"/>
        <w:right w:val="none" w:sz="0" w:space="0" w:color="auto"/>
      </w:divBdr>
    </w:div>
    <w:div w:id="283193332">
      <w:bodyDiv w:val="1"/>
      <w:marLeft w:val="0"/>
      <w:marRight w:val="0"/>
      <w:marTop w:val="0"/>
      <w:marBottom w:val="0"/>
      <w:divBdr>
        <w:top w:val="none" w:sz="0" w:space="0" w:color="auto"/>
        <w:left w:val="none" w:sz="0" w:space="0" w:color="auto"/>
        <w:bottom w:val="none" w:sz="0" w:space="0" w:color="auto"/>
        <w:right w:val="none" w:sz="0" w:space="0" w:color="auto"/>
      </w:divBdr>
    </w:div>
    <w:div w:id="286812100">
      <w:bodyDiv w:val="1"/>
      <w:marLeft w:val="0"/>
      <w:marRight w:val="0"/>
      <w:marTop w:val="0"/>
      <w:marBottom w:val="0"/>
      <w:divBdr>
        <w:top w:val="none" w:sz="0" w:space="0" w:color="auto"/>
        <w:left w:val="none" w:sz="0" w:space="0" w:color="auto"/>
        <w:bottom w:val="none" w:sz="0" w:space="0" w:color="auto"/>
        <w:right w:val="none" w:sz="0" w:space="0" w:color="auto"/>
      </w:divBdr>
    </w:div>
    <w:div w:id="292754327">
      <w:bodyDiv w:val="1"/>
      <w:marLeft w:val="0"/>
      <w:marRight w:val="0"/>
      <w:marTop w:val="0"/>
      <w:marBottom w:val="0"/>
      <w:divBdr>
        <w:top w:val="none" w:sz="0" w:space="0" w:color="auto"/>
        <w:left w:val="none" w:sz="0" w:space="0" w:color="auto"/>
        <w:bottom w:val="none" w:sz="0" w:space="0" w:color="auto"/>
        <w:right w:val="none" w:sz="0" w:space="0" w:color="auto"/>
      </w:divBdr>
    </w:div>
    <w:div w:id="295767969">
      <w:bodyDiv w:val="1"/>
      <w:marLeft w:val="0"/>
      <w:marRight w:val="0"/>
      <w:marTop w:val="0"/>
      <w:marBottom w:val="0"/>
      <w:divBdr>
        <w:top w:val="none" w:sz="0" w:space="0" w:color="auto"/>
        <w:left w:val="none" w:sz="0" w:space="0" w:color="auto"/>
        <w:bottom w:val="none" w:sz="0" w:space="0" w:color="auto"/>
        <w:right w:val="none" w:sz="0" w:space="0" w:color="auto"/>
      </w:divBdr>
    </w:div>
    <w:div w:id="308484370">
      <w:bodyDiv w:val="1"/>
      <w:marLeft w:val="0"/>
      <w:marRight w:val="0"/>
      <w:marTop w:val="0"/>
      <w:marBottom w:val="0"/>
      <w:divBdr>
        <w:top w:val="none" w:sz="0" w:space="0" w:color="auto"/>
        <w:left w:val="none" w:sz="0" w:space="0" w:color="auto"/>
        <w:bottom w:val="none" w:sz="0" w:space="0" w:color="auto"/>
        <w:right w:val="none" w:sz="0" w:space="0" w:color="auto"/>
      </w:divBdr>
    </w:div>
    <w:div w:id="314721139">
      <w:bodyDiv w:val="1"/>
      <w:marLeft w:val="0"/>
      <w:marRight w:val="0"/>
      <w:marTop w:val="0"/>
      <w:marBottom w:val="0"/>
      <w:divBdr>
        <w:top w:val="none" w:sz="0" w:space="0" w:color="auto"/>
        <w:left w:val="none" w:sz="0" w:space="0" w:color="auto"/>
        <w:bottom w:val="none" w:sz="0" w:space="0" w:color="auto"/>
        <w:right w:val="none" w:sz="0" w:space="0" w:color="auto"/>
      </w:divBdr>
    </w:div>
    <w:div w:id="328291599">
      <w:bodyDiv w:val="1"/>
      <w:marLeft w:val="0"/>
      <w:marRight w:val="0"/>
      <w:marTop w:val="0"/>
      <w:marBottom w:val="0"/>
      <w:divBdr>
        <w:top w:val="none" w:sz="0" w:space="0" w:color="auto"/>
        <w:left w:val="none" w:sz="0" w:space="0" w:color="auto"/>
        <w:bottom w:val="none" w:sz="0" w:space="0" w:color="auto"/>
        <w:right w:val="none" w:sz="0" w:space="0" w:color="auto"/>
      </w:divBdr>
    </w:div>
    <w:div w:id="334648918">
      <w:bodyDiv w:val="1"/>
      <w:marLeft w:val="0"/>
      <w:marRight w:val="0"/>
      <w:marTop w:val="0"/>
      <w:marBottom w:val="0"/>
      <w:divBdr>
        <w:top w:val="none" w:sz="0" w:space="0" w:color="auto"/>
        <w:left w:val="none" w:sz="0" w:space="0" w:color="auto"/>
        <w:bottom w:val="none" w:sz="0" w:space="0" w:color="auto"/>
        <w:right w:val="none" w:sz="0" w:space="0" w:color="auto"/>
      </w:divBdr>
    </w:div>
    <w:div w:id="338626327">
      <w:bodyDiv w:val="1"/>
      <w:marLeft w:val="0"/>
      <w:marRight w:val="0"/>
      <w:marTop w:val="0"/>
      <w:marBottom w:val="0"/>
      <w:divBdr>
        <w:top w:val="none" w:sz="0" w:space="0" w:color="auto"/>
        <w:left w:val="none" w:sz="0" w:space="0" w:color="auto"/>
        <w:bottom w:val="none" w:sz="0" w:space="0" w:color="auto"/>
        <w:right w:val="none" w:sz="0" w:space="0" w:color="auto"/>
      </w:divBdr>
    </w:div>
    <w:div w:id="345907361">
      <w:bodyDiv w:val="1"/>
      <w:marLeft w:val="0"/>
      <w:marRight w:val="0"/>
      <w:marTop w:val="0"/>
      <w:marBottom w:val="0"/>
      <w:divBdr>
        <w:top w:val="none" w:sz="0" w:space="0" w:color="auto"/>
        <w:left w:val="none" w:sz="0" w:space="0" w:color="auto"/>
        <w:bottom w:val="none" w:sz="0" w:space="0" w:color="auto"/>
        <w:right w:val="none" w:sz="0" w:space="0" w:color="auto"/>
      </w:divBdr>
    </w:div>
    <w:div w:id="349307041">
      <w:bodyDiv w:val="1"/>
      <w:marLeft w:val="0"/>
      <w:marRight w:val="0"/>
      <w:marTop w:val="0"/>
      <w:marBottom w:val="0"/>
      <w:divBdr>
        <w:top w:val="none" w:sz="0" w:space="0" w:color="auto"/>
        <w:left w:val="none" w:sz="0" w:space="0" w:color="auto"/>
        <w:bottom w:val="none" w:sz="0" w:space="0" w:color="auto"/>
        <w:right w:val="none" w:sz="0" w:space="0" w:color="auto"/>
      </w:divBdr>
    </w:div>
    <w:div w:id="351954870">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55156388">
      <w:bodyDiv w:val="1"/>
      <w:marLeft w:val="0"/>
      <w:marRight w:val="0"/>
      <w:marTop w:val="0"/>
      <w:marBottom w:val="0"/>
      <w:divBdr>
        <w:top w:val="none" w:sz="0" w:space="0" w:color="auto"/>
        <w:left w:val="none" w:sz="0" w:space="0" w:color="auto"/>
        <w:bottom w:val="none" w:sz="0" w:space="0" w:color="auto"/>
        <w:right w:val="none" w:sz="0" w:space="0" w:color="auto"/>
      </w:divBdr>
    </w:div>
    <w:div w:id="362944405">
      <w:bodyDiv w:val="1"/>
      <w:marLeft w:val="0"/>
      <w:marRight w:val="0"/>
      <w:marTop w:val="0"/>
      <w:marBottom w:val="0"/>
      <w:divBdr>
        <w:top w:val="none" w:sz="0" w:space="0" w:color="auto"/>
        <w:left w:val="none" w:sz="0" w:space="0" w:color="auto"/>
        <w:bottom w:val="none" w:sz="0" w:space="0" w:color="auto"/>
        <w:right w:val="none" w:sz="0" w:space="0" w:color="auto"/>
      </w:divBdr>
    </w:div>
    <w:div w:id="363286614">
      <w:bodyDiv w:val="1"/>
      <w:marLeft w:val="0"/>
      <w:marRight w:val="0"/>
      <w:marTop w:val="0"/>
      <w:marBottom w:val="0"/>
      <w:divBdr>
        <w:top w:val="none" w:sz="0" w:space="0" w:color="auto"/>
        <w:left w:val="none" w:sz="0" w:space="0" w:color="auto"/>
        <w:bottom w:val="none" w:sz="0" w:space="0" w:color="auto"/>
        <w:right w:val="none" w:sz="0" w:space="0" w:color="auto"/>
      </w:divBdr>
    </w:div>
    <w:div w:id="368183035">
      <w:bodyDiv w:val="1"/>
      <w:marLeft w:val="0"/>
      <w:marRight w:val="0"/>
      <w:marTop w:val="0"/>
      <w:marBottom w:val="0"/>
      <w:divBdr>
        <w:top w:val="none" w:sz="0" w:space="0" w:color="auto"/>
        <w:left w:val="none" w:sz="0" w:space="0" w:color="auto"/>
        <w:bottom w:val="none" w:sz="0" w:space="0" w:color="auto"/>
        <w:right w:val="none" w:sz="0" w:space="0" w:color="auto"/>
      </w:divBdr>
    </w:div>
    <w:div w:id="372195216">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80979146">
      <w:bodyDiv w:val="1"/>
      <w:marLeft w:val="0"/>
      <w:marRight w:val="0"/>
      <w:marTop w:val="0"/>
      <w:marBottom w:val="0"/>
      <w:divBdr>
        <w:top w:val="none" w:sz="0" w:space="0" w:color="auto"/>
        <w:left w:val="none" w:sz="0" w:space="0" w:color="auto"/>
        <w:bottom w:val="none" w:sz="0" w:space="0" w:color="auto"/>
        <w:right w:val="none" w:sz="0" w:space="0" w:color="auto"/>
      </w:divBdr>
    </w:div>
    <w:div w:id="3809865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389808594">
      <w:bodyDiv w:val="1"/>
      <w:marLeft w:val="0"/>
      <w:marRight w:val="0"/>
      <w:marTop w:val="0"/>
      <w:marBottom w:val="0"/>
      <w:divBdr>
        <w:top w:val="none" w:sz="0" w:space="0" w:color="auto"/>
        <w:left w:val="none" w:sz="0" w:space="0" w:color="auto"/>
        <w:bottom w:val="none" w:sz="0" w:space="0" w:color="auto"/>
        <w:right w:val="none" w:sz="0" w:space="0" w:color="auto"/>
      </w:divBdr>
    </w:div>
    <w:div w:id="394478187">
      <w:bodyDiv w:val="1"/>
      <w:marLeft w:val="0"/>
      <w:marRight w:val="0"/>
      <w:marTop w:val="0"/>
      <w:marBottom w:val="0"/>
      <w:divBdr>
        <w:top w:val="none" w:sz="0" w:space="0" w:color="auto"/>
        <w:left w:val="none" w:sz="0" w:space="0" w:color="auto"/>
        <w:bottom w:val="none" w:sz="0" w:space="0" w:color="auto"/>
        <w:right w:val="none" w:sz="0" w:space="0" w:color="auto"/>
      </w:divBdr>
    </w:div>
    <w:div w:id="394864999">
      <w:bodyDiv w:val="1"/>
      <w:marLeft w:val="0"/>
      <w:marRight w:val="0"/>
      <w:marTop w:val="0"/>
      <w:marBottom w:val="0"/>
      <w:divBdr>
        <w:top w:val="none" w:sz="0" w:space="0" w:color="auto"/>
        <w:left w:val="none" w:sz="0" w:space="0" w:color="auto"/>
        <w:bottom w:val="none" w:sz="0" w:space="0" w:color="auto"/>
        <w:right w:val="none" w:sz="0" w:space="0" w:color="auto"/>
      </w:divBdr>
    </w:div>
    <w:div w:id="398750360">
      <w:bodyDiv w:val="1"/>
      <w:marLeft w:val="0"/>
      <w:marRight w:val="0"/>
      <w:marTop w:val="0"/>
      <w:marBottom w:val="0"/>
      <w:divBdr>
        <w:top w:val="none" w:sz="0" w:space="0" w:color="auto"/>
        <w:left w:val="none" w:sz="0" w:space="0" w:color="auto"/>
        <w:bottom w:val="none" w:sz="0" w:space="0" w:color="auto"/>
        <w:right w:val="none" w:sz="0" w:space="0" w:color="auto"/>
      </w:divBdr>
    </w:div>
    <w:div w:id="407191764">
      <w:bodyDiv w:val="1"/>
      <w:marLeft w:val="0"/>
      <w:marRight w:val="0"/>
      <w:marTop w:val="0"/>
      <w:marBottom w:val="0"/>
      <w:divBdr>
        <w:top w:val="none" w:sz="0" w:space="0" w:color="auto"/>
        <w:left w:val="none" w:sz="0" w:space="0" w:color="auto"/>
        <w:bottom w:val="none" w:sz="0" w:space="0" w:color="auto"/>
        <w:right w:val="none" w:sz="0" w:space="0" w:color="auto"/>
      </w:divBdr>
    </w:div>
    <w:div w:id="418140628">
      <w:bodyDiv w:val="1"/>
      <w:marLeft w:val="0"/>
      <w:marRight w:val="0"/>
      <w:marTop w:val="0"/>
      <w:marBottom w:val="0"/>
      <w:divBdr>
        <w:top w:val="none" w:sz="0" w:space="0" w:color="auto"/>
        <w:left w:val="none" w:sz="0" w:space="0" w:color="auto"/>
        <w:bottom w:val="none" w:sz="0" w:space="0" w:color="auto"/>
        <w:right w:val="none" w:sz="0" w:space="0" w:color="auto"/>
      </w:divBdr>
    </w:div>
    <w:div w:id="418528717">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24109509">
      <w:bodyDiv w:val="1"/>
      <w:marLeft w:val="0"/>
      <w:marRight w:val="0"/>
      <w:marTop w:val="0"/>
      <w:marBottom w:val="0"/>
      <w:divBdr>
        <w:top w:val="none" w:sz="0" w:space="0" w:color="auto"/>
        <w:left w:val="none" w:sz="0" w:space="0" w:color="auto"/>
        <w:bottom w:val="none" w:sz="0" w:space="0" w:color="auto"/>
        <w:right w:val="none" w:sz="0" w:space="0" w:color="auto"/>
      </w:divBdr>
    </w:div>
    <w:div w:id="427771525">
      <w:bodyDiv w:val="1"/>
      <w:marLeft w:val="0"/>
      <w:marRight w:val="0"/>
      <w:marTop w:val="0"/>
      <w:marBottom w:val="0"/>
      <w:divBdr>
        <w:top w:val="none" w:sz="0" w:space="0" w:color="auto"/>
        <w:left w:val="none" w:sz="0" w:space="0" w:color="auto"/>
        <w:bottom w:val="none" w:sz="0" w:space="0" w:color="auto"/>
        <w:right w:val="none" w:sz="0" w:space="0" w:color="auto"/>
      </w:divBdr>
      <w:divsChild>
        <w:div w:id="1974871847">
          <w:marLeft w:val="0"/>
          <w:marRight w:val="0"/>
          <w:marTop w:val="0"/>
          <w:marBottom w:val="0"/>
          <w:divBdr>
            <w:top w:val="none" w:sz="0" w:space="0" w:color="auto"/>
            <w:left w:val="none" w:sz="0" w:space="0" w:color="auto"/>
            <w:bottom w:val="none" w:sz="0" w:space="0" w:color="auto"/>
            <w:right w:val="none" w:sz="0" w:space="0" w:color="auto"/>
          </w:divBdr>
        </w:div>
      </w:divsChild>
    </w:div>
    <w:div w:id="427848793">
      <w:bodyDiv w:val="1"/>
      <w:marLeft w:val="0"/>
      <w:marRight w:val="0"/>
      <w:marTop w:val="0"/>
      <w:marBottom w:val="0"/>
      <w:divBdr>
        <w:top w:val="none" w:sz="0" w:space="0" w:color="auto"/>
        <w:left w:val="none" w:sz="0" w:space="0" w:color="auto"/>
        <w:bottom w:val="none" w:sz="0" w:space="0" w:color="auto"/>
        <w:right w:val="none" w:sz="0" w:space="0" w:color="auto"/>
      </w:divBdr>
    </w:div>
    <w:div w:id="434835736">
      <w:bodyDiv w:val="1"/>
      <w:marLeft w:val="0"/>
      <w:marRight w:val="0"/>
      <w:marTop w:val="0"/>
      <w:marBottom w:val="0"/>
      <w:divBdr>
        <w:top w:val="none" w:sz="0" w:space="0" w:color="auto"/>
        <w:left w:val="none" w:sz="0" w:space="0" w:color="auto"/>
        <w:bottom w:val="none" w:sz="0" w:space="0" w:color="auto"/>
        <w:right w:val="none" w:sz="0" w:space="0" w:color="auto"/>
      </w:divBdr>
    </w:div>
    <w:div w:id="437024024">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60223950">
      <w:bodyDiv w:val="1"/>
      <w:marLeft w:val="0"/>
      <w:marRight w:val="0"/>
      <w:marTop w:val="0"/>
      <w:marBottom w:val="0"/>
      <w:divBdr>
        <w:top w:val="none" w:sz="0" w:space="0" w:color="auto"/>
        <w:left w:val="none" w:sz="0" w:space="0" w:color="auto"/>
        <w:bottom w:val="none" w:sz="0" w:space="0" w:color="auto"/>
        <w:right w:val="none" w:sz="0" w:space="0" w:color="auto"/>
      </w:divBdr>
    </w:div>
    <w:div w:id="460458377">
      <w:bodyDiv w:val="1"/>
      <w:marLeft w:val="0"/>
      <w:marRight w:val="0"/>
      <w:marTop w:val="0"/>
      <w:marBottom w:val="0"/>
      <w:divBdr>
        <w:top w:val="none" w:sz="0" w:space="0" w:color="auto"/>
        <w:left w:val="none" w:sz="0" w:space="0" w:color="auto"/>
        <w:bottom w:val="none" w:sz="0" w:space="0" w:color="auto"/>
        <w:right w:val="none" w:sz="0" w:space="0" w:color="auto"/>
      </w:divBdr>
    </w:div>
    <w:div w:id="461843904">
      <w:bodyDiv w:val="1"/>
      <w:marLeft w:val="0"/>
      <w:marRight w:val="0"/>
      <w:marTop w:val="0"/>
      <w:marBottom w:val="0"/>
      <w:divBdr>
        <w:top w:val="none" w:sz="0" w:space="0" w:color="auto"/>
        <w:left w:val="none" w:sz="0" w:space="0" w:color="auto"/>
        <w:bottom w:val="none" w:sz="0" w:space="0" w:color="auto"/>
        <w:right w:val="none" w:sz="0" w:space="0" w:color="auto"/>
      </w:divBdr>
    </w:div>
    <w:div w:id="463275195">
      <w:bodyDiv w:val="1"/>
      <w:marLeft w:val="0"/>
      <w:marRight w:val="0"/>
      <w:marTop w:val="0"/>
      <w:marBottom w:val="0"/>
      <w:divBdr>
        <w:top w:val="none" w:sz="0" w:space="0" w:color="auto"/>
        <w:left w:val="none" w:sz="0" w:space="0" w:color="auto"/>
        <w:bottom w:val="none" w:sz="0" w:space="0" w:color="auto"/>
        <w:right w:val="none" w:sz="0" w:space="0" w:color="auto"/>
      </w:divBdr>
    </w:div>
    <w:div w:id="463353243">
      <w:bodyDiv w:val="1"/>
      <w:marLeft w:val="0"/>
      <w:marRight w:val="0"/>
      <w:marTop w:val="0"/>
      <w:marBottom w:val="0"/>
      <w:divBdr>
        <w:top w:val="none" w:sz="0" w:space="0" w:color="auto"/>
        <w:left w:val="none" w:sz="0" w:space="0" w:color="auto"/>
        <w:bottom w:val="none" w:sz="0" w:space="0" w:color="auto"/>
        <w:right w:val="none" w:sz="0" w:space="0" w:color="auto"/>
      </w:divBdr>
    </w:div>
    <w:div w:id="465045522">
      <w:bodyDiv w:val="1"/>
      <w:marLeft w:val="0"/>
      <w:marRight w:val="0"/>
      <w:marTop w:val="0"/>
      <w:marBottom w:val="0"/>
      <w:divBdr>
        <w:top w:val="none" w:sz="0" w:space="0" w:color="auto"/>
        <w:left w:val="none" w:sz="0" w:space="0" w:color="auto"/>
        <w:bottom w:val="none" w:sz="0" w:space="0" w:color="auto"/>
        <w:right w:val="none" w:sz="0" w:space="0" w:color="auto"/>
      </w:divBdr>
    </w:div>
    <w:div w:id="470362305">
      <w:bodyDiv w:val="1"/>
      <w:marLeft w:val="0"/>
      <w:marRight w:val="0"/>
      <w:marTop w:val="0"/>
      <w:marBottom w:val="0"/>
      <w:divBdr>
        <w:top w:val="none" w:sz="0" w:space="0" w:color="auto"/>
        <w:left w:val="none" w:sz="0" w:space="0" w:color="auto"/>
        <w:bottom w:val="none" w:sz="0" w:space="0" w:color="auto"/>
        <w:right w:val="none" w:sz="0" w:space="0" w:color="auto"/>
      </w:divBdr>
    </w:div>
    <w:div w:id="472259230">
      <w:bodyDiv w:val="1"/>
      <w:marLeft w:val="0"/>
      <w:marRight w:val="0"/>
      <w:marTop w:val="0"/>
      <w:marBottom w:val="0"/>
      <w:divBdr>
        <w:top w:val="none" w:sz="0" w:space="0" w:color="auto"/>
        <w:left w:val="none" w:sz="0" w:space="0" w:color="auto"/>
        <w:bottom w:val="none" w:sz="0" w:space="0" w:color="auto"/>
        <w:right w:val="none" w:sz="0" w:space="0" w:color="auto"/>
      </w:divBdr>
    </w:div>
    <w:div w:id="474488163">
      <w:bodyDiv w:val="1"/>
      <w:marLeft w:val="0"/>
      <w:marRight w:val="0"/>
      <w:marTop w:val="0"/>
      <w:marBottom w:val="0"/>
      <w:divBdr>
        <w:top w:val="none" w:sz="0" w:space="0" w:color="auto"/>
        <w:left w:val="none" w:sz="0" w:space="0" w:color="auto"/>
        <w:bottom w:val="none" w:sz="0" w:space="0" w:color="auto"/>
        <w:right w:val="none" w:sz="0" w:space="0" w:color="auto"/>
      </w:divBdr>
    </w:div>
    <w:div w:id="478689446">
      <w:bodyDiv w:val="1"/>
      <w:marLeft w:val="0"/>
      <w:marRight w:val="0"/>
      <w:marTop w:val="0"/>
      <w:marBottom w:val="0"/>
      <w:divBdr>
        <w:top w:val="none" w:sz="0" w:space="0" w:color="auto"/>
        <w:left w:val="none" w:sz="0" w:space="0" w:color="auto"/>
        <w:bottom w:val="none" w:sz="0" w:space="0" w:color="auto"/>
        <w:right w:val="none" w:sz="0" w:space="0" w:color="auto"/>
      </w:divBdr>
    </w:div>
    <w:div w:id="480342393">
      <w:bodyDiv w:val="1"/>
      <w:marLeft w:val="0"/>
      <w:marRight w:val="0"/>
      <w:marTop w:val="0"/>
      <w:marBottom w:val="0"/>
      <w:divBdr>
        <w:top w:val="none" w:sz="0" w:space="0" w:color="auto"/>
        <w:left w:val="none" w:sz="0" w:space="0" w:color="auto"/>
        <w:bottom w:val="none" w:sz="0" w:space="0" w:color="auto"/>
        <w:right w:val="none" w:sz="0" w:space="0" w:color="auto"/>
      </w:divBdr>
    </w:div>
    <w:div w:id="487288569">
      <w:bodyDiv w:val="1"/>
      <w:marLeft w:val="0"/>
      <w:marRight w:val="0"/>
      <w:marTop w:val="0"/>
      <w:marBottom w:val="0"/>
      <w:divBdr>
        <w:top w:val="none" w:sz="0" w:space="0" w:color="auto"/>
        <w:left w:val="none" w:sz="0" w:space="0" w:color="auto"/>
        <w:bottom w:val="none" w:sz="0" w:space="0" w:color="auto"/>
        <w:right w:val="none" w:sz="0" w:space="0" w:color="auto"/>
      </w:divBdr>
    </w:div>
    <w:div w:id="491067233">
      <w:bodyDiv w:val="1"/>
      <w:marLeft w:val="0"/>
      <w:marRight w:val="0"/>
      <w:marTop w:val="0"/>
      <w:marBottom w:val="0"/>
      <w:divBdr>
        <w:top w:val="none" w:sz="0" w:space="0" w:color="auto"/>
        <w:left w:val="none" w:sz="0" w:space="0" w:color="auto"/>
        <w:bottom w:val="none" w:sz="0" w:space="0" w:color="auto"/>
        <w:right w:val="none" w:sz="0" w:space="0" w:color="auto"/>
      </w:divBdr>
    </w:div>
    <w:div w:id="491338707">
      <w:bodyDiv w:val="1"/>
      <w:marLeft w:val="0"/>
      <w:marRight w:val="0"/>
      <w:marTop w:val="0"/>
      <w:marBottom w:val="0"/>
      <w:divBdr>
        <w:top w:val="none" w:sz="0" w:space="0" w:color="auto"/>
        <w:left w:val="none" w:sz="0" w:space="0" w:color="auto"/>
        <w:bottom w:val="none" w:sz="0" w:space="0" w:color="auto"/>
        <w:right w:val="none" w:sz="0" w:space="0" w:color="auto"/>
      </w:divBdr>
    </w:div>
    <w:div w:id="49847224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9833027">
      <w:bodyDiv w:val="1"/>
      <w:marLeft w:val="0"/>
      <w:marRight w:val="0"/>
      <w:marTop w:val="0"/>
      <w:marBottom w:val="0"/>
      <w:divBdr>
        <w:top w:val="none" w:sz="0" w:space="0" w:color="auto"/>
        <w:left w:val="none" w:sz="0" w:space="0" w:color="auto"/>
        <w:bottom w:val="none" w:sz="0" w:space="0" w:color="auto"/>
        <w:right w:val="none" w:sz="0" w:space="0" w:color="auto"/>
      </w:divBdr>
    </w:div>
    <w:div w:id="514617802">
      <w:bodyDiv w:val="1"/>
      <w:marLeft w:val="0"/>
      <w:marRight w:val="0"/>
      <w:marTop w:val="0"/>
      <w:marBottom w:val="0"/>
      <w:divBdr>
        <w:top w:val="none" w:sz="0" w:space="0" w:color="auto"/>
        <w:left w:val="none" w:sz="0" w:space="0" w:color="auto"/>
        <w:bottom w:val="none" w:sz="0" w:space="0" w:color="auto"/>
        <w:right w:val="none" w:sz="0" w:space="0" w:color="auto"/>
      </w:divBdr>
    </w:div>
    <w:div w:id="514997035">
      <w:bodyDiv w:val="1"/>
      <w:marLeft w:val="0"/>
      <w:marRight w:val="0"/>
      <w:marTop w:val="0"/>
      <w:marBottom w:val="0"/>
      <w:divBdr>
        <w:top w:val="none" w:sz="0" w:space="0" w:color="auto"/>
        <w:left w:val="none" w:sz="0" w:space="0" w:color="auto"/>
        <w:bottom w:val="none" w:sz="0" w:space="0" w:color="auto"/>
        <w:right w:val="none" w:sz="0" w:space="0" w:color="auto"/>
      </w:divBdr>
    </w:div>
    <w:div w:id="515576605">
      <w:bodyDiv w:val="1"/>
      <w:marLeft w:val="0"/>
      <w:marRight w:val="0"/>
      <w:marTop w:val="0"/>
      <w:marBottom w:val="0"/>
      <w:divBdr>
        <w:top w:val="none" w:sz="0" w:space="0" w:color="auto"/>
        <w:left w:val="none" w:sz="0" w:space="0" w:color="auto"/>
        <w:bottom w:val="none" w:sz="0" w:space="0" w:color="auto"/>
        <w:right w:val="none" w:sz="0" w:space="0" w:color="auto"/>
      </w:divBdr>
    </w:div>
    <w:div w:id="521210123">
      <w:bodyDiv w:val="1"/>
      <w:marLeft w:val="0"/>
      <w:marRight w:val="0"/>
      <w:marTop w:val="0"/>
      <w:marBottom w:val="0"/>
      <w:divBdr>
        <w:top w:val="none" w:sz="0" w:space="0" w:color="auto"/>
        <w:left w:val="none" w:sz="0" w:space="0" w:color="auto"/>
        <w:bottom w:val="none" w:sz="0" w:space="0" w:color="auto"/>
        <w:right w:val="none" w:sz="0" w:space="0" w:color="auto"/>
      </w:divBdr>
    </w:div>
    <w:div w:id="524636236">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31695255">
      <w:bodyDiv w:val="1"/>
      <w:marLeft w:val="0"/>
      <w:marRight w:val="0"/>
      <w:marTop w:val="0"/>
      <w:marBottom w:val="0"/>
      <w:divBdr>
        <w:top w:val="none" w:sz="0" w:space="0" w:color="auto"/>
        <w:left w:val="none" w:sz="0" w:space="0" w:color="auto"/>
        <w:bottom w:val="none" w:sz="0" w:space="0" w:color="auto"/>
        <w:right w:val="none" w:sz="0" w:space="0" w:color="auto"/>
      </w:divBdr>
    </w:div>
    <w:div w:id="535779800">
      <w:bodyDiv w:val="1"/>
      <w:marLeft w:val="0"/>
      <w:marRight w:val="0"/>
      <w:marTop w:val="0"/>
      <w:marBottom w:val="0"/>
      <w:divBdr>
        <w:top w:val="none" w:sz="0" w:space="0" w:color="auto"/>
        <w:left w:val="none" w:sz="0" w:space="0" w:color="auto"/>
        <w:bottom w:val="none" w:sz="0" w:space="0" w:color="auto"/>
        <w:right w:val="none" w:sz="0" w:space="0" w:color="auto"/>
      </w:divBdr>
    </w:div>
    <w:div w:id="539902058">
      <w:bodyDiv w:val="1"/>
      <w:marLeft w:val="0"/>
      <w:marRight w:val="0"/>
      <w:marTop w:val="0"/>
      <w:marBottom w:val="0"/>
      <w:divBdr>
        <w:top w:val="none" w:sz="0" w:space="0" w:color="auto"/>
        <w:left w:val="none" w:sz="0" w:space="0" w:color="auto"/>
        <w:bottom w:val="none" w:sz="0" w:space="0" w:color="auto"/>
        <w:right w:val="none" w:sz="0" w:space="0" w:color="auto"/>
      </w:divBdr>
    </w:div>
    <w:div w:id="541289760">
      <w:bodyDiv w:val="1"/>
      <w:marLeft w:val="0"/>
      <w:marRight w:val="0"/>
      <w:marTop w:val="0"/>
      <w:marBottom w:val="0"/>
      <w:divBdr>
        <w:top w:val="none" w:sz="0" w:space="0" w:color="auto"/>
        <w:left w:val="none" w:sz="0" w:space="0" w:color="auto"/>
        <w:bottom w:val="none" w:sz="0" w:space="0" w:color="auto"/>
        <w:right w:val="none" w:sz="0" w:space="0" w:color="auto"/>
      </w:divBdr>
      <w:divsChild>
        <w:div w:id="658191955">
          <w:marLeft w:val="0"/>
          <w:marRight w:val="0"/>
          <w:marTop w:val="0"/>
          <w:marBottom w:val="0"/>
          <w:divBdr>
            <w:top w:val="none" w:sz="0" w:space="0" w:color="auto"/>
            <w:left w:val="none" w:sz="0" w:space="0" w:color="auto"/>
            <w:bottom w:val="none" w:sz="0" w:space="0" w:color="auto"/>
            <w:right w:val="none" w:sz="0" w:space="0" w:color="auto"/>
          </w:divBdr>
        </w:div>
      </w:divsChild>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607084">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557011893">
      <w:bodyDiv w:val="1"/>
      <w:marLeft w:val="0"/>
      <w:marRight w:val="0"/>
      <w:marTop w:val="0"/>
      <w:marBottom w:val="0"/>
      <w:divBdr>
        <w:top w:val="none" w:sz="0" w:space="0" w:color="auto"/>
        <w:left w:val="none" w:sz="0" w:space="0" w:color="auto"/>
        <w:bottom w:val="none" w:sz="0" w:space="0" w:color="auto"/>
        <w:right w:val="none" w:sz="0" w:space="0" w:color="auto"/>
      </w:divBdr>
    </w:div>
    <w:div w:id="558051734">
      <w:bodyDiv w:val="1"/>
      <w:marLeft w:val="0"/>
      <w:marRight w:val="0"/>
      <w:marTop w:val="0"/>
      <w:marBottom w:val="0"/>
      <w:divBdr>
        <w:top w:val="none" w:sz="0" w:space="0" w:color="auto"/>
        <w:left w:val="none" w:sz="0" w:space="0" w:color="auto"/>
        <w:bottom w:val="none" w:sz="0" w:space="0" w:color="auto"/>
        <w:right w:val="none" w:sz="0" w:space="0" w:color="auto"/>
      </w:divBdr>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798531">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7157654">
      <w:bodyDiv w:val="1"/>
      <w:marLeft w:val="0"/>
      <w:marRight w:val="0"/>
      <w:marTop w:val="0"/>
      <w:marBottom w:val="0"/>
      <w:divBdr>
        <w:top w:val="none" w:sz="0" w:space="0" w:color="auto"/>
        <w:left w:val="none" w:sz="0" w:space="0" w:color="auto"/>
        <w:bottom w:val="none" w:sz="0" w:space="0" w:color="auto"/>
        <w:right w:val="none" w:sz="0" w:space="0" w:color="auto"/>
      </w:divBdr>
    </w:div>
    <w:div w:id="568854796">
      <w:bodyDiv w:val="1"/>
      <w:marLeft w:val="0"/>
      <w:marRight w:val="0"/>
      <w:marTop w:val="0"/>
      <w:marBottom w:val="0"/>
      <w:divBdr>
        <w:top w:val="none" w:sz="0" w:space="0" w:color="auto"/>
        <w:left w:val="none" w:sz="0" w:space="0" w:color="auto"/>
        <w:bottom w:val="none" w:sz="0" w:space="0" w:color="auto"/>
        <w:right w:val="none" w:sz="0" w:space="0" w:color="auto"/>
      </w:divBdr>
    </w:div>
    <w:div w:id="570384445">
      <w:bodyDiv w:val="1"/>
      <w:marLeft w:val="0"/>
      <w:marRight w:val="0"/>
      <w:marTop w:val="0"/>
      <w:marBottom w:val="0"/>
      <w:divBdr>
        <w:top w:val="none" w:sz="0" w:space="0" w:color="auto"/>
        <w:left w:val="none" w:sz="0" w:space="0" w:color="auto"/>
        <w:bottom w:val="none" w:sz="0" w:space="0" w:color="auto"/>
        <w:right w:val="none" w:sz="0" w:space="0" w:color="auto"/>
      </w:divBdr>
    </w:div>
    <w:div w:id="583147435">
      <w:bodyDiv w:val="1"/>
      <w:marLeft w:val="0"/>
      <w:marRight w:val="0"/>
      <w:marTop w:val="0"/>
      <w:marBottom w:val="0"/>
      <w:divBdr>
        <w:top w:val="none" w:sz="0" w:space="0" w:color="auto"/>
        <w:left w:val="none" w:sz="0" w:space="0" w:color="auto"/>
        <w:bottom w:val="none" w:sz="0" w:space="0" w:color="auto"/>
        <w:right w:val="none" w:sz="0" w:space="0" w:color="auto"/>
      </w:divBdr>
      <w:divsChild>
        <w:div w:id="1254701141">
          <w:marLeft w:val="0"/>
          <w:marRight w:val="0"/>
          <w:marTop w:val="0"/>
          <w:marBottom w:val="0"/>
          <w:divBdr>
            <w:top w:val="none" w:sz="0" w:space="0" w:color="auto"/>
            <w:left w:val="none" w:sz="0" w:space="0" w:color="auto"/>
            <w:bottom w:val="none" w:sz="0" w:space="0" w:color="auto"/>
            <w:right w:val="none" w:sz="0" w:space="0" w:color="auto"/>
          </w:divBdr>
          <w:divsChild>
            <w:div w:id="13265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772">
      <w:bodyDiv w:val="1"/>
      <w:marLeft w:val="0"/>
      <w:marRight w:val="0"/>
      <w:marTop w:val="0"/>
      <w:marBottom w:val="0"/>
      <w:divBdr>
        <w:top w:val="none" w:sz="0" w:space="0" w:color="auto"/>
        <w:left w:val="none" w:sz="0" w:space="0" w:color="auto"/>
        <w:bottom w:val="none" w:sz="0" w:space="0" w:color="auto"/>
        <w:right w:val="none" w:sz="0" w:space="0" w:color="auto"/>
      </w:divBdr>
    </w:div>
    <w:div w:id="585379510">
      <w:bodyDiv w:val="1"/>
      <w:marLeft w:val="0"/>
      <w:marRight w:val="0"/>
      <w:marTop w:val="0"/>
      <w:marBottom w:val="0"/>
      <w:divBdr>
        <w:top w:val="none" w:sz="0" w:space="0" w:color="auto"/>
        <w:left w:val="none" w:sz="0" w:space="0" w:color="auto"/>
        <w:bottom w:val="none" w:sz="0" w:space="0" w:color="auto"/>
        <w:right w:val="none" w:sz="0" w:space="0" w:color="auto"/>
      </w:divBdr>
    </w:div>
    <w:div w:id="605428402">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006113">
      <w:bodyDiv w:val="1"/>
      <w:marLeft w:val="0"/>
      <w:marRight w:val="0"/>
      <w:marTop w:val="0"/>
      <w:marBottom w:val="0"/>
      <w:divBdr>
        <w:top w:val="none" w:sz="0" w:space="0" w:color="auto"/>
        <w:left w:val="none" w:sz="0" w:space="0" w:color="auto"/>
        <w:bottom w:val="none" w:sz="0" w:space="0" w:color="auto"/>
        <w:right w:val="none" w:sz="0" w:space="0" w:color="auto"/>
      </w:divBdr>
    </w:div>
    <w:div w:id="637953297">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0578897">
      <w:bodyDiv w:val="1"/>
      <w:marLeft w:val="0"/>
      <w:marRight w:val="0"/>
      <w:marTop w:val="0"/>
      <w:marBottom w:val="0"/>
      <w:divBdr>
        <w:top w:val="none" w:sz="0" w:space="0" w:color="auto"/>
        <w:left w:val="none" w:sz="0" w:space="0" w:color="auto"/>
        <w:bottom w:val="none" w:sz="0" w:space="0" w:color="auto"/>
        <w:right w:val="none" w:sz="0" w:space="0" w:color="auto"/>
      </w:divBdr>
    </w:div>
    <w:div w:id="640765059">
      <w:bodyDiv w:val="1"/>
      <w:marLeft w:val="0"/>
      <w:marRight w:val="0"/>
      <w:marTop w:val="0"/>
      <w:marBottom w:val="0"/>
      <w:divBdr>
        <w:top w:val="none" w:sz="0" w:space="0" w:color="auto"/>
        <w:left w:val="none" w:sz="0" w:space="0" w:color="auto"/>
        <w:bottom w:val="none" w:sz="0" w:space="0" w:color="auto"/>
        <w:right w:val="none" w:sz="0" w:space="0" w:color="auto"/>
      </w:divBdr>
    </w:div>
    <w:div w:id="642588696">
      <w:bodyDiv w:val="1"/>
      <w:marLeft w:val="0"/>
      <w:marRight w:val="0"/>
      <w:marTop w:val="0"/>
      <w:marBottom w:val="0"/>
      <w:divBdr>
        <w:top w:val="none" w:sz="0" w:space="0" w:color="auto"/>
        <w:left w:val="none" w:sz="0" w:space="0" w:color="auto"/>
        <w:bottom w:val="none" w:sz="0" w:space="0" w:color="auto"/>
        <w:right w:val="none" w:sz="0" w:space="0" w:color="auto"/>
      </w:divBdr>
    </w:div>
    <w:div w:id="644503536">
      <w:bodyDiv w:val="1"/>
      <w:marLeft w:val="0"/>
      <w:marRight w:val="0"/>
      <w:marTop w:val="0"/>
      <w:marBottom w:val="0"/>
      <w:divBdr>
        <w:top w:val="none" w:sz="0" w:space="0" w:color="auto"/>
        <w:left w:val="none" w:sz="0" w:space="0" w:color="auto"/>
        <w:bottom w:val="none" w:sz="0" w:space="0" w:color="auto"/>
        <w:right w:val="none" w:sz="0" w:space="0" w:color="auto"/>
      </w:divBdr>
    </w:div>
    <w:div w:id="645933850">
      <w:bodyDiv w:val="1"/>
      <w:marLeft w:val="0"/>
      <w:marRight w:val="0"/>
      <w:marTop w:val="0"/>
      <w:marBottom w:val="0"/>
      <w:divBdr>
        <w:top w:val="none" w:sz="0" w:space="0" w:color="auto"/>
        <w:left w:val="none" w:sz="0" w:space="0" w:color="auto"/>
        <w:bottom w:val="none" w:sz="0" w:space="0" w:color="auto"/>
        <w:right w:val="none" w:sz="0" w:space="0" w:color="auto"/>
      </w:divBdr>
    </w:div>
    <w:div w:id="646709979">
      <w:bodyDiv w:val="1"/>
      <w:marLeft w:val="0"/>
      <w:marRight w:val="0"/>
      <w:marTop w:val="0"/>
      <w:marBottom w:val="0"/>
      <w:divBdr>
        <w:top w:val="none" w:sz="0" w:space="0" w:color="auto"/>
        <w:left w:val="none" w:sz="0" w:space="0" w:color="auto"/>
        <w:bottom w:val="none" w:sz="0" w:space="0" w:color="auto"/>
        <w:right w:val="none" w:sz="0" w:space="0" w:color="auto"/>
      </w:divBdr>
    </w:div>
    <w:div w:id="650476429">
      <w:bodyDiv w:val="1"/>
      <w:marLeft w:val="0"/>
      <w:marRight w:val="0"/>
      <w:marTop w:val="0"/>
      <w:marBottom w:val="0"/>
      <w:divBdr>
        <w:top w:val="none" w:sz="0" w:space="0" w:color="auto"/>
        <w:left w:val="none" w:sz="0" w:space="0" w:color="auto"/>
        <w:bottom w:val="none" w:sz="0" w:space="0" w:color="auto"/>
        <w:right w:val="none" w:sz="0" w:space="0" w:color="auto"/>
      </w:divBdr>
    </w:div>
    <w:div w:id="660278795">
      <w:bodyDiv w:val="1"/>
      <w:marLeft w:val="0"/>
      <w:marRight w:val="0"/>
      <w:marTop w:val="0"/>
      <w:marBottom w:val="0"/>
      <w:divBdr>
        <w:top w:val="none" w:sz="0" w:space="0" w:color="auto"/>
        <w:left w:val="none" w:sz="0" w:space="0" w:color="auto"/>
        <w:bottom w:val="none" w:sz="0" w:space="0" w:color="auto"/>
        <w:right w:val="none" w:sz="0" w:space="0" w:color="auto"/>
      </w:divBdr>
    </w:div>
    <w:div w:id="661129250">
      <w:bodyDiv w:val="1"/>
      <w:marLeft w:val="0"/>
      <w:marRight w:val="0"/>
      <w:marTop w:val="0"/>
      <w:marBottom w:val="0"/>
      <w:divBdr>
        <w:top w:val="none" w:sz="0" w:space="0" w:color="auto"/>
        <w:left w:val="none" w:sz="0" w:space="0" w:color="auto"/>
        <w:bottom w:val="none" w:sz="0" w:space="0" w:color="auto"/>
        <w:right w:val="none" w:sz="0" w:space="0" w:color="auto"/>
      </w:divBdr>
    </w:div>
    <w:div w:id="664434974">
      <w:bodyDiv w:val="1"/>
      <w:marLeft w:val="0"/>
      <w:marRight w:val="0"/>
      <w:marTop w:val="0"/>
      <w:marBottom w:val="0"/>
      <w:divBdr>
        <w:top w:val="none" w:sz="0" w:space="0" w:color="auto"/>
        <w:left w:val="none" w:sz="0" w:space="0" w:color="auto"/>
        <w:bottom w:val="none" w:sz="0" w:space="0" w:color="auto"/>
        <w:right w:val="none" w:sz="0" w:space="0" w:color="auto"/>
      </w:divBdr>
    </w:div>
    <w:div w:id="670572794">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74042624">
      <w:bodyDiv w:val="1"/>
      <w:marLeft w:val="0"/>
      <w:marRight w:val="0"/>
      <w:marTop w:val="0"/>
      <w:marBottom w:val="0"/>
      <w:divBdr>
        <w:top w:val="none" w:sz="0" w:space="0" w:color="auto"/>
        <w:left w:val="none" w:sz="0" w:space="0" w:color="auto"/>
        <w:bottom w:val="none" w:sz="0" w:space="0" w:color="auto"/>
        <w:right w:val="none" w:sz="0" w:space="0" w:color="auto"/>
      </w:divBdr>
    </w:div>
    <w:div w:id="686099985">
      <w:bodyDiv w:val="1"/>
      <w:marLeft w:val="0"/>
      <w:marRight w:val="0"/>
      <w:marTop w:val="0"/>
      <w:marBottom w:val="0"/>
      <w:divBdr>
        <w:top w:val="none" w:sz="0" w:space="0" w:color="auto"/>
        <w:left w:val="none" w:sz="0" w:space="0" w:color="auto"/>
        <w:bottom w:val="none" w:sz="0" w:space="0" w:color="auto"/>
        <w:right w:val="none" w:sz="0" w:space="0" w:color="auto"/>
      </w:divBdr>
    </w:div>
    <w:div w:id="688219071">
      <w:bodyDiv w:val="1"/>
      <w:marLeft w:val="0"/>
      <w:marRight w:val="0"/>
      <w:marTop w:val="0"/>
      <w:marBottom w:val="0"/>
      <w:divBdr>
        <w:top w:val="none" w:sz="0" w:space="0" w:color="auto"/>
        <w:left w:val="none" w:sz="0" w:space="0" w:color="auto"/>
        <w:bottom w:val="none" w:sz="0" w:space="0" w:color="auto"/>
        <w:right w:val="none" w:sz="0" w:space="0" w:color="auto"/>
      </w:divBdr>
    </w:div>
    <w:div w:id="691344732">
      <w:bodyDiv w:val="1"/>
      <w:marLeft w:val="0"/>
      <w:marRight w:val="0"/>
      <w:marTop w:val="0"/>
      <w:marBottom w:val="0"/>
      <w:divBdr>
        <w:top w:val="none" w:sz="0" w:space="0" w:color="auto"/>
        <w:left w:val="none" w:sz="0" w:space="0" w:color="auto"/>
        <w:bottom w:val="none" w:sz="0" w:space="0" w:color="auto"/>
        <w:right w:val="none" w:sz="0" w:space="0" w:color="auto"/>
      </w:divBdr>
    </w:div>
    <w:div w:id="691954633">
      <w:bodyDiv w:val="1"/>
      <w:marLeft w:val="0"/>
      <w:marRight w:val="0"/>
      <w:marTop w:val="0"/>
      <w:marBottom w:val="0"/>
      <w:divBdr>
        <w:top w:val="none" w:sz="0" w:space="0" w:color="auto"/>
        <w:left w:val="none" w:sz="0" w:space="0" w:color="auto"/>
        <w:bottom w:val="none" w:sz="0" w:space="0" w:color="auto"/>
        <w:right w:val="none" w:sz="0" w:space="0" w:color="auto"/>
      </w:divBdr>
    </w:div>
    <w:div w:id="703865747">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12459220">
      <w:bodyDiv w:val="1"/>
      <w:marLeft w:val="0"/>
      <w:marRight w:val="0"/>
      <w:marTop w:val="0"/>
      <w:marBottom w:val="0"/>
      <w:divBdr>
        <w:top w:val="none" w:sz="0" w:space="0" w:color="auto"/>
        <w:left w:val="none" w:sz="0" w:space="0" w:color="auto"/>
        <w:bottom w:val="none" w:sz="0" w:space="0" w:color="auto"/>
        <w:right w:val="none" w:sz="0" w:space="0" w:color="auto"/>
      </w:divBdr>
    </w:div>
    <w:div w:id="716244119">
      <w:bodyDiv w:val="1"/>
      <w:marLeft w:val="0"/>
      <w:marRight w:val="0"/>
      <w:marTop w:val="0"/>
      <w:marBottom w:val="0"/>
      <w:divBdr>
        <w:top w:val="none" w:sz="0" w:space="0" w:color="auto"/>
        <w:left w:val="none" w:sz="0" w:space="0" w:color="auto"/>
        <w:bottom w:val="none" w:sz="0" w:space="0" w:color="auto"/>
        <w:right w:val="none" w:sz="0" w:space="0" w:color="auto"/>
      </w:divBdr>
    </w:div>
    <w:div w:id="718237564">
      <w:bodyDiv w:val="1"/>
      <w:marLeft w:val="0"/>
      <w:marRight w:val="0"/>
      <w:marTop w:val="0"/>
      <w:marBottom w:val="0"/>
      <w:divBdr>
        <w:top w:val="none" w:sz="0" w:space="0" w:color="auto"/>
        <w:left w:val="none" w:sz="0" w:space="0" w:color="auto"/>
        <w:bottom w:val="none" w:sz="0" w:space="0" w:color="auto"/>
        <w:right w:val="none" w:sz="0" w:space="0" w:color="auto"/>
      </w:divBdr>
    </w:div>
    <w:div w:id="720253209">
      <w:bodyDiv w:val="1"/>
      <w:marLeft w:val="0"/>
      <w:marRight w:val="0"/>
      <w:marTop w:val="0"/>
      <w:marBottom w:val="0"/>
      <w:divBdr>
        <w:top w:val="none" w:sz="0" w:space="0" w:color="auto"/>
        <w:left w:val="none" w:sz="0" w:space="0" w:color="auto"/>
        <w:bottom w:val="none" w:sz="0" w:space="0" w:color="auto"/>
        <w:right w:val="none" w:sz="0" w:space="0" w:color="auto"/>
      </w:divBdr>
    </w:div>
    <w:div w:id="720784310">
      <w:bodyDiv w:val="1"/>
      <w:marLeft w:val="0"/>
      <w:marRight w:val="0"/>
      <w:marTop w:val="0"/>
      <w:marBottom w:val="0"/>
      <w:divBdr>
        <w:top w:val="none" w:sz="0" w:space="0" w:color="auto"/>
        <w:left w:val="none" w:sz="0" w:space="0" w:color="auto"/>
        <w:bottom w:val="none" w:sz="0" w:space="0" w:color="auto"/>
        <w:right w:val="none" w:sz="0" w:space="0" w:color="auto"/>
      </w:divBdr>
    </w:div>
    <w:div w:id="723914436">
      <w:bodyDiv w:val="1"/>
      <w:marLeft w:val="0"/>
      <w:marRight w:val="0"/>
      <w:marTop w:val="0"/>
      <w:marBottom w:val="0"/>
      <w:divBdr>
        <w:top w:val="none" w:sz="0" w:space="0" w:color="auto"/>
        <w:left w:val="none" w:sz="0" w:space="0" w:color="auto"/>
        <w:bottom w:val="none" w:sz="0" w:space="0" w:color="auto"/>
        <w:right w:val="none" w:sz="0" w:space="0" w:color="auto"/>
      </w:divBdr>
    </w:div>
    <w:div w:id="734400789">
      <w:bodyDiv w:val="1"/>
      <w:marLeft w:val="0"/>
      <w:marRight w:val="0"/>
      <w:marTop w:val="0"/>
      <w:marBottom w:val="0"/>
      <w:divBdr>
        <w:top w:val="none" w:sz="0" w:space="0" w:color="auto"/>
        <w:left w:val="none" w:sz="0" w:space="0" w:color="auto"/>
        <w:bottom w:val="none" w:sz="0" w:space="0" w:color="auto"/>
        <w:right w:val="none" w:sz="0" w:space="0" w:color="auto"/>
      </w:divBdr>
    </w:div>
    <w:div w:id="738361175">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5417451">
      <w:bodyDiv w:val="1"/>
      <w:marLeft w:val="0"/>
      <w:marRight w:val="0"/>
      <w:marTop w:val="0"/>
      <w:marBottom w:val="0"/>
      <w:divBdr>
        <w:top w:val="none" w:sz="0" w:space="0" w:color="auto"/>
        <w:left w:val="none" w:sz="0" w:space="0" w:color="auto"/>
        <w:bottom w:val="none" w:sz="0" w:space="0" w:color="auto"/>
        <w:right w:val="none" w:sz="0" w:space="0" w:color="auto"/>
      </w:divBdr>
    </w:div>
    <w:div w:id="746264599">
      <w:bodyDiv w:val="1"/>
      <w:marLeft w:val="0"/>
      <w:marRight w:val="0"/>
      <w:marTop w:val="0"/>
      <w:marBottom w:val="0"/>
      <w:divBdr>
        <w:top w:val="none" w:sz="0" w:space="0" w:color="auto"/>
        <w:left w:val="none" w:sz="0" w:space="0" w:color="auto"/>
        <w:bottom w:val="none" w:sz="0" w:space="0" w:color="auto"/>
        <w:right w:val="none" w:sz="0" w:space="0" w:color="auto"/>
      </w:divBdr>
    </w:div>
    <w:div w:id="746683090">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0470363">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58331996">
      <w:bodyDiv w:val="1"/>
      <w:marLeft w:val="0"/>
      <w:marRight w:val="0"/>
      <w:marTop w:val="0"/>
      <w:marBottom w:val="0"/>
      <w:divBdr>
        <w:top w:val="none" w:sz="0" w:space="0" w:color="auto"/>
        <w:left w:val="none" w:sz="0" w:space="0" w:color="auto"/>
        <w:bottom w:val="none" w:sz="0" w:space="0" w:color="auto"/>
        <w:right w:val="none" w:sz="0" w:space="0" w:color="auto"/>
      </w:divBdr>
    </w:div>
    <w:div w:id="760638006">
      <w:bodyDiv w:val="1"/>
      <w:marLeft w:val="0"/>
      <w:marRight w:val="0"/>
      <w:marTop w:val="0"/>
      <w:marBottom w:val="0"/>
      <w:divBdr>
        <w:top w:val="none" w:sz="0" w:space="0" w:color="auto"/>
        <w:left w:val="none" w:sz="0" w:space="0" w:color="auto"/>
        <w:bottom w:val="none" w:sz="0" w:space="0" w:color="auto"/>
        <w:right w:val="none" w:sz="0" w:space="0" w:color="auto"/>
      </w:divBdr>
    </w:div>
    <w:div w:id="760758368">
      <w:bodyDiv w:val="1"/>
      <w:marLeft w:val="0"/>
      <w:marRight w:val="0"/>
      <w:marTop w:val="0"/>
      <w:marBottom w:val="0"/>
      <w:divBdr>
        <w:top w:val="none" w:sz="0" w:space="0" w:color="auto"/>
        <w:left w:val="none" w:sz="0" w:space="0" w:color="auto"/>
        <w:bottom w:val="none" w:sz="0" w:space="0" w:color="auto"/>
        <w:right w:val="none" w:sz="0" w:space="0" w:color="auto"/>
      </w:divBdr>
    </w:div>
    <w:div w:id="764766302">
      <w:bodyDiv w:val="1"/>
      <w:marLeft w:val="0"/>
      <w:marRight w:val="0"/>
      <w:marTop w:val="0"/>
      <w:marBottom w:val="0"/>
      <w:divBdr>
        <w:top w:val="none" w:sz="0" w:space="0" w:color="auto"/>
        <w:left w:val="none" w:sz="0" w:space="0" w:color="auto"/>
        <w:bottom w:val="none" w:sz="0" w:space="0" w:color="auto"/>
        <w:right w:val="none" w:sz="0" w:space="0" w:color="auto"/>
      </w:divBdr>
    </w:div>
    <w:div w:id="768045174">
      <w:bodyDiv w:val="1"/>
      <w:marLeft w:val="0"/>
      <w:marRight w:val="0"/>
      <w:marTop w:val="0"/>
      <w:marBottom w:val="0"/>
      <w:divBdr>
        <w:top w:val="none" w:sz="0" w:space="0" w:color="auto"/>
        <w:left w:val="none" w:sz="0" w:space="0" w:color="auto"/>
        <w:bottom w:val="none" w:sz="0" w:space="0" w:color="auto"/>
        <w:right w:val="none" w:sz="0" w:space="0" w:color="auto"/>
      </w:divBdr>
    </w:div>
    <w:div w:id="780145274">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277837">
      <w:bodyDiv w:val="1"/>
      <w:marLeft w:val="0"/>
      <w:marRight w:val="0"/>
      <w:marTop w:val="0"/>
      <w:marBottom w:val="0"/>
      <w:divBdr>
        <w:top w:val="none" w:sz="0" w:space="0" w:color="auto"/>
        <w:left w:val="none" w:sz="0" w:space="0" w:color="auto"/>
        <w:bottom w:val="none" w:sz="0" w:space="0" w:color="auto"/>
        <w:right w:val="none" w:sz="0" w:space="0" w:color="auto"/>
      </w:divBdr>
    </w:div>
    <w:div w:id="787241554">
      <w:bodyDiv w:val="1"/>
      <w:marLeft w:val="0"/>
      <w:marRight w:val="0"/>
      <w:marTop w:val="0"/>
      <w:marBottom w:val="0"/>
      <w:divBdr>
        <w:top w:val="none" w:sz="0" w:space="0" w:color="auto"/>
        <w:left w:val="none" w:sz="0" w:space="0" w:color="auto"/>
        <w:bottom w:val="none" w:sz="0" w:space="0" w:color="auto"/>
        <w:right w:val="none" w:sz="0" w:space="0" w:color="auto"/>
      </w:divBdr>
    </w:div>
    <w:div w:id="791092943">
      <w:bodyDiv w:val="1"/>
      <w:marLeft w:val="0"/>
      <w:marRight w:val="0"/>
      <w:marTop w:val="0"/>
      <w:marBottom w:val="0"/>
      <w:divBdr>
        <w:top w:val="none" w:sz="0" w:space="0" w:color="auto"/>
        <w:left w:val="none" w:sz="0" w:space="0" w:color="auto"/>
        <w:bottom w:val="none" w:sz="0" w:space="0" w:color="auto"/>
        <w:right w:val="none" w:sz="0" w:space="0" w:color="auto"/>
      </w:divBdr>
    </w:div>
    <w:div w:id="79209159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805315248">
      <w:bodyDiv w:val="1"/>
      <w:marLeft w:val="0"/>
      <w:marRight w:val="0"/>
      <w:marTop w:val="0"/>
      <w:marBottom w:val="0"/>
      <w:divBdr>
        <w:top w:val="none" w:sz="0" w:space="0" w:color="auto"/>
        <w:left w:val="none" w:sz="0" w:space="0" w:color="auto"/>
        <w:bottom w:val="none" w:sz="0" w:space="0" w:color="auto"/>
        <w:right w:val="none" w:sz="0" w:space="0" w:color="auto"/>
      </w:divBdr>
    </w:div>
    <w:div w:id="807631986">
      <w:bodyDiv w:val="1"/>
      <w:marLeft w:val="0"/>
      <w:marRight w:val="0"/>
      <w:marTop w:val="0"/>
      <w:marBottom w:val="0"/>
      <w:divBdr>
        <w:top w:val="none" w:sz="0" w:space="0" w:color="auto"/>
        <w:left w:val="none" w:sz="0" w:space="0" w:color="auto"/>
        <w:bottom w:val="none" w:sz="0" w:space="0" w:color="auto"/>
        <w:right w:val="none" w:sz="0" w:space="0" w:color="auto"/>
      </w:divBdr>
      <w:divsChild>
        <w:div w:id="1976255210">
          <w:marLeft w:val="0"/>
          <w:marRight w:val="0"/>
          <w:marTop w:val="0"/>
          <w:marBottom w:val="0"/>
          <w:divBdr>
            <w:top w:val="none" w:sz="0" w:space="0" w:color="auto"/>
            <w:left w:val="none" w:sz="0" w:space="0" w:color="auto"/>
            <w:bottom w:val="none" w:sz="0" w:space="0" w:color="auto"/>
            <w:right w:val="none" w:sz="0" w:space="0" w:color="auto"/>
          </w:divBdr>
        </w:div>
      </w:divsChild>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0680453">
      <w:bodyDiv w:val="1"/>
      <w:marLeft w:val="0"/>
      <w:marRight w:val="0"/>
      <w:marTop w:val="0"/>
      <w:marBottom w:val="0"/>
      <w:divBdr>
        <w:top w:val="none" w:sz="0" w:space="0" w:color="auto"/>
        <w:left w:val="none" w:sz="0" w:space="0" w:color="auto"/>
        <w:bottom w:val="none" w:sz="0" w:space="0" w:color="auto"/>
        <w:right w:val="none" w:sz="0" w:space="0" w:color="auto"/>
      </w:divBdr>
    </w:div>
    <w:div w:id="818689120">
      <w:bodyDiv w:val="1"/>
      <w:marLeft w:val="0"/>
      <w:marRight w:val="0"/>
      <w:marTop w:val="0"/>
      <w:marBottom w:val="0"/>
      <w:divBdr>
        <w:top w:val="none" w:sz="0" w:space="0" w:color="auto"/>
        <w:left w:val="none" w:sz="0" w:space="0" w:color="auto"/>
        <w:bottom w:val="none" w:sz="0" w:space="0" w:color="auto"/>
        <w:right w:val="none" w:sz="0" w:space="0" w:color="auto"/>
      </w:divBdr>
      <w:divsChild>
        <w:div w:id="412168260">
          <w:marLeft w:val="0"/>
          <w:marRight w:val="0"/>
          <w:marTop w:val="0"/>
          <w:marBottom w:val="0"/>
          <w:divBdr>
            <w:top w:val="none" w:sz="0" w:space="0" w:color="auto"/>
            <w:left w:val="none" w:sz="0" w:space="0" w:color="auto"/>
            <w:bottom w:val="none" w:sz="0" w:space="0" w:color="auto"/>
            <w:right w:val="none" w:sz="0" w:space="0" w:color="auto"/>
          </w:divBdr>
        </w:div>
      </w:divsChild>
    </w:div>
    <w:div w:id="827675350">
      <w:bodyDiv w:val="1"/>
      <w:marLeft w:val="0"/>
      <w:marRight w:val="0"/>
      <w:marTop w:val="0"/>
      <w:marBottom w:val="0"/>
      <w:divBdr>
        <w:top w:val="none" w:sz="0" w:space="0" w:color="auto"/>
        <w:left w:val="none" w:sz="0" w:space="0" w:color="auto"/>
        <w:bottom w:val="none" w:sz="0" w:space="0" w:color="auto"/>
        <w:right w:val="none" w:sz="0" w:space="0" w:color="auto"/>
      </w:divBdr>
    </w:div>
    <w:div w:id="828208151">
      <w:bodyDiv w:val="1"/>
      <w:marLeft w:val="0"/>
      <w:marRight w:val="0"/>
      <w:marTop w:val="0"/>
      <w:marBottom w:val="0"/>
      <w:divBdr>
        <w:top w:val="none" w:sz="0" w:space="0" w:color="auto"/>
        <w:left w:val="none" w:sz="0" w:space="0" w:color="auto"/>
        <w:bottom w:val="none" w:sz="0" w:space="0" w:color="auto"/>
        <w:right w:val="none" w:sz="0" w:space="0" w:color="auto"/>
      </w:divBdr>
    </w:div>
    <w:div w:id="830295232">
      <w:bodyDiv w:val="1"/>
      <w:marLeft w:val="0"/>
      <w:marRight w:val="0"/>
      <w:marTop w:val="0"/>
      <w:marBottom w:val="0"/>
      <w:divBdr>
        <w:top w:val="none" w:sz="0" w:space="0" w:color="auto"/>
        <w:left w:val="none" w:sz="0" w:space="0" w:color="auto"/>
        <w:bottom w:val="none" w:sz="0" w:space="0" w:color="auto"/>
        <w:right w:val="none" w:sz="0" w:space="0" w:color="auto"/>
      </w:divBdr>
    </w:div>
    <w:div w:id="830560791">
      <w:bodyDiv w:val="1"/>
      <w:marLeft w:val="0"/>
      <w:marRight w:val="0"/>
      <w:marTop w:val="0"/>
      <w:marBottom w:val="0"/>
      <w:divBdr>
        <w:top w:val="none" w:sz="0" w:space="0" w:color="auto"/>
        <w:left w:val="none" w:sz="0" w:space="0" w:color="auto"/>
        <w:bottom w:val="none" w:sz="0" w:space="0" w:color="auto"/>
        <w:right w:val="none" w:sz="0" w:space="0" w:color="auto"/>
      </w:divBdr>
    </w:div>
    <w:div w:id="831455982">
      <w:bodyDiv w:val="1"/>
      <w:marLeft w:val="0"/>
      <w:marRight w:val="0"/>
      <w:marTop w:val="0"/>
      <w:marBottom w:val="0"/>
      <w:divBdr>
        <w:top w:val="none" w:sz="0" w:space="0" w:color="auto"/>
        <w:left w:val="none" w:sz="0" w:space="0" w:color="auto"/>
        <w:bottom w:val="none" w:sz="0" w:space="0" w:color="auto"/>
        <w:right w:val="none" w:sz="0" w:space="0" w:color="auto"/>
      </w:divBdr>
    </w:div>
    <w:div w:id="837116208">
      <w:bodyDiv w:val="1"/>
      <w:marLeft w:val="0"/>
      <w:marRight w:val="0"/>
      <w:marTop w:val="0"/>
      <w:marBottom w:val="0"/>
      <w:divBdr>
        <w:top w:val="none" w:sz="0" w:space="0" w:color="auto"/>
        <w:left w:val="none" w:sz="0" w:space="0" w:color="auto"/>
        <w:bottom w:val="none" w:sz="0" w:space="0" w:color="auto"/>
        <w:right w:val="none" w:sz="0" w:space="0" w:color="auto"/>
      </w:divBdr>
    </w:div>
    <w:div w:id="861553848">
      <w:bodyDiv w:val="1"/>
      <w:marLeft w:val="0"/>
      <w:marRight w:val="0"/>
      <w:marTop w:val="0"/>
      <w:marBottom w:val="0"/>
      <w:divBdr>
        <w:top w:val="none" w:sz="0" w:space="0" w:color="auto"/>
        <w:left w:val="none" w:sz="0" w:space="0" w:color="auto"/>
        <w:bottom w:val="none" w:sz="0" w:space="0" w:color="auto"/>
        <w:right w:val="none" w:sz="0" w:space="0" w:color="auto"/>
      </w:divBdr>
    </w:div>
    <w:div w:id="869684835">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79783449">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1014277">
      <w:bodyDiv w:val="1"/>
      <w:marLeft w:val="0"/>
      <w:marRight w:val="0"/>
      <w:marTop w:val="0"/>
      <w:marBottom w:val="0"/>
      <w:divBdr>
        <w:top w:val="none" w:sz="0" w:space="0" w:color="auto"/>
        <w:left w:val="none" w:sz="0" w:space="0" w:color="auto"/>
        <w:bottom w:val="none" w:sz="0" w:space="0" w:color="auto"/>
        <w:right w:val="none" w:sz="0" w:space="0" w:color="auto"/>
      </w:divBdr>
    </w:div>
    <w:div w:id="882911465">
      <w:bodyDiv w:val="1"/>
      <w:marLeft w:val="0"/>
      <w:marRight w:val="0"/>
      <w:marTop w:val="0"/>
      <w:marBottom w:val="0"/>
      <w:divBdr>
        <w:top w:val="none" w:sz="0" w:space="0" w:color="auto"/>
        <w:left w:val="none" w:sz="0" w:space="0" w:color="auto"/>
        <w:bottom w:val="none" w:sz="0" w:space="0" w:color="auto"/>
        <w:right w:val="none" w:sz="0" w:space="0" w:color="auto"/>
      </w:divBdr>
    </w:div>
    <w:div w:id="883098238">
      <w:bodyDiv w:val="1"/>
      <w:marLeft w:val="0"/>
      <w:marRight w:val="0"/>
      <w:marTop w:val="0"/>
      <w:marBottom w:val="0"/>
      <w:divBdr>
        <w:top w:val="none" w:sz="0" w:space="0" w:color="auto"/>
        <w:left w:val="none" w:sz="0" w:space="0" w:color="auto"/>
        <w:bottom w:val="none" w:sz="0" w:space="0" w:color="auto"/>
        <w:right w:val="none" w:sz="0" w:space="0" w:color="auto"/>
      </w:divBdr>
    </w:div>
    <w:div w:id="891427042">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4974863">
      <w:bodyDiv w:val="1"/>
      <w:marLeft w:val="0"/>
      <w:marRight w:val="0"/>
      <w:marTop w:val="0"/>
      <w:marBottom w:val="0"/>
      <w:divBdr>
        <w:top w:val="none" w:sz="0" w:space="0" w:color="auto"/>
        <w:left w:val="none" w:sz="0" w:space="0" w:color="auto"/>
        <w:bottom w:val="none" w:sz="0" w:space="0" w:color="auto"/>
        <w:right w:val="none" w:sz="0" w:space="0" w:color="auto"/>
      </w:divBdr>
    </w:div>
    <w:div w:id="899096921">
      <w:bodyDiv w:val="1"/>
      <w:marLeft w:val="0"/>
      <w:marRight w:val="0"/>
      <w:marTop w:val="0"/>
      <w:marBottom w:val="0"/>
      <w:divBdr>
        <w:top w:val="none" w:sz="0" w:space="0" w:color="auto"/>
        <w:left w:val="none" w:sz="0" w:space="0" w:color="auto"/>
        <w:bottom w:val="none" w:sz="0" w:space="0" w:color="auto"/>
        <w:right w:val="none" w:sz="0" w:space="0" w:color="auto"/>
      </w:divBdr>
    </w:div>
    <w:div w:id="903183025">
      <w:bodyDiv w:val="1"/>
      <w:marLeft w:val="0"/>
      <w:marRight w:val="0"/>
      <w:marTop w:val="0"/>
      <w:marBottom w:val="0"/>
      <w:divBdr>
        <w:top w:val="none" w:sz="0" w:space="0" w:color="auto"/>
        <w:left w:val="none" w:sz="0" w:space="0" w:color="auto"/>
        <w:bottom w:val="none" w:sz="0" w:space="0" w:color="auto"/>
        <w:right w:val="none" w:sz="0" w:space="0" w:color="auto"/>
      </w:divBdr>
    </w:div>
    <w:div w:id="904342110">
      <w:bodyDiv w:val="1"/>
      <w:marLeft w:val="0"/>
      <w:marRight w:val="0"/>
      <w:marTop w:val="0"/>
      <w:marBottom w:val="0"/>
      <w:divBdr>
        <w:top w:val="none" w:sz="0" w:space="0" w:color="auto"/>
        <w:left w:val="none" w:sz="0" w:space="0" w:color="auto"/>
        <w:bottom w:val="none" w:sz="0" w:space="0" w:color="auto"/>
        <w:right w:val="none" w:sz="0" w:space="0" w:color="auto"/>
      </w:divBdr>
    </w:div>
    <w:div w:id="911935521">
      <w:bodyDiv w:val="1"/>
      <w:marLeft w:val="0"/>
      <w:marRight w:val="0"/>
      <w:marTop w:val="0"/>
      <w:marBottom w:val="0"/>
      <w:divBdr>
        <w:top w:val="none" w:sz="0" w:space="0" w:color="auto"/>
        <w:left w:val="none" w:sz="0" w:space="0" w:color="auto"/>
        <w:bottom w:val="none" w:sz="0" w:space="0" w:color="auto"/>
        <w:right w:val="none" w:sz="0" w:space="0" w:color="auto"/>
      </w:divBdr>
    </w:div>
    <w:div w:id="925771150">
      <w:bodyDiv w:val="1"/>
      <w:marLeft w:val="0"/>
      <w:marRight w:val="0"/>
      <w:marTop w:val="0"/>
      <w:marBottom w:val="0"/>
      <w:divBdr>
        <w:top w:val="none" w:sz="0" w:space="0" w:color="auto"/>
        <w:left w:val="none" w:sz="0" w:space="0" w:color="auto"/>
        <w:bottom w:val="none" w:sz="0" w:space="0" w:color="auto"/>
        <w:right w:val="none" w:sz="0" w:space="0" w:color="auto"/>
      </w:divBdr>
    </w:div>
    <w:div w:id="927927994">
      <w:bodyDiv w:val="1"/>
      <w:marLeft w:val="0"/>
      <w:marRight w:val="0"/>
      <w:marTop w:val="0"/>
      <w:marBottom w:val="0"/>
      <w:divBdr>
        <w:top w:val="none" w:sz="0" w:space="0" w:color="auto"/>
        <w:left w:val="none" w:sz="0" w:space="0" w:color="auto"/>
        <w:bottom w:val="none" w:sz="0" w:space="0" w:color="auto"/>
        <w:right w:val="none" w:sz="0" w:space="0" w:color="auto"/>
      </w:divBdr>
    </w:div>
    <w:div w:id="932128039">
      <w:bodyDiv w:val="1"/>
      <w:marLeft w:val="0"/>
      <w:marRight w:val="0"/>
      <w:marTop w:val="0"/>
      <w:marBottom w:val="0"/>
      <w:divBdr>
        <w:top w:val="none" w:sz="0" w:space="0" w:color="auto"/>
        <w:left w:val="none" w:sz="0" w:space="0" w:color="auto"/>
        <w:bottom w:val="none" w:sz="0" w:space="0" w:color="auto"/>
        <w:right w:val="none" w:sz="0" w:space="0" w:color="auto"/>
      </w:divBdr>
    </w:div>
    <w:div w:id="932470373">
      <w:bodyDiv w:val="1"/>
      <w:marLeft w:val="0"/>
      <w:marRight w:val="0"/>
      <w:marTop w:val="0"/>
      <w:marBottom w:val="0"/>
      <w:divBdr>
        <w:top w:val="none" w:sz="0" w:space="0" w:color="auto"/>
        <w:left w:val="none" w:sz="0" w:space="0" w:color="auto"/>
        <w:bottom w:val="none" w:sz="0" w:space="0" w:color="auto"/>
        <w:right w:val="none" w:sz="0" w:space="0" w:color="auto"/>
      </w:divBdr>
    </w:div>
    <w:div w:id="932930061">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4496500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48700943">
      <w:bodyDiv w:val="1"/>
      <w:marLeft w:val="0"/>
      <w:marRight w:val="0"/>
      <w:marTop w:val="0"/>
      <w:marBottom w:val="0"/>
      <w:divBdr>
        <w:top w:val="none" w:sz="0" w:space="0" w:color="auto"/>
        <w:left w:val="none" w:sz="0" w:space="0" w:color="auto"/>
        <w:bottom w:val="none" w:sz="0" w:space="0" w:color="auto"/>
        <w:right w:val="none" w:sz="0" w:space="0" w:color="auto"/>
      </w:divBdr>
    </w:div>
    <w:div w:id="96430749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405133">
      <w:bodyDiv w:val="1"/>
      <w:marLeft w:val="0"/>
      <w:marRight w:val="0"/>
      <w:marTop w:val="0"/>
      <w:marBottom w:val="0"/>
      <w:divBdr>
        <w:top w:val="none" w:sz="0" w:space="0" w:color="auto"/>
        <w:left w:val="none" w:sz="0" w:space="0" w:color="auto"/>
        <w:bottom w:val="none" w:sz="0" w:space="0" w:color="auto"/>
        <w:right w:val="none" w:sz="0" w:space="0" w:color="auto"/>
      </w:divBdr>
    </w:div>
    <w:div w:id="989478438">
      <w:bodyDiv w:val="1"/>
      <w:marLeft w:val="0"/>
      <w:marRight w:val="0"/>
      <w:marTop w:val="0"/>
      <w:marBottom w:val="0"/>
      <w:divBdr>
        <w:top w:val="none" w:sz="0" w:space="0" w:color="auto"/>
        <w:left w:val="none" w:sz="0" w:space="0" w:color="auto"/>
        <w:bottom w:val="none" w:sz="0" w:space="0" w:color="auto"/>
        <w:right w:val="none" w:sz="0" w:space="0" w:color="auto"/>
      </w:divBdr>
    </w:div>
    <w:div w:id="991107628">
      <w:bodyDiv w:val="1"/>
      <w:marLeft w:val="0"/>
      <w:marRight w:val="0"/>
      <w:marTop w:val="0"/>
      <w:marBottom w:val="0"/>
      <w:divBdr>
        <w:top w:val="none" w:sz="0" w:space="0" w:color="auto"/>
        <w:left w:val="none" w:sz="0" w:space="0" w:color="auto"/>
        <w:bottom w:val="none" w:sz="0" w:space="0" w:color="auto"/>
        <w:right w:val="none" w:sz="0" w:space="0" w:color="auto"/>
      </w:divBdr>
    </w:div>
    <w:div w:id="996230851">
      <w:bodyDiv w:val="1"/>
      <w:marLeft w:val="0"/>
      <w:marRight w:val="0"/>
      <w:marTop w:val="0"/>
      <w:marBottom w:val="0"/>
      <w:divBdr>
        <w:top w:val="none" w:sz="0" w:space="0" w:color="auto"/>
        <w:left w:val="none" w:sz="0" w:space="0" w:color="auto"/>
        <w:bottom w:val="none" w:sz="0" w:space="0" w:color="auto"/>
        <w:right w:val="none" w:sz="0" w:space="0" w:color="auto"/>
      </w:divBdr>
    </w:div>
    <w:div w:id="996883799">
      <w:bodyDiv w:val="1"/>
      <w:marLeft w:val="0"/>
      <w:marRight w:val="0"/>
      <w:marTop w:val="0"/>
      <w:marBottom w:val="0"/>
      <w:divBdr>
        <w:top w:val="none" w:sz="0" w:space="0" w:color="auto"/>
        <w:left w:val="none" w:sz="0" w:space="0" w:color="auto"/>
        <w:bottom w:val="none" w:sz="0" w:space="0" w:color="auto"/>
        <w:right w:val="none" w:sz="0" w:space="0" w:color="auto"/>
      </w:divBdr>
    </w:div>
    <w:div w:id="997077428">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6438776">
      <w:bodyDiv w:val="1"/>
      <w:marLeft w:val="0"/>
      <w:marRight w:val="0"/>
      <w:marTop w:val="0"/>
      <w:marBottom w:val="0"/>
      <w:divBdr>
        <w:top w:val="none" w:sz="0" w:space="0" w:color="auto"/>
        <w:left w:val="none" w:sz="0" w:space="0" w:color="auto"/>
        <w:bottom w:val="none" w:sz="0" w:space="0" w:color="auto"/>
        <w:right w:val="none" w:sz="0" w:space="0" w:color="auto"/>
      </w:divBdr>
    </w:div>
    <w:div w:id="1013068794">
      <w:bodyDiv w:val="1"/>
      <w:marLeft w:val="0"/>
      <w:marRight w:val="0"/>
      <w:marTop w:val="0"/>
      <w:marBottom w:val="0"/>
      <w:divBdr>
        <w:top w:val="none" w:sz="0" w:space="0" w:color="auto"/>
        <w:left w:val="none" w:sz="0" w:space="0" w:color="auto"/>
        <w:bottom w:val="none" w:sz="0" w:space="0" w:color="auto"/>
        <w:right w:val="none" w:sz="0" w:space="0" w:color="auto"/>
      </w:divBdr>
    </w:div>
    <w:div w:id="1016620041">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38554168">
      <w:bodyDiv w:val="1"/>
      <w:marLeft w:val="0"/>
      <w:marRight w:val="0"/>
      <w:marTop w:val="0"/>
      <w:marBottom w:val="0"/>
      <w:divBdr>
        <w:top w:val="none" w:sz="0" w:space="0" w:color="auto"/>
        <w:left w:val="none" w:sz="0" w:space="0" w:color="auto"/>
        <w:bottom w:val="none" w:sz="0" w:space="0" w:color="auto"/>
        <w:right w:val="none" w:sz="0" w:space="0" w:color="auto"/>
      </w:divBdr>
    </w:div>
    <w:div w:id="1039889370">
      <w:bodyDiv w:val="1"/>
      <w:marLeft w:val="0"/>
      <w:marRight w:val="0"/>
      <w:marTop w:val="0"/>
      <w:marBottom w:val="0"/>
      <w:divBdr>
        <w:top w:val="none" w:sz="0" w:space="0" w:color="auto"/>
        <w:left w:val="none" w:sz="0" w:space="0" w:color="auto"/>
        <w:bottom w:val="none" w:sz="0" w:space="0" w:color="auto"/>
        <w:right w:val="none" w:sz="0" w:space="0" w:color="auto"/>
      </w:divBdr>
    </w:div>
    <w:div w:id="1040863331">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3868324">
      <w:bodyDiv w:val="1"/>
      <w:marLeft w:val="0"/>
      <w:marRight w:val="0"/>
      <w:marTop w:val="0"/>
      <w:marBottom w:val="0"/>
      <w:divBdr>
        <w:top w:val="none" w:sz="0" w:space="0" w:color="auto"/>
        <w:left w:val="none" w:sz="0" w:space="0" w:color="auto"/>
        <w:bottom w:val="none" w:sz="0" w:space="0" w:color="auto"/>
        <w:right w:val="none" w:sz="0" w:space="0" w:color="auto"/>
      </w:divBdr>
    </w:div>
    <w:div w:id="1050613632">
      <w:bodyDiv w:val="1"/>
      <w:marLeft w:val="0"/>
      <w:marRight w:val="0"/>
      <w:marTop w:val="0"/>
      <w:marBottom w:val="0"/>
      <w:divBdr>
        <w:top w:val="none" w:sz="0" w:space="0" w:color="auto"/>
        <w:left w:val="none" w:sz="0" w:space="0" w:color="auto"/>
        <w:bottom w:val="none" w:sz="0" w:space="0" w:color="auto"/>
        <w:right w:val="none" w:sz="0" w:space="0" w:color="auto"/>
      </w:divBdr>
    </w:div>
    <w:div w:id="1052534914">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7501076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4940681">
      <w:bodyDiv w:val="1"/>
      <w:marLeft w:val="0"/>
      <w:marRight w:val="0"/>
      <w:marTop w:val="0"/>
      <w:marBottom w:val="0"/>
      <w:divBdr>
        <w:top w:val="none" w:sz="0" w:space="0" w:color="auto"/>
        <w:left w:val="none" w:sz="0" w:space="0" w:color="auto"/>
        <w:bottom w:val="none" w:sz="0" w:space="0" w:color="auto"/>
        <w:right w:val="none" w:sz="0" w:space="0" w:color="auto"/>
      </w:divBdr>
    </w:div>
    <w:div w:id="1098452610">
      <w:bodyDiv w:val="1"/>
      <w:marLeft w:val="0"/>
      <w:marRight w:val="0"/>
      <w:marTop w:val="0"/>
      <w:marBottom w:val="0"/>
      <w:divBdr>
        <w:top w:val="none" w:sz="0" w:space="0" w:color="auto"/>
        <w:left w:val="none" w:sz="0" w:space="0" w:color="auto"/>
        <w:bottom w:val="none" w:sz="0" w:space="0" w:color="auto"/>
        <w:right w:val="none" w:sz="0" w:space="0" w:color="auto"/>
      </w:divBdr>
    </w:div>
    <w:div w:id="1113668014">
      <w:bodyDiv w:val="1"/>
      <w:marLeft w:val="0"/>
      <w:marRight w:val="0"/>
      <w:marTop w:val="0"/>
      <w:marBottom w:val="0"/>
      <w:divBdr>
        <w:top w:val="none" w:sz="0" w:space="0" w:color="auto"/>
        <w:left w:val="none" w:sz="0" w:space="0" w:color="auto"/>
        <w:bottom w:val="none" w:sz="0" w:space="0" w:color="auto"/>
        <w:right w:val="none" w:sz="0" w:space="0" w:color="auto"/>
      </w:divBdr>
    </w:div>
    <w:div w:id="1117525636">
      <w:bodyDiv w:val="1"/>
      <w:marLeft w:val="0"/>
      <w:marRight w:val="0"/>
      <w:marTop w:val="0"/>
      <w:marBottom w:val="0"/>
      <w:divBdr>
        <w:top w:val="none" w:sz="0" w:space="0" w:color="auto"/>
        <w:left w:val="none" w:sz="0" w:space="0" w:color="auto"/>
        <w:bottom w:val="none" w:sz="0" w:space="0" w:color="auto"/>
        <w:right w:val="none" w:sz="0" w:space="0" w:color="auto"/>
      </w:divBdr>
    </w:div>
    <w:div w:id="1119298131">
      <w:bodyDiv w:val="1"/>
      <w:marLeft w:val="0"/>
      <w:marRight w:val="0"/>
      <w:marTop w:val="0"/>
      <w:marBottom w:val="0"/>
      <w:divBdr>
        <w:top w:val="none" w:sz="0" w:space="0" w:color="auto"/>
        <w:left w:val="none" w:sz="0" w:space="0" w:color="auto"/>
        <w:bottom w:val="none" w:sz="0" w:space="0" w:color="auto"/>
        <w:right w:val="none" w:sz="0" w:space="0" w:color="auto"/>
      </w:divBdr>
    </w:div>
    <w:div w:id="1119571731">
      <w:bodyDiv w:val="1"/>
      <w:marLeft w:val="0"/>
      <w:marRight w:val="0"/>
      <w:marTop w:val="0"/>
      <w:marBottom w:val="0"/>
      <w:divBdr>
        <w:top w:val="none" w:sz="0" w:space="0" w:color="auto"/>
        <w:left w:val="none" w:sz="0" w:space="0" w:color="auto"/>
        <w:bottom w:val="none" w:sz="0" w:space="0" w:color="auto"/>
        <w:right w:val="none" w:sz="0" w:space="0" w:color="auto"/>
      </w:divBdr>
    </w:div>
    <w:div w:id="1129084698">
      <w:bodyDiv w:val="1"/>
      <w:marLeft w:val="0"/>
      <w:marRight w:val="0"/>
      <w:marTop w:val="0"/>
      <w:marBottom w:val="0"/>
      <w:divBdr>
        <w:top w:val="none" w:sz="0" w:space="0" w:color="auto"/>
        <w:left w:val="none" w:sz="0" w:space="0" w:color="auto"/>
        <w:bottom w:val="none" w:sz="0" w:space="0" w:color="auto"/>
        <w:right w:val="none" w:sz="0" w:space="0" w:color="auto"/>
      </w:divBdr>
    </w:div>
    <w:div w:id="1129979375">
      <w:bodyDiv w:val="1"/>
      <w:marLeft w:val="0"/>
      <w:marRight w:val="0"/>
      <w:marTop w:val="0"/>
      <w:marBottom w:val="0"/>
      <w:divBdr>
        <w:top w:val="none" w:sz="0" w:space="0" w:color="auto"/>
        <w:left w:val="none" w:sz="0" w:space="0" w:color="auto"/>
        <w:bottom w:val="none" w:sz="0" w:space="0" w:color="auto"/>
        <w:right w:val="none" w:sz="0" w:space="0" w:color="auto"/>
      </w:divBdr>
      <w:divsChild>
        <w:div w:id="870387354">
          <w:marLeft w:val="0"/>
          <w:marRight w:val="0"/>
          <w:marTop w:val="0"/>
          <w:marBottom w:val="0"/>
          <w:divBdr>
            <w:top w:val="none" w:sz="0" w:space="0" w:color="auto"/>
            <w:left w:val="none" w:sz="0" w:space="0" w:color="auto"/>
            <w:bottom w:val="none" w:sz="0" w:space="0" w:color="auto"/>
            <w:right w:val="none" w:sz="0" w:space="0" w:color="auto"/>
          </w:divBdr>
          <w:divsChild>
            <w:div w:id="105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4949277">
      <w:bodyDiv w:val="1"/>
      <w:marLeft w:val="0"/>
      <w:marRight w:val="0"/>
      <w:marTop w:val="0"/>
      <w:marBottom w:val="0"/>
      <w:divBdr>
        <w:top w:val="none" w:sz="0" w:space="0" w:color="auto"/>
        <w:left w:val="none" w:sz="0" w:space="0" w:color="auto"/>
        <w:bottom w:val="none" w:sz="0" w:space="0" w:color="auto"/>
        <w:right w:val="none" w:sz="0" w:space="0" w:color="auto"/>
      </w:divBdr>
    </w:div>
    <w:div w:id="1156804893">
      <w:bodyDiv w:val="1"/>
      <w:marLeft w:val="0"/>
      <w:marRight w:val="0"/>
      <w:marTop w:val="0"/>
      <w:marBottom w:val="0"/>
      <w:divBdr>
        <w:top w:val="none" w:sz="0" w:space="0" w:color="auto"/>
        <w:left w:val="none" w:sz="0" w:space="0" w:color="auto"/>
        <w:bottom w:val="none" w:sz="0" w:space="0" w:color="auto"/>
        <w:right w:val="none" w:sz="0" w:space="0" w:color="auto"/>
      </w:divBdr>
    </w:div>
    <w:div w:id="1160581793">
      <w:bodyDiv w:val="1"/>
      <w:marLeft w:val="0"/>
      <w:marRight w:val="0"/>
      <w:marTop w:val="0"/>
      <w:marBottom w:val="0"/>
      <w:divBdr>
        <w:top w:val="none" w:sz="0" w:space="0" w:color="auto"/>
        <w:left w:val="none" w:sz="0" w:space="0" w:color="auto"/>
        <w:bottom w:val="none" w:sz="0" w:space="0" w:color="auto"/>
        <w:right w:val="none" w:sz="0" w:space="0" w:color="auto"/>
      </w:divBdr>
    </w:div>
    <w:div w:id="1163735977">
      <w:bodyDiv w:val="1"/>
      <w:marLeft w:val="0"/>
      <w:marRight w:val="0"/>
      <w:marTop w:val="0"/>
      <w:marBottom w:val="0"/>
      <w:divBdr>
        <w:top w:val="none" w:sz="0" w:space="0" w:color="auto"/>
        <w:left w:val="none" w:sz="0" w:space="0" w:color="auto"/>
        <w:bottom w:val="none" w:sz="0" w:space="0" w:color="auto"/>
        <w:right w:val="none" w:sz="0" w:space="0" w:color="auto"/>
      </w:divBdr>
    </w:div>
    <w:div w:id="1166017633">
      <w:bodyDiv w:val="1"/>
      <w:marLeft w:val="0"/>
      <w:marRight w:val="0"/>
      <w:marTop w:val="0"/>
      <w:marBottom w:val="0"/>
      <w:divBdr>
        <w:top w:val="none" w:sz="0" w:space="0" w:color="auto"/>
        <w:left w:val="none" w:sz="0" w:space="0" w:color="auto"/>
        <w:bottom w:val="none" w:sz="0" w:space="0" w:color="auto"/>
        <w:right w:val="none" w:sz="0" w:space="0" w:color="auto"/>
      </w:divBdr>
    </w:div>
    <w:div w:id="1172716035">
      <w:bodyDiv w:val="1"/>
      <w:marLeft w:val="0"/>
      <w:marRight w:val="0"/>
      <w:marTop w:val="0"/>
      <w:marBottom w:val="0"/>
      <w:divBdr>
        <w:top w:val="none" w:sz="0" w:space="0" w:color="auto"/>
        <w:left w:val="none" w:sz="0" w:space="0" w:color="auto"/>
        <w:bottom w:val="none" w:sz="0" w:space="0" w:color="auto"/>
        <w:right w:val="none" w:sz="0" w:space="0" w:color="auto"/>
      </w:divBdr>
    </w:div>
    <w:div w:id="1173228548">
      <w:bodyDiv w:val="1"/>
      <w:marLeft w:val="0"/>
      <w:marRight w:val="0"/>
      <w:marTop w:val="0"/>
      <w:marBottom w:val="0"/>
      <w:divBdr>
        <w:top w:val="none" w:sz="0" w:space="0" w:color="auto"/>
        <w:left w:val="none" w:sz="0" w:space="0" w:color="auto"/>
        <w:bottom w:val="none" w:sz="0" w:space="0" w:color="auto"/>
        <w:right w:val="none" w:sz="0" w:space="0" w:color="auto"/>
      </w:divBdr>
    </w:div>
    <w:div w:id="1174416384">
      <w:bodyDiv w:val="1"/>
      <w:marLeft w:val="0"/>
      <w:marRight w:val="0"/>
      <w:marTop w:val="0"/>
      <w:marBottom w:val="0"/>
      <w:divBdr>
        <w:top w:val="none" w:sz="0" w:space="0" w:color="auto"/>
        <w:left w:val="none" w:sz="0" w:space="0" w:color="auto"/>
        <w:bottom w:val="none" w:sz="0" w:space="0" w:color="auto"/>
        <w:right w:val="none" w:sz="0" w:space="0" w:color="auto"/>
      </w:divBdr>
    </w:div>
    <w:div w:id="1174757260">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549313">
      <w:bodyDiv w:val="1"/>
      <w:marLeft w:val="0"/>
      <w:marRight w:val="0"/>
      <w:marTop w:val="0"/>
      <w:marBottom w:val="0"/>
      <w:divBdr>
        <w:top w:val="none" w:sz="0" w:space="0" w:color="auto"/>
        <w:left w:val="none" w:sz="0" w:space="0" w:color="auto"/>
        <w:bottom w:val="none" w:sz="0" w:space="0" w:color="auto"/>
        <w:right w:val="none" w:sz="0" w:space="0" w:color="auto"/>
      </w:divBdr>
    </w:div>
    <w:div w:id="1188521036">
      <w:bodyDiv w:val="1"/>
      <w:marLeft w:val="0"/>
      <w:marRight w:val="0"/>
      <w:marTop w:val="0"/>
      <w:marBottom w:val="0"/>
      <w:divBdr>
        <w:top w:val="none" w:sz="0" w:space="0" w:color="auto"/>
        <w:left w:val="none" w:sz="0" w:space="0" w:color="auto"/>
        <w:bottom w:val="none" w:sz="0" w:space="0" w:color="auto"/>
        <w:right w:val="none" w:sz="0" w:space="0" w:color="auto"/>
      </w:divBdr>
    </w:div>
    <w:div w:id="1190340323">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159790">
      <w:bodyDiv w:val="1"/>
      <w:marLeft w:val="0"/>
      <w:marRight w:val="0"/>
      <w:marTop w:val="0"/>
      <w:marBottom w:val="0"/>
      <w:divBdr>
        <w:top w:val="none" w:sz="0" w:space="0" w:color="auto"/>
        <w:left w:val="none" w:sz="0" w:space="0" w:color="auto"/>
        <w:bottom w:val="none" w:sz="0" w:space="0" w:color="auto"/>
        <w:right w:val="none" w:sz="0" w:space="0" w:color="auto"/>
      </w:divBdr>
    </w:div>
    <w:div w:id="1202740903">
      <w:bodyDiv w:val="1"/>
      <w:marLeft w:val="0"/>
      <w:marRight w:val="0"/>
      <w:marTop w:val="0"/>
      <w:marBottom w:val="0"/>
      <w:divBdr>
        <w:top w:val="none" w:sz="0" w:space="0" w:color="auto"/>
        <w:left w:val="none" w:sz="0" w:space="0" w:color="auto"/>
        <w:bottom w:val="none" w:sz="0" w:space="0" w:color="auto"/>
        <w:right w:val="none" w:sz="0" w:space="0" w:color="auto"/>
      </w:divBdr>
    </w:div>
    <w:div w:id="1207451772">
      <w:bodyDiv w:val="1"/>
      <w:marLeft w:val="0"/>
      <w:marRight w:val="0"/>
      <w:marTop w:val="0"/>
      <w:marBottom w:val="0"/>
      <w:divBdr>
        <w:top w:val="none" w:sz="0" w:space="0" w:color="auto"/>
        <w:left w:val="none" w:sz="0" w:space="0" w:color="auto"/>
        <w:bottom w:val="none" w:sz="0" w:space="0" w:color="auto"/>
        <w:right w:val="none" w:sz="0" w:space="0" w:color="auto"/>
      </w:divBdr>
    </w:div>
    <w:div w:id="1208494342">
      <w:bodyDiv w:val="1"/>
      <w:marLeft w:val="0"/>
      <w:marRight w:val="0"/>
      <w:marTop w:val="0"/>
      <w:marBottom w:val="0"/>
      <w:divBdr>
        <w:top w:val="none" w:sz="0" w:space="0" w:color="auto"/>
        <w:left w:val="none" w:sz="0" w:space="0" w:color="auto"/>
        <w:bottom w:val="none" w:sz="0" w:space="0" w:color="auto"/>
        <w:right w:val="none" w:sz="0" w:space="0" w:color="auto"/>
      </w:divBdr>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21941130">
      <w:bodyDiv w:val="1"/>
      <w:marLeft w:val="0"/>
      <w:marRight w:val="0"/>
      <w:marTop w:val="0"/>
      <w:marBottom w:val="0"/>
      <w:divBdr>
        <w:top w:val="none" w:sz="0" w:space="0" w:color="auto"/>
        <w:left w:val="none" w:sz="0" w:space="0" w:color="auto"/>
        <w:bottom w:val="none" w:sz="0" w:space="0" w:color="auto"/>
        <w:right w:val="none" w:sz="0" w:space="0" w:color="auto"/>
      </w:divBdr>
    </w:div>
    <w:div w:id="1234856197">
      <w:bodyDiv w:val="1"/>
      <w:marLeft w:val="0"/>
      <w:marRight w:val="0"/>
      <w:marTop w:val="0"/>
      <w:marBottom w:val="0"/>
      <w:divBdr>
        <w:top w:val="none" w:sz="0" w:space="0" w:color="auto"/>
        <w:left w:val="none" w:sz="0" w:space="0" w:color="auto"/>
        <w:bottom w:val="none" w:sz="0" w:space="0" w:color="auto"/>
        <w:right w:val="none" w:sz="0" w:space="0" w:color="auto"/>
      </w:divBdr>
    </w:div>
    <w:div w:id="1252658816">
      <w:bodyDiv w:val="1"/>
      <w:marLeft w:val="0"/>
      <w:marRight w:val="0"/>
      <w:marTop w:val="0"/>
      <w:marBottom w:val="0"/>
      <w:divBdr>
        <w:top w:val="none" w:sz="0" w:space="0" w:color="auto"/>
        <w:left w:val="none" w:sz="0" w:space="0" w:color="auto"/>
        <w:bottom w:val="none" w:sz="0" w:space="0" w:color="auto"/>
        <w:right w:val="none" w:sz="0" w:space="0" w:color="auto"/>
      </w:divBdr>
    </w:div>
    <w:div w:id="1256286579">
      <w:bodyDiv w:val="1"/>
      <w:marLeft w:val="0"/>
      <w:marRight w:val="0"/>
      <w:marTop w:val="0"/>
      <w:marBottom w:val="0"/>
      <w:divBdr>
        <w:top w:val="none" w:sz="0" w:space="0" w:color="auto"/>
        <w:left w:val="none" w:sz="0" w:space="0" w:color="auto"/>
        <w:bottom w:val="none" w:sz="0" w:space="0" w:color="auto"/>
        <w:right w:val="none" w:sz="0" w:space="0" w:color="auto"/>
      </w:divBdr>
    </w:div>
    <w:div w:id="1259370553">
      <w:bodyDiv w:val="1"/>
      <w:marLeft w:val="0"/>
      <w:marRight w:val="0"/>
      <w:marTop w:val="0"/>
      <w:marBottom w:val="0"/>
      <w:divBdr>
        <w:top w:val="none" w:sz="0" w:space="0" w:color="auto"/>
        <w:left w:val="none" w:sz="0" w:space="0" w:color="auto"/>
        <w:bottom w:val="none" w:sz="0" w:space="0" w:color="auto"/>
        <w:right w:val="none" w:sz="0" w:space="0" w:color="auto"/>
      </w:divBdr>
    </w:div>
    <w:div w:id="1260915607">
      <w:bodyDiv w:val="1"/>
      <w:marLeft w:val="0"/>
      <w:marRight w:val="0"/>
      <w:marTop w:val="0"/>
      <w:marBottom w:val="0"/>
      <w:divBdr>
        <w:top w:val="none" w:sz="0" w:space="0" w:color="auto"/>
        <w:left w:val="none" w:sz="0" w:space="0" w:color="auto"/>
        <w:bottom w:val="none" w:sz="0" w:space="0" w:color="auto"/>
        <w:right w:val="none" w:sz="0" w:space="0" w:color="auto"/>
      </w:divBdr>
    </w:div>
    <w:div w:id="1262639582">
      <w:bodyDiv w:val="1"/>
      <w:marLeft w:val="0"/>
      <w:marRight w:val="0"/>
      <w:marTop w:val="0"/>
      <w:marBottom w:val="0"/>
      <w:divBdr>
        <w:top w:val="none" w:sz="0" w:space="0" w:color="auto"/>
        <w:left w:val="none" w:sz="0" w:space="0" w:color="auto"/>
        <w:bottom w:val="none" w:sz="0" w:space="0" w:color="auto"/>
        <w:right w:val="none" w:sz="0" w:space="0" w:color="auto"/>
      </w:divBdr>
    </w:div>
    <w:div w:id="1265767281">
      <w:bodyDiv w:val="1"/>
      <w:marLeft w:val="0"/>
      <w:marRight w:val="0"/>
      <w:marTop w:val="0"/>
      <w:marBottom w:val="0"/>
      <w:divBdr>
        <w:top w:val="none" w:sz="0" w:space="0" w:color="auto"/>
        <w:left w:val="none" w:sz="0" w:space="0" w:color="auto"/>
        <w:bottom w:val="none" w:sz="0" w:space="0" w:color="auto"/>
        <w:right w:val="none" w:sz="0" w:space="0" w:color="auto"/>
      </w:divBdr>
    </w:div>
    <w:div w:id="1267149965">
      <w:bodyDiv w:val="1"/>
      <w:marLeft w:val="0"/>
      <w:marRight w:val="0"/>
      <w:marTop w:val="0"/>
      <w:marBottom w:val="0"/>
      <w:divBdr>
        <w:top w:val="none" w:sz="0" w:space="0" w:color="auto"/>
        <w:left w:val="none" w:sz="0" w:space="0" w:color="auto"/>
        <w:bottom w:val="none" w:sz="0" w:space="0" w:color="auto"/>
        <w:right w:val="none" w:sz="0" w:space="0" w:color="auto"/>
      </w:divBdr>
    </w:div>
    <w:div w:id="1280408569">
      <w:bodyDiv w:val="1"/>
      <w:marLeft w:val="0"/>
      <w:marRight w:val="0"/>
      <w:marTop w:val="0"/>
      <w:marBottom w:val="0"/>
      <w:divBdr>
        <w:top w:val="none" w:sz="0" w:space="0" w:color="auto"/>
        <w:left w:val="none" w:sz="0" w:space="0" w:color="auto"/>
        <w:bottom w:val="none" w:sz="0" w:space="0" w:color="auto"/>
        <w:right w:val="none" w:sz="0" w:space="0" w:color="auto"/>
      </w:divBdr>
    </w:div>
    <w:div w:id="1289043316">
      <w:bodyDiv w:val="1"/>
      <w:marLeft w:val="0"/>
      <w:marRight w:val="0"/>
      <w:marTop w:val="0"/>
      <w:marBottom w:val="0"/>
      <w:divBdr>
        <w:top w:val="none" w:sz="0" w:space="0" w:color="auto"/>
        <w:left w:val="none" w:sz="0" w:space="0" w:color="auto"/>
        <w:bottom w:val="none" w:sz="0" w:space="0" w:color="auto"/>
        <w:right w:val="none" w:sz="0" w:space="0" w:color="auto"/>
      </w:divBdr>
    </w:div>
    <w:div w:id="1289319938">
      <w:bodyDiv w:val="1"/>
      <w:marLeft w:val="0"/>
      <w:marRight w:val="0"/>
      <w:marTop w:val="0"/>
      <w:marBottom w:val="0"/>
      <w:divBdr>
        <w:top w:val="none" w:sz="0" w:space="0" w:color="auto"/>
        <w:left w:val="none" w:sz="0" w:space="0" w:color="auto"/>
        <w:bottom w:val="none" w:sz="0" w:space="0" w:color="auto"/>
        <w:right w:val="none" w:sz="0" w:space="0" w:color="auto"/>
      </w:divBdr>
    </w:div>
    <w:div w:id="1291089959">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295672177">
      <w:bodyDiv w:val="1"/>
      <w:marLeft w:val="0"/>
      <w:marRight w:val="0"/>
      <w:marTop w:val="0"/>
      <w:marBottom w:val="0"/>
      <w:divBdr>
        <w:top w:val="none" w:sz="0" w:space="0" w:color="auto"/>
        <w:left w:val="none" w:sz="0" w:space="0" w:color="auto"/>
        <w:bottom w:val="none" w:sz="0" w:space="0" w:color="auto"/>
        <w:right w:val="none" w:sz="0" w:space="0" w:color="auto"/>
      </w:divBdr>
    </w:div>
    <w:div w:id="1295791574">
      <w:bodyDiv w:val="1"/>
      <w:marLeft w:val="0"/>
      <w:marRight w:val="0"/>
      <w:marTop w:val="0"/>
      <w:marBottom w:val="0"/>
      <w:divBdr>
        <w:top w:val="none" w:sz="0" w:space="0" w:color="auto"/>
        <w:left w:val="none" w:sz="0" w:space="0" w:color="auto"/>
        <w:bottom w:val="none" w:sz="0" w:space="0" w:color="auto"/>
        <w:right w:val="none" w:sz="0" w:space="0" w:color="auto"/>
      </w:divBdr>
    </w:div>
    <w:div w:id="1301224330">
      <w:bodyDiv w:val="1"/>
      <w:marLeft w:val="0"/>
      <w:marRight w:val="0"/>
      <w:marTop w:val="0"/>
      <w:marBottom w:val="0"/>
      <w:divBdr>
        <w:top w:val="none" w:sz="0" w:space="0" w:color="auto"/>
        <w:left w:val="none" w:sz="0" w:space="0" w:color="auto"/>
        <w:bottom w:val="none" w:sz="0" w:space="0" w:color="auto"/>
        <w:right w:val="none" w:sz="0" w:space="0" w:color="auto"/>
      </w:divBdr>
    </w:div>
    <w:div w:id="1304041998">
      <w:bodyDiv w:val="1"/>
      <w:marLeft w:val="0"/>
      <w:marRight w:val="0"/>
      <w:marTop w:val="0"/>
      <w:marBottom w:val="0"/>
      <w:divBdr>
        <w:top w:val="none" w:sz="0" w:space="0" w:color="auto"/>
        <w:left w:val="none" w:sz="0" w:space="0" w:color="auto"/>
        <w:bottom w:val="none" w:sz="0" w:space="0" w:color="auto"/>
        <w:right w:val="none" w:sz="0" w:space="0" w:color="auto"/>
      </w:divBdr>
    </w:div>
    <w:div w:id="1305624117">
      <w:bodyDiv w:val="1"/>
      <w:marLeft w:val="0"/>
      <w:marRight w:val="0"/>
      <w:marTop w:val="0"/>
      <w:marBottom w:val="0"/>
      <w:divBdr>
        <w:top w:val="none" w:sz="0" w:space="0" w:color="auto"/>
        <w:left w:val="none" w:sz="0" w:space="0" w:color="auto"/>
        <w:bottom w:val="none" w:sz="0" w:space="0" w:color="auto"/>
        <w:right w:val="none" w:sz="0" w:space="0" w:color="auto"/>
      </w:divBdr>
    </w:div>
    <w:div w:id="1313410672">
      <w:bodyDiv w:val="1"/>
      <w:marLeft w:val="0"/>
      <w:marRight w:val="0"/>
      <w:marTop w:val="0"/>
      <w:marBottom w:val="0"/>
      <w:divBdr>
        <w:top w:val="none" w:sz="0" w:space="0" w:color="auto"/>
        <w:left w:val="none" w:sz="0" w:space="0" w:color="auto"/>
        <w:bottom w:val="none" w:sz="0" w:space="0" w:color="auto"/>
        <w:right w:val="none" w:sz="0" w:space="0" w:color="auto"/>
      </w:divBdr>
    </w:div>
    <w:div w:id="1314406646">
      <w:bodyDiv w:val="1"/>
      <w:marLeft w:val="0"/>
      <w:marRight w:val="0"/>
      <w:marTop w:val="0"/>
      <w:marBottom w:val="0"/>
      <w:divBdr>
        <w:top w:val="none" w:sz="0" w:space="0" w:color="auto"/>
        <w:left w:val="none" w:sz="0" w:space="0" w:color="auto"/>
        <w:bottom w:val="none" w:sz="0" w:space="0" w:color="auto"/>
        <w:right w:val="none" w:sz="0" w:space="0" w:color="auto"/>
      </w:divBdr>
    </w:div>
    <w:div w:id="1314607229">
      <w:bodyDiv w:val="1"/>
      <w:marLeft w:val="0"/>
      <w:marRight w:val="0"/>
      <w:marTop w:val="0"/>
      <w:marBottom w:val="0"/>
      <w:divBdr>
        <w:top w:val="none" w:sz="0" w:space="0" w:color="auto"/>
        <w:left w:val="none" w:sz="0" w:space="0" w:color="auto"/>
        <w:bottom w:val="none" w:sz="0" w:space="0" w:color="auto"/>
        <w:right w:val="none" w:sz="0" w:space="0" w:color="auto"/>
      </w:divBdr>
    </w:div>
    <w:div w:id="1315648856">
      <w:bodyDiv w:val="1"/>
      <w:marLeft w:val="0"/>
      <w:marRight w:val="0"/>
      <w:marTop w:val="0"/>
      <w:marBottom w:val="0"/>
      <w:divBdr>
        <w:top w:val="none" w:sz="0" w:space="0" w:color="auto"/>
        <w:left w:val="none" w:sz="0" w:space="0" w:color="auto"/>
        <w:bottom w:val="none" w:sz="0" w:space="0" w:color="auto"/>
        <w:right w:val="none" w:sz="0" w:space="0" w:color="auto"/>
      </w:divBdr>
    </w:div>
    <w:div w:id="1323435406">
      <w:bodyDiv w:val="1"/>
      <w:marLeft w:val="0"/>
      <w:marRight w:val="0"/>
      <w:marTop w:val="0"/>
      <w:marBottom w:val="0"/>
      <w:divBdr>
        <w:top w:val="none" w:sz="0" w:space="0" w:color="auto"/>
        <w:left w:val="none" w:sz="0" w:space="0" w:color="auto"/>
        <w:bottom w:val="none" w:sz="0" w:space="0" w:color="auto"/>
        <w:right w:val="none" w:sz="0" w:space="0" w:color="auto"/>
      </w:divBdr>
    </w:div>
    <w:div w:id="1326545678">
      <w:bodyDiv w:val="1"/>
      <w:marLeft w:val="0"/>
      <w:marRight w:val="0"/>
      <w:marTop w:val="0"/>
      <w:marBottom w:val="0"/>
      <w:divBdr>
        <w:top w:val="none" w:sz="0" w:space="0" w:color="auto"/>
        <w:left w:val="none" w:sz="0" w:space="0" w:color="auto"/>
        <w:bottom w:val="none" w:sz="0" w:space="0" w:color="auto"/>
        <w:right w:val="none" w:sz="0" w:space="0" w:color="auto"/>
      </w:divBdr>
    </w:div>
    <w:div w:id="1329939493">
      <w:bodyDiv w:val="1"/>
      <w:marLeft w:val="0"/>
      <w:marRight w:val="0"/>
      <w:marTop w:val="0"/>
      <w:marBottom w:val="0"/>
      <w:divBdr>
        <w:top w:val="none" w:sz="0" w:space="0" w:color="auto"/>
        <w:left w:val="none" w:sz="0" w:space="0" w:color="auto"/>
        <w:bottom w:val="none" w:sz="0" w:space="0" w:color="auto"/>
        <w:right w:val="none" w:sz="0" w:space="0" w:color="auto"/>
      </w:divBdr>
    </w:div>
    <w:div w:id="1344361387">
      <w:bodyDiv w:val="1"/>
      <w:marLeft w:val="0"/>
      <w:marRight w:val="0"/>
      <w:marTop w:val="0"/>
      <w:marBottom w:val="0"/>
      <w:divBdr>
        <w:top w:val="none" w:sz="0" w:space="0" w:color="auto"/>
        <w:left w:val="none" w:sz="0" w:space="0" w:color="auto"/>
        <w:bottom w:val="none" w:sz="0" w:space="0" w:color="auto"/>
        <w:right w:val="none" w:sz="0" w:space="0" w:color="auto"/>
      </w:divBdr>
    </w:div>
    <w:div w:id="1344749139">
      <w:bodyDiv w:val="1"/>
      <w:marLeft w:val="0"/>
      <w:marRight w:val="0"/>
      <w:marTop w:val="0"/>
      <w:marBottom w:val="0"/>
      <w:divBdr>
        <w:top w:val="none" w:sz="0" w:space="0" w:color="auto"/>
        <w:left w:val="none" w:sz="0" w:space="0" w:color="auto"/>
        <w:bottom w:val="none" w:sz="0" w:space="0" w:color="auto"/>
        <w:right w:val="none" w:sz="0" w:space="0" w:color="auto"/>
      </w:divBdr>
    </w:div>
    <w:div w:id="1349021459">
      <w:bodyDiv w:val="1"/>
      <w:marLeft w:val="0"/>
      <w:marRight w:val="0"/>
      <w:marTop w:val="0"/>
      <w:marBottom w:val="0"/>
      <w:divBdr>
        <w:top w:val="none" w:sz="0" w:space="0" w:color="auto"/>
        <w:left w:val="none" w:sz="0" w:space="0" w:color="auto"/>
        <w:bottom w:val="none" w:sz="0" w:space="0" w:color="auto"/>
        <w:right w:val="none" w:sz="0" w:space="0" w:color="auto"/>
      </w:divBdr>
    </w:div>
    <w:div w:id="1351033823">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3150470">
      <w:bodyDiv w:val="1"/>
      <w:marLeft w:val="0"/>
      <w:marRight w:val="0"/>
      <w:marTop w:val="0"/>
      <w:marBottom w:val="0"/>
      <w:divBdr>
        <w:top w:val="none" w:sz="0" w:space="0" w:color="auto"/>
        <w:left w:val="none" w:sz="0" w:space="0" w:color="auto"/>
        <w:bottom w:val="none" w:sz="0" w:space="0" w:color="auto"/>
        <w:right w:val="none" w:sz="0" w:space="0" w:color="auto"/>
      </w:divBdr>
    </w:div>
    <w:div w:id="1355841032">
      <w:bodyDiv w:val="1"/>
      <w:marLeft w:val="0"/>
      <w:marRight w:val="0"/>
      <w:marTop w:val="0"/>
      <w:marBottom w:val="0"/>
      <w:divBdr>
        <w:top w:val="none" w:sz="0" w:space="0" w:color="auto"/>
        <w:left w:val="none" w:sz="0" w:space="0" w:color="auto"/>
        <w:bottom w:val="none" w:sz="0" w:space="0" w:color="auto"/>
        <w:right w:val="none" w:sz="0" w:space="0" w:color="auto"/>
      </w:divBdr>
    </w:div>
    <w:div w:id="1357074521">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5180728">
      <w:bodyDiv w:val="1"/>
      <w:marLeft w:val="0"/>
      <w:marRight w:val="0"/>
      <w:marTop w:val="0"/>
      <w:marBottom w:val="0"/>
      <w:divBdr>
        <w:top w:val="none" w:sz="0" w:space="0" w:color="auto"/>
        <w:left w:val="none" w:sz="0" w:space="0" w:color="auto"/>
        <w:bottom w:val="none" w:sz="0" w:space="0" w:color="auto"/>
        <w:right w:val="none" w:sz="0" w:space="0" w:color="auto"/>
      </w:divBdr>
    </w:div>
    <w:div w:id="1385984566">
      <w:bodyDiv w:val="1"/>
      <w:marLeft w:val="0"/>
      <w:marRight w:val="0"/>
      <w:marTop w:val="0"/>
      <w:marBottom w:val="0"/>
      <w:divBdr>
        <w:top w:val="none" w:sz="0" w:space="0" w:color="auto"/>
        <w:left w:val="none" w:sz="0" w:space="0" w:color="auto"/>
        <w:bottom w:val="none" w:sz="0" w:space="0" w:color="auto"/>
        <w:right w:val="none" w:sz="0" w:space="0" w:color="auto"/>
      </w:divBdr>
      <w:divsChild>
        <w:div w:id="536820435">
          <w:marLeft w:val="0"/>
          <w:marRight w:val="0"/>
          <w:marTop w:val="0"/>
          <w:marBottom w:val="0"/>
          <w:divBdr>
            <w:top w:val="none" w:sz="0" w:space="0" w:color="auto"/>
            <w:left w:val="none" w:sz="0" w:space="0" w:color="auto"/>
            <w:bottom w:val="none" w:sz="0" w:space="0" w:color="auto"/>
            <w:right w:val="none" w:sz="0" w:space="0" w:color="auto"/>
          </w:divBdr>
          <w:divsChild>
            <w:div w:id="1317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636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0151356">
      <w:bodyDiv w:val="1"/>
      <w:marLeft w:val="0"/>
      <w:marRight w:val="0"/>
      <w:marTop w:val="0"/>
      <w:marBottom w:val="0"/>
      <w:divBdr>
        <w:top w:val="none" w:sz="0" w:space="0" w:color="auto"/>
        <w:left w:val="none" w:sz="0" w:space="0" w:color="auto"/>
        <w:bottom w:val="none" w:sz="0" w:space="0" w:color="auto"/>
        <w:right w:val="none" w:sz="0" w:space="0" w:color="auto"/>
      </w:divBdr>
    </w:div>
    <w:div w:id="1420062254">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5635698">
      <w:bodyDiv w:val="1"/>
      <w:marLeft w:val="0"/>
      <w:marRight w:val="0"/>
      <w:marTop w:val="0"/>
      <w:marBottom w:val="0"/>
      <w:divBdr>
        <w:top w:val="none" w:sz="0" w:space="0" w:color="auto"/>
        <w:left w:val="none" w:sz="0" w:space="0" w:color="auto"/>
        <w:bottom w:val="none" w:sz="0" w:space="0" w:color="auto"/>
        <w:right w:val="none" w:sz="0" w:space="0" w:color="auto"/>
      </w:divBdr>
    </w:div>
    <w:div w:id="1437477398">
      <w:bodyDiv w:val="1"/>
      <w:marLeft w:val="0"/>
      <w:marRight w:val="0"/>
      <w:marTop w:val="0"/>
      <w:marBottom w:val="0"/>
      <w:divBdr>
        <w:top w:val="none" w:sz="0" w:space="0" w:color="auto"/>
        <w:left w:val="none" w:sz="0" w:space="0" w:color="auto"/>
        <w:bottom w:val="none" w:sz="0" w:space="0" w:color="auto"/>
        <w:right w:val="none" w:sz="0" w:space="0" w:color="auto"/>
      </w:divBdr>
    </w:div>
    <w:div w:id="1465464951">
      <w:bodyDiv w:val="1"/>
      <w:marLeft w:val="0"/>
      <w:marRight w:val="0"/>
      <w:marTop w:val="0"/>
      <w:marBottom w:val="0"/>
      <w:divBdr>
        <w:top w:val="none" w:sz="0" w:space="0" w:color="auto"/>
        <w:left w:val="none" w:sz="0" w:space="0" w:color="auto"/>
        <w:bottom w:val="none" w:sz="0" w:space="0" w:color="auto"/>
        <w:right w:val="none" w:sz="0" w:space="0" w:color="auto"/>
      </w:divBdr>
    </w:div>
    <w:div w:id="1466047270">
      <w:bodyDiv w:val="1"/>
      <w:marLeft w:val="0"/>
      <w:marRight w:val="0"/>
      <w:marTop w:val="0"/>
      <w:marBottom w:val="0"/>
      <w:divBdr>
        <w:top w:val="none" w:sz="0" w:space="0" w:color="auto"/>
        <w:left w:val="none" w:sz="0" w:space="0" w:color="auto"/>
        <w:bottom w:val="none" w:sz="0" w:space="0" w:color="auto"/>
        <w:right w:val="none" w:sz="0" w:space="0" w:color="auto"/>
      </w:divBdr>
    </w:div>
    <w:div w:id="1470396383">
      <w:bodyDiv w:val="1"/>
      <w:marLeft w:val="0"/>
      <w:marRight w:val="0"/>
      <w:marTop w:val="0"/>
      <w:marBottom w:val="0"/>
      <w:divBdr>
        <w:top w:val="none" w:sz="0" w:space="0" w:color="auto"/>
        <w:left w:val="none" w:sz="0" w:space="0" w:color="auto"/>
        <w:bottom w:val="none" w:sz="0" w:space="0" w:color="auto"/>
        <w:right w:val="none" w:sz="0" w:space="0" w:color="auto"/>
      </w:divBdr>
    </w:div>
    <w:div w:id="1476099454">
      <w:bodyDiv w:val="1"/>
      <w:marLeft w:val="0"/>
      <w:marRight w:val="0"/>
      <w:marTop w:val="0"/>
      <w:marBottom w:val="0"/>
      <w:divBdr>
        <w:top w:val="none" w:sz="0" w:space="0" w:color="auto"/>
        <w:left w:val="none" w:sz="0" w:space="0" w:color="auto"/>
        <w:bottom w:val="none" w:sz="0" w:space="0" w:color="auto"/>
        <w:right w:val="none" w:sz="0" w:space="0" w:color="auto"/>
      </w:divBdr>
    </w:div>
    <w:div w:id="1477068955">
      <w:bodyDiv w:val="1"/>
      <w:marLeft w:val="0"/>
      <w:marRight w:val="0"/>
      <w:marTop w:val="0"/>
      <w:marBottom w:val="0"/>
      <w:divBdr>
        <w:top w:val="none" w:sz="0" w:space="0" w:color="auto"/>
        <w:left w:val="none" w:sz="0" w:space="0" w:color="auto"/>
        <w:bottom w:val="none" w:sz="0" w:space="0" w:color="auto"/>
        <w:right w:val="none" w:sz="0" w:space="0" w:color="auto"/>
      </w:divBdr>
    </w:div>
    <w:div w:id="1479685101">
      <w:bodyDiv w:val="1"/>
      <w:marLeft w:val="0"/>
      <w:marRight w:val="0"/>
      <w:marTop w:val="0"/>
      <w:marBottom w:val="0"/>
      <w:divBdr>
        <w:top w:val="none" w:sz="0" w:space="0" w:color="auto"/>
        <w:left w:val="none" w:sz="0" w:space="0" w:color="auto"/>
        <w:bottom w:val="none" w:sz="0" w:space="0" w:color="auto"/>
        <w:right w:val="none" w:sz="0" w:space="0" w:color="auto"/>
      </w:divBdr>
    </w:div>
    <w:div w:id="1485660882">
      <w:bodyDiv w:val="1"/>
      <w:marLeft w:val="0"/>
      <w:marRight w:val="0"/>
      <w:marTop w:val="0"/>
      <w:marBottom w:val="0"/>
      <w:divBdr>
        <w:top w:val="none" w:sz="0" w:space="0" w:color="auto"/>
        <w:left w:val="none" w:sz="0" w:space="0" w:color="auto"/>
        <w:bottom w:val="none" w:sz="0" w:space="0" w:color="auto"/>
        <w:right w:val="none" w:sz="0" w:space="0" w:color="auto"/>
      </w:divBdr>
    </w:div>
    <w:div w:id="1492913566">
      <w:bodyDiv w:val="1"/>
      <w:marLeft w:val="0"/>
      <w:marRight w:val="0"/>
      <w:marTop w:val="0"/>
      <w:marBottom w:val="0"/>
      <w:divBdr>
        <w:top w:val="none" w:sz="0" w:space="0" w:color="auto"/>
        <w:left w:val="none" w:sz="0" w:space="0" w:color="auto"/>
        <w:bottom w:val="none" w:sz="0" w:space="0" w:color="auto"/>
        <w:right w:val="none" w:sz="0" w:space="0" w:color="auto"/>
      </w:divBdr>
    </w:div>
    <w:div w:id="1494562112">
      <w:bodyDiv w:val="1"/>
      <w:marLeft w:val="0"/>
      <w:marRight w:val="0"/>
      <w:marTop w:val="0"/>
      <w:marBottom w:val="0"/>
      <w:divBdr>
        <w:top w:val="none" w:sz="0" w:space="0" w:color="auto"/>
        <w:left w:val="none" w:sz="0" w:space="0" w:color="auto"/>
        <w:bottom w:val="none" w:sz="0" w:space="0" w:color="auto"/>
        <w:right w:val="none" w:sz="0" w:space="0" w:color="auto"/>
      </w:divBdr>
      <w:divsChild>
        <w:div w:id="1451243496">
          <w:marLeft w:val="0"/>
          <w:marRight w:val="0"/>
          <w:marTop w:val="0"/>
          <w:marBottom w:val="0"/>
          <w:divBdr>
            <w:top w:val="none" w:sz="0" w:space="0" w:color="auto"/>
            <w:left w:val="none" w:sz="0" w:space="0" w:color="auto"/>
            <w:bottom w:val="none" w:sz="0" w:space="0" w:color="auto"/>
            <w:right w:val="none" w:sz="0" w:space="0" w:color="auto"/>
          </w:divBdr>
        </w:div>
      </w:divsChild>
    </w:div>
    <w:div w:id="1494837945">
      <w:bodyDiv w:val="1"/>
      <w:marLeft w:val="0"/>
      <w:marRight w:val="0"/>
      <w:marTop w:val="0"/>
      <w:marBottom w:val="0"/>
      <w:divBdr>
        <w:top w:val="none" w:sz="0" w:space="0" w:color="auto"/>
        <w:left w:val="none" w:sz="0" w:space="0" w:color="auto"/>
        <w:bottom w:val="none" w:sz="0" w:space="0" w:color="auto"/>
        <w:right w:val="none" w:sz="0" w:space="0" w:color="auto"/>
      </w:divBdr>
    </w:div>
    <w:div w:id="1496414245">
      <w:bodyDiv w:val="1"/>
      <w:marLeft w:val="0"/>
      <w:marRight w:val="0"/>
      <w:marTop w:val="0"/>
      <w:marBottom w:val="0"/>
      <w:divBdr>
        <w:top w:val="none" w:sz="0" w:space="0" w:color="auto"/>
        <w:left w:val="none" w:sz="0" w:space="0" w:color="auto"/>
        <w:bottom w:val="none" w:sz="0" w:space="0" w:color="auto"/>
        <w:right w:val="none" w:sz="0" w:space="0" w:color="auto"/>
      </w:divBdr>
    </w:div>
    <w:div w:id="1499031188">
      <w:bodyDiv w:val="1"/>
      <w:marLeft w:val="0"/>
      <w:marRight w:val="0"/>
      <w:marTop w:val="0"/>
      <w:marBottom w:val="0"/>
      <w:divBdr>
        <w:top w:val="none" w:sz="0" w:space="0" w:color="auto"/>
        <w:left w:val="none" w:sz="0" w:space="0" w:color="auto"/>
        <w:bottom w:val="none" w:sz="0" w:space="0" w:color="auto"/>
        <w:right w:val="none" w:sz="0" w:space="0" w:color="auto"/>
      </w:divBdr>
    </w:div>
    <w:div w:id="1503547922">
      <w:bodyDiv w:val="1"/>
      <w:marLeft w:val="0"/>
      <w:marRight w:val="0"/>
      <w:marTop w:val="0"/>
      <w:marBottom w:val="0"/>
      <w:divBdr>
        <w:top w:val="none" w:sz="0" w:space="0" w:color="auto"/>
        <w:left w:val="none" w:sz="0" w:space="0" w:color="auto"/>
        <w:bottom w:val="none" w:sz="0" w:space="0" w:color="auto"/>
        <w:right w:val="none" w:sz="0" w:space="0" w:color="auto"/>
      </w:divBdr>
    </w:div>
    <w:div w:id="1508134207">
      <w:bodyDiv w:val="1"/>
      <w:marLeft w:val="0"/>
      <w:marRight w:val="0"/>
      <w:marTop w:val="0"/>
      <w:marBottom w:val="0"/>
      <w:divBdr>
        <w:top w:val="none" w:sz="0" w:space="0" w:color="auto"/>
        <w:left w:val="none" w:sz="0" w:space="0" w:color="auto"/>
        <w:bottom w:val="none" w:sz="0" w:space="0" w:color="auto"/>
        <w:right w:val="none" w:sz="0" w:space="0" w:color="auto"/>
      </w:divBdr>
      <w:divsChild>
        <w:div w:id="1701201270">
          <w:marLeft w:val="0"/>
          <w:marRight w:val="0"/>
          <w:marTop w:val="0"/>
          <w:marBottom w:val="0"/>
          <w:divBdr>
            <w:top w:val="none" w:sz="0" w:space="0" w:color="auto"/>
            <w:left w:val="none" w:sz="0" w:space="0" w:color="auto"/>
            <w:bottom w:val="none" w:sz="0" w:space="0" w:color="auto"/>
            <w:right w:val="none" w:sz="0" w:space="0" w:color="auto"/>
          </w:divBdr>
        </w:div>
      </w:divsChild>
    </w:div>
    <w:div w:id="1514956644">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21510655">
      <w:bodyDiv w:val="1"/>
      <w:marLeft w:val="0"/>
      <w:marRight w:val="0"/>
      <w:marTop w:val="0"/>
      <w:marBottom w:val="0"/>
      <w:divBdr>
        <w:top w:val="none" w:sz="0" w:space="0" w:color="auto"/>
        <w:left w:val="none" w:sz="0" w:space="0" w:color="auto"/>
        <w:bottom w:val="none" w:sz="0" w:space="0" w:color="auto"/>
        <w:right w:val="none" w:sz="0" w:space="0" w:color="auto"/>
      </w:divBdr>
    </w:div>
    <w:div w:id="1522817579">
      <w:bodyDiv w:val="1"/>
      <w:marLeft w:val="0"/>
      <w:marRight w:val="0"/>
      <w:marTop w:val="0"/>
      <w:marBottom w:val="0"/>
      <w:divBdr>
        <w:top w:val="none" w:sz="0" w:space="0" w:color="auto"/>
        <w:left w:val="none" w:sz="0" w:space="0" w:color="auto"/>
        <w:bottom w:val="none" w:sz="0" w:space="0" w:color="auto"/>
        <w:right w:val="none" w:sz="0" w:space="0" w:color="auto"/>
      </w:divBdr>
    </w:div>
    <w:div w:id="1527328637">
      <w:bodyDiv w:val="1"/>
      <w:marLeft w:val="0"/>
      <w:marRight w:val="0"/>
      <w:marTop w:val="0"/>
      <w:marBottom w:val="0"/>
      <w:divBdr>
        <w:top w:val="none" w:sz="0" w:space="0" w:color="auto"/>
        <w:left w:val="none" w:sz="0" w:space="0" w:color="auto"/>
        <w:bottom w:val="none" w:sz="0" w:space="0" w:color="auto"/>
        <w:right w:val="none" w:sz="0" w:space="0" w:color="auto"/>
      </w:divBdr>
      <w:divsChild>
        <w:div w:id="2062705043">
          <w:marLeft w:val="0"/>
          <w:marRight w:val="0"/>
          <w:marTop w:val="0"/>
          <w:marBottom w:val="0"/>
          <w:divBdr>
            <w:top w:val="none" w:sz="0" w:space="0" w:color="auto"/>
            <w:left w:val="none" w:sz="0" w:space="0" w:color="auto"/>
            <w:bottom w:val="none" w:sz="0" w:space="0" w:color="auto"/>
            <w:right w:val="none" w:sz="0" w:space="0" w:color="auto"/>
          </w:divBdr>
        </w:div>
      </w:divsChild>
    </w:div>
    <w:div w:id="1532496294">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39317672">
      <w:bodyDiv w:val="1"/>
      <w:marLeft w:val="0"/>
      <w:marRight w:val="0"/>
      <w:marTop w:val="0"/>
      <w:marBottom w:val="0"/>
      <w:divBdr>
        <w:top w:val="none" w:sz="0" w:space="0" w:color="auto"/>
        <w:left w:val="none" w:sz="0" w:space="0" w:color="auto"/>
        <w:bottom w:val="none" w:sz="0" w:space="0" w:color="auto"/>
        <w:right w:val="none" w:sz="0" w:space="0" w:color="auto"/>
      </w:divBdr>
    </w:div>
    <w:div w:id="1543403656">
      <w:bodyDiv w:val="1"/>
      <w:marLeft w:val="0"/>
      <w:marRight w:val="0"/>
      <w:marTop w:val="0"/>
      <w:marBottom w:val="0"/>
      <w:divBdr>
        <w:top w:val="none" w:sz="0" w:space="0" w:color="auto"/>
        <w:left w:val="none" w:sz="0" w:space="0" w:color="auto"/>
        <w:bottom w:val="none" w:sz="0" w:space="0" w:color="auto"/>
        <w:right w:val="none" w:sz="0" w:space="0" w:color="auto"/>
      </w:divBdr>
    </w:div>
    <w:div w:id="1547333610">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55659091">
      <w:bodyDiv w:val="1"/>
      <w:marLeft w:val="0"/>
      <w:marRight w:val="0"/>
      <w:marTop w:val="0"/>
      <w:marBottom w:val="0"/>
      <w:divBdr>
        <w:top w:val="none" w:sz="0" w:space="0" w:color="auto"/>
        <w:left w:val="none" w:sz="0" w:space="0" w:color="auto"/>
        <w:bottom w:val="none" w:sz="0" w:space="0" w:color="auto"/>
        <w:right w:val="none" w:sz="0" w:space="0" w:color="auto"/>
      </w:divBdr>
    </w:div>
    <w:div w:id="1566261183">
      <w:bodyDiv w:val="1"/>
      <w:marLeft w:val="0"/>
      <w:marRight w:val="0"/>
      <w:marTop w:val="0"/>
      <w:marBottom w:val="0"/>
      <w:divBdr>
        <w:top w:val="none" w:sz="0" w:space="0" w:color="auto"/>
        <w:left w:val="none" w:sz="0" w:space="0" w:color="auto"/>
        <w:bottom w:val="none" w:sz="0" w:space="0" w:color="auto"/>
        <w:right w:val="none" w:sz="0" w:space="0" w:color="auto"/>
      </w:divBdr>
    </w:div>
    <w:div w:id="1570649763">
      <w:bodyDiv w:val="1"/>
      <w:marLeft w:val="0"/>
      <w:marRight w:val="0"/>
      <w:marTop w:val="0"/>
      <w:marBottom w:val="0"/>
      <w:divBdr>
        <w:top w:val="none" w:sz="0" w:space="0" w:color="auto"/>
        <w:left w:val="none" w:sz="0" w:space="0" w:color="auto"/>
        <w:bottom w:val="none" w:sz="0" w:space="0" w:color="auto"/>
        <w:right w:val="none" w:sz="0" w:space="0" w:color="auto"/>
      </w:divBdr>
    </w:div>
    <w:div w:id="1576669284">
      <w:bodyDiv w:val="1"/>
      <w:marLeft w:val="0"/>
      <w:marRight w:val="0"/>
      <w:marTop w:val="0"/>
      <w:marBottom w:val="0"/>
      <w:divBdr>
        <w:top w:val="none" w:sz="0" w:space="0" w:color="auto"/>
        <w:left w:val="none" w:sz="0" w:space="0" w:color="auto"/>
        <w:bottom w:val="none" w:sz="0" w:space="0" w:color="auto"/>
        <w:right w:val="none" w:sz="0" w:space="0" w:color="auto"/>
      </w:divBdr>
    </w:div>
    <w:div w:id="1591813200">
      <w:bodyDiv w:val="1"/>
      <w:marLeft w:val="0"/>
      <w:marRight w:val="0"/>
      <w:marTop w:val="0"/>
      <w:marBottom w:val="0"/>
      <w:divBdr>
        <w:top w:val="none" w:sz="0" w:space="0" w:color="auto"/>
        <w:left w:val="none" w:sz="0" w:space="0" w:color="auto"/>
        <w:bottom w:val="none" w:sz="0" w:space="0" w:color="auto"/>
        <w:right w:val="none" w:sz="0" w:space="0" w:color="auto"/>
      </w:divBdr>
    </w:div>
    <w:div w:id="1601373830">
      <w:bodyDiv w:val="1"/>
      <w:marLeft w:val="0"/>
      <w:marRight w:val="0"/>
      <w:marTop w:val="0"/>
      <w:marBottom w:val="0"/>
      <w:divBdr>
        <w:top w:val="none" w:sz="0" w:space="0" w:color="auto"/>
        <w:left w:val="none" w:sz="0" w:space="0" w:color="auto"/>
        <w:bottom w:val="none" w:sz="0" w:space="0" w:color="auto"/>
        <w:right w:val="none" w:sz="0" w:space="0" w:color="auto"/>
      </w:divBdr>
    </w:div>
    <w:div w:id="1604455227">
      <w:bodyDiv w:val="1"/>
      <w:marLeft w:val="0"/>
      <w:marRight w:val="0"/>
      <w:marTop w:val="0"/>
      <w:marBottom w:val="0"/>
      <w:divBdr>
        <w:top w:val="none" w:sz="0" w:space="0" w:color="auto"/>
        <w:left w:val="none" w:sz="0" w:space="0" w:color="auto"/>
        <w:bottom w:val="none" w:sz="0" w:space="0" w:color="auto"/>
        <w:right w:val="none" w:sz="0" w:space="0" w:color="auto"/>
      </w:divBdr>
    </w:div>
    <w:div w:id="1606646092">
      <w:bodyDiv w:val="1"/>
      <w:marLeft w:val="0"/>
      <w:marRight w:val="0"/>
      <w:marTop w:val="0"/>
      <w:marBottom w:val="0"/>
      <w:divBdr>
        <w:top w:val="none" w:sz="0" w:space="0" w:color="auto"/>
        <w:left w:val="none" w:sz="0" w:space="0" w:color="auto"/>
        <w:bottom w:val="none" w:sz="0" w:space="0" w:color="auto"/>
        <w:right w:val="none" w:sz="0" w:space="0" w:color="auto"/>
      </w:divBdr>
    </w:div>
    <w:div w:id="1606843046">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17902431">
      <w:bodyDiv w:val="1"/>
      <w:marLeft w:val="0"/>
      <w:marRight w:val="0"/>
      <w:marTop w:val="0"/>
      <w:marBottom w:val="0"/>
      <w:divBdr>
        <w:top w:val="none" w:sz="0" w:space="0" w:color="auto"/>
        <w:left w:val="none" w:sz="0" w:space="0" w:color="auto"/>
        <w:bottom w:val="none" w:sz="0" w:space="0" w:color="auto"/>
        <w:right w:val="none" w:sz="0" w:space="0" w:color="auto"/>
      </w:divBdr>
    </w:div>
    <w:div w:id="1626697787">
      <w:bodyDiv w:val="1"/>
      <w:marLeft w:val="0"/>
      <w:marRight w:val="0"/>
      <w:marTop w:val="0"/>
      <w:marBottom w:val="0"/>
      <w:divBdr>
        <w:top w:val="none" w:sz="0" w:space="0" w:color="auto"/>
        <w:left w:val="none" w:sz="0" w:space="0" w:color="auto"/>
        <w:bottom w:val="none" w:sz="0" w:space="0" w:color="auto"/>
        <w:right w:val="none" w:sz="0" w:space="0" w:color="auto"/>
      </w:divBdr>
    </w:div>
    <w:div w:id="1628509830">
      <w:bodyDiv w:val="1"/>
      <w:marLeft w:val="0"/>
      <w:marRight w:val="0"/>
      <w:marTop w:val="0"/>
      <w:marBottom w:val="0"/>
      <w:divBdr>
        <w:top w:val="none" w:sz="0" w:space="0" w:color="auto"/>
        <w:left w:val="none" w:sz="0" w:space="0" w:color="auto"/>
        <w:bottom w:val="none" w:sz="0" w:space="0" w:color="auto"/>
        <w:right w:val="none" w:sz="0" w:space="0" w:color="auto"/>
      </w:divBdr>
    </w:div>
    <w:div w:id="1644196886">
      <w:bodyDiv w:val="1"/>
      <w:marLeft w:val="0"/>
      <w:marRight w:val="0"/>
      <w:marTop w:val="0"/>
      <w:marBottom w:val="0"/>
      <w:divBdr>
        <w:top w:val="none" w:sz="0" w:space="0" w:color="auto"/>
        <w:left w:val="none" w:sz="0" w:space="0" w:color="auto"/>
        <w:bottom w:val="none" w:sz="0" w:space="0" w:color="auto"/>
        <w:right w:val="none" w:sz="0" w:space="0" w:color="auto"/>
      </w:divBdr>
      <w:divsChild>
        <w:div w:id="798492788">
          <w:marLeft w:val="0"/>
          <w:marRight w:val="0"/>
          <w:marTop w:val="0"/>
          <w:marBottom w:val="0"/>
          <w:divBdr>
            <w:top w:val="none" w:sz="0" w:space="0" w:color="auto"/>
            <w:left w:val="none" w:sz="0" w:space="0" w:color="auto"/>
            <w:bottom w:val="none" w:sz="0" w:space="0" w:color="auto"/>
            <w:right w:val="none" w:sz="0" w:space="0" w:color="auto"/>
          </w:divBdr>
        </w:div>
      </w:divsChild>
    </w:div>
    <w:div w:id="1648242868">
      <w:bodyDiv w:val="1"/>
      <w:marLeft w:val="0"/>
      <w:marRight w:val="0"/>
      <w:marTop w:val="0"/>
      <w:marBottom w:val="0"/>
      <w:divBdr>
        <w:top w:val="none" w:sz="0" w:space="0" w:color="auto"/>
        <w:left w:val="none" w:sz="0" w:space="0" w:color="auto"/>
        <w:bottom w:val="none" w:sz="0" w:space="0" w:color="auto"/>
        <w:right w:val="none" w:sz="0" w:space="0" w:color="auto"/>
      </w:divBdr>
    </w:div>
    <w:div w:id="1650818760">
      <w:bodyDiv w:val="1"/>
      <w:marLeft w:val="0"/>
      <w:marRight w:val="0"/>
      <w:marTop w:val="0"/>
      <w:marBottom w:val="0"/>
      <w:divBdr>
        <w:top w:val="none" w:sz="0" w:space="0" w:color="auto"/>
        <w:left w:val="none" w:sz="0" w:space="0" w:color="auto"/>
        <w:bottom w:val="none" w:sz="0" w:space="0" w:color="auto"/>
        <w:right w:val="none" w:sz="0" w:space="0" w:color="auto"/>
      </w:divBdr>
    </w:div>
    <w:div w:id="1661274940">
      <w:bodyDiv w:val="1"/>
      <w:marLeft w:val="0"/>
      <w:marRight w:val="0"/>
      <w:marTop w:val="0"/>
      <w:marBottom w:val="0"/>
      <w:divBdr>
        <w:top w:val="none" w:sz="0" w:space="0" w:color="auto"/>
        <w:left w:val="none" w:sz="0" w:space="0" w:color="auto"/>
        <w:bottom w:val="none" w:sz="0" w:space="0" w:color="auto"/>
        <w:right w:val="none" w:sz="0" w:space="0" w:color="auto"/>
      </w:divBdr>
    </w:div>
    <w:div w:id="1688093364">
      <w:bodyDiv w:val="1"/>
      <w:marLeft w:val="0"/>
      <w:marRight w:val="0"/>
      <w:marTop w:val="0"/>
      <w:marBottom w:val="0"/>
      <w:divBdr>
        <w:top w:val="none" w:sz="0" w:space="0" w:color="auto"/>
        <w:left w:val="none" w:sz="0" w:space="0" w:color="auto"/>
        <w:bottom w:val="none" w:sz="0" w:space="0" w:color="auto"/>
        <w:right w:val="none" w:sz="0" w:space="0" w:color="auto"/>
      </w:divBdr>
    </w:div>
    <w:div w:id="1696156101">
      <w:bodyDiv w:val="1"/>
      <w:marLeft w:val="0"/>
      <w:marRight w:val="0"/>
      <w:marTop w:val="0"/>
      <w:marBottom w:val="0"/>
      <w:divBdr>
        <w:top w:val="none" w:sz="0" w:space="0" w:color="auto"/>
        <w:left w:val="none" w:sz="0" w:space="0" w:color="auto"/>
        <w:bottom w:val="none" w:sz="0" w:space="0" w:color="auto"/>
        <w:right w:val="none" w:sz="0" w:space="0" w:color="auto"/>
      </w:divBdr>
    </w:div>
    <w:div w:id="1698584296">
      <w:bodyDiv w:val="1"/>
      <w:marLeft w:val="0"/>
      <w:marRight w:val="0"/>
      <w:marTop w:val="0"/>
      <w:marBottom w:val="0"/>
      <w:divBdr>
        <w:top w:val="none" w:sz="0" w:space="0" w:color="auto"/>
        <w:left w:val="none" w:sz="0" w:space="0" w:color="auto"/>
        <w:bottom w:val="none" w:sz="0" w:space="0" w:color="auto"/>
        <w:right w:val="none" w:sz="0" w:space="0" w:color="auto"/>
      </w:divBdr>
    </w:div>
    <w:div w:id="1699814025">
      <w:bodyDiv w:val="1"/>
      <w:marLeft w:val="0"/>
      <w:marRight w:val="0"/>
      <w:marTop w:val="0"/>
      <w:marBottom w:val="0"/>
      <w:divBdr>
        <w:top w:val="none" w:sz="0" w:space="0" w:color="auto"/>
        <w:left w:val="none" w:sz="0" w:space="0" w:color="auto"/>
        <w:bottom w:val="none" w:sz="0" w:space="0" w:color="auto"/>
        <w:right w:val="none" w:sz="0" w:space="0" w:color="auto"/>
      </w:divBdr>
    </w:div>
    <w:div w:id="1704742047">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1875669">
      <w:bodyDiv w:val="1"/>
      <w:marLeft w:val="0"/>
      <w:marRight w:val="0"/>
      <w:marTop w:val="0"/>
      <w:marBottom w:val="0"/>
      <w:divBdr>
        <w:top w:val="none" w:sz="0" w:space="0" w:color="auto"/>
        <w:left w:val="none" w:sz="0" w:space="0" w:color="auto"/>
        <w:bottom w:val="none" w:sz="0" w:space="0" w:color="auto"/>
        <w:right w:val="none" w:sz="0" w:space="0" w:color="auto"/>
      </w:divBdr>
    </w:div>
    <w:div w:id="1712919511">
      <w:bodyDiv w:val="1"/>
      <w:marLeft w:val="0"/>
      <w:marRight w:val="0"/>
      <w:marTop w:val="0"/>
      <w:marBottom w:val="0"/>
      <w:divBdr>
        <w:top w:val="none" w:sz="0" w:space="0" w:color="auto"/>
        <w:left w:val="none" w:sz="0" w:space="0" w:color="auto"/>
        <w:bottom w:val="none" w:sz="0" w:space="0" w:color="auto"/>
        <w:right w:val="none" w:sz="0" w:space="0" w:color="auto"/>
      </w:divBdr>
    </w:div>
    <w:div w:id="1720131487">
      <w:bodyDiv w:val="1"/>
      <w:marLeft w:val="0"/>
      <w:marRight w:val="0"/>
      <w:marTop w:val="0"/>
      <w:marBottom w:val="0"/>
      <w:divBdr>
        <w:top w:val="none" w:sz="0" w:space="0" w:color="auto"/>
        <w:left w:val="none" w:sz="0" w:space="0" w:color="auto"/>
        <w:bottom w:val="none" w:sz="0" w:space="0" w:color="auto"/>
        <w:right w:val="none" w:sz="0" w:space="0" w:color="auto"/>
      </w:divBdr>
    </w:div>
    <w:div w:id="1720205746">
      <w:bodyDiv w:val="1"/>
      <w:marLeft w:val="0"/>
      <w:marRight w:val="0"/>
      <w:marTop w:val="0"/>
      <w:marBottom w:val="0"/>
      <w:divBdr>
        <w:top w:val="none" w:sz="0" w:space="0" w:color="auto"/>
        <w:left w:val="none" w:sz="0" w:space="0" w:color="auto"/>
        <w:bottom w:val="none" w:sz="0" w:space="0" w:color="auto"/>
        <w:right w:val="none" w:sz="0" w:space="0" w:color="auto"/>
      </w:divBdr>
    </w:div>
    <w:div w:id="1729375498">
      <w:bodyDiv w:val="1"/>
      <w:marLeft w:val="0"/>
      <w:marRight w:val="0"/>
      <w:marTop w:val="0"/>
      <w:marBottom w:val="0"/>
      <w:divBdr>
        <w:top w:val="none" w:sz="0" w:space="0" w:color="auto"/>
        <w:left w:val="none" w:sz="0" w:space="0" w:color="auto"/>
        <w:bottom w:val="none" w:sz="0" w:space="0" w:color="auto"/>
        <w:right w:val="none" w:sz="0" w:space="0" w:color="auto"/>
      </w:divBdr>
    </w:div>
    <w:div w:id="1729843907">
      <w:bodyDiv w:val="1"/>
      <w:marLeft w:val="0"/>
      <w:marRight w:val="0"/>
      <w:marTop w:val="0"/>
      <w:marBottom w:val="0"/>
      <w:divBdr>
        <w:top w:val="none" w:sz="0" w:space="0" w:color="auto"/>
        <w:left w:val="none" w:sz="0" w:space="0" w:color="auto"/>
        <w:bottom w:val="none" w:sz="0" w:space="0" w:color="auto"/>
        <w:right w:val="none" w:sz="0" w:space="0" w:color="auto"/>
      </w:divBdr>
    </w:div>
    <w:div w:id="1735859913">
      <w:bodyDiv w:val="1"/>
      <w:marLeft w:val="0"/>
      <w:marRight w:val="0"/>
      <w:marTop w:val="0"/>
      <w:marBottom w:val="0"/>
      <w:divBdr>
        <w:top w:val="none" w:sz="0" w:space="0" w:color="auto"/>
        <w:left w:val="none" w:sz="0" w:space="0" w:color="auto"/>
        <w:bottom w:val="none" w:sz="0" w:space="0" w:color="auto"/>
        <w:right w:val="none" w:sz="0" w:space="0" w:color="auto"/>
      </w:divBdr>
    </w:div>
    <w:div w:id="1747334788">
      <w:bodyDiv w:val="1"/>
      <w:marLeft w:val="0"/>
      <w:marRight w:val="0"/>
      <w:marTop w:val="0"/>
      <w:marBottom w:val="0"/>
      <w:divBdr>
        <w:top w:val="none" w:sz="0" w:space="0" w:color="auto"/>
        <w:left w:val="none" w:sz="0" w:space="0" w:color="auto"/>
        <w:bottom w:val="none" w:sz="0" w:space="0" w:color="auto"/>
        <w:right w:val="none" w:sz="0" w:space="0" w:color="auto"/>
      </w:divBdr>
    </w:div>
    <w:div w:id="1754934281">
      <w:bodyDiv w:val="1"/>
      <w:marLeft w:val="0"/>
      <w:marRight w:val="0"/>
      <w:marTop w:val="0"/>
      <w:marBottom w:val="0"/>
      <w:divBdr>
        <w:top w:val="none" w:sz="0" w:space="0" w:color="auto"/>
        <w:left w:val="none" w:sz="0" w:space="0" w:color="auto"/>
        <w:bottom w:val="none" w:sz="0" w:space="0" w:color="auto"/>
        <w:right w:val="none" w:sz="0" w:space="0" w:color="auto"/>
      </w:divBdr>
    </w:div>
    <w:div w:id="1756441418">
      <w:bodyDiv w:val="1"/>
      <w:marLeft w:val="0"/>
      <w:marRight w:val="0"/>
      <w:marTop w:val="0"/>
      <w:marBottom w:val="0"/>
      <w:divBdr>
        <w:top w:val="none" w:sz="0" w:space="0" w:color="auto"/>
        <w:left w:val="none" w:sz="0" w:space="0" w:color="auto"/>
        <w:bottom w:val="none" w:sz="0" w:space="0" w:color="auto"/>
        <w:right w:val="none" w:sz="0" w:space="0" w:color="auto"/>
      </w:divBdr>
    </w:div>
    <w:div w:id="1758818133">
      <w:bodyDiv w:val="1"/>
      <w:marLeft w:val="0"/>
      <w:marRight w:val="0"/>
      <w:marTop w:val="0"/>
      <w:marBottom w:val="0"/>
      <w:divBdr>
        <w:top w:val="none" w:sz="0" w:space="0" w:color="auto"/>
        <w:left w:val="none" w:sz="0" w:space="0" w:color="auto"/>
        <w:bottom w:val="none" w:sz="0" w:space="0" w:color="auto"/>
        <w:right w:val="none" w:sz="0" w:space="0" w:color="auto"/>
      </w:divBdr>
    </w:div>
    <w:div w:id="1759668096">
      <w:bodyDiv w:val="1"/>
      <w:marLeft w:val="0"/>
      <w:marRight w:val="0"/>
      <w:marTop w:val="0"/>
      <w:marBottom w:val="0"/>
      <w:divBdr>
        <w:top w:val="none" w:sz="0" w:space="0" w:color="auto"/>
        <w:left w:val="none" w:sz="0" w:space="0" w:color="auto"/>
        <w:bottom w:val="none" w:sz="0" w:space="0" w:color="auto"/>
        <w:right w:val="none" w:sz="0" w:space="0" w:color="auto"/>
      </w:divBdr>
    </w:div>
    <w:div w:id="1760977895">
      <w:bodyDiv w:val="1"/>
      <w:marLeft w:val="0"/>
      <w:marRight w:val="0"/>
      <w:marTop w:val="0"/>
      <w:marBottom w:val="0"/>
      <w:divBdr>
        <w:top w:val="none" w:sz="0" w:space="0" w:color="auto"/>
        <w:left w:val="none" w:sz="0" w:space="0" w:color="auto"/>
        <w:bottom w:val="none" w:sz="0" w:space="0" w:color="auto"/>
        <w:right w:val="none" w:sz="0" w:space="0" w:color="auto"/>
      </w:divBdr>
    </w:div>
    <w:div w:id="1762868953">
      <w:bodyDiv w:val="1"/>
      <w:marLeft w:val="0"/>
      <w:marRight w:val="0"/>
      <w:marTop w:val="0"/>
      <w:marBottom w:val="0"/>
      <w:divBdr>
        <w:top w:val="none" w:sz="0" w:space="0" w:color="auto"/>
        <w:left w:val="none" w:sz="0" w:space="0" w:color="auto"/>
        <w:bottom w:val="none" w:sz="0" w:space="0" w:color="auto"/>
        <w:right w:val="none" w:sz="0" w:space="0" w:color="auto"/>
      </w:divBdr>
    </w:div>
    <w:div w:id="1764497944">
      <w:bodyDiv w:val="1"/>
      <w:marLeft w:val="0"/>
      <w:marRight w:val="0"/>
      <w:marTop w:val="0"/>
      <w:marBottom w:val="0"/>
      <w:divBdr>
        <w:top w:val="none" w:sz="0" w:space="0" w:color="auto"/>
        <w:left w:val="none" w:sz="0" w:space="0" w:color="auto"/>
        <w:bottom w:val="none" w:sz="0" w:space="0" w:color="auto"/>
        <w:right w:val="none" w:sz="0" w:space="0" w:color="auto"/>
      </w:divBdr>
    </w:div>
    <w:div w:id="1766150775">
      <w:bodyDiv w:val="1"/>
      <w:marLeft w:val="0"/>
      <w:marRight w:val="0"/>
      <w:marTop w:val="0"/>
      <w:marBottom w:val="0"/>
      <w:divBdr>
        <w:top w:val="none" w:sz="0" w:space="0" w:color="auto"/>
        <w:left w:val="none" w:sz="0" w:space="0" w:color="auto"/>
        <w:bottom w:val="none" w:sz="0" w:space="0" w:color="auto"/>
        <w:right w:val="none" w:sz="0" w:space="0" w:color="auto"/>
      </w:divBdr>
    </w:div>
    <w:div w:id="1768234967">
      <w:bodyDiv w:val="1"/>
      <w:marLeft w:val="0"/>
      <w:marRight w:val="0"/>
      <w:marTop w:val="0"/>
      <w:marBottom w:val="0"/>
      <w:divBdr>
        <w:top w:val="none" w:sz="0" w:space="0" w:color="auto"/>
        <w:left w:val="none" w:sz="0" w:space="0" w:color="auto"/>
        <w:bottom w:val="none" w:sz="0" w:space="0" w:color="auto"/>
        <w:right w:val="none" w:sz="0" w:space="0" w:color="auto"/>
      </w:divBdr>
    </w:div>
    <w:div w:id="1783450167">
      <w:bodyDiv w:val="1"/>
      <w:marLeft w:val="0"/>
      <w:marRight w:val="0"/>
      <w:marTop w:val="0"/>
      <w:marBottom w:val="0"/>
      <w:divBdr>
        <w:top w:val="none" w:sz="0" w:space="0" w:color="auto"/>
        <w:left w:val="none" w:sz="0" w:space="0" w:color="auto"/>
        <w:bottom w:val="none" w:sz="0" w:space="0" w:color="auto"/>
        <w:right w:val="none" w:sz="0" w:space="0" w:color="auto"/>
      </w:divBdr>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0928728">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3838783">
      <w:bodyDiv w:val="1"/>
      <w:marLeft w:val="0"/>
      <w:marRight w:val="0"/>
      <w:marTop w:val="0"/>
      <w:marBottom w:val="0"/>
      <w:divBdr>
        <w:top w:val="none" w:sz="0" w:space="0" w:color="auto"/>
        <w:left w:val="none" w:sz="0" w:space="0" w:color="auto"/>
        <w:bottom w:val="none" w:sz="0" w:space="0" w:color="auto"/>
        <w:right w:val="none" w:sz="0" w:space="0" w:color="auto"/>
      </w:divBdr>
    </w:div>
    <w:div w:id="1804274228">
      <w:bodyDiv w:val="1"/>
      <w:marLeft w:val="0"/>
      <w:marRight w:val="0"/>
      <w:marTop w:val="0"/>
      <w:marBottom w:val="0"/>
      <w:divBdr>
        <w:top w:val="none" w:sz="0" w:space="0" w:color="auto"/>
        <w:left w:val="none" w:sz="0" w:space="0" w:color="auto"/>
        <w:bottom w:val="none" w:sz="0" w:space="0" w:color="auto"/>
        <w:right w:val="none" w:sz="0" w:space="0" w:color="auto"/>
      </w:divBdr>
    </w:div>
    <w:div w:id="1805078120">
      <w:bodyDiv w:val="1"/>
      <w:marLeft w:val="0"/>
      <w:marRight w:val="0"/>
      <w:marTop w:val="0"/>
      <w:marBottom w:val="0"/>
      <w:divBdr>
        <w:top w:val="none" w:sz="0" w:space="0" w:color="auto"/>
        <w:left w:val="none" w:sz="0" w:space="0" w:color="auto"/>
        <w:bottom w:val="none" w:sz="0" w:space="0" w:color="auto"/>
        <w:right w:val="none" w:sz="0" w:space="0" w:color="auto"/>
      </w:divBdr>
    </w:div>
    <w:div w:id="1806002035">
      <w:bodyDiv w:val="1"/>
      <w:marLeft w:val="0"/>
      <w:marRight w:val="0"/>
      <w:marTop w:val="0"/>
      <w:marBottom w:val="0"/>
      <w:divBdr>
        <w:top w:val="none" w:sz="0" w:space="0" w:color="auto"/>
        <w:left w:val="none" w:sz="0" w:space="0" w:color="auto"/>
        <w:bottom w:val="none" w:sz="0" w:space="0" w:color="auto"/>
        <w:right w:val="none" w:sz="0" w:space="0" w:color="auto"/>
      </w:divBdr>
    </w:div>
    <w:div w:id="1809012134">
      <w:bodyDiv w:val="1"/>
      <w:marLeft w:val="0"/>
      <w:marRight w:val="0"/>
      <w:marTop w:val="0"/>
      <w:marBottom w:val="0"/>
      <w:divBdr>
        <w:top w:val="none" w:sz="0" w:space="0" w:color="auto"/>
        <w:left w:val="none" w:sz="0" w:space="0" w:color="auto"/>
        <w:bottom w:val="none" w:sz="0" w:space="0" w:color="auto"/>
        <w:right w:val="none" w:sz="0" w:space="0" w:color="auto"/>
      </w:divBdr>
    </w:div>
    <w:div w:id="1812095809">
      <w:bodyDiv w:val="1"/>
      <w:marLeft w:val="0"/>
      <w:marRight w:val="0"/>
      <w:marTop w:val="0"/>
      <w:marBottom w:val="0"/>
      <w:divBdr>
        <w:top w:val="none" w:sz="0" w:space="0" w:color="auto"/>
        <w:left w:val="none" w:sz="0" w:space="0" w:color="auto"/>
        <w:bottom w:val="none" w:sz="0" w:space="0" w:color="auto"/>
        <w:right w:val="none" w:sz="0" w:space="0" w:color="auto"/>
      </w:divBdr>
    </w:div>
    <w:div w:id="1820069023">
      <w:bodyDiv w:val="1"/>
      <w:marLeft w:val="0"/>
      <w:marRight w:val="0"/>
      <w:marTop w:val="0"/>
      <w:marBottom w:val="0"/>
      <w:divBdr>
        <w:top w:val="none" w:sz="0" w:space="0" w:color="auto"/>
        <w:left w:val="none" w:sz="0" w:space="0" w:color="auto"/>
        <w:bottom w:val="none" w:sz="0" w:space="0" w:color="auto"/>
        <w:right w:val="none" w:sz="0" w:space="0" w:color="auto"/>
      </w:divBdr>
    </w:div>
    <w:div w:id="1831603139">
      <w:bodyDiv w:val="1"/>
      <w:marLeft w:val="0"/>
      <w:marRight w:val="0"/>
      <w:marTop w:val="0"/>
      <w:marBottom w:val="0"/>
      <w:divBdr>
        <w:top w:val="none" w:sz="0" w:space="0" w:color="auto"/>
        <w:left w:val="none" w:sz="0" w:space="0" w:color="auto"/>
        <w:bottom w:val="none" w:sz="0" w:space="0" w:color="auto"/>
        <w:right w:val="none" w:sz="0" w:space="0" w:color="auto"/>
      </w:divBdr>
    </w:div>
    <w:div w:id="183953600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329318">
      <w:bodyDiv w:val="1"/>
      <w:marLeft w:val="0"/>
      <w:marRight w:val="0"/>
      <w:marTop w:val="0"/>
      <w:marBottom w:val="0"/>
      <w:divBdr>
        <w:top w:val="none" w:sz="0" w:space="0" w:color="auto"/>
        <w:left w:val="none" w:sz="0" w:space="0" w:color="auto"/>
        <w:bottom w:val="none" w:sz="0" w:space="0" w:color="auto"/>
        <w:right w:val="none" w:sz="0" w:space="0" w:color="auto"/>
      </w:divBdr>
    </w:div>
    <w:div w:id="1852404119">
      <w:bodyDiv w:val="1"/>
      <w:marLeft w:val="0"/>
      <w:marRight w:val="0"/>
      <w:marTop w:val="0"/>
      <w:marBottom w:val="0"/>
      <w:divBdr>
        <w:top w:val="none" w:sz="0" w:space="0" w:color="auto"/>
        <w:left w:val="none" w:sz="0" w:space="0" w:color="auto"/>
        <w:bottom w:val="none" w:sz="0" w:space="0" w:color="auto"/>
        <w:right w:val="none" w:sz="0" w:space="0" w:color="auto"/>
      </w:divBdr>
    </w:div>
    <w:div w:id="1874074454">
      <w:bodyDiv w:val="1"/>
      <w:marLeft w:val="0"/>
      <w:marRight w:val="0"/>
      <w:marTop w:val="0"/>
      <w:marBottom w:val="0"/>
      <w:divBdr>
        <w:top w:val="none" w:sz="0" w:space="0" w:color="auto"/>
        <w:left w:val="none" w:sz="0" w:space="0" w:color="auto"/>
        <w:bottom w:val="none" w:sz="0" w:space="0" w:color="auto"/>
        <w:right w:val="none" w:sz="0" w:space="0" w:color="auto"/>
      </w:divBdr>
    </w:div>
    <w:div w:id="1875388949">
      <w:bodyDiv w:val="1"/>
      <w:marLeft w:val="0"/>
      <w:marRight w:val="0"/>
      <w:marTop w:val="0"/>
      <w:marBottom w:val="0"/>
      <w:divBdr>
        <w:top w:val="none" w:sz="0" w:space="0" w:color="auto"/>
        <w:left w:val="none" w:sz="0" w:space="0" w:color="auto"/>
        <w:bottom w:val="none" w:sz="0" w:space="0" w:color="auto"/>
        <w:right w:val="none" w:sz="0" w:space="0" w:color="auto"/>
      </w:divBdr>
    </w:div>
    <w:div w:id="1879050863">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4752244">
      <w:bodyDiv w:val="1"/>
      <w:marLeft w:val="0"/>
      <w:marRight w:val="0"/>
      <w:marTop w:val="0"/>
      <w:marBottom w:val="0"/>
      <w:divBdr>
        <w:top w:val="none" w:sz="0" w:space="0" w:color="auto"/>
        <w:left w:val="none" w:sz="0" w:space="0" w:color="auto"/>
        <w:bottom w:val="none" w:sz="0" w:space="0" w:color="auto"/>
        <w:right w:val="none" w:sz="0" w:space="0" w:color="auto"/>
      </w:divBdr>
    </w:div>
    <w:div w:id="1888490508">
      <w:bodyDiv w:val="1"/>
      <w:marLeft w:val="0"/>
      <w:marRight w:val="0"/>
      <w:marTop w:val="0"/>
      <w:marBottom w:val="0"/>
      <w:divBdr>
        <w:top w:val="none" w:sz="0" w:space="0" w:color="auto"/>
        <w:left w:val="none" w:sz="0" w:space="0" w:color="auto"/>
        <w:bottom w:val="none" w:sz="0" w:space="0" w:color="auto"/>
        <w:right w:val="none" w:sz="0" w:space="0" w:color="auto"/>
      </w:divBdr>
    </w:div>
    <w:div w:id="189164625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8318560">
      <w:bodyDiv w:val="1"/>
      <w:marLeft w:val="0"/>
      <w:marRight w:val="0"/>
      <w:marTop w:val="0"/>
      <w:marBottom w:val="0"/>
      <w:divBdr>
        <w:top w:val="none" w:sz="0" w:space="0" w:color="auto"/>
        <w:left w:val="none" w:sz="0" w:space="0" w:color="auto"/>
        <w:bottom w:val="none" w:sz="0" w:space="0" w:color="auto"/>
        <w:right w:val="none" w:sz="0" w:space="0" w:color="auto"/>
      </w:divBdr>
    </w:div>
    <w:div w:id="1905797795">
      <w:bodyDiv w:val="1"/>
      <w:marLeft w:val="0"/>
      <w:marRight w:val="0"/>
      <w:marTop w:val="0"/>
      <w:marBottom w:val="0"/>
      <w:divBdr>
        <w:top w:val="none" w:sz="0" w:space="0" w:color="auto"/>
        <w:left w:val="none" w:sz="0" w:space="0" w:color="auto"/>
        <w:bottom w:val="none" w:sz="0" w:space="0" w:color="auto"/>
        <w:right w:val="none" w:sz="0" w:space="0" w:color="auto"/>
      </w:divBdr>
    </w:div>
    <w:div w:id="1907952672">
      <w:bodyDiv w:val="1"/>
      <w:marLeft w:val="0"/>
      <w:marRight w:val="0"/>
      <w:marTop w:val="0"/>
      <w:marBottom w:val="0"/>
      <w:divBdr>
        <w:top w:val="none" w:sz="0" w:space="0" w:color="auto"/>
        <w:left w:val="none" w:sz="0" w:space="0" w:color="auto"/>
        <w:bottom w:val="none" w:sz="0" w:space="0" w:color="auto"/>
        <w:right w:val="none" w:sz="0" w:space="0" w:color="auto"/>
      </w:divBdr>
    </w:div>
    <w:div w:id="1909799350">
      <w:bodyDiv w:val="1"/>
      <w:marLeft w:val="0"/>
      <w:marRight w:val="0"/>
      <w:marTop w:val="0"/>
      <w:marBottom w:val="0"/>
      <w:divBdr>
        <w:top w:val="none" w:sz="0" w:space="0" w:color="auto"/>
        <w:left w:val="none" w:sz="0" w:space="0" w:color="auto"/>
        <w:bottom w:val="none" w:sz="0" w:space="0" w:color="auto"/>
        <w:right w:val="none" w:sz="0" w:space="0" w:color="auto"/>
      </w:divBdr>
    </w:div>
    <w:div w:id="1910846175">
      <w:bodyDiv w:val="1"/>
      <w:marLeft w:val="0"/>
      <w:marRight w:val="0"/>
      <w:marTop w:val="0"/>
      <w:marBottom w:val="0"/>
      <w:divBdr>
        <w:top w:val="none" w:sz="0" w:space="0" w:color="auto"/>
        <w:left w:val="none" w:sz="0" w:space="0" w:color="auto"/>
        <w:bottom w:val="none" w:sz="0" w:space="0" w:color="auto"/>
        <w:right w:val="none" w:sz="0" w:space="0" w:color="auto"/>
      </w:divBdr>
    </w:div>
    <w:div w:id="1911649708">
      <w:bodyDiv w:val="1"/>
      <w:marLeft w:val="0"/>
      <w:marRight w:val="0"/>
      <w:marTop w:val="0"/>
      <w:marBottom w:val="0"/>
      <w:divBdr>
        <w:top w:val="none" w:sz="0" w:space="0" w:color="auto"/>
        <w:left w:val="none" w:sz="0" w:space="0" w:color="auto"/>
        <w:bottom w:val="none" w:sz="0" w:space="0" w:color="auto"/>
        <w:right w:val="none" w:sz="0" w:space="0" w:color="auto"/>
      </w:divBdr>
    </w:div>
    <w:div w:id="1913738140">
      <w:bodyDiv w:val="1"/>
      <w:marLeft w:val="0"/>
      <w:marRight w:val="0"/>
      <w:marTop w:val="0"/>
      <w:marBottom w:val="0"/>
      <w:divBdr>
        <w:top w:val="none" w:sz="0" w:space="0" w:color="auto"/>
        <w:left w:val="none" w:sz="0" w:space="0" w:color="auto"/>
        <w:bottom w:val="none" w:sz="0" w:space="0" w:color="auto"/>
        <w:right w:val="none" w:sz="0" w:space="0" w:color="auto"/>
      </w:divBdr>
    </w:div>
    <w:div w:id="1920480336">
      <w:bodyDiv w:val="1"/>
      <w:marLeft w:val="0"/>
      <w:marRight w:val="0"/>
      <w:marTop w:val="0"/>
      <w:marBottom w:val="0"/>
      <w:divBdr>
        <w:top w:val="none" w:sz="0" w:space="0" w:color="auto"/>
        <w:left w:val="none" w:sz="0" w:space="0" w:color="auto"/>
        <w:bottom w:val="none" w:sz="0" w:space="0" w:color="auto"/>
        <w:right w:val="none" w:sz="0" w:space="0" w:color="auto"/>
      </w:divBdr>
    </w:div>
    <w:div w:id="1920795677">
      <w:bodyDiv w:val="1"/>
      <w:marLeft w:val="0"/>
      <w:marRight w:val="0"/>
      <w:marTop w:val="0"/>
      <w:marBottom w:val="0"/>
      <w:divBdr>
        <w:top w:val="none" w:sz="0" w:space="0" w:color="auto"/>
        <w:left w:val="none" w:sz="0" w:space="0" w:color="auto"/>
        <w:bottom w:val="none" w:sz="0" w:space="0" w:color="auto"/>
        <w:right w:val="none" w:sz="0" w:space="0" w:color="auto"/>
      </w:divBdr>
    </w:div>
    <w:div w:id="1929541123">
      <w:bodyDiv w:val="1"/>
      <w:marLeft w:val="0"/>
      <w:marRight w:val="0"/>
      <w:marTop w:val="0"/>
      <w:marBottom w:val="0"/>
      <w:divBdr>
        <w:top w:val="none" w:sz="0" w:space="0" w:color="auto"/>
        <w:left w:val="none" w:sz="0" w:space="0" w:color="auto"/>
        <w:bottom w:val="none" w:sz="0" w:space="0" w:color="auto"/>
        <w:right w:val="none" w:sz="0" w:space="0" w:color="auto"/>
      </w:divBdr>
    </w:div>
    <w:div w:id="1930696422">
      <w:bodyDiv w:val="1"/>
      <w:marLeft w:val="0"/>
      <w:marRight w:val="0"/>
      <w:marTop w:val="0"/>
      <w:marBottom w:val="0"/>
      <w:divBdr>
        <w:top w:val="none" w:sz="0" w:space="0" w:color="auto"/>
        <w:left w:val="none" w:sz="0" w:space="0" w:color="auto"/>
        <w:bottom w:val="none" w:sz="0" w:space="0" w:color="auto"/>
        <w:right w:val="none" w:sz="0" w:space="0" w:color="auto"/>
      </w:divBdr>
    </w:div>
    <w:div w:id="1940722832">
      <w:bodyDiv w:val="1"/>
      <w:marLeft w:val="0"/>
      <w:marRight w:val="0"/>
      <w:marTop w:val="0"/>
      <w:marBottom w:val="0"/>
      <w:divBdr>
        <w:top w:val="none" w:sz="0" w:space="0" w:color="auto"/>
        <w:left w:val="none" w:sz="0" w:space="0" w:color="auto"/>
        <w:bottom w:val="none" w:sz="0" w:space="0" w:color="auto"/>
        <w:right w:val="none" w:sz="0" w:space="0" w:color="auto"/>
      </w:divBdr>
    </w:div>
    <w:div w:id="1940871393">
      <w:bodyDiv w:val="1"/>
      <w:marLeft w:val="0"/>
      <w:marRight w:val="0"/>
      <w:marTop w:val="0"/>
      <w:marBottom w:val="0"/>
      <w:divBdr>
        <w:top w:val="none" w:sz="0" w:space="0" w:color="auto"/>
        <w:left w:val="none" w:sz="0" w:space="0" w:color="auto"/>
        <w:bottom w:val="none" w:sz="0" w:space="0" w:color="auto"/>
        <w:right w:val="none" w:sz="0" w:space="0" w:color="auto"/>
      </w:divBdr>
    </w:div>
    <w:div w:id="1944069756">
      <w:bodyDiv w:val="1"/>
      <w:marLeft w:val="0"/>
      <w:marRight w:val="0"/>
      <w:marTop w:val="0"/>
      <w:marBottom w:val="0"/>
      <w:divBdr>
        <w:top w:val="none" w:sz="0" w:space="0" w:color="auto"/>
        <w:left w:val="none" w:sz="0" w:space="0" w:color="auto"/>
        <w:bottom w:val="none" w:sz="0" w:space="0" w:color="auto"/>
        <w:right w:val="none" w:sz="0" w:space="0" w:color="auto"/>
      </w:divBdr>
    </w:div>
    <w:div w:id="1944606281">
      <w:bodyDiv w:val="1"/>
      <w:marLeft w:val="0"/>
      <w:marRight w:val="0"/>
      <w:marTop w:val="0"/>
      <w:marBottom w:val="0"/>
      <w:divBdr>
        <w:top w:val="none" w:sz="0" w:space="0" w:color="auto"/>
        <w:left w:val="none" w:sz="0" w:space="0" w:color="auto"/>
        <w:bottom w:val="none" w:sz="0" w:space="0" w:color="auto"/>
        <w:right w:val="none" w:sz="0" w:space="0" w:color="auto"/>
      </w:divBdr>
    </w:div>
    <w:div w:id="1947348168">
      <w:bodyDiv w:val="1"/>
      <w:marLeft w:val="0"/>
      <w:marRight w:val="0"/>
      <w:marTop w:val="0"/>
      <w:marBottom w:val="0"/>
      <w:divBdr>
        <w:top w:val="none" w:sz="0" w:space="0" w:color="auto"/>
        <w:left w:val="none" w:sz="0" w:space="0" w:color="auto"/>
        <w:bottom w:val="none" w:sz="0" w:space="0" w:color="auto"/>
        <w:right w:val="none" w:sz="0" w:space="0" w:color="auto"/>
      </w:divBdr>
    </w:div>
    <w:div w:id="1952661167">
      <w:bodyDiv w:val="1"/>
      <w:marLeft w:val="0"/>
      <w:marRight w:val="0"/>
      <w:marTop w:val="0"/>
      <w:marBottom w:val="0"/>
      <w:divBdr>
        <w:top w:val="none" w:sz="0" w:space="0" w:color="auto"/>
        <w:left w:val="none" w:sz="0" w:space="0" w:color="auto"/>
        <w:bottom w:val="none" w:sz="0" w:space="0" w:color="auto"/>
        <w:right w:val="none" w:sz="0" w:space="0" w:color="auto"/>
      </w:divBdr>
    </w:div>
    <w:div w:id="1955745880">
      <w:bodyDiv w:val="1"/>
      <w:marLeft w:val="0"/>
      <w:marRight w:val="0"/>
      <w:marTop w:val="0"/>
      <w:marBottom w:val="0"/>
      <w:divBdr>
        <w:top w:val="none" w:sz="0" w:space="0" w:color="auto"/>
        <w:left w:val="none" w:sz="0" w:space="0" w:color="auto"/>
        <w:bottom w:val="none" w:sz="0" w:space="0" w:color="auto"/>
        <w:right w:val="none" w:sz="0" w:space="0" w:color="auto"/>
      </w:divBdr>
    </w:div>
    <w:div w:id="1960065884">
      <w:bodyDiv w:val="1"/>
      <w:marLeft w:val="0"/>
      <w:marRight w:val="0"/>
      <w:marTop w:val="0"/>
      <w:marBottom w:val="0"/>
      <w:divBdr>
        <w:top w:val="none" w:sz="0" w:space="0" w:color="auto"/>
        <w:left w:val="none" w:sz="0" w:space="0" w:color="auto"/>
        <w:bottom w:val="none" w:sz="0" w:space="0" w:color="auto"/>
        <w:right w:val="none" w:sz="0" w:space="0" w:color="auto"/>
      </w:divBdr>
    </w:div>
    <w:div w:id="1961912263">
      <w:bodyDiv w:val="1"/>
      <w:marLeft w:val="0"/>
      <w:marRight w:val="0"/>
      <w:marTop w:val="0"/>
      <w:marBottom w:val="0"/>
      <w:divBdr>
        <w:top w:val="none" w:sz="0" w:space="0" w:color="auto"/>
        <w:left w:val="none" w:sz="0" w:space="0" w:color="auto"/>
        <w:bottom w:val="none" w:sz="0" w:space="0" w:color="auto"/>
        <w:right w:val="none" w:sz="0" w:space="0" w:color="auto"/>
      </w:divBdr>
    </w:div>
    <w:div w:id="1967544901">
      <w:bodyDiv w:val="1"/>
      <w:marLeft w:val="0"/>
      <w:marRight w:val="0"/>
      <w:marTop w:val="0"/>
      <w:marBottom w:val="0"/>
      <w:divBdr>
        <w:top w:val="none" w:sz="0" w:space="0" w:color="auto"/>
        <w:left w:val="none" w:sz="0" w:space="0" w:color="auto"/>
        <w:bottom w:val="none" w:sz="0" w:space="0" w:color="auto"/>
        <w:right w:val="none" w:sz="0" w:space="0" w:color="auto"/>
      </w:divBdr>
    </w:div>
    <w:div w:id="1976374417">
      <w:bodyDiv w:val="1"/>
      <w:marLeft w:val="0"/>
      <w:marRight w:val="0"/>
      <w:marTop w:val="0"/>
      <w:marBottom w:val="0"/>
      <w:divBdr>
        <w:top w:val="none" w:sz="0" w:space="0" w:color="auto"/>
        <w:left w:val="none" w:sz="0" w:space="0" w:color="auto"/>
        <w:bottom w:val="none" w:sz="0" w:space="0" w:color="auto"/>
        <w:right w:val="none" w:sz="0" w:space="0" w:color="auto"/>
      </w:divBdr>
    </w:div>
    <w:div w:id="1982346494">
      <w:bodyDiv w:val="1"/>
      <w:marLeft w:val="0"/>
      <w:marRight w:val="0"/>
      <w:marTop w:val="0"/>
      <w:marBottom w:val="0"/>
      <w:divBdr>
        <w:top w:val="none" w:sz="0" w:space="0" w:color="auto"/>
        <w:left w:val="none" w:sz="0" w:space="0" w:color="auto"/>
        <w:bottom w:val="none" w:sz="0" w:space="0" w:color="auto"/>
        <w:right w:val="none" w:sz="0" w:space="0" w:color="auto"/>
      </w:divBdr>
    </w:div>
    <w:div w:id="1986082131">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03045498">
      <w:bodyDiv w:val="1"/>
      <w:marLeft w:val="0"/>
      <w:marRight w:val="0"/>
      <w:marTop w:val="0"/>
      <w:marBottom w:val="0"/>
      <w:divBdr>
        <w:top w:val="none" w:sz="0" w:space="0" w:color="auto"/>
        <w:left w:val="none" w:sz="0" w:space="0" w:color="auto"/>
        <w:bottom w:val="none" w:sz="0" w:space="0" w:color="auto"/>
        <w:right w:val="none" w:sz="0" w:space="0" w:color="auto"/>
      </w:divBdr>
    </w:div>
    <w:div w:id="2010479132">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222300">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0353853">
      <w:bodyDiv w:val="1"/>
      <w:marLeft w:val="0"/>
      <w:marRight w:val="0"/>
      <w:marTop w:val="0"/>
      <w:marBottom w:val="0"/>
      <w:divBdr>
        <w:top w:val="none" w:sz="0" w:space="0" w:color="auto"/>
        <w:left w:val="none" w:sz="0" w:space="0" w:color="auto"/>
        <w:bottom w:val="none" w:sz="0" w:space="0" w:color="auto"/>
        <w:right w:val="none" w:sz="0" w:space="0" w:color="auto"/>
      </w:divBdr>
    </w:div>
    <w:div w:id="2022660996">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775732">
      <w:bodyDiv w:val="1"/>
      <w:marLeft w:val="0"/>
      <w:marRight w:val="0"/>
      <w:marTop w:val="0"/>
      <w:marBottom w:val="0"/>
      <w:divBdr>
        <w:top w:val="none" w:sz="0" w:space="0" w:color="auto"/>
        <w:left w:val="none" w:sz="0" w:space="0" w:color="auto"/>
        <w:bottom w:val="none" w:sz="0" w:space="0" w:color="auto"/>
        <w:right w:val="none" w:sz="0" w:space="0" w:color="auto"/>
      </w:divBdr>
    </w:div>
    <w:div w:id="2037849084">
      <w:bodyDiv w:val="1"/>
      <w:marLeft w:val="0"/>
      <w:marRight w:val="0"/>
      <w:marTop w:val="0"/>
      <w:marBottom w:val="0"/>
      <w:divBdr>
        <w:top w:val="none" w:sz="0" w:space="0" w:color="auto"/>
        <w:left w:val="none" w:sz="0" w:space="0" w:color="auto"/>
        <w:bottom w:val="none" w:sz="0" w:space="0" w:color="auto"/>
        <w:right w:val="none" w:sz="0" w:space="0" w:color="auto"/>
      </w:divBdr>
    </w:div>
    <w:div w:id="2038003853">
      <w:bodyDiv w:val="1"/>
      <w:marLeft w:val="0"/>
      <w:marRight w:val="0"/>
      <w:marTop w:val="0"/>
      <w:marBottom w:val="0"/>
      <w:divBdr>
        <w:top w:val="none" w:sz="0" w:space="0" w:color="auto"/>
        <w:left w:val="none" w:sz="0" w:space="0" w:color="auto"/>
        <w:bottom w:val="none" w:sz="0" w:space="0" w:color="auto"/>
        <w:right w:val="none" w:sz="0" w:space="0" w:color="auto"/>
      </w:divBdr>
    </w:div>
    <w:div w:id="2043676009">
      <w:bodyDiv w:val="1"/>
      <w:marLeft w:val="0"/>
      <w:marRight w:val="0"/>
      <w:marTop w:val="0"/>
      <w:marBottom w:val="0"/>
      <w:divBdr>
        <w:top w:val="none" w:sz="0" w:space="0" w:color="auto"/>
        <w:left w:val="none" w:sz="0" w:space="0" w:color="auto"/>
        <w:bottom w:val="none" w:sz="0" w:space="0" w:color="auto"/>
        <w:right w:val="none" w:sz="0" w:space="0" w:color="auto"/>
      </w:divBdr>
    </w:div>
    <w:div w:id="2048329213">
      <w:bodyDiv w:val="1"/>
      <w:marLeft w:val="0"/>
      <w:marRight w:val="0"/>
      <w:marTop w:val="0"/>
      <w:marBottom w:val="0"/>
      <w:divBdr>
        <w:top w:val="none" w:sz="0" w:space="0" w:color="auto"/>
        <w:left w:val="none" w:sz="0" w:space="0" w:color="auto"/>
        <w:bottom w:val="none" w:sz="0" w:space="0" w:color="auto"/>
        <w:right w:val="none" w:sz="0" w:space="0" w:color="auto"/>
      </w:divBdr>
    </w:div>
    <w:div w:id="2053647925">
      <w:bodyDiv w:val="1"/>
      <w:marLeft w:val="0"/>
      <w:marRight w:val="0"/>
      <w:marTop w:val="0"/>
      <w:marBottom w:val="0"/>
      <w:divBdr>
        <w:top w:val="none" w:sz="0" w:space="0" w:color="auto"/>
        <w:left w:val="none" w:sz="0" w:space="0" w:color="auto"/>
        <w:bottom w:val="none" w:sz="0" w:space="0" w:color="auto"/>
        <w:right w:val="none" w:sz="0" w:space="0" w:color="auto"/>
      </w:divBdr>
    </w:div>
    <w:div w:id="2067949563">
      <w:bodyDiv w:val="1"/>
      <w:marLeft w:val="0"/>
      <w:marRight w:val="0"/>
      <w:marTop w:val="0"/>
      <w:marBottom w:val="0"/>
      <w:divBdr>
        <w:top w:val="none" w:sz="0" w:space="0" w:color="auto"/>
        <w:left w:val="none" w:sz="0" w:space="0" w:color="auto"/>
        <w:bottom w:val="none" w:sz="0" w:space="0" w:color="auto"/>
        <w:right w:val="none" w:sz="0" w:space="0" w:color="auto"/>
      </w:divBdr>
    </w:div>
    <w:div w:id="2069641665">
      <w:bodyDiv w:val="1"/>
      <w:marLeft w:val="0"/>
      <w:marRight w:val="0"/>
      <w:marTop w:val="0"/>
      <w:marBottom w:val="0"/>
      <w:divBdr>
        <w:top w:val="none" w:sz="0" w:space="0" w:color="auto"/>
        <w:left w:val="none" w:sz="0" w:space="0" w:color="auto"/>
        <w:bottom w:val="none" w:sz="0" w:space="0" w:color="auto"/>
        <w:right w:val="none" w:sz="0" w:space="0" w:color="auto"/>
      </w:divBdr>
    </w:div>
    <w:div w:id="2083259070">
      <w:bodyDiv w:val="1"/>
      <w:marLeft w:val="0"/>
      <w:marRight w:val="0"/>
      <w:marTop w:val="0"/>
      <w:marBottom w:val="0"/>
      <w:divBdr>
        <w:top w:val="none" w:sz="0" w:space="0" w:color="auto"/>
        <w:left w:val="none" w:sz="0" w:space="0" w:color="auto"/>
        <w:bottom w:val="none" w:sz="0" w:space="0" w:color="auto"/>
        <w:right w:val="none" w:sz="0" w:space="0" w:color="auto"/>
      </w:divBdr>
    </w:div>
    <w:div w:id="2085106710">
      <w:bodyDiv w:val="1"/>
      <w:marLeft w:val="0"/>
      <w:marRight w:val="0"/>
      <w:marTop w:val="0"/>
      <w:marBottom w:val="0"/>
      <w:divBdr>
        <w:top w:val="none" w:sz="0" w:space="0" w:color="auto"/>
        <w:left w:val="none" w:sz="0" w:space="0" w:color="auto"/>
        <w:bottom w:val="none" w:sz="0" w:space="0" w:color="auto"/>
        <w:right w:val="none" w:sz="0" w:space="0" w:color="auto"/>
      </w:divBdr>
    </w:div>
    <w:div w:id="2090275284">
      <w:bodyDiv w:val="1"/>
      <w:marLeft w:val="0"/>
      <w:marRight w:val="0"/>
      <w:marTop w:val="0"/>
      <w:marBottom w:val="0"/>
      <w:divBdr>
        <w:top w:val="none" w:sz="0" w:space="0" w:color="auto"/>
        <w:left w:val="none" w:sz="0" w:space="0" w:color="auto"/>
        <w:bottom w:val="none" w:sz="0" w:space="0" w:color="auto"/>
        <w:right w:val="none" w:sz="0" w:space="0" w:color="auto"/>
      </w:divBdr>
    </w:div>
    <w:div w:id="2090999486">
      <w:bodyDiv w:val="1"/>
      <w:marLeft w:val="0"/>
      <w:marRight w:val="0"/>
      <w:marTop w:val="0"/>
      <w:marBottom w:val="0"/>
      <w:divBdr>
        <w:top w:val="none" w:sz="0" w:space="0" w:color="auto"/>
        <w:left w:val="none" w:sz="0" w:space="0" w:color="auto"/>
        <w:bottom w:val="none" w:sz="0" w:space="0" w:color="auto"/>
        <w:right w:val="none" w:sz="0" w:space="0" w:color="auto"/>
      </w:divBdr>
    </w:div>
    <w:div w:id="2095590904">
      <w:bodyDiv w:val="1"/>
      <w:marLeft w:val="0"/>
      <w:marRight w:val="0"/>
      <w:marTop w:val="0"/>
      <w:marBottom w:val="0"/>
      <w:divBdr>
        <w:top w:val="none" w:sz="0" w:space="0" w:color="auto"/>
        <w:left w:val="none" w:sz="0" w:space="0" w:color="auto"/>
        <w:bottom w:val="none" w:sz="0" w:space="0" w:color="auto"/>
        <w:right w:val="none" w:sz="0" w:space="0" w:color="auto"/>
      </w:divBdr>
    </w:div>
    <w:div w:id="2103456297">
      <w:bodyDiv w:val="1"/>
      <w:marLeft w:val="0"/>
      <w:marRight w:val="0"/>
      <w:marTop w:val="0"/>
      <w:marBottom w:val="0"/>
      <w:divBdr>
        <w:top w:val="none" w:sz="0" w:space="0" w:color="auto"/>
        <w:left w:val="none" w:sz="0" w:space="0" w:color="auto"/>
        <w:bottom w:val="none" w:sz="0" w:space="0" w:color="auto"/>
        <w:right w:val="none" w:sz="0" w:space="0" w:color="auto"/>
      </w:divBdr>
    </w:div>
    <w:div w:id="2108040367">
      <w:bodyDiv w:val="1"/>
      <w:marLeft w:val="0"/>
      <w:marRight w:val="0"/>
      <w:marTop w:val="0"/>
      <w:marBottom w:val="0"/>
      <w:divBdr>
        <w:top w:val="none" w:sz="0" w:space="0" w:color="auto"/>
        <w:left w:val="none" w:sz="0" w:space="0" w:color="auto"/>
        <w:bottom w:val="none" w:sz="0" w:space="0" w:color="auto"/>
        <w:right w:val="none" w:sz="0" w:space="0" w:color="auto"/>
      </w:divBdr>
    </w:div>
    <w:div w:id="2109230966">
      <w:bodyDiv w:val="1"/>
      <w:marLeft w:val="0"/>
      <w:marRight w:val="0"/>
      <w:marTop w:val="0"/>
      <w:marBottom w:val="0"/>
      <w:divBdr>
        <w:top w:val="none" w:sz="0" w:space="0" w:color="auto"/>
        <w:left w:val="none" w:sz="0" w:space="0" w:color="auto"/>
        <w:bottom w:val="none" w:sz="0" w:space="0" w:color="auto"/>
        <w:right w:val="none" w:sz="0" w:space="0" w:color="auto"/>
      </w:divBdr>
    </w:div>
    <w:div w:id="2117628484">
      <w:bodyDiv w:val="1"/>
      <w:marLeft w:val="0"/>
      <w:marRight w:val="0"/>
      <w:marTop w:val="0"/>
      <w:marBottom w:val="0"/>
      <w:divBdr>
        <w:top w:val="none" w:sz="0" w:space="0" w:color="auto"/>
        <w:left w:val="none" w:sz="0" w:space="0" w:color="auto"/>
        <w:bottom w:val="none" w:sz="0" w:space="0" w:color="auto"/>
        <w:right w:val="none" w:sz="0" w:space="0" w:color="auto"/>
      </w:divBdr>
    </w:div>
    <w:div w:id="2117628972">
      <w:bodyDiv w:val="1"/>
      <w:marLeft w:val="0"/>
      <w:marRight w:val="0"/>
      <w:marTop w:val="0"/>
      <w:marBottom w:val="0"/>
      <w:divBdr>
        <w:top w:val="none" w:sz="0" w:space="0" w:color="auto"/>
        <w:left w:val="none" w:sz="0" w:space="0" w:color="auto"/>
        <w:bottom w:val="none" w:sz="0" w:space="0" w:color="auto"/>
        <w:right w:val="none" w:sz="0" w:space="0" w:color="auto"/>
      </w:divBdr>
    </w:div>
    <w:div w:id="2130078350">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 w:id="2130512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release/?view=azure-devops" TargetMode="External"/><Relationship Id="rId2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39" Type="http://schemas.openxmlformats.org/officeDocument/2006/relationships/image" Target="media/image12.png"/><Relationship Id="rId21" Type="http://schemas.openxmlformats.org/officeDocument/2006/relationships/hyperlink" Target="https://docs.cognite.com/cdf/air/guides/enable_air_oidc/" TargetMode="External"/><Relationship Id="rId34" Type="http://schemas.openxmlformats.org/officeDocument/2006/relationships/image" Target="media/image8.png"/><Relationship Id="rId42" Type="http://schemas.openxmlformats.org/officeDocument/2006/relationships/hyperlink" Target="https://app-smartkpiconfig-prod.azurewebsites.net" TargetMode="External"/><Relationship Id="rId47" Type="http://schemas.openxmlformats.org/officeDocument/2006/relationships/hyperlink" Target="https://ts.accenture.com/:t:/r/sites/GlobalDocTemplates/Published%20Documents/AOT/Linked%20Files/AOT%20Azure%20Deployment%20Guide/AOT_Azure_APIM_CORS_Policy_Script.txt" TargetMode="External"/><Relationship Id="rId50" Type="http://schemas.openxmlformats.org/officeDocument/2006/relationships/image" Target="media/image16.png"/><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uha.ratna.mateti@accenture.com" TargetMode="External"/><Relationship Id="rId29" Type="http://schemas.openxmlformats.org/officeDocument/2006/relationships/hyperlink" Target="https://ts.accenture.com/sites/GlobalDocTemplates/AOT/AOT%20Documents/Previous%20Releases/2.4%20Aquarius/AOT_CDF_Deployment_Guide_Aquarius.docx"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7" Type="http://schemas.openxmlformats.org/officeDocument/2006/relationships/image" Target="media/image10.png"/><Relationship Id="rId40"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45" Type="http://schemas.openxmlformats.org/officeDocument/2006/relationships/hyperlink" Target="https://app-3d-visualizer-prod.azurewebsites.net" TargetMode="External"/><Relationship Id="rId53" Type="http://schemas.microsoft.com/office/2011/relationships/people" Target="people.xml"/><Relationship Id="rId5" Type="http://schemas.openxmlformats.org/officeDocument/2006/relationships/customXml" Target="../customXml/item5.xml"/><Relationship Id="rId19" Type="http://schemas.openxmlformats.org/officeDocument/2006/relationships/hyperlink" Target="https://industryxdevhub.accenture.com/assetdetails/6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yperlink" Target="https://ts.accenture.com/:i:/r/sites/GlobalDocTemplates/Published%20Documents/AOT/Linked%20Files/AOT%20Deployment%20Guide/AKS_Cluster_ACR_Service_Connections.png" TargetMode="Externa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hyperlink" Target="https://app-mv-ui-intelligent-advisor-config-prod.azurewebsites.net" TargetMode="External"/><Relationship Id="rId48" Type="http://schemas.openxmlformats.org/officeDocument/2006/relationships/image" Target="media/image14.png"/><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25" Type="http://schemas.openxmlformats.org/officeDocument/2006/relationships/image" Target="media/image5.png"/><Relationship Id="rId33"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8" Type="http://schemas.openxmlformats.org/officeDocument/2006/relationships/image" Target="media/image11.png"/><Relationship Id="rId46" Type="http://schemas.openxmlformats.org/officeDocument/2006/relationships/image" Target="media/image13.png"/><Relationship Id="rId20" Type="http://schemas.openxmlformats.org/officeDocument/2006/relationships/hyperlink" Target="https://docs.cognite.com/cdf/access/guides/configure_cdf_azure_oidc/" TargetMode="External"/><Relationship Id="rId41" Type="http://schemas.openxmlformats.org/officeDocument/2006/relationships/hyperlink" Target="https://app-entity-viewer-template-upload-prod.azurewebsites.net"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prashanth.shivananda@accenture.com" TargetMode="External"/><Relationship Id="rId23" Type="http://schemas.openxmlformats.org/officeDocument/2006/relationships/image" Target="media/image3.png"/><Relationship Id="rId28" Type="http://schemas.openxmlformats.org/officeDocument/2006/relationships/hyperlink" Target="https://ts.accenture.com/:t:/r/sites/GlobalDocTemplates/Published%20Documents/AOT/Linked%20Files/AOT%20Deployment%20Guide/AOT_APIM_CORS_Policy_Script.txt" TargetMode="External"/><Relationship Id="rId3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49" Type="http://schemas.openxmlformats.org/officeDocument/2006/relationships/image" Target="media/image15.png"/><Relationship Id="rId57"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hyperlink" Target="https://app-3d-builder-prod.azurewebsites.net" TargetMode="External"/><Relationship Id="rId5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D50F16B-7A17-4E7C-AB98-D8036BF703E9}">
    <t:Anchor>
      <t:Comment id="682906076"/>
    </t:Anchor>
    <t:History>
      <t:Event id="{317BE43B-51F2-43F7-B0ED-F9B87C8CD3BC}" time="2023-09-19T11:33:33.148Z">
        <t:Attribution userId="S::zara.farheen@accenture.com::d93a4821-0eb1-40a8-ac04-cb902bf4210f" userProvider="AD" userName="Farheen, Zara"/>
        <t:Anchor>
          <t:Comment id="682906341"/>
        </t:Anchor>
        <t:Create/>
      </t:Event>
      <t:Event id="{55506403-268B-4452-B8ED-76E39652D55F}" time="2023-09-19T11:33:33.148Z">
        <t:Attribution userId="S::zara.farheen@accenture.com::d93a4821-0eb1-40a8-ac04-cb902bf4210f" userProvider="AD" userName="Farheen, Zara"/>
        <t:Anchor>
          <t:Comment id="682906341"/>
        </t:Anchor>
        <t:Assign userId="S::riya.f.jain@accenture.com::1822a86c-a27d-489e-8b3f-dbda52ff2326" userProvider="AD" userName="Jain, Riya"/>
      </t:Event>
      <t:Event id="{5CB69402-81D0-4B4E-93DF-815911550678}" time="2023-09-19T11:33:33.148Z">
        <t:Attribution userId="S::zara.farheen@accenture.com::d93a4821-0eb1-40a8-ac04-cb902bf4210f" userProvider="AD" userName="Farheen, Zara"/>
        <t:Anchor>
          <t:Comment id="682906341"/>
        </t:Anchor>
        <t:SetTitle title="@Jain, Riya "/>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6BF00FCA-4FD6-488E-B817-62EE66AF2700}">
    <t:Anchor>
      <t:Comment id="682891866"/>
    </t:Anchor>
    <t:History>
      <t:Event id="{8B27B0D5-F945-47DA-84F0-3A82CE85876B}" time="2023-09-19T11:34:02.378Z">
        <t:Attribution userId="S::zara.farheen@accenture.com::d93a4821-0eb1-40a8-ac04-cb902bf4210f" userProvider="AD" userName="Farheen, Zara"/>
        <t:Anchor>
          <t:Comment id="682906370"/>
        </t:Anchor>
        <t:Create/>
      </t:Event>
      <t:Event id="{08B60C3E-DF43-44FC-A715-DC4B1FEC9CF6}" time="2023-09-19T11:34:02.378Z">
        <t:Attribution userId="S::zara.farheen@accenture.com::d93a4821-0eb1-40a8-ac04-cb902bf4210f" userProvider="AD" userName="Farheen, Zara"/>
        <t:Anchor>
          <t:Comment id="682906370"/>
        </t:Anchor>
        <t:Assign userId="S::riya.f.jain@accenture.com::1822a86c-a27d-489e-8b3f-dbda52ff2326" userProvider="AD" userName="Jain, Riya"/>
      </t:Event>
      <t:Event id="{4816157B-0228-41D9-88E1-7A24C2C29704}" time="2023-09-19T11:34:02.378Z">
        <t:Attribution userId="S::zara.farheen@accenture.com::d93a4821-0eb1-40a8-ac04-cb902bf4210f" userProvider="AD" userName="Farheen, Zara"/>
        <t:Anchor>
          <t:Comment id="682906370"/>
        </t:Anchor>
        <t:SetTitle title="@Jain, Riya "/>
      </t:Event>
    </t:History>
  </t:Task>
  <t:Task id="{F3A6349D-529D-4DE5-AB0D-CFA0CE77B12C}">
    <t:Anchor>
      <t:Comment id="682891855"/>
    </t:Anchor>
    <t:History>
      <t:Event id="{898168DE-8FD1-41F4-B487-8BB8E4F336A0}" time="2023-09-19T11:33:40.631Z">
        <t:Attribution userId="S::zara.farheen@accenture.com::d93a4821-0eb1-40a8-ac04-cb902bf4210f" userProvider="AD" userName="Farheen, Zara"/>
        <t:Anchor>
          <t:Comment id="682906348"/>
        </t:Anchor>
        <t:Create/>
      </t:Event>
      <t:Event id="{C0B35040-1C0D-4644-AD17-ACC9F224AAEF}" time="2023-09-19T11:33:40.631Z">
        <t:Attribution userId="S::zara.farheen@accenture.com::d93a4821-0eb1-40a8-ac04-cb902bf4210f" userProvider="AD" userName="Farheen, Zara"/>
        <t:Anchor>
          <t:Comment id="682906348"/>
        </t:Anchor>
        <t:Assign userId="S::riya.f.jain@accenture.com::1822a86c-a27d-489e-8b3f-dbda52ff2326" userProvider="AD" userName="Jain, Riya"/>
      </t:Event>
      <t:Event id="{9D0BE37C-A3BE-430D-89A0-CF3042E28C5E}" time="2023-09-19T11:33:40.631Z">
        <t:Attribution userId="S::zara.farheen@accenture.com::d93a4821-0eb1-40a8-ac04-cb902bf4210f" userProvider="AD" userName="Farheen, Zara"/>
        <t:Anchor>
          <t:Comment id="682906348"/>
        </t:Anchor>
        <t:SetTitle title="@Jain, Riya "/>
      </t:Event>
    </t:History>
  </t:Task>
  <t:Task id="{B8E47672-4E30-44C4-A22E-E46E2FEE08D5}">
    <t:Anchor>
      <t:Comment id="975358845"/>
    </t:Anchor>
    <t:History>
      <t:Event id="{F902AB75-1D77-4D4C-9ED5-8F08FC65AF20}" time="2023-09-19T11:33:10.789Z">
        <t:Attribution userId="S::zara.farheen@accenture.com::d93a4821-0eb1-40a8-ac04-cb902bf4210f" userProvider="AD" userName="Farheen, Zara"/>
        <t:Anchor>
          <t:Comment id="23882041"/>
        </t:Anchor>
        <t:Create/>
      </t:Event>
      <t:Event id="{58609916-E434-40A9-B542-374AE5E6C262}" time="2023-09-19T11:33:10.789Z">
        <t:Attribution userId="S::zara.farheen@accenture.com::d93a4821-0eb1-40a8-ac04-cb902bf4210f" userProvider="AD" userName="Farheen, Zara"/>
        <t:Anchor>
          <t:Comment id="23882041"/>
        </t:Anchor>
        <t:Assign userId="S::riya.f.jain@accenture.com::1822a86c-a27d-489e-8b3f-dbda52ff2326" userProvider="AD" userName="Jain, Riya"/>
      </t:Event>
      <t:Event id="{F60378EA-965C-466B-8225-A86B1F1A4CA2}" time="2023-09-19T11:33:10.789Z">
        <t:Attribution userId="S::zara.farheen@accenture.com::d93a4821-0eb1-40a8-ac04-cb902bf4210f" userProvider="AD" userName="Farheen, Zara"/>
        <t:Anchor>
          <t:Comment id="23882041"/>
        </t:Anchor>
        <t:SetTitle title="@Jain, Riy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75EF613A99465587DA456D541B87C9"/>
        <w:category>
          <w:name w:val="General"/>
          <w:gallery w:val="placeholder"/>
        </w:category>
        <w:types>
          <w:type w:val="bbPlcHdr"/>
        </w:types>
        <w:behaviors>
          <w:behavior w:val="content"/>
        </w:behaviors>
        <w:guid w:val="{25C61FA0-1A78-4E75-BF83-13FA89CA89EE}"/>
      </w:docPartPr>
      <w:docPartBody>
        <w:p w:rsidR="003B27D5" w:rsidRDefault="003B27D5">
          <w:r w:rsidRPr="007F5790">
            <w:rPr>
              <w:rStyle w:val="PlaceholderText"/>
            </w:rPr>
            <w:t>[Release]</w:t>
          </w:r>
        </w:p>
      </w:docPartBody>
    </w:docPart>
    <w:docPart>
      <w:docPartPr>
        <w:name w:val="1072D90A23A04CA893111DCF5CC529EB"/>
        <w:category>
          <w:name w:val="General"/>
          <w:gallery w:val="placeholder"/>
        </w:category>
        <w:types>
          <w:type w:val="bbPlcHdr"/>
        </w:types>
        <w:behaviors>
          <w:behavior w:val="content"/>
        </w:behaviors>
        <w:guid w:val="{93378358-0FD9-4FE7-ABAA-FE46F64AD8A5}"/>
      </w:docPartPr>
      <w:docPartBody>
        <w:p w:rsidR="00D91D06" w:rsidRDefault="00657500">
          <w:pPr>
            <w:pStyle w:val="1072D90A23A04CA893111DCF5CC529EB"/>
          </w:pPr>
          <w:r w:rsidRPr="002E433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16B8D"/>
    <w:rsid w:val="000658E9"/>
    <w:rsid w:val="00081962"/>
    <w:rsid w:val="000834D4"/>
    <w:rsid w:val="00083C5E"/>
    <w:rsid w:val="00085757"/>
    <w:rsid w:val="0009551D"/>
    <w:rsid w:val="000A0910"/>
    <w:rsid w:val="000C1AD6"/>
    <w:rsid w:val="000C2A5A"/>
    <w:rsid w:val="000C5181"/>
    <w:rsid w:val="001002F4"/>
    <w:rsid w:val="00100B62"/>
    <w:rsid w:val="001032CE"/>
    <w:rsid w:val="001073B3"/>
    <w:rsid w:val="00116E7C"/>
    <w:rsid w:val="00127C80"/>
    <w:rsid w:val="00130C53"/>
    <w:rsid w:val="0013239D"/>
    <w:rsid w:val="001527FC"/>
    <w:rsid w:val="00153095"/>
    <w:rsid w:val="00153390"/>
    <w:rsid w:val="0015771D"/>
    <w:rsid w:val="00160C09"/>
    <w:rsid w:val="001846E6"/>
    <w:rsid w:val="001A189C"/>
    <w:rsid w:val="001A32B1"/>
    <w:rsid w:val="001A5648"/>
    <w:rsid w:val="001B0EAF"/>
    <w:rsid w:val="001B2232"/>
    <w:rsid w:val="001C2A5A"/>
    <w:rsid w:val="001C55F7"/>
    <w:rsid w:val="001D7688"/>
    <w:rsid w:val="001F2E69"/>
    <w:rsid w:val="001F7483"/>
    <w:rsid w:val="001F7487"/>
    <w:rsid w:val="0021785F"/>
    <w:rsid w:val="00220B9D"/>
    <w:rsid w:val="00232899"/>
    <w:rsid w:val="002712E8"/>
    <w:rsid w:val="00276659"/>
    <w:rsid w:val="00287DD5"/>
    <w:rsid w:val="002908AB"/>
    <w:rsid w:val="002954AB"/>
    <w:rsid w:val="002A477A"/>
    <w:rsid w:val="002A4E27"/>
    <w:rsid w:val="002A655B"/>
    <w:rsid w:val="002B2613"/>
    <w:rsid w:val="002C268E"/>
    <w:rsid w:val="002C3E03"/>
    <w:rsid w:val="002C788F"/>
    <w:rsid w:val="002D60A0"/>
    <w:rsid w:val="002F52D4"/>
    <w:rsid w:val="0030740F"/>
    <w:rsid w:val="003169AA"/>
    <w:rsid w:val="0032466B"/>
    <w:rsid w:val="0032472E"/>
    <w:rsid w:val="00330718"/>
    <w:rsid w:val="00336D8C"/>
    <w:rsid w:val="00340C50"/>
    <w:rsid w:val="00343789"/>
    <w:rsid w:val="00357D54"/>
    <w:rsid w:val="00364A79"/>
    <w:rsid w:val="0037693D"/>
    <w:rsid w:val="00386F64"/>
    <w:rsid w:val="003A3BC3"/>
    <w:rsid w:val="003A7D37"/>
    <w:rsid w:val="003B08EB"/>
    <w:rsid w:val="003B27D5"/>
    <w:rsid w:val="003C1564"/>
    <w:rsid w:val="003C2596"/>
    <w:rsid w:val="003C7240"/>
    <w:rsid w:val="003D0523"/>
    <w:rsid w:val="003D57D5"/>
    <w:rsid w:val="003D7E55"/>
    <w:rsid w:val="003F17AC"/>
    <w:rsid w:val="003F272F"/>
    <w:rsid w:val="003F4349"/>
    <w:rsid w:val="00412BA5"/>
    <w:rsid w:val="00414360"/>
    <w:rsid w:val="00427DEC"/>
    <w:rsid w:val="00440895"/>
    <w:rsid w:val="004416EA"/>
    <w:rsid w:val="00442782"/>
    <w:rsid w:val="00444B1B"/>
    <w:rsid w:val="0045067A"/>
    <w:rsid w:val="00451A61"/>
    <w:rsid w:val="00454A54"/>
    <w:rsid w:val="00454C8D"/>
    <w:rsid w:val="00462950"/>
    <w:rsid w:val="00466662"/>
    <w:rsid w:val="00466FD6"/>
    <w:rsid w:val="004712DF"/>
    <w:rsid w:val="004835D8"/>
    <w:rsid w:val="00493E70"/>
    <w:rsid w:val="004B25F1"/>
    <w:rsid w:val="004B41DB"/>
    <w:rsid w:val="004C4D6D"/>
    <w:rsid w:val="004D36E7"/>
    <w:rsid w:val="004D4D6E"/>
    <w:rsid w:val="004E64F6"/>
    <w:rsid w:val="00533648"/>
    <w:rsid w:val="00547333"/>
    <w:rsid w:val="00554F39"/>
    <w:rsid w:val="00577863"/>
    <w:rsid w:val="005C188E"/>
    <w:rsid w:val="005C18D9"/>
    <w:rsid w:val="005C35F1"/>
    <w:rsid w:val="005C5F64"/>
    <w:rsid w:val="005D1D01"/>
    <w:rsid w:val="005D35D1"/>
    <w:rsid w:val="005F0820"/>
    <w:rsid w:val="005F2DAF"/>
    <w:rsid w:val="005F606D"/>
    <w:rsid w:val="006044DA"/>
    <w:rsid w:val="0060611D"/>
    <w:rsid w:val="00626230"/>
    <w:rsid w:val="00632C5D"/>
    <w:rsid w:val="00634249"/>
    <w:rsid w:val="006452E4"/>
    <w:rsid w:val="006458C3"/>
    <w:rsid w:val="00657500"/>
    <w:rsid w:val="00666E34"/>
    <w:rsid w:val="0066700F"/>
    <w:rsid w:val="006721FC"/>
    <w:rsid w:val="00676728"/>
    <w:rsid w:val="0069179C"/>
    <w:rsid w:val="006A3A76"/>
    <w:rsid w:val="006A41E9"/>
    <w:rsid w:val="006B018A"/>
    <w:rsid w:val="006B7604"/>
    <w:rsid w:val="006C5BB3"/>
    <w:rsid w:val="006D1786"/>
    <w:rsid w:val="006F4310"/>
    <w:rsid w:val="00717C72"/>
    <w:rsid w:val="0072124E"/>
    <w:rsid w:val="0072310E"/>
    <w:rsid w:val="007271B9"/>
    <w:rsid w:val="007335BA"/>
    <w:rsid w:val="007403D8"/>
    <w:rsid w:val="00742610"/>
    <w:rsid w:val="00781F63"/>
    <w:rsid w:val="007A1318"/>
    <w:rsid w:val="007B40B2"/>
    <w:rsid w:val="007C1BF9"/>
    <w:rsid w:val="007D6F97"/>
    <w:rsid w:val="007F470D"/>
    <w:rsid w:val="007F47A5"/>
    <w:rsid w:val="007F5A80"/>
    <w:rsid w:val="00805FAC"/>
    <w:rsid w:val="008074F2"/>
    <w:rsid w:val="008109C2"/>
    <w:rsid w:val="00825E4C"/>
    <w:rsid w:val="00830091"/>
    <w:rsid w:val="00831182"/>
    <w:rsid w:val="00845153"/>
    <w:rsid w:val="00856934"/>
    <w:rsid w:val="00860DFA"/>
    <w:rsid w:val="008821D6"/>
    <w:rsid w:val="00884556"/>
    <w:rsid w:val="00884704"/>
    <w:rsid w:val="008A7149"/>
    <w:rsid w:val="008C58CB"/>
    <w:rsid w:val="008D158E"/>
    <w:rsid w:val="008F1CA5"/>
    <w:rsid w:val="0090537B"/>
    <w:rsid w:val="00931D6A"/>
    <w:rsid w:val="009652E8"/>
    <w:rsid w:val="00974955"/>
    <w:rsid w:val="00985D8B"/>
    <w:rsid w:val="00987FBD"/>
    <w:rsid w:val="0099422C"/>
    <w:rsid w:val="009A1387"/>
    <w:rsid w:val="009A4154"/>
    <w:rsid w:val="009A547F"/>
    <w:rsid w:val="009A618C"/>
    <w:rsid w:val="009B3CCE"/>
    <w:rsid w:val="009C0D21"/>
    <w:rsid w:val="009C30E8"/>
    <w:rsid w:val="009D290B"/>
    <w:rsid w:val="009E3A08"/>
    <w:rsid w:val="009F25CF"/>
    <w:rsid w:val="00A164F2"/>
    <w:rsid w:val="00A24E8D"/>
    <w:rsid w:val="00A255F7"/>
    <w:rsid w:val="00A32962"/>
    <w:rsid w:val="00A364AF"/>
    <w:rsid w:val="00A62F95"/>
    <w:rsid w:val="00A71599"/>
    <w:rsid w:val="00A816B2"/>
    <w:rsid w:val="00A837FF"/>
    <w:rsid w:val="00A94E04"/>
    <w:rsid w:val="00AA3683"/>
    <w:rsid w:val="00AA7116"/>
    <w:rsid w:val="00AB184C"/>
    <w:rsid w:val="00AC44C1"/>
    <w:rsid w:val="00AC60F6"/>
    <w:rsid w:val="00AD1867"/>
    <w:rsid w:val="00AE1554"/>
    <w:rsid w:val="00AF7FCA"/>
    <w:rsid w:val="00B1022C"/>
    <w:rsid w:val="00B1314E"/>
    <w:rsid w:val="00B20547"/>
    <w:rsid w:val="00B23287"/>
    <w:rsid w:val="00B261DD"/>
    <w:rsid w:val="00B373C2"/>
    <w:rsid w:val="00B97A5B"/>
    <w:rsid w:val="00BA3C9D"/>
    <w:rsid w:val="00BB1C18"/>
    <w:rsid w:val="00BC67E5"/>
    <w:rsid w:val="00BC68B1"/>
    <w:rsid w:val="00BE3EE8"/>
    <w:rsid w:val="00BF0EF9"/>
    <w:rsid w:val="00BF4D8F"/>
    <w:rsid w:val="00BF5A7C"/>
    <w:rsid w:val="00C02969"/>
    <w:rsid w:val="00C034B8"/>
    <w:rsid w:val="00C07D77"/>
    <w:rsid w:val="00C14668"/>
    <w:rsid w:val="00C203D7"/>
    <w:rsid w:val="00C26058"/>
    <w:rsid w:val="00C27F9D"/>
    <w:rsid w:val="00C32E77"/>
    <w:rsid w:val="00C4532D"/>
    <w:rsid w:val="00C56A4F"/>
    <w:rsid w:val="00C779E5"/>
    <w:rsid w:val="00C77EE6"/>
    <w:rsid w:val="00C904E8"/>
    <w:rsid w:val="00C90578"/>
    <w:rsid w:val="00C90FD3"/>
    <w:rsid w:val="00C95377"/>
    <w:rsid w:val="00CA1D09"/>
    <w:rsid w:val="00CB2081"/>
    <w:rsid w:val="00CC6B5A"/>
    <w:rsid w:val="00CD09FD"/>
    <w:rsid w:val="00CD72F8"/>
    <w:rsid w:val="00CE4ADD"/>
    <w:rsid w:val="00CE615F"/>
    <w:rsid w:val="00D06FD6"/>
    <w:rsid w:val="00D10A87"/>
    <w:rsid w:val="00D310E0"/>
    <w:rsid w:val="00D33676"/>
    <w:rsid w:val="00D35A3B"/>
    <w:rsid w:val="00D44CE1"/>
    <w:rsid w:val="00D65302"/>
    <w:rsid w:val="00D70FF6"/>
    <w:rsid w:val="00D85149"/>
    <w:rsid w:val="00D91D06"/>
    <w:rsid w:val="00DC5AB4"/>
    <w:rsid w:val="00DD7B97"/>
    <w:rsid w:val="00DF288D"/>
    <w:rsid w:val="00E00394"/>
    <w:rsid w:val="00E06926"/>
    <w:rsid w:val="00E141EA"/>
    <w:rsid w:val="00E1516E"/>
    <w:rsid w:val="00E21C79"/>
    <w:rsid w:val="00E24A28"/>
    <w:rsid w:val="00E253EE"/>
    <w:rsid w:val="00E4252A"/>
    <w:rsid w:val="00E43835"/>
    <w:rsid w:val="00E43B42"/>
    <w:rsid w:val="00E701A7"/>
    <w:rsid w:val="00E71B3D"/>
    <w:rsid w:val="00E74428"/>
    <w:rsid w:val="00E8265B"/>
    <w:rsid w:val="00E83822"/>
    <w:rsid w:val="00E86A27"/>
    <w:rsid w:val="00E86B14"/>
    <w:rsid w:val="00EC5808"/>
    <w:rsid w:val="00ED1F1E"/>
    <w:rsid w:val="00ED3C33"/>
    <w:rsid w:val="00ED54BE"/>
    <w:rsid w:val="00ED6B0B"/>
    <w:rsid w:val="00EE2C61"/>
    <w:rsid w:val="00EE5E0F"/>
    <w:rsid w:val="00EF21CC"/>
    <w:rsid w:val="00F06AD1"/>
    <w:rsid w:val="00F108B0"/>
    <w:rsid w:val="00F11E23"/>
    <w:rsid w:val="00F14A9C"/>
    <w:rsid w:val="00F343FB"/>
    <w:rsid w:val="00F4540A"/>
    <w:rsid w:val="00F50D33"/>
    <w:rsid w:val="00F5262B"/>
    <w:rsid w:val="00F60538"/>
    <w:rsid w:val="00F60AEB"/>
    <w:rsid w:val="00F72C38"/>
    <w:rsid w:val="00F77D23"/>
    <w:rsid w:val="00F84201"/>
    <w:rsid w:val="00FB2C36"/>
    <w:rsid w:val="00FB6CD6"/>
    <w:rsid w:val="00FB72EA"/>
    <w:rsid w:val="00FC5A85"/>
    <w:rsid w:val="00FC5D8A"/>
    <w:rsid w:val="00FE1064"/>
    <w:rsid w:val="00FF22E1"/>
    <w:rsid w:val="00FF6D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7500"/>
    <w:rPr>
      <w:color w:val="808080"/>
    </w:rPr>
  </w:style>
  <w:style w:type="paragraph" w:customStyle="1" w:styleId="1072D90A23A04CA893111DCF5CC529EB">
    <w:name w:val="1072D90A23A04CA893111DCF5CC529E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NT Service\spsearch</DisplayName>
        <AccountId>3</AccountId>
        <AccountType/>
      </UserInfo>
      <UserInfo>
        <DisplayName>Das, Snigdha A.</DisplayName>
        <AccountId>16</AccountId>
        <AccountType/>
      </UserInfo>
      <UserInfo>
        <DisplayName>Gokce, Filiz</DisplayName>
        <AccountId>118</AccountId>
        <AccountType/>
      </UserInfo>
      <UserInfo>
        <DisplayName>Segers, Roscoe C.</DisplayName>
        <AccountId>119</AccountId>
        <AccountType/>
      </UserInfo>
    </SharedWithUsers>
    <TaxCatchAll xmlns="c4bbe816-f9b7-401b-8d8f-485022adc0f2" xsi:nil="true"/>
    <Release xmlns="c4bbe816-f9b7-401b-8d8f-485022adc0f2">2.5</Release>
    <_MarkAsFinal xmlns="c4bbe816-f9b7-401b-8d8f-485022adc0f2">false</_MarkAsFinal>
    <Author1 xmlns="c4bbe816-f9b7-401b-8d8f-485022adc0f2">
      <UserInfo>
        <DisplayName>U,S, Vinay</DisplayName>
        <AccountId>4809</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Shivananda, Prashanth</DisplayName>
        <AccountId>158</AccountId>
        <AccountType/>
      </UserInfo>
    </BA>
    <Pre_x002d_approvalQC xmlns="81909fe3-6ae3-4e8c-8389-1cd7b8cbfe53">Done</Pre_x002d_approvalQC>
    <SME xmlns="c4bbe816-f9b7-401b-8d8f-485022adc0f2">
      <UserInfo>
        <DisplayName>Srinivas, Rekha</DisplayName>
        <AccountId>1117</AccountId>
        <AccountType/>
      </UserInfo>
    </SME>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CDF</Variant>
    <Completeness xmlns="c4bbe816-f9b7-401b-8d8f-485022adc0f2">100%</Completeness>
    <Component xmlns="81909fe3-6ae3-4e8c-8389-1cd7b8cbfe53">General</Component>
    <DLCPolicyLabelValue xmlns="81909fe3-6ae3-4e8c-8389-1cd7b8cbfe53">36.0</DLCPolicyLabelValue>
  </documentManagement>
</p:properties>
</file>

<file path=customXml/itemProps1.xml><?xml version="1.0" encoding="utf-8"?>
<ds:datastoreItem xmlns:ds="http://schemas.openxmlformats.org/officeDocument/2006/customXml" ds:itemID="{D628F7A9-E595-4A63-901F-03B7305846CC}">
  <ds:schemaRefs>
    <ds:schemaRef ds:uri="office.server.policy"/>
  </ds:schemaRefs>
</ds:datastoreItem>
</file>

<file path=customXml/itemProps2.xml><?xml version="1.0" encoding="utf-8"?>
<ds:datastoreItem xmlns:ds="http://schemas.openxmlformats.org/officeDocument/2006/customXml" ds:itemID="{D08A5D82-EAED-416C-927A-9EFBE44809ED}">
  <ds:schemaRefs>
    <ds:schemaRef ds:uri="http://schemas.microsoft.com/sharepoint/v3/contenttype/forms"/>
  </ds:schemaRefs>
</ds:datastoreItem>
</file>

<file path=customXml/itemProps3.xml><?xml version="1.0" encoding="utf-8"?>
<ds:datastoreItem xmlns:ds="http://schemas.openxmlformats.org/officeDocument/2006/customXml" ds:itemID="{D2CAFEFB-86D9-41D1-832B-CD9D6EFBD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5.xml><?xml version="1.0" encoding="utf-8"?>
<ds:datastoreItem xmlns:ds="http://schemas.openxmlformats.org/officeDocument/2006/customXml" ds:itemID="{3EB763E0-30E8-4173-B5A3-40A557A192E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0bfa236d-8472-42aa-9a40-ab46036c5596}"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246</TotalTime>
  <Pages>19</Pages>
  <Words>5581</Words>
  <Characters>38572</Characters>
  <Application>Microsoft Office Word</Application>
  <DocSecurity>0</DocSecurity>
  <Lines>1244</Lines>
  <Paragraphs>1103</Paragraphs>
  <ScaleCrop>false</ScaleCrop>
  <HeadingPairs>
    <vt:vector size="2" baseType="variant">
      <vt:variant>
        <vt:lpstr>Title</vt:lpstr>
      </vt:variant>
      <vt:variant>
        <vt:i4>1</vt:i4>
      </vt:variant>
    </vt:vector>
  </HeadingPairs>
  <TitlesOfParts>
    <vt:vector size="1" baseType="lpstr">
      <vt:lpstr>AOT CDF Deployment Guide</vt:lpstr>
    </vt:vector>
  </TitlesOfParts>
  <Company/>
  <LinksUpToDate>false</LinksUpToDate>
  <CharactersWithSpaces>43050</CharactersWithSpaces>
  <SharedDoc>false</SharedDoc>
  <HLinks>
    <vt:vector size="414" baseType="variant">
      <vt:variant>
        <vt:i4>8126533</vt:i4>
      </vt:variant>
      <vt:variant>
        <vt:i4>357</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65628</vt:i4>
      </vt:variant>
      <vt:variant>
        <vt:i4>354</vt:i4>
      </vt:variant>
      <vt:variant>
        <vt:i4>0</vt:i4>
      </vt:variant>
      <vt:variant>
        <vt:i4>5</vt:i4>
      </vt:variant>
      <vt:variant>
        <vt:lpwstr>https://app-3d-visualizer-prod.azurewebsites.net/</vt:lpwstr>
      </vt:variant>
      <vt:variant>
        <vt:lpwstr/>
      </vt:variant>
      <vt:variant>
        <vt:i4>7405682</vt:i4>
      </vt:variant>
      <vt:variant>
        <vt:i4>351</vt:i4>
      </vt:variant>
      <vt:variant>
        <vt:i4>0</vt:i4>
      </vt:variant>
      <vt:variant>
        <vt:i4>5</vt:i4>
      </vt:variant>
      <vt:variant>
        <vt:lpwstr>https://app-3d-builder-prod.azurewebsites.net/</vt:lpwstr>
      </vt:variant>
      <vt:variant>
        <vt:lpwstr/>
      </vt:variant>
      <vt:variant>
        <vt:i4>4456514</vt:i4>
      </vt:variant>
      <vt:variant>
        <vt:i4>348</vt:i4>
      </vt:variant>
      <vt:variant>
        <vt:i4>0</vt:i4>
      </vt:variant>
      <vt:variant>
        <vt:i4>5</vt:i4>
      </vt:variant>
      <vt:variant>
        <vt:lpwstr>https://app-mv-ui-intelligent-advisor-config-prod.azurewebsites.net/</vt:lpwstr>
      </vt:variant>
      <vt:variant>
        <vt:lpwstr/>
      </vt:variant>
      <vt:variant>
        <vt:i4>8061026</vt:i4>
      </vt:variant>
      <vt:variant>
        <vt:i4>345</vt:i4>
      </vt:variant>
      <vt:variant>
        <vt:i4>0</vt:i4>
      </vt:variant>
      <vt:variant>
        <vt:i4>5</vt:i4>
      </vt:variant>
      <vt:variant>
        <vt:lpwstr>https://app-smartkpiconfig-prod.azurewebsites.net/</vt:lpwstr>
      </vt:variant>
      <vt:variant>
        <vt:lpwstr/>
      </vt:variant>
      <vt:variant>
        <vt:i4>4259913</vt:i4>
      </vt:variant>
      <vt:variant>
        <vt:i4>342</vt:i4>
      </vt:variant>
      <vt:variant>
        <vt:i4>0</vt:i4>
      </vt:variant>
      <vt:variant>
        <vt:i4>5</vt:i4>
      </vt:variant>
      <vt:variant>
        <vt:lpwstr>https://app-entity-viewer-template-upload-prod.azurewebsites.net/</vt:lpwstr>
      </vt:variant>
      <vt:variant>
        <vt:lpwstr/>
      </vt:variant>
      <vt:variant>
        <vt:i4>8060999</vt:i4>
      </vt:variant>
      <vt:variant>
        <vt:i4>339</vt:i4>
      </vt:variant>
      <vt:variant>
        <vt:i4>0</vt:i4>
      </vt:variant>
      <vt:variant>
        <vt:i4>5</vt:i4>
      </vt:variant>
      <vt:variant>
        <vt:lpwstr/>
      </vt:variant>
      <vt:variant>
        <vt:lpwstr>_CORS_(App_Services)</vt:lpwstr>
      </vt:variant>
      <vt:variant>
        <vt:i4>6750307</vt:i4>
      </vt:variant>
      <vt:variant>
        <vt:i4>336</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2490490</vt:i4>
      </vt:variant>
      <vt:variant>
        <vt:i4>333</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524335</vt:i4>
      </vt:variant>
      <vt:variant>
        <vt:i4>330</vt:i4>
      </vt:variant>
      <vt:variant>
        <vt:i4>0</vt:i4>
      </vt:variant>
      <vt:variant>
        <vt:i4>5</vt:i4>
      </vt:variant>
      <vt:variant>
        <vt:lpwstr/>
      </vt:variant>
      <vt:variant>
        <vt:lpwstr>_APIM</vt:lpwstr>
      </vt:variant>
      <vt:variant>
        <vt:i4>6750307</vt:i4>
      </vt:variant>
      <vt:variant>
        <vt:i4>327</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6750307</vt:i4>
      </vt:variant>
      <vt:variant>
        <vt:i4>324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1507368</vt:i4>
      </vt:variant>
      <vt:variant>
        <vt:i4>321</vt:i4>
      </vt:variant>
      <vt:variant>
        <vt:i4>0</vt:i4>
      </vt:variant>
      <vt:variant>
        <vt:i4>5</vt:i4>
      </vt:variant>
      <vt:variant>
        <vt:lpwstr>https://ts.accenture.com/sites/GlobalDocTemplates/AOT/AOT Documents/Previous Releases/2.4 Aquarius/AOT_CDF_Deployment_Guide_Aquarius.docx</vt:lpwstr>
      </vt:variant>
      <vt:variant>
        <vt:lpwstr>_CORS_(Storage_Account)</vt:lpwstr>
      </vt:variant>
      <vt:variant>
        <vt:i4>5898268</vt:i4>
      </vt:variant>
      <vt:variant>
        <vt:i4>318</vt:i4>
      </vt:variant>
      <vt:variant>
        <vt:i4>0</vt:i4>
      </vt:variant>
      <vt:variant>
        <vt:i4>5</vt:i4>
      </vt:variant>
      <vt:variant>
        <vt:lpwstr>https://ts.accenture.com/:t:/r/sites/GlobalDocTemplates/Published Documents/AOT/Linked Files/AOT Deployment Guide/AOT_APIM_CORS_Policy_Script.txt</vt:lpwstr>
      </vt:variant>
      <vt:variant>
        <vt:lpwstr/>
      </vt:variant>
      <vt:variant>
        <vt:i4>7274614</vt:i4>
      </vt:variant>
      <vt:variant>
        <vt:i4>315</vt:i4>
      </vt:variant>
      <vt:variant>
        <vt:i4>0</vt:i4>
      </vt:variant>
      <vt:variant>
        <vt:i4>5</vt:i4>
      </vt:variant>
      <vt:variant>
        <vt:lpwstr/>
      </vt:variant>
      <vt:variant>
        <vt:lpwstr>_CORS_(APIM)</vt:lpwstr>
      </vt:variant>
      <vt:variant>
        <vt:i4>4587545</vt:i4>
      </vt:variant>
      <vt:variant>
        <vt:i4>312</vt:i4>
      </vt:variant>
      <vt:variant>
        <vt:i4>0</vt:i4>
      </vt:variant>
      <vt:variant>
        <vt:i4>5</vt:i4>
      </vt:variant>
      <vt:variant>
        <vt:lpwstr>https://ts.accenture.com/:i:/r/sites/GlobalDocTemplates/Published Documents/AOT/Linked Files/AOT Deployment Guide/AKS_Cluster_ACR_Service_Connections.png</vt:lpwstr>
      </vt:variant>
      <vt:variant>
        <vt:lpwstr/>
      </vt:variant>
      <vt:variant>
        <vt:i4>2490490</vt:i4>
      </vt:variant>
      <vt:variant>
        <vt:i4>309</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458774</vt:i4>
      </vt:variant>
      <vt:variant>
        <vt:i4>279</vt:i4>
      </vt:variant>
      <vt:variant>
        <vt:i4>0</vt:i4>
      </vt:variant>
      <vt:variant>
        <vt:i4>5</vt:i4>
      </vt:variant>
      <vt:variant>
        <vt:lpwstr>https://docs.cognite.com/cdf/air/guides/enable_air_oidc/</vt:lpwstr>
      </vt:variant>
      <vt:variant>
        <vt:lpwstr/>
      </vt:variant>
      <vt:variant>
        <vt:i4>1441837</vt:i4>
      </vt:variant>
      <vt:variant>
        <vt:i4>276</vt:i4>
      </vt:variant>
      <vt:variant>
        <vt:i4>0</vt:i4>
      </vt:variant>
      <vt:variant>
        <vt:i4>5</vt:i4>
      </vt:variant>
      <vt:variant>
        <vt:lpwstr>https://docs.cognite.com/cdf/access/guides/configure_cdf_azure_oidc/</vt:lpwstr>
      </vt:variant>
      <vt:variant>
        <vt:lpwstr/>
      </vt:variant>
      <vt:variant>
        <vt:i4>524296</vt:i4>
      </vt:variant>
      <vt:variant>
        <vt:i4>273</vt:i4>
      </vt:variant>
      <vt:variant>
        <vt:i4>0</vt:i4>
      </vt:variant>
      <vt:variant>
        <vt:i4>5</vt:i4>
      </vt:variant>
      <vt:variant>
        <vt:lpwstr>https://industryxdevhub.accenture.com/assetdetails/45</vt:lpwstr>
      </vt:variant>
      <vt:variant>
        <vt:lpwstr/>
      </vt:variant>
      <vt:variant>
        <vt:i4>655368</vt:i4>
      </vt:variant>
      <vt:variant>
        <vt:i4>270</vt:i4>
      </vt:variant>
      <vt:variant>
        <vt:i4>0</vt:i4>
      </vt:variant>
      <vt:variant>
        <vt:i4>5</vt:i4>
      </vt:variant>
      <vt:variant>
        <vt:lpwstr>https://industryxdevhub.accenture.com/assetdetails/64</vt:lpwstr>
      </vt:variant>
      <vt:variant>
        <vt:lpwstr/>
      </vt:variant>
      <vt:variant>
        <vt:i4>8323130</vt:i4>
      </vt:variant>
      <vt:variant>
        <vt:i4>267</vt:i4>
      </vt:variant>
      <vt:variant>
        <vt:i4>0</vt:i4>
      </vt:variant>
      <vt:variant>
        <vt:i4>5</vt:i4>
      </vt:variant>
      <vt:variant>
        <vt:lpwstr>https://docs.microsoft.com/en-us/azure/devops/pipelines/release/?view=azure-devops</vt:lpwstr>
      </vt:variant>
      <vt:variant>
        <vt:lpwstr/>
      </vt:variant>
      <vt:variant>
        <vt:i4>2490490</vt:i4>
      </vt:variant>
      <vt:variant>
        <vt:i4>264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8192095</vt:i4>
      </vt:variant>
      <vt:variant>
        <vt:i4>261</vt:i4>
      </vt:variant>
      <vt:variant>
        <vt:i4>0</vt:i4>
      </vt:variant>
      <vt:variant>
        <vt:i4>5</vt:i4>
      </vt:variant>
      <vt:variant>
        <vt:lpwstr>mailto:uha.ratna.mateti@accenture.com</vt:lpwstr>
      </vt:variant>
      <vt:variant>
        <vt:lpwstr/>
      </vt:variant>
      <vt:variant>
        <vt:i4>6422544</vt:i4>
      </vt:variant>
      <vt:variant>
        <vt:i4>258</vt:i4>
      </vt:variant>
      <vt:variant>
        <vt:i4>0</vt:i4>
      </vt:variant>
      <vt:variant>
        <vt:i4>5</vt:i4>
      </vt:variant>
      <vt:variant>
        <vt:lpwstr>mailto:prashanth.shivananda@accenture.com</vt:lpwstr>
      </vt:variant>
      <vt:variant>
        <vt:lpwstr/>
      </vt:variant>
      <vt:variant>
        <vt:i4>5832818</vt:i4>
      </vt:variant>
      <vt:variant>
        <vt:i4>251</vt:i4>
      </vt:variant>
      <vt:variant>
        <vt:i4>0</vt:i4>
      </vt:variant>
      <vt:variant>
        <vt:i4>5</vt:i4>
      </vt:variant>
      <vt:variant>
        <vt:lpwstr>C:\Users\uha.ratna.mateti\Downloads\AOT_Azure_Deployment_Guide_Auriga 3.docx</vt:lpwstr>
      </vt:variant>
      <vt:variant>
        <vt:lpwstr>_Toc204614413</vt:lpwstr>
      </vt:variant>
      <vt:variant>
        <vt:i4>5832818</vt:i4>
      </vt:variant>
      <vt:variant>
        <vt:i4>245</vt:i4>
      </vt:variant>
      <vt:variant>
        <vt:i4>0</vt:i4>
      </vt:variant>
      <vt:variant>
        <vt:i4>5</vt:i4>
      </vt:variant>
      <vt:variant>
        <vt:lpwstr>C:\Users\uha.ratna.mateti\Downloads\AOT_Azure_Deployment_Guide_Auriga 3.docx</vt:lpwstr>
      </vt:variant>
      <vt:variant>
        <vt:lpwstr>_Toc204614412</vt:lpwstr>
      </vt:variant>
      <vt:variant>
        <vt:i4>5832818</vt:i4>
      </vt:variant>
      <vt:variant>
        <vt:i4>239</vt:i4>
      </vt:variant>
      <vt:variant>
        <vt:i4>0</vt:i4>
      </vt:variant>
      <vt:variant>
        <vt:i4>5</vt:i4>
      </vt:variant>
      <vt:variant>
        <vt:lpwstr>C:\Users\uha.ratna.mateti\Downloads\AOT_Azure_Deployment_Guide_Auriga 3.docx</vt:lpwstr>
      </vt:variant>
      <vt:variant>
        <vt:lpwstr>_Toc204614411</vt:lpwstr>
      </vt:variant>
      <vt:variant>
        <vt:i4>5832818</vt:i4>
      </vt:variant>
      <vt:variant>
        <vt:i4>233</vt:i4>
      </vt:variant>
      <vt:variant>
        <vt:i4>0</vt:i4>
      </vt:variant>
      <vt:variant>
        <vt:i4>5</vt:i4>
      </vt:variant>
      <vt:variant>
        <vt:lpwstr>C:\Users\uha.ratna.mateti\Downloads\AOT_Azure_Deployment_Guide_Auriga 3.docx</vt:lpwstr>
      </vt:variant>
      <vt:variant>
        <vt:lpwstr>_Toc204614410</vt:lpwstr>
      </vt:variant>
      <vt:variant>
        <vt:i4>5767282</vt:i4>
      </vt:variant>
      <vt:variant>
        <vt:i4>227</vt:i4>
      </vt:variant>
      <vt:variant>
        <vt:i4>0</vt:i4>
      </vt:variant>
      <vt:variant>
        <vt:i4>5</vt:i4>
      </vt:variant>
      <vt:variant>
        <vt:lpwstr>C:\Users\uha.ratna.mateti\Downloads\AOT_Azure_Deployment_Guide_Auriga 3.docx</vt:lpwstr>
      </vt:variant>
      <vt:variant>
        <vt:lpwstr>_Toc204614409</vt:lpwstr>
      </vt:variant>
      <vt:variant>
        <vt:i4>5767282</vt:i4>
      </vt:variant>
      <vt:variant>
        <vt:i4>221</vt:i4>
      </vt:variant>
      <vt:variant>
        <vt:i4>0</vt:i4>
      </vt:variant>
      <vt:variant>
        <vt:i4>5</vt:i4>
      </vt:variant>
      <vt:variant>
        <vt:lpwstr>C:\Users\uha.ratna.mateti\Downloads\AOT_Azure_Deployment_Guide_Auriga 3.docx</vt:lpwstr>
      </vt:variant>
      <vt:variant>
        <vt:lpwstr>_Toc204614408</vt:lpwstr>
      </vt:variant>
      <vt:variant>
        <vt:i4>5767282</vt:i4>
      </vt:variant>
      <vt:variant>
        <vt:i4>215</vt:i4>
      </vt:variant>
      <vt:variant>
        <vt:i4>0</vt:i4>
      </vt:variant>
      <vt:variant>
        <vt:i4>5</vt:i4>
      </vt:variant>
      <vt:variant>
        <vt:lpwstr>C:\Users\uha.ratna.mateti\Downloads\AOT_Azure_Deployment_Guide_Auriga 3.docx</vt:lpwstr>
      </vt:variant>
      <vt:variant>
        <vt:lpwstr>_Toc204614407</vt:lpwstr>
      </vt:variant>
      <vt:variant>
        <vt:i4>5767282</vt:i4>
      </vt:variant>
      <vt:variant>
        <vt:i4>209</vt:i4>
      </vt:variant>
      <vt:variant>
        <vt:i4>0</vt:i4>
      </vt:variant>
      <vt:variant>
        <vt:i4>5</vt:i4>
      </vt:variant>
      <vt:variant>
        <vt:lpwstr>C:\Users\uha.ratna.mateti\Downloads\AOT_Azure_Deployment_Guide_Auriga 3.docx</vt:lpwstr>
      </vt:variant>
      <vt:variant>
        <vt:lpwstr>_Toc204614406</vt:lpwstr>
      </vt:variant>
      <vt:variant>
        <vt:i4>5767282</vt:i4>
      </vt:variant>
      <vt:variant>
        <vt:i4>203</vt:i4>
      </vt:variant>
      <vt:variant>
        <vt:i4>0</vt:i4>
      </vt:variant>
      <vt:variant>
        <vt:i4>5</vt:i4>
      </vt:variant>
      <vt:variant>
        <vt:lpwstr>C:\Users\uha.ratna.mateti\Downloads\AOT_Azure_Deployment_Guide_Auriga 3.docx</vt:lpwstr>
      </vt:variant>
      <vt:variant>
        <vt:lpwstr>_Toc204614405</vt:lpwstr>
      </vt:variant>
      <vt:variant>
        <vt:i4>5767282</vt:i4>
      </vt:variant>
      <vt:variant>
        <vt:i4>197</vt:i4>
      </vt:variant>
      <vt:variant>
        <vt:i4>0</vt:i4>
      </vt:variant>
      <vt:variant>
        <vt:i4>5</vt:i4>
      </vt:variant>
      <vt:variant>
        <vt:lpwstr>C:\Users\uha.ratna.mateti\Downloads\AOT_Azure_Deployment_Guide_Auriga 3.docx</vt:lpwstr>
      </vt:variant>
      <vt:variant>
        <vt:lpwstr>_Toc204614404</vt:lpwstr>
      </vt:variant>
      <vt:variant>
        <vt:i4>5767282</vt:i4>
      </vt:variant>
      <vt:variant>
        <vt:i4>191</vt:i4>
      </vt:variant>
      <vt:variant>
        <vt:i4>0</vt:i4>
      </vt:variant>
      <vt:variant>
        <vt:i4>5</vt:i4>
      </vt:variant>
      <vt:variant>
        <vt:lpwstr>C:\Users\uha.ratna.mateti\Downloads\AOT_Azure_Deployment_Guide_Auriga 3.docx</vt:lpwstr>
      </vt:variant>
      <vt:variant>
        <vt:lpwstr>_Toc204614403</vt:lpwstr>
      </vt:variant>
      <vt:variant>
        <vt:i4>5767282</vt:i4>
      </vt:variant>
      <vt:variant>
        <vt:i4>185</vt:i4>
      </vt:variant>
      <vt:variant>
        <vt:i4>0</vt:i4>
      </vt:variant>
      <vt:variant>
        <vt:i4>5</vt:i4>
      </vt:variant>
      <vt:variant>
        <vt:lpwstr>C:\Users\uha.ratna.mateti\Downloads\AOT_Azure_Deployment_Guide_Auriga 3.docx</vt:lpwstr>
      </vt:variant>
      <vt:variant>
        <vt:lpwstr>_Toc204614402</vt:lpwstr>
      </vt:variant>
      <vt:variant>
        <vt:i4>5767282</vt:i4>
      </vt:variant>
      <vt:variant>
        <vt:i4>179</vt:i4>
      </vt:variant>
      <vt:variant>
        <vt:i4>0</vt:i4>
      </vt:variant>
      <vt:variant>
        <vt:i4>5</vt:i4>
      </vt:variant>
      <vt:variant>
        <vt:lpwstr>C:\Users\uha.ratna.mateti\Downloads\AOT_Azure_Deployment_Guide_Auriga 3.docx</vt:lpwstr>
      </vt:variant>
      <vt:variant>
        <vt:lpwstr>_Toc204614401</vt:lpwstr>
      </vt:variant>
      <vt:variant>
        <vt:i4>5767282</vt:i4>
      </vt:variant>
      <vt:variant>
        <vt:i4>173</vt:i4>
      </vt:variant>
      <vt:variant>
        <vt:i4>0</vt:i4>
      </vt:variant>
      <vt:variant>
        <vt:i4>5</vt:i4>
      </vt:variant>
      <vt:variant>
        <vt:lpwstr>C:\Users\uha.ratna.mateti\Downloads\AOT_Azure_Deployment_Guide_Auriga 3.docx</vt:lpwstr>
      </vt:variant>
      <vt:variant>
        <vt:lpwstr>_Toc204614400</vt:lpwstr>
      </vt:variant>
      <vt:variant>
        <vt:i4>5308533</vt:i4>
      </vt:variant>
      <vt:variant>
        <vt:i4>167</vt:i4>
      </vt:variant>
      <vt:variant>
        <vt:i4>0</vt:i4>
      </vt:variant>
      <vt:variant>
        <vt:i4>5</vt:i4>
      </vt:variant>
      <vt:variant>
        <vt:lpwstr>C:\Users\uha.ratna.mateti\Downloads\AOT_Azure_Deployment_Guide_Auriga 3.docx</vt:lpwstr>
      </vt:variant>
      <vt:variant>
        <vt:lpwstr>_Toc204614399</vt:lpwstr>
      </vt:variant>
      <vt:variant>
        <vt:i4>5308533</vt:i4>
      </vt:variant>
      <vt:variant>
        <vt:i4>161</vt:i4>
      </vt:variant>
      <vt:variant>
        <vt:i4>0</vt:i4>
      </vt:variant>
      <vt:variant>
        <vt:i4>5</vt:i4>
      </vt:variant>
      <vt:variant>
        <vt:lpwstr>C:\Users\uha.ratna.mateti\Downloads\AOT_Azure_Deployment_Guide_Auriga 3.docx</vt:lpwstr>
      </vt:variant>
      <vt:variant>
        <vt:lpwstr>_Toc204614398</vt:lpwstr>
      </vt:variant>
      <vt:variant>
        <vt:i4>5308533</vt:i4>
      </vt:variant>
      <vt:variant>
        <vt:i4>155</vt:i4>
      </vt:variant>
      <vt:variant>
        <vt:i4>0</vt:i4>
      </vt:variant>
      <vt:variant>
        <vt:i4>5</vt:i4>
      </vt:variant>
      <vt:variant>
        <vt:lpwstr>C:\Users\uha.ratna.mateti\Downloads\AOT_Azure_Deployment_Guide_Auriga 3.docx</vt:lpwstr>
      </vt:variant>
      <vt:variant>
        <vt:lpwstr>_Toc204614397</vt:lpwstr>
      </vt:variant>
      <vt:variant>
        <vt:i4>5308533</vt:i4>
      </vt:variant>
      <vt:variant>
        <vt:i4>149</vt:i4>
      </vt:variant>
      <vt:variant>
        <vt:i4>0</vt:i4>
      </vt:variant>
      <vt:variant>
        <vt:i4>5</vt:i4>
      </vt:variant>
      <vt:variant>
        <vt:lpwstr>C:\Users\uha.ratna.mateti\Downloads\AOT_Azure_Deployment_Guide_Auriga 3.docx</vt:lpwstr>
      </vt:variant>
      <vt:variant>
        <vt:lpwstr>_Toc204614396</vt:lpwstr>
      </vt:variant>
      <vt:variant>
        <vt:i4>5308533</vt:i4>
      </vt:variant>
      <vt:variant>
        <vt:i4>143</vt:i4>
      </vt:variant>
      <vt:variant>
        <vt:i4>0</vt:i4>
      </vt:variant>
      <vt:variant>
        <vt:i4>5</vt:i4>
      </vt:variant>
      <vt:variant>
        <vt:lpwstr>C:\Users\uha.ratna.mateti\Downloads\AOT_Azure_Deployment_Guide_Auriga 3.docx</vt:lpwstr>
      </vt:variant>
      <vt:variant>
        <vt:lpwstr>_Toc204614395</vt:lpwstr>
      </vt:variant>
      <vt:variant>
        <vt:i4>5308533</vt:i4>
      </vt:variant>
      <vt:variant>
        <vt:i4>137</vt:i4>
      </vt:variant>
      <vt:variant>
        <vt:i4>0</vt:i4>
      </vt:variant>
      <vt:variant>
        <vt:i4>5</vt:i4>
      </vt:variant>
      <vt:variant>
        <vt:lpwstr>C:\Users\uha.ratna.mateti\Downloads\AOT_Azure_Deployment_Guide_Auriga 3.docx</vt:lpwstr>
      </vt:variant>
      <vt:variant>
        <vt:lpwstr>_Toc204614394</vt:lpwstr>
      </vt:variant>
      <vt:variant>
        <vt:i4>5308533</vt:i4>
      </vt:variant>
      <vt:variant>
        <vt:i4>131</vt:i4>
      </vt:variant>
      <vt:variant>
        <vt:i4>0</vt:i4>
      </vt:variant>
      <vt:variant>
        <vt:i4>5</vt:i4>
      </vt:variant>
      <vt:variant>
        <vt:lpwstr>C:\Users\uha.ratna.mateti\Downloads\AOT_Azure_Deployment_Guide_Auriga 3.docx</vt:lpwstr>
      </vt:variant>
      <vt:variant>
        <vt:lpwstr>_Toc204614393</vt:lpwstr>
      </vt:variant>
      <vt:variant>
        <vt:i4>5308533</vt:i4>
      </vt:variant>
      <vt:variant>
        <vt:i4>125</vt:i4>
      </vt:variant>
      <vt:variant>
        <vt:i4>0</vt:i4>
      </vt:variant>
      <vt:variant>
        <vt:i4>5</vt:i4>
      </vt:variant>
      <vt:variant>
        <vt:lpwstr>C:\Users\uha.ratna.mateti\Downloads\AOT_Azure_Deployment_Guide_Auriga 3.docx</vt:lpwstr>
      </vt:variant>
      <vt:variant>
        <vt:lpwstr>_Toc204614392</vt:lpwstr>
      </vt:variant>
      <vt:variant>
        <vt:i4>5308533</vt:i4>
      </vt:variant>
      <vt:variant>
        <vt:i4>119</vt:i4>
      </vt:variant>
      <vt:variant>
        <vt:i4>0</vt:i4>
      </vt:variant>
      <vt:variant>
        <vt:i4>5</vt:i4>
      </vt:variant>
      <vt:variant>
        <vt:lpwstr>C:\Users\uha.ratna.mateti\Downloads\AOT_Azure_Deployment_Guide_Auriga 3.docx</vt:lpwstr>
      </vt:variant>
      <vt:variant>
        <vt:lpwstr>_Toc204614391</vt:lpwstr>
      </vt:variant>
      <vt:variant>
        <vt:i4>5308533</vt:i4>
      </vt:variant>
      <vt:variant>
        <vt:i4>113</vt:i4>
      </vt:variant>
      <vt:variant>
        <vt:i4>0</vt:i4>
      </vt:variant>
      <vt:variant>
        <vt:i4>5</vt:i4>
      </vt:variant>
      <vt:variant>
        <vt:lpwstr>C:\Users\uha.ratna.mateti\Downloads\AOT_Azure_Deployment_Guide_Auriga 3.docx</vt:lpwstr>
      </vt:variant>
      <vt:variant>
        <vt:lpwstr>_Toc204614390</vt:lpwstr>
      </vt:variant>
      <vt:variant>
        <vt:i4>5242997</vt:i4>
      </vt:variant>
      <vt:variant>
        <vt:i4>107</vt:i4>
      </vt:variant>
      <vt:variant>
        <vt:i4>0</vt:i4>
      </vt:variant>
      <vt:variant>
        <vt:i4>5</vt:i4>
      </vt:variant>
      <vt:variant>
        <vt:lpwstr>C:\Users\uha.ratna.mateti\Downloads\AOT_Azure_Deployment_Guide_Auriga 3.docx</vt:lpwstr>
      </vt:variant>
      <vt:variant>
        <vt:lpwstr>_Toc204614389</vt:lpwstr>
      </vt:variant>
      <vt:variant>
        <vt:i4>5242997</vt:i4>
      </vt:variant>
      <vt:variant>
        <vt:i4>101</vt:i4>
      </vt:variant>
      <vt:variant>
        <vt:i4>0</vt:i4>
      </vt:variant>
      <vt:variant>
        <vt:i4>5</vt:i4>
      </vt:variant>
      <vt:variant>
        <vt:lpwstr>C:\Users\uha.ratna.mateti\Downloads\AOT_Azure_Deployment_Guide_Auriga 3.docx</vt:lpwstr>
      </vt:variant>
      <vt:variant>
        <vt:lpwstr>_Toc204614388</vt:lpwstr>
      </vt:variant>
      <vt:variant>
        <vt:i4>5242997</vt:i4>
      </vt:variant>
      <vt:variant>
        <vt:i4>95</vt:i4>
      </vt:variant>
      <vt:variant>
        <vt:i4>0</vt:i4>
      </vt:variant>
      <vt:variant>
        <vt:i4>5</vt:i4>
      </vt:variant>
      <vt:variant>
        <vt:lpwstr>C:\Users\uha.ratna.mateti\Downloads\AOT_Azure_Deployment_Guide_Auriga 3.docx</vt:lpwstr>
      </vt:variant>
      <vt:variant>
        <vt:lpwstr>_Toc204614387</vt:lpwstr>
      </vt:variant>
      <vt:variant>
        <vt:i4>5242997</vt:i4>
      </vt:variant>
      <vt:variant>
        <vt:i4>89</vt:i4>
      </vt:variant>
      <vt:variant>
        <vt:i4>0</vt:i4>
      </vt:variant>
      <vt:variant>
        <vt:i4>5</vt:i4>
      </vt:variant>
      <vt:variant>
        <vt:lpwstr>C:\Users\uha.ratna.mateti\Downloads\AOT_Azure_Deployment_Guide_Auriga 3.docx</vt:lpwstr>
      </vt:variant>
      <vt:variant>
        <vt:lpwstr>_Toc204614386</vt:lpwstr>
      </vt:variant>
      <vt:variant>
        <vt:i4>5242997</vt:i4>
      </vt:variant>
      <vt:variant>
        <vt:i4>83</vt:i4>
      </vt:variant>
      <vt:variant>
        <vt:i4>0</vt:i4>
      </vt:variant>
      <vt:variant>
        <vt:i4>5</vt:i4>
      </vt:variant>
      <vt:variant>
        <vt:lpwstr>C:\Users\uha.ratna.mateti\Downloads\AOT_Azure_Deployment_Guide_Auriga 3.docx</vt:lpwstr>
      </vt:variant>
      <vt:variant>
        <vt:lpwstr>_Toc204614385</vt:lpwstr>
      </vt:variant>
      <vt:variant>
        <vt:i4>5242997</vt:i4>
      </vt:variant>
      <vt:variant>
        <vt:i4>77</vt:i4>
      </vt:variant>
      <vt:variant>
        <vt:i4>0</vt:i4>
      </vt:variant>
      <vt:variant>
        <vt:i4>5</vt:i4>
      </vt:variant>
      <vt:variant>
        <vt:lpwstr>C:\Users\uha.ratna.mateti\Downloads\AOT_Azure_Deployment_Guide_Auriga 3.docx</vt:lpwstr>
      </vt:variant>
      <vt:variant>
        <vt:lpwstr>_Toc204614384</vt:lpwstr>
      </vt:variant>
      <vt:variant>
        <vt:i4>5242997</vt:i4>
      </vt:variant>
      <vt:variant>
        <vt:i4>71</vt:i4>
      </vt:variant>
      <vt:variant>
        <vt:i4>0</vt:i4>
      </vt:variant>
      <vt:variant>
        <vt:i4>5</vt:i4>
      </vt:variant>
      <vt:variant>
        <vt:lpwstr>C:\Users\uha.ratna.mateti\Downloads\AOT_Azure_Deployment_Guide_Auriga 3.docx</vt:lpwstr>
      </vt:variant>
      <vt:variant>
        <vt:lpwstr>_Toc204614383</vt:lpwstr>
      </vt:variant>
      <vt:variant>
        <vt:i4>5242997</vt:i4>
      </vt:variant>
      <vt:variant>
        <vt:i4>65</vt:i4>
      </vt:variant>
      <vt:variant>
        <vt:i4>0</vt:i4>
      </vt:variant>
      <vt:variant>
        <vt:i4>5</vt:i4>
      </vt:variant>
      <vt:variant>
        <vt:lpwstr>C:\Users\uha.ratna.mateti\Downloads\AOT_Azure_Deployment_Guide_Auriga 3.docx</vt:lpwstr>
      </vt:variant>
      <vt:variant>
        <vt:lpwstr>_Toc204614382</vt:lpwstr>
      </vt:variant>
      <vt:variant>
        <vt:i4>5242997</vt:i4>
      </vt:variant>
      <vt:variant>
        <vt:i4>59</vt:i4>
      </vt:variant>
      <vt:variant>
        <vt:i4>0</vt:i4>
      </vt:variant>
      <vt:variant>
        <vt:i4>5</vt:i4>
      </vt:variant>
      <vt:variant>
        <vt:lpwstr>C:\Users\uha.ratna.mateti\Downloads\AOT_Azure_Deployment_Guide_Auriga 3.docx</vt:lpwstr>
      </vt:variant>
      <vt:variant>
        <vt:lpwstr>_Toc204614381</vt:lpwstr>
      </vt:variant>
      <vt:variant>
        <vt:i4>5242997</vt:i4>
      </vt:variant>
      <vt:variant>
        <vt:i4>53</vt:i4>
      </vt:variant>
      <vt:variant>
        <vt:i4>0</vt:i4>
      </vt:variant>
      <vt:variant>
        <vt:i4>5</vt:i4>
      </vt:variant>
      <vt:variant>
        <vt:lpwstr>C:\Users\uha.ratna.mateti\Downloads\AOT_Azure_Deployment_Guide_Auriga 3.docx</vt:lpwstr>
      </vt:variant>
      <vt:variant>
        <vt:lpwstr>_Toc204614380</vt:lpwstr>
      </vt:variant>
      <vt:variant>
        <vt:i4>6226037</vt:i4>
      </vt:variant>
      <vt:variant>
        <vt:i4>47</vt:i4>
      </vt:variant>
      <vt:variant>
        <vt:i4>0</vt:i4>
      </vt:variant>
      <vt:variant>
        <vt:i4>5</vt:i4>
      </vt:variant>
      <vt:variant>
        <vt:lpwstr>C:\Users\uha.ratna.mateti\Downloads\AOT_Azure_Deployment_Guide_Auriga 3.docx</vt:lpwstr>
      </vt:variant>
      <vt:variant>
        <vt:lpwstr>_Toc204614379</vt:lpwstr>
      </vt:variant>
      <vt:variant>
        <vt:i4>6226037</vt:i4>
      </vt:variant>
      <vt:variant>
        <vt:i4>41</vt:i4>
      </vt:variant>
      <vt:variant>
        <vt:i4>0</vt:i4>
      </vt:variant>
      <vt:variant>
        <vt:i4>5</vt:i4>
      </vt:variant>
      <vt:variant>
        <vt:lpwstr>C:\Users\uha.ratna.mateti\Downloads\AOT_Azure_Deployment_Guide_Auriga 3.docx</vt:lpwstr>
      </vt:variant>
      <vt:variant>
        <vt:lpwstr>_Toc204614378</vt:lpwstr>
      </vt:variant>
      <vt:variant>
        <vt:i4>6226037</vt:i4>
      </vt:variant>
      <vt:variant>
        <vt:i4>35</vt:i4>
      </vt:variant>
      <vt:variant>
        <vt:i4>0</vt:i4>
      </vt:variant>
      <vt:variant>
        <vt:i4>5</vt:i4>
      </vt:variant>
      <vt:variant>
        <vt:lpwstr>C:\Users\uha.ratna.mateti\Downloads\AOT_Azure_Deployment_Guide_Auriga 3.docx</vt:lpwstr>
      </vt:variant>
      <vt:variant>
        <vt:lpwstr>_Toc204614377</vt:lpwstr>
      </vt:variant>
      <vt:variant>
        <vt:i4>6226037</vt:i4>
      </vt:variant>
      <vt:variant>
        <vt:i4>29</vt:i4>
      </vt:variant>
      <vt:variant>
        <vt:i4>0</vt:i4>
      </vt:variant>
      <vt:variant>
        <vt:i4>5</vt:i4>
      </vt:variant>
      <vt:variant>
        <vt:lpwstr>C:\Users\uha.ratna.mateti\Downloads\AOT_Azure_Deployment_Guide_Auriga 3.docx</vt:lpwstr>
      </vt:variant>
      <vt:variant>
        <vt:lpwstr>_Toc204614376</vt:lpwstr>
      </vt:variant>
      <vt:variant>
        <vt:i4>6226037</vt:i4>
      </vt:variant>
      <vt:variant>
        <vt:i4>23</vt:i4>
      </vt:variant>
      <vt:variant>
        <vt:i4>0</vt:i4>
      </vt:variant>
      <vt:variant>
        <vt:i4>5</vt:i4>
      </vt:variant>
      <vt:variant>
        <vt:lpwstr>C:\Users\uha.ratna.mateti\Downloads\AOT_Azure_Deployment_Guide_Auriga 3.docx</vt:lpwstr>
      </vt:variant>
      <vt:variant>
        <vt:lpwstr>_Toc204614375</vt:lpwstr>
      </vt:variant>
      <vt:variant>
        <vt:i4>6226037</vt:i4>
      </vt:variant>
      <vt:variant>
        <vt:i4>17</vt:i4>
      </vt:variant>
      <vt:variant>
        <vt:i4>0</vt:i4>
      </vt:variant>
      <vt:variant>
        <vt:i4>5</vt:i4>
      </vt:variant>
      <vt:variant>
        <vt:lpwstr>C:\Users\uha.ratna.mateti\Downloads\AOT_Azure_Deployment_Guide_Auriga 3.docx</vt:lpwstr>
      </vt:variant>
      <vt:variant>
        <vt:lpwstr>_Toc204614374</vt:lpwstr>
      </vt:variant>
      <vt:variant>
        <vt:i4>6226037</vt:i4>
      </vt:variant>
      <vt:variant>
        <vt:i4>11</vt:i4>
      </vt:variant>
      <vt:variant>
        <vt:i4>0</vt:i4>
      </vt:variant>
      <vt:variant>
        <vt:i4>5</vt:i4>
      </vt:variant>
      <vt:variant>
        <vt:lpwstr>C:\Users\uha.ratna.mateti\Downloads\AOT_Azure_Deployment_Guide_Auriga 3.docx</vt:lpwstr>
      </vt:variant>
      <vt:variant>
        <vt:lpwstr>_Toc204614373</vt:lpwstr>
      </vt:variant>
      <vt:variant>
        <vt:i4>6226037</vt:i4>
      </vt:variant>
      <vt:variant>
        <vt:i4>5</vt:i4>
      </vt:variant>
      <vt:variant>
        <vt:i4>0</vt:i4>
      </vt:variant>
      <vt:variant>
        <vt:i4>5</vt:i4>
      </vt:variant>
      <vt:variant>
        <vt:lpwstr>C:\Users\uha.ratna.mateti\Downloads\AOT_Azure_Deployment_Guide_Auriga 3.docx</vt:lpwstr>
      </vt:variant>
      <vt:variant>
        <vt:lpwstr>_Toc204614372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CDF Deployment Guide</dc:title>
  <dc:subject/>
  <dc:creator>Farheen, Zara</dc:creator>
  <cp:keywords/>
  <dc:description/>
  <cp:lastModifiedBy>Farheen, Zara</cp:lastModifiedBy>
  <cp:revision>499</cp:revision>
  <cp:lastPrinted>2026-01-14T15:33:00Z</cp:lastPrinted>
  <dcterms:created xsi:type="dcterms:W3CDTF">2025-06-20T10:36:00Z</dcterms:created>
  <dcterms:modified xsi:type="dcterms:W3CDTF">2026-01-22T08:26:00Z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y fmtid="{D5CDD505-2E9C-101B-9397-08002B2CF9AE}" pid="32" name="docLang">
    <vt:lpwstr>en</vt:lpwstr>
  </property>
</Properties>
</file>