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108C5" w14:textId="719FCC24" w:rsidR="000C1C29" w:rsidRDefault="000C1C29" w:rsidP="00E26805">
      <w:pPr>
        <w:pStyle w:val="DocumentType"/>
      </w:pPr>
      <w:r w:rsidRPr="00276AB3">
        <w:t>Accenture Operations Twin</w:t>
      </w:r>
    </w:p>
    <w:p w14:paraId="152F3271" w14:textId="52CFA44C" w:rsidR="000C1C29" w:rsidRPr="00E26805" w:rsidRDefault="000C1C29" w:rsidP="00E26805">
      <w:pPr>
        <w:pStyle w:val="ProductName"/>
      </w:pPr>
      <w:r>
        <w:t xml:space="preserve">Twin Builder </w:t>
      </w:r>
      <w:r w:rsidR="00C505E9">
        <w:t>and</w:t>
      </w:r>
      <w:r w:rsidR="031D5655">
        <w:t xml:space="preserve"> Twin </w:t>
      </w:r>
      <w:r>
        <w:t>Viewer</w:t>
      </w:r>
    </w:p>
    <w:p w14:paraId="21A73734" w14:textId="5123DF33" w:rsidR="000C1C29" w:rsidRPr="00E26805" w:rsidRDefault="00E34C15" w:rsidP="00E26805">
      <w:pPr>
        <w:pStyle w:val="DocumentType"/>
      </w:pPr>
      <w:r>
        <w:t>ARCHITECTURE BLUEPRINT</w:t>
      </w:r>
    </w:p>
    <w:p w14:paraId="319136EB" w14:textId="1536DD54" w:rsidR="000C1C29" w:rsidRDefault="000C1C29" w:rsidP="000C1C29">
      <w:pPr>
        <w:jc w:val="center"/>
      </w:pPr>
      <w:r w:rsidRPr="00A12AD8">
        <w:t>Release Version</w:t>
      </w:r>
      <w:r>
        <w:t>:</w:t>
      </w:r>
      <w:r w:rsidRPr="00A12AD8">
        <w:t xml:space="preserve"> </w:t>
      </w:r>
      <w:sdt>
        <w:sdtPr>
          <w:alias w:val="Release"/>
          <w:tag w:val="Release"/>
          <w:id w:val="-1722735837"/>
          <w:placeholder>
            <w:docPart w:val="B251F7B1E0314F0FBF38E0E74DEAEAA8"/>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 w:xpath="/ns0:properties[1]/documentManagement[1]/ns3:Release[1]" w:storeItemID="{D94B00C6-1017-4157-96A8-294E93A19D45}"/>
          <w:text/>
        </w:sdtPr>
        <w:sdtContent>
          <w:r w:rsidR="00636E41">
            <w:t>2.5</w:t>
          </w:r>
        </w:sdtContent>
      </w:sdt>
      <w:r w:rsidRPr="00A12AD8">
        <w:t xml:space="preserve">  </w:t>
      </w:r>
    </w:p>
    <w:p w14:paraId="4FEF3DF0" w14:textId="77777777" w:rsidR="000B0B6F" w:rsidRPr="000B0B6F" w:rsidRDefault="000B0B6F" w:rsidP="000B0B6F">
      <w:pPr>
        <w:jc w:val="left"/>
        <w:rPr>
          <w:b/>
          <w:bCs/>
          <w:color w:val="FFFFFF" w:themeColor="background1"/>
        </w:rPr>
      </w:pPr>
      <w:r w:rsidRPr="000B0B6F">
        <w:rPr>
          <w:b/>
          <w:bCs/>
          <w:color w:val="FFFFFF" w:themeColor="background1"/>
        </w:rPr>
        <w:t xml:space="preserve">Metadata Table </w:t>
      </w:r>
    </w:p>
    <w:tbl>
      <w:tblPr>
        <w:tblW w:w="0" w:type="auto"/>
        <w:tblCellSpacing w:w="15" w:type="dxa"/>
        <w:tblLook w:val="04A0" w:firstRow="1" w:lastRow="0" w:firstColumn="1" w:lastColumn="0" w:noHBand="0" w:noVBand="1"/>
      </w:tblPr>
      <w:tblGrid>
        <w:gridCol w:w="1984"/>
        <w:gridCol w:w="3545"/>
      </w:tblGrid>
      <w:tr w:rsidR="009019CC" w:rsidRPr="00F6082E" w14:paraId="4FBD3F30" w14:textId="77777777" w:rsidTr="000B0B6F">
        <w:trPr>
          <w:tblHeader/>
          <w:tblCellSpacing w:w="15" w:type="dxa"/>
        </w:trPr>
        <w:tc>
          <w:tcPr>
            <w:tcW w:w="0" w:type="auto"/>
            <w:tcMar>
              <w:top w:w="15" w:type="dxa"/>
              <w:left w:w="15" w:type="dxa"/>
              <w:bottom w:w="15" w:type="dxa"/>
              <w:right w:w="15" w:type="dxa"/>
            </w:tcMar>
            <w:vAlign w:val="center"/>
            <w:hideMark/>
          </w:tcPr>
          <w:p w14:paraId="2828051E" w14:textId="77777777" w:rsidR="000B0B6F" w:rsidRPr="00F6082E" w:rsidRDefault="000B0B6F" w:rsidP="000B0B6F">
            <w:pPr>
              <w:spacing w:after="0"/>
              <w:jc w:val="left"/>
              <w:rPr>
                <w:b/>
                <w:bCs/>
                <w:color w:val="FFFFFF" w:themeColor="background1"/>
                <w:sz w:val="16"/>
                <w:szCs w:val="16"/>
              </w:rPr>
            </w:pPr>
            <w:r w:rsidRPr="00F6082E">
              <w:rPr>
                <w:b/>
                <w:bCs/>
                <w:color w:val="FFFFFF" w:themeColor="background1"/>
                <w:sz w:val="16"/>
                <w:szCs w:val="16"/>
              </w:rPr>
              <w:t>Field</w:t>
            </w:r>
          </w:p>
        </w:tc>
        <w:tc>
          <w:tcPr>
            <w:tcW w:w="0" w:type="auto"/>
            <w:tcMar>
              <w:top w:w="15" w:type="dxa"/>
              <w:left w:w="15" w:type="dxa"/>
              <w:bottom w:w="15" w:type="dxa"/>
              <w:right w:w="15" w:type="dxa"/>
            </w:tcMar>
            <w:vAlign w:val="center"/>
            <w:hideMark/>
          </w:tcPr>
          <w:p w14:paraId="22591D14" w14:textId="77777777" w:rsidR="000B0B6F" w:rsidRPr="00F6082E" w:rsidRDefault="000B0B6F" w:rsidP="000B0B6F">
            <w:pPr>
              <w:spacing w:after="0"/>
              <w:jc w:val="left"/>
              <w:rPr>
                <w:b/>
                <w:bCs/>
                <w:color w:val="FFFFFF" w:themeColor="background1"/>
                <w:sz w:val="16"/>
                <w:szCs w:val="16"/>
              </w:rPr>
            </w:pPr>
            <w:r w:rsidRPr="00F6082E">
              <w:rPr>
                <w:b/>
                <w:bCs/>
                <w:color w:val="FFFFFF" w:themeColor="background1"/>
                <w:sz w:val="16"/>
                <w:szCs w:val="16"/>
              </w:rPr>
              <w:t>Value</w:t>
            </w:r>
          </w:p>
        </w:tc>
      </w:tr>
      <w:tr w:rsidR="009019CC" w:rsidRPr="00F6082E" w14:paraId="78DC3FA3" w14:textId="77777777" w:rsidTr="000B0B6F">
        <w:trPr>
          <w:tblCellSpacing w:w="15" w:type="dxa"/>
        </w:trPr>
        <w:tc>
          <w:tcPr>
            <w:tcW w:w="0" w:type="auto"/>
            <w:tcMar>
              <w:top w:w="15" w:type="dxa"/>
              <w:left w:w="15" w:type="dxa"/>
              <w:bottom w:w="15" w:type="dxa"/>
              <w:right w:w="15" w:type="dxa"/>
            </w:tcMar>
            <w:vAlign w:val="center"/>
            <w:hideMark/>
          </w:tcPr>
          <w:p w14:paraId="2A2DF3BF"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Asset / Solution Name</w:t>
            </w:r>
          </w:p>
        </w:tc>
        <w:tc>
          <w:tcPr>
            <w:tcW w:w="0" w:type="auto"/>
            <w:tcMar>
              <w:top w:w="15" w:type="dxa"/>
              <w:left w:w="15" w:type="dxa"/>
              <w:bottom w:w="15" w:type="dxa"/>
              <w:right w:w="15" w:type="dxa"/>
            </w:tcMar>
            <w:vAlign w:val="center"/>
            <w:hideMark/>
          </w:tcPr>
          <w:p w14:paraId="3FECC206"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Accenture Operations Twin / Twin Builder and Viewer</w:t>
            </w:r>
          </w:p>
        </w:tc>
      </w:tr>
      <w:tr w:rsidR="009019CC" w:rsidRPr="00F6082E" w14:paraId="454BA4C7" w14:textId="77777777" w:rsidTr="000B0B6F">
        <w:trPr>
          <w:tblCellSpacing w:w="15" w:type="dxa"/>
        </w:trPr>
        <w:tc>
          <w:tcPr>
            <w:tcW w:w="0" w:type="auto"/>
            <w:tcMar>
              <w:top w:w="15" w:type="dxa"/>
              <w:left w:w="15" w:type="dxa"/>
              <w:bottom w:w="15" w:type="dxa"/>
              <w:right w:w="15" w:type="dxa"/>
            </w:tcMar>
            <w:vAlign w:val="center"/>
            <w:hideMark/>
          </w:tcPr>
          <w:p w14:paraId="348239CA"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Domain / Area</w:t>
            </w:r>
          </w:p>
        </w:tc>
        <w:tc>
          <w:tcPr>
            <w:tcW w:w="0" w:type="auto"/>
            <w:tcMar>
              <w:top w:w="15" w:type="dxa"/>
              <w:left w:w="15" w:type="dxa"/>
              <w:bottom w:w="15" w:type="dxa"/>
              <w:right w:w="15" w:type="dxa"/>
            </w:tcMar>
            <w:vAlign w:val="center"/>
            <w:hideMark/>
          </w:tcPr>
          <w:p w14:paraId="02EFD1AE"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Digital Twin / Visual monitoring and alerts</w:t>
            </w:r>
          </w:p>
        </w:tc>
      </w:tr>
      <w:tr w:rsidR="009019CC" w:rsidRPr="00F6082E" w14:paraId="22395DFD" w14:textId="77777777" w:rsidTr="000B0B6F">
        <w:trPr>
          <w:tblCellSpacing w:w="15" w:type="dxa"/>
        </w:trPr>
        <w:tc>
          <w:tcPr>
            <w:tcW w:w="0" w:type="auto"/>
            <w:tcMar>
              <w:top w:w="15" w:type="dxa"/>
              <w:left w:w="15" w:type="dxa"/>
              <w:bottom w:w="15" w:type="dxa"/>
              <w:right w:w="15" w:type="dxa"/>
            </w:tcMar>
            <w:vAlign w:val="center"/>
            <w:hideMark/>
          </w:tcPr>
          <w:p w14:paraId="01FD325A"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Owner (Team/Person)</w:t>
            </w:r>
          </w:p>
        </w:tc>
        <w:tc>
          <w:tcPr>
            <w:tcW w:w="0" w:type="auto"/>
            <w:tcMar>
              <w:top w:w="15" w:type="dxa"/>
              <w:left w:w="15" w:type="dxa"/>
              <w:bottom w:w="15" w:type="dxa"/>
              <w:right w:w="15" w:type="dxa"/>
            </w:tcMar>
            <w:vAlign w:val="center"/>
            <w:hideMark/>
          </w:tcPr>
          <w:p w14:paraId="698158D2"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Tournier, Florian</w:t>
            </w:r>
          </w:p>
        </w:tc>
      </w:tr>
      <w:tr w:rsidR="009019CC" w:rsidRPr="00F6082E" w14:paraId="10D8786A" w14:textId="77777777" w:rsidTr="000B0B6F">
        <w:trPr>
          <w:tblCellSpacing w:w="15" w:type="dxa"/>
        </w:trPr>
        <w:tc>
          <w:tcPr>
            <w:tcW w:w="0" w:type="auto"/>
            <w:tcMar>
              <w:top w:w="15" w:type="dxa"/>
              <w:left w:w="15" w:type="dxa"/>
              <w:bottom w:w="15" w:type="dxa"/>
              <w:right w:w="15" w:type="dxa"/>
            </w:tcMar>
            <w:vAlign w:val="center"/>
            <w:hideMark/>
          </w:tcPr>
          <w:p w14:paraId="0DD77A65"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Reviewers</w:t>
            </w:r>
          </w:p>
        </w:tc>
        <w:tc>
          <w:tcPr>
            <w:tcW w:w="0" w:type="auto"/>
            <w:tcMar>
              <w:top w:w="15" w:type="dxa"/>
              <w:left w:w="15" w:type="dxa"/>
              <w:bottom w:w="15" w:type="dxa"/>
              <w:right w:w="15" w:type="dxa"/>
            </w:tcMar>
            <w:vAlign w:val="center"/>
            <w:hideMark/>
          </w:tcPr>
          <w:p w14:paraId="1E7F331C"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Susarla, Aditya, Rane, Chetankumar</w:t>
            </w:r>
          </w:p>
        </w:tc>
      </w:tr>
      <w:tr w:rsidR="009019CC" w:rsidRPr="00F6082E" w14:paraId="19E83AAE" w14:textId="77777777" w:rsidTr="000B0B6F">
        <w:trPr>
          <w:tblCellSpacing w:w="15" w:type="dxa"/>
        </w:trPr>
        <w:tc>
          <w:tcPr>
            <w:tcW w:w="0" w:type="auto"/>
            <w:tcMar>
              <w:top w:w="15" w:type="dxa"/>
              <w:left w:w="15" w:type="dxa"/>
              <w:bottom w:w="15" w:type="dxa"/>
              <w:right w:w="15" w:type="dxa"/>
            </w:tcMar>
            <w:vAlign w:val="center"/>
            <w:hideMark/>
          </w:tcPr>
          <w:p w14:paraId="5B9039AC"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Status</w:t>
            </w:r>
          </w:p>
        </w:tc>
        <w:tc>
          <w:tcPr>
            <w:tcW w:w="0" w:type="auto"/>
            <w:tcMar>
              <w:top w:w="15" w:type="dxa"/>
              <w:left w:w="15" w:type="dxa"/>
              <w:bottom w:w="15" w:type="dxa"/>
              <w:right w:w="15" w:type="dxa"/>
            </w:tcMar>
            <w:vAlign w:val="center"/>
            <w:hideMark/>
          </w:tcPr>
          <w:p w14:paraId="47015A0B"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Draft / In Progress</w:t>
            </w:r>
          </w:p>
        </w:tc>
      </w:tr>
      <w:tr w:rsidR="009019CC" w:rsidRPr="00F6082E" w14:paraId="5F345CC8" w14:textId="77777777" w:rsidTr="000B0B6F">
        <w:trPr>
          <w:tblCellSpacing w:w="15" w:type="dxa"/>
        </w:trPr>
        <w:tc>
          <w:tcPr>
            <w:tcW w:w="0" w:type="auto"/>
            <w:tcMar>
              <w:top w:w="15" w:type="dxa"/>
              <w:left w:w="15" w:type="dxa"/>
              <w:bottom w:w="15" w:type="dxa"/>
              <w:right w:w="15" w:type="dxa"/>
            </w:tcMar>
            <w:vAlign w:val="center"/>
            <w:hideMark/>
          </w:tcPr>
          <w:p w14:paraId="7D1FE126"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Confidentiality</w:t>
            </w:r>
          </w:p>
        </w:tc>
        <w:tc>
          <w:tcPr>
            <w:tcW w:w="0" w:type="auto"/>
            <w:tcMar>
              <w:top w:w="15" w:type="dxa"/>
              <w:left w:w="15" w:type="dxa"/>
              <w:bottom w:w="15" w:type="dxa"/>
              <w:right w:w="15" w:type="dxa"/>
            </w:tcMar>
            <w:vAlign w:val="center"/>
            <w:hideMark/>
          </w:tcPr>
          <w:p w14:paraId="4B0D7AFF" w14:textId="77777777" w:rsidR="000B0B6F" w:rsidRPr="00F6082E" w:rsidRDefault="000B0B6F" w:rsidP="000B0B6F">
            <w:pPr>
              <w:spacing w:after="0"/>
              <w:jc w:val="left"/>
              <w:rPr>
                <w:color w:val="FFFFFF" w:themeColor="background1"/>
                <w:sz w:val="16"/>
                <w:szCs w:val="16"/>
              </w:rPr>
            </w:pPr>
            <w:r w:rsidRPr="00F6082E">
              <w:rPr>
                <w:color w:val="FFFFFF" w:themeColor="background1"/>
                <w:sz w:val="16"/>
                <w:szCs w:val="16"/>
              </w:rPr>
              <w:t>Internal / Confidential</w:t>
            </w:r>
          </w:p>
        </w:tc>
      </w:tr>
      <w:tr w:rsidR="009019CC" w:rsidRPr="00F6082E" w14:paraId="0708A8A7" w14:textId="77777777" w:rsidTr="000B0B6F">
        <w:trPr>
          <w:tblCellSpacing w:w="15" w:type="dxa"/>
        </w:trPr>
        <w:tc>
          <w:tcPr>
            <w:tcW w:w="0" w:type="auto"/>
            <w:tcMar>
              <w:top w:w="15" w:type="dxa"/>
              <w:left w:w="15" w:type="dxa"/>
              <w:bottom w:w="15" w:type="dxa"/>
              <w:right w:w="15" w:type="dxa"/>
            </w:tcMar>
            <w:vAlign w:val="center"/>
            <w:hideMark/>
          </w:tcPr>
          <w:p w14:paraId="76D83DD1"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Source of Truth</w:t>
            </w:r>
          </w:p>
        </w:tc>
        <w:tc>
          <w:tcPr>
            <w:tcW w:w="0" w:type="auto"/>
            <w:tcMar>
              <w:top w:w="15" w:type="dxa"/>
              <w:left w:w="15" w:type="dxa"/>
              <w:bottom w:w="15" w:type="dxa"/>
              <w:right w:w="15" w:type="dxa"/>
            </w:tcMar>
            <w:vAlign w:val="center"/>
            <w:hideMark/>
          </w:tcPr>
          <w:p w14:paraId="60C880F9" w14:textId="77777777" w:rsidR="000B0B6F" w:rsidRPr="00F6082E" w:rsidRDefault="000B0B6F" w:rsidP="000B0B6F">
            <w:pPr>
              <w:spacing w:after="0"/>
              <w:jc w:val="left"/>
              <w:rPr>
                <w:color w:val="FFFFFF" w:themeColor="background1"/>
                <w:sz w:val="16"/>
                <w:szCs w:val="16"/>
              </w:rPr>
            </w:pPr>
            <w:hyperlink r:id="rId12" w:history="1">
              <w:r w:rsidRPr="00F6082E">
                <w:rPr>
                  <w:rStyle w:val="Hyperlink"/>
                  <w:color w:val="FFFFFF" w:themeColor="background1"/>
                  <w:sz w:val="16"/>
                  <w:szCs w:val="16"/>
                </w:rPr>
                <w:t>Summary - Overview</w:t>
              </w:r>
            </w:hyperlink>
          </w:p>
        </w:tc>
      </w:tr>
      <w:tr w:rsidR="009019CC" w:rsidRPr="00F6082E" w14:paraId="62790AB2" w14:textId="77777777" w:rsidTr="000B0B6F">
        <w:trPr>
          <w:tblCellSpacing w:w="15" w:type="dxa"/>
        </w:trPr>
        <w:tc>
          <w:tcPr>
            <w:tcW w:w="0" w:type="auto"/>
            <w:tcMar>
              <w:top w:w="15" w:type="dxa"/>
              <w:left w:w="15" w:type="dxa"/>
              <w:bottom w:w="15" w:type="dxa"/>
              <w:right w:w="15" w:type="dxa"/>
            </w:tcMar>
            <w:vAlign w:val="center"/>
            <w:hideMark/>
          </w:tcPr>
          <w:p w14:paraId="723ABA20" w14:textId="77777777" w:rsidR="000B0B6F" w:rsidRPr="00F6082E" w:rsidRDefault="000B0B6F" w:rsidP="000B0B6F">
            <w:pPr>
              <w:spacing w:after="0"/>
              <w:jc w:val="left"/>
              <w:rPr>
                <w:color w:val="FFFFFF" w:themeColor="background1"/>
                <w:sz w:val="16"/>
                <w:szCs w:val="16"/>
              </w:rPr>
            </w:pPr>
            <w:r w:rsidRPr="00F6082E">
              <w:rPr>
                <w:b/>
                <w:bCs/>
                <w:color w:val="FFFFFF" w:themeColor="background1"/>
                <w:sz w:val="16"/>
                <w:szCs w:val="16"/>
              </w:rPr>
              <w:t>Related Assets / Alternatives</w:t>
            </w:r>
          </w:p>
        </w:tc>
        <w:tc>
          <w:tcPr>
            <w:tcW w:w="0" w:type="auto"/>
            <w:tcMar>
              <w:top w:w="15" w:type="dxa"/>
              <w:left w:w="15" w:type="dxa"/>
              <w:bottom w:w="15" w:type="dxa"/>
              <w:right w:w="15" w:type="dxa"/>
            </w:tcMar>
            <w:vAlign w:val="center"/>
          </w:tcPr>
          <w:p w14:paraId="520344F3" w14:textId="77777777" w:rsidR="000B0B6F" w:rsidRPr="00F6082E" w:rsidRDefault="000B0B6F" w:rsidP="000B0B6F">
            <w:pPr>
              <w:spacing w:after="0"/>
              <w:jc w:val="left"/>
              <w:rPr>
                <w:color w:val="FFFFFF" w:themeColor="background1"/>
                <w:sz w:val="16"/>
                <w:szCs w:val="16"/>
              </w:rPr>
            </w:pPr>
          </w:p>
        </w:tc>
      </w:tr>
    </w:tbl>
    <w:sdt>
      <w:sdtPr>
        <w:rPr>
          <w:rFonts w:eastAsia="Times New Roman" w:cs="Times New Roman"/>
          <w:b w:val="0"/>
          <w:bCs w:val="0"/>
          <w:kern w:val="2"/>
          <w:sz w:val="20"/>
          <w:szCs w:val="22"/>
          <w14:ligatures w14:val="standardContextual"/>
        </w:rPr>
        <w:id w:val="1091292578"/>
        <w:docPartObj>
          <w:docPartGallery w:val="Table of Contents"/>
          <w:docPartUnique/>
        </w:docPartObj>
      </w:sdtPr>
      <w:sdtEndPr>
        <w:rPr>
          <w:rFonts w:eastAsiaTheme="minorEastAsia" w:cstheme="minorBidi"/>
          <w:b/>
          <w:bCs/>
          <w:szCs w:val="20"/>
        </w:rPr>
      </w:sdtEndPr>
      <w:sdtContent>
        <w:p w14:paraId="1F3C6FE9" w14:textId="77777777" w:rsidR="00DC2F54" w:rsidRDefault="00DC2F54" w:rsidP="001F57A9">
          <w:pPr>
            <w:pStyle w:val="TOCHeading"/>
            <w:rPr>
              <w:rFonts w:eastAsia="Times New Roman" w:cs="Times New Roman"/>
              <w:b w:val="0"/>
              <w:bCs w:val="0"/>
              <w:kern w:val="2"/>
              <w:sz w:val="20"/>
              <w:szCs w:val="22"/>
              <w14:ligatures w14:val="standardContextual"/>
            </w:rPr>
            <w:sectPr w:rsidR="00DC2F54" w:rsidSect="005C79D1">
              <w:footerReference w:type="default" r:id="rId13"/>
              <w:type w:val="continuous"/>
              <w:pgSz w:w="15840" w:h="17280" w:code="1"/>
              <w:pgMar w:top="5760" w:right="1440" w:bottom="1440" w:left="1440" w:header="720" w:footer="720" w:gutter="0"/>
              <w:cols w:space="1440"/>
              <w:docGrid w:linePitch="360"/>
            </w:sectPr>
          </w:pPr>
        </w:p>
        <w:p w14:paraId="5DB207D7" w14:textId="7F3FCB29" w:rsidR="000C1C29" w:rsidRPr="006F403A" w:rsidRDefault="000C1C29" w:rsidP="001F57A9">
          <w:pPr>
            <w:pStyle w:val="TOCHeading"/>
          </w:pPr>
          <w:r>
            <w:lastRenderedPageBreak/>
            <w:t>Contents</w:t>
          </w:r>
        </w:p>
        <w:p w14:paraId="124A9757" w14:textId="79EC23C0" w:rsidR="00CE07DB" w:rsidRDefault="0096110F">
          <w:pPr>
            <w:pStyle w:val="TOC1"/>
            <w:tabs>
              <w:tab w:val="right" w:leader="dot" w:pos="12950"/>
            </w:tabs>
            <w:rPr>
              <w:rFonts w:asciiTheme="minorHAnsi" w:eastAsiaTheme="minorEastAsia" w:hAnsiTheme="minorHAnsi"/>
              <w:noProof/>
              <w:sz w:val="24"/>
              <w:szCs w:val="24"/>
            </w:rPr>
          </w:pPr>
          <w:r>
            <w:fldChar w:fldCharType="begin"/>
          </w:r>
          <w:r w:rsidR="001F57A9">
            <w:instrText>TOC \o "1-3" \h \z \u</w:instrText>
          </w:r>
          <w:r>
            <w:fldChar w:fldCharType="separate"/>
          </w:r>
          <w:hyperlink w:anchor="_Toc218598282" w:history="1">
            <w:r w:rsidR="00CE07DB" w:rsidRPr="004D552F">
              <w:rPr>
                <w:rStyle w:val="Hyperlink"/>
                <w:noProof/>
              </w:rPr>
              <w:t>Introduction</w:t>
            </w:r>
            <w:r w:rsidR="00CE07DB">
              <w:rPr>
                <w:noProof/>
                <w:webHidden/>
              </w:rPr>
              <w:tab/>
            </w:r>
            <w:r w:rsidR="00CE07DB">
              <w:rPr>
                <w:noProof/>
                <w:webHidden/>
              </w:rPr>
              <w:fldChar w:fldCharType="begin"/>
            </w:r>
            <w:r w:rsidR="00CE07DB">
              <w:rPr>
                <w:noProof/>
                <w:webHidden/>
              </w:rPr>
              <w:instrText xml:space="preserve"> PAGEREF _Toc218598282 \h </w:instrText>
            </w:r>
            <w:r w:rsidR="00CE07DB">
              <w:rPr>
                <w:noProof/>
                <w:webHidden/>
              </w:rPr>
            </w:r>
            <w:r w:rsidR="00CE07DB">
              <w:rPr>
                <w:noProof/>
                <w:webHidden/>
              </w:rPr>
              <w:fldChar w:fldCharType="separate"/>
            </w:r>
            <w:r w:rsidR="00A04EC8">
              <w:rPr>
                <w:noProof/>
                <w:webHidden/>
              </w:rPr>
              <w:t>3</w:t>
            </w:r>
            <w:r w:rsidR="00CE07DB">
              <w:rPr>
                <w:noProof/>
                <w:webHidden/>
              </w:rPr>
              <w:fldChar w:fldCharType="end"/>
            </w:r>
          </w:hyperlink>
        </w:p>
        <w:p w14:paraId="529C9DC6" w14:textId="5BE8A5DD" w:rsidR="00CE07DB" w:rsidRDefault="00CE07DB">
          <w:pPr>
            <w:pStyle w:val="TOC2"/>
            <w:tabs>
              <w:tab w:val="right" w:leader="dot" w:pos="12950"/>
            </w:tabs>
            <w:rPr>
              <w:rFonts w:asciiTheme="minorHAnsi" w:eastAsiaTheme="minorEastAsia" w:hAnsiTheme="minorHAnsi"/>
              <w:noProof/>
              <w:sz w:val="24"/>
              <w:szCs w:val="24"/>
            </w:rPr>
          </w:pPr>
          <w:hyperlink w:anchor="_Toc218598283" w:history="1">
            <w:r w:rsidRPr="004D552F">
              <w:rPr>
                <w:rStyle w:val="Hyperlink"/>
                <w:noProof/>
              </w:rPr>
              <w:t>Purpose</w:t>
            </w:r>
            <w:r>
              <w:rPr>
                <w:noProof/>
                <w:webHidden/>
              </w:rPr>
              <w:tab/>
            </w:r>
            <w:r>
              <w:rPr>
                <w:noProof/>
                <w:webHidden/>
              </w:rPr>
              <w:fldChar w:fldCharType="begin"/>
            </w:r>
            <w:r>
              <w:rPr>
                <w:noProof/>
                <w:webHidden/>
              </w:rPr>
              <w:instrText xml:space="preserve"> PAGEREF _Toc218598283 \h </w:instrText>
            </w:r>
            <w:r>
              <w:rPr>
                <w:noProof/>
                <w:webHidden/>
              </w:rPr>
            </w:r>
            <w:r>
              <w:rPr>
                <w:noProof/>
                <w:webHidden/>
              </w:rPr>
              <w:fldChar w:fldCharType="separate"/>
            </w:r>
            <w:r w:rsidR="00A04EC8">
              <w:rPr>
                <w:noProof/>
                <w:webHidden/>
              </w:rPr>
              <w:t>3</w:t>
            </w:r>
            <w:r>
              <w:rPr>
                <w:noProof/>
                <w:webHidden/>
              </w:rPr>
              <w:fldChar w:fldCharType="end"/>
            </w:r>
          </w:hyperlink>
        </w:p>
        <w:p w14:paraId="5D5DA578" w14:textId="5534751B" w:rsidR="00CE07DB" w:rsidRDefault="00CE07DB">
          <w:pPr>
            <w:pStyle w:val="TOC2"/>
            <w:tabs>
              <w:tab w:val="right" w:leader="dot" w:pos="12950"/>
            </w:tabs>
            <w:rPr>
              <w:rFonts w:asciiTheme="minorHAnsi" w:eastAsiaTheme="minorEastAsia" w:hAnsiTheme="minorHAnsi"/>
              <w:noProof/>
              <w:sz w:val="24"/>
              <w:szCs w:val="24"/>
            </w:rPr>
          </w:pPr>
          <w:hyperlink w:anchor="_Toc218598284" w:history="1">
            <w:r w:rsidRPr="004D552F">
              <w:rPr>
                <w:rStyle w:val="Hyperlink"/>
                <w:noProof/>
              </w:rPr>
              <w:t>Target Audience</w:t>
            </w:r>
            <w:r>
              <w:rPr>
                <w:noProof/>
                <w:webHidden/>
              </w:rPr>
              <w:tab/>
            </w:r>
            <w:r>
              <w:rPr>
                <w:noProof/>
                <w:webHidden/>
              </w:rPr>
              <w:fldChar w:fldCharType="begin"/>
            </w:r>
            <w:r>
              <w:rPr>
                <w:noProof/>
                <w:webHidden/>
              </w:rPr>
              <w:instrText xml:space="preserve"> PAGEREF _Toc218598284 \h </w:instrText>
            </w:r>
            <w:r>
              <w:rPr>
                <w:noProof/>
                <w:webHidden/>
              </w:rPr>
            </w:r>
            <w:r>
              <w:rPr>
                <w:noProof/>
                <w:webHidden/>
              </w:rPr>
              <w:fldChar w:fldCharType="separate"/>
            </w:r>
            <w:r w:rsidR="00A04EC8">
              <w:rPr>
                <w:noProof/>
                <w:webHidden/>
              </w:rPr>
              <w:t>3</w:t>
            </w:r>
            <w:r>
              <w:rPr>
                <w:noProof/>
                <w:webHidden/>
              </w:rPr>
              <w:fldChar w:fldCharType="end"/>
            </w:r>
          </w:hyperlink>
        </w:p>
        <w:p w14:paraId="6CA1E60D" w14:textId="5E05BDE8" w:rsidR="00CE07DB" w:rsidRDefault="00CE07DB">
          <w:pPr>
            <w:pStyle w:val="TOC2"/>
            <w:tabs>
              <w:tab w:val="right" w:leader="dot" w:pos="12950"/>
            </w:tabs>
            <w:rPr>
              <w:rFonts w:asciiTheme="minorHAnsi" w:eastAsiaTheme="minorEastAsia" w:hAnsiTheme="minorHAnsi"/>
              <w:noProof/>
              <w:sz w:val="24"/>
              <w:szCs w:val="24"/>
            </w:rPr>
          </w:pPr>
          <w:hyperlink w:anchor="_Toc218598285" w:history="1">
            <w:r w:rsidRPr="004D552F">
              <w:rPr>
                <w:rStyle w:val="Hyperlink"/>
                <w:noProof/>
              </w:rPr>
              <w:t>Contact</w:t>
            </w:r>
            <w:r>
              <w:rPr>
                <w:noProof/>
                <w:webHidden/>
              </w:rPr>
              <w:tab/>
            </w:r>
            <w:r>
              <w:rPr>
                <w:noProof/>
                <w:webHidden/>
              </w:rPr>
              <w:fldChar w:fldCharType="begin"/>
            </w:r>
            <w:r>
              <w:rPr>
                <w:noProof/>
                <w:webHidden/>
              </w:rPr>
              <w:instrText xml:space="preserve"> PAGEREF _Toc218598285 \h </w:instrText>
            </w:r>
            <w:r>
              <w:rPr>
                <w:noProof/>
                <w:webHidden/>
              </w:rPr>
            </w:r>
            <w:r>
              <w:rPr>
                <w:noProof/>
                <w:webHidden/>
              </w:rPr>
              <w:fldChar w:fldCharType="separate"/>
            </w:r>
            <w:r w:rsidR="00A04EC8">
              <w:rPr>
                <w:noProof/>
                <w:webHidden/>
              </w:rPr>
              <w:t>3</w:t>
            </w:r>
            <w:r>
              <w:rPr>
                <w:noProof/>
                <w:webHidden/>
              </w:rPr>
              <w:fldChar w:fldCharType="end"/>
            </w:r>
          </w:hyperlink>
        </w:p>
        <w:p w14:paraId="1A036B6C" w14:textId="2068F017" w:rsidR="00CE07DB" w:rsidRDefault="00CE07DB">
          <w:pPr>
            <w:pStyle w:val="TOC2"/>
            <w:tabs>
              <w:tab w:val="right" w:leader="dot" w:pos="12950"/>
            </w:tabs>
            <w:rPr>
              <w:rFonts w:asciiTheme="minorHAnsi" w:eastAsiaTheme="minorEastAsia" w:hAnsiTheme="minorHAnsi"/>
              <w:noProof/>
              <w:sz w:val="24"/>
              <w:szCs w:val="24"/>
            </w:rPr>
          </w:pPr>
          <w:hyperlink w:anchor="_Toc218598286" w:history="1">
            <w:r w:rsidRPr="004D552F">
              <w:rPr>
                <w:rStyle w:val="Hyperlink"/>
                <w:noProof/>
              </w:rPr>
              <w:t>Related Links</w:t>
            </w:r>
            <w:r>
              <w:rPr>
                <w:noProof/>
                <w:webHidden/>
              </w:rPr>
              <w:tab/>
            </w:r>
            <w:r>
              <w:rPr>
                <w:noProof/>
                <w:webHidden/>
              </w:rPr>
              <w:fldChar w:fldCharType="begin"/>
            </w:r>
            <w:r>
              <w:rPr>
                <w:noProof/>
                <w:webHidden/>
              </w:rPr>
              <w:instrText xml:space="preserve"> PAGEREF _Toc218598286 \h </w:instrText>
            </w:r>
            <w:r>
              <w:rPr>
                <w:noProof/>
                <w:webHidden/>
              </w:rPr>
            </w:r>
            <w:r>
              <w:rPr>
                <w:noProof/>
                <w:webHidden/>
              </w:rPr>
              <w:fldChar w:fldCharType="separate"/>
            </w:r>
            <w:r w:rsidR="00A04EC8">
              <w:rPr>
                <w:noProof/>
                <w:webHidden/>
              </w:rPr>
              <w:t>3</w:t>
            </w:r>
            <w:r>
              <w:rPr>
                <w:noProof/>
                <w:webHidden/>
              </w:rPr>
              <w:fldChar w:fldCharType="end"/>
            </w:r>
          </w:hyperlink>
        </w:p>
        <w:p w14:paraId="103CDAE4" w14:textId="520E1330" w:rsidR="00CE07DB" w:rsidRDefault="00CE07DB">
          <w:pPr>
            <w:pStyle w:val="TOC2"/>
            <w:tabs>
              <w:tab w:val="right" w:leader="dot" w:pos="12950"/>
            </w:tabs>
            <w:rPr>
              <w:rFonts w:asciiTheme="minorHAnsi" w:eastAsiaTheme="minorEastAsia" w:hAnsiTheme="minorHAnsi"/>
              <w:noProof/>
              <w:sz w:val="24"/>
              <w:szCs w:val="24"/>
            </w:rPr>
          </w:pPr>
          <w:hyperlink w:anchor="_Toc218598287" w:history="1">
            <w:r w:rsidRPr="004D552F">
              <w:rPr>
                <w:rStyle w:val="Hyperlink"/>
                <w:noProof/>
              </w:rPr>
              <w:t>Authentication</w:t>
            </w:r>
            <w:r>
              <w:rPr>
                <w:noProof/>
                <w:webHidden/>
              </w:rPr>
              <w:tab/>
            </w:r>
            <w:r>
              <w:rPr>
                <w:noProof/>
                <w:webHidden/>
              </w:rPr>
              <w:fldChar w:fldCharType="begin"/>
            </w:r>
            <w:r>
              <w:rPr>
                <w:noProof/>
                <w:webHidden/>
              </w:rPr>
              <w:instrText xml:space="preserve"> PAGEREF _Toc218598287 \h </w:instrText>
            </w:r>
            <w:r>
              <w:rPr>
                <w:noProof/>
                <w:webHidden/>
              </w:rPr>
            </w:r>
            <w:r>
              <w:rPr>
                <w:noProof/>
                <w:webHidden/>
              </w:rPr>
              <w:fldChar w:fldCharType="separate"/>
            </w:r>
            <w:r w:rsidR="00A04EC8">
              <w:rPr>
                <w:noProof/>
                <w:webHidden/>
              </w:rPr>
              <w:t>3</w:t>
            </w:r>
            <w:r>
              <w:rPr>
                <w:noProof/>
                <w:webHidden/>
              </w:rPr>
              <w:fldChar w:fldCharType="end"/>
            </w:r>
          </w:hyperlink>
        </w:p>
        <w:p w14:paraId="09A60957" w14:textId="68E76188" w:rsidR="00CE07DB" w:rsidRDefault="00CE07DB">
          <w:pPr>
            <w:pStyle w:val="TOC2"/>
            <w:tabs>
              <w:tab w:val="right" w:leader="dot" w:pos="12950"/>
            </w:tabs>
            <w:rPr>
              <w:rFonts w:asciiTheme="minorHAnsi" w:eastAsiaTheme="minorEastAsia" w:hAnsiTheme="minorHAnsi"/>
              <w:noProof/>
              <w:sz w:val="24"/>
              <w:szCs w:val="24"/>
            </w:rPr>
          </w:pPr>
          <w:hyperlink w:anchor="_Toc218598288" w:history="1">
            <w:r w:rsidRPr="004D552F">
              <w:rPr>
                <w:rStyle w:val="Hyperlink"/>
                <w:noProof/>
              </w:rPr>
              <w:t>Glossary</w:t>
            </w:r>
            <w:r>
              <w:rPr>
                <w:noProof/>
                <w:webHidden/>
              </w:rPr>
              <w:tab/>
            </w:r>
            <w:r>
              <w:rPr>
                <w:noProof/>
                <w:webHidden/>
              </w:rPr>
              <w:fldChar w:fldCharType="begin"/>
            </w:r>
            <w:r>
              <w:rPr>
                <w:noProof/>
                <w:webHidden/>
              </w:rPr>
              <w:instrText xml:space="preserve"> PAGEREF _Toc218598288 \h </w:instrText>
            </w:r>
            <w:r>
              <w:rPr>
                <w:noProof/>
                <w:webHidden/>
              </w:rPr>
            </w:r>
            <w:r>
              <w:rPr>
                <w:noProof/>
                <w:webHidden/>
              </w:rPr>
              <w:fldChar w:fldCharType="separate"/>
            </w:r>
            <w:r w:rsidR="00A04EC8">
              <w:rPr>
                <w:noProof/>
                <w:webHidden/>
              </w:rPr>
              <w:t>3</w:t>
            </w:r>
            <w:r>
              <w:rPr>
                <w:noProof/>
                <w:webHidden/>
              </w:rPr>
              <w:fldChar w:fldCharType="end"/>
            </w:r>
          </w:hyperlink>
        </w:p>
        <w:p w14:paraId="41C0FE09" w14:textId="78437734" w:rsidR="00CE07DB" w:rsidRDefault="00CE07DB">
          <w:pPr>
            <w:pStyle w:val="TOC1"/>
            <w:tabs>
              <w:tab w:val="right" w:leader="dot" w:pos="12950"/>
            </w:tabs>
            <w:rPr>
              <w:rFonts w:asciiTheme="minorHAnsi" w:eastAsiaTheme="minorEastAsia" w:hAnsiTheme="minorHAnsi"/>
              <w:noProof/>
              <w:sz w:val="24"/>
              <w:szCs w:val="24"/>
            </w:rPr>
          </w:pPr>
          <w:hyperlink w:anchor="_Toc218598289" w:history="1">
            <w:r w:rsidRPr="004D552F">
              <w:rPr>
                <w:rStyle w:val="Hyperlink"/>
                <w:noProof/>
              </w:rPr>
              <w:t>Twin Builder Unity Application</w:t>
            </w:r>
            <w:r>
              <w:rPr>
                <w:noProof/>
                <w:webHidden/>
              </w:rPr>
              <w:tab/>
            </w:r>
            <w:r>
              <w:rPr>
                <w:noProof/>
                <w:webHidden/>
              </w:rPr>
              <w:fldChar w:fldCharType="begin"/>
            </w:r>
            <w:r>
              <w:rPr>
                <w:noProof/>
                <w:webHidden/>
              </w:rPr>
              <w:instrText xml:space="preserve"> PAGEREF _Toc218598289 \h </w:instrText>
            </w:r>
            <w:r>
              <w:rPr>
                <w:noProof/>
                <w:webHidden/>
              </w:rPr>
            </w:r>
            <w:r>
              <w:rPr>
                <w:noProof/>
                <w:webHidden/>
              </w:rPr>
              <w:fldChar w:fldCharType="separate"/>
            </w:r>
            <w:r w:rsidR="00A04EC8">
              <w:rPr>
                <w:noProof/>
                <w:webHidden/>
              </w:rPr>
              <w:t>4</w:t>
            </w:r>
            <w:r>
              <w:rPr>
                <w:noProof/>
                <w:webHidden/>
              </w:rPr>
              <w:fldChar w:fldCharType="end"/>
            </w:r>
          </w:hyperlink>
        </w:p>
        <w:p w14:paraId="23DE7849" w14:textId="0BF57F82" w:rsidR="00CE07DB" w:rsidRDefault="00CE07DB">
          <w:pPr>
            <w:pStyle w:val="TOC2"/>
            <w:tabs>
              <w:tab w:val="right" w:leader="dot" w:pos="12950"/>
            </w:tabs>
            <w:rPr>
              <w:rFonts w:asciiTheme="minorHAnsi" w:eastAsiaTheme="minorEastAsia" w:hAnsiTheme="minorHAnsi"/>
              <w:noProof/>
              <w:sz w:val="24"/>
              <w:szCs w:val="24"/>
            </w:rPr>
          </w:pPr>
          <w:hyperlink w:anchor="_Toc218598290" w:history="1">
            <w:r w:rsidRPr="004D552F">
              <w:rPr>
                <w:rStyle w:val="Hyperlink"/>
                <w:noProof/>
                <w:lang w:val="en-IN"/>
              </w:rPr>
              <w:t>Guidelines</w:t>
            </w:r>
            <w:r>
              <w:rPr>
                <w:noProof/>
                <w:webHidden/>
              </w:rPr>
              <w:tab/>
            </w:r>
            <w:r>
              <w:rPr>
                <w:noProof/>
                <w:webHidden/>
              </w:rPr>
              <w:fldChar w:fldCharType="begin"/>
            </w:r>
            <w:r>
              <w:rPr>
                <w:noProof/>
                <w:webHidden/>
              </w:rPr>
              <w:instrText xml:space="preserve"> PAGEREF _Toc218598290 \h </w:instrText>
            </w:r>
            <w:r>
              <w:rPr>
                <w:noProof/>
                <w:webHidden/>
              </w:rPr>
            </w:r>
            <w:r>
              <w:rPr>
                <w:noProof/>
                <w:webHidden/>
              </w:rPr>
              <w:fldChar w:fldCharType="separate"/>
            </w:r>
            <w:r w:rsidR="00A04EC8">
              <w:rPr>
                <w:noProof/>
                <w:webHidden/>
              </w:rPr>
              <w:t>4</w:t>
            </w:r>
            <w:r>
              <w:rPr>
                <w:noProof/>
                <w:webHidden/>
              </w:rPr>
              <w:fldChar w:fldCharType="end"/>
            </w:r>
          </w:hyperlink>
        </w:p>
        <w:p w14:paraId="28B95A45" w14:textId="1F97DEEB" w:rsidR="00CE07DB" w:rsidRDefault="00CE07DB">
          <w:pPr>
            <w:pStyle w:val="TOC3"/>
            <w:tabs>
              <w:tab w:val="right" w:leader="dot" w:pos="12950"/>
            </w:tabs>
            <w:rPr>
              <w:rFonts w:asciiTheme="minorHAnsi" w:eastAsiaTheme="minorEastAsia" w:hAnsiTheme="minorHAnsi"/>
              <w:noProof/>
              <w:sz w:val="24"/>
              <w:szCs w:val="24"/>
            </w:rPr>
          </w:pPr>
          <w:hyperlink w:anchor="_Toc218598291" w:history="1">
            <w:r w:rsidRPr="004D552F">
              <w:rPr>
                <w:rStyle w:val="Hyperlink"/>
                <w:noProof/>
                <w:lang w:val="en-IN"/>
              </w:rPr>
              <w:t>Model Upload</w:t>
            </w:r>
            <w:r>
              <w:rPr>
                <w:noProof/>
                <w:webHidden/>
              </w:rPr>
              <w:tab/>
            </w:r>
            <w:r>
              <w:rPr>
                <w:noProof/>
                <w:webHidden/>
              </w:rPr>
              <w:fldChar w:fldCharType="begin"/>
            </w:r>
            <w:r>
              <w:rPr>
                <w:noProof/>
                <w:webHidden/>
              </w:rPr>
              <w:instrText xml:space="preserve"> PAGEREF _Toc218598291 \h </w:instrText>
            </w:r>
            <w:r>
              <w:rPr>
                <w:noProof/>
                <w:webHidden/>
              </w:rPr>
            </w:r>
            <w:r>
              <w:rPr>
                <w:noProof/>
                <w:webHidden/>
              </w:rPr>
              <w:fldChar w:fldCharType="separate"/>
            </w:r>
            <w:r w:rsidR="00A04EC8">
              <w:rPr>
                <w:noProof/>
                <w:webHidden/>
              </w:rPr>
              <w:t>4</w:t>
            </w:r>
            <w:r>
              <w:rPr>
                <w:noProof/>
                <w:webHidden/>
              </w:rPr>
              <w:fldChar w:fldCharType="end"/>
            </w:r>
          </w:hyperlink>
        </w:p>
        <w:p w14:paraId="69C8C30F" w14:textId="2B5FD95F" w:rsidR="00CE07DB" w:rsidRDefault="00CE07DB">
          <w:pPr>
            <w:pStyle w:val="TOC3"/>
            <w:tabs>
              <w:tab w:val="right" w:leader="dot" w:pos="12950"/>
            </w:tabs>
            <w:rPr>
              <w:rFonts w:asciiTheme="minorHAnsi" w:eastAsiaTheme="minorEastAsia" w:hAnsiTheme="minorHAnsi"/>
              <w:noProof/>
              <w:sz w:val="24"/>
              <w:szCs w:val="24"/>
            </w:rPr>
          </w:pPr>
          <w:hyperlink w:anchor="_Toc218598292" w:history="1">
            <w:r w:rsidRPr="004D552F">
              <w:rPr>
                <w:rStyle w:val="Hyperlink"/>
                <w:noProof/>
                <w:lang w:val="en-IN"/>
              </w:rPr>
              <w:t>Mapping</w:t>
            </w:r>
            <w:r>
              <w:rPr>
                <w:noProof/>
                <w:webHidden/>
              </w:rPr>
              <w:tab/>
            </w:r>
            <w:r>
              <w:rPr>
                <w:noProof/>
                <w:webHidden/>
              </w:rPr>
              <w:fldChar w:fldCharType="begin"/>
            </w:r>
            <w:r>
              <w:rPr>
                <w:noProof/>
                <w:webHidden/>
              </w:rPr>
              <w:instrText xml:space="preserve"> PAGEREF _Toc218598292 \h </w:instrText>
            </w:r>
            <w:r>
              <w:rPr>
                <w:noProof/>
                <w:webHidden/>
              </w:rPr>
            </w:r>
            <w:r>
              <w:rPr>
                <w:noProof/>
                <w:webHidden/>
              </w:rPr>
              <w:fldChar w:fldCharType="separate"/>
            </w:r>
            <w:r w:rsidR="00A04EC8">
              <w:rPr>
                <w:noProof/>
                <w:webHidden/>
              </w:rPr>
              <w:t>4</w:t>
            </w:r>
            <w:r>
              <w:rPr>
                <w:noProof/>
                <w:webHidden/>
              </w:rPr>
              <w:fldChar w:fldCharType="end"/>
            </w:r>
          </w:hyperlink>
        </w:p>
        <w:p w14:paraId="55F006EA" w14:textId="2EC8EE9B" w:rsidR="00CE07DB" w:rsidRDefault="00CE07DB">
          <w:pPr>
            <w:pStyle w:val="TOC1"/>
            <w:tabs>
              <w:tab w:val="right" w:leader="dot" w:pos="12950"/>
            </w:tabs>
            <w:rPr>
              <w:rFonts w:asciiTheme="minorHAnsi" w:eastAsiaTheme="minorEastAsia" w:hAnsiTheme="minorHAnsi"/>
              <w:noProof/>
              <w:sz w:val="24"/>
              <w:szCs w:val="24"/>
            </w:rPr>
          </w:pPr>
          <w:hyperlink w:anchor="_Toc218598293" w:history="1">
            <w:r w:rsidRPr="004D552F">
              <w:rPr>
                <w:rStyle w:val="Hyperlink"/>
                <w:noProof/>
              </w:rPr>
              <w:t>Twin Viewer Unity Application</w:t>
            </w:r>
            <w:r>
              <w:rPr>
                <w:noProof/>
                <w:webHidden/>
              </w:rPr>
              <w:tab/>
            </w:r>
            <w:r>
              <w:rPr>
                <w:noProof/>
                <w:webHidden/>
              </w:rPr>
              <w:fldChar w:fldCharType="begin"/>
            </w:r>
            <w:r>
              <w:rPr>
                <w:noProof/>
                <w:webHidden/>
              </w:rPr>
              <w:instrText xml:space="preserve"> PAGEREF _Toc218598293 \h </w:instrText>
            </w:r>
            <w:r>
              <w:rPr>
                <w:noProof/>
                <w:webHidden/>
              </w:rPr>
            </w:r>
            <w:r>
              <w:rPr>
                <w:noProof/>
                <w:webHidden/>
              </w:rPr>
              <w:fldChar w:fldCharType="separate"/>
            </w:r>
            <w:r w:rsidR="00A04EC8">
              <w:rPr>
                <w:noProof/>
                <w:webHidden/>
              </w:rPr>
              <w:t>5</w:t>
            </w:r>
            <w:r>
              <w:rPr>
                <w:noProof/>
                <w:webHidden/>
              </w:rPr>
              <w:fldChar w:fldCharType="end"/>
            </w:r>
          </w:hyperlink>
        </w:p>
        <w:p w14:paraId="7446317F" w14:textId="754BA03E" w:rsidR="00CE07DB" w:rsidRDefault="00CE07DB">
          <w:pPr>
            <w:pStyle w:val="TOC2"/>
            <w:tabs>
              <w:tab w:val="right" w:leader="dot" w:pos="12950"/>
            </w:tabs>
            <w:rPr>
              <w:rFonts w:asciiTheme="minorHAnsi" w:eastAsiaTheme="minorEastAsia" w:hAnsiTheme="minorHAnsi"/>
              <w:noProof/>
              <w:sz w:val="24"/>
              <w:szCs w:val="24"/>
            </w:rPr>
          </w:pPr>
          <w:hyperlink w:anchor="_Toc218598294" w:history="1">
            <w:r w:rsidRPr="004D552F">
              <w:rPr>
                <w:rStyle w:val="Hyperlink"/>
                <w:noProof/>
                <w:lang w:val="en-GB"/>
              </w:rPr>
              <w:t>2D Schematic Viewer</w:t>
            </w:r>
            <w:r>
              <w:rPr>
                <w:noProof/>
                <w:webHidden/>
              </w:rPr>
              <w:tab/>
            </w:r>
            <w:r>
              <w:rPr>
                <w:noProof/>
                <w:webHidden/>
              </w:rPr>
              <w:fldChar w:fldCharType="begin"/>
            </w:r>
            <w:r>
              <w:rPr>
                <w:noProof/>
                <w:webHidden/>
              </w:rPr>
              <w:instrText xml:space="preserve"> PAGEREF _Toc218598294 \h </w:instrText>
            </w:r>
            <w:r>
              <w:rPr>
                <w:noProof/>
                <w:webHidden/>
              </w:rPr>
            </w:r>
            <w:r>
              <w:rPr>
                <w:noProof/>
                <w:webHidden/>
              </w:rPr>
              <w:fldChar w:fldCharType="separate"/>
            </w:r>
            <w:r w:rsidR="00A04EC8">
              <w:rPr>
                <w:noProof/>
                <w:webHidden/>
              </w:rPr>
              <w:t>6</w:t>
            </w:r>
            <w:r>
              <w:rPr>
                <w:noProof/>
                <w:webHidden/>
              </w:rPr>
              <w:fldChar w:fldCharType="end"/>
            </w:r>
          </w:hyperlink>
        </w:p>
        <w:p w14:paraId="43E5C3F5" w14:textId="100BA452" w:rsidR="00CE07DB" w:rsidRDefault="00CE07DB">
          <w:pPr>
            <w:pStyle w:val="TOC2"/>
            <w:tabs>
              <w:tab w:val="right" w:leader="dot" w:pos="12950"/>
            </w:tabs>
            <w:rPr>
              <w:rFonts w:asciiTheme="minorHAnsi" w:eastAsiaTheme="minorEastAsia" w:hAnsiTheme="minorHAnsi"/>
              <w:noProof/>
              <w:sz w:val="24"/>
              <w:szCs w:val="24"/>
            </w:rPr>
          </w:pPr>
          <w:hyperlink w:anchor="_Toc218598295" w:history="1">
            <w:r w:rsidRPr="004D552F">
              <w:rPr>
                <w:rStyle w:val="Hyperlink"/>
                <w:noProof/>
              </w:rPr>
              <w:t>IA and Twin Viewer Communication</w:t>
            </w:r>
            <w:r>
              <w:rPr>
                <w:noProof/>
                <w:webHidden/>
              </w:rPr>
              <w:tab/>
            </w:r>
            <w:r>
              <w:rPr>
                <w:noProof/>
                <w:webHidden/>
              </w:rPr>
              <w:fldChar w:fldCharType="begin"/>
            </w:r>
            <w:r>
              <w:rPr>
                <w:noProof/>
                <w:webHidden/>
              </w:rPr>
              <w:instrText xml:space="preserve"> PAGEREF _Toc218598295 \h </w:instrText>
            </w:r>
            <w:r>
              <w:rPr>
                <w:noProof/>
                <w:webHidden/>
              </w:rPr>
            </w:r>
            <w:r>
              <w:rPr>
                <w:noProof/>
                <w:webHidden/>
              </w:rPr>
              <w:fldChar w:fldCharType="separate"/>
            </w:r>
            <w:r w:rsidR="00A04EC8">
              <w:rPr>
                <w:noProof/>
                <w:webHidden/>
              </w:rPr>
              <w:t>7</w:t>
            </w:r>
            <w:r>
              <w:rPr>
                <w:noProof/>
                <w:webHidden/>
              </w:rPr>
              <w:fldChar w:fldCharType="end"/>
            </w:r>
          </w:hyperlink>
        </w:p>
        <w:p w14:paraId="609B5A5B" w14:textId="34474284" w:rsidR="00CE07DB" w:rsidRDefault="00CE07DB">
          <w:pPr>
            <w:pStyle w:val="TOC2"/>
            <w:tabs>
              <w:tab w:val="right" w:leader="dot" w:pos="12950"/>
            </w:tabs>
            <w:rPr>
              <w:rFonts w:asciiTheme="minorHAnsi" w:eastAsiaTheme="minorEastAsia" w:hAnsiTheme="minorHAnsi"/>
              <w:noProof/>
              <w:sz w:val="24"/>
              <w:szCs w:val="24"/>
            </w:rPr>
          </w:pPr>
          <w:hyperlink w:anchor="_Toc218598296" w:history="1">
            <w:r w:rsidRPr="004D552F">
              <w:rPr>
                <w:rStyle w:val="Hyperlink"/>
                <w:noProof/>
              </w:rPr>
              <w:t>OH and Twin Viewer Communication</w:t>
            </w:r>
            <w:r>
              <w:rPr>
                <w:noProof/>
                <w:webHidden/>
              </w:rPr>
              <w:tab/>
            </w:r>
            <w:r>
              <w:rPr>
                <w:noProof/>
                <w:webHidden/>
              </w:rPr>
              <w:fldChar w:fldCharType="begin"/>
            </w:r>
            <w:r>
              <w:rPr>
                <w:noProof/>
                <w:webHidden/>
              </w:rPr>
              <w:instrText xml:space="preserve"> PAGEREF _Toc218598296 \h </w:instrText>
            </w:r>
            <w:r>
              <w:rPr>
                <w:noProof/>
                <w:webHidden/>
              </w:rPr>
            </w:r>
            <w:r>
              <w:rPr>
                <w:noProof/>
                <w:webHidden/>
              </w:rPr>
              <w:fldChar w:fldCharType="separate"/>
            </w:r>
            <w:r w:rsidR="00A04EC8">
              <w:rPr>
                <w:noProof/>
                <w:webHidden/>
              </w:rPr>
              <w:t>8</w:t>
            </w:r>
            <w:r>
              <w:rPr>
                <w:noProof/>
                <w:webHidden/>
              </w:rPr>
              <w:fldChar w:fldCharType="end"/>
            </w:r>
          </w:hyperlink>
        </w:p>
        <w:p w14:paraId="42E6326B" w14:textId="32F1D3EC" w:rsidR="00CE07DB" w:rsidRDefault="00CE07DB">
          <w:pPr>
            <w:pStyle w:val="TOC2"/>
            <w:tabs>
              <w:tab w:val="right" w:leader="dot" w:pos="12950"/>
            </w:tabs>
            <w:rPr>
              <w:rFonts w:asciiTheme="minorHAnsi" w:eastAsiaTheme="minorEastAsia" w:hAnsiTheme="minorHAnsi"/>
              <w:noProof/>
              <w:sz w:val="24"/>
              <w:szCs w:val="24"/>
            </w:rPr>
          </w:pPr>
          <w:hyperlink w:anchor="_Toc218598297" w:history="1">
            <w:r w:rsidRPr="004D552F">
              <w:rPr>
                <w:rStyle w:val="Hyperlink"/>
                <w:noProof/>
              </w:rPr>
              <w:t>Smart KPI and Twin Viewer Communication</w:t>
            </w:r>
            <w:r>
              <w:rPr>
                <w:noProof/>
                <w:webHidden/>
              </w:rPr>
              <w:tab/>
            </w:r>
            <w:r>
              <w:rPr>
                <w:noProof/>
                <w:webHidden/>
              </w:rPr>
              <w:fldChar w:fldCharType="begin"/>
            </w:r>
            <w:r>
              <w:rPr>
                <w:noProof/>
                <w:webHidden/>
              </w:rPr>
              <w:instrText xml:space="preserve"> PAGEREF _Toc218598297 \h </w:instrText>
            </w:r>
            <w:r>
              <w:rPr>
                <w:noProof/>
                <w:webHidden/>
              </w:rPr>
            </w:r>
            <w:r>
              <w:rPr>
                <w:noProof/>
                <w:webHidden/>
              </w:rPr>
              <w:fldChar w:fldCharType="separate"/>
            </w:r>
            <w:r w:rsidR="00A04EC8">
              <w:rPr>
                <w:noProof/>
                <w:webHidden/>
              </w:rPr>
              <w:t>9</w:t>
            </w:r>
            <w:r>
              <w:rPr>
                <w:noProof/>
                <w:webHidden/>
              </w:rPr>
              <w:fldChar w:fldCharType="end"/>
            </w:r>
          </w:hyperlink>
        </w:p>
        <w:p w14:paraId="14291927" w14:textId="14F8B2CF" w:rsidR="00CE07DB" w:rsidRDefault="00CE07DB">
          <w:pPr>
            <w:pStyle w:val="TOC2"/>
            <w:tabs>
              <w:tab w:val="right" w:leader="dot" w:pos="12950"/>
            </w:tabs>
            <w:rPr>
              <w:rFonts w:asciiTheme="minorHAnsi" w:eastAsiaTheme="minorEastAsia" w:hAnsiTheme="minorHAnsi"/>
              <w:noProof/>
              <w:sz w:val="24"/>
              <w:szCs w:val="24"/>
            </w:rPr>
          </w:pPr>
          <w:hyperlink w:anchor="_Toc218598298" w:history="1">
            <w:r w:rsidRPr="004D552F">
              <w:rPr>
                <w:rStyle w:val="Hyperlink"/>
                <w:noProof/>
              </w:rPr>
              <w:t>3DCE Couple/Decouple Approach</w:t>
            </w:r>
            <w:r>
              <w:rPr>
                <w:noProof/>
                <w:webHidden/>
              </w:rPr>
              <w:tab/>
            </w:r>
            <w:r>
              <w:rPr>
                <w:noProof/>
                <w:webHidden/>
              </w:rPr>
              <w:fldChar w:fldCharType="begin"/>
            </w:r>
            <w:r>
              <w:rPr>
                <w:noProof/>
                <w:webHidden/>
              </w:rPr>
              <w:instrText xml:space="preserve"> PAGEREF _Toc218598298 \h </w:instrText>
            </w:r>
            <w:r>
              <w:rPr>
                <w:noProof/>
                <w:webHidden/>
              </w:rPr>
            </w:r>
            <w:r>
              <w:rPr>
                <w:noProof/>
                <w:webHidden/>
              </w:rPr>
              <w:fldChar w:fldCharType="separate"/>
            </w:r>
            <w:r w:rsidR="00A04EC8">
              <w:rPr>
                <w:noProof/>
                <w:webHidden/>
              </w:rPr>
              <w:t>10</w:t>
            </w:r>
            <w:r>
              <w:rPr>
                <w:noProof/>
                <w:webHidden/>
              </w:rPr>
              <w:fldChar w:fldCharType="end"/>
            </w:r>
          </w:hyperlink>
        </w:p>
        <w:p w14:paraId="7C32686C" w14:textId="07B69E53" w:rsidR="003C4230" w:rsidRDefault="0096110F" w:rsidP="008E311A">
          <w:pPr>
            <w:pStyle w:val="TOC1"/>
            <w:rPr>
              <w:rStyle w:val="Hyperlink"/>
              <w:noProof/>
              <w:lang w:val="en-IN" w:eastAsia="en-IN"/>
            </w:rPr>
          </w:pPr>
          <w:r>
            <w:fldChar w:fldCharType="end"/>
          </w:r>
        </w:p>
      </w:sdtContent>
    </w:sdt>
    <w:p w14:paraId="3B5D7F25" w14:textId="77777777" w:rsidR="00B377D7" w:rsidRDefault="00B377D7" w:rsidP="000C1C29">
      <w:pPr>
        <w:pStyle w:val="Heading1"/>
        <w:sectPr w:rsidR="00B377D7" w:rsidSect="00CE07DB">
          <w:pgSz w:w="15840" w:h="17280" w:code="1"/>
          <w:pgMar w:top="4320" w:right="4320" w:bottom="1440" w:left="4320" w:header="720" w:footer="720" w:gutter="0"/>
          <w:cols w:space="1440"/>
          <w:docGrid w:linePitch="360"/>
        </w:sectPr>
      </w:pPr>
    </w:p>
    <w:p w14:paraId="244D6F00" w14:textId="77777777" w:rsidR="000C1C29" w:rsidRDefault="000C1C29" w:rsidP="000C1C29">
      <w:pPr>
        <w:pStyle w:val="Heading1"/>
      </w:pPr>
      <w:bookmarkStart w:id="2" w:name="_Toc218598282"/>
      <w:r>
        <w:lastRenderedPageBreak/>
        <w:t>Introduction</w:t>
      </w:r>
      <w:bookmarkEnd w:id="2"/>
    </w:p>
    <w:p w14:paraId="3B2FC419" w14:textId="77777777" w:rsidR="00137464" w:rsidRDefault="00137464" w:rsidP="00334AB8">
      <w:pPr>
        <w:tabs>
          <w:tab w:val="left" w:pos="10773"/>
        </w:tabs>
        <w:ind w:right="60"/>
        <w:rPr>
          <w:lang w:val="en-GB"/>
        </w:rPr>
        <w:sectPr w:rsidR="00137464" w:rsidSect="005C79D1">
          <w:pgSz w:w="15840" w:h="17280" w:code="1"/>
          <w:pgMar w:top="1440" w:right="1440" w:bottom="1440" w:left="1440" w:header="720" w:footer="720" w:gutter="0"/>
          <w:cols w:space="1440"/>
          <w:docGrid w:linePitch="360"/>
        </w:sectPr>
      </w:pPr>
    </w:p>
    <w:p w14:paraId="49A81FA7" w14:textId="7DBA12B6" w:rsidR="000C1C29" w:rsidRDefault="000C1C29" w:rsidP="00334AB8">
      <w:pPr>
        <w:tabs>
          <w:tab w:val="left" w:pos="10773"/>
        </w:tabs>
        <w:ind w:right="60"/>
      </w:pPr>
      <w:r>
        <w:rPr>
          <w:lang w:val="en-GB"/>
        </w:rPr>
        <w:t xml:space="preserve">Accenture Operations Twin (AOT) is a collection of </w:t>
      </w:r>
      <w:r w:rsidRPr="009E739B" w:rsidDel="00A52016">
        <w:t>software accelerators and tools</w:t>
      </w:r>
      <w:r>
        <w:t xml:space="preserve"> </w:t>
      </w:r>
      <w:r w:rsidRPr="00A52016">
        <w:t xml:space="preserve">that can be assembled </w:t>
      </w:r>
      <w:r>
        <w:t xml:space="preserve">to </w:t>
      </w:r>
      <w:r w:rsidRPr="00A52016">
        <w:t xml:space="preserve">deliver client solutions based on Operations Twin. </w:t>
      </w:r>
      <w:r w:rsidR="001E0C7E">
        <w:t>Operations</w:t>
      </w:r>
      <w:r w:rsidRPr="00A52016">
        <w:t xml:space="preserve"> </w:t>
      </w:r>
      <w:r>
        <w:t>T</w:t>
      </w:r>
      <w:r w:rsidRPr="00A52016">
        <w:t>win accelerates the integration of product, process</w:t>
      </w:r>
      <w:r>
        <w:t>,</w:t>
      </w:r>
      <w:r w:rsidRPr="00A52016">
        <w:t xml:space="preserve"> and live data from disparate IT and OT systems, creating a comprehensive and contextualized view of operations to enable better decisions and optimized processes.</w:t>
      </w:r>
    </w:p>
    <w:p w14:paraId="2AFAAFED" w14:textId="7440E3E0" w:rsidR="000C1C29" w:rsidRDefault="002B15F0" w:rsidP="00334AB8">
      <w:pPr>
        <w:pStyle w:val="TightLIst"/>
        <w:spacing w:before="120" w:after="120"/>
        <w:ind w:right="60"/>
        <w:rPr>
          <w:lang w:val="en-GB"/>
        </w:rPr>
      </w:pPr>
      <w:r>
        <w:rPr>
          <w:lang w:val="en-GB"/>
        </w:rPr>
        <w:t>The</w:t>
      </w:r>
      <w:r w:rsidR="000C1C29" w:rsidRPr="5D9A1D8C">
        <w:rPr>
          <w:lang w:val="en-GB"/>
        </w:rPr>
        <w:t xml:space="preserve"> Builder application allows an admin user to create a dynamic </w:t>
      </w:r>
      <w:r w:rsidR="28C07920" w:rsidRPr="5D9A1D8C">
        <w:rPr>
          <w:lang w:val="en-GB"/>
        </w:rPr>
        <w:t xml:space="preserve">3D </w:t>
      </w:r>
      <w:r w:rsidR="000C1C29" w:rsidRPr="5D9A1D8C">
        <w:rPr>
          <w:lang w:val="en-GB"/>
        </w:rPr>
        <w:t xml:space="preserve">floor layout using a </w:t>
      </w:r>
      <w:r w:rsidR="00324713">
        <w:rPr>
          <w:lang w:val="en-GB"/>
        </w:rPr>
        <w:t>click</w:t>
      </w:r>
      <w:r w:rsidR="00DF4A01">
        <w:rPr>
          <w:lang w:val="en-GB"/>
        </w:rPr>
        <w:t>-and-</w:t>
      </w:r>
      <w:r w:rsidR="00A51FD6">
        <w:rPr>
          <w:lang w:val="en-GB"/>
        </w:rPr>
        <w:t>d</w:t>
      </w:r>
      <w:r w:rsidR="000C1C29" w:rsidRPr="5D9A1D8C">
        <w:rPr>
          <w:lang w:val="en-GB"/>
        </w:rPr>
        <w:t xml:space="preserve">rop mechanism through a web-based user interface. </w:t>
      </w:r>
    </w:p>
    <w:p w14:paraId="59CF5C96" w14:textId="3E839745" w:rsidR="000C1C29" w:rsidRPr="00154FF4" w:rsidRDefault="002B15F0" w:rsidP="00334AB8">
      <w:pPr>
        <w:pStyle w:val="TightLIst"/>
        <w:spacing w:before="120" w:after="120"/>
        <w:ind w:right="60"/>
        <w:rPr>
          <w:rFonts w:eastAsia="Calibri"/>
        </w:rPr>
      </w:pPr>
      <w:r w:rsidRPr="00154FF4">
        <w:rPr>
          <w:rFonts w:eastAsia="Calibri" w:cs="Arial"/>
          <w:color w:val="242424"/>
          <w:lang w:val="en-GB"/>
        </w:rPr>
        <w:t>The</w:t>
      </w:r>
      <w:r w:rsidR="000C1C29" w:rsidRPr="00154FF4">
        <w:rPr>
          <w:rFonts w:eastAsia="Calibri" w:cs="Arial"/>
          <w:color w:val="242424"/>
          <w:lang w:val="en-GB"/>
        </w:rPr>
        <w:t xml:space="preserve"> Viewer helps in visualizing the 3D visuals created through the Twin Builder Application. The visualization is augmented with the information that resides in Cognite Data Fusion.</w:t>
      </w:r>
      <w:r w:rsidR="000C1C29" w:rsidRPr="00154FF4">
        <w:rPr>
          <w:rFonts w:eastAsia="Calibri"/>
        </w:rPr>
        <w:t xml:space="preserve"> </w:t>
      </w:r>
    </w:p>
    <w:p w14:paraId="031FDDEF" w14:textId="5FE4D42A" w:rsidR="000C1C29" w:rsidRDefault="000C1C29" w:rsidP="008C4BF2">
      <w:pPr>
        <w:pStyle w:val="Heading2"/>
      </w:pPr>
      <w:bookmarkStart w:id="3" w:name="_Toc218598283"/>
      <w:r>
        <w:t>Purpose</w:t>
      </w:r>
      <w:bookmarkEnd w:id="3"/>
    </w:p>
    <w:p w14:paraId="03BBBA38" w14:textId="02A39A30" w:rsidR="00D46257" w:rsidRDefault="000C1C29" w:rsidP="00E16B7E">
      <w:r w:rsidRPr="00521046">
        <w:t xml:space="preserve">The purpose of this document is to provide an </w:t>
      </w:r>
      <w:r w:rsidR="00E34C15" w:rsidRPr="00521046">
        <w:t xml:space="preserve">architectural </w:t>
      </w:r>
      <w:r w:rsidRPr="00521046">
        <w:t>overview of the technology that powers AOT</w:t>
      </w:r>
      <w:r w:rsidR="009F4220">
        <w:t>'</w:t>
      </w:r>
      <w:r w:rsidRPr="00521046">
        <w:t>s Twin Builder and Twin Vi</w:t>
      </w:r>
      <w:r w:rsidR="51C76E4B" w:rsidRPr="00521046">
        <w:t>ewer</w:t>
      </w:r>
      <w:r w:rsidRPr="00521046">
        <w:t xml:space="preserve"> applications. The document includes diagrams and code samples to augment the reader</w:t>
      </w:r>
      <w:r w:rsidR="009F4220">
        <w:t>'</w:t>
      </w:r>
      <w:r w:rsidRPr="00521046">
        <w:t>s understanding of the applications.</w:t>
      </w:r>
    </w:p>
    <w:p w14:paraId="09D1B36E" w14:textId="64D6139F" w:rsidR="000C1C29" w:rsidRPr="00982ADB" w:rsidRDefault="000C1C29" w:rsidP="00D46257">
      <w:pPr>
        <w:pStyle w:val="Heading2"/>
      </w:pPr>
      <w:bookmarkStart w:id="4" w:name="_Toc218598284"/>
      <w:r>
        <w:t xml:space="preserve">Target </w:t>
      </w:r>
      <w:r w:rsidRPr="008C4BF2">
        <w:t>Audience</w:t>
      </w:r>
      <w:bookmarkEnd w:id="4"/>
    </w:p>
    <w:p w14:paraId="64A6650D" w14:textId="08DA9BBE" w:rsidR="05D9B7E0" w:rsidRDefault="05D9B7E0" w:rsidP="00503F97">
      <w:pPr>
        <w:pStyle w:val="ListParagraph"/>
        <w:numPr>
          <w:ilvl w:val="0"/>
          <w:numId w:val="1"/>
        </w:numPr>
        <w:spacing w:before="0" w:after="0"/>
        <w:rPr>
          <w:rFonts w:eastAsia="Graphik" w:cs="Graphik"/>
          <w:color w:val="000000" w:themeColor="text1"/>
        </w:rPr>
      </w:pPr>
      <w:r w:rsidRPr="5D9A1D8C">
        <w:rPr>
          <w:rFonts w:eastAsia="Graphik" w:cs="Graphik"/>
          <w:color w:val="000000" w:themeColor="text1"/>
        </w:rPr>
        <w:t>Business Analyst</w:t>
      </w:r>
    </w:p>
    <w:p w14:paraId="638A3D6D" w14:textId="49EBA5D9" w:rsidR="05D9B7E0" w:rsidRDefault="05D9B7E0" w:rsidP="00503F97">
      <w:pPr>
        <w:pStyle w:val="ListParagraph"/>
        <w:numPr>
          <w:ilvl w:val="0"/>
          <w:numId w:val="1"/>
        </w:numPr>
        <w:spacing w:before="0" w:after="0"/>
        <w:rPr>
          <w:rFonts w:eastAsia="Graphik" w:cs="Graphik"/>
          <w:color w:val="000000" w:themeColor="text1"/>
        </w:rPr>
      </w:pPr>
      <w:r w:rsidRPr="5D9A1D8C">
        <w:rPr>
          <w:rFonts w:eastAsia="Graphik" w:cs="Graphik"/>
          <w:color w:val="000000" w:themeColor="text1"/>
        </w:rPr>
        <w:t>Client IT Admins</w:t>
      </w:r>
    </w:p>
    <w:p w14:paraId="4CDD3C6E" w14:textId="2A65EED2" w:rsidR="000C1C29" w:rsidRPr="00917F42" w:rsidRDefault="000C1C29" w:rsidP="00503F97">
      <w:pPr>
        <w:pStyle w:val="ListParagraph"/>
        <w:numPr>
          <w:ilvl w:val="0"/>
          <w:numId w:val="1"/>
        </w:numPr>
        <w:spacing w:before="0" w:after="0"/>
        <w:rPr>
          <w:rFonts w:eastAsia="Graphik" w:cs="Graphik"/>
          <w:color w:val="000000" w:themeColor="text1"/>
          <w:szCs w:val="20"/>
        </w:rPr>
      </w:pPr>
      <w:r w:rsidRPr="5D9A1D8C">
        <w:rPr>
          <w:rFonts w:eastAsia="Graphik" w:cs="Graphik"/>
          <w:color w:val="000000" w:themeColor="text1"/>
        </w:rPr>
        <w:t xml:space="preserve">Accenture teams deploying </w:t>
      </w:r>
      <w:r w:rsidR="00732DDE" w:rsidRPr="5D9A1D8C">
        <w:rPr>
          <w:rFonts w:eastAsia="Graphik" w:cs="Graphik"/>
          <w:color w:val="000000" w:themeColor="text1"/>
        </w:rPr>
        <w:t>AOT</w:t>
      </w:r>
    </w:p>
    <w:p w14:paraId="5E642E03" w14:textId="68AC468B" w:rsidR="000C1C29" w:rsidRDefault="00361ACA" w:rsidP="008C4BF2">
      <w:pPr>
        <w:pStyle w:val="Heading2"/>
      </w:pPr>
      <w:r>
        <w:br w:type="column"/>
      </w:r>
      <w:bookmarkStart w:id="5" w:name="_Toc218598285"/>
      <w:r w:rsidR="000C1C29">
        <w:t>Contact</w:t>
      </w:r>
      <w:bookmarkEnd w:id="5"/>
    </w:p>
    <w:p w14:paraId="184769C4" w14:textId="270DB08D" w:rsidR="007E194C" w:rsidRPr="007E194C" w:rsidRDefault="000413EB" w:rsidP="00503F97">
      <w:pPr>
        <w:pStyle w:val="UOLIST1"/>
        <w:numPr>
          <w:ilvl w:val="0"/>
          <w:numId w:val="8"/>
        </w:numPr>
        <w:rPr>
          <w:sz w:val="20"/>
          <w:szCs w:val="20"/>
          <w:lang w:val="de"/>
        </w:rPr>
      </w:pPr>
      <w:hyperlink r:id="rId14" w:history="1">
        <w:r w:rsidRPr="005E22A8">
          <w:rPr>
            <w:rStyle w:val="Hyperlink"/>
            <w:sz w:val="20"/>
            <w:szCs w:val="20"/>
            <w:lang w:val="de"/>
          </w:rPr>
          <w:t>florian.tournier@accenture.com</w:t>
        </w:r>
      </w:hyperlink>
      <w:r>
        <w:rPr>
          <w:sz w:val="20"/>
          <w:szCs w:val="20"/>
          <w:lang w:val="de"/>
        </w:rPr>
        <w:t xml:space="preserve"> </w:t>
      </w:r>
    </w:p>
    <w:p w14:paraId="44461210" w14:textId="384076D1" w:rsidR="000C1C29" w:rsidRDefault="007E194C" w:rsidP="00503F97">
      <w:pPr>
        <w:pStyle w:val="UOLIST1"/>
        <w:numPr>
          <w:ilvl w:val="0"/>
          <w:numId w:val="8"/>
        </w:numPr>
        <w:rPr>
          <w:sz w:val="20"/>
          <w:szCs w:val="20"/>
          <w:lang w:val="de"/>
        </w:rPr>
      </w:pPr>
      <w:hyperlink r:id="rId15" w:history="1">
        <w:r w:rsidRPr="005E22A8">
          <w:rPr>
            <w:rStyle w:val="Hyperlink"/>
            <w:sz w:val="20"/>
            <w:szCs w:val="20"/>
            <w:lang w:val="de"/>
          </w:rPr>
          <w:t>rishabh.b.joshi@accenture.com</w:t>
        </w:r>
      </w:hyperlink>
    </w:p>
    <w:p w14:paraId="7A181DA7" w14:textId="77777777" w:rsidR="000C1C29" w:rsidRPr="00B42C46" w:rsidRDefault="000C1C29" w:rsidP="00503F97">
      <w:pPr>
        <w:pStyle w:val="UOLIST1"/>
        <w:numPr>
          <w:ilvl w:val="0"/>
          <w:numId w:val="8"/>
        </w:numPr>
        <w:rPr>
          <w:sz w:val="20"/>
          <w:szCs w:val="20"/>
        </w:rPr>
      </w:pPr>
      <w:hyperlink r:id="rId16">
        <w:r w:rsidRPr="732C869C">
          <w:rPr>
            <w:rStyle w:val="Hyperlink"/>
            <w:sz w:val="20"/>
            <w:szCs w:val="20"/>
          </w:rPr>
          <w:t>chetankumar.rane@accenture.com</w:t>
        </w:r>
      </w:hyperlink>
      <w:r w:rsidRPr="732C869C">
        <w:rPr>
          <w:sz w:val="20"/>
          <w:szCs w:val="20"/>
        </w:rPr>
        <w:t xml:space="preserve"> </w:t>
      </w:r>
    </w:p>
    <w:p w14:paraId="685465B0" w14:textId="77777777" w:rsidR="000C1C29" w:rsidRPr="00F31F9D" w:rsidRDefault="000C1C29" w:rsidP="008C4BF2">
      <w:pPr>
        <w:pStyle w:val="Heading2"/>
      </w:pPr>
      <w:bookmarkStart w:id="6" w:name="_Toc218598286"/>
      <w:r>
        <w:t>Related Links</w:t>
      </w:r>
      <w:bookmarkEnd w:id="6"/>
    </w:p>
    <w:p w14:paraId="08CDFE30" w14:textId="5EC31EE9" w:rsidR="000C1C29" w:rsidRPr="00856F41" w:rsidRDefault="000C1C29" w:rsidP="00503F97">
      <w:pPr>
        <w:pStyle w:val="UOLIST1"/>
        <w:numPr>
          <w:ilvl w:val="0"/>
          <w:numId w:val="8"/>
        </w:numPr>
        <w:rPr>
          <w:rStyle w:val="Hyperlink"/>
          <w:sz w:val="20"/>
          <w:szCs w:val="20"/>
        </w:rPr>
      </w:pPr>
      <w:hyperlink r:id="rId17" w:history="1">
        <w:r w:rsidRPr="00856F41">
          <w:rPr>
            <w:rStyle w:val="Hyperlink"/>
            <w:sz w:val="20"/>
            <w:szCs w:val="20"/>
          </w:rPr>
          <w:t>AOT Twin Viewer and Builder Resources</w:t>
        </w:r>
      </w:hyperlink>
    </w:p>
    <w:p w14:paraId="619D2478" w14:textId="77777777" w:rsidR="000C1C29" w:rsidRPr="00856F41" w:rsidRDefault="000C1C29" w:rsidP="00503F97">
      <w:pPr>
        <w:pStyle w:val="UOLIST1"/>
        <w:numPr>
          <w:ilvl w:val="0"/>
          <w:numId w:val="8"/>
        </w:numPr>
        <w:rPr>
          <w:rStyle w:val="Hyperlink"/>
          <w:sz w:val="20"/>
          <w:szCs w:val="20"/>
        </w:rPr>
      </w:pPr>
      <w:hyperlink r:id="rId18" w:history="1">
        <w:r w:rsidRPr="00856F41">
          <w:rPr>
            <w:rStyle w:val="Hyperlink"/>
            <w:sz w:val="20"/>
            <w:szCs w:val="20"/>
          </w:rPr>
          <w:t>AOT IX Developer Hub Resources</w:t>
        </w:r>
      </w:hyperlink>
    </w:p>
    <w:p w14:paraId="648CEFCD" w14:textId="77777777" w:rsidR="000C1C29" w:rsidRPr="00856F41" w:rsidRDefault="000C1C29" w:rsidP="00503F97">
      <w:pPr>
        <w:pStyle w:val="UOLIST1"/>
        <w:numPr>
          <w:ilvl w:val="0"/>
          <w:numId w:val="8"/>
        </w:numPr>
        <w:rPr>
          <w:rStyle w:val="Hyperlink"/>
          <w:sz w:val="20"/>
          <w:szCs w:val="20"/>
        </w:rPr>
      </w:pPr>
      <w:hyperlink r:id="rId19" w:history="1">
        <w:r w:rsidRPr="00856F41">
          <w:rPr>
            <w:rStyle w:val="Hyperlink"/>
            <w:sz w:val="20"/>
            <w:szCs w:val="20"/>
          </w:rPr>
          <w:t>AOT Release Notes</w:t>
        </w:r>
      </w:hyperlink>
    </w:p>
    <w:p w14:paraId="277ECDE3" w14:textId="77777777" w:rsidR="00361ACA" w:rsidRPr="00361ACA" w:rsidRDefault="00361ACA" w:rsidP="00CE07DB">
      <w:pPr>
        <w:pStyle w:val="Heading2"/>
      </w:pPr>
      <w:bookmarkStart w:id="7" w:name="_Toc218598287"/>
      <w:r w:rsidRPr="00361ACA">
        <w:t>Authentication</w:t>
      </w:r>
      <w:bookmarkEnd w:id="7"/>
      <w:r w:rsidRPr="00361ACA">
        <w:t xml:space="preserve"> </w:t>
      </w:r>
    </w:p>
    <w:p w14:paraId="54B4CA9A" w14:textId="77777777" w:rsidR="006E3723" w:rsidRDefault="006E3723" w:rsidP="006E3723">
      <w:pPr>
        <w:rPr>
          <w:color w:val="000000"/>
        </w:rPr>
      </w:pPr>
      <w:r w:rsidRPr="006E3723">
        <w:rPr>
          <w:color w:val="000000"/>
        </w:rPr>
        <w:t>Authentication for the 3D Twin Builder app uses Azure Active Directory, generating an MSAL token for user login. The Builder app is accessible via the main app or as a standalone application, which either shows a sign-in screen or redirects to the home page if the user is already logged in.</w:t>
      </w:r>
    </w:p>
    <w:p w14:paraId="02C75F57" w14:textId="281C8D07" w:rsidR="00361ACA" w:rsidRPr="006E3723" w:rsidRDefault="006E3723" w:rsidP="006E3723">
      <w:pPr>
        <w:rPr>
          <w:color w:val="000000"/>
        </w:rPr>
      </w:pPr>
      <w:r w:rsidRPr="006E3723">
        <w:rPr>
          <w:color w:val="000000"/>
        </w:rPr>
        <w:t>When accessing the Twin Viewer, Azure AD authenticates the app, retrieves the MSAL token from local storage, and passes it from React to Unity</w:t>
      </w:r>
      <w:r w:rsidR="009F4220">
        <w:rPr>
          <w:color w:val="000000"/>
        </w:rPr>
        <w:t>'</w:t>
      </w:r>
      <w:r w:rsidRPr="006E3723">
        <w:rPr>
          <w:color w:val="000000"/>
        </w:rPr>
        <w:t>s embedded application. This ensures the access token is available for both Unity and data retrieval across platforms. For example, one access token can be used to fetch:</w:t>
      </w:r>
    </w:p>
    <w:p w14:paraId="35A13D16" w14:textId="77777777" w:rsidR="00361ACA" w:rsidRPr="00361ACA" w:rsidRDefault="00361ACA" w:rsidP="00361ACA">
      <w:pPr>
        <w:numPr>
          <w:ilvl w:val="0"/>
          <w:numId w:val="20"/>
        </w:numPr>
        <w:spacing w:before="120" w:after="120" w:line="240" w:lineRule="auto"/>
        <w:ind w:right="720"/>
      </w:pPr>
      <w:r w:rsidRPr="00361ACA">
        <w:t>3D models from the 3DCE model API</w:t>
      </w:r>
    </w:p>
    <w:p w14:paraId="05B13C7B" w14:textId="77777777" w:rsidR="00361ACA" w:rsidRPr="00361ACA" w:rsidRDefault="00361ACA" w:rsidP="00361ACA">
      <w:pPr>
        <w:numPr>
          <w:ilvl w:val="0"/>
          <w:numId w:val="20"/>
        </w:numPr>
        <w:spacing w:before="120" w:after="120" w:line="240" w:lineRule="auto"/>
        <w:ind w:right="720"/>
      </w:pPr>
      <w:r w:rsidRPr="00361ACA">
        <w:rPr>
          <w:color w:val="000000"/>
        </w:rPr>
        <w:t>Plant</w:t>
      </w:r>
      <w:r w:rsidRPr="00361ACA">
        <w:t xml:space="preserve"> layouts from the 3DCE PlantLayout API</w:t>
      </w:r>
    </w:p>
    <w:p w14:paraId="7B69E9BC" w14:textId="77777777" w:rsidR="00361ACA" w:rsidRPr="00361ACA" w:rsidRDefault="00361ACA" w:rsidP="00361ACA">
      <w:pPr>
        <w:numPr>
          <w:ilvl w:val="0"/>
          <w:numId w:val="20"/>
        </w:numPr>
        <w:spacing w:before="120" w:after="120" w:line="240" w:lineRule="auto"/>
        <w:ind w:right="720"/>
      </w:pPr>
      <w:r w:rsidRPr="00361ACA">
        <w:rPr>
          <w:color w:val="000000"/>
        </w:rPr>
        <w:t>Contextualized</w:t>
      </w:r>
      <w:r w:rsidRPr="00361ACA">
        <w:t xml:space="preserve"> data from </w:t>
      </w:r>
      <w:r w:rsidRPr="00361ACA">
        <w:rPr>
          <w:color w:val="000000"/>
        </w:rPr>
        <w:t>CDF,</w:t>
      </w:r>
      <w:r w:rsidRPr="00361ACA">
        <w:t xml:space="preserve"> such as time series and insights</w:t>
      </w:r>
    </w:p>
    <w:p w14:paraId="3282B6D1" w14:textId="77777777" w:rsidR="00361ACA" w:rsidRPr="00361ACA" w:rsidRDefault="00361ACA" w:rsidP="00361ACA">
      <w:pPr>
        <w:sectPr w:rsidR="00361ACA" w:rsidRPr="00361ACA" w:rsidSect="005C79D1">
          <w:type w:val="continuous"/>
          <w:pgSz w:w="15840" w:h="17280" w:code="1"/>
          <w:pgMar w:top="1440" w:right="1440" w:bottom="1440" w:left="1440" w:header="720" w:footer="720" w:gutter="0"/>
          <w:cols w:num="2" w:space="1440"/>
          <w:docGrid w:linePitch="360"/>
        </w:sectPr>
      </w:pPr>
    </w:p>
    <w:p w14:paraId="590BDB84" w14:textId="0AE53DB9" w:rsidR="00264763" w:rsidRPr="00264763" w:rsidRDefault="00E16B7E" w:rsidP="00E16B7E">
      <w:pPr>
        <w:pStyle w:val="Heading2"/>
      </w:pPr>
      <w:bookmarkStart w:id="8" w:name="_Toc218598288"/>
      <w:r>
        <w:t>Glossary</w:t>
      </w:r>
      <w:bookmarkEnd w:id="8"/>
    </w:p>
    <w:tbl>
      <w:tblPr>
        <w:tblStyle w:val="TableGridLight"/>
        <w:tblW w:w="0" w:type="auto"/>
        <w:tblLook w:val="0420" w:firstRow="1" w:lastRow="0" w:firstColumn="0" w:lastColumn="0" w:noHBand="0" w:noVBand="1"/>
      </w:tblPr>
      <w:tblGrid>
        <w:gridCol w:w="3536"/>
        <w:gridCol w:w="9414"/>
      </w:tblGrid>
      <w:tr w:rsidR="00E16B7E" w:rsidRPr="00E16B7E" w14:paraId="3D1A3DE3" w14:textId="77777777" w:rsidTr="00D3666E">
        <w:tc>
          <w:tcPr>
            <w:tcW w:w="4495" w:type="dxa"/>
            <w:shd w:val="clear" w:color="auto" w:fill="F2F2F2" w:themeFill="background1" w:themeFillShade="F2"/>
            <w:hideMark/>
          </w:tcPr>
          <w:p w14:paraId="652615E7" w14:textId="77777777" w:rsidR="00E16B7E" w:rsidRPr="00E16B7E" w:rsidRDefault="00E16B7E" w:rsidP="0007506F">
            <w:pPr>
              <w:spacing w:after="0"/>
              <w:jc w:val="left"/>
            </w:pPr>
            <w:r w:rsidRPr="00E16B7E">
              <w:t>Term</w:t>
            </w:r>
          </w:p>
        </w:tc>
        <w:tc>
          <w:tcPr>
            <w:tcW w:w="12775" w:type="dxa"/>
            <w:shd w:val="clear" w:color="auto" w:fill="F2F2F2" w:themeFill="background1" w:themeFillShade="F2"/>
            <w:hideMark/>
          </w:tcPr>
          <w:p w14:paraId="01232A4B" w14:textId="77777777" w:rsidR="00E16B7E" w:rsidRPr="00E16B7E" w:rsidRDefault="00E16B7E" w:rsidP="0007506F">
            <w:pPr>
              <w:spacing w:after="0"/>
              <w:jc w:val="left"/>
            </w:pPr>
            <w:r w:rsidRPr="00E16B7E">
              <w:t>Definition</w:t>
            </w:r>
          </w:p>
        </w:tc>
      </w:tr>
      <w:tr w:rsidR="00E16B7E" w:rsidRPr="00E16B7E" w14:paraId="4BE9DAC8" w14:textId="77777777" w:rsidTr="00D3666E">
        <w:tc>
          <w:tcPr>
            <w:tcW w:w="4495" w:type="dxa"/>
            <w:hideMark/>
          </w:tcPr>
          <w:p w14:paraId="5C72C9FC" w14:textId="77777777" w:rsidR="00E16B7E" w:rsidRPr="00E16B7E" w:rsidRDefault="00E16B7E" w:rsidP="0007506F">
            <w:pPr>
              <w:spacing w:after="0"/>
              <w:jc w:val="left"/>
            </w:pPr>
            <w:r w:rsidRPr="00E16B7E">
              <w:t>Asset Hierarchy</w:t>
            </w:r>
          </w:p>
        </w:tc>
        <w:tc>
          <w:tcPr>
            <w:tcW w:w="12775" w:type="dxa"/>
            <w:hideMark/>
          </w:tcPr>
          <w:p w14:paraId="3ABBA65C" w14:textId="77777777" w:rsidR="00E16B7E" w:rsidRPr="00E16B7E" w:rsidRDefault="00E16B7E" w:rsidP="0007506F">
            <w:pPr>
              <w:spacing w:after="0"/>
              <w:jc w:val="left"/>
            </w:pPr>
            <w:r w:rsidRPr="00E16B7E">
              <w:t>The structured organization of assets within the Cognite Data Framework (CDF), which can be mapped to 3D models.</w:t>
            </w:r>
          </w:p>
        </w:tc>
      </w:tr>
      <w:tr w:rsidR="00E16B7E" w:rsidRPr="00E16B7E" w14:paraId="37064D14" w14:textId="77777777" w:rsidTr="00D3666E">
        <w:tc>
          <w:tcPr>
            <w:tcW w:w="4495" w:type="dxa"/>
            <w:hideMark/>
          </w:tcPr>
          <w:p w14:paraId="657B0FCF" w14:textId="77777777" w:rsidR="00E16B7E" w:rsidRPr="00E16B7E" w:rsidRDefault="00E16B7E" w:rsidP="0007506F">
            <w:pPr>
              <w:spacing w:after="0"/>
              <w:jc w:val="left"/>
            </w:pPr>
            <w:r w:rsidRPr="00E16B7E">
              <w:t>CDF (Cognite Data Framework)</w:t>
            </w:r>
          </w:p>
        </w:tc>
        <w:tc>
          <w:tcPr>
            <w:tcW w:w="12775" w:type="dxa"/>
            <w:hideMark/>
          </w:tcPr>
          <w:p w14:paraId="3D1A5A48" w14:textId="77777777" w:rsidR="00E16B7E" w:rsidRPr="00E16B7E" w:rsidRDefault="00E16B7E" w:rsidP="0007506F">
            <w:pPr>
              <w:spacing w:after="0"/>
              <w:jc w:val="left"/>
            </w:pPr>
            <w:r w:rsidRPr="00E16B7E">
              <w:t>A data platform used for integrating and managing asset data, referenced in the Mapper feature for model and asset hierarchy mapping.</w:t>
            </w:r>
          </w:p>
        </w:tc>
      </w:tr>
      <w:tr w:rsidR="00E16B7E" w:rsidRPr="00E16B7E" w14:paraId="292FD974" w14:textId="77777777" w:rsidTr="00D3666E">
        <w:tc>
          <w:tcPr>
            <w:tcW w:w="4495" w:type="dxa"/>
            <w:hideMark/>
          </w:tcPr>
          <w:p w14:paraId="07C7D8B4" w14:textId="77777777" w:rsidR="00E16B7E" w:rsidRPr="00E16B7E" w:rsidRDefault="00E16B7E" w:rsidP="0007506F">
            <w:pPr>
              <w:spacing w:after="0"/>
              <w:jc w:val="left"/>
            </w:pPr>
            <w:r w:rsidRPr="00E16B7E">
              <w:t>Model – 3D CMS</w:t>
            </w:r>
          </w:p>
        </w:tc>
        <w:tc>
          <w:tcPr>
            <w:tcW w:w="12775" w:type="dxa"/>
            <w:hideMark/>
          </w:tcPr>
          <w:p w14:paraId="18D11C1A" w14:textId="77777777" w:rsidR="00E16B7E" w:rsidRPr="00E16B7E" w:rsidRDefault="00E16B7E" w:rsidP="0007506F">
            <w:pPr>
              <w:spacing w:after="0"/>
              <w:jc w:val="left"/>
            </w:pPr>
            <w:r w:rsidRPr="00E16B7E">
              <w:t>A page within the Twin Builder application where users can upload, create, edit, delete, or view 3D models required for asset mapping and layout creation.</w:t>
            </w:r>
          </w:p>
        </w:tc>
      </w:tr>
      <w:tr w:rsidR="00E16B7E" w:rsidRPr="00E16B7E" w14:paraId="5C264BC4" w14:textId="77777777" w:rsidTr="00D3666E">
        <w:tc>
          <w:tcPr>
            <w:tcW w:w="4495" w:type="dxa"/>
            <w:hideMark/>
          </w:tcPr>
          <w:p w14:paraId="2BB5FFF9" w14:textId="77777777" w:rsidR="00E16B7E" w:rsidRPr="00E16B7E" w:rsidRDefault="00E16B7E" w:rsidP="0007506F">
            <w:pPr>
              <w:spacing w:after="0"/>
              <w:jc w:val="left"/>
            </w:pPr>
            <w:r w:rsidRPr="00E16B7E">
              <w:t>Mapper (Model Mapping and POI Mapping)</w:t>
            </w:r>
          </w:p>
        </w:tc>
        <w:tc>
          <w:tcPr>
            <w:tcW w:w="12775" w:type="dxa"/>
            <w:hideMark/>
          </w:tcPr>
          <w:p w14:paraId="0029BC37" w14:textId="77777777" w:rsidR="00E16B7E" w:rsidRPr="00E16B7E" w:rsidRDefault="00E16B7E" w:rsidP="0007506F">
            <w:pPr>
              <w:spacing w:after="0"/>
              <w:jc w:val="left"/>
            </w:pPr>
            <w:r w:rsidRPr="00E16B7E">
              <w:t>A feature in the Twin Builder app that enables users to link 3D models to the asset hierarchy (Model Mapping) and associate Points of Interest (POI Mapping) with the models.</w:t>
            </w:r>
          </w:p>
        </w:tc>
      </w:tr>
      <w:tr w:rsidR="00E16B7E" w:rsidRPr="00E16B7E" w14:paraId="1E7694C9" w14:textId="77777777" w:rsidTr="00D3666E">
        <w:tc>
          <w:tcPr>
            <w:tcW w:w="4495" w:type="dxa"/>
            <w:hideMark/>
          </w:tcPr>
          <w:p w14:paraId="44358A7A" w14:textId="77777777" w:rsidR="00E16B7E" w:rsidRPr="00E16B7E" w:rsidRDefault="00E16B7E" w:rsidP="0007506F">
            <w:pPr>
              <w:spacing w:after="0"/>
              <w:jc w:val="left"/>
            </w:pPr>
            <w:r w:rsidRPr="00E16B7E">
              <w:t>POI (Point of Interest) Editor</w:t>
            </w:r>
          </w:p>
        </w:tc>
        <w:tc>
          <w:tcPr>
            <w:tcW w:w="12775" w:type="dxa"/>
            <w:hideMark/>
          </w:tcPr>
          <w:p w14:paraId="550E3E3D" w14:textId="77777777" w:rsidR="00E16B7E" w:rsidRPr="00E16B7E" w:rsidRDefault="00E16B7E" w:rsidP="0007506F">
            <w:pPr>
              <w:spacing w:after="0"/>
              <w:jc w:val="left"/>
            </w:pPr>
            <w:r w:rsidRPr="00E16B7E">
              <w:t>A tool within Twin Builder that allows users to add and manage specific points of interest on a 3D model.</w:t>
            </w:r>
          </w:p>
        </w:tc>
      </w:tr>
    </w:tbl>
    <w:p w14:paraId="5E6FA3F3" w14:textId="77777777" w:rsidR="00B377D7" w:rsidRDefault="00B377D7" w:rsidP="035FAA18">
      <w:pPr>
        <w:pStyle w:val="Heading1"/>
        <w:sectPr w:rsidR="00B377D7" w:rsidSect="005C79D1">
          <w:type w:val="continuous"/>
          <w:pgSz w:w="15840" w:h="17280" w:code="1"/>
          <w:pgMar w:top="1440" w:right="1440" w:bottom="1440" w:left="1440" w:header="720" w:footer="720" w:gutter="0"/>
          <w:cols w:space="1440"/>
          <w:docGrid w:linePitch="360"/>
        </w:sectPr>
      </w:pPr>
      <w:bookmarkStart w:id="9" w:name="OLE_LINK4"/>
    </w:p>
    <w:p w14:paraId="4300F0BC" w14:textId="77777777" w:rsidR="000C1C29" w:rsidRDefault="000C1C29" w:rsidP="035FAA18">
      <w:pPr>
        <w:pStyle w:val="Heading1"/>
        <w:rPr>
          <w:rFonts w:eastAsia="Graphik" w:cs="Graphik"/>
          <w:sz w:val="20"/>
          <w:lang w:val="en-US"/>
        </w:rPr>
      </w:pPr>
      <w:bookmarkStart w:id="10" w:name="_Toc218598289"/>
      <w:r>
        <w:lastRenderedPageBreak/>
        <w:t>Twin Builder Unity Application</w:t>
      </w:r>
      <w:bookmarkEnd w:id="10"/>
    </w:p>
    <w:p w14:paraId="6A120DAE" w14:textId="2DB50804" w:rsidR="000C1C29" w:rsidRDefault="000C1C29" w:rsidP="002B15F0">
      <w:pPr>
        <w:spacing w:after="240" w:line="276" w:lineRule="auto"/>
        <w:rPr>
          <w:rFonts w:eastAsia="Graphik" w:cs="Graphik"/>
        </w:rPr>
      </w:pPr>
      <w:r w:rsidRPr="2AD8B3C7">
        <w:t xml:space="preserve">Twin Builder is an independent </w:t>
      </w:r>
      <w:r w:rsidRPr="2AD8B3C7">
        <w:rPr>
          <w:rFonts w:eastAsia="Graphik" w:cs="Graphik"/>
        </w:rPr>
        <w:t>React</w:t>
      </w:r>
      <w:r w:rsidR="00E34980">
        <w:rPr>
          <w:rFonts w:eastAsia="Graphik" w:cs="Graphik"/>
        </w:rPr>
        <w:t>-</w:t>
      </w:r>
      <w:r w:rsidRPr="2AD8B3C7">
        <w:rPr>
          <w:rFonts w:eastAsia="Graphik" w:cs="Graphik"/>
        </w:rPr>
        <w:t xml:space="preserve">based </w:t>
      </w:r>
      <w:r>
        <w:rPr>
          <w:rFonts w:eastAsia="Graphik" w:cs="Graphik"/>
        </w:rPr>
        <w:t>Application</w:t>
      </w:r>
      <w:r w:rsidR="002B15F0">
        <w:rPr>
          <w:rFonts w:eastAsia="Graphik" w:cs="Graphik"/>
        </w:rPr>
        <w:t xml:space="preserve"> with </w:t>
      </w:r>
      <w:r w:rsidR="003638FF">
        <w:rPr>
          <w:rFonts w:eastAsia="Graphik" w:cs="Graphik"/>
        </w:rPr>
        <w:t>the following main features</w:t>
      </w:r>
      <w:r>
        <w:rPr>
          <w:rFonts w:eastAsia="Graphik" w:cs="Graphik"/>
        </w:rPr>
        <w:t>:</w:t>
      </w:r>
    </w:p>
    <w:p w14:paraId="6650F661" w14:textId="77777777" w:rsidR="00F8640F" w:rsidRDefault="00F8640F" w:rsidP="00F8640F">
      <w:pPr>
        <w:sectPr w:rsidR="00F8640F" w:rsidSect="005C79D1">
          <w:pgSz w:w="15840" w:h="17280" w:code="1"/>
          <w:pgMar w:top="1440" w:right="1440" w:bottom="1440" w:left="1440" w:header="720" w:footer="720" w:gutter="0"/>
          <w:cols w:space="1440"/>
          <w:docGrid w:linePitch="360"/>
        </w:sectPr>
      </w:pPr>
    </w:p>
    <w:p w14:paraId="720E28F6" w14:textId="77777777" w:rsidR="00F8640F" w:rsidRDefault="00F8640F" w:rsidP="00F8640F">
      <w:r w:rsidRPr="00F8640F">
        <w:rPr>
          <w:b/>
          <w:bCs/>
        </w:rPr>
        <w:t>Model – 3D CMS</w:t>
      </w:r>
      <w:r w:rsidRPr="00F8640F">
        <w:t>: The Model page enables users to upload new models essential for Asset mapping and Layout Creation. Users have the ability to create, edit, delete, and view models using this page.</w:t>
      </w:r>
    </w:p>
    <w:p w14:paraId="74FFA532" w14:textId="77777777" w:rsidR="00F8640F" w:rsidRDefault="00F8640F" w:rsidP="00F8640F">
      <w:r w:rsidRPr="00F8640F">
        <w:rPr>
          <w:b/>
          <w:bCs/>
        </w:rPr>
        <w:t>POI Editor</w:t>
      </w:r>
      <w:r w:rsidRPr="00F8640F">
        <w:t>: The Point of Interest (POI) Editor allows users to add points of interest to the models that are available within the application.</w:t>
      </w:r>
    </w:p>
    <w:p w14:paraId="398464C7" w14:textId="11CABF98" w:rsidR="00F8640F" w:rsidRDefault="00F8640F" w:rsidP="00F8640F">
      <w:r w:rsidRPr="00F8640F">
        <w:rPr>
          <w:b/>
          <w:bCs/>
        </w:rPr>
        <w:t>Mapper</w:t>
      </w:r>
      <w:r>
        <w:t>:</w:t>
      </w:r>
      <w:r w:rsidRPr="00F8640F">
        <w:t xml:space="preserve"> The Mapper provides functionalities for both Model Mapping and POI Mapping through dedicated applications. The Model Mapping app establishes a relationship between the 3D Model and the Asset Hierarchy from the Cognite Data Framework (CDF). The POI Mapping app enables users to map and edit POIs that have been added using the POI Editor.</w:t>
      </w:r>
    </w:p>
    <w:p w14:paraId="12B30880" w14:textId="77777777" w:rsidR="00F8640F" w:rsidRDefault="00F8640F" w:rsidP="00584618">
      <w:pPr>
        <w:jc w:val="left"/>
      </w:pPr>
      <w:r w:rsidRPr="00F8640F">
        <w:rPr>
          <w:b/>
          <w:bCs/>
        </w:rPr>
        <w:t>Plant Layout</w:t>
      </w:r>
      <w:r w:rsidRPr="00F8640F">
        <w:t>: The Plant Layout app offers several capabilities, including:</w:t>
      </w:r>
    </w:p>
    <w:p w14:paraId="68CA5A8B" w14:textId="77777777" w:rsidR="00F8640F" w:rsidRDefault="00F8640F" w:rsidP="00503F97">
      <w:pPr>
        <w:pStyle w:val="ListParagraph"/>
        <w:numPr>
          <w:ilvl w:val="0"/>
          <w:numId w:val="19"/>
        </w:numPr>
      </w:pPr>
      <w:r w:rsidRPr="00F8640F">
        <w:t>Creating new layouts</w:t>
      </w:r>
    </w:p>
    <w:p w14:paraId="1960B6DA" w14:textId="77777777" w:rsidR="00F8640F" w:rsidRDefault="00F8640F" w:rsidP="00503F97">
      <w:pPr>
        <w:pStyle w:val="ListParagraph"/>
        <w:numPr>
          <w:ilvl w:val="0"/>
          <w:numId w:val="19"/>
        </w:numPr>
      </w:pPr>
      <w:r w:rsidRPr="00F8640F">
        <w:t>Loading and modifying existing layouts</w:t>
      </w:r>
    </w:p>
    <w:p w14:paraId="3096C0F8" w14:textId="77777777" w:rsidR="00F8640F" w:rsidRDefault="00F8640F" w:rsidP="00503F97">
      <w:pPr>
        <w:pStyle w:val="ListParagraph"/>
        <w:numPr>
          <w:ilvl w:val="0"/>
          <w:numId w:val="19"/>
        </w:numPr>
      </w:pPr>
      <w:r w:rsidRPr="00F8640F">
        <w:t>Saving layouts</w:t>
      </w:r>
    </w:p>
    <w:p w14:paraId="1648AD42" w14:textId="77777777" w:rsidR="00F8640F" w:rsidRDefault="00F8640F" w:rsidP="00503F97">
      <w:pPr>
        <w:pStyle w:val="ListParagraph"/>
        <w:numPr>
          <w:ilvl w:val="0"/>
          <w:numId w:val="19"/>
        </w:numPr>
      </w:pPr>
      <w:r w:rsidRPr="00F8640F">
        <w:t>Adding connections between two assets within the layout</w:t>
      </w:r>
    </w:p>
    <w:p w14:paraId="6A90B525" w14:textId="77777777" w:rsidR="00F8640F" w:rsidRDefault="00F8640F" w:rsidP="00503F97">
      <w:pPr>
        <w:pStyle w:val="ListParagraph"/>
        <w:numPr>
          <w:ilvl w:val="0"/>
          <w:numId w:val="19"/>
        </w:numPr>
      </w:pPr>
      <w:r w:rsidRPr="00F8640F">
        <w:t>Adding sensors inside the existing 3D assets</w:t>
      </w:r>
    </w:p>
    <w:p w14:paraId="0562AED4" w14:textId="77777777" w:rsidR="00F8640F" w:rsidRDefault="00F8640F" w:rsidP="00503F97">
      <w:pPr>
        <w:pStyle w:val="ListParagraph"/>
        <w:numPr>
          <w:ilvl w:val="0"/>
          <w:numId w:val="19"/>
        </w:numPr>
      </w:pPr>
      <w:r w:rsidRPr="00F8640F">
        <w:t>Navigating within the 3D asset</w:t>
      </w:r>
    </w:p>
    <w:p w14:paraId="5422C6AA" w14:textId="26AB575D" w:rsidR="00F8640F" w:rsidRDefault="00F8640F" w:rsidP="00F8640F">
      <w:r w:rsidRPr="00F8640F">
        <w:t>There are two user roles: Admins and non-Admins. Admins have permissions to create, modify, or save layouts, whereas non-Admins are limited to viewing the layouts.</w:t>
      </w:r>
      <w:r w:rsidR="00E15A40">
        <w:br w:type="column"/>
      </w:r>
      <w:r w:rsidR="00E15A40" w:rsidRPr="00AD0FBA">
        <w:rPr>
          <w:noProof/>
        </w:rPr>
        <w:drawing>
          <wp:inline distT="0" distB="0" distL="0" distR="0" wp14:anchorId="15782C2D" wp14:editId="193F1381">
            <wp:extent cx="4886325" cy="4671541"/>
            <wp:effectExtent l="0" t="0" r="0" b="0"/>
            <wp:docPr id="3" name="Picture 3" descr="Diagram of Twin Builder Unity App Architecture includes a flowchart showing a multi-layered application system with ReactJS and Unity Embedded layers. The ReactJS layer includes a Builder Independent App deployed on a server, which provides authorization and an auth token to the Unity Embedded layer. The Unity Embedded layer contains a Micro frontend Unity Builder App and checks if the user role is admin. If yes, access is granted to the Asset Mapping &amp; Builder app; if no, access is restr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of Twin Builder Unity App Architecture includes a flowchart showing a multi-layered application system with ReactJS and Unity Embedded layers. The ReactJS layer includes a Builder Independent App deployed on a server, which provides authorization and an auth token to the Unity Embedded layer. The Unity Embedded layer contains a Micro frontend Unity Builder App and checks if the user role is admin. If yes, access is granted to the Asset Mapping &amp; Builder app; if no, access is restricted."/>
                    <pic:cNvPicPr/>
                  </pic:nvPicPr>
                  <pic:blipFill rotWithShape="1">
                    <a:blip r:embed="rId20">
                      <a:extLst>
                        <a:ext uri="{28A0092B-C50C-407E-A947-70E740481C1C}">
                          <a14:useLocalDpi xmlns:a14="http://schemas.microsoft.com/office/drawing/2010/main" val="0"/>
                        </a:ext>
                      </a:extLst>
                    </a:blip>
                    <a:srcRect l="3652" t="5175" r="4045" b="5370"/>
                    <a:stretch>
                      <a:fillRect/>
                    </a:stretch>
                  </pic:blipFill>
                  <pic:spPr bwMode="auto">
                    <a:xfrm>
                      <a:off x="0" y="0"/>
                      <a:ext cx="4907244" cy="4691540"/>
                    </a:xfrm>
                    <a:prstGeom prst="rect">
                      <a:avLst/>
                    </a:prstGeom>
                    <a:ln>
                      <a:noFill/>
                    </a:ln>
                    <a:extLst>
                      <a:ext uri="{53640926-AAD7-44D8-BBD7-CCE9431645EC}">
                        <a14:shadowObscured xmlns:a14="http://schemas.microsoft.com/office/drawing/2010/main"/>
                      </a:ext>
                    </a:extLst>
                  </pic:spPr>
                </pic:pic>
              </a:graphicData>
            </a:graphic>
          </wp:inline>
        </w:drawing>
      </w:r>
    </w:p>
    <w:p w14:paraId="55637ED1" w14:textId="77777777" w:rsidR="00E15A40" w:rsidRPr="00F8640F" w:rsidRDefault="00E15A40" w:rsidP="00F8640F"/>
    <w:p w14:paraId="4B08DDD9" w14:textId="77777777" w:rsidR="00F8640F" w:rsidRDefault="00F8640F" w:rsidP="00404FD7">
      <w:pPr>
        <w:spacing w:after="240" w:line="276" w:lineRule="auto"/>
        <w:ind w:left="-360"/>
        <w:rPr>
          <w:rFonts w:eastAsia="Graphik" w:cs="Graphik"/>
          <w:szCs w:val="20"/>
        </w:rPr>
        <w:sectPr w:rsidR="00F8640F" w:rsidSect="005C79D1">
          <w:type w:val="continuous"/>
          <w:pgSz w:w="15840" w:h="17280" w:code="1"/>
          <w:pgMar w:top="1440" w:right="1440" w:bottom="1440" w:left="1440" w:header="720" w:footer="720" w:gutter="0"/>
          <w:cols w:num="2" w:space="1440" w:equalWidth="0">
            <w:col w:w="4320" w:space="1440"/>
            <w:col w:w="7200"/>
          </w:cols>
          <w:docGrid w:linePitch="360"/>
        </w:sectPr>
      </w:pPr>
    </w:p>
    <w:p w14:paraId="04383836" w14:textId="29658469" w:rsidR="00C758D8" w:rsidRPr="005C79D1" w:rsidRDefault="00C758D8" w:rsidP="00404FD7">
      <w:pPr>
        <w:spacing w:after="240" w:line="276" w:lineRule="auto"/>
        <w:ind w:left="-360"/>
        <w:rPr>
          <w:rFonts w:eastAsia="Graphik" w:cs="Graphik"/>
          <w:sz w:val="2"/>
          <w:szCs w:val="2"/>
        </w:rPr>
      </w:pPr>
    </w:p>
    <w:p w14:paraId="7BF193FD" w14:textId="77777777" w:rsidR="00B377D7" w:rsidRDefault="00B377D7" w:rsidP="008C4BF2">
      <w:pPr>
        <w:pStyle w:val="Heading2"/>
        <w:rPr>
          <w:lang w:val="en-IN"/>
        </w:rPr>
        <w:sectPr w:rsidR="00B377D7" w:rsidSect="005C79D1">
          <w:type w:val="continuous"/>
          <w:pgSz w:w="15840" w:h="17280" w:code="1"/>
          <w:pgMar w:top="1440" w:right="1440" w:bottom="1440" w:left="1440" w:header="720" w:footer="720" w:gutter="0"/>
          <w:cols w:space="1440"/>
          <w:docGrid w:linePitch="360"/>
        </w:sectPr>
      </w:pPr>
    </w:p>
    <w:p w14:paraId="6FDA5021" w14:textId="3D1A947A" w:rsidR="000C3450" w:rsidRDefault="000C3450" w:rsidP="008C4BF2">
      <w:pPr>
        <w:pStyle w:val="Heading2"/>
        <w:rPr>
          <w:lang w:val="en-IN"/>
        </w:rPr>
      </w:pPr>
      <w:bookmarkStart w:id="11" w:name="_Toc218598290"/>
      <w:r w:rsidRPr="035FAA18">
        <w:rPr>
          <w:lang w:val="en-IN"/>
        </w:rPr>
        <w:t>Guidelines</w:t>
      </w:r>
      <w:bookmarkEnd w:id="11"/>
    </w:p>
    <w:p w14:paraId="32DC1709" w14:textId="77777777" w:rsidR="005058C8" w:rsidRDefault="005058C8" w:rsidP="006A2581">
      <w:pPr>
        <w:rPr>
          <w:lang w:val="en-IN"/>
        </w:rPr>
        <w:sectPr w:rsidR="005058C8" w:rsidSect="005C79D1">
          <w:type w:val="continuous"/>
          <w:pgSz w:w="15840" w:h="17280" w:code="1"/>
          <w:pgMar w:top="1440" w:right="1440" w:bottom="1440" w:left="1440" w:header="720" w:footer="720" w:gutter="0"/>
          <w:cols w:space="1440"/>
          <w:docGrid w:linePitch="360"/>
        </w:sectPr>
      </w:pPr>
    </w:p>
    <w:p w14:paraId="573F6375" w14:textId="77777777" w:rsidR="005058C8" w:rsidRDefault="006A2581" w:rsidP="005058C8">
      <w:pPr>
        <w:rPr>
          <w:lang w:val="en-IN"/>
        </w:rPr>
      </w:pPr>
      <w:r>
        <w:rPr>
          <w:lang w:val="en-IN"/>
        </w:rPr>
        <w:t xml:space="preserve">There are certain guidelines to be followed </w:t>
      </w:r>
      <w:r w:rsidR="008521A3">
        <w:rPr>
          <w:lang w:val="en-IN"/>
        </w:rPr>
        <w:t xml:space="preserve">for uploading the model and for the mapping process. </w:t>
      </w:r>
    </w:p>
    <w:p w14:paraId="55C2F718" w14:textId="78C5CC66" w:rsidR="008521A3" w:rsidRDefault="00E33179" w:rsidP="005058C8">
      <w:pPr>
        <w:pStyle w:val="Heading3"/>
        <w:rPr>
          <w:lang w:val="en-IN"/>
        </w:rPr>
      </w:pPr>
      <w:bookmarkStart w:id="12" w:name="_Toc218598291"/>
      <w:r>
        <w:rPr>
          <w:lang w:val="en-IN"/>
        </w:rPr>
        <w:t>Model Upload</w:t>
      </w:r>
      <w:bookmarkEnd w:id="12"/>
    </w:p>
    <w:p w14:paraId="13A94A71" w14:textId="77777777" w:rsidR="002016CE" w:rsidRDefault="002016CE" w:rsidP="002016CE">
      <w:pPr>
        <w:spacing w:before="40" w:afterLines="40" w:after="96"/>
        <w:rPr>
          <w:lang w:val="en-IN"/>
        </w:rPr>
      </w:pPr>
      <w:r w:rsidRPr="000464D2">
        <w:rPr>
          <w:lang w:val="en-IN"/>
        </w:rPr>
        <w:t xml:space="preserve">The models used in this app </w:t>
      </w:r>
      <w:r>
        <w:rPr>
          <w:lang w:val="en-IN"/>
        </w:rPr>
        <w:t>must</w:t>
      </w:r>
      <w:r w:rsidRPr="000464D2">
        <w:rPr>
          <w:lang w:val="en-IN"/>
        </w:rPr>
        <w:t xml:space="preserve"> be created using </w:t>
      </w:r>
      <w:r>
        <w:rPr>
          <w:lang w:val="en-IN"/>
        </w:rPr>
        <w:t>one and only one</w:t>
      </w:r>
      <w:r w:rsidRPr="000464D2">
        <w:rPr>
          <w:lang w:val="en-IN"/>
        </w:rPr>
        <w:t xml:space="preserve"> </w:t>
      </w:r>
      <w:r>
        <w:rPr>
          <w:lang w:val="en-IN"/>
        </w:rPr>
        <w:t>p</w:t>
      </w:r>
      <w:r w:rsidRPr="000464D2">
        <w:rPr>
          <w:lang w:val="en-IN"/>
        </w:rPr>
        <w:t xml:space="preserve">arent </w:t>
      </w:r>
      <w:r>
        <w:rPr>
          <w:lang w:val="en-IN"/>
        </w:rPr>
        <w:t>n</w:t>
      </w:r>
      <w:r w:rsidRPr="000464D2">
        <w:rPr>
          <w:lang w:val="en-IN"/>
        </w:rPr>
        <w:t>ode component hierarchy</w:t>
      </w:r>
      <w:r>
        <w:rPr>
          <w:lang w:val="en-IN"/>
        </w:rPr>
        <w:t>. Models without a parent node are not accepted.</w:t>
      </w:r>
    </w:p>
    <w:p w14:paraId="2D41C553" w14:textId="03E85B00" w:rsidR="002016CE" w:rsidRDefault="005058C8" w:rsidP="002016CE">
      <w:pPr>
        <w:pStyle w:val="Heading3"/>
        <w:rPr>
          <w:lang w:val="en-IN"/>
        </w:rPr>
      </w:pPr>
      <w:r>
        <w:rPr>
          <w:lang w:val="en-IN"/>
        </w:rPr>
        <w:br w:type="column"/>
      </w:r>
      <w:bookmarkStart w:id="13" w:name="_Toc218598292"/>
      <w:r w:rsidR="002016CE">
        <w:rPr>
          <w:lang w:val="en-IN"/>
        </w:rPr>
        <w:t>Mapping</w:t>
      </w:r>
      <w:bookmarkEnd w:id="13"/>
    </w:p>
    <w:p w14:paraId="34B3CD5E" w14:textId="77777777" w:rsidR="002016CE" w:rsidRDefault="002016CE" w:rsidP="002016CE">
      <w:pPr>
        <w:spacing w:before="40" w:afterLines="40" w:after="96"/>
      </w:pPr>
      <w:r>
        <w:t>The user must follow the below steps to map the new model:</w:t>
      </w:r>
    </w:p>
    <w:p w14:paraId="70DA702E" w14:textId="77777777" w:rsidR="002016CE" w:rsidRDefault="002016CE" w:rsidP="00503F97">
      <w:pPr>
        <w:pStyle w:val="ListParagraph"/>
        <w:numPr>
          <w:ilvl w:val="0"/>
          <w:numId w:val="10"/>
        </w:numPr>
        <w:spacing w:before="40" w:afterLines="40" w:after="96"/>
      </w:pPr>
      <w:r>
        <w:t>Use the model mapping to map the asset's root node</w:t>
      </w:r>
    </w:p>
    <w:p w14:paraId="070E772C" w14:textId="77777777" w:rsidR="002016CE" w:rsidRPr="00E8316E" w:rsidRDefault="002016CE" w:rsidP="00503F97">
      <w:pPr>
        <w:pStyle w:val="ListParagraph"/>
        <w:numPr>
          <w:ilvl w:val="0"/>
          <w:numId w:val="10"/>
        </w:numPr>
        <w:spacing w:before="40" w:afterLines="40" w:after="96"/>
      </w:pPr>
      <w:r>
        <w:t xml:space="preserve">Use the POI Mapping to add POIs in level 2 </w:t>
      </w:r>
    </w:p>
    <w:p w14:paraId="4FD54769" w14:textId="50FE7A2C" w:rsidR="002016CE" w:rsidRPr="002016CE" w:rsidRDefault="002016CE" w:rsidP="002016CE">
      <w:pPr>
        <w:rPr>
          <w:lang w:val="en-IN"/>
        </w:rPr>
      </w:pPr>
      <w:r>
        <w:t xml:space="preserve">The user must map the base node manually while mapping the new model and should </w:t>
      </w:r>
      <w:r w:rsidRPr="00EB0A7A">
        <w:t>avoid adding POIs on level 1</w:t>
      </w:r>
      <w:r>
        <w:t>.</w:t>
      </w:r>
    </w:p>
    <w:p w14:paraId="7DC754A1" w14:textId="77777777" w:rsidR="00B377D7" w:rsidRDefault="00B377D7" w:rsidP="000C1C29">
      <w:pPr>
        <w:pStyle w:val="Heading1"/>
        <w:sectPr w:rsidR="00B377D7" w:rsidSect="005C79D1">
          <w:type w:val="continuous"/>
          <w:pgSz w:w="15840" w:h="17280" w:code="1"/>
          <w:pgMar w:top="1440" w:right="1440" w:bottom="1440" w:left="1440" w:header="720" w:footer="720" w:gutter="0"/>
          <w:cols w:num="2" w:space="1440"/>
          <w:docGrid w:linePitch="360"/>
        </w:sectPr>
      </w:pPr>
    </w:p>
    <w:p w14:paraId="53F6ABC8" w14:textId="2F9A1EE2" w:rsidR="000C1C29" w:rsidRDefault="00F000B1" w:rsidP="000C1C29">
      <w:pPr>
        <w:pStyle w:val="Heading1"/>
      </w:pPr>
      <w:bookmarkStart w:id="14" w:name="_Toc218598293"/>
      <w:r>
        <w:lastRenderedPageBreak/>
        <w:t>T</w:t>
      </w:r>
      <w:r w:rsidR="000C1C29">
        <w:t>win Viewer Unity Application</w:t>
      </w:r>
      <w:bookmarkEnd w:id="14"/>
    </w:p>
    <w:p w14:paraId="7274EA6D" w14:textId="7EF7A6C1" w:rsidR="000C1C29" w:rsidRPr="00D8206F" w:rsidRDefault="00E82D2F" w:rsidP="00B0023B">
      <w:r w:rsidRPr="00953B0E">
        <w:t xml:space="preserve">The </w:t>
      </w:r>
      <w:r w:rsidR="000C1C29" w:rsidRPr="00953B0E">
        <w:t xml:space="preserve">Twin Viewer application </w:t>
      </w:r>
      <w:r w:rsidR="00E85577" w:rsidRPr="00953B0E">
        <w:t>enables the user to</w:t>
      </w:r>
      <w:r w:rsidR="000C1C29" w:rsidRPr="00953B0E">
        <w:t xml:space="preserve"> view the 3D layouts</w:t>
      </w:r>
      <w:r w:rsidRPr="00953B0E">
        <w:t xml:space="preserve"> and </w:t>
      </w:r>
      <w:r w:rsidR="000C1C29" w:rsidRPr="00953B0E">
        <w:t xml:space="preserve">models that are created </w:t>
      </w:r>
      <w:r w:rsidRPr="00953B0E">
        <w:t>with</w:t>
      </w:r>
      <w:r w:rsidR="000C1C29" w:rsidRPr="00953B0E">
        <w:t xml:space="preserve"> </w:t>
      </w:r>
      <w:r w:rsidRPr="00953B0E">
        <w:t xml:space="preserve">the </w:t>
      </w:r>
      <w:r w:rsidR="000C1C29" w:rsidRPr="00953B0E">
        <w:t xml:space="preserve">Twin Builder application. </w:t>
      </w:r>
      <w:r w:rsidR="00862343" w:rsidRPr="00953B0E">
        <w:t>It</w:t>
      </w:r>
      <w:r w:rsidR="000C1C29" w:rsidRPr="00953B0E">
        <w:t xml:space="preserve"> is an immersive 3D environment where end users can monitor, diagnose, and </w:t>
      </w:r>
      <w:r w:rsidR="00862343" w:rsidRPr="00953B0E">
        <w:t>analyze</w:t>
      </w:r>
      <w:r w:rsidR="000C1C29" w:rsidRPr="00953B0E">
        <w:t xml:space="preserve"> operational data </w:t>
      </w:r>
      <w:r w:rsidR="002B1683" w:rsidRPr="00953B0E">
        <w:t>in</w:t>
      </w:r>
      <w:r w:rsidR="000C1C29" w:rsidRPr="00953B0E">
        <w:t xml:space="preserve"> the visual context of 3D models. </w:t>
      </w:r>
      <w:r w:rsidR="00862343" w:rsidRPr="00953B0E">
        <w:t xml:space="preserve">The </w:t>
      </w:r>
      <w:r w:rsidR="000C1C29" w:rsidRPr="00D8206F">
        <w:t xml:space="preserve">Twin Viewer empowers organizations to enrich existing 3D models with </w:t>
      </w:r>
      <w:r w:rsidR="00862343" w:rsidRPr="00D8206F">
        <w:t xml:space="preserve">browser-based </w:t>
      </w:r>
      <w:r w:rsidR="000C1C29" w:rsidRPr="00D8206F">
        <w:t xml:space="preserve">visualizations powered by AOT data, without the need for 3D expertise. </w:t>
      </w:r>
      <w:r w:rsidR="00862343" w:rsidRPr="00D8206F">
        <w:t>Features include:</w:t>
      </w:r>
    </w:p>
    <w:p w14:paraId="0A5257A7" w14:textId="38FF370C" w:rsidR="000C1C29" w:rsidRPr="0058717A" w:rsidRDefault="000C1C29" w:rsidP="00503F97">
      <w:pPr>
        <w:pStyle w:val="ListParagraph"/>
        <w:numPr>
          <w:ilvl w:val="0"/>
          <w:numId w:val="9"/>
        </w:numPr>
        <w:spacing w:before="160" w:after="160"/>
        <w:ind w:left="714" w:right="90" w:hanging="357"/>
        <w:rPr>
          <w:lang w:val="en-IN" w:eastAsia="en-IN"/>
        </w:rPr>
      </w:pPr>
      <w:r w:rsidRPr="0058717A">
        <w:rPr>
          <w:lang w:val="en-IN" w:eastAsia="en-IN"/>
        </w:rPr>
        <w:t xml:space="preserve">3D Layout of </w:t>
      </w:r>
      <w:r w:rsidR="002B1683" w:rsidRPr="0058717A">
        <w:rPr>
          <w:lang w:val="en-IN" w:eastAsia="en-IN"/>
        </w:rPr>
        <w:t xml:space="preserve">the </w:t>
      </w:r>
      <w:r w:rsidRPr="0058717A">
        <w:rPr>
          <w:lang w:val="en-IN" w:eastAsia="en-IN"/>
        </w:rPr>
        <w:t>factory</w:t>
      </w:r>
    </w:p>
    <w:p w14:paraId="13F9657B" w14:textId="77777777" w:rsidR="000C1C29" w:rsidRPr="0058717A" w:rsidRDefault="000C1C29" w:rsidP="00503F97">
      <w:pPr>
        <w:pStyle w:val="ListParagraph"/>
        <w:numPr>
          <w:ilvl w:val="0"/>
          <w:numId w:val="9"/>
        </w:numPr>
        <w:spacing w:before="160" w:after="160"/>
        <w:ind w:left="714" w:right="90" w:hanging="357"/>
        <w:rPr>
          <w:lang w:val="en-IN" w:eastAsia="en-IN"/>
        </w:rPr>
      </w:pPr>
      <w:r w:rsidRPr="0058717A">
        <w:rPr>
          <w:lang w:val="en-IN" w:eastAsia="en-IN"/>
        </w:rPr>
        <w:t>Augmentation of contextualized data</w:t>
      </w:r>
    </w:p>
    <w:p w14:paraId="61B6E1EB" w14:textId="13455F7E" w:rsidR="000C1C29" w:rsidRPr="0058717A" w:rsidRDefault="000C1C29" w:rsidP="00503F97">
      <w:pPr>
        <w:pStyle w:val="ListParagraph"/>
        <w:numPr>
          <w:ilvl w:val="0"/>
          <w:numId w:val="9"/>
        </w:numPr>
        <w:spacing w:before="160" w:after="160"/>
        <w:ind w:left="714" w:right="90" w:hanging="357"/>
        <w:rPr>
          <w:lang w:val="en-IN" w:eastAsia="en-IN"/>
        </w:rPr>
      </w:pPr>
      <w:r w:rsidRPr="0058717A">
        <w:rPr>
          <w:lang w:val="en-IN" w:eastAsia="en-IN"/>
        </w:rPr>
        <w:t xml:space="preserve">360-degree view by </w:t>
      </w:r>
      <w:r w:rsidR="00732954" w:rsidRPr="00732954">
        <w:rPr>
          <w:color w:val="000000"/>
          <w:lang w:val="en-IN" w:eastAsia="en-IN"/>
        </w:rPr>
        <w:t>orbiting</w:t>
      </w:r>
      <w:r w:rsidRPr="0058717A">
        <w:rPr>
          <w:lang w:val="en-IN" w:eastAsia="en-IN"/>
        </w:rPr>
        <w:t xml:space="preserve"> </w:t>
      </w:r>
      <w:r w:rsidR="002B1683" w:rsidRPr="0058717A">
        <w:rPr>
          <w:lang w:val="en-IN" w:eastAsia="en-IN"/>
        </w:rPr>
        <w:t xml:space="preserve">the </w:t>
      </w:r>
      <w:r w:rsidRPr="0058717A">
        <w:rPr>
          <w:lang w:val="en-IN" w:eastAsia="en-IN"/>
        </w:rPr>
        <w:t xml:space="preserve">3D Model and </w:t>
      </w:r>
      <w:r w:rsidR="002F3C8F" w:rsidRPr="0058717A">
        <w:rPr>
          <w:lang w:val="en-IN" w:eastAsia="en-IN"/>
        </w:rPr>
        <w:t>z</w:t>
      </w:r>
      <w:r w:rsidRPr="0058717A">
        <w:rPr>
          <w:lang w:val="en-IN" w:eastAsia="en-IN"/>
        </w:rPr>
        <w:t>oom</w:t>
      </w:r>
      <w:r w:rsidR="00664A6E" w:rsidRPr="0058717A">
        <w:rPr>
          <w:lang w:val="en-IN" w:eastAsia="en-IN"/>
        </w:rPr>
        <w:t>ing</w:t>
      </w:r>
      <w:r w:rsidRPr="0058717A">
        <w:rPr>
          <w:lang w:val="en-IN" w:eastAsia="en-IN"/>
        </w:rPr>
        <w:t xml:space="preserve"> in/out to see the 3D Model.</w:t>
      </w:r>
    </w:p>
    <w:p w14:paraId="4005E417" w14:textId="21BA09B6" w:rsidR="000C1C29" w:rsidRPr="0058717A" w:rsidRDefault="000C1C29" w:rsidP="00503F97">
      <w:pPr>
        <w:pStyle w:val="ListParagraph"/>
        <w:numPr>
          <w:ilvl w:val="0"/>
          <w:numId w:val="9"/>
        </w:numPr>
        <w:spacing w:before="160" w:after="160"/>
        <w:ind w:left="714" w:right="90" w:hanging="357"/>
        <w:rPr>
          <w:lang w:val="en-IN" w:eastAsia="en-IN"/>
        </w:rPr>
      </w:pPr>
      <w:r w:rsidRPr="0058717A">
        <w:rPr>
          <w:lang w:val="en-IN" w:eastAsia="en-IN"/>
        </w:rPr>
        <w:t>3D Model Drill</w:t>
      </w:r>
      <w:r w:rsidR="00457873">
        <w:rPr>
          <w:lang w:val="en-IN" w:eastAsia="en-IN"/>
        </w:rPr>
        <w:t>-</w:t>
      </w:r>
      <w:r w:rsidRPr="0058717A">
        <w:rPr>
          <w:lang w:val="en-IN" w:eastAsia="en-IN"/>
        </w:rPr>
        <w:t>down functionality with specific data.</w:t>
      </w:r>
    </w:p>
    <w:p w14:paraId="3D0C1987" w14:textId="5CFDF8CF" w:rsidR="000C1C29" w:rsidRDefault="000C1C29" w:rsidP="00503F97">
      <w:pPr>
        <w:pStyle w:val="ListParagraph"/>
        <w:numPr>
          <w:ilvl w:val="0"/>
          <w:numId w:val="9"/>
        </w:numPr>
        <w:spacing w:before="160" w:after="160"/>
        <w:ind w:left="714" w:right="90" w:hanging="357"/>
        <w:rPr>
          <w:lang w:val="en-IN" w:eastAsia="en-IN"/>
        </w:rPr>
      </w:pPr>
      <w:r w:rsidRPr="0058717A">
        <w:rPr>
          <w:lang w:val="en-IN" w:eastAsia="en-IN"/>
        </w:rPr>
        <w:t xml:space="preserve">Navigate to other AOT components (IA/KPI) via </w:t>
      </w:r>
      <w:r w:rsidR="002F3C8F" w:rsidRPr="0058717A">
        <w:rPr>
          <w:lang w:val="en-IN" w:eastAsia="en-IN"/>
        </w:rPr>
        <w:t xml:space="preserve">a </w:t>
      </w:r>
      <w:r w:rsidRPr="0058717A">
        <w:rPr>
          <w:lang w:val="en-IN" w:eastAsia="en-IN"/>
        </w:rPr>
        <w:t xml:space="preserve">single click. </w:t>
      </w:r>
    </w:p>
    <w:p w14:paraId="70391C0E" w14:textId="78443BCF" w:rsidR="00DA6393" w:rsidRDefault="00DA6393" w:rsidP="3821B941">
      <w:pPr>
        <w:spacing w:before="160"/>
        <w:ind w:right="90"/>
        <w:rPr>
          <w:lang w:eastAsia="en-IN"/>
        </w:rPr>
      </w:pPr>
      <w:r w:rsidRPr="3821B941">
        <w:rPr>
          <w:lang w:val="en-IN" w:eastAsia="en-IN"/>
        </w:rPr>
        <w:t xml:space="preserve">The diagram on the right shows the </w:t>
      </w:r>
      <w:r w:rsidRPr="3821B941">
        <w:rPr>
          <w:lang w:eastAsia="en-IN"/>
        </w:rPr>
        <w:t xml:space="preserve">Twin Viewer Unity App </w:t>
      </w:r>
      <w:r w:rsidR="00010B81" w:rsidRPr="3821B941">
        <w:rPr>
          <w:lang w:eastAsia="en-IN"/>
        </w:rPr>
        <w:t>a</w:t>
      </w:r>
      <w:r w:rsidRPr="3821B941">
        <w:rPr>
          <w:lang w:eastAsia="en-IN"/>
        </w:rPr>
        <w:t>rchitecture</w:t>
      </w:r>
      <w:r w:rsidR="227BC315" w:rsidRPr="3821B941">
        <w:rPr>
          <w:lang w:eastAsia="en-IN"/>
        </w:rPr>
        <w:t>.</w:t>
      </w:r>
    </w:p>
    <w:p w14:paraId="7EF981A6" w14:textId="5548BC70" w:rsidR="00B754C6" w:rsidRPr="00DA6393" w:rsidRDefault="00AF7DE8" w:rsidP="3821B941">
      <w:pPr>
        <w:spacing w:before="160"/>
        <w:ind w:right="90"/>
        <w:rPr>
          <w:lang w:eastAsia="en-IN"/>
        </w:rPr>
      </w:pPr>
      <w:r>
        <w:rPr>
          <w:lang w:eastAsia="en-IN"/>
        </w:rPr>
        <w:t xml:space="preserve">Note that if deployed on AWS, the </w:t>
      </w:r>
      <w:r w:rsidR="0082305B">
        <w:rPr>
          <w:lang w:eastAsia="en-IN"/>
        </w:rPr>
        <w:t xml:space="preserve">signed </w:t>
      </w:r>
      <w:r>
        <w:rPr>
          <w:lang w:eastAsia="en-IN"/>
        </w:rPr>
        <w:t xml:space="preserve">URL is needed to load the images and model </w:t>
      </w:r>
      <w:r w:rsidR="00FC3F4B">
        <w:rPr>
          <w:lang w:eastAsia="en-IN"/>
        </w:rPr>
        <w:t xml:space="preserve">(.GLB file) </w:t>
      </w:r>
      <w:r w:rsidR="0082305B">
        <w:rPr>
          <w:lang w:eastAsia="en-IN"/>
        </w:rPr>
        <w:t xml:space="preserve">from </w:t>
      </w:r>
      <w:r w:rsidR="00FC3F4B">
        <w:rPr>
          <w:lang w:eastAsia="en-IN"/>
        </w:rPr>
        <w:t>the s3 bucket.</w:t>
      </w:r>
    </w:p>
    <w:p w14:paraId="316E434D" w14:textId="28C359E2" w:rsidR="3821B941" w:rsidRDefault="000C1C29" w:rsidP="00FC3F4B">
      <w:pPr>
        <w:spacing w:after="0" w:line="257" w:lineRule="auto"/>
        <w:jc w:val="left"/>
        <w:rPr>
          <w:rFonts w:eastAsia="Calibri"/>
        </w:rPr>
      </w:pPr>
      <w:r>
        <w:rPr>
          <w:noProof/>
        </w:rPr>
        <w:drawing>
          <wp:inline distT="0" distB="0" distL="0" distR="0" wp14:anchorId="08A5239B" wp14:editId="6203D876">
            <wp:extent cx="4181475" cy="4159925"/>
            <wp:effectExtent l="0" t="0" r="0" b="0"/>
            <wp:docPr id="6" name="Picture 6" descr="Diagram of Twin Viewer Unity Ap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of Twin Viewer Unity App Architecture"/>
                    <pic:cNvPicPr/>
                  </pic:nvPicPr>
                  <pic:blipFill rotWithShape="1">
                    <a:blip r:embed="rId21"/>
                    <a:srcRect l="3409" t="2546" r="3821" b="3439"/>
                    <a:stretch/>
                  </pic:blipFill>
                  <pic:spPr bwMode="auto">
                    <a:xfrm>
                      <a:off x="0" y="0"/>
                      <a:ext cx="4284397" cy="4262317"/>
                    </a:xfrm>
                    <a:prstGeom prst="rect">
                      <a:avLst/>
                    </a:prstGeom>
                    <a:ln>
                      <a:noFill/>
                    </a:ln>
                    <a:extLst>
                      <a:ext uri="{53640926-AAD7-44D8-BBD7-CCE9431645EC}">
                        <a14:shadowObscured xmlns:a14="http://schemas.microsoft.com/office/drawing/2010/main"/>
                      </a:ext>
                    </a:extLst>
                  </pic:spPr>
                </pic:pic>
              </a:graphicData>
            </a:graphic>
          </wp:inline>
        </w:drawing>
      </w:r>
    </w:p>
    <w:p w14:paraId="7D88824C" w14:textId="77777777" w:rsidR="00A9514F" w:rsidRDefault="00A9514F" w:rsidP="00EE3B77">
      <w:pPr>
        <w:rPr>
          <w:lang w:val="en-GB"/>
        </w:rPr>
        <w:sectPr w:rsidR="00A9514F" w:rsidSect="005C79D1">
          <w:pgSz w:w="15840" w:h="17280" w:code="1"/>
          <w:pgMar w:top="1440" w:right="1440" w:bottom="1440" w:left="1440" w:header="720" w:footer="720" w:gutter="0"/>
          <w:cols w:space="1440"/>
          <w:docGrid w:linePitch="360"/>
        </w:sectPr>
      </w:pPr>
      <w:bookmarkStart w:id="15" w:name="OLE_LINK1"/>
    </w:p>
    <w:p w14:paraId="65C2BED3" w14:textId="77777777" w:rsidR="00A9514F" w:rsidRDefault="00A20BF5" w:rsidP="00A9514F">
      <w:pPr>
        <w:pStyle w:val="Heading2"/>
        <w:rPr>
          <w:lang w:val="en-IN"/>
        </w:rPr>
      </w:pPr>
      <w:bookmarkStart w:id="16" w:name="_Toc218598294"/>
      <w:r>
        <w:rPr>
          <w:lang w:val="en-GB"/>
        </w:rPr>
        <w:lastRenderedPageBreak/>
        <w:t>2D</w:t>
      </w:r>
      <w:r w:rsidRPr="00A20BF5">
        <w:rPr>
          <w:lang w:val="en-GB"/>
        </w:rPr>
        <w:t xml:space="preserve"> </w:t>
      </w:r>
      <w:r w:rsidR="00856250">
        <w:rPr>
          <w:lang w:val="en-GB"/>
        </w:rPr>
        <w:t xml:space="preserve">Schematic </w:t>
      </w:r>
      <w:r w:rsidRPr="00A20BF5">
        <w:rPr>
          <w:lang w:val="en-GB"/>
        </w:rPr>
        <w:t>Viewer</w:t>
      </w:r>
      <w:bookmarkEnd w:id="16"/>
      <w:r w:rsidR="00856250">
        <w:rPr>
          <w:lang w:val="en-IN"/>
        </w:rPr>
        <w:t xml:space="preserve"> </w:t>
      </w:r>
    </w:p>
    <w:p w14:paraId="4BA34C0B" w14:textId="77777777" w:rsidR="00FD1898" w:rsidRDefault="00FD1898" w:rsidP="00FD1898">
      <w:pPr>
        <w:spacing w:before="240"/>
        <w:jc w:val="left"/>
        <w:sectPr w:rsidR="00FD1898" w:rsidSect="005C79D1">
          <w:pgSz w:w="15840" w:h="17280" w:code="1"/>
          <w:pgMar w:top="1440" w:right="1440" w:bottom="1440" w:left="1440" w:header="720" w:footer="720" w:gutter="0"/>
          <w:cols w:space="1440"/>
          <w:docGrid w:linePitch="360"/>
        </w:sectPr>
      </w:pPr>
    </w:p>
    <w:p w14:paraId="2BDB39CF" w14:textId="77777777" w:rsidR="00FD1898" w:rsidRDefault="00834254" w:rsidP="00FD1898">
      <w:pPr>
        <w:spacing w:before="240"/>
        <w:jc w:val="left"/>
      </w:pPr>
      <w:r>
        <w:t xml:space="preserve">The </w:t>
      </w:r>
      <w:r w:rsidR="00A20BF5" w:rsidRPr="00EE3B77">
        <w:t xml:space="preserve">2D </w:t>
      </w:r>
      <w:r w:rsidR="00856250" w:rsidRPr="00EE3B77">
        <w:t xml:space="preserve">Schematic </w:t>
      </w:r>
      <w:r w:rsidR="00A20BF5" w:rsidRPr="00EE3B77">
        <w:t xml:space="preserve">Viewer application </w:t>
      </w:r>
      <w:r>
        <w:t>may be used</w:t>
      </w:r>
      <w:r w:rsidR="00A20BF5" w:rsidRPr="00EE3B77">
        <w:t xml:space="preserve"> to </w:t>
      </w:r>
      <w:r w:rsidR="00C41AF9" w:rsidRPr="00EE3B77">
        <w:t xml:space="preserve">visualize </w:t>
      </w:r>
      <w:r w:rsidR="00A20BF5" w:rsidRPr="00EE3B77">
        <w:t xml:space="preserve">layouts </w:t>
      </w:r>
      <w:r w:rsidR="00C41AF9" w:rsidRPr="00EE3B77">
        <w:t xml:space="preserve">in 2D </w:t>
      </w:r>
      <w:r w:rsidR="00103A6E" w:rsidRPr="00EE3B77">
        <w:t>using SVG file</w:t>
      </w:r>
      <w:r w:rsidR="00491840">
        <w:t>s</w:t>
      </w:r>
      <w:r w:rsidR="00103A6E" w:rsidRPr="00EE3B77">
        <w:t xml:space="preserve"> </w:t>
      </w:r>
      <w:r w:rsidR="00491840">
        <w:t>that have been</w:t>
      </w:r>
      <w:r w:rsidR="00103A6E" w:rsidRPr="00EE3B77">
        <w:t xml:space="preserve"> configured </w:t>
      </w:r>
      <w:r w:rsidR="009C4718">
        <w:t>using the</w:t>
      </w:r>
      <w:r w:rsidR="00C41AF9" w:rsidRPr="00EE3B77">
        <w:t xml:space="preserve"> </w:t>
      </w:r>
      <w:r w:rsidR="00103A6E" w:rsidRPr="00EE3B77">
        <w:t xml:space="preserve">2D </w:t>
      </w:r>
      <w:r w:rsidR="00A20BF5" w:rsidRPr="00EE3B77">
        <w:t xml:space="preserve">Twin </w:t>
      </w:r>
      <w:r w:rsidR="00103A6E" w:rsidRPr="00EE3B77">
        <w:t>Configur</w:t>
      </w:r>
      <w:r w:rsidR="00554C1A" w:rsidRPr="00EE3B77">
        <w:t>ator</w:t>
      </w:r>
      <w:r w:rsidR="00A20BF5" w:rsidRPr="00EE3B77">
        <w:t>.</w:t>
      </w:r>
      <w:r w:rsidR="003D55A3" w:rsidRPr="00EE3B77">
        <w:t xml:space="preserve"> </w:t>
      </w:r>
      <w:r w:rsidR="00FD1898" w:rsidRPr="009B592E">
        <w:t xml:space="preserve">Note that if deployed on AWS, the </w:t>
      </w:r>
      <w:r w:rsidR="00FD1898">
        <w:t xml:space="preserve">signed </w:t>
      </w:r>
      <w:r w:rsidR="00FD1898" w:rsidRPr="009B592E">
        <w:t xml:space="preserve">URL is needed to load the images and model (.GLB file) </w:t>
      </w:r>
      <w:r w:rsidR="00FD1898">
        <w:t xml:space="preserve">from </w:t>
      </w:r>
      <w:r w:rsidR="00FD1898" w:rsidRPr="009B592E">
        <w:t>the s3 bucket.</w:t>
      </w:r>
    </w:p>
    <w:p w14:paraId="38FE1F2E" w14:textId="4001CB5C" w:rsidR="00A20BF5" w:rsidRPr="00EE3B77" w:rsidRDefault="00FD1898" w:rsidP="00EE3B77">
      <w:r>
        <w:br w:type="column"/>
      </w:r>
      <w:r w:rsidR="00E60FE1">
        <w:t xml:space="preserve">The </w:t>
      </w:r>
      <w:r w:rsidR="003D55A3" w:rsidRPr="00C42939">
        <w:t xml:space="preserve">2D </w:t>
      </w:r>
      <w:r w:rsidR="00A20BF5" w:rsidRPr="00EE3B77">
        <w:t>Viewer</w:t>
      </w:r>
      <w:r w:rsidR="00A20BF5" w:rsidRPr="00C42939">
        <w:t xml:space="preserve"> </w:t>
      </w:r>
      <w:r w:rsidR="00621FF6" w:rsidRPr="00C42939">
        <w:t xml:space="preserve">application </w:t>
      </w:r>
      <w:r w:rsidR="00E60FE1">
        <w:t>supports</w:t>
      </w:r>
      <w:r w:rsidR="00A20BF5" w:rsidRPr="00C42939">
        <w:t>:</w:t>
      </w:r>
    </w:p>
    <w:p w14:paraId="07FEF258" w14:textId="4DCD4A7E" w:rsidR="00A20BF5" w:rsidRPr="00EE3B77" w:rsidRDefault="00643F0A" w:rsidP="00503F97">
      <w:pPr>
        <w:pStyle w:val="ListParagraph"/>
        <w:numPr>
          <w:ilvl w:val="0"/>
          <w:numId w:val="14"/>
        </w:numPr>
      </w:pPr>
      <w:r w:rsidRPr="00EE3B77">
        <w:t>2</w:t>
      </w:r>
      <w:r w:rsidR="00A20BF5" w:rsidRPr="00EE3B77">
        <w:t xml:space="preserve">D </w:t>
      </w:r>
      <w:r w:rsidRPr="00EE3B77">
        <w:t xml:space="preserve">Schematic </w:t>
      </w:r>
      <w:r w:rsidR="00A20BF5" w:rsidRPr="00EE3B77">
        <w:t>Layout of the factory</w:t>
      </w:r>
    </w:p>
    <w:p w14:paraId="5AA3CA25" w14:textId="77777777" w:rsidR="00A20BF5" w:rsidRPr="00EE3B77" w:rsidRDefault="00A20BF5" w:rsidP="00503F97">
      <w:pPr>
        <w:pStyle w:val="ListParagraph"/>
        <w:numPr>
          <w:ilvl w:val="0"/>
          <w:numId w:val="14"/>
        </w:numPr>
      </w:pPr>
      <w:r w:rsidRPr="00EE3B77">
        <w:t>Augmentation of contextualized data</w:t>
      </w:r>
    </w:p>
    <w:p w14:paraId="588EE5C6" w14:textId="53B231EC" w:rsidR="00A20BF5" w:rsidRPr="00EE3B77" w:rsidRDefault="009B37A9" w:rsidP="00503F97">
      <w:pPr>
        <w:pStyle w:val="ListParagraph"/>
        <w:numPr>
          <w:ilvl w:val="0"/>
          <w:numId w:val="14"/>
        </w:numPr>
      </w:pPr>
      <w:r w:rsidRPr="00EE3B77">
        <w:t xml:space="preserve">Multilevel 2D visualization by attaching SVG files </w:t>
      </w:r>
    </w:p>
    <w:p w14:paraId="7D11D230" w14:textId="4E224314" w:rsidR="00A20BF5" w:rsidRPr="00EE3B77" w:rsidRDefault="009B37A9" w:rsidP="00503F97">
      <w:pPr>
        <w:pStyle w:val="ListParagraph"/>
        <w:numPr>
          <w:ilvl w:val="0"/>
          <w:numId w:val="14"/>
        </w:numPr>
      </w:pPr>
      <w:r w:rsidRPr="00EE3B77">
        <w:t>Attach</w:t>
      </w:r>
      <w:r w:rsidR="005B2923">
        <w:t>ment of</w:t>
      </w:r>
      <w:r w:rsidRPr="00EE3B77">
        <w:t xml:space="preserve"> multi</w:t>
      </w:r>
      <w:r w:rsidR="0049174B" w:rsidRPr="00EE3B77">
        <w:t xml:space="preserve">page </w:t>
      </w:r>
      <w:r w:rsidRPr="00EE3B77">
        <w:t>PDF</w:t>
      </w:r>
      <w:r w:rsidR="0049174B" w:rsidRPr="00EE3B77">
        <w:t xml:space="preserve"> document </w:t>
      </w:r>
      <w:r w:rsidR="00333229" w:rsidRPr="00EE3B77">
        <w:t xml:space="preserve">to </w:t>
      </w:r>
      <w:r w:rsidR="0049174B" w:rsidRPr="00EE3B77">
        <w:t>element level</w:t>
      </w:r>
      <w:r w:rsidR="00333229" w:rsidRPr="00EE3B77">
        <w:t xml:space="preserve"> in SVG file</w:t>
      </w:r>
    </w:p>
    <w:p w14:paraId="2FB985E8" w14:textId="54768A46" w:rsidR="00A20BF5" w:rsidRDefault="0049174B" w:rsidP="00503F97">
      <w:pPr>
        <w:pStyle w:val="ListParagraph"/>
        <w:numPr>
          <w:ilvl w:val="0"/>
          <w:numId w:val="14"/>
        </w:numPr>
      </w:pPr>
      <w:r w:rsidRPr="00EE3B77">
        <w:t>Attach</w:t>
      </w:r>
      <w:r w:rsidR="005B2923">
        <w:t>ment of</w:t>
      </w:r>
      <w:r w:rsidRPr="00EE3B77">
        <w:t xml:space="preserve"> static image </w:t>
      </w:r>
      <w:r w:rsidR="00333229" w:rsidRPr="00EE3B77">
        <w:t xml:space="preserve">to UI </w:t>
      </w:r>
      <w:r w:rsidR="004F0961" w:rsidRPr="00EE3B77">
        <w:t>element in</w:t>
      </w:r>
      <w:r w:rsidR="00333229" w:rsidRPr="00EE3B77">
        <w:t xml:space="preserve"> SVG file</w:t>
      </w:r>
    </w:p>
    <w:p w14:paraId="52A93276" w14:textId="77777777" w:rsidR="00FD1898" w:rsidRDefault="00FD1898" w:rsidP="00137464">
      <w:pPr>
        <w:spacing w:before="240"/>
        <w:jc w:val="left"/>
        <w:sectPr w:rsidR="00FD1898" w:rsidSect="005C79D1">
          <w:type w:val="continuous"/>
          <w:pgSz w:w="15840" w:h="17280" w:code="1"/>
          <w:pgMar w:top="1440" w:right="1440" w:bottom="1440" w:left="1440" w:header="720" w:footer="720" w:gutter="0"/>
          <w:cols w:num="2" w:space="1440"/>
          <w:docGrid w:linePitch="360"/>
        </w:sectPr>
      </w:pPr>
    </w:p>
    <w:p w14:paraId="7B52E287" w14:textId="54917894" w:rsidR="00A20BF5" w:rsidRPr="00A20BF5" w:rsidRDefault="00A20BF5" w:rsidP="00137464">
      <w:pPr>
        <w:spacing w:before="240"/>
        <w:jc w:val="left"/>
      </w:pPr>
      <w:r w:rsidRPr="00A20BF5">
        <w:rPr>
          <w:noProof/>
        </w:rPr>
        <w:drawing>
          <wp:inline distT="0" distB="0" distL="0" distR="0" wp14:anchorId="6B9621DA" wp14:editId="438A9BDA">
            <wp:extent cx="4867275" cy="4847649"/>
            <wp:effectExtent l="0" t="0" r="0" b="0"/>
            <wp:docPr id="1790661903" name="Picture 4" descr="Simple diagram showing how the React App powers the micro frontend 2D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61903" name="Picture 4" descr="Simple diagram showing how the React App powers the micro frontend 2D viewer."/>
                    <pic:cNvPicPr>
                      <a:picLocks noChangeAspect="1" noChangeArrowheads="1"/>
                    </pic:cNvPicPr>
                  </pic:nvPicPr>
                  <pic:blipFill>
                    <a:blip r:embed="rId22">
                      <a:extLst>
                        <a:ext uri="{28A0092B-C50C-407E-A947-70E740481C1C}">
                          <a14:useLocalDpi xmlns:a14="http://schemas.microsoft.com/office/drawing/2010/main" val="0"/>
                        </a:ext>
                      </a:extLst>
                    </a:blip>
                    <a:srcRect t="1820" b="1820"/>
                    <a:stretch>
                      <a:fillRect/>
                    </a:stretch>
                  </pic:blipFill>
                  <pic:spPr bwMode="auto">
                    <a:xfrm>
                      <a:off x="0" y="0"/>
                      <a:ext cx="4876105" cy="4856443"/>
                    </a:xfrm>
                    <a:prstGeom prst="rect">
                      <a:avLst/>
                    </a:prstGeom>
                    <a:noFill/>
                    <a:ln>
                      <a:noFill/>
                    </a:ln>
                  </pic:spPr>
                </pic:pic>
              </a:graphicData>
            </a:graphic>
          </wp:inline>
        </w:drawing>
      </w:r>
    </w:p>
    <w:p w14:paraId="6306B147" w14:textId="77777777" w:rsidR="00B377D7" w:rsidRDefault="00B377D7" w:rsidP="008C4BF2">
      <w:pPr>
        <w:pStyle w:val="Heading2"/>
        <w:sectPr w:rsidR="00B377D7" w:rsidSect="005C79D1">
          <w:type w:val="continuous"/>
          <w:pgSz w:w="15840" w:h="17280" w:code="1"/>
          <w:pgMar w:top="1440" w:right="1440" w:bottom="1440" w:left="1440" w:header="720" w:footer="720" w:gutter="0"/>
          <w:cols w:space="1440"/>
          <w:docGrid w:linePitch="360"/>
        </w:sectPr>
      </w:pPr>
    </w:p>
    <w:p w14:paraId="54EB4FDD" w14:textId="69A604FD" w:rsidR="000C1C29" w:rsidRDefault="000C1C29" w:rsidP="008C4BF2">
      <w:pPr>
        <w:pStyle w:val="Heading2"/>
      </w:pPr>
      <w:bookmarkStart w:id="17" w:name="_Toc218598295"/>
      <w:r>
        <w:lastRenderedPageBreak/>
        <w:t>IA and Twin Viewer Communication</w:t>
      </w:r>
      <w:bookmarkEnd w:id="17"/>
      <w:r>
        <w:t xml:space="preserve"> </w:t>
      </w:r>
    </w:p>
    <w:p w14:paraId="7FF7DFD8" w14:textId="2BAFB83A" w:rsidR="00862343" w:rsidRDefault="00862343" w:rsidP="00137464">
      <w:pPr>
        <w:spacing w:line="257" w:lineRule="auto"/>
        <w:ind w:right="4320"/>
        <w:rPr>
          <w:rFonts w:eastAsia="Graphik" w:cs="Graphik"/>
          <w:szCs w:val="20"/>
        </w:rPr>
      </w:pPr>
      <w:r w:rsidRPr="2AD8B3C7">
        <w:rPr>
          <w:rFonts w:eastAsia="Graphik" w:cs="Graphik"/>
          <w:szCs w:val="20"/>
        </w:rPr>
        <w:t>While loading the 3D layouts in Twin Viewer, insights</w:t>
      </w:r>
      <w:r>
        <w:rPr>
          <w:rFonts w:eastAsia="Graphik" w:cs="Graphik"/>
          <w:szCs w:val="20"/>
        </w:rPr>
        <w:t xml:space="preserve">, </w:t>
      </w:r>
      <w:r w:rsidRPr="2AD8B3C7">
        <w:rPr>
          <w:rFonts w:eastAsia="Graphik" w:cs="Graphik"/>
          <w:szCs w:val="20"/>
        </w:rPr>
        <w:t>actions</w:t>
      </w:r>
      <w:r>
        <w:rPr>
          <w:rFonts w:eastAsia="Graphik" w:cs="Graphik"/>
          <w:szCs w:val="20"/>
        </w:rPr>
        <w:t>,</w:t>
      </w:r>
      <w:r w:rsidRPr="2AD8B3C7">
        <w:rPr>
          <w:rFonts w:eastAsia="Graphik" w:cs="Graphik"/>
          <w:szCs w:val="20"/>
        </w:rPr>
        <w:t xml:space="preserve"> </w:t>
      </w:r>
      <w:r w:rsidR="00EE3570">
        <w:rPr>
          <w:rFonts w:eastAsia="Graphik" w:cs="Graphik"/>
          <w:szCs w:val="20"/>
        </w:rPr>
        <w:t xml:space="preserve">and </w:t>
      </w:r>
      <w:r w:rsidR="003B2488">
        <w:rPr>
          <w:rFonts w:eastAsia="Graphik" w:cs="Graphik"/>
          <w:szCs w:val="20"/>
        </w:rPr>
        <w:t>the</w:t>
      </w:r>
      <w:r w:rsidRPr="2AD8B3C7">
        <w:rPr>
          <w:rFonts w:eastAsia="Graphik" w:cs="Graphik"/>
          <w:szCs w:val="20"/>
        </w:rPr>
        <w:t xml:space="preserve"> KPI count</w:t>
      </w:r>
      <w:r w:rsidR="005B79D6">
        <w:rPr>
          <w:rFonts w:eastAsia="Graphik" w:cs="Graphik"/>
          <w:szCs w:val="20"/>
        </w:rPr>
        <w:t xml:space="preserve"> are displayed</w:t>
      </w:r>
      <w:r w:rsidRPr="2AD8B3C7">
        <w:rPr>
          <w:rFonts w:eastAsia="Graphik" w:cs="Graphik"/>
          <w:szCs w:val="20"/>
        </w:rPr>
        <w:t xml:space="preserve">. To </w:t>
      </w:r>
      <w:r>
        <w:rPr>
          <w:rFonts w:eastAsia="Graphik" w:cs="Graphik"/>
          <w:szCs w:val="20"/>
        </w:rPr>
        <w:t>view</w:t>
      </w:r>
      <w:r w:rsidRPr="2AD8B3C7">
        <w:rPr>
          <w:rFonts w:eastAsia="Graphik" w:cs="Graphik"/>
          <w:szCs w:val="20"/>
        </w:rPr>
        <w:t xml:space="preserve"> the details, two-way communication is required between </w:t>
      </w:r>
      <w:r>
        <w:rPr>
          <w:rFonts w:eastAsia="Graphik" w:cs="Graphik"/>
          <w:szCs w:val="20"/>
        </w:rPr>
        <w:t xml:space="preserve">the </w:t>
      </w:r>
      <w:r w:rsidRPr="2AD8B3C7">
        <w:rPr>
          <w:rFonts w:eastAsia="Graphik" w:cs="Graphik"/>
          <w:szCs w:val="20"/>
        </w:rPr>
        <w:t>Twin Viewer component and other components o</w:t>
      </w:r>
      <w:r w:rsidR="00ED0558">
        <w:rPr>
          <w:rFonts w:eastAsia="Graphik" w:cs="Graphik"/>
          <w:szCs w:val="20"/>
        </w:rPr>
        <w:t>f</w:t>
      </w:r>
      <w:r w:rsidRPr="2AD8B3C7">
        <w:rPr>
          <w:rFonts w:eastAsia="Graphik" w:cs="Graphik"/>
          <w:szCs w:val="20"/>
        </w:rPr>
        <w:t xml:space="preserve"> the AOT application</w:t>
      </w:r>
      <w:r>
        <w:rPr>
          <w:rFonts w:eastAsia="Graphik" w:cs="Graphik"/>
          <w:szCs w:val="20"/>
        </w:rPr>
        <w:t>.</w:t>
      </w:r>
    </w:p>
    <w:p w14:paraId="6263A6C7" w14:textId="2B12E18C" w:rsidR="000C1C29" w:rsidRDefault="000C1C29" w:rsidP="00137464">
      <w:pPr>
        <w:spacing w:before="120" w:after="360" w:line="257" w:lineRule="auto"/>
        <w:ind w:right="4320"/>
        <w:rPr>
          <w:rFonts w:eastAsia="Graphik" w:cs="Graphik"/>
          <w:szCs w:val="20"/>
        </w:rPr>
      </w:pPr>
      <w:r w:rsidRPr="2AD8B3C7">
        <w:rPr>
          <w:rFonts w:eastAsia="Graphik" w:cs="Graphik"/>
          <w:szCs w:val="20"/>
        </w:rPr>
        <w:t xml:space="preserve">The diagram </w:t>
      </w:r>
      <w:r w:rsidR="00FC347C">
        <w:rPr>
          <w:rFonts w:eastAsia="Graphik" w:cs="Graphik"/>
          <w:szCs w:val="20"/>
        </w:rPr>
        <w:t>shows</w:t>
      </w:r>
      <w:r w:rsidRPr="2AD8B3C7">
        <w:rPr>
          <w:rFonts w:eastAsia="Graphik" w:cs="Graphik"/>
          <w:szCs w:val="20"/>
        </w:rPr>
        <w:t xml:space="preserve"> the two-way communication </w:t>
      </w:r>
      <w:r w:rsidR="00FC347C" w:rsidRPr="2AD8B3C7">
        <w:rPr>
          <w:rFonts w:eastAsia="Graphik" w:cs="Graphik"/>
          <w:szCs w:val="20"/>
        </w:rPr>
        <w:t xml:space="preserve">process </w:t>
      </w:r>
      <w:r w:rsidRPr="2AD8B3C7">
        <w:rPr>
          <w:rFonts w:eastAsia="Graphik" w:cs="Graphik"/>
          <w:szCs w:val="20"/>
        </w:rPr>
        <w:t xml:space="preserve">between Intelligent Advisor and </w:t>
      </w:r>
      <w:r w:rsidR="00AF61E5">
        <w:rPr>
          <w:rFonts w:eastAsia="Graphik" w:cs="Graphik"/>
          <w:szCs w:val="20"/>
        </w:rPr>
        <w:t xml:space="preserve">the </w:t>
      </w:r>
      <w:r w:rsidRPr="2AD8B3C7">
        <w:rPr>
          <w:rFonts w:eastAsia="Graphik" w:cs="Graphik"/>
          <w:szCs w:val="20"/>
        </w:rPr>
        <w:t>Twin Viewer app.</w:t>
      </w:r>
    </w:p>
    <w:p w14:paraId="52778E5D" w14:textId="0963E281" w:rsidR="000C1C29" w:rsidRPr="00C353B9" w:rsidRDefault="1FAB6C8C" w:rsidP="00766160">
      <w:pPr>
        <w:spacing w:after="120" w:line="257" w:lineRule="auto"/>
        <w:rPr>
          <w:rFonts w:cs="Arial"/>
          <w:u w:val="single"/>
        </w:rPr>
      </w:pPr>
      <w:r>
        <w:rPr>
          <w:noProof/>
        </w:rPr>
        <w:drawing>
          <wp:inline distT="0" distB="0" distL="0" distR="0" wp14:anchorId="1EE27950" wp14:editId="07112091">
            <wp:extent cx="8224054" cy="4629150"/>
            <wp:effectExtent l="0" t="0" r="5715" b="0"/>
            <wp:docPr id="2" name="Picture 2" descr="Flowchart showing interaction between Unity Visualizer App, AOT Main App, and Intelligent Advisor App. The process includes five steps: Unity Visualizer loads the default layout; insights and actions appear on the 3D model; clicking an insight triggers an event to load a summary page; the event is sent to other micro frontend apps via AOT Main App; and the Intelligent Advisor App loads the summary based on the event. Arrows indicate data flow between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lowchart showing interaction between Unity Visualizer App, AOT Main App, and Intelligent Advisor App. The process includes five steps: Unity Visualizer loads the default layout; insights and actions appear on the 3D model; clicking an insight triggers an event to load a summary page; the event is sent to other micro frontend apps via AOT Main App; and the Intelligent Advisor App loads the summary based on the event. Arrows indicate data flow between components."/>
                    <pic:cNvPicPr/>
                  </pic:nvPicPr>
                  <pic:blipFill>
                    <a:blip r:embed="rId23">
                      <a:extLst>
                        <a:ext uri="{28A0092B-C50C-407E-A947-70E740481C1C}">
                          <a14:useLocalDpi xmlns:a14="http://schemas.microsoft.com/office/drawing/2010/main" val="0"/>
                        </a:ext>
                      </a:extLst>
                    </a:blip>
                    <a:stretch>
                      <a:fillRect/>
                    </a:stretch>
                  </pic:blipFill>
                  <pic:spPr>
                    <a:xfrm>
                      <a:off x="0" y="0"/>
                      <a:ext cx="8251257" cy="4644462"/>
                    </a:xfrm>
                    <a:prstGeom prst="rect">
                      <a:avLst/>
                    </a:prstGeom>
                  </pic:spPr>
                </pic:pic>
              </a:graphicData>
            </a:graphic>
          </wp:inline>
        </w:drawing>
      </w:r>
    </w:p>
    <w:bookmarkEnd w:id="15"/>
    <w:p w14:paraId="7699DD61" w14:textId="77777777" w:rsidR="00766160" w:rsidRPr="00766160" w:rsidRDefault="00766160" w:rsidP="00503F97">
      <w:pPr>
        <w:numPr>
          <w:ilvl w:val="0"/>
          <w:numId w:val="15"/>
        </w:numPr>
        <w:ind w:right="4320"/>
      </w:pPr>
      <w:r w:rsidRPr="00766160">
        <w:t xml:space="preserve">Launching any layout/model of the Twin Viewer reveals the insights/actions count on the models. </w:t>
      </w:r>
    </w:p>
    <w:p w14:paraId="07CED00C" w14:textId="77777777" w:rsidR="00766160" w:rsidRPr="00766160" w:rsidRDefault="00766160" w:rsidP="00503F97">
      <w:pPr>
        <w:numPr>
          <w:ilvl w:val="0"/>
          <w:numId w:val="15"/>
        </w:numPr>
        <w:ind w:right="4320"/>
      </w:pPr>
      <w:r w:rsidRPr="00766160">
        <w:t>To view the details of each insight/action, navigate to the specific insight/action page on the intelligent advisor.</w:t>
      </w:r>
    </w:p>
    <w:p w14:paraId="24100EF0" w14:textId="77777777" w:rsidR="00766160" w:rsidRPr="00766160" w:rsidRDefault="00766160" w:rsidP="00503F97">
      <w:pPr>
        <w:numPr>
          <w:ilvl w:val="0"/>
          <w:numId w:val="15"/>
        </w:numPr>
        <w:ind w:right="4320"/>
      </w:pPr>
      <w:r w:rsidRPr="00766160">
        <w:t xml:space="preserve">Clicking on insight/action count will raise an event from the Unity Layer to the ReactJS Layer of the Twin Viewer application. </w:t>
      </w:r>
    </w:p>
    <w:p w14:paraId="1719D7F8" w14:textId="77777777" w:rsidR="00766160" w:rsidRPr="00766160" w:rsidRDefault="00766160" w:rsidP="00503F97">
      <w:pPr>
        <w:numPr>
          <w:ilvl w:val="0"/>
          <w:numId w:val="15"/>
        </w:numPr>
        <w:ind w:right="4320"/>
      </w:pPr>
      <w:r w:rsidRPr="00766160">
        <w:t>ReactJS Layer passes this event to other micro-frontend apps.</w:t>
      </w:r>
    </w:p>
    <w:p w14:paraId="68730AC5" w14:textId="76C6C29E" w:rsidR="000C1C29" w:rsidRPr="005A205D" w:rsidRDefault="00766160" w:rsidP="00503F97">
      <w:pPr>
        <w:numPr>
          <w:ilvl w:val="0"/>
          <w:numId w:val="15"/>
        </w:numPr>
        <w:ind w:right="4320"/>
      </w:pPr>
      <w:r w:rsidRPr="00766160">
        <w:t>Finally, the Intelligent Advisor app subscribes to the event raised by the Twin Viewer app and displays the details about insights/actions on its user interface.</w:t>
      </w:r>
    </w:p>
    <w:p w14:paraId="198328B4" w14:textId="5697293D" w:rsidR="00D60177" w:rsidRPr="00C353B9" w:rsidRDefault="00D60177" w:rsidP="00D60177">
      <w:pPr>
        <w:jc w:val="center"/>
        <w:rPr>
          <w:rFonts w:cs="Arial"/>
          <w:u w:val="single"/>
        </w:rPr>
      </w:pPr>
    </w:p>
    <w:p w14:paraId="1FF592F1" w14:textId="77777777" w:rsidR="001B3ACD" w:rsidRDefault="001B3ACD" w:rsidP="00BC45FC">
      <w:pPr>
        <w:pStyle w:val="Heading2"/>
        <w:sectPr w:rsidR="001B3ACD" w:rsidSect="005C79D1">
          <w:pgSz w:w="15840" w:h="17280" w:code="1"/>
          <w:pgMar w:top="1440" w:right="1440" w:bottom="1440" w:left="1440" w:header="720" w:footer="720" w:gutter="0"/>
          <w:cols w:space="1440"/>
          <w:docGrid w:linePitch="360"/>
        </w:sectPr>
      </w:pPr>
      <w:bookmarkStart w:id="18" w:name="OLE_LINK3"/>
    </w:p>
    <w:p w14:paraId="57BD328B" w14:textId="6F1B6E07" w:rsidR="00D60177" w:rsidRDefault="00BC45FC" w:rsidP="00BC45FC">
      <w:pPr>
        <w:pStyle w:val="Heading2"/>
      </w:pPr>
      <w:bookmarkStart w:id="19" w:name="_Toc218598296"/>
      <w:proofErr w:type="gramStart"/>
      <w:r>
        <w:lastRenderedPageBreak/>
        <w:t>OH</w:t>
      </w:r>
      <w:proofErr w:type="gramEnd"/>
      <w:r>
        <w:t xml:space="preserve"> and Twin Viewer Communication</w:t>
      </w:r>
      <w:bookmarkEnd w:id="19"/>
    </w:p>
    <w:bookmarkEnd w:id="18"/>
    <w:p w14:paraId="23D883CF" w14:textId="77777777" w:rsidR="001B3ACD" w:rsidRPr="001B3ACD" w:rsidRDefault="001B3ACD" w:rsidP="001B3ACD">
      <w:pPr>
        <w:ind w:right="4320"/>
      </w:pPr>
      <w:r w:rsidRPr="001B3ACD">
        <w:t xml:space="preserve">The diagram shows the two-way communication process between the Operations Hierarchy component and the Twin Viewer app. </w:t>
      </w:r>
    </w:p>
    <w:p w14:paraId="0E6CD219" w14:textId="203DC0FC" w:rsidR="00B377D7" w:rsidRDefault="00EE1CC7" w:rsidP="00BC45FC">
      <w:r>
        <w:rPr>
          <w:noProof/>
          <w14:ligatures w14:val="none"/>
        </w:rPr>
        <w:drawing>
          <wp:inline distT="0" distB="0" distL="0" distR="0" wp14:anchorId="7B6B9967" wp14:editId="6D156C80">
            <wp:extent cx="8610600" cy="5933969"/>
            <wp:effectExtent l="0" t="0" r="0" b="0"/>
            <wp:docPr id="692202825" name="Picture 1" descr="Flowchart showing interactions between Unity Visualizer app, AOT Main App, Operation Hierarchy (OH) app, and MFE Unity Visualizer app. The Unity Visualizer app follows five steps: loading the default layout, selecting assets and syncing with OH app, closing detail panels, navigating to Twin Viewer, and highlighting assets via OH events. The AOT Main App sends events to both Unity Visualizer and OH apps, while the MFE Unity Visualizer app parses OH events. Arrows indicate event-driven communication across components to manage asset visualization and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02825" name="Picture 1" descr="Flowchart showing interactions between Unity Visualizer app, AOT Main App, Operation Hierarchy (OH) app, and MFE Unity Visualizer app. The Unity Visualizer app follows five steps: loading the default layout, selecting assets and syncing with OH app, closing detail panels, navigating to Twin Viewer, and highlighting assets via OH events. The AOT Main App sends events to both Unity Visualizer and OH apps, while the MFE Unity Visualizer app parses OH events. Arrows indicate event-driven communication across components to manage asset visualization and hierarchy."/>
                    <pic:cNvPicPr>
                      <a:picLocks noChangeAspect="1"/>
                    </pic:cNvPicPr>
                  </pic:nvPicPr>
                  <pic:blipFill rotWithShape="1">
                    <a:blip r:embed="rId24">
                      <a:extLst>
                        <a:ext uri="{28A0092B-C50C-407E-A947-70E740481C1C}">
                          <a14:useLocalDpi xmlns:a14="http://schemas.microsoft.com/office/drawing/2010/main" val="0"/>
                        </a:ext>
                      </a:extLst>
                    </a:blip>
                    <a:srcRect l="3177" t="1677" r="2841" b="3898"/>
                    <a:stretch/>
                  </pic:blipFill>
                  <pic:spPr bwMode="auto">
                    <a:xfrm>
                      <a:off x="0" y="0"/>
                      <a:ext cx="8620149" cy="5940550"/>
                    </a:xfrm>
                    <a:prstGeom prst="rect">
                      <a:avLst/>
                    </a:prstGeom>
                    <a:ln>
                      <a:noFill/>
                    </a:ln>
                    <a:extLst>
                      <a:ext uri="{53640926-AAD7-44D8-BBD7-CCE9431645EC}">
                        <a14:shadowObscured xmlns:a14="http://schemas.microsoft.com/office/drawing/2010/main"/>
                      </a:ext>
                    </a:extLst>
                  </pic:spPr>
                </pic:pic>
              </a:graphicData>
            </a:graphic>
          </wp:inline>
        </w:drawing>
      </w:r>
    </w:p>
    <w:p w14:paraId="7AD56317" w14:textId="77777777" w:rsidR="009237F5" w:rsidRPr="00B377D7" w:rsidRDefault="009237F5" w:rsidP="00503F97">
      <w:pPr>
        <w:pStyle w:val="ListParagraph"/>
        <w:numPr>
          <w:ilvl w:val="0"/>
          <w:numId w:val="16"/>
        </w:numPr>
        <w:ind w:right="4320"/>
      </w:pPr>
      <w:r w:rsidRPr="00B377D7">
        <w:t>When launching any layout of the Twin Viewer, if the user selects the model detailed view, then the selected model node will be passed to OH through the event.</w:t>
      </w:r>
    </w:p>
    <w:p w14:paraId="67476356" w14:textId="77777777" w:rsidR="009237F5" w:rsidRPr="00B377D7" w:rsidRDefault="009237F5" w:rsidP="00503F97">
      <w:pPr>
        <w:pStyle w:val="ListParagraph"/>
        <w:numPr>
          <w:ilvl w:val="0"/>
          <w:numId w:val="16"/>
        </w:numPr>
        <w:ind w:right="4320"/>
      </w:pPr>
      <w:r w:rsidRPr="00B377D7">
        <w:t>After a node is selected on OH, the data will be displayed on the Dashboard and IA application as per the selected node.</w:t>
      </w:r>
    </w:p>
    <w:p w14:paraId="38BACF5B" w14:textId="77777777" w:rsidR="009237F5" w:rsidRPr="00B377D7" w:rsidRDefault="009237F5" w:rsidP="00503F97">
      <w:pPr>
        <w:pStyle w:val="ListParagraph"/>
        <w:numPr>
          <w:ilvl w:val="0"/>
          <w:numId w:val="16"/>
        </w:numPr>
        <w:ind w:right="4320"/>
      </w:pPr>
      <w:r w:rsidRPr="00B377D7">
        <w:t>If the selected node is removed from OH, the selected model detail view will get closed in the Twin Viewer via an event invoked by the OH application.</w:t>
      </w:r>
    </w:p>
    <w:p w14:paraId="71B1AC39" w14:textId="77777777" w:rsidR="009237F5" w:rsidRPr="00B377D7" w:rsidRDefault="009237F5" w:rsidP="00503F97">
      <w:pPr>
        <w:pStyle w:val="ListParagraph"/>
        <w:numPr>
          <w:ilvl w:val="0"/>
          <w:numId w:val="16"/>
        </w:numPr>
        <w:ind w:right="4320"/>
      </w:pPr>
      <w:r w:rsidRPr="00B377D7">
        <w:t>The user selects an OH node and navigates to the Twin Viewer application.</w:t>
      </w:r>
    </w:p>
    <w:p w14:paraId="48290290" w14:textId="77777777" w:rsidR="009237F5" w:rsidRPr="00B377D7" w:rsidRDefault="009237F5" w:rsidP="00503F97">
      <w:pPr>
        <w:pStyle w:val="ListParagraph"/>
        <w:numPr>
          <w:ilvl w:val="0"/>
          <w:numId w:val="16"/>
        </w:numPr>
        <w:ind w:right="4320"/>
      </w:pPr>
      <w:r w:rsidRPr="00B377D7">
        <w:t>In Twin Viewer, the user will be directly rerouted to the selected OH node and the models will be highlighted.</w:t>
      </w:r>
    </w:p>
    <w:p w14:paraId="69895F51" w14:textId="137148AA" w:rsidR="00D60177" w:rsidRDefault="00D60177">
      <w:pPr>
        <w:spacing w:after="0" w:line="240" w:lineRule="auto"/>
        <w:jc w:val="left"/>
        <w:rPr>
          <w:rFonts w:eastAsiaTheme="majorEastAsia" w:cstheme="majorBidi"/>
          <w:b/>
          <w:bCs/>
          <w:color w:val="7030A0"/>
          <w:sz w:val="24"/>
          <w:szCs w:val="24"/>
        </w:rPr>
      </w:pPr>
      <w:r>
        <w:br w:type="page"/>
      </w:r>
    </w:p>
    <w:p w14:paraId="207108C0" w14:textId="59E60CE4" w:rsidR="000C1C29" w:rsidRDefault="37807748" w:rsidP="008C4BF2">
      <w:pPr>
        <w:pStyle w:val="Heading2"/>
      </w:pPr>
      <w:bookmarkStart w:id="20" w:name="_Toc218598297"/>
      <w:r>
        <w:lastRenderedPageBreak/>
        <w:t>Smart KPI</w:t>
      </w:r>
      <w:r w:rsidR="000C1C29">
        <w:t xml:space="preserve"> and </w:t>
      </w:r>
      <w:r w:rsidR="489A538E">
        <w:t>Twin Viewer</w:t>
      </w:r>
      <w:r w:rsidR="000C1C29">
        <w:t xml:space="preserve"> Communication</w:t>
      </w:r>
      <w:bookmarkEnd w:id="20"/>
      <w:r w:rsidR="000C1C29">
        <w:t xml:space="preserve"> </w:t>
      </w:r>
    </w:p>
    <w:p w14:paraId="164E5A12" w14:textId="6C5BA1B6" w:rsidR="00D96012" w:rsidRDefault="00D96012" w:rsidP="001B3ACD">
      <w:pPr>
        <w:spacing w:after="480" w:line="257" w:lineRule="auto"/>
        <w:ind w:right="4320"/>
        <w:jc w:val="left"/>
        <w:rPr>
          <w:rFonts w:eastAsia="Graphik" w:cs="Graphik"/>
          <w:szCs w:val="20"/>
        </w:rPr>
      </w:pPr>
      <w:r w:rsidRPr="00D96012">
        <w:rPr>
          <w:rFonts w:eastAsia="Graphik" w:cs="Graphik"/>
          <w:szCs w:val="20"/>
        </w:rPr>
        <w:t xml:space="preserve">The diagram shows the two-way communication process between the Smart KPI component and the Twin Viewer app. </w:t>
      </w:r>
    </w:p>
    <w:p w14:paraId="5D238BA0" w14:textId="3C91CE2D" w:rsidR="000C1C29" w:rsidRDefault="00A235AD" w:rsidP="00446DA4">
      <w:pPr>
        <w:spacing w:after="480" w:line="257" w:lineRule="auto"/>
        <w:ind w:right="4320"/>
        <w:rPr>
          <w:rFonts w:eastAsia="Graphik" w:cs="Graphik"/>
          <w:szCs w:val="20"/>
        </w:rPr>
      </w:pPr>
      <w:r>
        <w:rPr>
          <w:noProof/>
        </w:rPr>
        <w:drawing>
          <wp:inline distT="0" distB="0" distL="0" distR="0" wp14:anchorId="5A730D5E" wp14:editId="2A7794DE">
            <wp:extent cx="8499207" cy="5114925"/>
            <wp:effectExtent l="0" t="0" r="0" b="0"/>
            <wp:docPr id="1" name="Picture 1" descr="Flowchart showing interaction between Unity Visualizer App, AOT Main App, and Smart KPI/Dashboard App. The Unity Visualizer App loads a default layout using an AOT token, displays KPI counts on 3D models, and allows users to click popups for detailed insights, actions, and KPI data. Clicking KPI details triggers navigation to the Dashboard App. The AOT Main App sends events to other micro frontend apps, enabling the Smart KPI App to load drilldown pages based on those events. Arrows indicate data flow across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lowchart showing interaction between Unity Visualizer App, AOT Main App, and Smart KPI/Dashboard App. The Unity Visualizer App loads a default layout using an AOT token, displays KPI counts on 3D models, and allows users to click popups for detailed insights, actions, and KPI data. Clicking KPI details triggers navigation to the Dashboard App. The AOT Main App sends events to other micro frontend apps, enabling the Smart KPI App to load drilldown pages based on those events. Arrows indicate data flow across components."/>
                    <pic:cNvPicPr/>
                  </pic:nvPicPr>
                  <pic:blipFill rotWithShape="1">
                    <a:blip r:embed="rId25">
                      <a:extLst>
                        <a:ext uri="{28A0092B-C50C-407E-A947-70E740481C1C}">
                          <a14:useLocalDpi xmlns:a14="http://schemas.microsoft.com/office/drawing/2010/main" val="0"/>
                        </a:ext>
                      </a:extLst>
                    </a:blip>
                    <a:srcRect l="1773" r="1979"/>
                    <a:stretch>
                      <a:fillRect/>
                    </a:stretch>
                  </pic:blipFill>
                  <pic:spPr bwMode="auto">
                    <a:xfrm>
                      <a:off x="0" y="0"/>
                      <a:ext cx="8521607" cy="5128406"/>
                    </a:xfrm>
                    <a:prstGeom prst="rect">
                      <a:avLst/>
                    </a:prstGeom>
                    <a:ln>
                      <a:noFill/>
                    </a:ln>
                    <a:extLst>
                      <a:ext uri="{53640926-AAD7-44D8-BBD7-CCE9431645EC}">
                        <a14:shadowObscured xmlns:a14="http://schemas.microsoft.com/office/drawing/2010/main"/>
                      </a:ext>
                    </a:extLst>
                  </pic:spPr>
                </pic:pic>
              </a:graphicData>
            </a:graphic>
          </wp:inline>
        </w:drawing>
      </w:r>
    </w:p>
    <w:p w14:paraId="1A42E5EB" w14:textId="1BB1127F" w:rsidR="00673A37" w:rsidRPr="00B377D7" w:rsidRDefault="00673A37" w:rsidP="00503F97">
      <w:pPr>
        <w:pStyle w:val="ListParagraph"/>
        <w:numPr>
          <w:ilvl w:val="0"/>
          <w:numId w:val="17"/>
        </w:numPr>
        <w:ind w:right="4320"/>
      </w:pPr>
      <w:r w:rsidRPr="00B377D7">
        <w:t xml:space="preserve">Launching any layout/model of the Twin Viewer reveals the KPI count on the models. </w:t>
      </w:r>
    </w:p>
    <w:p w14:paraId="137B1D6C" w14:textId="32475FA3" w:rsidR="00673A37" w:rsidRPr="00B377D7" w:rsidRDefault="00673A37" w:rsidP="00503F97">
      <w:pPr>
        <w:pStyle w:val="ListParagraph"/>
        <w:numPr>
          <w:ilvl w:val="0"/>
          <w:numId w:val="17"/>
        </w:numPr>
        <w:ind w:right="4320"/>
      </w:pPr>
      <w:r w:rsidRPr="00B377D7">
        <w:t>To view the details of each KPI, navigate to the specific KPI drill-down page of the Dashboard.</w:t>
      </w:r>
    </w:p>
    <w:p w14:paraId="752482C9" w14:textId="60A78E02" w:rsidR="00673A37" w:rsidRPr="00B377D7" w:rsidRDefault="00673A37" w:rsidP="00503F97">
      <w:pPr>
        <w:pStyle w:val="ListParagraph"/>
        <w:numPr>
          <w:ilvl w:val="0"/>
          <w:numId w:val="17"/>
        </w:numPr>
        <w:ind w:right="4320"/>
      </w:pPr>
      <w:r w:rsidRPr="00B377D7">
        <w:t>Clicking on the KPI count loads the KPI details page.</w:t>
      </w:r>
    </w:p>
    <w:p w14:paraId="14BA4EF6" w14:textId="07B76E38" w:rsidR="00673A37" w:rsidRPr="00B377D7" w:rsidRDefault="00673A37" w:rsidP="00503F97">
      <w:pPr>
        <w:pStyle w:val="ListParagraph"/>
        <w:numPr>
          <w:ilvl w:val="0"/>
          <w:numId w:val="17"/>
        </w:numPr>
        <w:ind w:right="4320"/>
      </w:pPr>
      <w:r w:rsidRPr="00B377D7">
        <w:t>From the details page, the Unity Layer raises an event for the ReactJS Layer of the Twin Viewer application.</w:t>
      </w:r>
    </w:p>
    <w:p w14:paraId="4A73E33F" w14:textId="77777777" w:rsidR="00673A37" w:rsidRPr="00B377D7" w:rsidRDefault="00673A37" w:rsidP="00503F97">
      <w:pPr>
        <w:pStyle w:val="ListParagraph"/>
        <w:numPr>
          <w:ilvl w:val="0"/>
          <w:numId w:val="17"/>
        </w:numPr>
        <w:ind w:right="4320"/>
      </w:pPr>
      <w:r w:rsidRPr="00B377D7">
        <w:t>The ReactJS Layer passes this event to other micro-frontend apps.</w:t>
      </w:r>
    </w:p>
    <w:p w14:paraId="5AE1C459" w14:textId="1EC9F327" w:rsidR="00673A37" w:rsidRPr="00B377D7" w:rsidRDefault="00673A37" w:rsidP="00503F97">
      <w:pPr>
        <w:pStyle w:val="ListParagraph"/>
        <w:numPr>
          <w:ilvl w:val="0"/>
          <w:numId w:val="17"/>
        </w:numPr>
        <w:ind w:right="4320"/>
      </w:pPr>
      <w:r w:rsidRPr="00B377D7">
        <w:t>Finally, the SmartKPI/Dashboard app subscribes to the event raised by the Twin Viewer app and displays the details of the specific KPI on its user interface.</w:t>
      </w:r>
    </w:p>
    <w:p w14:paraId="2ABCEE2D" w14:textId="77777777" w:rsidR="00853577" w:rsidRPr="000B3589" w:rsidRDefault="00853577" w:rsidP="00853577">
      <w:pPr>
        <w:spacing w:after="480" w:line="257" w:lineRule="auto"/>
        <w:ind w:left="10080"/>
        <w:rPr>
          <w:rFonts w:eastAsia="Graphik" w:cs="Graphik"/>
          <w:szCs w:val="20"/>
        </w:rPr>
      </w:pPr>
    </w:p>
    <w:p w14:paraId="140F061B" w14:textId="77777777" w:rsidR="00B377D7" w:rsidRDefault="00B377D7" w:rsidP="008C4BF2">
      <w:pPr>
        <w:pStyle w:val="Heading2"/>
        <w:sectPr w:rsidR="00B377D7" w:rsidSect="005C79D1">
          <w:pgSz w:w="15840" w:h="17280" w:code="1"/>
          <w:pgMar w:top="1440" w:right="1440" w:bottom="1440" w:left="1440" w:header="720" w:footer="720" w:gutter="0"/>
          <w:cols w:space="1440"/>
          <w:docGrid w:linePitch="360"/>
        </w:sectPr>
      </w:pPr>
    </w:p>
    <w:p w14:paraId="3ABD2086" w14:textId="7BDC765A" w:rsidR="52F60976" w:rsidRDefault="7FF63468" w:rsidP="008C4BF2">
      <w:pPr>
        <w:pStyle w:val="Heading2"/>
      </w:pPr>
      <w:bookmarkStart w:id="21" w:name="_Toc218598298"/>
      <w:r>
        <w:lastRenderedPageBreak/>
        <w:t xml:space="preserve">3DCE </w:t>
      </w:r>
      <w:r w:rsidR="110F634B">
        <w:t xml:space="preserve">Couple/Decouple </w:t>
      </w:r>
      <w:r w:rsidR="00324713">
        <w:t>Approach</w:t>
      </w:r>
      <w:bookmarkEnd w:id="21"/>
    </w:p>
    <w:p w14:paraId="0C250BFA" w14:textId="408E554A" w:rsidR="00744726" w:rsidRPr="00B377D7" w:rsidRDefault="00BD692B" w:rsidP="00D96012">
      <w:pPr>
        <w:ind w:right="4320"/>
      </w:pPr>
      <w:r w:rsidRPr="00B377D7">
        <w:t xml:space="preserve">The </w:t>
      </w:r>
      <w:r w:rsidR="2680E764" w:rsidRPr="00B377D7">
        <w:t>Couple/Decouple variable is defined in AOT</w:t>
      </w:r>
      <w:r w:rsidR="009F4220">
        <w:t>'</w:t>
      </w:r>
      <w:r w:rsidR="2680E764" w:rsidRPr="00B377D7">
        <w:t xml:space="preserve">s </w:t>
      </w:r>
      <w:r w:rsidR="303430A9" w:rsidRPr="00B377D7">
        <w:t>Environment variable</w:t>
      </w:r>
      <w:r w:rsidR="35EC87F4" w:rsidRPr="00B377D7">
        <w:t>.</w:t>
      </w:r>
      <w:r w:rsidRPr="00B377D7">
        <w:t xml:space="preserve"> </w:t>
      </w:r>
      <w:r w:rsidR="35EC87F4" w:rsidRPr="00B377D7">
        <w:t xml:space="preserve">Using this variable, </w:t>
      </w:r>
      <w:r w:rsidR="004E0D62" w:rsidRPr="00B377D7">
        <w:t>the middleware</w:t>
      </w:r>
      <w:r w:rsidR="35EC87F4" w:rsidRPr="00B377D7">
        <w:t xml:space="preserve"> </w:t>
      </w:r>
      <w:r w:rsidR="0043292D" w:rsidRPr="00B377D7">
        <w:t>API</w:t>
      </w:r>
      <w:r w:rsidR="35EC87F4" w:rsidRPr="00B377D7">
        <w:t xml:space="preserve"> </w:t>
      </w:r>
      <w:r w:rsidR="49920A31" w:rsidRPr="00B377D7">
        <w:t>call</w:t>
      </w:r>
      <w:r w:rsidR="0043292D" w:rsidRPr="00B377D7">
        <w:t>s</w:t>
      </w:r>
      <w:r w:rsidR="49920A31" w:rsidRPr="00B377D7">
        <w:t xml:space="preserve"> the couple or decouple</w:t>
      </w:r>
      <w:r w:rsidR="0043292D" w:rsidRPr="00B377D7">
        <w:t xml:space="preserve"> </w:t>
      </w:r>
      <w:r w:rsidR="009C38CD" w:rsidRPr="00B377D7">
        <w:t>API</w:t>
      </w:r>
      <w:r w:rsidR="003F3CA8" w:rsidRPr="00B377D7">
        <w:t>,</w:t>
      </w:r>
      <w:r w:rsidR="49920A31" w:rsidRPr="00B377D7">
        <w:t xml:space="preserve"> that </w:t>
      </w:r>
      <w:r w:rsidR="004E0D62" w:rsidRPr="00B377D7">
        <w:t>is</w:t>
      </w:r>
      <w:r w:rsidR="49920A31" w:rsidRPr="00B377D7">
        <w:t xml:space="preserve"> either </w:t>
      </w:r>
      <w:r w:rsidR="009C38CD" w:rsidRPr="00B377D7">
        <w:t xml:space="preserve">the </w:t>
      </w:r>
      <w:r w:rsidR="49920A31" w:rsidRPr="00B377D7">
        <w:t>3</w:t>
      </w:r>
      <w:r w:rsidR="0043292D" w:rsidRPr="00B377D7">
        <w:t>DCE</w:t>
      </w:r>
      <w:r w:rsidR="49920A31" w:rsidRPr="00B377D7">
        <w:t xml:space="preserve"> </w:t>
      </w:r>
      <w:r w:rsidR="0043292D" w:rsidRPr="00B377D7">
        <w:t>API</w:t>
      </w:r>
      <w:r w:rsidR="49920A31" w:rsidRPr="00B377D7">
        <w:t xml:space="preserve"> or AOT </w:t>
      </w:r>
      <w:r w:rsidR="0043292D" w:rsidRPr="00B377D7">
        <w:t>API</w:t>
      </w:r>
      <w:r w:rsidR="49920A31" w:rsidRPr="00B377D7">
        <w:t>.</w:t>
      </w:r>
      <w:r w:rsidR="00744726" w:rsidRPr="00B377D7">
        <w:t xml:space="preserve"> </w:t>
      </w:r>
    </w:p>
    <w:p w14:paraId="5309B05B" w14:textId="59672653" w:rsidR="00BD692B" w:rsidRDefault="00B377D7" w:rsidP="3231CF56">
      <w:r>
        <w:rPr>
          <w:noProof/>
        </w:rPr>
        <w:drawing>
          <wp:inline distT="0" distB="0" distL="0" distR="0" wp14:anchorId="3008031D" wp14:editId="4AC80776">
            <wp:extent cx="8768826" cy="4972050"/>
            <wp:effectExtent l="0" t="0" r="0" b="0"/>
            <wp:docPr id="1010981057" name="Picture 1010981057" descr="Flowchart showing how model lists are fetched and processed in a system involving 3DCE, AOT Main App, and AOT Middleware API. Depending on whether the environment is set to 'couple' or 'decouple', the model list is retrieved from either 3DCE or AOT. The list is then sent to the AOT Middleware API, which distributes it to Twin Viewer, Model, POI Editor, Mapper, and Plant Layout components within Twin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81057" name="Picture 1010981057" descr="Flowchart showing how model lists are fetched and processed in a system involving 3DCE, AOT Main App, and AOT Middleware API. Depending on whether the environment is set to 'couple' or 'decouple', the model list is retrieved from either 3DCE or AOT. The list is then sent to the AOT Middleware API, which distributes it to Twin Viewer, Model, POI Editor, Mapper, and Plant Layout components within Twin Builder."/>
                    <pic:cNvPicPr>
                      <a:picLocks noChangeAspect="1"/>
                    </pic:cNvPicPr>
                  </pic:nvPicPr>
                  <pic:blipFill rotWithShape="1">
                    <a:blip r:embed="rId26">
                      <a:extLst>
                        <a:ext uri="{28A0092B-C50C-407E-A947-70E740481C1C}">
                          <a14:useLocalDpi xmlns:a14="http://schemas.microsoft.com/office/drawing/2010/main" val="0"/>
                        </a:ext>
                      </a:extLst>
                    </a:blip>
                    <a:srcRect l="5017" t="8065" r="3025" b="9595"/>
                    <a:stretch>
                      <a:fillRect/>
                    </a:stretch>
                  </pic:blipFill>
                  <pic:spPr bwMode="auto">
                    <a:xfrm>
                      <a:off x="0" y="0"/>
                      <a:ext cx="8782669" cy="4979899"/>
                    </a:xfrm>
                    <a:prstGeom prst="rect">
                      <a:avLst/>
                    </a:prstGeom>
                    <a:ln>
                      <a:noFill/>
                    </a:ln>
                    <a:extLst>
                      <a:ext uri="{53640926-AAD7-44D8-BBD7-CCE9431645EC}">
                        <a14:shadowObscured xmlns:a14="http://schemas.microsoft.com/office/drawing/2010/main"/>
                      </a:ext>
                    </a:extLst>
                  </pic:spPr>
                </pic:pic>
              </a:graphicData>
            </a:graphic>
          </wp:inline>
        </w:drawing>
      </w:r>
    </w:p>
    <w:p w14:paraId="69E30456" w14:textId="42E31298" w:rsidR="49920A31" w:rsidRPr="00B377D7" w:rsidRDefault="49920A31" w:rsidP="00503F97">
      <w:pPr>
        <w:pStyle w:val="ListParagraph"/>
        <w:numPr>
          <w:ilvl w:val="0"/>
          <w:numId w:val="18"/>
        </w:numPr>
        <w:ind w:right="4320"/>
      </w:pPr>
      <w:r w:rsidRPr="00B377D7">
        <w:t xml:space="preserve">Unity apps (Twin Viewer, POI Editor, Mapper, </w:t>
      </w:r>
      <w:r w:rsidR="00B969A7" w:rsidRPr="00B377D7">
        <w:t xml:space="preserve">and </w:t>
      </w:r>
      <w:r w:rsidRPr="00B377D7">
        <w:t xml:space="preserve">Plant Layout) and </w:t>
      </w:r>
      <w:r w:rsidR="00B969A7" w:rsidRPr="00B377D7">
        <w:t>the R</w:t>
      </w:r>
      <w:r w:rsidRPr="00B377D7">
        <w:t>eact</w:t>
      </w:r>
      <w:r w:rsidR="00B969A7" w:rsidRPr="00B377D7">
        <w:t>-</w:t>
      </w:r>
      <w:r w:rsidRPr="00B377D7">
        <w:t>based Model Management Page send</w:t>
      </w:r>
      <w:r w:rsidR="0075239D" w:rsidRPr="00B377D7">
        <w:t xml:space="preserve"> a</w:t>
      </w:r>
      <w:r w:rsidRPr="00B377D7">
        <w:t xml:space="preserve"> request </w:t>
      </w:r>
      <w:r w:rsidR="003F3CA8" w:rsidRPr="00B377D7">
        <w:t>to fetch</w:t>
      </w:r>
      <w:r w:rsidR="27E348E4" w:rsidRPr="00B377D7">
        <w:t xml:space="preserve"> the model list via</w:t>
      </w:r>
      <w:r w:rsidR="0075239D" w:rsidRPr="00B377D7">
        <w:t xml:space="preserve"> the</w:t>
      </w:r>
      <w:r w:rsidR="27E348E4" w:rsidRPr="00B377D7">
        <w:t xml:space="preserve"> Middleware </w:t>
      </w:r>
      <w:r w:rsidR="0075239D" w:rsidRPr="00B377D7">
        <w:t>API.</w:t>
      </w:r>
    </w:p>
    <w:p w14:paraId="525A71AB" w14:textId="224411CD" w:rsidR="27E348E4" w:rsidRPr="00B377D7" w:rsidRDefault="0075239D" w:rsidP="00503F97">
      <w:pPr>
        <w:pStyle w:val="ListParagraph"/>
        <w:numPr>
          <w:ilvl w:val="0"/>
          <w:numId w:val="18"/>
        </w:numPr>
        <w:ind w:right="4320"/>
      </w:pPr>
      <w:r w:rsidRPr="00B377D7">
        <w:t xml:space="preserve">The </w:t>
      </w:r>
      <w:r w:rsidR="27E348E4" w:rsidRPr="00B377D7">
        <w:t xml:space="preserve">Middleware </w:t>
      </w:r>
      <w:r w:rsidRPr="00B377D7">
        <w:t>API</w:t>
      </w:r>
      <w:r w:rsidR="27E348E4" w:rsidRPr="00B377D7">
        <w:t xml:space="preserve"> read</w:t>
      </w:r>
      <w:r w:rsidRPr="00B377D7">
        <w:t>s</w:t>
      </w:r>
      <w:r w:rsidR="27E348E4" w:rsidRPr="00B377D7">
        <w:t xml:space="preserve"> the environment variable and call</w:t>
      </w:r>
      <w:r w:rsidRPr="00B377D7">
        <w:t>s</w:t>
      </w:r>
      <w:r w:rsidR="27E348E4" w:rsidRPr="00B377D7">
        <w:t xml:space="preserve"> the couple/decouple</w:t>
      </w:r>
      <w:r w:rsidR="009C38CD" w:rsidRPr="00B377D7">
        <w:t xml:space="preserve"> API.</w:t>
      </w:r>
      <w:r w:rsidR="27E348E4" w:rsidRPr="00B377D7">
        <w:t xml:space="preserve"> </w:t>
      </w:r>
    </w:p>
    <w:p w14:paraId="375A0052" w14:textId="50E2BEF9" w:rsidR="27E348E4" w:rsidRPr="00B377D7" w:rsidRDefault="001535C3" w:rsidP="00503F97">
      <w:pPr>
        <w:pStyle w:val="ListParagraph"/>
        <w:numPr>
          <w:ilvl w:val="0"/>
          <w:numId w:val="18"/>
        </w:numPr>
        <w:ind w:right="4320"/>
      </w:pPr>
      <w:r w:rsidRPr="00B377D7">
        <w:t xml:space="preserve">The </w:t>
      </w:r>
      <w:r w:rsidR="27E348E4" w:rsidRPr="00B377D7">
        <w:t xml:space="preserve">Middleware </w:t>
      </w:r>
      <w:r w:rsidRPr="00B377D7">
        <w:t>API</w:t>
      </w:r>
      <w:r w:rsidR="27E348E4" w:rsidRPr="00B377D7">
        <w:t xml:space="preserve"> send</w:t>
      </w:r>
      <w:r w:rsidRPr="00B377D7">
        <w:t>s the</w:t>
      </w:r>
      <w:r w:rsidR="27E348E4" w:rsidRPr="00B377D7">
        <w:t xml:space="preserve"> response with</w:t>
      </w:r>
      <w:r w:rsidRPr="00B377D7">
        <w:t xml:space="preserve"> the</w:t>
      </w:r>
      <w:r w:rsidR="27E348E4" w:rsidRPr="00B377D7">
        <w:t xml:space="preserve"> </w:t>
      </w:r>
      <w:r w:rsidRPr="00B377D7">
        <w:t>l</w:t>
      </w:r>
      <w:r w:rsidR="27E348E4" w:rsidRPr="00B377D7">
        <w:t>ist of models back to</w:t>
      </w:r>
      <w:r w:rsidRPr="00B377D7">
        <w:t xml:space="preserve"> the</w:t>
      </w:r>
      <w:r w:rsidR="27E348E4" w:rsidRPr="00B377D7">
        <w:t xml:space="preserve"> </w:t>
      </w:r>
      <w:r w:rsidRPr="00B377D7">
        <w:t>U</w:t>
      </w:r>
      <w:r w:rsidR="27E348E4" w:rsidRPr="00B377D7">
        <w:t>nity app</w:t>
      </w:r>
      <w:r w:rsidR="00492099" w:rsidRPr="00B377D7">
        <w:t>/M</w:t>
      </w:r>
      <w:r w:rsidR="27E348E4" w:rsidRPr="00B377D7">
        <w:t>odel page</w:t>
      </w:r>
      <w:r w:rsidR="00492099" w:rsidRPr="00B377D7">
        <w:t>.</w:t>
      </w:r>
      <w:bookmarkEnd w:id="9"/>
    </w:p>
    <w:sectPr w:rsidR="27E348E4" w:rsidRPr="00B377D7" w:rsidSect="005C79D1">
      <w:pgSz w:w="15840" w:h="17280" w:code="1"/>
      <w:pgMar w:top="1440" w:right="1440" w:bottom="1440" w:left="1440" w:header="720" w:footer="720" w:gutter="0"/>
      <w:cols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54A0A" w14:textId="77777777" w:rsidR="006F250A" w:rsidRDefault="006F250A" w:rsidP="00AF7049">
      <w:r>
        <w:separator/>
      </w:r>
    </w:p>
  </w:endnote>
  <w:endnote w:type="continuationSeparator" w:id="0">
    <w:p w14:paraId="70EFF3C3" w14:textId="77777777" w:rsidR="006F250A" w:rsidRDefault="006F250A" w:rsidP="00AF7049">
      <w:r>
        <w:continuationSeparator/>
      </w:r>
    </w:p>
  </w:endnote>
  <w:endnote w:type="continuationNotice" w:id="1">
    <w:p w14:paraId="5B88B01C" w14:textId="77777777" w:rsidR="006F250A" w:rsidRDefault="006F25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altName w:val="Calibri"/>
    <w:panose1 w:val="020B0604020202020204"/>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Graphik Medium">
    <w:altName w:val="Calibri"/>
    <w:panose1 w:val="020B0604020202020204"/>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4565" w14:textId="2163A6F9" w:rsidR="006324D6" w:rsidRDefault="00206886" w:rsidP="00A12AD8">
    <w:pPr>
      <w:ind w:left="-284" w:right="-138"/>
    </w:pPr>
    <w:r>
      <w:rPr>
        <w:rFonts w:ascii="Graphik Medium" w:hAnsi="Graphik Medium" w:cs="Arial"/>
        <w:sz w:val="16"/>
        <w:szCs w:val="16"/>
      </w:rPr>
      <w:t>© 202</w:t>
    </w:r>
    <w:r w:rsidR="00FA62CE">
      <w:rPr>
        <w:rFonts w:ascii="Graphik Medium" w:hAnsi="Graphik Medium" w:cs="Arial"/>
        <w:sz w:val="16"/>
        <w:szCs w:val="16"/>
      </w:rPr>
      <w:t>5</w:t>
    </w:r>
    <w:r>
      <w:rPr>
        <w:rFonts w:ascii="Graphik Medium" w:hAnsi="Graphik Medium" w:cs="Arial"/>
        <w:sz w:val="16"/>
        <w:szCs w:val="16"/>
      </w:rPr>
      <w:t xml:space="preserve"> Accenture. All rights reserved.</w:t>
    </w:r>
    <w:r w:rsidRPr="00206886">
      <w:rPr>
        <w:rFonts w:ascii="Graphik Medium" w:hAnsi="Graphik Medium" w:cs="Arial"/>
        <w:sz w:val="16"/>
        <w:szCs w:val="16"/>
      </w:rPr>
      <w:ptab w:relativeTo="margin" w:alignment="center" w:leader="none"/>
    </w:r>
    <w:r w:rsidR="00A12AD8">
      <w:rPr>
        <w:rFonts w:ascii="Graphik Medium" w:hAnsi="Graphik Medium" w:cs="Arial"/>
        <w:sz w:val="16"/>
        <w:szCs w:val="16"/>
      </w:rPr>
      <w:t xml:space="preserve">                     </w:t>
    </w:r>
    <w:r>
      <w:rPr>
        <w:rFonts w:ascii="Graphik Medium" w:hAnsi="Graphik Medium" w:cs="Arial"/>
        <w:sz w:val="16"/>
        <w:szCs w:val="16"/>
      </w:rPr>
      <w:t>Document Version:</w:t>
    </w:r>
    <w:r w:rsidR="002E30C3">
      <w:rPr>
        <w:rFonts w:ascii="Graphik Medium" w:hAnsi="Graphik Medium" w:cs="Arial"/>
        <w:sz w:val="16"/>
        <w:szCs w:val="16"/>
      </w:rPr>
      <w:t xml:space="preserve"> </w:t>
    </w:r>
    <w:sdt>
      <w:sdtPr>
        <w:rPr>
          <w:rFonts w:ascii="Graphik Medium" w:hAnsi="Graphik Medium" w:cs="Arial"/>
          <w:sz w:val="16"/>
          <w:szCs w:val="16"/>
        </w:rPr>
        <w:alias w:val="Label"/>
        <w:tag w:val="DLCPolicyLabelValue"/>
        <w:id w:val="1722177306"/>
        <w:lock w:val="contentLocked"/>
        <w:placeholder>
          <w:docPart w:val="20A204E0F5C848368921B5EFE2E65C8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D94B00C6-1017-4157-96A8-294E93A19D45}"/>
        <w:text w:multiLine="1"/>
      </w:sdtPr>
      <w:sdtContent>
        <w:del w:id="0" w:author="Rane, Chetankumar" w:date="2026-02-13T15:46:00Z" w16du:dateUtc="2026-02-13T10:16:00Z">
          <w:r w:rsidR="00BF0EDA" w:rsidDel="00D45D3B">
            <w:rPr>
              <w:rFonts w:ascii="Graphik Medium" w:hAnsi="Graphik Medium" w:cs="Arial"/>
              <w:sz w:val="16"/>
              <w:szCs w:val="16"/>
            </w:rPr>
            <w:delText>16.0</w:delText>
          </w:r>
        </w:del>
        <w:ins w:id="1" w:author="Rane, Chetankumar" w:date="2026-02-13T15:46:00Z" w16du:dateUtc="2026-02-13T10:16:00Z">
          <w:r w:rsidR="00D45D3B">
            <w:rPr>
              <w:rFonts w:ascii="Graphik Medium" w:hAnsi="Graphik Medium" w:cs="Arial"/>
              <w:sz w:val="16"/>
              <w:szCs w:val="16"/>
            </w:rPr>
            <w:t>17.0</w:t>
          </w:r>
        </w:ins>
      </w:sdtContent>
    </w:sdt>
    <w:r w:rsidRPr="00206886">
      <w:rPr>
        <w:rFonts w:ascii="Graphik Medium" w:hAnsi="Graphik Medium" w:cs="Arial"/>
        <w:sz w:val="16"/>
        <w:szCs w:val="16"/>
      </w:rPr>
      <w:ptab w:relativeTo="margin" w:alignment="right" w:leader="none"/>
    </w:r>
    <w:r w:rsidRPr="00206886">
      <w:rPr>
        <w:rFonts w:ascii="Graphik Medium" w:hAnsi="Graphik Medium" w:cs="Arial"/>
        <w:sz w:val="16"/>
        <w:szCs w:val="16"/>
      </w:rPr>
      <w:fldChar w:fldCharType="begin"/>
    </w:r>
    <w:r w:rsidRPr="00206886">
      <w:rPr>
        <w:rFonts w:ascii="Graphik Medium" w:hAnsi="Graphik Medium" w:cs="Arial"/>
        <w:sz w:val="16"/>
        <w:szCs w:val="16"/>
      </w:rPr>
      <w:instrText xml:space="preserve"> PAGE   \* MERGEFORMAT </w:instrText>
    </w:r>
    <w:r w:rsidRPr="00206886">
      <w:rPr>
        <w:rFonts w:ascii="Graphik Medium" w:hAnsi="Graphik Medium" w:cs="Arial"/>
        <w:sz w:val="16"/>
        <w:szCs w:val="16"/>
      </w:rPr>
      <w:fldChar w:fldCharType="separate"/>
    </w:r>
    <w:r w:rsidRPr="00206886">
      <w:rPr>
        <w:rFonts w:ascii="Graphik Medium" w:hAnsi="Graphik Medium" w:cs="Arial"/>
        <w:noProof/>
        <w:sz w:val="16"/>
        <w:szCs w:val="16"/>
      </w:rPr>
      <w:t>1</w:t>
    </w:r>
    <w:r w:rsidRPr="00206886">
      <w:rPr>
        <w:rFonts w:ascii="Graphik Medium" w:hAnsi="Graphik Medium" w:cs="Arial"/>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6594A" w14:textId="77777777" w:rsidR="006F250A" w:rsidRDefault="006F250A" w:rsidP="00AF7049">
      <w:r>
        <w:separator/>
      </w:r>
    </w:p>
  </w:footnote>
  <w:footnote w:type="continuationSeparator" w:id="0">
    <w:p w14:paraId="3915F2D8" w14:textId="77777777" w:rsidR="006F250A" w:rsidRDefault="006F250A" w:rsidP="00AF7049">
      <w:r>
        <w:continuationSeparator/>
      </w:r>
    </w:p>
  </w:footnote>
  <w:footnote w:type="continuationNotice" w:id="1">
    <w:p w14:paraId="42ACFA0A" w14:textId="77777777" w:rsidR="006F250A" w:rsidRDefault="006F250A"/>
  </w:footnote>
</w:footnotes>
</file>

<file path=word/intelligence2.xml><?xml version="1.0" encoding="utf-8"?>
<int2:intelligence xmlns:int2="http://schemas.microsoft.com/office/intelligence/2020/intelligence" xmlns:oel="http://schemas.microsoft.com/office/2019/extlst">
  <int2:observations>
    <int2:textHash int2:hashCode="V+bnNENf2/dBQ1" int2:id="57o477u6">
      <int2:state int2:value="Rejected" int2:type="LegacyProofing"/>
    </int2:textHash>
    <int2:textHash int2:hashCode="U7MWWtCyBY7ECn" int2:id="WQrgvLT8">
      <int2:state int2:value="Rejected" int2:type="LegacyProofing"/>
    </int2:textHash>
    <int2:textHash int2:hashCode="+AtQ0yTQaI53Ns" int2:id="YtA6cErv">
      <int2:state int2:value="Rejected" int2:type="LegacyProofing"/>
    </int2:textHash>
    <int2:textHash int2:hashCode="Sc74LUjySn0DbE" int2:id="gDMp7hBN">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F26AB4"/>
    <w:multiLevelType w:val="hybridMultilevel"/>
    <w:tmpl w:val="81C28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0F5C442"/>
    <w:multiLevelType w:val="hybridMultilevel"/>
    <w:tmpl w:val="7904F908"/>
    <w:lvl w:ilvl="0" w:tplc="3552DEAA">
      <w:start w:val="1"/>
      <w:numFmt w:val="bullet"/>
      <w:lvlText w:val=""/>
      <w:lvlJc w:val="left"/>
      <w:pPr>
        <w:ind w:left="720" w:hanging="360"/>
      </w:pPr>
      <w:rPr>
        <w:rFonts w:ascii="Symbol" w:hAnsi="Symbol" w:hint="default"/>
      </w:rPr>
    </w:lvl>
    <w:lvl w:ilvl="1" w:tplc="A9D01002">
      <w:start w:val="1"/>
      <w:numFmt w:val="bullet"/>
      <w:lvlText w:val="o"/>
      <w:lvlJc w:val="left"/>
      <w:pPr>
        <w:ind w:left="1440" w:hanging="360"/>
      </w:pPr>
      <w:rPr>
        <w:rFonts w:ascii="Courier New" w:hAnsi="Courier New" w:hint="default"/>
      </w:rPr>
    </w:lvl>
    <w:lvl w:ilvl="2" w:tplc="A2D40874">
      <w:start w:val="1"/>
      <w:numFmt w:val="bullet"/>
      <w:lvlText w:val=""/>
      <w:lvlJc w:val="left"/>
      <w:pPr>
        <w:ind w:left="2160" w:hanging="360"/>
      </w:pPr>
      <w:rPr>
        <w:rFonts w:ascii="Wingdings" w:hAnsi="Wingdings" w:hint="default"/>
      </w:rPr>
    </w:lvl>
    <w:lvl w:ilvl="3" w:tplc="9E3CCD84">
      <w:start w:val="1"/>
      <w:numFmt w:val="bullet"/>
      <w:lvlText w:val=""/>
      <w:lvlJc w:val="left"/>
      <w:pPr>
        <w:ind w:left="2880" w:hanging="360"/>
      </w:pPr>
      <w:rPr>
        <w:rFonts w:ascii="Symbol" w:hAnsi="Symbol" w:hint="default"/>
      </w:rPr>
    </w:lvl>
    <w:lvl w:ilvl="4" w:tplc="D5768642">
      <w:start w:val="1"/>
      <w:numFmt w:val="bullet"/>
      <w:lvlText w:val="o"/>
      <w:lvlJc w:val="left"/>
      <w:pPr>
        <w:ind w:left="3600" w:hanging="360"/>
      </w:pPr>
      <w:rPr>
        <w:rFonts w:ascii="Courier New" w:hAnsi="Courier New" w:hint="default"/>
      </w:rPr>
    </w:lvl>
    <w:lvl w:ilvl="5" w:tplc="0A606D4C">
      <w:start w:val="1"/>
      <w:numFmt w:val="bullet"/>
      <w:lvlText w:val=""/>
      <w:lvlJc w:val="left"/>
      <w:pPr>
        <w:ind w:left="4320" w:hanging="360"/>
      </w:pPr>
      <w:rPr>
        <w:rFonts w:ascii="Wingdings" w:hAnsi="Wingdings" w:hint="default"/>
      </w:rPr>
    </w:lvl>
    <w:lvl w:ilvl="6" w:tplc="83FE357C">
      <w:start w:val="1"/>
      <w:numFmt w:val="bullet"/>
      <w:lvlText w:val=""/>
      <w:lvlJc w:val="left"/>
      <w:pPr>
        <w:ind w:left="5040" w:hanging="360"/>
      </w:pPr>
      <w:rPr>
        <w:rFonts w:ascii="Symbol" w:hAnsi="Symbol" w:hint="default"/>
      </w:rPr>
    </w:lvl>
    <w:lvl w:ilvl="7" w:tplc="328C6C22">
      <w:start w:val="1"/>
      <w:numFmt w:val="bullet"/>
      <w:lvlText w:val="o"/>
      <w:lvlJc w:val="left"/>
      <w:pPr>
        <w:ind w:left="5760" w:hanging="360"/>
      </w:pPr>
      <w:rPr>
        <w:rFonts w:ascii="Courier New" w:hAnsi="Courier New" w:hint="default"/>
      </w:rPr>
    </w:lvl>
    <w:lvl w:ilvl="8" w:tplc="CA7801C8">
      <w:start w:val="1"/>
      <w:numFmt w:val="bullet"/>
      <w:lvlText w:val=""/>
      <w:lvlJc w:val="left"/>
      <w:pPr>
        <w:ind w:left="6480" w:hanging="360"/>
      </w:pPr>
      <w:rPr>
        <w:rFonts w:ascii="Wingdings" w:hAnsi="Wingdings" w:hint="default"/>
      </w:rPr>
    </w:lvl>
  </w:abstractNum>
  <w:abstractNum w:abstractNumId="7" w15:restartNumberingAfterBreak="0">
    <w:nsid w:val="192B35B4"/>
    <w:multiLevelType w:val="hybridMultilevel"/>
    <w:tmpl w:val="F2D43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B4291C"/>
    <w:multiLevelType w:val="hybridMultilevel"/>
    <w:tmpl w:val="8B0CD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030934"/>
    <w:multiLevelType w:val="hybridMultilevel"/>
    <w:tmpl w:val="A0461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CA7B3C"/>
    <w:multiLevelType w:val="hybridMultilevel"/>
    <w:tmpl w:val="18280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C50456"/>
    <w:multiLevelType w:val="hybridMultilevel"/>
    <w:tmpl w:val="D744CE48"/>
    <w:lvl w:ilvl="0" w:tplc="3710C07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565FC6"/>
    <w:multiLevelType w:val="hybridMultilevel"/>
    <w:tmpl w:val="01461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193291"/>
    <w:multiLevelType w:val="hybridMultilevel"/>
    <w:tmpl w:val="4E3A7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685E5D"/>
    <w:multiLevelType w:val="multilevel"/>
    <w:tmpl w:val="5748F9DC"/>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6"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D230D2"/>
    <w:multiLevelType w:val="hybridMultilevel"/>
    <w:tmpl w:val="479ED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083AA9"/>
    <w:multiLevelType w:val="hybridMultilevel"/>
    <w:tmpl w:val="706A3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6352065">
    <w:abstractNumId w:val="6"/>
  </w:num>
  <w:num w:numId="2" w16cid:durableId="343090932">
    <w:abstractNumId w:val="15"/>
  </w:num>
  <w:num w:numId="3" w16cid:durableId="717900470">
    <w:abstractNumId w:val="2"/>
  </w:num>
  <w:num w:numId="4" w16cid:durableId="1210918720">
    <w:abstractNumId w:val="1"/>
  </w:num>
  <w:num w:numId="5" w16cid:durableId="156265042">
    <w:abstractNumId w:val="0"/>
  </w:num>
  <w:num w:numId="6" w16cid:durableId="827407273">
    <w:abstractNumId w:val="3"/>
  </w:num>
  <w:num w:numId="7" w16cid:durableId="2030132238">
    <w:abstractNumId w:val="16"/>
  </w:num>
  <w:num w:numId="8" w16cid:durableId="928730708">
    <w:abstractNumId w:val="12"/>
  </w:num>
  <w:num w:numId="9" w16cid:durableId="1012730731">
    <w:abstractNumId w:val="11"/>
  </w:num>
  <w:num w:numId="10" w16cid:durableId="229928935">
    <w:abstractNumId w:val="13"/>
  </w:num>
  <w:num w:numId="11" w16cid:durableId="2122143729">
    <w:abstractNumId w:val="5"/>
  </w:num>
  <w:num w:numId="12" w16cid:durableId="49808471">
    <w:abstractNumId w:val="10"/>
  </w:num>
  <w:num w:numId="13" w16cid:durableId="145047753">
    <w:abstractNumId w:val="7"/>
  </w:num>
  <w:num w:numId="14" w16cid:durableId="1983386755">
    <w:abstractNumId w:val="8"/>
  </w:num>
  <w:num w:numId="15" w16cid:durableId="210491340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34840219">
    <w:abstractNumId w:val="9"/>
  </w:num>
  <w:num w:numId="17" w16cid:durableId="1787583059">
    <w:abstractNumId w:val="17"/>
  </w:num>
  <w:num w:numId="18" w16cid:durableId="217786710">
    <w:abstractNumId w:val="4"/>
  </w:num>
  <w:num w:numId="19" w16cid:durableId="1795908152">
    <w:abstractNumId w:val="14"/>
  </w:num>
  <w:num w:numId="20" w16cid:durableId="41708798">
    <w:abstractNumId w:val="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e, Chetankumar">
    <w15:presenceInfo w15:providerId="AD" w15:userId="S::chetankumar.rane@accenture.com::6ff1494f-6646-4a24-87e1-2fb130d38b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attachedTemplate r:id="rId1"/>
  <w:linkStyles/>
  <w:trackRevisions/>
  <w:documentProtection w:edit="trackedChanges" w:enforcement="1" w:cryptProviderType="rsaAES" w:cryptAlgorithmClass="hash" w:cryptAlgorithmType="typeAny" w:cryptAlgorithmSid="14" w:cryptSpinCount="100000" w:hash="el+ZHMQ6LIOjmhA3P2VyOGIlQu0hP8pXRyDeabCrjvzE2nGa9oT8/Y+6/NWPYS3PHrgVEAJ803gRw/dLVzVS4A==" w:salt="ZlTwSTSdwYakrIM3Ayv8m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AwNzczMjcxtDA2M7VU0lEKTi0uzszPAykwtqwFABMcDlotAAAA"/>
  </w:docVars>
  <w:rsids>
    <w:rsidRoot w:val="00AF12E4"/>
    <w:rsid w:val="00000E33"/>
    <w:rsid w:val="000017CF"/>
    <w:rsid w:val="00003140"/>
    <w:rsid w:val="00003CED"/>
    <w:rsid w:val="00010018"/>
    <w:rsid w:val="00010479"/>
    <w:rsid w:val="00010B81"/>
    <w:rsid w:val="000128D3"/>
    <w:rsid w:val="0001683B"/>
    <w:rsid w:val="0002168C"/>
    <w:rsid w:val="000229B2"/>
    <w:rsid w:val="000238DB"/>
    <w:rsid w:val="000244A2"/>
    <w:rsid w:val="00030EFD"/>
    <w:rsid w:val="0003125C"/>
    <w:rsid w:val="0003205B"/>
    <w:rsid w:val="000348A8"/>
    <w:rsid w:val="000413EB"/>
    <w:rsid w:val="00046186"/>
    <w:rsid w:val="000464D2"/>
    <w:rsid w:val="00046AAA"/>
    <w:rsid w:val="00046BE2"/>
    <w:rsid w:val="0004712E"/>
    <w:rsid w:val="00061C7F"/>
    <w:rsid w:val="00064FBA"/>
    <w:rsid w:val="000673E6"/>
    <w:rsid w:val="00067AC9"/>
    <w:rsid w:val="000713C5"/>
    <w:rsid w:val="00073AB3"/>
    <w:rsid w:val="00074973"/>
    <w:rsid w:val="0007506F"/>
    <w:rsid w:val="0008018B"/>
    <w:rsid w:val="00081FF7"/>
    <w:rsid w:val="00083014"/>
    <w:rsid w:val="000864A4"/>
    <w:rsid w:val="00091364"/>
    <w:rsid w:val="000914BF"/>
    <w:rsid w:val="00097F1C"/>
    <w:rsid w:val="000A0413"/>
    <w:rsid w:val="000A08F0"/>
    <w:rsid w:val="000A2C29"/>
    <w:rsid w:val="000A34B2"/>
    <w:rsid w:val="000A65BA"/>
    <w:rsid w:val="000A7BFC"/>
    <w:rsid w:val="000B0147"/>
    <w:rsid w:val="000B0B6F"/>
    <w:rsid w:val="000B1A68"/>
    <w:rsid w:val="000B2F3F"/>
    <w:rsid w:val="000B3589"/>
    <w:rsid w:val="000B54CB"/>
    <w:rsid w:val="000B66DC"/>
    <w:rsid w:val="000C0D0C"/>
    <w:rsid w:val="000C1C29"/>
    <w:rsid w:val="000C3450"/>
    <w:rsid w:val="000C678B"/>
    <w:rsid w:val="000D1537"/>
    <w:rsid w:val="000D2690"/>
    <w:rsid w:val="000D4915"/>
    <w:rsid w:val="000E2226"/>
    <w:rsid w:val="000E4152"/>
    <w:rsid w:val="000F052F"/>
    <w:rsid w:val="000F086A"/>
    <w:rsid w:val="000F130E"/>
    <w:rsid w:val="000F6A9E"/>
    <w:rsid w:val="0010248C"/>
    <w:rsid w:val="001032A7"/>
    <w:rsid w:val="0010371D"/>
    <w:rsid w:val="00103A6E"/>
    <w:rsid w:val="0010587F"/>
    <w:rsid w:val="001074C0"/>
    <w:rsid w:val="001112D7"/>
    <w:rsid w:val="00117ABE"/>
    <w:rsid w:val="00121EF7"/>
    <w:rsid w:val="00122255"/>
    <w:rsid w:val="001231C8"/>
    <w:rsid w:val="00124039"/>
    <w:rsid w:val="0013093F"/>
    <w:rsid w:val="00131D50"/>
    <w:rsid w:val="001334E3"/>
    <w:rsid w:val="0013368F"/>
    <w:rsid w:val="00133A48"/>
    <w:rsid w:val="001350B1"/>
    <w:rsid w:val="0013643C"/>
    <w:rsid w:val="00137464"/>
    <w:rsid w:val="0014327B"/>
    <w:rsid w:val="00145F05"/>
    <w:rsid w:val="00152F99"/>
    <w:rsid w:val="001535C3"/>
    <w:rsid w:val="001543B8"/>
    <w:rsid w:val="00154F0C"/>
    <w:rsid w:val="00154FF4"/>
    <w:rsid w:val="00169E12"/>
    <w:rsid w:val="00173B61"/>
    <w:rsid w:val="00177F11"/>
    <w:rsid w:val="001807A2"/>
    <w:rsid w:val="00182F01"/>
    <w:rsid w:val="00185AA5"/>
    <w:rsid w:val="00186BF3"/>
    <w:rsid w:val="001872E8"/>
    <w:rsid w:val="001903F1"/>
    <w:rsid w:val="00190B66"/>
    <w:rsid w:val="001919C4"/>
    <w:rsid w:val="00193E61"/>
    <w:rsid w:val="00194A37"/>
    <w:rsid w:val="00194A5E"/>
    <w:rsid w:val="0019652D"/>
    <w:rsid w:val="001965F5"/>
    <w:rsid w:val="00197786"/>
    <w:rsid w:val="001A19DA"/>
    <w:rsid w:val="001A1DEF"/>
    <w:rsid w:val="001A53A9"/>
    <w:rsid w:val="001A7BC9"/>
    <w:rsid w:val="001B0039"/>
    <w:rsid w:val="001B21E2"/>
    <w:rsid w:val="001B2CF1"/>
    <w:rsid w:val="001B2CFF"/>
    <w:rsid w:val="001B3ACD"/>
    <w:rsid w:val="001B5110"/>
    <w:rsid w:val="001B5257"/>
    <w:rsid w:val="001B76C4"/>
    <w:rsid w:val="001C2E10"/>
    <w:rsid w:val="001C6A53"/>
    <w:rsid w:val="001D0ABA"/>
    <w:rsid w:val="001D6C24"/>
    <w:rsid w:val="001D6D6A"/>
    <w:rsid w:val="001D6D8F"/>
    <w:rsid w:val="001E0579"/>
    <w:rsid w:val="001E0C7E"/>
    <w:rsid w:val="001F46F4"/>
    <w:rsid w:val="001F57A9"/>
    <w:rsid w:val="001F6CA0"/>
    <w:rsid w:val="001F767C"/>
    <w:rsid w:val="00200494"/>
    <w:rsid w:val="002016CE"/>
    <w:rsid w:val="00204697"/>
    <w:rsid w:val="002046C0"/>
    <w:rsid w:val="0020589E"/>
    <w:rsid w:val="00206886"/>
    <w:rsid w:val="00213701"/>
    <w:rsid w:val="00213A22"/>
    <w:rsid w:val="00213B87"/>
    <w:rsid w:val="002152E8"/>
    <w:rsid w:val="00216414"/>
    <w:rsid w:val="0021761E"/>
    <w:rsid w:val="00217AFA"/>
    <w:rsid w:val="00220922"/>
    <w:rsid w:val="00220B40"/>
    <w:rsid w:val="00222CF6"/>
    <w:rsid w:val="00223F8C"/>
    <w:rsid w:val="0023023F"/>
    <w:rsid w:val="00237BFD"/>
    <w:rsid w:val="00240783"/>
    <w:rsid w:val="00242462"/>
    <w:rsid w:val="002431FE"/>
    <w:rsid w:val="002513EB"/>
    <w:rsid w:val="00253B6F"/>
    <w:rsid w:val="00254D28"/>
    <w:rsid w:val="00256027"/>
    <w:rsid w:val="0025651D"/>
    <w:rsid w:val="00260444"/>
    <w:rsid w:val="00260C25"/>
    <w:rsid w:val="00260CBF"/>
    <w:rsid w:val="00264763"/>
    <w:rsid w:val="00267530"/>
    <w:rsid w:val="00267A39"/>
    <w:rsid w:val="0027364C"/>
    <w:rsid w:val="00273E36"/>
    <w:rsid w:val="00276AB3"/>
    <w:rsid w:val="00276CFA"/>
    <w:rsid w:val="002837A1"/>
    <w:rsid w:val="0028503B"/>
    <w:rsid w:val="00285777"/>
    <w:rsid w:val="00286346"/>
    <w:rsid w:val="00287739"/>
    <w:rsid w:val="00291FBC"/>
    <w:rsid w:val="00293698"/>
    <w:rsid w:val="0029387C"/>
    <w:rsid w:val="00293EB0"/>
    <w:rsid w:val="00294D14"/>
    <w:rsid w:val="00297358"/>
    <w:rsid w:val="002A017B"/>
    <w:rsid w:val="002A3F63"/>
    <w:rsid w:val="002A63C1"/>
    <w:rsid w:val="002A64A3"/>
    <w:rsid w:val="002A663C"/>
    <w:rsid w:val="002B0F45"/>
    <w:rsid w:val="002B15F0"/>
    <w:rsid w:val="002B1683"/>
    <w:rsid w:val="002B1B0F"/>
    <w:rsid w:val="002B2DF1"/>
    <w:rsid w:val="002B4F1F"/>
    <w:rsid w:val="002B7658"/>
    <w:rsid w:val="002C1C19"/>
    <w:rsid w:val="002C3126"/>
    <w:rsid w:val="002C4431"/>
    <w:rsid w:val="002C5FCF"/>
    <w:rsid w:val="002C76DB"/>
    <w:rsid w:val="002D002A"/>
    <w:rsid w:val="002D30B3"/>
    <w:rsid w:val="002D4031"/>
    <w:rsid w:val="002D692E"/>
    <w:rsid w:val="002E08A9"/>
    <w:rsid w:val="002E21BA"/>
    <w:rsid w:val="002E30C3"/>
    <w:rsid w:val="002E4A0D"/>
    <w:rsid w:val="002E4B0E"/>
    <w:rsid w:val="002F3C8F"/>
    <w:rsid w:val="002F4D15"/>
    <w:rsid w:val="002F4E13"/>
    <w:rsid w:val="0030128B"/>
    <w:rsid w:val="00301D90"/>
    <w:rsid w:val="003020C4"/>
    <w:rsid w:val="00303DA5"/>
    <w:rsid w:val="003058A0"/>
    <w:rsid w:val="00306037"/>
    <w:rsid w:val="003064D4"/>
    <w:rsid w:val="003115B0"/>
    <w:rsid w:val="00313A4F"/>
    <w:rsid w:val="00315802"/>
    <w:rsid w:val="0031609B"/>
    <w:rsid w:val="003175F4"/>
    <w:rsid w:val="00317A34"/>
    <w:rsid w:val="00323E33"/>
    <w:rsid w:val="003243E1"/>
    <w:rsid w:val="00324713"/>
    <w:rsid w:val="00326EF6"/>
    <w:rsid w:val="00332599"/>
    <w:rsid w:val="00332F9C"/>
    <w:rsid w:val="00333229"/>
    <w:rsid w:val="00334AB8"/>
    <w:rsid w:val="00335480"/>
    <w:rsid w:val="00336A75"/>
    <w:rsid w:val="003444E0"/>
    <w:rsid w:val="0034701F"/>
    <w:rsid w:val="003530C0"/>
    <w:rsid w:val="0035427C"/>
    <w:rsid w:val="00354C24"/>
    <w:rsid w:val="003552C3"/>
    <w:rsid w:val="00355E88"/>
    <w:rsid w:val="0035612C"/>
    <w:rsid w:val="00356919"/>
    <w:rsid w:val="00361ACA"/>
    <w:rsid w:val="003638FF"/>
    <w:rsid w:val="00365059"/>
    <w:rsid w:val="00370EE9"/>
    <w:rsid w:val="003741F8"/>
    <w:rsid w:val="003744D1"/>
    <w:rsid w:val="0037484B"/>
    <w:rsid w:val="00375C1A"/>
    <w:rsid w:val="00380A30"/>
    <w:rsid w:val="00384A16"/>
    <w:rsid w:val="00385652"/>
    <w:rsid w:val="00386CB5"/>
    <w:rsid w:val="003874A4"/>
    <w:rsid w:val="00390BEB"/>
    <w:rsid w:val="003920CD"/>
    <w:rsid w:val="003A600C"/>
    <w:rsid w:val="003A65AE"/>
    <w:rsid w:val="003B0893"/>
    <w:rsid w:val="003B2488"/>
    <w:rsid w:val="003B366E"/>
    <w:rsid w:val="003B5143"/>
    <w:rsid w:val="003B5530"/>
    <w:rsid w:val="003B72B8"/>
    <w:rsid w:val="003C0E0F"/>
    <w:rsid w:val="003C343E"/>
    <w:rsid w:val="003C4230"/>
    <w:rsid w:val="003C4E98"/>
    <w:rsid w:val="003D115D"/>
    <w:rsid w:val="003D3749"/>
    <w:rsid w:val="003D55A3"/>
    <w:rsid w:val="003D6191"/>
    <w:rsid w:val="003D6E43"/>
    <w:rsid w:val="003E0EF6"/>
    <w:rsid w:val="003E463B"/>
    <w:rsid w:val="003E4CA1"/>
    <w:rsid w:val="003E64DB"/>
    <w:rsid w:val="003F1369"/>
    <w:rsid w:val="003F3CA8"/>
    <w:rsid w:val="003F3E2F"/>
    <w:rsid w:val="003F5B97"/>
    <w:rsid w:val="00400CE5"/>
    <w:rsid w:val="004032F7"/>
    <w:rsid w:val="00404FD7"/>
    <w:rsid w:val="00405764"/>
    <w:rsid w:val="00405F79"/>
    <w:rsid w:val="004112F2"/>
    <w:rsid w:val="00412B7F"/>
    <w:rsid w:val="00413CD1"/>
    <w:rsid w:val="0041791E"/>
    <w:rsid w:val="00417BBF"/>
    <w:rsid w:val="00422759"/>
    <w:rsid w:val="00423EC7"/>
    <w:rsid w:val="00424B7A"/>
    <w:rsid w:val="00425459"/>
    <w:rsid w:val="0042EEE6"/>
    <w:rsid w:val="0043292D"/>
    <w:rsid w:val="0043ABDA"/>
    <w:rsid w:val="00442AF3"/>
    <w:rsid w:val="0044519B"/>
    <w:rsid w:val="00446324"/>
    <w:rsid w:val="00446DA4"/>
    <w:rsid w:val="00452208"/>
    <w:rsid w:val="00452D94"/>
    <w:rsid w:val="0045484B"/>
    <w:rsid w:val="00456898"/>
    <w:rsid w:val="00456DBE"/>
    <w:rsid w:val="004572F3"/>
    <w:rsid w:val="00457873"/>
    <w:rsid w:val="00457F85"/>
    <w:rsid w:val="0046071B"/>
    <w:rsid w:val="004645FF"/>
    <w:rsid w:val="004664A5"/>
    <w:rsid w:val="00472340"/>
    <w:rsid w:val="0047358A"/>
    <w:rsid w:val="004759E8"/>
    <w:rsid w:val="00476D92"/>
    <w:rsid w:val="00481CF9"/>
    <w:rsid w:val="00482580"/>
    <w:rsid w:val="00483FD8"/>
    <w:rsid w:val="0048625B"/>
    <w:rsid w:val="0048727C"/>
    <w:rsid w:val="0049057F"/>
    <w:rsid w:val="0049174B"/>
    <w:rsid w:val="00491840"/>
    <w:rsid w:val="00492099"/>
    <w:rsid w:val="00496EE2"/>
    <w:rsid w:val="004A6A83"/>
    <w:rsid w:val="004B16DD"/>
    <w:rsid w:val="004B2D1A"/>
    <w:rsid w:val="004B33A8"/>
    <w:rsid w:val="004B468D"/>
    <w:rsid w:val="004C1B3B"/>
    <w:rsid w:val="004C477E"/>
    <w:rsid w:val="004C7569"/>
    <w:rsid w:val="004C7841"/>
    <w:rsid w:val="004D2FF4"/>
    <w:rsid w:val="004D4577"/>
    <w:rsid w:val="004D57C1"/>
    <w:rsid w:val="004D61BA"/>
    <w:rsid w:val="004D6FD0"/>
    <w:rsid w:val="004E0D62"/>
    <w:rsid w:val="004E1C81"/>
    <w:rsid w:val="004E33EB"/>
    <w:rsid w:val="004E4703"/>
    <w:rsid w:val="004E6077"/>
    <w:rsid w:val="004E67C7"/>
    <w:rsid w:val="004E684F"/>
    <w:rsid w:val="004EEEE4"/>
    <w:rsid w:val="004F0961"/>
    <w:rsid w:val="004F1288"/>
    <w:rsid w:val="004F6CE8"/>
    <w:rsid w:val="00503E0D"/>
    <w:rsid w:val="00503EBC"/>
    <w:rsid w:val="00503F97"/>
    <w:rsid w:val="0050494E"/>
    <w:rsid w:val="005058C8"/>
    <w:rsid w:val="0050658C"/>
    <w:rsid w:val="00507277"/>
    <w:rsid w:val="00507845"/>
    <w:rsid w:val="00510405"/>
    <w:rsid w:val="00510DAB"/>
    <w:rsid w:val="00514075"/>
    <w:rsid w:val="0051412E"/>
    <w:rsid w:val="00515239"/>
    <w:rsid w:val="0051652D"/>
    <w:rsid w:val="00521046"/>
    <w:rsid w:val="00521954"/>
    <w:rsid w:val="00522ACA"/>
    <w:rsid w:val="005260ED"/>
    <w:rsid w:val="00527598"/>
    <w:rsid w:val="00535B9F"/>
    <w:rsid w:val="00537C45"/>
    <w:rsid w:val="005408FE"/>
    <w:rsid w:val="0054323D"/>
    <w:rsid w:val="00543F1D"/>
    <w:rsid w:val="00551617"/>
    <w:rsid w:val="00553720"/>
    <w:rsid w:val="00553E17"/>
    <w:rsid w:val="0055431B"/>
    <w:rsid w:val="00554471"/>
    <w:rsid w:val="005549EE"/>
    <w:rsid w:val="00554C1A"/>
    <w:rsid w:val="00556FCC"/>
    <w:rsid w:val="0056080A"/>
    <w:rsid w:val="0056164E"/>
    <w:rsid w:val="005642E5"/>
    <w:rsid w:val="005734C4"/>
    <w:rsid w:val="00574FCE"/>
    <w:rsid w:val="005760B8"/>
    <w:rsid w:val="0058046A"/>
    <w:rsid w:val="0058165F"/>
    <w:rsid w:val="00581EFD"/>
    <w:rsid w:val="00584618"/>
    <w:rsid w:val="005860BF"/>
    <w:rsid w:val="0058717A"/>
    <w:rsid w:val="0058728B"/>
    <w:rsid w:val="00591715"/>
    <w:rsid w:val="005960EC"/>
    <w:rsid w:val="005A0D46"/>
    <w:rsid w:val="005A4481"/>
    <w:rsid w:val="005A49B1"/>
    <w:rsid w:val="005B2923"/>
    <w:rsid w:val="005B3542"/>
    <w:rsid w:val="005B4A1A"/>
    <w:rsid w:val="005B79D6"/>
    <w:rsid w:val="005C1CB0"/>
    <w:rsid w:val="005C4C6A"/>
    <w:rsid w:val="005C5107"/>
    <w:rsid w:val="005C79D1"/>
    <w:rsid w:val="005D6694"/>
    <w:rsid w:val="005E03DC"/>
    <w:rsid w:val="005E18BD"/>
    <w:rsid w:val="005E4D78"/>
    <w:rsid w:val="005F0F25"/>
    <w:rsid w:val="005F0FB1"/>
    <w:rsid w:val="005F24DA"/>
    <w:rsid w:val="005F4913"/>
    <w:rsid w:val="005F4EEB"/>
    <w:rsid w:val="00600A17"/>
    <w:rsid w:val="006048C7"/>
    <w:rsid w:val="006065E2"/>
    <w:rsid w:val="00607154"/>
    <w:rsid w:val="00607242"/>
    <w:rsid w:val="00611F5A"/>
    <w:rsid w:val="00612138"/>
    <w:rsid w:val="00620136"/>
    <w:rsid w:val="00620521"/>
    <w:rsid w:val="00620A71"/>
    <w:rsid w:val="00621FF6"/>
    <w:rsid w:val="00622AEC"/>
    <w:rsid w:val="00623BC6"/>
    <w:rsid w:val="006257D0"/>
    <w:rsid w:val="0062746C"/>
    <w:rsid w:val="006307B1"/>
    <w:rsid w:val="00630D35"/>
    <w:rsid w:val="00631324"/>
    <w:rsid w:val="00631D79"/>
    <w:rsid w:val="006324D6"/>
    <w:rsid w:val="00633E3C"/>
    <w:rsid w:val="00634287"/>
    <w:rsid w:val="00636864"/>
    <w:rsid w:val="00636D5C"/>
    <w:rsid w:val="00636E41"/>
    <w:rsid w:val="00637777"/>
    <w:rsid w:val="00640C28"/>
    <w:rsid w:val="00643F0A"/>
    <w:rsid w:val="006440C7"/>
    <w:rsid w:val="006507F6"/>
    <w:rsid w:val="006574F2"/>
    <w:rsid w:val="006611E7"/>
    <w:rsid w:val="00662AAA"/>
    <w:rsid w:val="00663C8A"/>
    <w:rsid w:val="00664A6E"/>
    <w:rsid w:val="006663EB"/>
    <w:rsid w:val="006669DB"/>
    <w:rsid w:val="006731D7"/>
    <w:rsid w:val="00673A37"/>
    <w:rsid w:val="006752DC"/>
    <w:rsid w:val="00675E0E"/>
    <w:rsid w:val="006766DD"/>
    <w:rsid w:val="0067719C"/>
    <w:rsid w:val="0068029B"/>
    <w:rsid w:val="00680596"/>
    <w:rsid w:val="00681AC7"/>
    <w:rsid w:val="00692211"/>
    <w:rsid w:val="00695494"/>
    <w:rsid w:val="006A2581"/>
    <w:rsid w:val="006A4D5E"/>
    <w:rsid w:val="006A54E9"/>
    <w:rsid w:val="006A72E5"/>
    <w:rsid w:val="006A7F99"/>
    <w:rsid w:val="006B0AB6"/>
    <w:rsid w:val="006B2106"/>
    <w:rsid w:val="006B3433"/>
    <w:rsid w:val="006B7CD0"/>
    <w:rsid w:val="006B7F6B"/>
    <w:rsid w:val="006C30D5"/>
    <w:rsid w:val="006C40CB"/>
    <w:rsid w:val="006C6C49"/>
    <w:rsid w:val="006C6F18"/>
    <w:rsid w:val="006C7057"/>
    <w:rsid w:val="006C7612"/>
    <w:rsid w:val="006D1443"/>
    <w:rsid w:val="006D4D98"/>
    <w:rsid w:val="006E1237"/>
    <w:rsid w:val="006E1A2C"/>
    <w:rsid w:val="006E2305"/>
    <w:rsid w:val="006E3723"/>
    <w:rsid w:val="006E6684"/>
    <w:rsid w:val="006E67E0"/>
    <w:rsid w:val="006E7047"/>
    <w:rsid w:val="006F0353"/>
    <w:rsid w:val="006F250A"/>
    <w:rsid w:val="006F310B"/>
    <w:rsid w:val="006F403A"/>
    <w:rsid w:val="006F4A4E"/>
    <w:rsid w:val="006F57E0"/>
    <w:rsid w:val="006F74A6"/>
    <w:rsid w:val="00700269"/>
    <w:rsid w:val="00700FEF"/>
    <w:rsid w:val="0070481F"/>
    <w:rsid w:val="0070482A"/>
    <w:rsid w:val="00705295"/>
    <w:rsid w:val="007067F7"/>
    <w:rsid w:val="007109E7"/>
    <w:rsid w:val="00722C23"/>
    <w:rsid w:val="00724A51"/>
    <w:rsid w:val="00724F16"/>
    <w:rsid w:val="00725205"/>
    <w:rsid w:val="007258BE"/>
    <w:rsid w:val="00727E7C"/>
    <w:rsid w:val="007308B0"/>
    <w:rsid w:val="00731C20"/>
    <w:rsid w:val="00732954"/>
    <w:rsid w:val="00732BE8"/>
    <w:rsid w:val="00732DDE"/>
    <w:rsid w:val="007336BE"/>
    <w:rsid w:val="00736F45"/>
    <w:rsid w:val="007429B6"/>
    <w:rsid w:val="00744726"/>
    <w:rsid w:val="00751E05"/>
    <w:rsid w:val="0075220A"/>
    <w:rsid w:val="0075239D"/>
    <w:rsid w:val="007527D2"/>
    <w:rsid w:val="00761B30"/>
    <w:rsid w:val="00764621"/>
    <w:rsid w:val="00766160"/>
    <w:rsid w:val="00766600"/>
    <w:rsid w:val="00770129"/>
    <w:rsid w:val="00770BF1"/>
    <w:rsid w:val="0077197F"/>
    <w:rsid w:val="00773813"/>
    <w:rsid w:val="00776A5F"/>
    <w:rsid w:val="00777B4F"/>
    <w:rsid w:val="0078001A"/>
    <w:rsid w:val="00780E8A"/>
    <w:rsid w:val="00784077"/>
    <w:rsid w:val="00784BB7"/>
    <w:rsid w:val="00796DE8"/>
    <w:rsid w:val="007A0855"/>
    <w:rsid w:val="007A3462"/>
    <w:rsid w:val="007A3B18"/>
    <w:rsid w:val="007A6A50"/>
    <w:rsid w:val="007A7660"/>
    <w:rsid w:val="007A7E86"/>
    <w:rsid w:val="007B4B7E"/>
    <w:rsid w:val="007B6C61"/>
    <w:rsid w:val="007C1295"/>
    <w:rsid w:val="007C3111"/>
    <w:rsid w:val="007C361A"/>
    <w:rsid w:val="007D03BD"/>
    <w:rsid w:val="007D0D3A"/>
    <w:rsid w:val="007D0D55"/>
    <w:rsid w:val="007D27EA"/>
    <w:rsid w:val="007E1685"/>
    <w:rsid w:val="007E194C"/>
    <w:rsid w:val="007E1D05"/>
    <w:rsid w:val="007E7049"/>
    <w:rsid w:val="007E7361"/>
    <w:rsid w:val="007F0528"/>
    <w:rsid w:val="007F2949"/>
    <w:rsid w:val="007F3791"/>
    <w:rsid w:val="007F4347"/>
    <w:rsid w:val="007F6BA3"/>
    <w:rsid w:val="00802481"/>
    <w:rsid w:val="00802BAC"/>
    <w:rsid w:val="00803B11"/>
    <w:rsid w:val="008068DA"/>
    <w:rsid w:val="00807DAF"/>
    <w:rsid w:val="00812C30"/>
    <w:rsid w:val="00812E0B"/>
    <w:rsid w:val="008150DE"/>
    <w:rsid w:val="008212EA"/>
    <w:rsid w:val="0082278A"/>
    <w:rsid w:val="00822B00"/>
    <w:rsid w:val="00822BD2"/>
    <w:rsid w:val="0082305B"/>
    <w:rsid w:val="008330D4"/>
    <w:rsid w:val="00834254"/>
    <w:rsid w:val="00840C4D"/>
    <w:rsid w:val="00841694"/>
    <w:rsid w:val="008431A7"/>
    <w:rsid w:val="00843370"/>
    <w:rsid w:val="0084572D"/>
    <w:rsid w:val="008469D8"/>
    <w:rsid w:val="008502D7"/>
    <w:rsid w:val="00851C7A"/>
    <w:rsid w:val="008521A3"/>
    <w:rsid w:val="00853577"/>
    <w:rsid w:val="00855E46"/>
    <w:rsid w:val="00856250"/>
    <w:rsid w:val="008569D1"/>
    <w:rsid w:val="00856EF3"/>
    <w:rsid w:val="00856F41"/>
    <w:rsid w:val="0086168F"/>
    <w:rsid w:val="00862343"/>
    <w:rsid w:val="00864315"/>
    <w:rsid w:val="008644E7"/>
    <w:rsid w:val="00865397"/>
    <w:rsid w:val="00867F14"/>
    <w:rsid w:val="0087405F"/>
    <w:rsid w:val="00875124"/>
    <w:rsid w:val="008753AD"/>
    <w:rsid w:val="008818E4"/>
    <w:rsid w:val="00881A48"/>
    <w:rsid w:val="00884A0E"/>
    <w:rsid w:val="00884D02"/>
    <w:rsid w:val="008870E4"/>
    <w:rsid w:val="00887291"/>
    <w:rsid w:val="00890CD6"/>
    <w:rsid w:val="0089247A"/>
    <w:rsid w:val="00894F04"/>
    <w:rsid w:val="008A54F9"/>
    <w:rsid w:val="008A64D6"/>
    <w:rsid w:val="008A7950"/>
    <w:rsid w:val="008B0020"/>
    <w:rsid w:val="008B2317"/>
    <w:rsid w:val="008B3AC1"/>
    <w:rsid w:val="008B6886"/>
    <w:rsid w:val="008C0D34"/>
    <w:rsid w:val="008C1857"/>
    <w:rsid w:val="008C4BF2"/>
    <w:rsid w:val="008D0073"/>
    <w:rsid w:val="008D5E82"/>
    <w:rsid w:val="008D793E"/>
    <w:rsid w:val="008E043F"/>
    <w:rsid w:val="008E311A"/>
    <w:rsid w:val="008E626B"/>
    <w:rsid w:val="008E7FF1"/>
    <w:rsid w:val="008F11D0"/>
    <w:rsid w:val="008F423B"/>
    <w:rsid w:val="008F533E"/>
    <w:rsid w:val="008F63B1"/>
    <w:rsid w:val="008F688F"/>
    <w:rsid w:val="008F6BE9"/>
    <w:rsid w:val="009008BD"/>
    <w:rsid w:val="00901065"/>
    <w:rsid w:val="009014E6"/>
    <w:rsid w:val="009019CC"/>
    <w:rsid w:val="009020C7"/>
    <w:rsid w:val="00902CFA"/>
    <w:rsid w:val="00904DCF"/>
    <w:rsid w:val="00907341"/>
    <w:rsid w:val="0091241A"/>
    <w:rsid w:val="009130DE"/>
    <w:rsid w:val="00913531"/>
    <w:rsid w:val="00914D50"/>
    <w:rsid w:val="00917F42"/>
    <w:rsid w:val="009237F5"/>
    <w:rsid w:val="00924716"/>
    <w:rsid w:val="00926570"/>
    <w:rsid w:val="00930F93"/>
    <w:rsid w:val="00931F7B"/>
    <w:rsid w:val="009325EA"/>
    <w:rsid w:val="009355F9"/>
    <w:rsid w:val="009438E5"/>
    <w:rsid w:val="00947EC7"/>
    <w:rsid w:val="00952D07"/>
    <w:rsid w:val="00953137"/>
    <w:rsid w:val="00953B0E"/>
    <w:rsid w:val="00953FF4"/>
    <w:rsid w:val="0095579F"/>
    <w:rsid w:val="0095748E"/>
    <w:rsid w:val="0096110F"/>
    <w:rsid w:val="009616DF"/>
    <w:rsid w:val="009631B7"/>
    <w:rsid w:val="00963822"/>
    <w:rsid w:val="00965A6D"/>
    <w:rsid w:val="0096640C"/>
    <w:rsid w:val="00970BA4"/>
    <w:rsid w:val="00970FE0"/>
    <w:rsid w:val="0097323D"/>
    <w:rsid w:val="00974E50"/>
    <w:rsid w:val="00976A31"/>
    <w:rsid w:val="00976E63"/>
    <w:rsid w:val="00980B8D"/>
    <w:rsid w:val="00981061"/>
    <w:rsid w:val="009811CE"/>
    <w:rsid w:val="009829AC"/>
    <w:rsid w:val="00982ADB"/>
    <w:rsid w:val="00990ABB"/>
    <w:rsid w:val="00994F7A"/>
    <w:rsid w:val="00995538"/>
    <w:rsid w:val="00995801"/>
    <w:rsid w:val="009966DE"/>
    <w:rsid w:val="0099765E"/>
    <w:rsid w:val="009979CF"/>
    <w:rsid w:val="009A0E95"/>
    <w:rsid w:val="009A1126"/>
    <w:rsid w:val="009A4803"/>
    <w:rsid w:val="009A7B8C"/>
    <w:rsid w:val="009B0279"/>
    <w:rsid w:val="009B1698"/>
    <w:rsid w:val="009B37A9"/>
    <w:rsid w:val="009B4257"/>
    <w:rsid w:val="009B592E"/>
    <w:rsid w:val="009C38CD"/>
    <w:rsid w:val="009C4718"/>
    <w:rsid w:val="009D07BC"/>
    <w:rsid w:val="009D2FEA"/>
    <w:rsid w:val="009D6A9C"/>
    <w:rsid w:val="009E075B"/>
    <w:rsid w:val="009E1AAA"/>
    <w:rsid w:val="009E429E"/>
    <w:rsid w:val="009E50C6"/>
    <w:rsid w:val="009E6EBF"/>
    <w:rsid w:val="009E739B"/>
    <w:rsid w:val="009E7757"/>
    <w:rsid w:val="009F154D"/>
    <w:rsid w:val="009F2563"/>
    <w:rsid w:val="009F3D04"/>
    <w:rsid w:val="009F4220"/>
    <w:rsid w:val="009F617E"/>
    <w:rsid w:val="009F6280"/>
    <w:rsid w:val="00A00DBF"/>
    <w:rsid w:val="00A01F3C"/>
    <w:rsid w:val="00A01F64"/>
    <w:rsid w:val="00A02915"/>
    <w:rsid w:val="00A02D22"/>
    <w:rsid w:val="00A04EC8"/>
    <w:rsid w:val="00A06393"/>
    <w:rsid w:val="00A12142"/>
    <w:rsid w:val="00A12477"/>
    <w:rsid w:val="00A12AD8"/>
    <w:rsid w:val="00A12DA4"/>
    <w:rsid w:val="00A20BF5"/>
    <w:rsid w:val="00A21ADF"/>
    <w:rsid w:val="00A223A1"/>
    <w:rsid w:val="00A22558"/>
    <w:rsid w:val="00A2263A"/>
    <w:rsid w:val="00A235AD"/>
    <w:rsid w:val="00A30922"/>
    <w:rsid w:val="00A37DEF"/>
    <w:rsid w:val="00A40C8E"/>
    <w:rsid w:val="00A50E82"/>
    <w:rsid w:val="00A51E4B"/>
    <w:rsid w:val="00A51FD6"/>
    <w:rsid w:val="00A52016"/>
    <w:rsid w:val="00A53845"/>
    <w:rsid w:val="00A60E6E"/>
    <w:rsid w:val="00A60F23"/>
    <w:rsid w:val="00A61A6A"/>
    <w:rsid w:val="00A62922"/>
    <w:rsid w:val="00A62F1C"/>
    <w:rsid w:val="00A6651D"/>
    <w:rsid w:val="00A71FE3"/>
    <w:rsid w:val="00A724A7"/>
    <w:rsid w:val="00A7413D"/>
    <w:rsid w:val="00A75A15"/>
    <w:rsid w:val="00A764EF"/>
    <w:rsid w:val="00A7771C"/>
    <w:rsid w:val="00A83830"/>
    <w:rsid w:val="00A856C4"/>
    <w:rsid w:val="00A85825"/>
    <w:rsid w:val="00A85A5C"/>
    <w:rsid w:val="00A86FBB"/>
    <w:rsid w:val="00A87D09"/>
    <w:rsid w:val="00A911D1"/>
    <w:rsid w:val="00A94712"/>
    <w:rsid w:val="00A9514F"/>
    <w:rsid w:val="00A958D5"/>
    <w:rsid w:val="00A96891"/>
    <w:rsid w:val="00AA194C"/>
    <w:rsid w:val="00AA1EE9"/>
    <w:rsid w:val="00AA2DA9"/>
    <w:rsid w:val="00AA3184"/>
    <w:rsid w:val="00AA32C5"/>
    <w:rsid w:val="00AB196D"/>
    <w:rsid w:val="00AB29CC"/>
    <w:rsid w:val="00AB3536"/>
    <w:rsid w:val="00AB3958"/>
    <w:rsid w:val="00AB40B9"/>
    <w:rsid w:val="00AB75AB"/>
    <w:rsid w:val="00AC1410"/>
    <w:rsid w:val="00AC17D1"/>
    <w:rsid w:val="00AC3537"/>
    <w:rsid w:val="00AC381A"/>
    <w:rsid w:val="00AC727D"/>
    <w:rsid w:val="00AD0FBA"/>
    <w:rsid w:val="00AD3328"/>
    <w:rsid w:val="00AD7314"/>
    <w:rsid w:val="00AE0A22"/>
    <w:rsid w:val="00AE2611"/>
    <w:rsid w:val="00AF0B35"/>
    <w:rsid w:val="00AF12E4"/>
    <w:rsid w:val="00AF3B4B"/>
    <w:rsid w:val="00AF61E5"/>
    <w:rsid w:val="00AF7049"/>
    <w:rsid w:val="00AF7DE8"/>
    <w:rsid w:val="00B0023B"/>
    <w:rsid w:val="00B02A80"/>
    <w:rsid w:val="00B0526B"/>
    <w:rsid w:val="00B060C5"/>
    <w:rsid w:val="00B074AE"/>
    <w:rsid w:val="00B07634"/>
    <w:rsid w:val="00B11BF7"/>
    <w:rsid w:val="00B1446A"/>
    <w:rsid w:val="00B179DC"/>
    <w:rsid w:val="00B214E8"/>
    <w:rsid w:val="00B25ACC"/>
    <w:rsid w:val="00B26048"/>
    <w:rsid w:val="00B261BA"/>
    <w:rsid w:val="00B30BAC"/>
    <w:rsid w:val="00B33D0B"/>
    <w:rsid w:val="00B355D8"/>
    <w:rsid w:val="00B377D7"/>
    <w:rsid w:val="00B37AF2"/>
    <w:rsid w:val="00B40603"/>
    <w:rsid w:val="00B42C46"/>
    <w:rsid w:val="00B4312F"/>
    <w:rsid w:val="00B44240"/>
    <w:rsid w:val="00B45C48"/>
    <w:rsid w:val="00B508B9"/>
    <w:rsid w:val="00B52D4B"/>
    <w:rsid w:val="00B551D5"/>
    <w:rsid w:val="00B60176"/>
    <w:rsid w:val="00B60195"/>
    <w:rsid w:val="00B61F91"/>
    <w:rsid w:val="00B67A45"/>
    <w:rsid w:val="00B739A7"/>
    <w:rsid w:val="00B75412"/>
    <w:rsid w:val="00B754C6"/>
    <w:rsid w:val="00B75BB1"/>
    <w:rsid w:val="00B769D0"/>
    <w:rsid w:val="00B77A00"/>
    <w:rsid w:val="00B805FD"/>
    <w:rsid w:val="00B852E7"/>
    <w:rsid w:val="00B86378"/>
    <w:rsid w:val="00B86D8B"/>
    <w:rsid w:val="00B91606"/>
    <w:rsid w:val="00B94126"/>
    <w:rsid w:val="00B969A7"/>
    <w:rsid w:val="00BA126A"/>
    <w:rsid w:val="00BA277A"/>
    <w:rsid w:val="00BA279B"/>
    <w:rsid w:val="00BA4800"/>
    <w:rsid w:val="00BA54C1"/>
    <w:rsid w:val="00BA7174"/>
    <w:rsid w:val="00BB75CD"/>
    <w:rsid w:val="00BB77BC"/>
    <w:rsid w:val="00BC2A58"/>
    <w:rsid w:val="00BC3990"/>
    <w:rsid w:val="00BC45FC"/>
    <w:rsid w:val="00BC4FEC"/>
    <w:rsid w:val="00BC5370"/>
    <w:rsid w:val="00BC54BB"/>
    <w:rsid w:val="00BD0455"/>
    <w:rsid w:val="00BD0812"/>
    <w:rsid w:val="00BD4502"/>
    <w:rsid w:val="00BD45E0"/>
    <w:rsid w:val="00BD692B"/>
    <w:rsid w:val="00BE2475"/>
    <w:rsid w:val="00BE29C2"/>
    <w:rsid w:val="00BE45A7"/>
    <w:rsid w:val="00BE4C64"/>
    <w:rsid w:val="00BE6C3E"/>
    <w:rsid w:val="00BF0EDA"/>
    <w:rsid w:val="00BF1716"/>
    <w:rsid w:val="00BF2AEC"/>
    <w:rsid w:val="00BF6B36"/>
    <w:rsid w:val="00BF6F54"/>
    <w:rsid w:val="00C005FA"/>
    <w:rsid w:val="00C00DDE"/>
    <w:rsid w:val="00C042D3"/>
    <w:rsid w:val="00C058B2"/>
    <w:rsid w:val="00C10015"/>
    <w:rsid w:val="00C1079B"/>
    <w:rsid w:val="00C113F1"/>
    <w:rsid w:val="00C11DFB"/>
    <w:rsid w:val="00C17440"/>
    <w:rsid w:val="00C17699"/>
    <w:rsid w:val="00C20EF4"/>
    <w:rsid w:val="00C21602"/>
    <w:rsid w:val="00C21796"/>
    <w:rsid w:val="00C21972"/>
    <w:rsid w:val="00C257B6"/>
    <w:rsid w:val="00C31D0B"/>
    <w:rsid w:val="00C353B9"/>
    <w:rsid w:val="00C41AF9"/>
    <w:rsid w:val="00C42939"/>
    <w:rsid w:val="00C440F2"/>
    <w:rsid w:val="00C45836"/>
    <w:rsid w:val="00C45BDD"/>
    <w:rsid w:val="00C46C01"/>
    <w:rsid w:val="00C505E9"/>
    <w:rsid w:val="00C513F8"/>
    <w:rsid w:val="00C65092"/>
    <w:rsid w:val="00C65611"/>
    <w:rsid w:val="00C65AB9"/>
    <w:rsid w:val="00C70705"/>
    <w:rsid w:val="00C711F4"/>
    <w:rsid w:val="00C71592"/>
    <w:rsid w:val="00C71632"/>
    <w:rsid w:val="00C716D2"/>
    <w:rsid w:val="00C758D8"/>
    <w:rsid w:val="00C83CCA"/>
    <w:rsid w:val="00C863C6"/>
    <w:rsid w:val="00C876AF"/>
    <w:rsid w:val="00C915E6"/>
    <w:rsid w:val="00C9230C"/>
    <w:rsid w:val="00C93775"/>
    <w:rsid w:val="00C94323"/>
    <w:rsid w:val="00C94347"/>
    <w:rsid w:val="00C96FE6"/>
    <w:rsid w:val="00C971C9"/>
    <w:rsid w:val="00C9779E"/>
    <w:rsid w:val="00CA2F2D"/>
    <w:rsid w:val="00CA4D38"/>
    <w:rsid w:val="00CA5776"/>
    <w:rsid w:val="00CA7A1F"/>
    <w:rsid w:val="00CB105A"/>
    <w:rsid w:val="00CB3311"/>
    <w:rsid w:val="00CB422D"/>
    <w:rsid w:val="00CB4C82"/>
    <w:rsid w:val="00CB4FF7"/>
    <w:rsid w:val="00CC059B"/>
    <w:rsid w:val="00CC0E87"/>
    <w:rsid w:val="00CC73FD"/>
    <w:rsid w:val="00CD236B"/>
    <w:rsid w:val="00CD2F57"/>
    <w:rsid w:val="00CD3EFC"/>
    <w:rsid w:val="00CD48F3"/>
    <w:rsid w:val="00CD60E7"/>
    <w:rsid w:val="00CD6113"/>
    <w:rsid w:val="00CD68AD"/>
    <w:rsid w:val="00CE07DB"/>
    <w:rsid w:val="00CE1944"/>
    <w:rsid w:val="00CE21EE"/>
    <w:rsid w:val="00CE3FE0"/>
    <w:rsid w:val="00CE6020"/>
    <w:rsid w:val="00CF3E37"/>
    <w:rsid w:val="00D01015"/>
    <w:rsid w:val="00D02277"/>
    <w:rsid w:val="00D02D35"/>
    <w:rsid w:val="00D06B35"/>
    <w:rsid w:val="00D0727F"/>
    <w:rsid w:val="00D07B1D"/>
    <w:rsid w:val="00D10370"/>
    <w:rsid w:val="00D10542"/>
    <w:rsid w:val="00D110BD"/>
    <w:rsid w:val="00D120E7"/>
    <w:rsid w:val="00D12EA3"/>
    <w:rsid w:val="00D23BF7"/>
    <w:rsid w:val="00D25046"/>
    <w:rsid w:val="00D324A2"/>
    <w:rsid w:val="00D32583"/>
    <w:rsid w:val="00D32D9F"/>
    <w:rsid w:val="00D36412"/>
    <w:rsid w:val="00D3666E"/>
    <w:rsid w:val="00D411FB"/>
    <w:rsid w:val="00D45761"/>
    <w:rsid w:val="00D45D3B"/>
    <w:rsid w:val="00D46257"/>
    <w:rsid w:val="00D474AB"/>
    <w:rsid w:val="00D525AB"/>
    <w:rsid w:val="00D60177"/>
    <w:rsid w:val="00D622B8"/>
    <w:rsid w:val="00D64242"/>
    <w:rsid w:val="00D65893"/>
    <w:rsid w:val="00D6607B"/>
    <w:rsid w:val="00D72218"/>
    <w:rsid w:val="00D72C93"/>
    <w:rsid w:val="00D72DDB"/>
    <w:rsid w:val="00D733C0"/>
    <w:rsid w:val="00D8206F"/>
    <w:rsid w:val="00D867D0"/>
    <w:rsid w:val="00D94D9D"/>
    <w:rsid w:val="00D95E2D"/>
    <w:rsid w:val="00D96012"/>
    <w:rsid w:val="00DA05A8"/>
    <w:rsid w:val="00DA2BCA"/>
    <w:rsid w:val="00DA464D"/>
    <w:rsid w:val="00DA6393"/>
    <w:rsid w:val="00DA6CB5"/>
    <w:rsid w:val="00DB0BBB"/>
    <w:rsid w:val="00DB13EF"/>
    <w:rsid w:val="00DB2123"/>
    <w:rsid w:val="00DB2479"/>
    <w:rsid w:val="00DB43E4"/>
    <w:rsid w:val="00DC2F54"/>
    <w:rsid w:val="00DC4480"/>
    <w:rsid w:val="00DC484E"/>
    <w:rsid w:val="00DC562F"/>
    <w:rsid w:val="00DD0492"/>
    <w:rsid w:val="00DD0512"/>
    <w:rsid w:val="00DD2154"/>
    <w:rsid w:val="00DD2A0F"/>
    <w:rsid w:val="00DD3771"/>
    <w:rsid w:val="00DD4640"/>
    <w:rsid w:val="00DD6ACC"/>
    <w:rsid w:val="00DE2E12"/>
    <w:rsid w:val="00DE59DE"/>
    <w:rsid w:val="00DE5FE5"/>
    <w:rsid w:val="00DF0A9B"/>
    <w:rsid w:val="00DF4A01"/>
    <w:rsid w:val="00DF4FFF"/>
    <w:rsid w:val="00DF6518"/>
    <w:rsid w:val="00DF74CB"/>
    <w:rsid w:val="00E005AB"/>
    <w:rsid w:val="00E129CE"/>
    <w:rsid w:val="00E13A98"/>
    <w:rsid w:val="00E154BB"/>
    <w:rsid w:val="00E15A40"/>
    <w:rsid w:val="00E15D20"/>
    <w:rsid w:val="00E16B7E"/>
    <w:rsid w:val="00E21481"/>
    <w:rsid w:val="00E2242B"/>
    <w:rsid w:val="00E26805"/>
    <w:rsid w:val="00E31422"/>
    <w:rsid w:val="00E33179"/>
    <w:rsid w:val="00E33646"/>
    <w:rsid w:val="00E34980"/>
    <w:rsid w:val="00E34C15"/>
    <w:rsid w:val="00E365C2"/>
    <w:rsid w:val="00E37DB5"/>
    <w:rsid w:val="00E4026D"/>
    <w:rsid w:val="00E408FD"/>
    <w:rsid w:val="00E433C4"/>
    <w:rsid w:val="00E43784"/>
    <w:rsid w:val="00E44379"/>
    <w:rsid w:val="00E4477A"/>
    <w:rsid w:val="00E5003B"/>
    <w:rsid w:val="00E51334"/>
    <w:rsid w:val="00E55D69"/>
    <w:rsid w:val="00E60FE1"/>
    <w:rsid w:val="00E6105A"/>
    <w:rsid w:val="00E6441F"/>
    <w:rsid w:val="00E65C2E"/>
    <w:rsid w:val="00E667DE"/>
    <w:rsid w:val="00E66B0D"/>
    <w:rsid w:val="00E67824"/>
    <w:rsid w:val="00E70B93"/>
    <w:rsid w:val="00E71441"/>
    <w:rsid w:val="00E77A54"/>
    <w:rsid w:val="00E828BD"/>
    <w:rsid w:val="00E82BCC"/>
    <w:rsid w:val="00E82D2F"/>
    <w:rsid w:val="00E8316E"/>
    <w:rsid w:val="00E83F2A"/>
    <w:rsid w:val="00E8439C"/>
    <w:rsid w:val="00E85577"/>
    <w:rsid w:val="00E856AD"/>
    <w:rsid w:val="00E87539"/>
    <w:rsid w:val="00E90223"/>
    <w:rsid w:val="00E90F5A"/>
    <w:rsid w:val="00E92AB1"/>
    <w:rsid w:val="00E97958"/>
    <w:rsid w:val="00E97B40"/>
    <w:rsid w:val="00E97EFC"/>
    <w:rsid w:val="00EA672F"/>
    <w:rsid w:val="00EA6A90"/>
    <w:rsid w:val="00EA7A7B"/>
    <w:rsid w:val="00EB0A7A"/>
    <w:rsid w:val="00EB10FA"/>
    <w:rsid w:val="00EB136A"/>
    <w:rsid w:val="00EB4EE7"/>
    <w:rsid w:val="00EB52BF"/>
    <w:rsid w:val="00EB6E6C"/>
    <w:rsid w:val="00EB7333"/>
    <w:rsid w:val="00EC1E87"/>
    <w:rsid w:val="00EC6462"/>
    <w:rsid w:val="00EC68FE"/>
    <w:rsid w:val="00EC7318"/>
    <w:rsid w:val="00ED0558"/>
    <w:rsid w:val="00ED20BA"/>
    <w:rsid w:val="00ED4AF3"/>
    <w:rsid w:val="00ED5B10"/>
    <w:rsid w:val="00ED78B7"/>
    <w:rsid w:val="00EE180B"/>
    <w:rsid w:val="00EE1CC7"/>
    <w:rsid w:val="00EE2AC1"/>
    <w:rsid w:val="00EE3570"/>
    <w:rsid w:val="00EE3B77"/>
    <w:rsid w:val="00EE4D37"/>
    <w:rsid w:val="00EE505A"/>
    <w:rsid w:val="00EF3F89"/>
    <w:rsid w:val="00EF4F97"/>
    <w:rsid w:val="00EF7853"/>
    <w:rsid w:val="00F000B1"/>
    <w:rsid w:val="00F03A03"/>
    <w:rsid w:val="00F05711"/>
    <w:rsid w:val="00F11665"/>
    <w:rsid w:val="00F138C9"/>
    <w:rsid w:val="00F14ADD"/>
    <w:rsid w:val="00F17451"/>
    <w:rsid w:val="00F17C82"/>
    <w:rsid w:val="00F231C3"/>
    <w:rsid w:val="00F24038"/>
    <w:rsid w:val="00F250BB"/>
    <w:rsid w:val="00F300CA"/>
    <w:rsid w:val="00F31F9D"/>
    <w:rsid w:val="00F33419"/>
    <w:rsid w:val="00F33601"/>
    <w:rsid w:val="00F34A66"/>
    <w:rsid w:val="00F40C6B"/>
    <w:rsid w:val="00F418D3"/>
    <w:rsid w:val="00F4266A"/>
    <w:rsid w:val="00F42E67"/>
    <w:rsid w:val="00F43D3F"/>
    <w:rsid w:val="00F47D62"/>
    <w:rsid w:val="00F47E5A"/>
    <w:rsid w:val="00F50A25"/>
    <w:rsid w:val="00F6082E"/>
    <w:rsid w:val="00F60B82"/>
    <w:rsid w:val="00F6259E"/>
    <w:rsid w:val="00F63EE3"/>
    <w:rsid w:val="00F705D0"/>
    <w:rsid w:val="00F74BF5"/>
    <w:rsid w:val="00F762C1"/>
    <w:rsid w:val="00F76403"/>
    <w:rsid w:val="00F76C82"/>
    <w:rsid w:val="00F77AAC"/>
    <w:rsid w:val="00F8640F"/>
    <w:rsid w:val="00F87959"/>
    <w:rsid w:val="00F91C57"/>
    <w:rsid w:val="00F922F6"/>
    <w:rsid w:val="00F9344E"/>
    <w:rsid w:val="00F94216"/>
    <w:rsid w:val="00F94E52"/>
    <w:rsid w:val="00F950EA"/>
    <w:rsid w:val="00FA62CE"/>
    <w:rsid w:val="00FA7BCA"/>
    <w:rsid w:val="00FB09DA"/>
    <w:rsid w:val="00FB31D7"/>
    <w:rsid w:val="00FB4E3A"/>
    <w:rsid w:val="00FB65C8"/>
    <w:rsid w:val="00FB6F54"/>
    <w:rsid w:val="00FB7343"/>
    <w:rsid w:val="00FC2E70"/>
    <w:rsid w:val="00FC347C"/>
    <w:rsid w:val="00FC3F4B"/>
    <w:rsid w:val="00FC450E"/>
    <w:rsid w:val="00FC4972"/>
    <w:rsid w:val="00FC660F"/>
    <w:rsid w:val="00FC6D2C"/>
    <w:rsid w:val="00FC75F0"/>
    <w:rsid w:val="00FD0EE8"/>
    <w:rsid w:val="00FD1898"/>
    <w:rsid w:val="00FD20C0"/>
    <w:rsid w:val="00FD2703"/>
    <w:rsid w:val="00FD39B3"/>
    <w:rsid w:val="00FD70EE"/>
    <w:rsid w:val="00FE482F"/>
    <w:rsid w:val="00FE4C86"/>
    <w:rsid w:val="00FE4E9B"/>
    <w:rsid w:val="00FE663B"/>
    <w:rsid w:val="00FF1514"/>
    <w:rsid w:val="00FF283D"/>
    <w:rsid w:val="00FF48DC"/>
    <w:rsid w:val="00FF4D0E"/>
    <w:rsid w:val="00FF51E8"/>
    <w:rsid w:val="00FF6B8F"/>
    <w:rsid w:val="0172F82C"/>
    <w:rsid w:val="0181CEEB"/>
    <w:rsid w:val="01ED7FF4"/>
    <w:rsid w:val="0202E24F"/>
    <w:rsid w:val="020E7D8E"/>
    <w:rsid w:val="028928D3"/>
    <w:rsid w:val="02D155E8"/>
    <w:rsid w:val="03096BB8"/>
    <w:rsid w:val="031D5655"/>
    <w:rsid w:val="035FAA18"/>
    <w:rsid w:val="037A8FA8"/>
    <w:rsid w:val="03AD7388"/>
    <w:rsid w:val="03B7985B"/>
    <w:rsid w:val="03F9A896"/>
    <w:rsid w:val="03FDBD2E"/>
    <w:rsid w:val="0450BD2E"/>
    <w:rsid w:val="046E93DE"/>
    <w:rsid w:val="04DE86DC"/>
    <w:rsid w:val="04F7A644"/>
    <w:rsid w:val="05226007"/>
    <w:rsid w:val="055E0DFC"/>
    <w:rsid w:val="05C56516"/>
    <w:rsid w:val="05D9B7E0"/>
    <w:rsid w:val="05E4EC43"/>
    <w:rsid w:val="0632268E"/>
    <w:rsid w:val="072A1BC6"/>
    <w:rsid w:val="078C738F"/>
    <w:rsid w:val="07AA06D0"/>
    <w:rsid w:val="07F30FE0"/>
    <w:rsid w:val="07FC2361"/>
    <w:rsid w:val="081752F4"/>
    <w:rsid w:val="083DFB1C"/>
    <w:rsid w:val="0844E7EE"/>
    <w:rsid w:val="08B77771"/>
    <w:rsid w:val="091CE7F3"/>
    <w:rsid w:val="092567D9"/>
    <w:rsid w:val="09D1A950"/>
    <w:rsid w:val="09EDE323"/>
    <w:rsid w:val="0A0E94E0"/>
    <w:rsid w:val="0A153DB5"/>
    <w:rsid w:val="0AB85D66"/>
    <w:rsid w:val="0B1005DA"/>
    <w:rsid w:val="0B600051"/>
    <w:rsid w:val="0BA989CC"/>
    <w:rsid w:val="0BDAD572"/>
    <w:rsid w:val="0BEEAD7E"/>
    <w:rsid w:val="0BF9BF4B"/>
    <w:rsid w:val="0C12090F"/>
    <w:rsid w:val="0C906806"/>
    <w:rsid w:val="0C9CE0D7"/>
    <w:rsid w:val="0CBEF91F"/>
    <w:rsid w:val="0CF90751"/>
    <w:rsid w:val="0D63AC8E"/>
    <w:rsid w:val="0DA212A5"/>
    <w:rsid w:val="0DEFFE28"/>
    <w:rsid w:val="0E426B6C"/>
    <w:rsid w:val="0E5085D0"/>
    <w:rsid w:val="0E7A12F8"/>
    <w:rsid w:val="0E927B40"/>
    <w:rsid w:val="0EF5EC54"/>
    <w:rsid w:val="0F3AFABA"/>
    <w:rsid w:val="0F3CEBFA"/>
    <w:rsid w:val="0F642800"/>
    <w:rsid w:val="0FEBEFDF"/>
    <w:rsid w:val="106D0034"/>
    <w:rsid w:val="1077E68B"/>
    <w:rsid w:val="10B59BA8"/>
    <w:rsid w:val="10F6CF91"/>
    <w:rsid w:val="10FF60E9"/>
    <w:rsid w:val="110F634B"/>
    <w:rsid w:val="115B9BE2"/>
    <w:rsid w:val="11663CE5"/>
    <w:rsid w:val="119C9DA0"/>
    <w:rsid w:val="11DE8E42"/>
    <w:rsid w:val="11E6CDA6"/>
    <w:rsid w:val="129654E0"/>
    <w:rsid w:val="12D53134"/>
    <w:rsid w:val="13DC6F2F"/>
    <w:rsid w:val="13EC166F"/>
    <w:rsid w:val="1448665E"/>
    <w:rsid w:val="148EA2C2"/>
    <w:rsid w:val="14A26162"/>
    <w:rsid w:val="14CC4A8E"/>
    <w:rsid w:val="14D60918"/>
    <w:rsid w:val="150CD6E4"/>
    <w:rsid w:val="15231C9B"/>
    <w:rsid w:val="15705A03"/>
    <w:rsid w:val="169DB040"/>
    <w:rsid w:val="16BE42D2"/>
    <w:rsid w:val="16EBE006"/>
    <w:rsid w:val="170B92A9"/>
    <w:rsid w:val="17BC560C"/>
    <w:rsid w:val="17E31E9A"/>
    <w:rsid w:val="17ED26A0"/>
    <w:rsid w:val="18020873"/>
    <w:rsid w:val="187D3849"/>
    <w:rsid w:val="188642D2"/>
    <w:rsid w:val="18A24A19"/>
    <w:rsid w:val="18DE1C18"/>
    <w:rsid w:val="19586781"/>
    <w:rsid w:val="198B3752"/>
    <w:rsid w:val="199331BC"/>
    <w:rsid w:val="19EADE90"/>
    <w:rsid w:val="1A7F39FA"/>
    <w:rsid w:val="1A9168F6"/>
    <w:rsid w:val="1A973367"/>
    <w:rsid w:val="1AB86D5A"/>
    <w:rsid w:val="1ABFFA0F"/>
    <w:rsid w:val="1ADBB85A"/>
    <w:rsid w:val="1B98F676"/>
    <w:rsid w:val="1BAF6EDE"/>
    <w:rsid w:val="1C31C14B"/>
    <w:rsid w:val="1C5F6701"/>
    <w:rsid w:val="1C6F4C1D"/>
    <w:rsid w:val="1C827314"/>
    <w:rsid w:val="1C835D05"/>
    <w:rsid w:val="1CBA5D5B"/>
    <w:rsid w:val="1CF96397"/>
    <w:rsid w:val="1D6ABCB3"/>
    <w:rsid w:val="1DB0E66F"/>
    <w:rsid w:val="1E29527C"/>
    <w:rsid w:val="1EA17D9F"/>
    <w:rsid w:val="1EC54A33"/>
    <w:rsid w:val="1EF37D20"/>
    <w:rsid w:val="1F0061D9"/>
    <w:rsid w:val="1F4AF068"/>
    <w:rsid w:val="1F50C75C"/>
    <w:rsid w:val="1F5AB6EC"/>
    <w:rsid w:val="1F637D70"/>
    <w:rsid w:val="1F6B2BED"/>
    <w:rsid w:val="1FA69E47"/>
    <w:rsid w:val="1FAB6C8C"/>
    <w:rsid w:val="1FE76F08"/>
    <w:rsid w:val="206DD2F7"/>
    <w:rsid w:val="207B581D"/>
    <w:rsid w:val="20BDD864"/>
    <w:rsid w:val="211CC698"/>
    <w:rsid w:val="2123658B"/>
    <w:rsid w:val="21B6CB91"/>
    <w:rsid w:val="21F2B834"/>
    <w:rsid w:val="22154490"/>
    <w:rsid w:val="227BC315"/>
    <w:rsid w:val="229A25F0"/>
    <w:rsid w:val="22B0E778"/>
    <w:rsid w:val="22D7F72B"/>
    <w:rsid w:val="23713319"/>
    <w:rsid w:val="237FBEDD"/>
    <w:rsid w:val="23855058"/>
    <w:rsid w:val="2389C32E"/>
    <w:rsid w:val="2395C5FE"/>
    <w:rsid w:val="23A03B9D"/>
    <w:rsid w:val="23AD65E5"/>
    <w:rsid w:val="2416D9A7"/>
    <w:rsid w:val="24204B54"/>
    <w:rsid w:val="2433F93B"/>
    <w:rsid w:val="244FBC02"/>
    <w:rsid w:val="2460786D"/>
    <w:rsid w:val="24697243"/>
    <w:rsid w:val="24A1ED80"/>
    <w:rsid w:val="24D43373"/>
    <w:rsid w:val="24DC5F5A"/>
    <w:rsid w:val="24DF3210"/>
    <w:rsid w:val="25128925"/>
    <w:rsid w:val="2530F1AE"/>
    <w:rsid w:val="2531A1F2"/>
    <w:rsid w:val="2533257D"/>
    <w:rsid w:val="254F2E0E"/>
    <w:rsid w:val="25740C0D"/>
    <w:rsid w:val="25BED9C3"/>
    <w:rsid w:val="25C4DF82"/>
    <w:rsid w:val="25D2BEF4"/>
    <w:rsid w:val="26002712"/>
    <w:rsid w:val="26064323"/>
    <w:rsid w:val="26312FB7"/>
    <w:rsid w:val="2680E764"/>
    <w:rsid w:val="26A68A7A"/>
    <w:rsid w:val="26C427E4"/>
    <w:rsid w:val="26EC0F16"/>
    <w:rsid w:val="278D4BC9"/>
    <w:rsid w:val="27E348E4"/>
    <w:rsid w:val="27EDD93D"/>
    <w:rsid w:val="284CA114"/>
    <w:rsid w:val="28C07920"/>
    <w:rsid w:val="28C6CDC6"/>
    <w:rsid w:val="29177B1D"/>
    <w:rsid w:val="296A6641"/>
    <w:rsid w:val="296A90E9"/>
    <w:rsid w:val="29981F58"/>
    <w:rsid w:val="29A1362A"/>
    <w:rsid w:val="29E9A6ED"/>
    <w:rsid w:val="29F654C4"/>
    <w:rsid w:val="2A0696A0"/>
    <w:rsid w:val="2A433FDB"/>
    <w:rsid w:val="2AD8B3C7"/>
    <w:rsid w:val="2AF0A37C"/>
    <w:rsid w:val="2B285010"/>
    <w:rsid w:val="2BAB2734"/>
    <w:rsid w:val="2BE9D956"/>
    <w:rsid w:val="2C033484"/>
    <w:rsid w:val="2CA76E2A"/>
    <w:rsid w:val="2CC9B397"/>
    <w:rsid w:val="2CEE55EC"/>
    <w:rsid w:val="2D61709B"/>
    <w:rsid w:val="2D61CE87"/>
    <w:rsid w:val="2D9F32DE"/>
    <w:rsid w:val="2DA02AE0"/>
    <w:rsid w:val="2DB2C98A"/>
    <w:rsid w:val="2DC4A87C"/>
    <w:rsid w:val="2E11F575"/>
    <w:rsid w:val="2E32E4C2"/>
    <w:rsid w:val="2EA1D7A0"/>
    <w:rsid w:val="2F0E160A"/>
    <w:rsid w:val="2F2F46C9"/>
    <w:rsid w:val="2F9A272A"/>
    <w:rsid w:val="2FB0F626"/>
    <w:rsid w:val="301DB0F1"/>
    <w:rsid w:val="303430A9"/>
    <w:rsid w:val="305B7EAE"/>
    <w:rsid w:val="30813D2F"/>
    <w:rsid w:val="309FE7DD"/>
    <w:rsid w:val="30C04D63"/>
    <w:rsid w:val="30D0DB36"/>
    <w:rsid w:val="3119FCFF"/>
    <w:rsid w:val="31E0BF1C"/>
    <w:rsid w:val="32092949"/>
    <w:rsid w:val="3231CF56"/>
    <w:rsid w:val="3242EB6B"/>
    <w:rsid w:val="32525A6E"/>
    <w:rsid w:val="3252E08E"/>
    <w:rsid w:val="3257C9C4"/>
    <w:rsid w:val="326A4DB7"/>
    <w:rsid w:val="32CA7439"/>
    <w:rsid w:val="33198757"/>
    <w:rsid w:val="337CC7B2"/>
    <w:rsid w:val="338BDC92"/>
    <w:rsid w:val="33A34425"/>
    <w:rsid w:val="3434B826"/>
    <w:rsid w:val="3473A566"/>
    <w:rsid w:val="347ED4CB"/>
    <w:rsid w:val="34827F36"/>
    <w:rsid w:val="34A13BD9"/>
    <w:rsid w:val="3514C268"/>
    <w:rsid w:val="352CF01F"/>
    <w:rsid w:val="353B825B"/>
    <w:rsid w:val="35446F9A"/>
    <w:rsid w:val="3545ADC5"/>
    <w:rsid w:val="3554AE52"/>
    <w:rsid w:val="35D732F4"/>
    <w:rsid w:val="35EC87F4"/>
    <w:rsid w:val="36185EF7"/>
    <w:rsid w:val="362A6BBC"/>
    <w:rsid w:val="3656F093"/>
    <w:rsid w:val="36838C20"/>
    <w:rsid w:val="3692F345"/>
    <w:rsid w:val="36B4FFEC"/>
    <w:rsid w:val="37807748"/>
    <w:rsid w:val="378123F4"/>
    <w:rsid w:val="37B6119A"/>
    <w:rsid w:val="381BE640"/>
    <w:rsid w:val="3821B941"/>
    <w:rsid w:val="3837CBC7"/>
    <w:rsid w:val="38586126"/>
    <w:rsid w:val="389B769C"/>
    <w:rsid w:val="3914CB14"/>
    <w:rsid w:val="393AFBD0"/>
    <w:rsid w:val="39A87408"/>
    <w:rsid w:val="39FBE347"/>
    <w:rsid w:val="3A0BA8DD"/>
    <w:rsid w:val="3A2F2CEA"/>
    <w:rsid w:val="3A5717B7"/>
    <w:rsid w:val="3AB51BF8"/>
    <w:rsid w:val="3AEBD808"/>
    <w:rsid w:val="3B58B9FB"/>
    <w:rsid w:val="3B7516BC"/>
    <w:rsid w:val="3B95E6C5"/>
    <w:rsid w:val="3BD858D9"/>
    <w:rsid w:val="3BE44B1B"/>
    <w:rsid w:val="3C10B0CE"/>
    <w:rsid w:val="3C3FF65B"/>
    <w:rsid w:val="3C65D721"/>
    <w:rsid w:val="3C88EEDF"/>
    <w:rsid w:val="3CD637FB"/>
    <w:rsid w:val="3CF779A5"/>
    <w:rsid w:val="3D62DB8A"/>
    <w:rsid w:val="3D643E9C"/>
    <w:rsid w:val="3DEB06E1"/>
    <w:rsid w:val="3E4A7DEC"/>
    <w:rsid w:val="3E80AEA5"/>
    <w:rsid w:val="3E9156DC"/>
    <w:rsid w:val="3EC41DD3"/>
    <w:rsid w:val="3F1AF05D"/>
    <w:rsid w:val="3F577BE0"/>
    <w:rsid w:val="3F69EA7F"/>
    <w:rsid w:val="3FAAF414"/>
    <w:rsid w:val="3FE04BFD"/>
    <w:rsid w:val="3FEBA747"/>
    <w:rsid w:val="3FF47D8F"/>
    <w:rsid w:val="4083500E"/>
    <w:rsid w:val="409799A6"/>
    <w:rsid w:val="4097C7B8"/>
    <w:rsid w:val="409CE34A"/>
    <w:rsid w:val="40CA0BD0"/>
    <w:rsid w:val="414D2CBD"/>
    <w:rsid w:val="416C3679"/>
    <w:rsid w:val="417C6FD6"/>
    <w:rsid w:val="418E7423"/>
    <w:rsid w:val="419D87D2"/>
    <w:rsid w:val="41A8A5CC"/>
    <w:rsid w:val="41D1A580"/>
    <w:rsid w:val="421E50A6"/>
    <w:rsid w:val="4225478D"/>
    <w:rsid w:val="4238B3AB"/>
    <w:rsid w:val="425DBE1C"/>
    <w:rsid w:val="4266AB23"/>
    <w:rsid w:val="42989DBF"/>
    <w:rsid w:val="429BD3E5"/>
    <w:rsid w:val="4306440C"/>
    <w:rsid w:val="431CEE49"/>
    <w:rsid w:val="436ED124"/>
    <w:rsid w:val="43C43F1C"/>
    <w:rsid w:val="43CD6E24"/>
    <w:rsid w:val="442A2BAF"/>
    <w:rsid w:val="448DC714"/>
    <w:rsid w:val="453A3B70"/>
    <w:rsid w:val="455718BB"/>
    <w:rsid w:val="456B0AC9"/>
    <w:rsid w:val="457EDA12"/>
    <w:rsid w:val="461CBD54"/>
    <w:rsid w:val="4664D9DC"/>
    <w:rsid w:val="468AFB19"/>
    <w:rsid w:val="46D24078"/>
    <w:rsid w:val="471CFF5E"/>
    <w:rsid w:val="473213E9"/>
    <w:rsid w:val="475EC2F2"/>
    <w:rsid w:val="47F77018"/>
    <w:rsid w:val="48303E5F"/>
    <w:rsid w:val="4840225E"/>
    <w:rsid w:val="4846D426"/>
    <w:rsid w:val="486D7FDC"/>
    <w:rsid w:val="487217C3"/>
    <w:rsid w:val="48903D3A"/>
    <w:rsid w:val="489A538E"/>
    <w:rsid w:val="48C62214"/>
    <w:rsid w:val="48FAAB53"/>
    <w:rsid w:val="49920A31"/>
    <w:rsid w:val="4A230DFC"/>
    <w:rsid w:val="4ADD035C"/>
    <w:rsid w:val="4AF31F54"/>
    <w:rsid w:val="4AF36B6C"/>
    <w:rsid w:val="4B19754D"/>
    <w:rsid w:val="4B36CB8F"/>
    <w:rsid w:val="4B396C21"/>
    <w:rsid w:val="4B4965B0"/>
    <w:rsid w:val="4B84DDF9"/>
    <w:rsid w:val="4BF014CF"/>
    <w:rsid w:val="4C03DE77"/>
    <w:rsid w:val="4CE1A7DB"/>
    <w:rsid w:val="4CEC5690"/>
    <w:rsid w:val="4D3A0D0B"/>
    <w:rsid w:val="4D3EEAA9"/>
    <w:rsid w:val="4D81CC9B"/>
    <w:rsid w:val="4DC0EB01"/>
    <w:rsid w:val="4E045F58"/>
    <w:rsid w:val="4E87F8B6"/>
    <w:rsid w:val="4E965138"/>
    <w:rsid w:val="4ECBEB30"/>
    <w:rsid w:val="4ED5E994"/>
    <w:rsid w:val="4EDABB0A"/>
    <w:rsid w:val="4EF6F236"/>
    <w:rsid w:val="4F0D3327"/>
    <w:rsid w:val="4F52B640"/>
    <w:rsid w:val="4F86EBC5"/>
    <w:rsid w:val="4FCCCA0D"/>
    <w:rsid w:val="4FD49032"/>
    <w:rsid w:val="5009A269"/>
    <w:rsid w:val="5016CDF0"/>
    <w:rsid w:val="502AFBD9"/>
    <w:rsid w:val="50C2CB77"/>
    <w:rsid w:val="50CCD1C7"/>
    <w:rsid w:val="513C001A"/>
    <w:rsid w:val="515ABD30"/>
    <w:rsid w:val="5184A7D4"/>
    <w:rsid w:val="51C76E4B"/>
    <w:rsid w:val="51F3EDA7"/>
    <w:rsid w:val="5202CA9E"/>
    <w:rsid w:val="52299908"/>
    <w:rsid w:val="525623CB"/>
    <w:rsid w:val="52683703"/>
    <w:rsid w:val="52707D41"/>
    <w:rsid w:val="52F60976"/>
    <w:rsid w:val="5314CC65"/>
    <w:rsid w:val="53C6BD12"/>
    <w:rsid w:val="53EB43AE"/>
    <w:rsid w:val="540C4DA2"/>
    <w:rsid w:val="5418AECC"/>
    <w:rsid w:val="5428209C"/>
    <w:rsid w:val="54694376"/>
    <w:rsid w:val="546D6287"/>
    <w:rsid w:val="54807681"/>
    <w:rsid w:val="54ED844C"/>
    <w:rsid w:val="5609DEB0"/>
    <w:rsid w:val="562A70D2"/>
    <w:rsid w:val="564B8495"/>
    <w:rsid w:val="566C9345"/>
    <w:rsid w:val="56BF6C31"/>
    <w:rsid w:val="56E519B3"/>
    <w:rsid w:val="575E9608"/>
    <w:rsid w:val="576C644E"/>
    <w:rsid w:val="57A62026"/>
    <w:rsid w:val="5817807D"/>
    <w:rsid w:val="582ADAA6"/>
    <w:rsid w:val="589685A1"/>
    <w:rsid w:val="58ECE143"/>
    <w:rsid w:val="5924A772"/>
    <w:rsid w:val="5976794B"/>
    <w:rsid w:val="5995B8FA"/>
    <w:rsid w:val="59B1710D"/>
    <w:rsid w:val="59F6E030"/>
    <w:rsid w:val="5A0374BF"/>
    <w:rsid w:val="5A32AA8C"/>
    <w:rsid w:val="5AEB07CA"/>
    <w:rsid w:val="5B10DDB5"/>
    <w:rsid w:val="5B411F33"/>
    <w:rsid w:val="5C138828"/>
    <w:rsid w:val="5C2FA94B"/>
    <w:rsid w:val="5C453A30"/>
    <w:rsid w:val="5D0B82A4"/>
    <w:rsid w:val="5D4DCB95"/>
    <w:rsid w:val="5D626EE0"/>
    <w:rsid w:val="5D62962C"/>
    <w:rsid w:val="5D9A1D8C"/>
    <w:rsid w:val="5DD7F5FD"/>
    <w:rsid w:val="5DECB1F5"/>
    <w:rsid w:val="5E097D5E"/>
    <w:rsid w:val="5E0CB68A"/>
    <w:rsid w:val="5E755BF6"/>
    <w:rsid w:val="5EB47A00"/>
    <w:rsid w:val="5EE6A69E"/>
    <w:rsid w:val="5F27F3F0"/>
    <w:rsid w:val="5F63809E"/>
    <w:rsid w:val="5F86FE4F"/>
    <w:rsid w:val="5F8955DE"/>
    <w:rsid w:val="5FAACCA9"/>
    <w:rsid w:val="5FC086B7"/>
    <w:rsid w:val="5FD1DC16"/>
    <w:rsid w:val="6041496A"/>
    <w:rsid w:val="605515E6"/>
    <w:rsid w:val="60A3D821"/>
    <w:rsid w:val="60A9B6E2"/>
    <w:rsid w:val="60D7DD1C"/>
    <w:rsid w:val="610CA3C5"/>
    <w:rsid w:val="613B5F75"/>
    <w:rsid w:val="616DAC77"/>
    <w:rsid w:val="618D6D40"/>
    <w:rsid w:val="61E36CE3"/>
    <w:rsid w:val="61F611B5"/>
    <w:rsid w:val="62539AEC"/>
    <w:rsid w:val="62FD0A1B"/>
    <w:rsid w:val="63469396"/>
    <w:rsid w:val="637B16D0"/>
    <w:rsid w:val="63DB78E3"/>
    <w:rsid w:val="64C3164E"/>
    <w:rsid w:val="64D64092"/>
    <w:rsid w:val="6511ABCC"/>
    <w:rsid w:val="65622033"/>
    <w:rsid w:val="65656169"/>
    <w:rsid w:val="65D75309"/>
    <w:rsid w:val="65DDBFFA"/>
    <w:rsid w:val="65F56143"/>
    <w:rsid w:val="6641C965"/>
    <w:rsid w:val="668155BA"/>
    <w:rsid w:val="66961A38"/>
    <w:rsid w:val="66E376E1"/>
    <w:rsid w:val="676DC966"/>
    <w:rsid w:val="679F1411"/>
    <w:rsid w:val="67D99E99"/>
    <w:rsid w:val="67FDAB91"/>
    <w:rsid w:val="681CEAA1"/>
    <w:rsid w:val="683842F3"/>
    <w:rsid w:val="68BB1DDE"/>
    <w:rsid w:val="68DB775F"/>
    <w:rsid w:val="68E3189A"/>
    <w:rsid w:val="68E59225"/>
    <w:rsid w:val="698BC3FE"/>
    <w:rsid w:val="69944179"/>
    <w:rsid w:val="699FA215"/>
    <w:rsid w:val="69ADC5AF"/>
    <w:rsid w:val="69C7BAAD"/>
    <w:rsid w:val="69EB80B0"/>
    <w:rsid w:val="69EBBAA8"/>
    <w:rsid w:val="69FAC5D1"/>
    <w:rsid w:val="6A228BFA"/>
    <w:rsid w:val="6A5FDBC1"/>
    <w:rsid w:val="6A6824F9"/>
    <w:rsid w:val="6AE099FB"/>
    <w:rsid w:val="6B112F81"/>
    <w:rsid w:val="6B14FD1F"/>
    <w:rsid w:val="6BBDD238"/>
    <w:rsid w:val="6BE0DDC1"/>
    <w:rsid w:val="6C18381B"/>
    <w:rsid w:val="6C4B123C"/>
    <w:rsid w:val="6C8D4BC0"/>
    <w:rsid w:val="6CF86767"/>
    <w:rsid w:val="6D2BAC5F"/>
    <w:rsid w:val="6D4122A5"/>
    <w:rsid w:val="6D7FAC7A"/>
    <w:rsid w:val="6DBD797C"/>
    <w:rsid w:val="6DE2F642"/>
    <w:rsid w:val="6E5A3CF0"/>
    <w:rsid w:val="6E90CC55"/>
    <w:rsid w:val="6EC33E7D"/>
    <w:rsid w:val="6F55EC6E"/>
    <w:rsid w:val="6F9BF309"/>
    <w:rsid w:val="6FA097BC"/>
    <w:rsid w:val="6FB54542"/>
    <w:rsid w:val="702FF087"/>
    <w:rsid w:val="706BD3F5"/>
    <w:rsid w:val="707A1A6F"/>
    <w:rsid w:val="707E6469"/>
    <w:rsid w:val="71C36840"/>
    <w:rsid w:val="71E8A1F7"/>
    <w:rsid w:val="72EC857A"/>
    <w:rsid w:val="7311FB18"/>
    <w:rsid w:val="7323EEB3"/>
    <w:rsid w:val="732C869C"/>
    <w:rsid w:val="734B2B90"/>
    <w:rsid w:val="73708C60"/>
    <w:rsid w:val="73B8E529"/>
    <w:rsid w:val="73C0EC94"/>
    <w:rsid w:val="74133E19"/>
    <w:rsid w:val="74D00824"/>
    <w:rsid w:val="74DB6450"/>
    <w:rsid w:val="75674BEA"/>
    <w:rsid w:val="75B039D0"/>
    <w:rsid w:val="75DF65FB"/>
    <w:rsid w:val="76D8E6D0"/>
    <w:rsid w:val="771B8761"/>
    <w:rsid w:val="7782BBF0"/>
    <w:rsid w:val="7795EC6F"/>
    <w:rsid w:val="781861E7"/>
    <w:rsid w:val="78340171"/>
    <w:rsid w:val="787D0CF8"/>
    <w:rsid w:val="78FF1AE2"/>
    <w:rsid w:val="790D0CD2"/>
    <w:rsid w:val="79505180"/>
    <w:rsid w:val="7968143F"/>
    <w:rsid w:val="7980CC62"/>
    <w:rsid w:val="7987E802"/>
    <w:rsid w:val="7996CFAC"/>
    <w:rsid w:val="799D9A9C"/>
    <w:rsid w:val="79C13740"/>
    <w:rsid w:val="79CD9DC0"/>
    <w:rsid w:val="79DFAD5F"/>
    <w:rsid w:val="79E1B7C4"/>
    <w:rsid w:val="79EB3F6A"/>
    <w:rsid w:val="7A2E4238"/>
    <w:rsid w:val="7A5C7287"/>
    <w:rsid w:val="7AB0AC0F"/>
    <w:rsid w:val="7B32AC67"/>
    <w:rsid w:val="7B4A751B"/>
    <w:rsid w:val="7BCA1299"/>
    <w:rsid w:val="7BD9CB48"/>
    <w:rsid w:val="7BE89BA8"/>
    <w:rsid w:val="7C127CF0"/>
    <w:rsid w:val="7C188E82"/>
    <w:rsid w:val="7C7A9FED"/>
    <w:rsid w:val="7CA3F2B2"/>
    <w:rsid w:val="7CAFC5C0"/>
    <w:rsid w:val="7CDE96DC"/>
    <w:rsid w:val="7D009027"/>
    <w:rsid w:val="7D294215"/>
    <w:rsid w:val="7D48F637"/>
    <w:rsid w:val="7DD8AB6D"/>
    <w:rsid w:val="7E07697B"/>
    <w:rsid w:val="7E17A833"/>
    <w:rsid w:val="7E2324A0"/>
    <w:rsid w:val="7E322B75"/>
    <w:rsid w:val="7E902869"/>
    <w:rsid w:val="7EA71E84"/>
    <w:rsid w:val="7EB31E82"/>
    <w:rsid w:val="7EDBE3F1"/>
    <w:rsid w:val="7F0318F9"/>
    <w:rsid w:val="7F7C41D3"/>
    <w:rsid w:val="7F81BF52"/>
    <w:rsid w:val="7FC1E0C7"/>
    <w:rsid w:val="7FC297B0"/>
    <w:rsid w:val="7FCFA820"/>
    <w:rsid w:val="7FE5FE89"/>
    <w:rsid w:val="7FF634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26EB0"/>
  <w15:chartTrackingRefBased/>
  <w15:docId w15:val="{7B9CBB58-36FD-40B7-B6EF-F34E449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EDA"/>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BF0EDA"/>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BF0EDA"/>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BF0EDA"/>
    <w:pPr>
      <w:outlineLvl w:val="2"/>
    </w:pPr>
    <w:rPr>
      <w:b/>
      <w:bCs/>
      <w:sz w:val="22"/>
      <w:szCs w:val="24"/>
    </w:rPr>
  </w:style>
  <w:style w:type="paragraph" w:styleId="Heading4">
    <w:name w:val="heading 4"/>
    <w:basedOn w:val="Normal"/>
    <w:next w:val="Normal"/>
    <w:link w:val="Heading4Char"/>
    <w:uiPriority w:val="9"/>
    <w:unhideWhenUsed/>
    <w:qFormat/>
    <w:rsid w:val="00BF0EDA"/>
    <w:pPr>
      <w:outlineLvl w:val="3"/>
    </w:pPr>
    <w:rPr>
      <w:b/>
      <w:bCs/>
      <w:i/>
      <w:iCs/>
    </w:rPr>
  </w:style>
  <w:style w:type="paragraph" w:styleId="Heading5">
    <w:name w:val="heading 5"/>
    <w:basedOn w:val="Normal"/>
    <w:next w:val="NormalIndent"/>
    <w:link w:val="Heading5Char"/>
    <w:autoRedefine/>
    <w:qFormat/>
    <w:rsid w:val="00E005AB"/>
    <w:pPr>
      <w:numPr>
        <w:ilvl w:val="4"/>
        <w:numId w:val="2"/>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2"/>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2"/>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2"/>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2"/>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F0EDA"/>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BF0EDA"/>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BF0EDA"/>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BF0EDA"/>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C185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C185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C185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C185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BF0EDA"/>
    <w:rPr>
      <w:color w:val="0563C1" w:themeColor="hyperlink"/>
      <w:u w:val="single"/>
    </w:rPr>
  </w:style>
  <w:style w:type="paragraph" w:styleId="TOC1">
    <w:name w:val="toc 1"/>
    <w:basedOn w:val="Normal"/>
    <w:next w:val="Normal"/>
    <w:autoRedefine/>
    <w:uiPriority w:val="39"/>
    <w:unhideWhenUsed/>
    <w:rsid w:val="00BF0EDA"/>
    <w:pPr>
      <w:spacing w:after="100"/>
    </w:pPr>
  </w:style>
  <w:style w:type="paragraph" w:styleId="TOC2">
    <w:name w:val="toc 2"/>
    <w:basedOn w:val="Normal"/>
    <w:next w:val="Normal"/>
    <w:autoRedefine/>
    <w:uiPriority w:val="39"/>
    <w:unhideWhenUsed/>
    <w:rsid w:val="00BF0EDA"/>
    <w:pPr>
      <w:spacing w:after="100"/>
      <w:ind w:left="200"/>
    </w:pPr>
  </w:style>
  <w:style w:type="paragraph" w:styleId="TOC3">
    <w:name w:val="toc 3"/>
    <w:basedOn w:val="Normal"/>
    <w:next w:val="Normal"/>
    <w:autoRedefine/>
    <w:uiPriority w:val="39"/>
    <w:unhideWhenUsed/>
    <w:rsid w:val="00BF0EDA"/>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3"/>
      </w:numPr>
      <w:spacing w:after="60"/>
    </w:pPr>
    <w:rPr>
      <w:rFonts w:ascii="Arial" w:eastAsia="Times New Roman" w:hAnsi="Arial" w:cs="Times New Roman"/>
    </w:rPr>
  </w:style>
  <w:style w:type="paragraph" w:styleId="ListBullet2">
    <w:name w:val="List Bullet 2"/>
    <w:basedOn w:val="Normal"/>
    <w:link w:val="ListBullet2Char"/>
    <w:uiPriority w:val="99"/>
    <w:semiHidden/>
    <w:unhideWhenUsed/>
    <w:rsid w:val="00DE2E12"/>
    <w:pPr>
      <w:numPr>
        <w:numId w:val="4"/>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5"/>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rPr>
      <w:rFonts w:cs="Arial"/>
    </w:rPr>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kern w:val="2"/>
      <w:sz w:val="20"/>
      <w:szCs w:val="22"/>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F12E4"/>
    <w:pPr>
      <w:tabs>
        <w:tab w:val="clear" w:pos="1080"/>
        <w:tab w:val="num" w:pos="926"/>
      </w:tabs>
      <w:spacing w:after="120"/>
      <w:ind w:left="926"/>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AF7049"/>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29387C"/>
    <w:pPr>
      <w:numPr>
        <w:numId w:val="6"/>
      </w:numPr>
      <w:spacing w:after="120"/>
    </w:pPr>
    <w:rPr>
      <w:rFonts w:cs="Arial"/>
    </w:rPr>
  </w:style>
  <w:style w:type="character" w:customStyle="1" w:styleId="ListBullet3Char">
    <w:name w:val="List Bullet 3 Char"/>
    <w:basedOn w:val="DefaultParagraphFont"/>
    <w:link w:val="ListBullet3"/>
    <w:uiPriority w:val="99"/>
    <w:rsid w:val="00AF12E4"/>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AF12E4"/>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29387C"/>
    <w:pPr>
      <w:numPr>
        <w:numId w:val="7"/>
      </w:numPr>
    </w:pPr>
  </w:style>
  <w:style w:type="character" w:customStyle="1" w:styleId="NOLIST1Char">
    <w:name w:val="NO LIST 1 Char"/>
    <w:basedOn w:val="DefaultParagraphFont"/>
    <w:link w:val="NOLIST1"/>
    <w:rsid w:val="0029387C"/>
    <w:rPr>
      <w:rFonts w:ascii="Graphik" w:hAnsi="Graphik" w:cs="Arial"/>
      <w:kern w:val="2"/>
      <w:sz w:val="20"/>
      <w:szCs w:val="22"/>
      <w14:ligatures w14:val="standardContextual"/>
    </w:rPr>
  </w:style>
  <w:style w:type="paragraph" w:styleId="Header">
    <w:name w:val="header"/>
    <w:basedOn w:val="Normal"/>
    <w:link w:val="HeaderChar"/>
    <w:uiPriority w:val="99"/>
    <w:unhideWhenUsed/>
    <w:rsid w:val="00BF0EDA"/>
    <w:pPr>
      <w:tabs>
        <w:tab w:val="center" w:pos="4680"/>
        <w:tab w:val="right" w:pos="9360"/>
      </w:tabs>
      <w:spacing w:after="0" w:line="240" w:lineRule="auto"/>
    </w:pPr>
  </w:style>
  <w:style w:type="character" w:customStyle="1" w:styleId="NOLIST2Char">
    <w:name w:val="NO LIST 2 Char"/>
    <w:basedOn w:val="NOLIST1Char"/>
    <w:link w:val="NOLIST2"/>
    <w:rsid w:val="0029387C"/>
    <w:rPr>
      <w:rFonts w:ascii="Graphik" w:hAnsi="Graphik" w:cs="Arial"/>
      <w:kern w:val="2"/>
      <w:sz w:val="20"/>
      <w:szCs w:val="22"/>
      <w14:ligatures w14:val="standardContextual"/>
    </w:rPr>
  </w:style>
  <w:style w:type="character" w:customStyle="1" w:styleId="HeaderChar">
    <w:name w:val="Header Char"/>
    <w:basedOn w:val="DefaultParagraphFont"/>
    <w:link w:val="Header"/>
    <w:uiPriority w:val="99"/>
    <w:rsid w:val="00BF0EDA"/>
    <w:rPr>
      <w:rFonts w:ascii="Graphik" w:hAnsi="Graphik"/>
      <w:kern w:val="2"/>
      <w:sz w:val="20"/>
      <w:szCs w:val="22"/>
      <w14:ligatures w14:val="standardContextual"/>
    </w:rPr>
  </w:style>
  <w:style w:type="paragraph" w:styleId="Footer">
    <w:name w:val="footer"/>
    <w:basedOn w:val="Normal"/>
    <w:link w:val="FooterChar"/>
    <w:uiPriority w:val="99"/>
    <w:unhideWhenUsed/>
    <w:rsid w:val="00BF0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0EDA"/>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BF0EDA"/>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paragraph" w:styleId="ListParagraph">
    <w:name w:val="List Paragraph"/>
    <w:basedOn w:val="Normal"/>
    <w:link w:val="ListParagraphChar"/>
    <w:uiPriority w:val="34"/>
    <w:qFormat/>
    <w:rsid w:val="00BF0EDA"/>
    <w:pPr>
      <w:numPr>
        <w:numId w:val="11"/>
      </w:numPr>
      <w:spacing w:before="120" w:after="120" w:line="240" w:lineRule="auto"/>
      <w:ind w:right="720"/>
    </w:pPr>
  </w:style>
  <w:style w:type="paragraph" w:styleId="Revision">
    <w:name w:val="Revision"/>
    <w:hidden/>
    <w:uiPriority w:val="99"/>
    <w:semiHidden/>
    <w:rsid w:val="00276CFA"/>
    <w:rPr>
      <w:rFonts w:ascii="Graphik" w:hAnsi="Graphik"/>
    </w:rPr>
  </w:style>
  <w:style w:type="character" w:styleId="CommentReference">
    <w:name w:val="annotation reference"/>
    <w:basedOn w:val="DefaultParagraphFont"/>
    <w:uiPriority w:val="99"/>
    <w:semiHidden/>
    <w:unhideWhenUsed/>
    <w:rsid w:val="00276CFA"/>
    <w:rPr>
      <w:sz w:val="16"/>
      <w:szCs w:val="16"/>
    </w:rPr>
  </w:style>
  <w:style w:type="paragraph" w:styleId="CommentText">
    <w:name w:val="annotation text"/>
    <w:basedOn w:val="Normal"/>
    <w:link w:val="CommentTextChar"/>
    <w:uiPriority w:val="99"/>
    <w:unhideWhenUsed/>
    <w:rsid w:val="00276CFA"/>
    <w:rPr>
      <w:szCs w:val="20"/>
    </w:rPr>
  </w:style>
  <w:style w:type="character" w:customStyle="1" w:styleId="CommentTextChar">
    <w:name w:val="Comment Text Char"/>
    <w:basedOn w:val="DefaultParagraphFont"/>
    <w:link w:val="CommentText"/>
    <w:uiPriority w:val="99"/>
    <w:rsid w:val="00276CFA"/>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276CFA"/>
    <w:rPr>
      <w:b/>
      <w:bCs/>
    </w:rPr>
  </w:style>
  <w:style w:type="character" w:customStyle="1" w:styleId="CommentSubjectChar">
    <w:name w:val="Comment Subject Char"/>
    <w:basedOn w:val="CommentTextChar"/>
    <w:link w:val="CommentSubject"/>
    <w:uiPriority w:val="99"/>
    <w:semiHidden/>
    <w:rsid w:val="00276CFA"/>
    <w:rPr>
      <w:rFonts w:ascii="Graphik" w:hAnsi="Graphik"/>
      <w:b/>
      <w:bCs/>
      <w:sz w:val="20"/>
      <w:szCs w:val="20"/>
    </w:rPr>
  </w:style>
  <w:style w:type="character" w:styleId="UnresolvedMention">
    <w:name w:val="Unresolved Mention"/>
    <w:basedOn w:val="DefaultParagraphFont"/>
    <w:uiPriority w:val="99"/>
    <w:unhideWhenUsed/>
    <w:rsid w:val="004D6FD0"/>
    <w:rPr>
      <w:color w:val="605E5C"/>
      <w:shd w:val="clear" w:color="auto" w:fill="E1DFDD"/>
    </w:rPr>
  </w:style>
  <w:style w:type="character" w:styleId="Mention">
    <w:name w:val="Mention"/>
    <w:basedOn w:val="DefaultParagraphFont"/>
    <w:uiPriority w:val="99"/>
    <w:unhideWhenUsed/>
    <w:rsid w:val="004D6FD0"/>
    <w:rPr>
      <w:color w:val="2B579A"/>
      <w:shd w:val="clear" w:color="auto" w:fill="E1DFDD"/>
    </w:rPr>
  </w:style>
  <w:style w:type="paragraph" w:styleId="Caption">
    <w:name w:val="caption"/>
    <w:basedOn w:val="Normal"/>
    <w:next w:val="Normal"/>
    <w:uiPriority w:val="35"/>
    <w:unhideWhenUsed/>
    <w:qFormat/>
    <w:rsid w:val="00633E3C"/>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4B16DD"/>
    <w:rPr>
      <w:color w:val="954F72" w:themeColor="followedHyperlink"/>
      <w:u w:val="single"/>
    </w:rPr>
  </w:style>
  <w:style w:type="table" w:styleId="TableGridLight">
    <w:name w:val="Grid Table Light"/>
    <w:basedOn w:val="TableNormal"/>
    <w:uiPriority w:val="40"/>
    <w:rsid w:val="003638F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ight">
    <w:name w:val="Tight"/>
    <w:basedOn w:val="Normal"/>
    <w:link w:val="TightChar"/>
    <w:qFormat/>
    <w:rsid w:val="00BF0EDA"/>
    <w:pPr>
      <w:spacing w:after="0"/>
    </w:pPr>
  </w:style>
  <w:style w:type="character" w:customStyle="1" w:styleId="TightChar">
    <w:name w:val="Tight Char"/>
    <w:basedOn w:val="DefaultParagraphFont"/>
    <w:link w:val="Tight"/>
    <w:rsid w:val="00BF0EDA"/>
    <w:rPr>
      <w:rFonts w:ascii="Graphik" w:hAnsi="Graphik"/>
      <w:kern w:val="2"/>
      <w:sz w:val="20"/>
      <w:szCs w:val="22"/>
      <w14:ligatures w14:val="standardContextual"/>
    </w:rPr>
  </w:style>
  <w:style w:type="paragraph" w:customStyle="1" w:styleId="ProductName">
    <w:name w:val="Product_Name"/>
    <w:basedOn w:val="Normal"/>
    <w:link w:val="ProductNameChar"/>
    <w:qFormat/>
    <w:rsid w:val="00BF0EDA"/>
    <w:pPr>
      <w:jc w:val="center"/>
    </w:pPr>
    <w:rPr>
      <w:b/>
      <w:bCs/>
      <w:sz w:val="56"/>
      <w:szCs w:val="72"/>
    </w:rPr>
  </w:style>
  <w:style w:type="character" w:customStyle="1" w:styleId="ProductNameChar">
    <w:name w:val="Product_Name Char"/>
    <w:basedOn w:val="DefaultParagraphFont"/>
    <w:link w:val="ProductName"/>
    <w:rsid w:val="00BF0EDA"/>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BF0EDA"/>
    <w:rPr>
      <w:sz w:val="36"/>
      <w:szCs w:val="40"/>
    </w:rPr>
  </w:style>
  <w:style w:type="character" w:customStyle="1" w:styleId="DocumentTypeChar">
    <w:name w:val="Document_Type Char"/>
    <w:basedOn w:val="ProductNameChar"/>
    <w:link w:val="DocumentType"/>
    <w:rsid w:val="00BF0EDA"/>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BF0EDA"/>
    <w:pPr>
      <w:numPr>
        <w:numId w:val="12"/>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BF0EDA"/>
    <w:rPr>
      <w:rFonts w:ascii="Graphik" w:hAnsi="Graphik"/>
      <w:kern w:val="2"/>
      <w:sz w:val="20"/>
      <w:szCs w:val="22"/>
      <w14:ligatures w14:val="standardContextual"/>
    </w:rPr>
  </w:style>
  <w:style w:type="character" w:customStyle="1" w:styleId="TightLIstChar">
    <w:name w:val="Tight_LIst Char"/>
    <w:basedOn w:val="ListParagraphChar"/>
    <w:link w:val="TightLIst"/>
    <w:rsid w:val="00BF0EDA"/>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BF0EDA"/>
    <w:pPr>
      <w:spacing w:before="100" w:beforeAutospacing="1" w:after="0"/>
      <w:jc w:val="left"/>
    </w:pPr>
  </w:style>
  <w:style w:type="character" w:customStyle="1" w:styleId="TightLeftAlignedChar">
    <w:name w:val="Tight_Left_Aligned Char"/>
    <w:basedOn w:val="DefaultParagraphFont"/>
    <w:link w:val="TightLeftAligned"/>
    <w:rsid w:val="00BF0EDA"/>
    <w:rPr>
      <w:rFonts w:ascii="Graphik" w:hAnsi="Graphik"/>
      <w:kern w:val="2"/>
      <w:sz w:val="20"/>
      <w:szCs w:val="22"/>
      <w14:ligatures w14:val="standardContextual"/>
    </w:rPr>
  </w:style>
  <w:style w:type="paragraph" w:customStyle="1" w:styleId="TableHeader">
    <w:name w:val="Table_Header"/>
    <w:basedOn w:val="Normal"/>
    <w:link w:val="TableHeaderChar"/>
    <w:qFormat/>
    <w:rsid w:val="00BF0EDA"/>
    <w:pPr>
      <w:spacing w:before="100" w:beforeAutospacing="1" w:after="0"/>
    </w:pPr>
    <w:rPr>
      <w:b/>
      <w:bCs/>
    </w:rPr>
  </w:style>
  <w:style w:type="character" w:customStyle="1" w:styleId="TableHeaderChar">
    <w:name w:val="Table_Header Char"/>
    <w:basedOn w:val="DefaultParagraphFont"/>
    <w:link w:val="TableHeader"/>
    <w:rsid w:val="00BF0EDA"/>
    <w:rPr>
      <w:rFonts w:ascii="Graphik" w:hAnsi="Graphik"/>
      <w:b/>
      <w:bCs/>
      <w:kern w:val="2"/>
      <w:sz w:val="20"/>
      <w:szCs w:val="22"/>
      <w14:ligatures w14:val="standardContextual"/>
    </w:rPr>
  </w:style>
  <w:style w:type="table" w:styleId="PlainTable1">
    <w:name w:val="Plain Table 1"/>
    <w:basedOn w:val="TableNormal"/>
    <w:uiPriority w:val="41"/>
    <w:rsid w:val="0026476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36734">
      <w:bodyDiv w:val="1"/>
      <w:marLeft w:val="0"/>
      <w:marRight w:val="0"/>
      <w:marTop w:val="0"/>
      <w:marBottom w:val="0"/>
      <w:divBdr>
        <w:top w:val="none" w:sz="0" w:space="0" w:color="auto"/>
        <w:left w:val="none" w:sz="0" w:space="0" w:color="auto"/>
        <w:bottom w:val="none" w:sz="0" w:space="0" w:color="auto"/>
        <w:right w:val="none" w:sz="0" w:space="0" w:color="auto"/>
      </w:divBdr>
    </w:div>
    <w:div w:id="181868980">
      <w:bodyDiv w:val="1"/>
      <w:marLeft w:val="0"/>
      <w:marRight w:val="0"/>
      <w:marTop w:val="0"/>
      <w:marBottom w:val="0"/>
      <w:divBdr>
        <w:top w:val="none" w:sz="0" w:space="0" w:color="auto"/>
        <w:left w:val="none" w:sz="0" w:space="0" w:color="auto"/>
        <w:bottom w:val="none" w:sz="0" w:space="0" w:color="auto"/>
        <w:right w:val="none" w:sz="0" w:space="0" w:color="auto"/>
      </w:divBdr>
    </w:div>
    <w:div w:id="226766871">
      <w:bodyDiv w:val="1"/>
      <w:marLeft w:val="0"/>
      <w:marRight w:val="0"/>
      <w:marTop w:val="0"/>
      <w:marBottom w:val="0"/>
      <w:divBdr>
        <w:top w:val="none" w:sz="0" w:space="0" w:color="auto"/>
        <w:left w:val="none" w:sz="0" w:space="0" w:color="auto"/>
        <w:bottom w:val="none" w:sz="0" w:space="0" w:color="auto"/>
        <w:right w:val="none" w:sz="0" w:space="0" w:color="auto"/>
      </w:divBdr>
    </w:div>
    <w:div w:id="314919820">
      <w:bodyDiv w:val="1"/>
      <w:marLeft w:val="0"/>
      <w:marRight w:val="0"/>
      <w:marTop w:val="0"/>
      <w:marBottom w:val="0"/>
      <w:divBdr>
        <w:top w:val="none" w:sz="0" w:space="0" w:color="auto"/>
        <w:left w:val="none" w:sz="0" w:space="0" w:color="auto"/>
        <w:bottom w:val="none" w:sz="0" w:space="0" w:color="auto"/>
        <w:right w:val="none" w:sz="0" w:space="0" w:color="auto"/>
      </w:divBdr>
    </w:div>
    <w:div w:id="320551200">
      <w:bodyDiv w:val="1"/>
      <w:marLeft w:val="0"/>
      <w:marRight w:val="0"/>
      <w:marTop w:val="0"/>
      <w:marBottom w:val="0"/>
      <w:divBdr>
        <w:top w:val="none" w:sz="0" w:space="0" w:color="auto"/>
        <w:left w:val="none" w:sz="0" w:space="0" w:color="auto"/>
        <w:bottom w:val="none" w:sz="0" w:space="0" w:color="auto"/>
        <w:right w:val="none" w:sz="0" w:space="0" w:color="auto"/>
      </w:divBdr>
    </w:div>
    <w:div w:id="326130692">
      <w:bodyDiv w:val="1"/>
      <w:marLeft w:val="0"/>
      <w:marRight w:val="0"/>
      <w:marTop w:val="0"/>
      <w:marBottom w:val="0"/>
      <w:divBdr>
        <w:top w:val="none" w:sz="0" w:space="0" w:color="auto"/>
        <w:left w:val="none" w:sz="0" w:space="0" w:color="auto"/>
        <w:bottom w:val="none" w:sz="0" w:space="0" w:color="auto"/>
        <w:right w:val="none" w:sz="0" w:space="0" w:color="auto"/>
      </w:divBdr>
    </w:div>
    <w:div w:id="415129843">
      <w:bodyDiv w:val="1"/>
      <w:marLeft w:val="0"/>
      <w:marRight w:val="0"/>
      <w:marTop w:val="0"/>
      <w:marBottom w:val="0"/>
      <w:divBdr>
        <w:top w:val="none" w:sz="0" w:space="0" w:color="auto"/>
        <w:left w:val="none" w:sz="0" w:space="0" w:color="auto"/>
        <w:bottom w:val="none" w:sz="0" w:space="0" w:color="auto"/>
        <w:right w:val="none" w:sz="0" w:space="0" w:color="auto"/>
      </w:divBdr>
    </w:div>
    <w:div w:id="450827989">
      <w:bodyDiv w:val="1"/>
      <w:marLeft w:val="0"/>
      <w:marRight w:val="0"/>
      <w:marTop w:val="0"/>
      <w:marBottom w:val="0"/>
      <w:divBdr>
        <w:top w:val="none" w:sz="0" w:space="0" w:color="auto"/>
        <w:left w:val="none" w:sz="0" w:space="0" w:color="auto"/>
        <w:bottom w:val="none" w:sz="0" w:space="0" w:color="auto"/>
        <w:right w:val="none" w:sz="0" w:space="0" w:color="auto"/>
      </w:divBdr>
    </w:div>
    <w:div w:id="490030006">
      <w:bodyDiv w:val="1"/>
      <w:marLeft w:val="0"/>
      <w:marRight w:val="0"/>
      <w:marTop w:val="0"/>
      <w:marBottom w:val="0"/>
      <w:divBdr>
        <w:top w:val="none" w:sz="0" w:space="0" w:color="auto"/>
        <w:left w:val="none" w:sz="0" w:space="0" w:color="auto"/>
        <w:bottom w:val="none" w:sz="0" w:space="0" w:color="auto"/>
        <w:right w:val="none" w:sz="0" w:space="0" w:color="auto"/>
      </w:divBdr>
    </w:div>
    <w:div w:id="506674478">
      <w:bodyDiv w:val="1"/>
      <w:marLeft w:val="0"/>
      <w:marRight w:val="0"/>
      <w:marTop w:val="0"/>
      <w:marBottom w:val="0"/>
      <w:divBdr>
        <w:top w:val="none" w:sz="0" w:space="0" w:color="auto"/>
        <w:left w:val="none" w:sz="0" w:space="0" w:color="auto"/>
        <w:bottom w:val="none" w:sz="0" w:space="0" w:color="auto"/>
        <w:right w:val="none" w:sz="0" w:space="0" w:color="auto"/>
      </w:divBdr>
    </w:div>
    <w:div w:id="589195307">
      <w:bodyDiv w:val="1"/>
      <w:marLeft w:val="0"/>
      <w:marRight w:val="0"/>
      <w:marTop w:val="0"/>
      <w:marBottom w:val="0"/>
      <w:divBdr>
        <w:top w:val="none" w:sz="0" w:space="0" w:color="auto"/>
        <w:left w:val="none" w:sz="0" w:space="0" w:color="auto"/>
        <w:bottom w:val="none" w:sz="0" w:space="0" w:color="auto"/>
        <w:right w:val="none" w:sz="0" w:space="0" w:color="auto"/>
      </w:divBdr>
    </w:div>
    <w:div w:id="655188962">
      <w:bodyDiv w:val="1"/>
      <w:marLeft w:val="0"/>
      <w:marRight w:val="0"/>
      <w:marTop w:val="0"/>
      <w:marBottom w:val="0"/>
      <w:divBdr>
        <w:top w:val="none" w:sz="0" w:space="0" w:color="auto"/>
        <w:left w:val="none" w:sz="0" w:space="0" w:color="auto"/>
        <w:bottom w:val="none" w:sz="0" w:space="0" w:color="auto"/>
        <w:right w:val="none" w:sz="0" w:space="0" w:color="auto"/>
      </w:divBdr>
    </w:div>
    <w:div w:id="658194900">
      <w:bodyDiv w:val="1"/>
      <w:marLeft w:val="0"/>
      <w:marRight w:val="0"/>
      <w:marTop w:val="0"/>
      <w:marBottom w:val="0"/>
      <w:divBdr>
        <w:top w:val="none" w:sz="0" w:space="0" w:color="auto"/>
        <w:left w:val="none" w:sz="0" w:space="0" w:color="auto"/>
        <w:bottom w:val="none" w:sz="0" w:space="0" w:color="auto"/>
        <w:right w:val="none" w:sz="0" w:space="0" w:color="auto"/>
      </w:divBdr>
    </w:div>
    <w:div w:id="1146508349">
      <w:bodyDiv w:val="1"/>
      <w:marLeft w:val="0"/>
      <w:marRight w:val="0"/>
      <w:marTop w:val="0"/>
      <w:marBottom w:val="0"/>
      <w:divBdr>
        <w:top w:val="none" w:sz="0" w:space="0" w:color="auto"/>
        <w:left w:val="none" w:sz="0" w:space="0" w:color="auto"/>
        <w:bottom w:val="none" w:sz="0" w:space="0" w:color="auto"/>
        <w:right w:val="none" w:sz="0" w:space="0" w:color="auto"/>
      </w:divBdr>
    </w:div>
    <w:div w:id="1150824196">
      <w:bodyDiv w:val="1"/>
      <w:marLeft w:val="0"/>
      <w:marRight w:val="0"/>
      <w:marTop w:val="0"/>
      <w:marBottom w:val="0"/>
      <w:divBdr>
        <w:top w:val="none" w:sz="0" w:space="0" w:color="auto"/>
        <w:left w:val="none" w:sz="0" w:space="0" w:color="auto"/>
        <w:bottom w:val="none" w:sz="0" w:space="0" w:color="auto"/>
        <w:right w:val="none" w:sz="0" w:space="0" w:color="auto"/>
      </w:divBdr>
    </w:div>
    <w:div w:id="1225066067">
      <w:bodyDiv w:val="1"/>
      <w:marLeft w:val="0"/>
      <w:marRight w:val="0"/>
      <w:marTop w:val="0"/>
      <w:marBottom w:val="0"/>
      <w:divBdr>
        <w:top w:val="none" w:sz="0" w:space="0" w:color="auto"/>
        <w:left w:val="none" w:sz="0" w:space="0" w:color="auto"/>
        <w:bottom w:val="none" w:sz="0" w:space="0" w:color="auto"/>
        <w:right w:val="none" w:sz="0" w:space="0" w:color="auto"/>
      </w:divBdr>
    </w:div>
    <w:div w:id="1233000752">
      <w:bodyDiv w:val="1"/>
      <w:marLeft w:val="0"/>
      <w:marRight w:val="0"/>
      <w:marTop w:val="0"/>
      <w:marBottom w:val="0"/>
      <w:divBdr>
        <w:top w:val="none" w:sz="0" w:space="0" w:color="auto"/>
        <w:left w:val="none" w:sz="0" w:space="0" w:color="auto"/>
        <w:bottom w:val="none" w:sz="0" w:space="0" w:color="auto"/>
        <w:right w:val="none" w:sz="0" w:space="0" w:color="auto"/>
      </w:divBdr>
    </w:div>
    <w:div w:id="1367367943">
      <w:bodyDiv w:val="1"/>
      <w:marLeft w:val="0"/>
      <w:marRight w:val="0"/>
      <w:marTop w:val="0"/>
      <w:marBottom w:val="0"/>
      <w:divBdr>
        <w:top w:val="none" w:sz="0" w:space="0" w:color="auto"/>
        <w:left w:val="none" w:sz="0" w:space="0" w:color="auto"/>
        <w:bottom w:val="none" w:sz="0" w:space="0" w:color="auto"/>
        <w:right w:val="none" w:sz="0" w:space="0" w:color="auto"/>
      </w:divBdr>
    </w:div>
    <w:div w:id="1390609891">
      <w:bodyDiv w:val="1"/>
      <w:marLeft w:val="0"/>
      <w:marRight w:val="0"/>
      <w:marTop w:val="0"/>
      <w:marBottom w:val="0"/>
      <w:divBdr>
        <w:top w:val="none" w:sz="0" w:space="0" w:color="auto"/>
        <w:left w:val="none" w:sz="0" w:space="0" w:color="auto"/>
        <w:bottom w:val="none" w:sz="0" w:space="0" w:color="auto"/>
        <w:right w:val="none" w:sz="0" w:space="0" w:color="auto"/>
      </w:divBdr>
    </w:div>
    <w:div w:id="1561013613">
      <w:bodyDiv w:val="1"/>
      <w:marLeft w:val="0"/>
      <w:marRight w:val="0"/>
      <w:marTop w:val="0"/>
      <w:marBottom w:val="0"/>
      <w:divBdr>
        <w:top w:val="none" w:sz="0" w:space="0" w:color="auto"/>
        <w:left w:val="none" w:sz="0" w:space="0" w:color="auto"/>
        <w:bottom w:val="none" w:sz="0" w:space="0" w:color="auto"/>
        <w:right w:val="none" w:sz="0" w:space="0" w:color="auto"/>
      </w:divBdr>
    </w:div>
    <w:div w:id="1743407538">
      <w:bodyDiv w:val="1"/>
      <w:marLeft w:val="0"/>
      <w:marRight w:val="0"/>
      <w:marTop w:val="0"/>
      <w:marBottom w:val="0"/>
      <w:divBdr>
        <w:top w:val="none" w:sz="0" w:space="0" w:color="auto"/>
        <w:left w:val="none" w:sz="0" w:space="0" w:color="auto"/>
        <w:bottom w:val="none" w:sz="0" w:space="0" w:color="auto"/>
        <w:right w:val="none" w:sz="0" w:space="0" w:color="auto"/>
      </w:divBdr>
    </w:div>
    <w:div w:id="1745447802">
      <w:bodyDiv w:val="1"/>
      <w:marLeft w:val="0"/>
      <w:marRight w:val="0"/>
      <w:marTop w:val="0"/>
      <w:marBottom w:val="0"/>
      <w:divBdr>
        <w:top w:val="none" w:sz="0" w:space="0" w:color="auto"/>
        <w:left w:val="none" w:sz="0" w:space="0" w:color="auto"/>
        <w:bottom w:val="none" w:sz="0" w:space="0" w:color="auto"/>
        <w:right w:val="none" w:sz="0" w:space="0" w:color="auto"/>
      </w:divBdr>
    </w:div>
    <w:div w:id="1773627205">
      <w:bodyDiv w:val="1"/>
      <w:marLeft w:val="0"/>
      <w:marRight w:val="0"/>
      <w:marTop w:val="0"/>
      <w:marBottom w:val="0"/>
      <w:divBdr>
        <w:top w:val="none" w:sz="0" w:space="0" w:color="auto"/>
        <w:left w:val="none" w:sz="0" w:space="0" w:color="auto"/>
        <w:bottom w:val="none" w:sz="0" w:space="0" w:color="auto"/>
        <w:right w:val="none" w:sz="0" w:space="0" w:color="auto"/>
      </w:divBdr>
    </w:div>
    <w:div w:id="1807353014">
      <w:bodyDiv w:val="1"/>
      <w:marLeft w:val="0"/>
      <w:marRight w:val="0"/>
      <w:marTop w:val="0"/>
      <w:marBottom w:val="0"/>
      <w:divBdr>
        <w:top w:val="none" w:sz="0" w:space="0" w:color="auto"/>
        <w:left w:val="none" w:sz="0" w:space="0" w:color="auto"/>
        <w:bottom w:val="none" w:sz="0" w:space="0" w:color="auto"/>
        <w:right w:val="none" w:sz="0" w:space="0" w:color="auto"/>
      </w:divBdr>
    </w:div>
    <w:div w:id="1846676126">
      <w:bodyDiv w:val="1"/>
      <w:marLeft w:val="0"/>
      <w:marRight w:val="0"/>
      <w:marTop w:val="0"/>
      <w:marBottom w:val="0"/>
      <w:divBdr>
        <w:top w:val="none" w:sz="0" w:space="0" w:color="auto"/>
        <w:left w:val="none" w:sz="0" w:space="0" w:color="auto"/>
        <w:bottom w:val="none" w:sz="0" w:space="0" w:color="auto"/>
        <w:right w:val="none" w:sz="0" w:space="0" w:color="auto"/>
      </w:divBdr>
    </w:div>
    <w:div w:id="1918124904">
      <w:bodyDiv w:val="1"/>
      <w:marLeft w:val="0"/>
      <w:marRight w:val="0"/>
      <w:marTop w:val="0"/>
      <w:marBottom w:val="0"/>
      <w:divBdr>
        <w:top w:val="none" w:sz="0" w:space="0" w:color="auto"/>
        <w:left w:val="none" w:sz="0" w:space="0" w:color="auto"/>
        <w:bottom w:val="none" w:sz="0" w:space="0" w:color="auto"/>
        <w:right w:val="none" w:sz="0" w:space="0" w:color="auto"/>
      </w:divBdr>
    </w:div>
    <w:div w:id="2080208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industryxdevhub.accenture.com/asset-home;search_text=aot" TargetMode="Externa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https://industryxdevhub.accenture.com/assetdetails/47" TargetMode="Externa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mailto:chetankumar.rane@accenture.com" TargetMode="External"/><Relationship Id="rId20" Type="http://schemas.openxmlformats.org/officeDocument/2006/relationships/image" Target="media/image1.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5" Type="http://schemas.openxmlformats.org/officeDocument/2006/relationships/customXml" Target="../customXml/item5.xml"/><Relationship Id="rId15" Type="http://schemas.openxmlformats.org/officeDocument/2006/relationships/hyperlink" Target="mailto:rishabh.b.joshi@accenture.com" TargetMode="External"/><Relationship Id="rId23" Type="http://schemas.openxmlformats.org/officeDocument/2006/relationships/image" Target="media/image4.png"/><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yperlink" Target="https://industryxdevhub.accenture.com/assetdetails/45" TargetMode="External"/><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florian.tournier@accenture.com" TargetMode="External"/><Relationship Id="rId22" Type="http://schemas.openxmlformats.org/officeDocument/2006/relationships/image" Target="media/image3.png"/><Relationship Id="rId27" Type="http://schemas.openxmlformats.org/officeDocument/2006/relationships/fontTable" Target="fontTable.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51F7B1E0314F0FBF38E0E74DEAEAA8"/>
        <w:category>
          <w:name w:val="General"/>
          <w:gallery w:val="placeholder"/>
        </w:category>
        <w:types>
          <w:type w:val="bbPlcHdr"/>
        </w:types>
        <w:behaviors>
          <w:behavior w:val="content"/>
        </w:behaviors>
        <w:guid w:val="{724DE0A0-EB32-4525-9EB7-2993A396B4A8}"/>
      </w:docPartPr>
      <w:docPartBody>
        <w:p w:rsidR="00EC036F" w:rsidRDefault="00B86D8B" w:rsidP="00B86D8B">
          <w:pPr>
            <w:pStyle w:val="B251F7B1E0314F0FBF38E0E74DEAEAA8"/>
          </w:pPr>
          <w:r w:rsidRPr="009D56A4">
            <w:rPr>
              <w:rStyle w:val="PlaceholderText"/>
            </w:rPr>
            <w:t>[Release]</w:t>
          </w:r>
        </w:p>
      </w:docPartBody>
    </w:docPart>
    <w:docPart>
      <w:docPartPr>
        <w:name w:val="20A204E0F5C848368921B5EFE2E65C84"/>
        <w:category>
          <w:name w:val="General"/>
          <w:gallery w:val="placeholder"/>
        </w:category>
        <w:types>
          <w:type w:val="bbPlcHdr"/>
        </w:types>
        <w:behaviors>
          <w:behavior w:val="content"/>
        </w:behaviors>
        <w:guid w:val="{0EA8E5E2-767E-462F-91D2-0EF4F20D63C5}"/>
      </w:docPartPr>
      <w:docPartBody>
        <w:p w:rsidR="00703904" w:rsidRDefault="003B366E">
          <w:pPr>
            <w:pStyle w:val="20A204E0F5C848368921B5EFE2E65C84"/>
          </w:pPr>
          <w:r w:rsidRPr="003D7E87">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altName w:val="Calibri"/>
    <w:panose1 w:val="020B0604020202020204"/>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Graphik Medium">
    <w:altName w:val="Calibri"/>
    <w:panose1 w:val="020B0604020202020204"/>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9BD"/>
    <w:rsid w:val="001020AE"/>
    <w:rsid w:val="0011109D"/>
    <w:rsid w:val="00135181"/>
    <w:rsid w:val="00142432"/>
    <w:rsid w:val="00173E10"/>
    <w:rsid w:val="001C1E1E"/>
    <w:rsid w:val="001C6316"/>
    <w:rsid w:val="002D4031"/>
    <w:rsid w:val="002F795B"/>
    <w:rsid w:val="003232FB"/>
    <w:rsid w:val="00324C8F"/>
    <w:rsid w:val="00392D56"/>
    <w:rsid w:val="003A59DD"/>
    <w:rsid w:val="003B366E"/>
    <w:rsid w:val="003C0E0F"/>
    <w:rsid w:val="003E5053"/>
    <w:rsid w:val="004063EC"/>
    <w:rsid w:val="00437FF4"/>
    <w:rsid w:val="0045484B"/>
    <w:rsid w:val="0049525F"/>
    <w:rsid w:val="00522360"/>
    <w:rsid w:val="0054323D"/>
    <w:rsid w:val="0054520B"/>
    <w:rsid w:val="005C524D"/>
    <w:rsid w:val="00605CCA"/>
    <w:rsid w:val="00672191"/>
    <w:rsid w:val="00703904"/>
    <w:rsid w:val="0070482A"/>
    <w:rsid w:val="00726465"/>
    <w:rsid w:val="00780E8A"/>
    <w:rsid w:val="007A50AD"/>
    <w:rsid w:val="007C0205"/>
    <w:rsid w:val="008246D4"/>
    <w:rsid w:val="00835BD8"/>
    <w:rsid w:val="008426C5"/>
    <w:rsid w:val="00864315"/>
    <w:rsid w:val="0089285B"/>
    <w:rsid w:val="008D245A"/>
    <w:rsid w:val="008E7FF1"/>
    <w:rsid w:val="009030DF"/>
    <w:rsid w:val="00944040"/>
    <w:rsid w:val="00953BB4"/>
    <w:rsid w:val="0096640C"/>
    <w:rsid w:val="00970FE0"/>
    <w:rsid w:val="0097745C"/>
    <w:rsid w:val="009C5784"/>
    <w:rsid w:val="00A44EF0"/>
    <w:rsid w:val="00A53845"/>
    <w:rsid w:val="00A71FE3"/>
    <w:rsid w:val="00A84370"/>
    <w:rsid w:val="00A958D5"/>
    <w:rsid w:val="00B31BEA"/>
    <w:rsid w:val="00B7553E"/>
    <w:rsid w:val="00B800B0"/>
    <w:rsid w:val="00B86D8B"/>
    <w:rsid w:val="00BA7174"/>
    <w:rsid w:val="00BC75A9"/>
    <w:rsid w:val="00BE2C98"/>
    <w:rsid w:val="00C00DDE"/>
    <w:rsid w:val="00C02597"/>
    <w:rsid w:val="00C44D66"/>
    <w:rsid w:val="00C469E9"/>
    <w:rsid w:val="00CE711A"/>
    <w:rsid w:val="00D029BD"/>
    <w:rsid w:val="00D03B1B"/>
    <w:rsid w:val="00D076EA"/>
    <w:rsid w:val="00D07B1D"/>
    <w:rsid w:val="00D45761"/>
    <w:rsid w:val="00D90B0F"/>
    <w:rsid w:val="00E0308E"/>
    <w:rsid w:val="00E43784"/>
    <w:rsid w:val="00E56106"/>
    <w:rsid w:val="00E6784A"/>
    <w:rsid w:val="00E83BC4"/>
    <w:rsid w:val="00EC036F"/>
    <w:rsid w:val="00EE2AC1"/>
    <w:rsid w:val="00F34650"/>
    <w:rsid w:val="00F519BE"/>
    <w:rsid w:val="00F73B7F"/>
    <w:rsid w:val="00F76F5B"/>
    <w:rsid w:val="00FC2720"/>
    <w:rsid w:val="00FE383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366E"/>
    <w:rPr>
      <w:color w:val="808080"/>
    </w:rPr>
  </w:style>
  <w:style w:type="paragraph" w:customStyle="1" w:styleId="B251F7B1E0314F0FBF38E0E74DEAEAA8">
    <w:name w:val="B251F7B1E0314F0FBF38E0E74DEAEAA8"/>
    <w:rsid w:val="00B86D8B"/>
    <w:rPr>
      <w:lang w:val="en-US" w:eastAsia="en-US"/>
    </w:rPr>
  </w:style>
  <w:style w:type="paragraph" w:customStyle="1" w:styleId="20A204E0F5C848368921B5EFE2E65C84">
    <w:name w:val="20A204E0F5C848368921B5EFE2E65C84"/>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6DA9A0-C9A5-4967-A163-61AF685AE403}">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Prakash Yadav, Praniti</DisplayName>
        <AccountId>707</AccountId>
        <AccountType/>
      </UserInfo>
    </SME>
    <Release xmlns="c4bbe816-f9b7-401b-8d8f-485022adc0f2">2.5</Release>
    <Author1 xmlns="c4bbe816-f9b7-401b-8d8f-485022adc0f2">
      <UserInfo>
        <DisplayName>Joshi, Rishabh</DisplayName>
        <AccountId>19</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
        <AccountId xsi:nil="true"/>
        <AccountType/>
      </UserInfo>
    </SharedWithUsers>
    <Pre_x002d_approvalQC xmlns="81909fe3-6ae3-4e8c-8389-1cd7b8cbfe53">Pending</Pre_x002d_approvalQC>
    <Status_x0020_Flag xmlns="c4bbe816-f9b7-401b-8d8f-485022adc0f2">Maintenance Review Required</Status_x0020_Flag>
    <Component xmlns="81909fe3-6ae3-4e8c-8389-1cd7b8cbfe53">Twin Viewer/Builder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18.0</DLCPolicyLabelValue>
    <Thumbnail xmlns="81909fe3-6ae3-4e8c-8389-1cd7b8cbfe53" xsi:nil="true"/>
    <BA xmlns="c4bbe816-f9b7-401b-8d8f-485022adc0f2">
      <UserInfo>
        <DisplayName>Rane, Chetankumar</DisplayName>
        <AccountId>156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3C4C08-DC70-44A1-9425-2DC0190158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E82EB8-F4BE-4A3B-AFB4-5FC9E53B0846}">
  <ds:schemaRefs>
    <ds:schemaRef ds:uri="office.server.policy"/>
  </ds:schemaRefs>
</ds:datastoreItem>
</file>

<file path=customXml/itemProps3.xml><?xml version="1.0" encoding="utf-8"?>
<ds:datastoreItem xmlns:ds="http://schemas.openxmlformats.org/officeDocument/2006/customXml" ds:itemID="{D94B00C6-1017-4157-96A8-294E93A19D4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DF9B2D99-435B-441D-80BB-3EEC14277C76}">
  <ds:schemaRefs>
    <ds:schemaRef ds:uri="http://schemas.openxmlformats.org/officeDocument/2006/bibliography"/>
  </ds:schemaRefs>
</ds:datastoreItem>
</file>

<file path=customXml/itemProps5.xml><?xml version="1.0" encoding="utf-8"?>
<ds:datastoreItem xmlns:ds="http://schemas.openxmlformats.org/officeDocument/2006/customXml" ds:itemID="{E7590164-DF0F-47F8-88C6-60F8A96F16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C:\Users\edward.r.olson\AppData\Roaming\Microsoft\Templates\Doc_Team_Styles_Template_2024.dotx</Template>
  <TotalTime>66</TotalTime>
  <Pages>10</Pages>
  <Words>1610</Words>
  <Characters>8455</Characters>
  <Application>Microsoft Office Word</Application>
  <DocSecurity>0</DocSecurity>
  <Lines>248</Lines>
  <Paragraphs>144</Paragraphs>
  <ScaleCrop>false</ScaleCrop>
  <HeadingPairs>
    <vt:vector size="2" baseType="variant">
      <vt:variant>
        <vt:lpstr>Title</vt:lpstr>
      </vt:variant>
      <vt:variant>
        <vt:i4>1</vt:i4>
      </vt:variant>
    </vt:vector>
  </HeadingPairs>
  <TitlesOfParts>
    <vt:vector size="1" baseType="lpstr">
      <vt:lpstr>AOT Twin Builder and Twin Viewer Architecture Blueprint</vt:lpstr>
    </vt:vector>
  </TitlesOfParts>
  <Company/>
  <LinksUpToDate>false</LinksUpToDate>
  <CharactersWithSpaces>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Builder and Twin Viewer Architecture Blueprint</dc:title>
  <dc:subject/>
  <dc:creator>anonymous</dc:creator>
  <cp:keywords/>
  <dc:description/>
  <cp:lastModifiedBy>Rane, Chetankumar</cp:lastModifiedBy>
  <cp:revision>586</cp:revision>
  <cp:lastPrinted>2026-01-14T21:52:00Z</cp:lastPrinted>
  <dcterms:created xsi:type="dcterms:W3CDTF">2023-10-16T21:28:00Z</dcterms:created>
  <dcterms:modified xsi:type="dcterms:W3CDTF">2026-02-13T10:17:00Z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3914000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Completeness">
    <vt:lpwstr>75%</vt:lpwstr>
  </property>
  <property fmtid="{D5CDD505-2E9C-101B-9397-08002B2CF9AE}" pid="13" name="Enterprise Keywords">
    <vt:lpwstr/>
  </property>
  <property fmtid="{D5CDD505-2E9C-101B-9397-08002B2CF9AE}" pid="14" name="AssignedTo">
    <vt:lpwstr>10;#Olson, Ed</vt:lpwstr>
  </property>
  <property fmtid="{D5CDD505-2E9C-101B-9397-08002B2CF9AE}" pid="15" name="Sign-off status">
    <vt:lpwstr>None</vt:lpwstr>
  </property>
  <property fmtid="{D5CDD505-2E9C-101B-9397-08002B2CF9AE}" pid="16" name="Copied">
    <vt:bool>false</vt:bool>
  </property>
  <property fmtid="{D5CDD505-2E9C-101B-9397-08002B2CF9AE}" pid="17" name="Doc Version">
    <vt:lpwstr>2.0</vt:lpwstr>
  </property>
  <property fmtid="{D5CDD505-2E9C-101B-9397-08002B2CF9AE}" pid="18" name="Project Acronym">
    <vt:lpwstr>AOT</vt:lpwstr>
  </property>
  <property fmtid="{D5CDD505-2E9C-101B-9397-08002B2CF9AE}" pid="19" name="RFTrigger">
    <vt:lpwstr>No</vt:lpwstr>
  </property>
  <property fmtid="{D5CDD505-2E9C-101B-9397-08002B2CF9AE}" pid="20" name="docLang">
    <vt:lpwstr>en</vt:lpwstr>
  </property>
</Properties>
</file>