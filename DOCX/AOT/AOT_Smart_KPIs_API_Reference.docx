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D40E" w14:textId="77777777" w:rsidR="006E2058" w:rsidRPr="00FE623A" w:rsidRDefault="00612FB1" w:rsidP="006E2058">
      <w:pPr>
        <w:jc w:val="center"/>
        <w:rPr>
          <w:b/>
          <w:bCs/>
          <w:sz w:val="44"/>
          <w:szCs w:val="48"/>
        </w:rPr>
      </w:pPr>
      <w:r w:rsidRPr="00FE623A">
        <w:rPr>
          <w:b/>
          <w:bCs/>
          <w:sz w:val="44"/>
          <w:szCs w:val="48"/>
        </w:rPr>
        <w:t>Accenture Operations Twin</w:t>
      </w:r>
    </w:p>
    <w:p w14:paraId="6DEB0447" w14:textId="77777777" w:rsidR="00612FB1" w:rsidRPr="00FE623A" w:rsidRDefault="00612FB1" w:rsidP="00632A21">
      <w:pPr>
        <w:pStyle w:val="Title"/>
        <w:jc w:val="center"/>
        <w:rPr>
          <w:sz w:val="96"/>
          <w:szCs w:val="72"/>
        </w:rPr>
      </w:pPr>
      <w:r w:rsidRPr="00FE623A">
        <w:rPr>
          <w:sz w:val="96"/>
          <w:szCs w:val="72"/>
        </w:rPr>
        <w:t>Smart KPIs</w:t>
      </w:r>
    </w:p>
    <w:p w14:paraId="6C1014B2" w14:textId="77777777" w:rsidR="00612FB1" w:rsidRPr="00FE623A" w:rsidRDefault="00612FB1" w:rsidP="006E2058">
      <w:pPr>
        <w:pStyle w:val="Content"/>
        <w:spacing w:before="240" w:after="0"/>
        <w:rPr>
          <w:sz w:val="44"/>
          <w:szCs w:val="44"/>
          <w:lang w:val="en-IN"/>
        </w:rPr>
      </w:pPr>
      <w:r w:rsidRPr="00FE623A">
        <w:rPr>
          <w:sz w:val="44"/>
          <w:szCs w:val="44"/>
          <w:lang w:val="en-IN"/>
        </w:rPr>
        <w:t>API REFERENCE</w:t>
      </w:r>
    </w:p>
    <w:p w14:paraId="7E5853D7" w14:textId="1461D7A1" w:rsidR="00612FB1" w:rsidRPr="00FE623A" w:rsidRDefault="00612FB1" w:rsidP="00F8375E">
      <w:pPr>
        <w:spacing w:before="360"/>
        <w:jc w:val="center"/>
        <w:rPr>
          <w:rFonts w:cs="Arial"/>
          <w:sz w:val="22"/>
          <w:szCs w:val="28"/>
        </w:rPr>
      </w:pPr>
      <w:r w:rsidRPr="00FE623A">
        <w:rPr>
          <w:rFonts w:cs="Arial"/>
          <w:sz w:val="22"/>
          <w:szCs w:val="28"/>
        </w:rPr>
        <w:t xml:space="preserve">Release Version: </w:t>
      </w:r>
      <w:sdt>
        <w:sdtPr>
          <w:rPr>
            <w:rFonts w:cs="Arial"/>
            <w:sz w:val="22"/>
            <w:szCs w:val="28"/>
          </w:rPr>
          <w:alias w:val="Release"/>
          <w:tag w:val="Release"/>
          <w:id w:val="-1761903180"/>
          <w:placeholder>
            <w:docPart w:val="BB11970843C54541B600ECD7357370C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A3E3A65-DCFF-4676-BA19-8DC8D05E01D4}"/>
          <w:text/>
        </w:sdtPr>
        <w:sdtContent>
          <w:r w:rsidR="009E7A3F">
            <w:rPr>
              <w:rFonts w:cs="Arial"/>
              <w:sz w:val="22"/>
              <w:szCs w:val="28"/>
            </w:rPr>
            <w:t>2.5</w:t>
          </w:r>
        </w:sdtContent>
      </w:sdt>
    </w:p>
    <w:p w14:paraId="74790987" w14:textId="240801CE" w:rsidR="00CB27BF" w:rsidRPr="00232DE0" w:rsidRDefault="00443F3B" w:rsidP="001F7C65">
      <w:pPr>
        <w:ind w:left="-426"/>
        <w:rPr>
          <w:rFonts w:cs="Arial"/>
          <w:color w:val="FF0000"/>
        </w:rPr>
      </w:pPr>
      <w:r>
        <w:rPr>
          <w:noProof/>
        </w:rPr>
        <w:drawing>
          <wp:anchor distT="0" distB="0" distL="114300" distR="114300" simplePos="0" relativeHeight="251658240" behindDoc="1" locked="0" layoutInCell="1" allowOverlap="0" wp14:anchorId="7AE45EAF" wp14:editId="15287729">
            <wp:simplePos x="15556230" y="12991465"/>
            <wp:positionH relativeFrom="margin">
              <wp:align>right</wp:align>
            </wp:positionH>
            <wp:positionV relativeFrom="margin">
              <wp:align>bottom</wp:align>
            </wp:positionV>
            <wp:extent cx="1050290" cy="1085215"/>
            <wp:effectExtent l="0" t="0" r="0" b="635"/>
            <wp:wrapSquare wrapText="bothSides"/>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0290" cy="1085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6F6425" w14:textId="7B8F5AAA" w:rsidR="00CB27BF" w:rsidRPr="00232DE0" w:rsidRDefault="00CB27BF" w:rsidP="00CB27BF">
      <w:pPr>
        <w:rPr>
          <w:rFonts w:cs="Arial"/>
          <w:b/>
          <w:bCs/>
          <w:color w:val="FFFFFF" w:themeColor="background1"/>
        </w:rPr>
      </w:pPr>
      <w:r w:rsidRPr="00232DE0">
        <w:rPr>
          <w:rFonts w:cs="Arial"/>
          <w:b/>
          <w:bCs/>
          <w:color w:val="FFFFFF" w:themeColor="background1"/>
        </w:rPr>
        <w:t xml:space="preserve">Metadata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4425"/>
      </w:tblGrid>
      <w:tr w:rsidR="00232DE0" w:rsidRPr="00232DE0" w14:paraId="31AF78CB" w14:textId="77777777" w:rsidTr="00CB27BF">
        <w:trPr>
          <w:tblHeader/>
          <w:tblCellSpacing w:w="15" w:type="dxa"/>
        </w:trPr>
        <w:tc>
          <w:tcPr>
            <w:tcW w:w="0" w:type="auto"/>
            <w:vAlign w:val="center"/>
            <w:hideMark/>
          </w:tcPr>
          <w:p w14:paraId="6661D30E" w14:textId="77777777" w:rsidR="00CB27BF" w:rsidRPr="00232DE0" w:rsidRDefault="00CB27BF" w:rsidP="00CB27BF">
            <w:pPr>
              <w:rPr>
                <w:rFonts w:cs="Arial"/>
                <w:b/>
                <w:bCs/>
                <w:color w:val="FFFFFF" w:themeColor="background1"/>
              </w:rPr>
            </w:pPr>
            <w:r w:rsidRPr="00232DE0">
              <w:rPr>
                <w:rFonts w:cs="Arial"/>
                <w:b/>
                <w:bCs/>
                <w:color w:val="FFFFFF" w:themeColor="background1"/>
              </w:rPr>
              <w:t>Field</w:t>
            </w:r>
          </w:p>
        </w:tc>
        <w:tc>
          <w:tcPr>
            <w:tcW w:w="0" w:type="auto"/>
            <w:vAlign w:val="center"/>
            <w:hideMark/>
          </w:tcPr>
          <w:p w14:paraId="51EAA457" w14:textId="77777777" w:rsidR="00CB27BF" w:rsidRPr="00232DE0" w:rsidRDefault="00CB27BF" w:rsidP="00CB27BF">
            <w:pPr>
              <w:rPr>
                <w:rFonts w:cs="Arial"/>
                <w:b/>
                <w:bCs/>
                <w:color w:val="FFFFFF" w:themeColor="background1"/>
              </w:rPr>
            </w:pPr>
            <w:r w:rsidRPr="00232DE0">
              <w:rPr>
                <w:rFonts w:cs="Arial"/>
                <w:b/>
                <w:bCs/>
                <w:color w:val="FFFFFF" w:themeColor="background1"/>
              </w:rPr>
              <w:t>Value (Example)</w:t>
            </w:r>
          </w:p>
        </w:tc>
      </w:tr>
      <w:tr w:rsidR="00232DE0" w:rsidRPr="00232DE0" w14:paraId="6A3F4479" w14:textId="77777777" w:rsidTr="00CB27BF">
        <w:trPr>
          <w:tblCellSpacing w:w="15" w:type="dxa"/>
        </w:trPr>
        <w:tc>
          <w:tcPr>
            <w:tcW w:w="0" w:type="auto"/>
            <w:vAlign w:val="center"/>
            <w:hideMark/>
          </w:tcPr>
          <w:p w14:paraId="33B9DFC2" w14:textId="77777777" w:rsidR="00CB27BF" w:rsidRPr="00232DE0" w:rsidRDefault="00CB27BF" w:rsidP="00CB27BF">
            <w:pPr>
              <w:rPr>
                <w:rFonts w:cs="Arial"/>
                <w:color w:val="FFFFFF" w:themeColor="background1"/>
              </w:rPr>
            </w:pPr>
            <w:r w:rsidRPr="00232DE0">
              <w:rPr>
                <w:rFonts w:cs="Arial"/>
                <w:b/>
                <w:bCs/>
                <w:color w:val="FFFFFF" w:themeColor="background1"/>
              </w:rPr>
              <w:t>Asset / Solution Name</w:t>
            </w:r>
          </w:p>
        </w:tc>
        <w:tc>
          <w:tcPr>
            <w:tcW w:w="0" w:type="auto"/>
            <w:vAlign w:val="center"/>
            <w:hideMark/>
          </w:tcPr>
          <w:p w14:paraId="7CC9F169" w14:textId="77777777" w:rsidR="00CB27BF" w:rsidRPr="00232DE0" w:rsidRDefault="00CB27BF" w:rsidP="00CB27BF">
            <w:pPr>
              <w:rPr>
                <w:rFonts w:cs="Arial"/>
                <w:color w:val="FFFFFF" w:themeColor="background1"/>
              </w:rPr>
            </w:pPr>
            <w:r w:rsidRPr="00232DE0">
              <w:rPr>
                <w:rFonts w:cs="Arial"/>
                <w:color w:val="FFFFFF" w:themeColor="background1"/>
              </w:rPr>
              <w:t>Smart KPIs API Reference</w:t>
            </w:r>
          </w:p>
        </w:tc>
      </w:tr>
      <w:tr w:rsidR="00232DE0" w:rsidRPr="00232DE0" w14:paraId="013EA8F2" w14:textId="77777777" w:rsidTr="00CB27BF">
        <w:trPr>
          <w:tblCellSpacing w:w="15" w:type="dxa"/>
        </w:trPr>
        <w:tc>
          <w:tcPr>
            <w:tcW w:w="0" w:type="auto"/>
            <w:vAlign w:val="center"/>
            <w:hideMark/>
          </w:tcPr>
          <w:p w14:paraId="1832D590" w14:textId="77777777" w:rsidR="00CB27BF" w:rsidRPr="00232DE0" w:rsidRDefault="00CB27BF" w:rsidP="00CB27BF">
            <w:pPr>
              <w:rPr>
                <w:rFonts w:cs="Arial"/>
                <w:color w:val="FFFFFF" w:themeColor="background1"/>
              </w:rPr>
            </w:pPr>
            <w:r w:rsidRPr="00232DE0">
              <w:rPr>
                <w:rFonts w:cs="Arial"/>
                <w:b/>
                <w:bCs/>
                <w:color w:val="FFFFFF" w:themeColor="background1"/>
              </w:rPr>
              <w:t>Domain / Area</w:t>
            </w:r>
          </w:p>
        </w:tc>
        <w:tc>
          <w:tcPr>
            <w:tcW w:w="0" w:type="auto"/>
            <w:vAlign w:val="center"/>
            <w:hideMark/>
          </w:tcPr>
          <w:p w14:paraId="7137B599" w14:textId="77777777" w:rsidR="00CB27BF" w:rsidRPr="00232DE0" w:rsidRDefault="00CB27BF" w:rsidP="00CB27BF">
            <w:pPr>
              <w:rPr>
                <w:rFonts w:cs="Arial"/>
                <w:color w:val="FFFFFF" w:themeColor="background1"/>
              </w:rPr>
            </w:pPr>
            <w:r w:rsidRPr="00232DE0">
              <w:rPr>
                <w:rFonts w:cs="Arial"/>
                <w:color w:val="FFFFFF" w:themeColor="background1"/>
              </w:rPr>
              <w:t>Analytics / KPI Management</w:t>
            </w:r>
          </w:p>
        </w:tc>
      </w:tr>
      <w:tr w:rsidR="00232DE0" w:rsidRPr="00232DE0" w14:paraId="3DA4B311" w14:textId="77777777" w:rsidTr="000D2492">
        <w:trPr>
          <w:tblCellSpacing w:w="15" w:type="dxa"/>
        </w:trPr>
        <w:tc>
          <w:tcPr>
            <w:tcW w:w="0" w:type="auto"/>
            <w:vAlign w:val="center"/>
            <w:hideMark/>
          </w:tcPr>
          <w:p w14:paraId="5BE3F0DA" w14:textId="77777777" w:rsidR="00CB27BF" w:rsidRPr="00232DE0" w:rsidRDefault="00CB27BF" w:rsidP="00CB27BF">
            <w:pPr>
              <w:rPr>
                <w:rFonts w:cs="Arial"/>
                <w:color w:val="FFFFFF" w:themeColor="background1"/>
              </w:rPr>
            </w:pPr>
            <w:r w:rsidRPr="00232DE0">
              <w:rPr>
                <w:rFonts w:cs="Arial"/>
                <w:b/>
                <w:bCs/>
                <w:color w:val="FFFFFF" w:themeColor="background1"/>
              </w:rPr>
              <w:t>Owner (Team/Person)</w:t>
            </w:r>
          </w:p>
        </w:tc>
        <w:tc>
          <w:tcPr>
            <w:tcW w:w="0" w:type="auto"/>
            <w:vAlign w:val="center"/>
          </w:tcPr>
          <w:p w14:paraId="529BCA17" w14:textId="23E85415" w:rsidR="00CB27BF" w:rsidRPr="00232DE0" w:rsidRDefault="000D2492" w:rsidP="00CB27BF">
            <w:pPr>
              <w:rPr>
                <w:rFonts w:cs="Arial"/>
                <w:color w:val="FFFFFF" w:themeColor="background1"/>
              </w:rPr>
            </w:pPr>
            <w:r w:rsidRPr="00232DE0">
              <w:rPr>
                <w:rFonts w:cs="Arial"/>
                <w:color w:val="FFFFFF" w:themeColor="background1"/>
              </w:rPr>
              <w:t>Tournier, Florian</w:t>
            </w:r>
          </w:p>
        </w:tc>
      </w:tr>
      <w:tr w:rsidR="00232DE0" w:rsidRPr="00232DE0" w14:paraId="74120FE7" w14:textId="77777777" w:rsidTr="00CB27BF">
        <w:trPr>
          <w:tblCellSpacing w:w="15" w:type="dxa"/>
        </w:trPr>
        <w:tc>
          <w:tcPr>
            <w:tcW w:w="0" w:type="auto"/>
            <w:vAlign w:val="center"/>
            <w:hideMark/>
          </w:tcPr>
          <w:p w14:paraId="72765D6D" w14:textId="77777777" w:rsidR="00CB27BF" w:rsidRPr="00232DE0" w:rsidRDefault="00CB27BF" w:rsidP="00CB27BF">
            <w:pPr>
              <w:rPr>
                <w:rFonts w:cs="Arial"/>
                <w:color w:val="FFFFFF" w:themeColor="background1"/>
              </w:rPr>
            </w:pPr>
            <w:r w:rsidRPr="00232DE0">
              <w:rPr>
                <w:rFonts w:cs="Arial"/>
                <w:b/>
                <w:bCs/>
                <w:color w:val="FFFFFF" w:themeColor="background1"/>
              </w:rPr>
              <w:t>Reviewers</w:t>
            </w:r>
          </w:p>
        </w:tc>
        <w:tc>
          <w:tcPr>
            <w:tcW w:w="0" w:type="auto"/>
            <w:vAlign w:val="center"/>
            <w:hideMark/>
          </w:tcPr>
          <w:p w14:paraId="41EB1F06" w14:textId="2D8225F7" w:rsidR="00CB27BF" w:rsidRPr="00232DE0" w:rsidRDefault="00CB27BF" w:rsidP="00CB27BF">
            <w:pPr>
              <w:rPr>
                <w:rFonts w:cs="Arial"/>
                <w:color w:val="FFFFFF" w:themeColor="background1"/>
              </w:rPr>
            </w:pPr>
            <w:r w:rsidRPr="00232DE0">
              <w:rPr>
                <w:rFonts w:cs="Arial"/>
                <w:color w:val="FFFFFF" w:themeColor="background1"/>
              </w:rPr>
              <w:t>Susarla, Aditya</w:t>
            </w:r>
          </w:p>
        </w:tc>
      </w:tr>
      <w:tr w:rsidR="00232DE0" w:rsidRPr="00232DE0" w14:paraId="1D4DD564" w14:textId="77777777" w:rsidTr="00CB27BF">
        <w:trPr>
          <w:tblCellSpacing w:w="15" w:type="dxa"/>
        </w:trPr>
        <w:tc>
          <w:tcPr>
            <w:tcW w:w="0" w:type="auto"/>
            <w:vAlign w:val="center"/>
            <w:hideMark/>
          </w:tcPr>
          <w:p w14:paraId="73F9123E" w14:textId="77777777" w:rsidR="00CB27BF" w:rsidRPr="00232DE0" w:rsidRDefault="00CB27BF" w:rsidP="00CB27BF">
            <w:pPr>
              <w:rPr>
                <w:rFonts w:cs="Arial"/>
                <w:color w:val="FFFFFF" w:themeColor="background1"/>
              </w:rPr>
            </w:pPr>
            <w:r w:rsidRPr="00232DE0">
              <w:rPr>
                <w:rFonts w:cs="Arial"/>
                <w:b/>
                <w:bCs/>
                <w:color w:val="FFFFFF" w:themeColor="background1"/>
              </w:rPr>
              <w:t>Status</w:t>
            </w:r>
          </w:p>
        </w:tc>
        <w:tc>
          <w:tcPr>
            <w:tcW w:w="0" w:type="auto"/>
            <w:vAlign w:val="center"/>
            <w:hideMark/>
          </w:tcPr>
          <w:p w14:paraId="353DC225" w14:textId="0B20E6C0" w:rsidR="00CB27BF" w:rsidRPr="00232DE0" w:rsidRDefault="00232DE0" w:rsidP="00CB27BF">
            <w:pPr>
              <w:rPr>
                <w:rFonts w:cs="Arial"/>
                <w:color w:val="FFFFFF" w:themeColor="background1"/>
              </w:rPr>
            </w:pPr>
            <w:r w:rsidRPr="00232DE0">
              <w:rPr>
                <w:rFonts w:cs="Arial"/>
                <w:color w:val="FFFFFF" w:themeColor="background1"/>
              </w:rPr>
              <w:t>Published</w:t>
            </w:r>
            <w:r w:rsidR="00CB27BF" w:rsidRPr="00232DE0">
              <w:rPr>
                <w:rFonts w:cs="Arial"/>
                <w:color w:val="FFFFFF" w:themeColor="background1"/>
              </w:rPr>
              <w:t xml:space="preserve"> / Approved</w:t>
            </w:r>
          </w:p>
        </w:tc>
      </w:tr>
      <w:tr w:rsidR="00232DE0" w:rsidRPr="00232DE0" w14:paraId="74217D3D" w14:textId="77777777" w:rsidTr="00CB27BF">
        <w:trPr>
          <w:tblCellSpacing w:w="15" w:type="dxa"/>
        </w:trPr>
        <w:tc>
          <w:tcPr>
            <w:tcW w:w="0" w:type="auto"/>
            <w:vAlign w:val="center"/>
            <w:hideMark/>
          </w:tcPr>
          <w:p w14:paraId="4E002FE6" w14:textId="77777777" w:rsidR="00CB27BF" w:rsidRPr="00232DE0" w:rsidRDefault="00CB27BF" w:rsidP="00CB27BF">
            <w:pPr>
              <w:rPr>
                <w:rFonts w:cs="Arial"/>
                <w:color w:val="FFFFFF" w:themeColor="background1"/>
              </w:rPr>
            </w:pPr>
            <w:r w:rsidRPr="00232DE0">
              <w:rPr>
                <w:rFonts w:cs="Arial"/>
                <w:b/>
                <w:bCs/>
                <w:color w:val="FFFFFF" w:themeColor="background1"/>
              </w:rPr>
              <w:t>Confidentiality</w:t>
            </w:r>
          </w:p>
        </w:tc>
        <w:tc>
          <w:tcPr>
            <w:tcW w:w="0" w:type="auto"/>
            <w:vAlign w:val="center"/>
            <w:hideMark/>
          </w:tcPr>
          <w:p w14:paraId="783A6AD6" w14:textId="77777777" w:rsidR="00CB27BF" w:rsidRPr="00232DE0" w:rsidRDefault="00CB27BF" w:rsidP="00CB27BF">
            <w:pPr>
              <w:rPr>
                <w:rFonts w:cs="Arial"/>
                <w:color w:val="FFFFFF" w:themeColor="background1"/>
              </w:rPr>
            </w:pPr>
            <w:r w:rsidRPr="00232DE0">
              <w:rPr>
                <w:rFonts w:cs="Arial"/>
                <w:color w:val="FFFFFF" w:themeColor="background1"/>
              </w:rPr>
              <w:t>Internal / Confidential</w:t>
            </w:r>
          </w:p>
        </w:tc>
      </w:tr>
      <w:tr w:rsidR="00232DE0" w:rsidRPr="00232DE0" w14:paraId="379021C3" w14:textId="77777777" w:rsidTr="00CB27BF">
        <w:trPr>
          <w:tblCellSpacing w:w="15" w:type="dxa"/>
        </w:trPr>
        <w:tc>
          <w:tcPr>
            <w:tcW w:w="0" w:type="auto"/>
            <w:vAlign w:val="center"/>
            <w:hideMark/>
          </w:tcPr>
          <w:p w14:paraId="43CE83C6" w14:textId="77777777" w:rsidR="00CB27BF" w:rsidRPr="00232DE0" w:rsidRDefault="00CB27BF" w:rsidP="00CB27BF">
            <w:pPr>
              <w:rPr>
                <w:rFonts w:cs="Arial"/>
                <w:color w:val="FFFFFF" w:themeColor="background1"/>
              </w:rPr>
            </w:pPr>
            <w:r w:rsidRPr="00232DE0">
              <w:rPr>
                <w:rFonts w:cs="Arial"/>
                <w:b/>
                <w:bCs/>
                <w:color w:val="FFFFFF" w:themeColor="background1"/>
              </w:rPr>
              <w:t>Source of Truth</w:t>
            </w:r>
          </w:p>
        </w:tc>
        <w:tc>
          <w:tcPr>
            <w:tcW w:w="0" w:type="auto"/>
            <w:vAlign w:val="center"/>
            <w:hideMark/>
          </w:tcPr>
          <w:p w14:paraId="64A20B15" w14:textId="028754FD" w:rsidR="00CB27BF" w:rsidRPr="00232DE0" w:rsidRDefault="005855A4" w:rsidP="00CB27BF">
            <w:pPr>
              <w:rPr>
                <w:rFonts w:cs="Arial"/>
                <w:color w:val="FFFFFF" w:themeColor="background1"/>
              </w:rPr>
            </w:pPr>
            <w:hyperlink r:id="rId13" w:history="1">
              <w:r w:rsidRPr="00232DE0">
                <w:rPr>
                  <w:rStyle w:val="Hyperlink"/>
                  <w:rFonts w:cs="Arial"/>
                  <w:color w:val="FFFFFF" w:themeColor="background1"/>
                </w:rPr>
                <w:t>Summary - Overview</w:t>
              </w:r>
            </w:hyperlink>
          </w:p>
        </w:tc>
      </w:tr>
      <w:tr w:rsidR="00232DE0" w:rsidRPr="00232DE0" w14:paraId="591A8372" w14:textId="77777777" w:rsidTr="00CB27BF">
        <w:trPr>
          <w:tblCellSpacing w:w="15" w:type="dxa"/>
        </w:trPr>
        <w:tc>
          <w:tcPr>
            <w:tcW w:w="0" w:type="auto"/>
            <w:vAlign w:val="center"/>
            <w:hideMark/>
          </w:tcPr>
          <w:p w14:paraId="2F6BF65B" w14:textId="77777777" w:rsidR="00CB27BF" w:rsidRPr="00232DE0" w:rsidRDefault="00CB27BF" w:rsidP="00CB27BF">
            <w:pPr>
              <w:rPr>
                <w:rFonts w:cs="Arial"/>
                <w:color w:val="FFFFFF" w:themeColor="background1"/>
              </w:rPr>
            </w:pPr>
            <w:r w:rsidRPr="00232DE0">
              <w:rPr>
                <w:rFonts w:cs="Arial"/>
                <w:b/>
                <w:bCs/>
                <w:color w:val="FFFFFF" w:themeColor="background1"/>
              </w:rPr>
              <w:t>Related Assets / Alternatives</w:t>
            </w:r>
          </w:p>
        </w:tc>
        <w:tc>
          <w:tcPr>
            <w:tcW w:w="0" w:type="auto"/>
            <w:vAlign w:val="center"/>
            <w:hideMark/>
          </w:tcPr>
          <w:p w14:paraId="5BD6C398" w14:textId="77777777" w:rsidR="00CB27BF" w:rsidRPr="00232DE0" w:rsidRDefault="00CB27BF" w:rsidP="00CB27BF">
            <w:pPr>
              <w:rPr>
                <w:rFonts w:cs="Arial"/>
                <w:color w:val="FFFFFF" w:themeColor="background1"/>
              </w:rPr>
            </w:pPr>
            <w:r w:rsidRPr="00232DE0">
              <w:rPr>
                <w:rFonts w:cs="Arial"/>
                <w:color w:val="FFFFFF" w:themeColor="background1"/>
              </w:rPr>
              <w:t>Smart KPIs UI Guide, Smart KPIs Admin Guide</w:t>
            </w:r>
          </w:p>
        </w:tc>
      </w:tr>
    </w:tbl>
    <w:p w14:paraId="5A7F3D9C" w14:textId="77777777" w:rsidR="00514FA9" w:rsidRPr="00232DE0" w:rsidRDefault="00D82620" w:rsidP="00AC3D4C">
      <w:pPr>
        <w:tabs>
          <w:tab w:val="left" w:pos="17733"/>
        </w:tabs>
        <w:rPr>
          <w:rFonts w:cs="Arial"/>
          <w:color w:val="FFFFFF" w:themeColor="background1"/>
        </w:rPr>
        <w:sectPr w:rsidR="00514FA9" w:rsidRPr="00232DE0" w:rsidSect="001F7C65">
          <w:headerReference w:type="default" r:id="rId14"/>
          <w:footerReference w:type="default" r:id="rId15"/>
          <w:type w:val="nextColumn"/>
          <w:pgSz w:w="28798" w:h="24480" w:code="5"/>
          <w:pgMar w:top="5760" w:right="1440" w:bottom="1440" w:left="1440" w:header="720" w:footer="720" w:gutter="0"/>
          <w:cols w:space="720"/>
          <w:docGrid w:linePitch="360"/>
        </w:sectPr>
      </w:pPr>
      <w:r w:rsidRPr="00232DE0">
        <w:rPr>
          <w:rFonts w:cs="Arial"/>
          <w:color w:val="FFFFFF" w:themeColor="background1"/>
        </w:rPr>
        <w:tab/>
      </w:r>
    </w:p>
    <w:p w14:paraId="086D34E5" w14:textId="26648C46" w:rsidR="00D82620" w:rsidRPr="00D82620" w:rsidRDefault="00D82620" w:rsidP="00AC3D4C">
      <w:pPr>
        <w:tabs>
          <w:tab w:val="left" w:pos="17733"/>
        </w:tabs>
        <w:rPr>
          <w:rFonts w:cs="Arial"/>
        </w:rPr>
        <w:sectPr w:rsidR="00D82620" w:rsidRPr="00D82620" w:rsidSect="00514FA9">
          <w:pgSz w:w="28798" w:h="24480" w:code="5"/>
          <w:pgMar w:top="1440" w:right="1440" w:bottom="1440" w:left="1440" w:header="720" w:footer="720" w:gutter="0"/>
          <w:cols w:space="720"/>
          <w:docGrid w:linePitch="360"/>
        </w:sectPr>
      </w:pPr>
    </w:p>
    <w:sdt>
      <w:sdtPr>
        <w:rPr>
          <w:rFonts w:eastAsiaTheme="minorEastAsia" w:cstheme="minorBidi"/>
          <w:b w:val="0"/>
          <w:bCs w:val="0"/>
          <w:kern w:val="2"/>
          <w:sz w:val="20"/>
          <w:szCs w:val="20"/>
          <w14:ligatures w14:val="standardContextual"/>
        </w:rPr>
        <w:id w:val="-1689598080"/>
        <w:docPartObj>
          <w:docPartGallery w:val="Table of Contents"/>
          <w:docPartUnique/>
        </w:docPartObj>
      </w:sdtPr>
      <w:sdtContent>
        <w:p w14:paraId="35F85C86" w14:textId="7F78857A" w:rsidR="00D10C31" w:rsidRDefault="00D10C31">
          <w:pPr>
            <w:pStyle w:val="TOCHeading"/>
          </w:pPr>
          <w:r>
            <w:t>Contents</w:t>
          </w:r>
        </w:p>
        <w:p w14:paraId="5AA6AED3" w14:textId="2CCCA6E3" w:rsidR="00232DE0" w:rsidRDefault="001C07E2">
          <w:pPr>
            <w:pStyle w:val="TOC1"/>
            <w:tabs>
              <w:tab w:val="right" w:leader="dot" w:pos="12344"/>
            </w:tabs>
            <w:rPr>
              <w:rFonts w:asciiTheme="minorHAnsi" w:eastAsiaTheme="minorEastAsia" w:hAnsiTheme="minorHAnsi"/>
              <w:b w:val="0"/>
              <w:noProof/>
              <w:sz w:val="24"/>
              <w:szCs w:val="24"/>
              <w:lang w:val="en-IN" w:eastAsia="en-IN"/>
            </w:rPr>
          </w:pPr>
          <w:r>
            <w:fldChar w:fldCharType="begin"/>
          </w:r>
          <w:r>
            <w:instrText xml:space="preserve"> TOC \o "1-2" \h \z \u </w:instrText>
          </w:r>
          <w:r>
            <w:fldChar w:fldCharType="separate"/>
          </w:r>
          <w:hyperlink w:anchor="_Toc217890904" w:history="1">
            <w:r w:rsidR="00232DE0" w:rsidRPr="00A97C6F">
              <w:rPr>
                <w:rStyle w:val="Hyperlink"/>
                <w:noProof/>
              </w:rPr>
              <w:t>Introduction</w:t>
            </w:r>
            <w:r w:rsidR="00232DE0">
              <w:rPr>
                <w:noProof/>
                <w:webHidden/>
              </w:rPr>
              <w:tab/>
            </w:r>
            <w:r w:rsidR="00232DE0">
              <w:rPr>
                <w:noProof/>
                <w:webHidden/>
              </w:rPr>
              <w:fldChar w:fldCharType="begin"/>
            </w:r>
            <w:r w:rsidR="00232DE0">
              <w:rPr>
                <w:noProof/>
                <w:webHidden/>
              </w:rPr>
              <w:instrText xml:space="preserve"> PAGEREF _Toc217890904 \h </w:instrText>
            </w:r>
            <w:r w:rsidR="00232DE0">
              <w:rPr>
                <w:noProof/>
                <w:webHidden/>
              </w:rPr>
            </w:r>
            <w:r w:rsidR="00232DE0">
              <w:rPr>
                <w:noProof/>
                <w:webHidden/>
              </w:rPr>
              <w:fldChar w:fldCharType="separate"/>
            </w:r>
            <w:r w:rsidR="0006187C">
              <w:rPr>
                <w:noProof/>
                <w:webHidden/>
              </w:rPr>
              <w:t>3</w:t>
            </w:r>
            <w:r w:rsidR="00232DE0">
              <w:rPr>
                <w:noProof/>
                <w:webHidden/>
              </w:rPr>
              <w:fldChar w:fldCharType="end"/>
            </w:r>
          </w:hyperlink>
        </w:p>
        <w:p w14:paraId="478DC113" w14:textId="02C6AC60"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5" w:history="1">
            <w:r w:rsidRPr="00A97C6F">
              <w:rPr>
                <w:rStyle w:val="Hyperlink"/>
                <w:noProof/>
              </w:rPr>
              <w:t>Purpose</w:t>
            </w:r>
            <w:r>
              <w:rPr>
                <w:noProof/>
                <w:webHidden/>
              </w:rPr>
              <w:tab/>
            </w:r>
            <w:r>
              <w:rPr>
                <w:noProof/>
                <w:webHidden/>
              </w:rPr>
              <w:fldChar w:fldCharType="begin"/>
            </w:r>
            <w:r>
              <w:rPr>
                <w:noProof/>
                <w:webHidden/>
              </w:rPr>
              <w:instrText xml:space="preserve"> PAGEREF _Toc217890905 \h </w:instrText>
            </w:r>
            <w:r>
              <w:rPr>
                <w:noProof/>
                <w:webHidden/>
              </w:rPr>
            </w:r>
            <w:r>
              <w:rPr>
                <w:noProof/>
                <w:webHidden/>
              </w:rPr>
              <w:fldChar w:fldCharType="separate"/>
            </w:r>
            <w:r w:rsidR="0006187C">
              <w:rPr>
                <w:noProof/>
                <w:webHidden/>
              </w:rPr>
              <w:t>3</w:t>
            </w:r>
            <w:r>
              <w:rPr>
                <w:noProof/>
                <w:webHidden/>
              </w:rPr>
              <w:fldChar w:fldCharType="end"/>
            </w:r>
          </w:hyperlink>
        </w:p>
        <w:p w14:paraId="2434C960" w14:textId="2570F7ED"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6" w:history="1">
            <w:r w:rsidRPr="00A97C6F">
              <w:rPr>
                <w:rStyle w:val="Hyperlink"/>
                <w:noProof/>
              </w:rPr>
              <w:t>Target Audience</w:t>
            </w:r>
            <w:r>
              <w:rPr>
                <w:noProof/>
                <w:webHidden/>
              </w:rPr>
              <w:tab/>
            </w:r>
            <w:r>
              <w:rPr>
                <w:noProof/>
                <w:webHidden/>
              </w:rPr>
              <w:fldChar w:fldCharType="begin"/>
            </w:r>
            <w:r>
              <w:rPr>
                <w:noProof/>
                <w:webHidden/>
              </w:rPr>
              <w:instrText xml:space="preserve"> PAGEREF _Toc217890906 \h </w:instrText>
            </w:r>
            <w:r>
              <w:rPr>
                <w:noProof/>
                <w:webHidden/>
              </w:rPr>
            </w:r>
            <w:r>
              <w:rPr>
                <w:noProof/>
                <w:webHidden/>
              </w:rPr>
              <w:fldChar w:fldCharType="separate"/>
            </w:r>
            <w:r w:rsidR="0006187C">
              <w:rPr>
                <w:noProof/>
                <w:webHidden/>
              </w:rPr>
              <w:t>3</w:t>
            </w:r>
            <w:r>
              <w:rPr>
                <w:noProof/>
                <w:webHidden/>
              </w:rPr>
              <w:fldChar w:fldCharType="end"/>
            </w:r>
          </w:hyperlink>
        </w:p>
        <w:p w14:paraId="181E28B1" w14:textId="3D756E2E"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7" w:history="1">
            <w:r w:rsidRPr="00A97C6F">
              <w:rPr>
                <w:rStyle w:val="Hyperlink"/>
                <w:noProof/>
              </w:rPr>
              <w:t>Prerequisites</w:t>
            </w:r>
            <w:r>
              <w:rPr>
                <w:noProof/>
                <w:webHidden/>
              </w:rPr>
              <w:tab/>
            </w:r>
            <w:r>
              <w:rPr>
                <w:noProof/>
                <w:webHidden/>
              </w:rPr>
              <w:fldChar w:fldCharType="begin"/>
            </w:r>
            <w:r>
              <w:rPr>
                <w:noProof/>
                <w:webHidden/>
              </w:rPr>
              <w:instrText xml:space="preserve"> PAGEREF _Toc217890907 \h </w:instrText>
            </w:r>
            <w:r>
              <w:rPr>
                <w:noProof/>
                <w:webHidden/>
              </w:rPr>
            </w:r>
            <w:r>
              <w:rPr>
                <w:noProof/>
                <w:webHidden/>
              </w:rPr>
              <w:fldChar w:fldCharType="separate"/>
            </w:r>
            <w:r w:rsidR="0006187C">
              <w:rPr>
                <w:noProof/>
                <w:webHidden/>
              </w:rPr>
              <w:t>3</w:t>
            </w:r>
            <w:r>
              <w:rPr>
                <w:noProof/>
                <w:webHidden/>
              </w:rPr>
              <w:fldChar w:fldCharType="end"/>
            </w:r>
          </w:hyperlink>
        </w:p>
        <w:p w14:paraId="580BC659" w14:textId="653BD345"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8" w:history="1">
            <w:r w:rsidRPr="00A97C6F">
              <w:rPr>
                <w:rStyle w:val="Hyperlink"/>
                <w:noProof/>
              </w:rPr>
              <w:t>Contacts</w:t>
            </w:r>
            <w:r>
              <w:rPr>
                <w:noProof/>
                <w:webHidden/>
              </w:rPr>
              <w:tab/>
            </w:r>
            <w:r>
              <w:rPr>
                <w:noProof/>
                <w:webHidden/>
              </w:rPr>
              <w:fldChar w:fldCharType="begin"/>
            </w:r>
            <w:r>
              <w:rPr>
                <w:noProof/>
                <w:webHidden/>
              </w:rPr>
              <w:instrText xml:space="preserve"> PAGEREF _Toc217890908 \h </w:instrText>
            </w:r>
            <w:r>
              <w:rPr>
                <w:noProof/>
                <w:webHidden/>
              </w:rPr>
            </w:r>
            <w:r>
              <w:rPr>
                <w:noProof/>
                <w:webHidden/>
              </w:rPr>
              <w:fldChar w:fldCharType="separate"/>
            </w:r>
            <w:r w:rsidR="0006187C">
              <w:rPr>
                <w:noProof/>
                <w:webHidden/>
              </w:rPr>
              <w:t>3</w:t>
            </w:r>
            <w:r>
              <w:rPr>
                <w:noProof/>
                <w:webHidden/>
              </w:rPr>
              <w:fldChar w:fldCharType="end"/>
            </w:r>
          </w:hyperlink>
        </w:p>
        <w:p w14:paraId="56C51913" w14:textId="7D1EB007"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9" w:history="1">
            <w:r w:rsidRPr="00A97C6F">
              <w:rPr>
                <w:rStyle w:val="Hyperlink"/>
                <w:noProof/>
              </w:rPr>
              <w:t>Related Links</w:t>
            </w:r>
            <w:r>
              <w:rPr>
                <w:noProof/>
                <w:webHidden/>
              </w:rPr>
              <w:tab/>
            </w:r>
            <w:r>
              <w:rPr>
                <w:noProof/>
                <w:webHidden/>
              </w:rPr>
              <w:fldChar w:fldCharType="begin"/>
            </w:r>
            <w:r>
              <w:rPr>
                <w:noProof/>
                <w:webHidden/>
              </w:rPr>
              <w:instrText xml:space="preserve"> PAGEREF _Toc217890909 \h </w:instrText>
            </w:r>
            <w:r>
              <w:rPr>
                <w:noProof/>
                <w:webHidden/>
              </w:rPr>
            </w:r>
            <w:r>
              <w:rPr>
                <w:noProof/>
                <w:webHidden/>
              </w:rPr>
              <w:fldChar w:fldCharType="separate"/>
            </w:r>
            <w:r w:rsidR="0006187C">
              <w:rPr>
                <w:noProof/>
                <w:webHidden/>
              </w:rPr>
              <w:t>3</w:t>
            </w:r>
            <w:r>
              <w:rPr>
                <w:noProof/>
                <w:webHidden/>
              </w:rPr>
              <w:fldChar w:fldCharType="end"/>
            </w:r>
          </w:hyperlink>
        </w:p>
        <w:p w14:paraId="625FD873" w14:textId="3A6FF8FF"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0" w:history="1">
            <w:r w:rsidRPr="00A97C6F">
              <w:rPr>
                <w:rStyle w:val="Hyperlink"/>
                <w:noProof/>
              </w:rPr>
              <w:t>Glossary</w:t>
            </w:r>
            <w:r>
              <w:rPr>
                <w:noProof/>
                <w:webHidden/>
              </w:rPr>
              <w:tab/>
            </w:r>
            <w:r>
              <w:rPr>
                <w:noProof/>
                <w:webHidden/>
              </w:rPr>
              <w:fldChar w:fldCharType="begin"/>
            </w:r>
            <w:r>
              <w:rPr>
                <w:noProof/>
                <w:webHidden/>
              </w:rPr>
              <w:instrText xml:space="preserve"> PAGEREF _Toc217890910 \h </w:instrText>
            </w:r>
            <w:r>
              <w:rPr>
                <w:noProof/>
                <w:webHidden/>
              </w:rPr>
            </w:r>
            <w:r>
              <w:rPr>
                <w:noProof/>
                <w:webHidden/>
              </w:rPr>
              <w:fldChar w:fldCharType="separate"/>
            </w:r>
            <w:r w:rsidR="0006187C">
              <w:rPr>
                <w:noProof/>
                <w:webHidden/>
              </w:rPr>
              <w:t>3</w:t>
            </w:r>
            <w:r>
              <w:rPr>
                <w:noProof/>
                <w:webHidden/>
              </w:rPr>
              <w:fldChar w:fldCharType="end"/>
            </w:r>
          </w:hyperlink>
        </w:p>
        <w:p w14:paraId="11FF98DC" w14:textId="2383D3B6" w:rsidR="00232DE0" w:rsidRDefault="00232DE0">
          <w:pPr>
            <w:pStyle w:val="TOC1"/>
            <w:tabs>
              <w:tab w:val="right" w:leader="dot" w:pos="12344"/>
            </w:tabs>
            <w:rPr>
              <w:rFonts w:asciiTheme="minorHAnsi" w:eastAsiaTheme="minorEastAsia" w:hAnsiTheme="minorHAnsi"/>
              <w:b w:val="0"/>
              <w:noProof/>
              <w:sz w:val="24"/>
              <w:szCs w:val="24"/>
              <w:lang w:val="en-IN" w:eastAsia="en-IN"/>
            </w:rPr>
          </w:pPr>
          <w:hyperlink w:anchor="_Toc217890911" w:history="1">
            <w:r w:rsidRPr="00A97C6F">
              <w:rPr>
                <w:rStyle w:val="Hyperlink"/>
                <w:noProof/>
              </w:rPr>
              <w:t>Smart KPIs APIs</w:t>
            </w:r>
            <w:r>
              <w:rPr>
                <w:noProof/>
                <w:webHidden/>
              </w:rPr>
              <w:tab/>
            </w:r>
            <w:r>
              <w:rPr>
                <w:noProof/>
                <w:webHidden/>
              </w:rPr>
              <w:fldChar w:fldCharType="begin"/>
            </w:r>
            <w:r>
              <w:rPr>
                <w:noProof/>
                <w:webHidden/>
              </w:rPr>
              <w:instrText xml:space="preserve"> PAGEREF _Toc217890911 \h </w:instrText>
            </w:r>
            <w:r>
              <w:rPr>
                <w:noProof/>
                <w:webHidden/>
              </w:rPr>
            </w:r>
            <w:r>
              <w:rPr>
                <w:noProof/>
                <w:webHidden/>
              </w:rPr>
              <w:fldChar w:fldCharType="separate"/>
            </w:r>
            <w:r w:rsidR="0006187C">
              <w:rPr>
                <w:noProof/>
                <w:webHidden/>
              </w:rPr>
              <w:t>4</w:t>
            </w:r>
            <w:r>
              <w:rPr>
                <w:noProof/>
                <w:webHidden/>
              </w:rPr>
              <w:fldChar w:fldCharType="end"/>
            </w:r>
          </w:hyperlink>
        </w:p>
        <w:p w14:paraId="1597E4AD" w14:textId="0DF74A14"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2" w:history="1">
            <w:r w:rsidRPr="00A97C6F">
              <w:rPr>
                <w:rStyle w:val="Hyperlink"/>
                <w:noProof/>
              </w:rPr>
              <w:t>Configuration Microservice KPIs</w:t>
            </w:r>
            <w:r>
              <w:rPr>
                <w:noProof/>
                <w:webHidden/>
              </w:rPr>
              <w:tab/>
            </w:r>
            <w:r>
              <w:rPr>
                <w:noProof/>
                <w:webHidden/>
              </w:rPr>
              <w:fldChar w:fldCharType="begin"/>
            </w:r>
            <w:r>
              <w:rPr>
                <w:noProof/>
                <w:webHidden/>
              </w:rPr>
              <w:instrText xml:space="preserve"> PAGEREF _Toc217890912 \h </w:instrText>
            </w:r>
            <w:r>
              <w:rPr>
                <w:noProof/>
                <w:webHidden/>
              </w:rPr>
            </w:r>
            <w:r>
              <w:rPr>
                <w:noProof/>
                <w:webHidden/>
              </w:rPr>
              <w:fldChar w:fldCharType="separate"/>
            </w:r>
            <w:r w:rsidR="0006187C">
              <w:rPr>
                <w:noProof/>
                <w:webHidden/>
              </w:rPr>
              <w:t>4</w:t>
            </w:r>
            <w:r>
              <w:rPr>
                <w:noProof/>
                <w:webHidden/>
              </w:rPr>
              <w:fldChar w:fldCharType="end"/>
            </w:r>
          </w:hyperlink>
        </w:p>
        <w:p w14:paraId="7F2C6F86" w14:textId="03A987F9"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3" w:history="1">
            <w:r w:rsidRPr="00A97C6F">
              <w:rPr>
                <w:rStyle w:val="Hyperlink"/>
                <w:noProof/>
              </w:rPr>
              <w:t>Microservice APIs</w:t>
            </w:r>
            <w:r>
              <w:rPr>
                <w:noProof/>
                <w:webHidden/>
              </w:rPr>
              <w:tab/>
            </w:r>
            <w:r>
              <w:rPr>
                <w:noProof/>
                <w:webHidden/>
              </w:rPr>
              <w:fldChar w:fldCharType="begin"/>
            </w:r>
            <w:r>
              <w:rPr>
                <w:noProof/>
                <w:webHidden/>
              </w:rPr>
              <w:instrText xml:space="preserve"> PAGEREF _Toc217890913 \h </w:instrText>
            </w:r>
            <w:r>
              <w:rPr>
                <w:noProof/>
                <w:webHidden/>
              </w:rPr>
            </w:r>
            <w:r>
              <w:rPr>
                <w:noProof/>
                <w:webHidden/>
              </w:rPr>
              <w:fldChar w:fldCharType="separate"/>
            </w:r>
            <w:r w:rsidR="0006187C">
              <w:rPr>
                <w:noProof/>
                <w:webHidden/>
              </w:rPr>
              <w:t>4</w:t>
            </w:r>
            <w:r>
              <w:rPr>
                <w:noProof/>
                <w:webHidden/>
              </w:rPr>
              <w:fldChar w:fldCharType="end"/>
            </w:r>
          </w:hyperlink>
        </w:p>
        <w:p w14:paraId="66BF6E19" w14:textId="2CE3DDDB" w:rsidR="00232DE0" w:rsidRDefault="00232DE0">
          <w:pPr>
            <w:pStyle w:val="TOC1"/>
            <w:tabs>
              <w:tab w:val="right" w:leader="dot" w:pos="12344"/>
            </w:tabs>
            <w:rPr>
              <w:rFonts w:asciiTheme="minorHAnsi" w:eastAsiaTheme="minorEastAsia" w:hAnsiTheme="minorHAnsi"/>
              <w:b w:val="0"/>
              <w:noProof/>
              <w:sz w:val="24"/>
              <w:szCs w:val="24"/>
              <w:lang w:val="en-IN" w:eastAsia="en-IN"/>
            </w:rPr>
          </w:pPr>
          <w:hyperlink w:anchor="_Toc217890914" w:history="1">
            <w:r w:rsidRPr="00A97C6F">
              <w:rPr>
                <w:rStyle w:val="Hyperlink"/>
                <w:noProof/>
              </w:rPr>
              <w:t>Smart KPIs Configuration Microservice APIs</w:t>
            </w:r>
            <w:r>
              <w:rPr>
                <w:noProof/>
                <w:webHidden/>
              </w:rPr>
              <w:tab/>
            </w:r>
            <w:r>
              <w:rPr>
                <w:noProof/>
                <w:webHidden/>
              </w:rPr>
              <w:fldChar w:fldCharType="begin"/>
            </w:r>
            <w:r>
              <w:rPr>
                <w:noProof/>
                <w:webHidden/>
              </w:rPr>
              <w:instrText xml:space="preserve"> PAGEREF _Toc217890914 \h </w:instrText>
            </w:r>
            <w:r>
              <w:rPr>
                <w:noProof/>
                <w:webHidden/>
              </w:rPr>
            </w:r>
            <w:r>
              <w:rPr>
                <w:noProof/>
                <w:webHidden/>
              </w:rPr>
              <w:fldChar w:fldCharType="separate"/>
            </w:r>
            <w:r w:rsidR="0006187C">
              <w:rPr>
                <w:noProof/>
                <w:webHidden/>
              </w:rPr>
              <w:t>5</w:t>
            </w:r>
            <w:r>
              <w:rPr>
                <w:noProof/>
                <w:webHidden/>
              </w:rPr>
              <w:fldChar w:fldCharType="end"/>
            </w:r>
          </w:hyperlink>
        </w:p>
        <w:p w14:paraId="58EFB030" w14:textId="1D57C80A"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5" w:history="1">
            <w:r w:rsidRPr="00A97C6F">
              <w:rPr>
                <w:rStyle w:val="Hyperlink"/>
                <w:noProof/>
              </w:rPr>
              <w:t>POST- CREATE CONFIG FILE</w:t>
            </w:r>
            <w:r>
              <w:rPr>
                <w:noProof/>
                <w:webHidden/>
              </w:rPr>
              <w:tab/>
            </w:r>
            <w:r>
              <w:rPr>
                <w:noProof/>
                <w:webHidden/>
              </w:rPr>
              <w:fldChar w:fldCharType="begin"/>
            </w:r>
            <w:r>
              <w:rPr>
                <w:noProof/>
                <w:webHidden/>
              </w:rPr>
              <w:instrText xml:space="preserve"> PAGEREF _Toc217890915 \h </w:instrText>
            </w:r>
            <w:r>
              <w:rPr>
                <w:noProof/>
                <w:webHidden/>
              </w:rPr>
            </w:r>
            <w:r>
              <w:rPr>
                <w:noProof/>
                <w:webHidden/>
              </w:rPr>
              <w:fldChar w:fldCharType="separate"/>
            </w:r>
            <w:r w:rsidR="0006187C">
              <w:rPr>
                <w:noProof/>
                <w:webHidden/>
              </w:rPr>
              <w:t>5</w:t>
            </w:r>
            <w:r>
              <w:rPr>
                <w:noProof/>
                <w:webHidden/>
              </w:rPr>
              <w:fldChar w:fldCharType="end"/>
            </w:r>
          </w:hyperlink>
        </w:p>
        <w:p w14:paraId="7E470BFB" w14:textId="1F8722FF"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6" w:history="1">
            <w:r w:rsidRPr="00A97C6F">
              <w:rPr>
                <w:rStyle w:val="Hyperlink"/>
                <w:noProof/>
              </w:rPr>
              <w:t>POST- KPI CREATION</w:t>
            </w:r>
            <w:r>
              <w:rPr>
                <w:noProof/>
                <w:webHidden/>
              </w:rPr>
              <w:tab/>
            </w:r>
            <w:r>
              <w:rPr>
                <w:noProof/>
                <w:webHidden/>
              </w:rPr>
              <w:fldChar w:fldCharType="begin"/>
            </w:r>
            <w:r>
              <w:rPr>
                <w:noProof/>
                <w:webHidden/>
              </w:rPr>
              <w:instrText xml:space="preserve"> PAGEREF _Toc217890916 \h </w:instrText>
            </w:r>
            <w:r>
              <w:rPr>
                <w:noProof/>
                <w:webHidden/>
              </w:rPr>
            </w:r>
            <w:r>
              <w:rPr>
                <w:noProof/>
                <w:webHidden/>
              </w:rPr>
              <w:fldChar w:fldCharType="separate"/>
            </w:r>
            <w:r w:rsidR="0006187C">
              <w:rPr>
                <w:noProof/>
                <w:webHidden/>
              </w:rPr>
              <w:t>6</w:t>
            </w:r>
            <w:r>
              <w:rPr>
                <w:noProof/>
                <w:webHidden/>
              </w:rPr>
              <w:fldChar w:fldCharType="end"/>
            </w:r>
          </w:hyperlink>
        </w:p>
        <w:p w14:paraId="06A3A7A1" w14:textId="6FE44E2B"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7" w:history="1">
            <w:r w:rsidRPr="00A97C6F">
              <w:rPr>
                <w:rStyle w:val="Hyperlink"/>
                <w:noProof/>
              </w:rPr>
              <w:t>POST- DOWNLOAD EXCEL</w:t>
            </w:r>
            <w:r>
              <w:rPr>
                <w:noProof/>
                <w:webHidden/>
              </w:rPr>
              <w:tab/>
            </w:r>
            <w:r>
              <w:rPr>
                <w:noProof/>
                <w:webHidden/>
              </w:rPr>
              <w:fldChar w:fldCharType="begin"/>
            </w:r>
            <w:r>
              <w:rPr>
                <w:noProof/>
                <w:webHidden/>
              </w:rPr>
              <w:instrText xml:space="preserve"> PAGEREF _Toc217890917 \h </w:instrText>
            </w:r>
            <w:r>
              <w:rPr>
                <w:noProof/>
                <w:webHidden/>
              </w:rPr>
            </w:r>
            <w:r>
              <w:rPr>
                <w:noProof/>
                <w:webHidden/>
              </w:rPr>
              <w:fldChar w:fldCharType="separate"/>
            </w:r>
            <w:r w:rsidR="0006187C">
              <w:rPr>
                <w:noProof/>
                <w:webHidden/>
              </w:rPr>
              <w:t>7</w:t>
            </w:r>
            <w:r>
              <w:rPr>
                <w:noProof/>
                <w:webHidden/>
              </w:rPr>
              <w:fldChar w:fldCharType="end"/>
            </w:r>
          </w:hyperlink>
        </w:p>
        <w:p w14:paraId="4F628050" w14:textId="6BF11162"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8" w:history="1">
            <w:r w:rsidRPr="00A97C6F">
              <w:rPr>
                <w:rStyle w:val="Hyperlink"/>
                <w:noProof/>
              </w:rPr>
              <w:t>GET- KPISPERPLANT</w:t>
            </w:r>
            <w:r>
              <w:rPr>
                <w:noProof/>
                <w:webHidden/>
              </w:rPr>
              <w:tab/>
            </w:r>
            <w:r>
              <w:rPr>
                <w:noProof/>
                <w:webHidden/>
              </w:rPr>
              <w:fldChar w:fldCharType="begin"/>
            </w:r>
            <w:r>
              <w:rPr>
                <w:noProof/>
                <w:webHidden/>
              </w:rPr>
              <w:instrText xml:space="preserve"> PAGEREF _Toc217890918 \h </w:instrText>
            </w:r>
            <w:r>
              <w:rPr>
                <w:noProof/>
                <w:webHidden/>
              </w:rPr>
            </w:r>
            <w:r>
              <w:rPr>
                <w:noProof/>
                <w:webHidden/>
              </w:rPr>
              <w:fldChar w:fldCharType="separate"/>
            </w:r>
            <w:r w:rsidR="0006187C">
              <w:rPr>
                <w:noProof/>
                <w:webHidden/>
              </w:rPr>
              <w:t>8</w:t>
            </w:r>
            <w:r>
              <w:rPr>
                <w:noProof/>
                <w:webHidden/>
              </w:rPr>
              <w:fldChar w:fldCharType="end"/>
            </w:r>
          </w:hyperlink>
        </w:p>
        <w:p w14:paraId="10E15914" w14:textId="75C32223" w:rsidR="00232DE0" w:rsidRDefault="00232DE0">
          <w:pPr>
            <w:pStyle w:val="TOC1"/>
            <w:tabs>
              <w:tab w:val="right" w:leader="dot" w:pos="12344"/>
            </w:tabs>
            <w:rPr>
              <w:rFonts w:asciiTheme="minorHAnsi" w:eastAsiaTheme="minorEastAsia" w:hAnsiTheme="minorHAnsi"/>
              <w:b w:val="0"/>
              <w:noProof/>
              <w:sz w:val="24"/>
              <w:szCs w:val="24"/>
              <w:lang w:val="en-IN" w:eastAsia="en-IN"/>
            </w:rPr>
          </w:pPr>
          <w:hyperlink w:anchor="_Toc217890919" w:history="1">
            <w:r w:rsidRPr="00A97C6F">
              <w:rPr>
                <w:rStyle w:val="Hyperlink"/>
                <w:noProof/>
              </w:rPr>
              <w:t>Smart KPIs Microservice APIs</w:t>
            </w:r>
            <w:r>
              <w:rPr>
                <w:noProof/>
                <w:webHidden/>
              </w:rPr>
              <w:tab/>
            </w:r>
            <w:r>
              <w:rPr>
                <w:noProof/>
                <w:webHidden/>
              </w:rPr>
              <w:fldChar w:fldCharType="begin"/>
            </w:r>
            <w:r>
              <w:rPr>
                <w:noProof/>
                <w:webHidden/>
              </w:rPr>
              <w:instrText xml:space="preserve"> PAGEREF _Toc217890919 \h </w:instrText>
            </w:r>
            <w:r>
              <w:rPr>
                <w:noProof/>
                <w:webHidden/>
              </w:rPr>
            </w:r>
            <w:r>
              <w:rPr>
                <w:noProof/>
                <w:webHidden/>
              </w:rPr>
              <w:fldChar w:fldCharType="separate"/>
            </w:r>
            <w:r w:rsidR="0006187C">
              <w:rPr>
                <w:noProof/>
                <w:webHidden/>
              </w:rPr>
              <w:t>9</w:t>
            </w:r>
            <w:r>
              <w:rPr>
                <w:noProof/>
                <w:webHidden/>
              </w:rPr>
              <w:fldChar w:fldCharType="end"/>
            </w:r>
          </w:hyperlink>
        </w:p>
        <w:p w14:paraId="302309D7" w14:textId="0BC150C6"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0" w:history="1">
            <w:r w:rsidRPr="00A97C6F">
              <w:rPr>
                <w:rStyle w:val="Hyperlink"/>
                <w:noProof/>
              </w:rPr>
              <w:t>GET- KPI DASHBOARD</w:t>
            </w:r>
            <w:r>
              <w:rPr>
                <w:noProof/>
                <w:webHidden/>
              </w:rPr>
              <w:tab/>
            </w:r>
            <w:r>
              <w:rPr>
                <w:noProof/>
                <w:webHidden/>
              </w:rPr>
              <w:fldChar w:fldCharType="begin"/>
            </w:r>
            <w:r>
              <w:rPr>
                <w:noProof/>
                <w:webHidden/>
              </w:rPr>
              <w:instrText xml:space="preserve"> PAGEREF _Toc217890920 \h </w:instrText>
            </w:r>
            <w:r>
              <w:rPr>
                <w:noProof/>
                <w:webHidden/>
              </w:rPr>
            </w:r>
            <w:r>
              <w:rPr>
                <w:noProof/>
                <w:webHidden/>
              </w:rPr>
              <w:fldChar w:fldCharType="separate"/>
            </w:r>
            <w:r w:rsidR="0006187C">
              <w:rPr>
                <w:noProof/>
                <w:webHidden/>
              </w:rPr>
              <w:t>9</w:t>
            </w:r>
            <w:r>
              <w:rPr>
                <w:noProof/>
                <w:webHidden/>
              </w:rPr>
              <w:fldChar w:fldCharType="end"/>
            </w:r>
          </w:hyperlink>
        </w:p>
        <w:p w14:paraId="4B3D5213" w14:textId="64C66DB9"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1" w:history="1">
            <w:r w:rsidRPr="00A97C6F">
              <w:rPr>
                <w:rStyle w:val="Hyperlink"/>
                <w:noProof/>
              </w:rPr>
              <w:t>POST - KPI DRILLDOWN</w:t>
            </w:r>
            <w:r>
              <w:rPr>
                <w:noProof/>
                <w:webHidden/>
              </w:rPr>
              <w:tab/>
            </w:r>
            <w:r>
              <w:rPr>
                <w:noProof/>
                <w:webHidden/>
              </w:rPr>
              <w:fldChar w:fldCharType="begin"/>
            </w:r>
            <w:r>
              <w:rPr>
                <w:noProof/>
                <w:webHidden/>
              </w:rPr>
              <w:instrText xml:space="preserve"> PAGEREF _Toc217890921 \h </w:instrText>
            </w:r>
            <w:r>
              <w:rPr>
                <w:noProof/>
                <w:webHidden/>
              </w:rPr>
            </w:r>
            <w:r>
              <w:rPr>
                <w:noProof/>
                <w:webHidden/>
              </w:rPr>
              <w:fldChar w:fldCharType="separate"/>
            </w:r>
            <w:r w:rsidR="0006187C">
              <w:rPr>
                <w:noProof/>
                <w:webHidden/>
              </w:rPr>
              <w:t>10</w:t>
            </w:r>
            <w:r>
              <w:rPr>
                <w:noProof/>
                <w:webHidden/>
              </w:rPr>
              <w:fldChar w:fldCharType="end"/>
            </w:r>
          </w:hyperlink>
        </w:p>
        <w:p w14:paraId="0A827BFF" w14:textId="6FD9FA6B"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2" w:history="1">
            <w:r w:rsidRPr="00A97C6F">
              <w:rPr>
                <w:rStyle w:val="Hyperlink"/>
                <w:noProof/>
              </w:rPr>
              <w:t>POST- SMART KPI TILE</w:t>
            </w:r>
            <w:r>
              <w:rPr>
                <w:noProof/>
                <w:webHidden/>
              </w:rPr>
              <w:tab/>
            </w:r>
            <w:r>
              <w:rPr>
                <w:noProof/>
                <w:webHidden/>
              </w:rPr>
              <w:fldChar w:fldCharType="begin"/>
            </w:r>
            <w:r>
              <w:rPr>
                <w:noProof/>
                <w:webHidden/>
              </w:rPr>
              <w:instrText xml:space="preserve"> PAGEREF _Toc217890922 \h </w:instrText>
            </w:r>
            <w:r>
              <w:rPr>
                <w:noProof/>
                <w:webHidden/>
              </w:rPr>
            </w:r>
            <w:r>
              <w:rPr>
                <w:noProof/>
                <w:webHidden/>
              </w:rPr>
              <w:fldChar w:fldCharType="separate"/>
            </w:r>
            <w:r w:rsidR="0006187C">
              <w:rPr>
                <w:noProof/>
                <w:webHidden/>
              </w:rPr>
              <w:t>11</w:t>
            </w:r>
            <w:r>
              <w:rPr>
                <w:noProof/>
                <w:webHidden/>
              </w:rPr>
              <w:fldChar w:fldCharType="end"/>
            </w:r>
          </w:hyperlink>
        </w:p>
        <w:p w14:paraId="4ADB97FD" w14:textId="05B28761"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3" w:history="1">
            <w:r w:rsidRPr="00A97C6F">
              <w:rPr>
                <w:rStyle w:val="Hyperlink"/>
                <w:noProof/>
              </w:rPr>
              <w:t>Detail API Backend Aggregation Logic</w:t>
            </w:r>
            <w:r>
              <w:rPr>
                <w:noProof/>
                <w:webHidden/>
              </w:rPr>
              <w:tab/>
            </w:r>
            <w:r>
              <w:rPr>
                <w:noProof/>
                <w:webHidden/>
              </w:rPr>
              <w:fldChar w:fldCharType="begin"/>
            </w:r>
            <w:r>
              <w:rPr>
                <w:noProof/>
                <w:webHidden/>
              </w:rPr>
              <w:instrText xml:space="preserve"> PAGEREF _Toc217890923 \h </w:instrText>
            </w:r>
            <w:r>
              <w:rPr>
                <w:noProof/>
                <w:webHidden/>
              </w:rPr>
            </w:r>
            <w:r>
              <w:rPr>
                <w:noProof/>
                <w:webHidden/>
              </w:rPr>
              <w:fldChar w:fldCharType="separate"/>
            </w:r>
            <w:r w:rsidR="0006187C">
              <w:rPr>
                <w:noProof/>
                <w:webHidden/>
              </w:rPr>
              <w:t>12</w:t>
            </w:r>
            <w:r>
              <w:rPr>
                <w:noProof/>
                <w:webHidden/>
              </w:rPr>
              <w:fldChar w:fldCharType="end"/>
            </w:r>
          </w:hyperlink>
        </w:p>
        <w:p w14:paraId="6562A125" w14:textId="005B972E"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4" w:history="1">
            <w:r w:rsidRPr="00A97C6F">
              <w:rPr>
                <w:rStyle w:val="Hyperlink"/>
                <w:noProof/>
              </w:rPr>
              <w:t>POST- TRENDLINE</w:t>
            </w:r>
            <w:r>
              <w:rPr>
                <w:noProof/>
                <w:webHidden/>
              </w:rPr>
              <w:tab/>
            </w:r>
            <w:r>
              <w:rPr>
                <w:noProof/>
                <w:webHidden/>
              </w:rPr>
              <w:fldChar w:fldCharType="begin"/>
            </w:r>
            <w:r>
              <w:rPr>
                <w:noProof/>
                <w:webHidden/>
              </w:rPr>
              <w:instrText xml:space="preserve"> PAGEREF _Toc217890924 \h </w:instrText>
            </w:r>
            <w:r>
              <w:rPr>
                <w:noProof/>
                <w:webHidden/>
              </w:rPr>
            </w:r>
            <w:r>
              <w:rPr>
                <w:noProof/>
                <w:webHidden/>
              </w:rPr>
              <w:fldChar w:fldCharType="separate"/>
            </w:r>
            <w:r w:rsidR="0006187C">
              <w:rPr>
                <w:noProof/>
                <w:webHidden/>
              </w:rPr>
              <w:t>13</w:t>
            </w:r>
            <w:r>
              <w:rPr>
                <w:noProof/>
                <w:webHidden/>
              </w:rPr>
              <w:fldChar w:fldCharType="end"/>
            </w:r>
          </w:hyperlink>
        </w:p>
        <w:p w14:paraId="13CCF949" w14:textId="697A265C"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5" w:history="1">
            <w:r w:rsidRPr="00A97C6F">
              <w:rPr>
                <w:rStyle w:val="Hyperlink"/>
                <w:noProof/>
              </w:rPr>
              <w:t>GET- LIST</w:t>
            </w:r>
            <w:r>
              <w:rPr>
                <w:noProof/>
                <w:webHidden/>
              </w:rPr>
              <w:tab/>
            </w:r>
            <w:r>
              <w:rPr>
                <w:noProof/>
                <w:webHidden/>
              </w:rPr>
              <w:fldChar w:fldCharType="begin"/>
            </w:r>
            <w:r>
              <w:rPr>
                <w:noProof/>
                <w:webHidden/>
              </w:rPr>
              <w:instrText xml:space="preserve"> PAGEREF _Toc217890925 \h </w:instrText>
            </w:r>
            <w:r>
              <w:rPr>
                <w:noProof/>
                <w:webHidden/>
              </w:rPr>
            </w:r>
            <w:r>
              <w:rPr>
                <w:noProof/>
                <w:webHidden/>
              </w:rPr>
              <w:fldChar w:fldCharType="separate"/>
            </w:r>
            <w:r w:rsidR="0006187C">
              <w:rPr>
                <w:noProof/>
                <w:webHidden/>
              </w:rPr>
              <w:t>14</w:t>
            </w:r>
            <w:r>
              <w:rPr>
                <w:noProof/>
                <w:webHidden/>
              </w:rPr>
              <w:fldChar w:fldCharType="end"/>
            </w:r>
          </w:hyperlink>
        </w:p>
        <w:p w14:paraId="39842E20" w14:textId="4258F896"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6" w:history="1">
            <w:r w:rsidRPr="00A97C6F">
              <w:rPr>
                <w:rStyle w:val="Hyperlink"/>
                <w:noProof/>
              </w:rPr>
              <w:t>POST- DEVIATION</w:t>
            </w:r>
            <w:r>
              <w:rPr>
                <w:noProof/>
                <w:webHidden/>
              </w:rPr>
              <w:tab/>
            </w:r>
            <w:r>
              <w:rPr>
                <w:noProof/>
                <w:webHidden/>
              </w:rPr>
              <w:fldChar w:fldCharType="begin"/>
            </w:r>
            <w:r>
              <w:rPr>
                <w:noProof/>
                <w:webHidden/>
              </w:rPr>
              <w:instrText xml:space="preserve"> PAGEREF _Toc217890926 \h </w:instrText>
            </w:r>
            <w:r>
              <w:rPr>
                <w:noProof/>
                <w:webHidden/>
              </w:rPr>
            </w:r>
            <w:r>
              <w:rPr>
                <w:noProof/>
                <w:webHidden/>
              </w:rPr>
              <w:fldChar w:fldCharType="separate"/>
            </w:r>
            <w:r w:rsidR="0006187C">
              <w:rPr>
                <w:noProof/>
                <w:webHidden/>
              </w:rPr>
              <w:t>15</w:t>
            </w:r>
            <w:r>
              <w:rPr>
                <w:noProof/>
                <w:webHidden/>
              </w:rPr>
              <w:fldChar w:fldCharType="end"/>
            </w:r>
          </w:hyperlink>
        </w:p>
        <w:p w14:paraId="1EEA5BD7" w14:textId="065693AA"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7" w:history="1">
            <w:r w:rsidRPr="00A97C6F">
              <w:rPr>
                <w:rStyle w:val="Hyperlink"/>
                <w:noProof/>
              </w:rPr>
              <w:t>POST- DRILLDOWN DEVIATION</w:t>
            </w:r>
            <w:r>
              <w:rPr>
                <w:noProof/>
                <w:webHidden/>
              </w:rPr>
              <w:tab/>
            </w:r>
            <w:r>
              <w:rPr>
                <w:noProof/>
                <w:webHidden/>
              </w:rPr>
              <w:fldChar w:fldCharType="begin"/>
            </w:r>
            <w:r>
              <w:rPr>
                <w:noProof/>
                <w:webHidden/>
              </w:rPr>
              <w:instrText xml:space="preserve"> PAGEREF _Toc217890927 \h </w:instrText>
            </w:r>
            <w:r>
              <w:rPr>
                <w:noProof/>
                <w:webHidden/>
              </w:rPr>
            </w:r>
            <w:r>
              <w:rPr>
                <w:noProof/>
                <w:webHidden/>
              </w:rPr>
              <w:fldChar w:fldCharType="separate"/>
            </w:r>
            <w:r w:rsidR="0006187C">
              <w:rPr>
                <w:noProof/>
                <w:webHidden/>
              </w:rPr>
              <w:t>16</w:t>
            </w:r>
            <w:r>
              <w:rPr>
                <w:noProof/>
                <w:webHidden/>
              </w:rPr>
              <w:fldChar w:fldCharType="end"/>
            </w:r>
          </w:hyperlink>
        </w:p>
        <w:p w14:paraId="1FD21542" w14:textId="33FD3527"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8" w:history="1">
            <w:r w:rsidRPr="00A97C6F">
              <w:rPr>
                <w:rStyle w:val="Hyperlink"/>
                <w:noProof/>
              </w:rPr>
              <w:t>POST- RAG</w:t>
            </w:r>
            <w:r>
              <w:rPr>
                <w:noProof/>
                <w:webHidden/>
              </w:rPr>
              <w:tab/>
            </w:r>
            <w:r>
              <w:rPr>
                <w:noProof/>
                <w:webHidden/>
              </w:rPr>
              <w:fldChar w:fldCharType="begin"/>
            </w:r>
            <w:r>
              <w:rPr>
                <w:noProof/>
                <w:webHidden/>
              </w:rPr>
              <w:instrText xml:space="preserve"> PAGEREF _Toc217890928 \h </w:instrText>
            </w:r>
            <w:r>
              <w:rPr>
                <w:noProof/>
                <w:webHidden/>
              </w:rPr>
            </w:r>
            <w:r>
              <w:rPr>
                <w:noProof/>
                <w:webHidden/>
              </w:rPr>
              <w:fldChar w:fldCharType="separate"/>
            </w:r>
            <w:r w:rsidR="0006187C">
              <w:rPr>
                <w:noProof/>
                <w:webHidden/>
              </w:rPr>
              <w:t>17</w:t>
            </w:r>
            <w:r>
              <w:rPr>
                <w:noProof/>
                <w:webHidden/>
              </w:rPr>
              <w:fldChar w:fldCharType="end"/>
            </w:r>
          </w:hyperlink>
        </w:p>
        <w:p w14:paraId="598649C2" w14:textId="00A9EE24"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9" w:history="1">
            <w:r w:rsidRPr="00A97C6F">
              <w:rPr>
                <w:rStyle w:val="Hyperlink"/>
                <w:noProof/>
              </w:rPr>
              <w:t>POST- INSIGHT API</w:t>
            </w:r>
            <w:r>
              <w:rPr>
                <w:noProof/>
                <w:webHidden/>
              </w:rPr>
              <w:tab/>
            </w:r>
            <w:r>
              <w:rPr>
                <w:noProof/>
                <w:webHidden/>
              </w:rPr>
              <w:fldChar w:fldCharType="begin"/>
            </w:r>
            <w:r>
              <w:rPr>
                <w:noProof/>
                <w:webHidden/>
              </w:rPr>
              <w:instrText xml:space="preserve"> PAGEREF _Toc217890929 \h </w:instrText>
            </w:r>
            <w:r>
              <w:rPr>
                <w:noProof/>
                <w:webHidden/>
              </w:rPr>
            </w:r>
            <w:r>
              <w:rPr>
                <w:noProof/>
                <w:webHidden/>
              </w:rPr>
              <w:fldChar w:fldCharType="separate"/>
            </w:r>
            <w:r w:rsidR="0006187C">
              <w:rPr>
                <w:noProof/>
                <w:webHidden/>
              </w:rPr>
              <w:t>18</w:t>
            </w:r>
            <w:r>
              <w:rPr>
                <w:noProof/>
                <w:webHidden/>
              </w:rPr>
              <w:fldChar w:fldCharType="end"/>
            </w:r>
          </w:hyperlink>
        </w:p>
        <w:p w14:paraId="070307A5" w14:textId="0FC88DF1" w:rsidR="00612FB1" w:rsidRPr="006E2058" w:rsidRDefault="001C07E2" w:rsidP="001F7C65">
          <w:pPr>
            <w:sectPr w:rsidR="00612FB1" w:rsidRPr="006E2058" w:rsidSect="00C70C2B">
              <w:type w:val="continuous"/>
              <w:pgSz w:w="28798" w:h="24480" w:code="5"/>
              <w:pgMar w:top="1440" w:right="8222" w:bottom="1440" w:left="8222" w:header="720" w:footer="720" w:gutter="0"/>
              <w:cols w:space="720"/>
              <w:docGrid w:linePitch="360"/>
            </w:sectPr>
          </w:pPr>
          <w:r>
            <w:fldChar w:fldCharType="end"/>
          </w:r>
        </w:p>
      </w:sdtContent>
    </w:sdt>
    <w:p w14:paraId="1A4902E9" w14:textId="77777777" w:rsidR="00612FB1" w:rsidRPr="006E2058" w:rsidRDefault="00612FB1" w:rsidP="005C46AC">
      <w:pPr>
        <w:pStyle w:val="Heading1"/>
      </w:pPr>
      <w:bookmarkStart w:id="2" w:name="_Toc115182691"/>
      <w:bookmarkStart w:id="3" w:name="_Toc217890904"/>
      <w:bookmarkStart w:id="4" w:name="_Hlk137477109"/>
      <w:r w:rsidRPr="006E2058">
        <w:lastRenderedPageBreak/>
        <w:t>I</w:t>
      </w:r>
      <w:bookmarkStart w:id="5" w:name="OLE_LINK1"/>
      <w:r w:rsidRPr="006E2058">
        <w:t>ntroduction</w:t>
      </w:r>
      <w:bookmarkEnd w:id="2"/>
      <w:bookmarkEnd w:id="3"/>
    </w:p>
    <w:p w14:paraId="6EEDEEB2" w14:textId="77777777" w:rsidR="009B7B56" w:rsidRDefault="009B7B56" w:rsidP="00D7330E">
      <w:pPr>
        <w:sectPr w:rsidR="009B7B56" w:rsidSect="00BF2259">
          <w:pgSz w:w="28800" w:h="24480" w:code="5"/>
          <w:pgMar w:top="1440" w:right="5760" w:bottom="1440" w:left="1440" w:header="720" w:footer="720" w:gutter="0"/>
          <w:cols w:space="720"/>
          <w:docGrid w:linePitch="360"/>
        </w:sectPr>
      </w:pPr>
    </w:p>
    <w:p w14:paraId="15DD8095" w14:textId="21101A09" w:rsidR="00612FB1" w:rsidRPr="00063967" w:rsidRDefault="00063967" w:rsidP="00063967">
      <w:r w:rsidRPr="00063967">
        <w:t xml:space="preserve">Accenture Operations Twin (AOT) is a suite of software accelerators, including Smart KPIs, designed to deliver integrated client solutions. AOT streamlines the integration of </w:t>
      </w:r>
      <w:r w:rsidR="004769E1" w:rsidRPr="00063967">
        <w:t>products</w:t>
      </w:r>
      <w:r w:rsidRPr="00063967">
        <w:t>, process</w:t>
      </w:r>
      <w:r w:rsidR="004769E1">
        <w:t>es</w:t>
      </w:r>
      <w:r w:rsidRPr="00063967">
        <w:t>, and real-time data from various IT and OT systems, providing a unified operational view for improved decision-making. Smart KPIs serve as the main dashboard within AOT, offering contextualized KPI insights for both management and operational teams. This application helps track performance issues and corrective actions, supported by dedicated backend microservices.</w:t>
      </w:r>
    </w:p>
    <w:p w14:paraId="41AC7E7F" w14:textId="77777777" w:rsidR="009B7B56" w:rsidRPr="006E2058" w:rsidRDefault="009B7B56" w:rsidP="009B7B56">
      <w:pPr>
        <w:pStyle w:val="Heading2"/>
      </w:pPr>
      <w:bookmarkStart w:id="6" w:name="_Toc217890905"/>
      <w:bookmarkStart w:id="7" w:name="_Toc93468771"/>
      <w:bookmarkStart w:id="8" w:name="_Hlk103705804"/>
      <w:bookmarkEnd w:id="5"/>
      <w:r w:rsidRPr="006E2058">
        <w:t>Purpose</w:t>
      </w:r>
      <w:bookmarkEnd w:id="6"/>
    </w:p>
    <w:p w14:paraId="117D941F" w14:textId="77777777" w:rsidR="009B7B56" w:rsidRPr="00BB7D59" w:rsidRDefault="009B7B56" w:rsidP="009B7B56">
      <w:r w:rsidRPr="00BB7D59">
        <w:t>This reference document includes information about paths, inputs, outputs, and error management for APIs related to AOT Smart KPIs. The document includes descriptions of APIs used for configuration as well as descriptions of APIs that provide middleware functionality.</w:t>
      </w:r>
    </w:p>
    <w:p w14:paraId="6D9A8A26" w14:textId="77777777" w:rsidR="00612FB1" w:rsidRPr="006E2058" w:rsidRDefault="00612FB1" w:rsidP="003828BA">
      <w:pPr>
        <w:pStyle w:val="Heading2"/>
      </w:pPr>
      <w:bookmarkStart w:id="9" w:name="_Toc217890906"/>
      <w:r w:rsidRPr="006E2058">
        <w:t>Target Audience</w:t>
      </w:r>
      <w:bookmarkEnd w:id="7"/>
      <w:bookmarkEnd w:id="9"/>
    </w:p>
    <w:bookmarkEnd w:id="8"/>
    <w:p w14:paraId="5CB2D295" w14:textId="77777777" w:rsidR="00612FB1" w:rsidRPr="00D25D2A" w:rsidRDefault="00612FB1" w:rsidP="00D25D2A">
      <w:r w:rsidRPr="00D25D2A">
        <w:t>Client Delivery Teams planning to deliver Accenture Operations Twin.</w:t>
      </w:r>
    </w:p>
    <w:p w14:paraId="7248FBC9" w14:textId="77777777" w:rsidR="00612FB1" w:rsidRPr="006E2058" w:rsidRDefault="00612FB1" w:rsidP="003828BA">
      <w:pPr>
        <w:pStyle w:val="Heading2"/>
      </w:pPr>
      <w:bookmarkStart w:id="10" w:name="_Toc217890907"/>
      <w:r w:rsidRPr="006E2058">
        <w:t>Prerequisites</w:t>
      </w:r>
      <w:bookmarkEnd w:id="10"/>
    </w:p>
    <w:p w14:paraId="74F03651" w14:textId="77777777" w:rsidR="00612FB1" w:rsidRPr="006E2058" w:rsidRDefault="00612FB1" w:rsidP="00612FB1">
      <w:pPr>
        <w:rPr>
          <w:rFonts w:cs="Calibri"/>
          <w:lang w:val="en-GB"/>
        </w:rPr>
      </w:pPr>
      <w:r w:rsidRPr="006E2058">
        <w:rPr>
          <w:rFonts w:cs="Calibri"/>
          <w:lang w:val="en-GB"/>
        </w:rPr>
        <w:t xml:space="preserve">An API testing tool such as </w:t>
      </w:r>
      <w:hyperlink r:id="rId16">
        <w:r w:rsidRPr="006E2058">
          <w:rPr>
            <w:rStyle w:val="Hyperlink"/>
            <w:rFonts w:cs="Calibri"/>
            <w:lang w:val="en-GB"/>
          </w:rPr>
          <w:t>Postman</w:t>
        </w:r>
      </w:hyperlink>
      <w:r w:rsidRPr="006E2058">
        <w:rPr>
          <w:rFonts w:cs="Calibri"/>
          <w:lang w:val="en-GB"/>
        </w:rPr>
        <w:t>.</w:t>
      </w:r>
    </w:p>
    <w:p w14:paraId="3E60BBA2" w14:textId="77777777" w:rsidR="00612FB1" w:rsidRPr="006E2058" w:rsidRDefault="00612FB1" w:rsidP="003828BA">
      <w:pPr>
        <w:pStyle w:val="Heading2"/>
      </w:pPr>
      <w:bookmarkStart w:id="11" w:name="_Toc217890908"/>
      <w:r w:rsidRPr="006E2058">
        <w:t>Contacts</w:t>
      </w:r>
      <w:bookmarkEnd w:id="11"/>
    </w:p>
    <w:bookmarkStart w:id="12" w:name="OLE_LINK20"/>
    <w:p w14:paraId="200B1995" w14:textId="77777777" w:rsidR="00612FB1" w:rsidRPr="00FE623A" w:rsidRDefault="00CF5690" w:rsidP="00EB5376">
      <w:pPr>
        <w:numPr>
          <w:ilvl w:val="0"/>
          <w:numId w:val="9"/>
        </w:numPr>
        <w:rPr>
          <w:rStyle w:val="Hyperlink"/>
          <w:color w:val="auto"/>
          <w:u w:val="none"/>
        </w:rPr>
      </w:pPr>
      <w:r>
        <w:fldChar w:fldCharType="begin"/>
      </w:r>
      <w:r>
        <w:instrText>HYPERLINK "mailto:florian.tournier@accenture.com"</w:instrText>
      </w:r>
      <w:r>
        <w:fldChar w:fldCharType="separate"/>
      </w:r>
      <w:r w:rsidR="00612FB1" w:rsidRPr="00F37C37">
        <w:rPr>
          <w:rStyle w:val="Hyperlink"/>
        </w:rPr>
        <w:t>florian.tournier@accenture.com</w:t>
      </w:r>
      <w:r>
        <w:rPr>
          <w:rStyle w:val="Hyperlink"/>
        </w:rPr>
        <w:fldChar w:fldCharType="end"/>
      </w:r>
    </w:p>
    <w:p w14:paraId="13981456" w14:textId="3CD9C8EC" w:rsidR="00FE623A" w:rsidRPr="006E2058" w:rsidRDefault="00FE623A" w:rsidP="00EB5376">
      <w:pPr>
        <w:numPr>
          <w:ilvl w:val="0"/>
          <w:numId w:val="9"/>
        </w:numPr>
      </w:pPr>
      <w:hyperlink r:id="rId17" w:history="1">
        <w:r w:rsidRPr="007F564F">
          <w:rPr>
            <w:rStyle w:val="Hyperlink"/>
          </w:rPr>
          <w:t>thejash.s.suresh@accenture.com</w:t>
        </w:r>
      </w:hyperlink>
      <w:r>
        <w:t xml:space="preserve"> </w:t>
      </w:r>
    </w:p>
    <w:p w14:paraId="2F77256A" w14:textId="3AD24706" w:rsidR="00612FB1" w:rsidRDefault="00613405" w:rsidP="00EB5376">
      <w:pPr>
        <w:numPr>
          <w:ilvl w:val="0"/>
          <w:numId w:val="9"/>
        </w:numPr>
      </w:pPr>
      <w:hyperlink r:id="rId18" w:history="1">
        <w:r w:rsidRPr="002A4A49">
          <w:rPr>
            <w:rStyle w:val="Hyperlink"/>
          </w:rPr>
          <w:t>nithya.arumugham@accenture.com</w:t>
        </w:r>
      </w:hyperlink>
      <w:r>
        <w:t xml:space="preserve"> </w:t>
      </w:r>
    </w:p>
    <w:p w14:paraId="05E49CAD" w14:textId="70FD6FAB" w:rsidR="00613405" w:rsidRPr="006E2058" w:rsidRDefault="00DC2FB1" w:rsidP="00EB5376">
      <w:pPr>
        <w:numPr>
          <w:ilvl w:val="0"/>
          <w:numId w:val="9"/>
        </w:numPr>
      </w:pPr>
      <w:hyperlink r:id="rId19" w:history="1">
        <w:r w:rsidRPr="002A4A49">
          <w:rPr>
            <w:rStyle w:val="Hyperlink"/>
          </w:rPr>
          <w:t>hanuman.prasad.gali@accenture.com</w:t>
        </w:r>
      </w:hyperlink>
      <w:r>
        <w:t xml:space="preserve"> </w:t>
      </w:r>
    </w:p>
    <w:p w14:paraId="08E32CD3" w14:textId="77777777" w:rsidR="00612FB1" w:rsidRPr="006E2058" w:rsidRDefault="00612FB1" w:rsidP="003828BA">
      <w:pPr>
        <w:pStyle w:val="Heading2"/>
      </w:pPr>
      <w:bookmarkStart w:id="13" w:name="_Toc217890909"/>
      <w:bookmarkEnd w:id="12"/>
      <w:r w:rsidRPr="006E2058">
        <w:t>Related Links</w:t>
      </w:r>
      <w:bookmarkEnd w:id="13"/>
    </w:p>
    <w:p w14:paraId="0E3B61EA" w14:textId="77777777" w:rsidR="00612FB1" w:rsidRPr="006E2058" w:rsidRDefault="00612FB1" w:rsidP="00EB5376">
      <w:pPr>
        <w:numPr>
          <w:ilvl w:val="0"/>
          <w:numId w:val="8"/>
        </w:numPr>
        <w:rPr>
          <w:rStyle w:val="Hyperlink"/>
          <w:rFonts w:cs="Graphik"/>
          <w:lang w:val="en-GB"/>
        </w:rPr>
      </w:pPr>
      <w:r w:rsidRPr="006E2058">
        <w:fldChar w:fldCharType="begin"/>
      </w:r>
      <w:r w:rsidRPr="006E2058">
        <w:instrText xml:space="preserve"> HYPERLINK "https://industryxdevhub.accenture.com/assetdetails/45" </w:instrText>
      </w:r>
      <w:r w:rsidRPr="006E2058">
        <w:fldChar w:fldCharType="separate"/>
      </w:r>
      <w:r w:rsidRPr="006E2058">
        <w:rPr>
          <w:rStyle w:val="Hyperlink"/>
          <w:rFonts w:cs="Graphik"/>
        </w:rPr>
        <w:t xml:space="preserve">AOT </w:t>
      </w:r>
      <w:r w:rsidRPr="006E2058">
        <w:rPr>
          <w:rStyle w:val="Hyperlink"/>
          <w:lang w:val="en-GB"/>
        </w:rPr>
        <w:t>Release Notes</w:t>
      </w:r>
    </w:p>
    <w:p w14:paraId="1727F785" w14:textId="77777777" w:rsidR="0057309A" w:rsidRPr="00DC5CB7" w:rsidRDefault="00612FB1" w:rsidP="00EB5376">
      <w:pPr>
        <w:numPr>
          <w:ilvl w:val="0"/>
          <w:numId w:val="8"/>
        </w:numPr>
        <w:rPr>
          <w:rStyle w:val="Hyperlink"/>
          <w:color w:val="auto"/>
          <w:u w:val="none"/>
          <w:lang w:val="en-GB"/>
        </w:rPr>
      </w:pPr>
      <w:r w:rsidRPr="006E2058">
        <w:fldChar w:fldCharType="end"/>
      </w:r>
      <w:hyperlink r:id="rId20" w:history="1">
        <w:r w:rsidR="0057309A" w:rsidRPr="0057309A">
          <w:rPr>
            <w:rStyle w:val="Hyperlink"/>
          </w:rPr>
          <w:t>AOT General Architecture</w:t>
        </w:r>
      </w:hyperlink>
    </w:p>
    <w:p w14:paraId="734F74EB" w14:textId="77777777" w:rsidR="00480693" w:rsidRPr="00480693" w:rsidRDefault="00480693" w:rsidP="00EB5376">
      <w:pPr>
        <w:numPr>
          <w:ilvl w:val="0"/>
          <w:numId w:val="8"/>
        </w:numPr>
        <w:rPr>
          <w:lang w:val="en-GB"/>
        </w:rPr>
      </w:pPr>
      <w:hyperlink r:id="rId21" w:history="1">
        <w:r w:rsidRPr="00480693">
          <w:rPr>
            <w:rStyle w:val="Hyperlink"/>
            <w:lang w:val="en-GB"/>
          </w:rPr>
          <w:t>AOT Smart KPIs Resources</w:t>
        </w:r>
      </w:hyperlink>
    </w:p>
    <w:p w14:paraId="4A453FC6" w14:textId="7572C690" w:rsidR="00DC5CB7" w:rsidRPr="000A3D73" w:rsidRDefault="00BA7876" w:rsidP="00EB5376">
      <w:pPr>
        <w:numPr>
          <w:ilvl w:val="0"/>
          <w:numId w:val="8"/>
        </w:numPr>
        <w:rPr>
          <w:rStyle w:val="Hyperlink"/>
          <w:color w:val="auto"/>
          <w:u w:val="none"/>
          <w:lang w:val="en-GB"/>
        </w:rPr>
      </w:pPr>
      <w:hyperlink r:id="rId22" w:tgtFrame="_blank" w:history="1">
        <w:r>
          <w:rPr>
            <w:rStyle w:val="Hyperlink"/>
            <w:color w:val="004DFF"/>
            <w:spacing w:val="2"/>
            <w:shd w:val="clear" w:color="auto" w:fill="FFFFFF"/>
          </w:rPr>
          <w:t>AOT People Management Resources</w:t>
        </w:r>
      </w:hyperlink>
    </w:p>
    <w:p w14:paraId="3C8684DB" w14:textId="77777777" w:rsidR="00612FB1" w:rsidRPr="006E2058" w:rsidRDefault="00612FB1" w:rsidP="00EB5376">
      <w:pPr>
        <w:numPr>
          <w:ilvl w:val="0"/>
          <w:numId w:val="8"/>
        </w:numPr>
        <w:rPr>
          <w:rStyle w:val="Hyperlink"/>
          <w:color w:val="auto"/>
          <w:u w:val="none"/>
          <w:lang w:val="en-GB"/>
        </w:rPr>
      </w:pPr>
      <w:hyperlink r:id="rId23" w:history="1">
        <w:r w:rsidRPr="006E2058">
          <w:rPr>
            <w:rStyle w:val="Hyperlink"/>
          </w:rPr>
          <w:t>Cognite API Docs</w:t>
        </w:r>
      </w:hyperlink>
    </w:p>
    <w:p w14:paraId="0FA3A240" w14:textId="77777777" w:rsidR="00612FB1" w:rsidRPr="006E2058" w:rsidRDefault="00612FB1" w:rsidP="00EB5376">
      <w:pPr>
        <w:numPr>
          <w:ilvl w:val="0"/>
          <w:numId w:val="7"/>
        </w:numPr>
      </w:pPr>
      <w:hyperlink r:id="rId24" w:history="1">
        <w:r w:rsidRPr="006E2058">
          <w:rPr>
            <w:rStyle w:val="Hyperlink"/>
          </w:rPr>
          <w:t>API Management Documentation</w:t>
        </w:r>
      </w:hyperlink>
    </w:p>
    <w:p w14:paraId="139418D1" w14:textId="77777777" w:rsidR="00612FB1" w:rsidRPr="006E2058" w:rsidRDefault="00612FB1" w:rsidP="00EB5376">
      <w:pPr>
        <w:numPr>
          <w:ilvl w:val="0"/>
          <w:numId w:val="7"/>
        </w:numPr>
        <w:rPr>
          <w:rFonts w:cs="Calibri"/>
          <w:u w:val="single"/>
        </w:rPr>
      </w:pPr>
      <w:hyperlink r:id="rId25" w:tgtFrame="_blank" w:history="1">
        <w:r w:rsidRPr="006E2058">
          <w:rPr>
            <w:rStyle w:val="Hyperlink"/>
          </w:rPr>
          <w:t>REST API</w:t>
        </w:r>
      </w:hyperlink>
      <w:r w:rsidRPr="006E2058">
        <w:rPr>
          <w:rFonts w:cs="Calibri"/>
          <w:shd w:val="clear" w:color="auto" w:fill="FFFFFF"/>
        </w:rPr>
        <w:t> </w:t>
      </w:r>
    </w:p>
    <w:bookmarkEnd w:id="4"/>
    <w:p w14:paraId="4B6E6349" w14:textId="0FED77B8" w:rsidR="00CC60F8" w:rsidRDefault="00363F09" w:rsidP="00D25D2A">
      <w:pPr>
        <w:pStyle w:val="Heading2"/>
      </w:pPr>
      <w:r>
        <w:br w:type="column"/>
      </w:r>
      <w:bookmarkStart w:id="14" w:name="_Toc217890910"/>
      <w:r w:rsidR="00CC60F8">
        <w:t>Glossary</w:t>
      </w:r>
      <w:bookmarkEnd w:id="14"/>
    </w:p>
    <w:tbl>
      <w:tblPr>
        <w:tblStyle w:val="TableGridLight"/>
        <w:tblW w:w="18810" w:type="dxa"/>
        <w:tblLook w:val="04A0" w:firstRow="1" w:lastRow="0" w:firstColumn="1" w:lastColumn="0" w:noHBand="0" w:noVBand="1"/>
      </w:tblPr>
      <w:tblGrid>
        <w:gridCol w:w="4386"/>
        <w:gridCol w:w="14424"/>
      </w:tblGrid>
      <w:tr w:rsidR="00363F09" w:rsidRPr="00D25D2A" w14:paraId="5DE8001E" w14:textId="77777777" w:rsidTr="00232DE0">
        <w:tc>
          <w:tcPr>
            <w:tcW w:w="4365" w:type="dxa"/>
            <w:shd w:val="clear" w:color="auto" w:fill="E7E6E6" w:themeFill="background2"/>
            <w:hideMark/>
          </w:tcPr>
          <w:p w14:paraId="0EF80313" w14:textId="77777777" w:rsidR="000F2294" w:rsidRPr="000F2294" w:rsidRDefault="000F2294" w:rsidP="00232DE0">
            <w:pPr>
              <w:spacing w:after="120"/>
              <w:rPr>
                <w:b/>
                <w:bCs/>
                <w:szCs w:val="20"/>
              </w:rPr>
            </w:pPr>
            <w:r w:rsidRPr="000F2294">
              <w:rPr>
                <w:b/>
                <w:bCs/>
                <w:szCs w:val="20"/>
              </w:rPr>
              <w:t>Term / Acronym</w:t>
            </w:r>
          </w:p>
        </w:tc>
        <w:tc>
          <w:tcPr>
            <w:tcW w:w="14355" w:type="dxa"/>
            <w:shd w:val="clear" w:color="auto" w:fill="E7E6E6" w:themeFill="background2"/>
            <w:hideMark/>
          </w:tcPr>
          <w:p w14:paraId="5B9AAEFE" w14:textId="77777777" w:rsidR="000F2294" w:rsidRPr="000F2294" w:rsidRDefault="000F2294" w:rsidP="00232DE0">
            <w:pPr>
              <w:spacing w:after="120"/>
              <w:rPr>
                <w:b/>
                <w:bCs/>
                <w:szCs w:val="20"/>
              </w:rPr>
            </w:pPr>
            <w:r w:rsidRPr="000F2294">
              <w:rPr>
                <w:b/>
                <w:bCs/>
                <w:szCs w:val="20"/>
              </w:rPr>
              <w:t>Definition</w:t>
            </w:r>
          </w:p>
        </w:tc>
      </w:tr>
      <w:tr w:rsidR="00363F09" w:rsidRPr="00D25D2A" w14:paraId="3147E659" w14:textId="77777777" w:rsidTr="00232DE0">
        <w:tc>
          <w:tcPr>
            <w:tcW w:w="4365" w:type="dxa"/>
            <w:hideMark/>
          </w:tcPr>
          <w:p w14:paraId="7BDE8E15" w14:textId="77777777" w:rsidR="000F2294" w:rsidRPr="000F2294" w:rsidRDefault="000F2294" w:rsidP="00232DE0">
            <w:pPr>
              <w:spacing w:after="120"/>
              <w:rPr>
                <w:szCs w:val="20"/>
              </w:rPr>
            </w:pPr>
            <w:r w:rsidRPr="000F2294">
              <w:rPr>
                <w:szCs w:val="20"/>
              </w:rPr>
              <w:t>AOT (Accenture Operations Twin)</w:t>
            </w:r>
          </w:p>
        </w:tc>
        <w:tc>
          <w:tcPr>
            <w:tcW w:w="14355" w:type="dxa"/>
            <w:hideMark/>
          </w:tcPr>
          <w:p w14:paraId="23FDC3ED" w14:textId="77777777" w:rsidR="000F2294" w:rsidRPr="000F2294" w:rsidRDefault="000F2294" w:rsidP="00232DE0">
            <w:pPr>
              <w:spacing w:after="120"/>
              <w:rPr>
                <w:szCs w:val="20"/>
              </w:rPr>
            </w:pPr>
            <w:r w:rsidRPr="000F2294">
              <w:rPr>
                <w:szCs w:val="20"/>
              </w:rPr>
              <w:t>A suite of software accelerators and tools that integrate product, process, and live data from IT and OT systems to provide a contextualized view of operations for better decision-making and process optimization.</w:t>
            </w:r>
          </w:p>
        </w:tc>
      </w:tr>
      <w:tr w:rsidR="00363F09" w:rsidRPr="00D25D2A" w14:paraId="431CF0C1" w14:textId="77777777" w:rsidTr="00232DE0">
        <w:tc>
          <w:tcPr>
            <w:tcW w:w="4365" w:type="dxa"/>
            <w:hideMark/>
          </w:tcPr>
          <w:p w14:paraId="3E5BD42D" w14:textId="77777777" w:rsidR="000F2294" w:rsidRPr="000F2294" w:rsidRDefault="000F2294" w:rsidP="00232DE0">
            <w:pPr>
              <w:spacing w:after="120"/>
              <w:rPr>
                <w:szCs w:val="20"/>
              </w:rPr>
            </w:pPr>
            <w:r w:rsidRPr="000F2294">
              <w:rPr>
                <w:szCs w:val="20"/>
              </w:rPr>
              <w:t>Smart KPIs</w:t>
            </w:r>
          </w:p>
        </w:tc>
        <w:tc>
          <w:tcPr>
            <w:tcW w:w="14355" w:type="dxa"/>
            <w:hideMark/>
          </w:tcPr>
          <w:p w14:paraId="63E78E8C" w14:textId="0C20DD62" w:rsidR="000F2294" w:rsidRPr="000F2294" w:rsidRDefault="000F2294" w:rsidP="00232DE0">
            <w:pPr>
              <w:spacing w:after="120"/>
              <w:rPr>
                <w:szCs w:val="20"/>
              </w:rPr>
            </w:pPr>
            <w:r w:rsidRPr="000F2294">
              <w:rPr>
                <w:szCs w:val="20"/>
              </w:rPr>
              <w:t>Micro Front-end application</w:t>
            </w:r>
            <w:r w:rsidR="00883E53">
              <w:rPr>
                <w:szCs w:val="20"/>
              </w:rPr>
              <w:t>s</w:t>
            </w:r>
            <w:r w:rsidRPr="000F2294">
              <w:rPr>
                <w:szCs w:val="20"/>
              </w:rPr>
              <w:t xml:space="preserve"> within </w:t>
            </w:r>
            <w:proofErr w:type="gramStart"/>
            <w:r w:rsidRPr="000F2294">
              <w:rPr>
                <w:szCs w:val="20"/>
              </w:rPr>
              <w:t>AOT that</w:t>
            </w:r>
            <w:proofErr w:type="gramEnd"/>
            <w:r w:rsidRPr="000F2294">
              <w:rPr>
                <w:szCs w:val="20"/>
              </w:rPr>
              <w:t xml:space="preserve"> provide contextualized views of Key Performance Indicators (KPIs) for users, enabling performance tracking and improvement actions.</w:t>
            </w:r>
          </w:p>
        </w:tc>
      </w:tr>
      <w:tr w:rsidR="00363F09" w:rsidRPr="00D25D2A" w14:paraId="1EEAFD22" w14:textId="77777777" w:rsidTr="00232DE0">
        <w:tc>
          <w:tcPr>
            <w:tcW w:w="4365" w:type="dxa"/>
            <w:hideMark/>
          </w:tcPr>
          <w:p w14:paraId="56BE5676" w14:textId="77777777" w:rsidR="000F2294" w:rsidRPr="000F2294" w:rsidRDefault="000F2294" w:rsidP="00232DE0">
            <w:pPr>
              <w:spacing w:after="120"/>
              <w:jc w:val="left"/>
              <w:rPr>
                <w:szCs w:val="20"/>
              </w:rPr>
            </w:pPr>
            <w:r w:rsidRPr="000F2294">
              <w:rPr>
                <w:szCs w:val="20"/>
              </w:rPr>
              <w:t>KPI (Key Performance Indicator)</w:t>
            </w:r>
          </w:p>
        </w:tc>
        <w:tc>
          <w:tcPr>
            <w:tcW w:w="14355" w:type="dxa"/>
            <w:hideMark/>
          </w:tcPr>
          <w:p w14:paraId="5F07C3A2" w14:textId="77777777" w:rsidR="000F2294" w:rsidRPr="000F2294" w:rsidRDefault="000F2294" w:rsidP="00232DE0">
            <w:pPr>
              <w:spacing w:after="120"/>
              <w:rPr>
                <w:szCs w:val="20"/>
              </w:rPr>
            </w:pPr>
            <w:r w:rsidRPr="000F2294">
              <w:rPr>
                <w:szCs w:val="20"/>
              </w:rPr>
              <w:t>Quantitative metric used to evaluate the success of an organization, employee, or process in meeting objectives for performance.</w:t>
            </w:r>
          </w:p>
        </w:tc>
      </w:tr>
      <w:tr w:rsidR="00363F09" w:rsidRPr="00D25D2A" w14:paraId="7D6714A3" w14:textId="77777777" w:rsidTr="00232DE0">
        <w:tc>
          <w:tcPr>
            <w:tcW w:w="4365" w:type="dxa"/>
            <w:hideMark/>
          </w:tcPr>
          <w:p w14:paraId="51673C78" w14:textId="77777777" w:rsidR="000F2294" w:rsidRPr="000F2294" w:rsidRDefault="000F2294" w:rsidP="00232DE0">
            <w:pPr>
              <w:spacing w:after="120"/>
              <w:rPr>
                <w:szCs w:val="20"/>
              </w:rPr>
            </w:pPr>
            <w:r w:rsidRPr="000F2294">
              <w:rPr>
                <w:szCs w:val="20"/>
              </w:rPr>
              <w:t>Microservice</w:t>
            </w:r>
          </w:p>
        </w:tc>
        <w:tc>
          <w:tcPr>
            <w:tcW w:w="14355" w:type="dxa"/>
            <w:hideMark/>
          </w:tcPr>
          <w:p w14:paraId="0087ACD3" w14:textId="77777777" w:rsidR="000F2294" w:rsidRPr="000F2294" w:rsidRDefault="000F2294" w:rsidP="00232DE0">
            <w:pPr>
              <w:spacing w:after="120"/>
              <w:rPr>
                <w:szCs w:val="20"/>
              </w:rPr>
            </w:pPr>
            <w:r w:rsidRPr="000F2294">
              <w:rPr>
                <w:szCs w:val="20"/>
              </w:rPr>
              <w:t>A small, independent service that performs a specific function within a larger application architecture. In AOT, microservices provide middleware functionality and API endpoints.</w:t>
            </w:r>
          </w:p>
        </w:tc>
      </w:tr>
      <w:tr w:rsidR="00363F09" w:rsidRPr="00D25D2A" w14:paraId="5B54EA77" w14:textId="77777777" w:rsidTr="00232DE0">
        <w:tc>
          <w:tcPr>
            <w:tcW w:w="4365" w:type="dxa"/>
            <w:hideMark/>
          </w:tcPr>
          <w:p w14:paraId="79211F68" w14:textId="77777777" w:rsidR="000F2294" w:rsidRPr="000F2294" w:rsidRDefault="000F2294" w:rsidP="00232DE0">
            <w:pPr>
              <w:spacing w:after="120"/>
              <w:rPr>
                <w:szCs w:val="20"/>
              </w:rPr>
            </w:pPr>
            <w:r w:rsidRPr="000F2294">
              <w:rPr>
                <w:szCs w:val="20"/>
              </w:rPr>
              <w:t>Configuration Microservice</w:t>
            </w:r>
          </w:p>
        </w:tc>
        <w:tc>
          <w:tcPr>
            <w:tcW w:w="14355" w:type="dxa"/>
            <w:hideMark/>
          </w:tcPr>
          <w:p w14:paraId="06BEC535" w14:textId="77777777" w:rsidR="000F2294" w:rsidRPr="000F2294" w:rsidRDefault="000F2294" w:rsidP="00232DE0">
            <w:pPr>
              <w:spacing w:after="120"/>
              <w:rPr>
                <w:szCs w:val="20"/>
              </w:rPr>
            </w:pPr>
            <w:r w:rsidRPr="000F2294">
              <w:rPr>
                <w:szCs w:val="20"/>
              </w:rPr>
              <w:t>Flask-based microservice that manages KPI configuration, acting as middleware between the Smart KPI Config UI and Cognite CDF.</w:t>
            </w:r>
          </w:p>
        </w:tc>
      </w:tr>
      <w:tr w:rsidR="00363F09" w:rsidRPr="00D25D2A" w14:paraId="0C185247" w14:textId="77777777" w:rsidTr="00232DE0">
        <w:tc>
          <w:tcPr>
            <w:tcW w:w="4365" w:type="dxa"/>
            <w:hideMark/>
          </w:tcPr>
          <w:p w14:paraId="1F48A379" w14:textId="77777777" w:rsidR="000F2294" w:rsidRPr="000F2294" w:rsidRDefault="000F2294" w:rsidP="00232DE0">
            <w:pPr>
              <w:spacing w:after="120"/>
              <w:rPr>
                <w:szCs w:val="20"/>
              </w:rPr>
            </w:pPr>
            <w:r w:rsidRPr="000F2294">
              <w:rPr>
                <w:szCs w:val="20"/>
              </w:rPr>
              <w:t>Cognite Data Fusion (CDF)</w:t>
            </w:r>
          </w:p>
        </w:tc>
        <w:tc>
          <w:tcPr>
            <w:tcW w:w="14355" w:type="dxa"/>
            <w:hideMark/>
          </w:tcPr>
          <w:p w14:paraId="40B40CE2" w14:textId="77777777" w:rsidR="000F2294" w:rsidRPr="000F2294" w:rsidRDefault="000F2294" w:rsidP="00232DE0">
            <w:pPr>
              <w:spacing w:after="120"/>
              <w:rPr>
                <w:szCs w:val="20"/>
              </w:rPr>
            </w:pPr>
            <w:r w:rsidRPr="000F2294">
              <w:rPr>
                <w:szCs w:val="20"/>
              </w:rPr>
              <w:t xml:space="preserve">DataOps platform </w:t>
            </w:r>
            <w:proofErr w:type="gramStart"/>
            <w:r w:rsidRPr="000F2294">
              <w:rPr>
                <w:szCs w:val="20"/>
              </w:rPr>
              <w:t>used</w:t>
            </w:r>
            <w:proofErr w:type="gramEnd"/>
            <w:r w:rsidRPr="000F2294">
              <w:rPr>
                <w:szCs w:val="20"/>
              </w:rPr>
              <w:t xml:space="preserve"> for storing and processing operational data, including KPI templates and configuration files.</w:t>
            </w:r>
          </w:p>
        </w:tc>
      </w:tr>
      <w:tr w:rsidR="00363F09" w:rsidRPr="00D25D2A" w14:paraId="2CC4A53F" w14:textId="77777777" w:rsidTr="00232DE0">
        <w:tc>
          <w:tcPr>
            <w:tcW w:w="4365" w:type="dxa"/>
            <w:hideMark/>
          </w:tcPr>
          <w:p w14:paraId="17D7BE5F" w14:textId="77777777" w:rsidR="000F2294" w:rsidRPr="000F2294" w:rsidRDefault="000F2294" w:rsidP="00232DE0">
            <w:pPr>
              <w:spacing w:after="120"/>
              <w:rPr>
                <w:szCs w:val="20"/>
              </w:rPr>
            </w:pPr>
            <w:r w:rsidRPr="000F2294">
              <w:rPr>
                <w:szCs w:val="20"/>
              </w:rPr>
              <w:t>API (Application Programming Interface)</w:t>
            </w:r>
          </w:p>
        </w:tc>
        <w:tc>
          <w:tcPr>
            <w:tcW w:w="14355" w:type="dxa"/>
            <w:hideMark/>
          </w:tcPr>
          <w:p w14:paraId="4AAF12FC" w14:textId="77777777" w:rsidR="000F2294" w:rsidRPr="000F2294" w:rsidRDefault="000F2294" w:rsidP="00232DE0">
            <w:pPr>
              <w:spacing w:after="120"/>
              <w:rPr>
                <w:szCs w:val="20"/>
              </w:rPr>
            </w:pPr>
            <w:r w:rsidRPr="000F2294">
              <w:rPr>
                <w:szCs w:val="20"/>
              </w:rPr>
              <w:t xml:space="preserve">A set of protocols and tools for building and interacting with software applications. In AOT, APIs </w:t>
            </w:r>
            <w:proofErr w:type="gramStart"/>
            <w:r w:rsidRPr="000F2294">
              <w:rPr>
                <w:szCs w:val="20"/>
              </w:rPr>
              <w:t>provide</w:t>
            </w:r>
            <w:proofErr w:type="gramEnd"/>
            <w:r w:rsidRPr="000F2294">
              <w:rPr>
                <w:szCs w:val="20"/>
              </w:rPr>
              <w:t xml:space="preserve"> access to Smart KPIs functionalities and data.</w:t>
            </w:r>
          </w:p>
        </w:tc>
      </w:tr>
      <w:tr w:rsidR="00363F09" w:rsidRPr="00D25D2A" w14:paraId="0DDD5FE1" w14:textId="77777777" w:rsidTr="00232DE0">
        <w:tc>
          <w:tcPr>
            <w:tcW w:w="4365" w:type="dxa"/>
            <w:hideMark/>
          </w:tcPr>
          <w:p w14:paraId="52048D34" w14:textId="44498396" w:rsidR="000F2294" w:rsidRPr="000F2294" w:rsidRDefault="000F2294" w:rsidP="00232DE0">
            <w:pPr>
              <w:spacing w:after="120"/>
              <w:rPr>
                <w:szCs w:val="20"/>
              </w:rPr>
            </w:pPr>
            <w:r w:rsidRPr="000F2294">
              <w:rPr>
                <w:szCs w:val="20"/>
              </w:rPr>
              <w:t>A</w:t>
            </w:r>
            <w:r w:rsidR="00A535E9">
              <w:rPr>
                <w:szCs w:val="20"/>
              </w:rPr>
              <w:t>mazon</w:t>
            </w:r>
            <w:r w:rsidRPr="000F2294">
              <w:rPr>
                <w:szCs w:val="20"/>
              </w:rPr>
              <w:t xml:space="preserve"> API </w:t>
            </w:r>
            <w:r w:rsidR="00A535E9">
              <w:rPr>
                <w:szCs w:val="20"/>
              </w:rPr>
              <w:t>Gateway</w:t>
            </w:r>
          </w:p>
        </w:tc>
        <w:tc>
          <w:tcPr>
            <w:tcW w:w="14355" w:type="dxa"/>
            <w:hideMark/>
          </w:tcPr>
          <w:p w14:paraId="13A9F004" w14:textId="714D8961" w:rsidR="000F2294" w:rsidRPr="000F2294" w:rsidRDefault="00DC3A14" w:rsidP="00232DE0">
            <w:pPr>
              <w:spacing w:after="120"/>
              <w:rPr>
                <w:szCs w:val="20"/>
              </w:rPr>
            </w:pPr>
            <w:r>
              <w:rPr>
                <w:szCs w:val="20"/>
              </w:rPr>
              <w:t>AWS</w:t>
            </w:r>
            <w:r w:rsidR="000F2294" w:rsidRPr="000F2294">
              <w:rPr>
                <w:szCs w:val="20"/>
              </w:rPr>
              <w:t xml:space="preserve"> service that manages, secures, and publishes APIs to internal and external consumers.</w:t>
            </w:r>
          </w:p>
        </w:tc>
      </w:tr>
      <w:tr w:rsidR="00363F09" w:rsidRPr="00D25D2A" w14:paraId="683DAFDC" w14:textId="77777777" w:rsidTr="00232DE0">
        <w:tc>
          <w:tcPr>
            <w:tcW w:w="4365" w:type="dxa"/>
            <w:hideMark/>
          </w:tcPr>
          <w:p w14:paraId="5F88A105" w14:textId="77777777" w:rsidR="000F2294" w:rsidRPr="000F2294" w:rsidRDefault="000F2294" w:rsidP="00232DE0">
            <w:pPr>
              <w:spacing w:after="120"/>
              <w:rPr>
                <w:szCs w:val="20"/>
              </w:rPr>
            </w:pPr>
            <w:r w:rsidRPr="000F2294">
              <w:rPr>
                <w:szCs w:val="20"/>
              </w:rPr>
              <w:t>Authorization Token</w:t>
            </w:r>
          </w:p>
        </w:tc>
        <w:tc>
          <w:tcPr>
            <w:tcW w:w="14355" w:type="dxa"/>
            <w:hideMark/>
          </w:tcPr>
          <w:p w14:paraId="179619CE" w14:textId="77777777" w:rsidR="000F2294" w:rsidRPr="000F2294" w:rsidRDefault="000F2294" w:rsidP="00232DE0">
            <w:pPr>
              <w:spacing w:after="120"/>
              <w:rPr>
                <w:szCs w:val="20"/>
              </w:rPr>
            </w:pPr>
            <w:r w:rsidRPr="000F2294">
              <w:rPr>
                <w:szCs w:val="20"/>
              </w:rPr>
              <w:t xml:space="preserve">Security credential (usually from Azure AD) </w:t>
            </w:r>
            <w:proofErr w:type="gramStart"/>
            <w:r w:rsidRPr="000F2294">
              <w:rPr>
                <w:szCs w:val="20"/>
              </w:rPr>
              <w:t>required</w:t>
            </w:r>
            <w:proofErr w:type="gramEnd"/>
            <w:r w:rsidRPr="000F2294">
              <w:rPr>
                <w:szCs w:val="20"/>
              </w:rPr>
              <w:t xml:space="preserve"> to authenticate and authorize API requests.</w:t>
            </w:r>
          </w:p>
        </w:tc>
      </w:tr>
      <w:tr w:rsidR="00363F09" w:rsidRPr="00D25D2A" w14:paraId="76022411" w14:textId="77777777" w:rsidTr="00232DE0">
        <w:tc>
          <w:tcPr>
            <w:tcW w:w="4365" w:type="dxa"/>
            <w:hideMark/>
          </w:tcPr>
          <w:p w14:paraId="704BBE2F" w14:textId="77777777" w:rsidR="000F2294" w:rsidRPr="000F2294" w:rsidRDefault="000F2294" w:rsidP="00232DE0">
            <w:pPr>
              <w:spacing w:after="120"/>
              <w:rPr>
                <w:szCs w:val="20"/>
              </w:rPr>
            </w:pPr>
            <w:r w:rsidRPr="000F2294">
              <w:rPr>
                <w:szCs w:val="20"/>
              </w:rPr>
              <w:t>Epoch Time UTC</w:t>
            </w:r>
          </w:p>
        </w:tc>
        <w:tc>
          <w:tcPr>
            <w:tcW w:w="14355" w:type="dxa"/>
            <w:hideMark/>
          </w:tcPr>
          <w:p w14:paraId="24CC1579" w14:textId="77777777" w:rsidR="000F2294" w:rsidRPr="000F2294" w:rsidRDefault="000F2294" w:rsidP="00232DE0">
            <w:pPr>
              <w:spacing w:after="120"/>
              <w:rPr>
                <w:szCs w:val="20"/>
              </w:rPr>
            </w:pPr>
            <w:r w:rsidRPr="000F2294">
              <w:rPr>
                <w:szCs w:val="20"/>
              </w:rPr>
              <w:t>Time representation as the number of seconds elapsed since January 1, 1970 (UTC). Used for timestamps in API requests and responses.</w:t>
            </w:r>
          </w:p>
        </w:tc>
      </w:tr>
      <w:tr w:rsidR="00363F09" w:rsidRPr="00D25D2A" w14:paraId="51634CBC" w14:textId="77777777" w:rsidTr="00232DE0">
        <w:tc>
          <w:tcPr>
            <w:tcW w:w="4365" w:type="dxa"/>
            <w:hideMark/>
          </w:tcPr>
          <w:p w14:paraId="4932925E" w14:textId="77777777" w:rsidR="000F2294" w:rsidRPr="000F2294" w:rsidRDefault="000F2294" w:rsidP="00232DE0">
            <w:pPr>
              <w:spacing w:after="120"/>
              <w:rPr>
                <w:szCs w:val="20"/>
              </w:rPr>
            </w:pPr>
            <w:r w:rsidRPr="000F2294">
              <w:rPr>
                <w:szCs w:val="20"/>
              </w:rPr>
              <w:t>RAG Status (Red, Amber, Green)</w:t>
            </w:r>
          </w:p>
        </w:tc>
        <w:tc>
          <w:tcPr>
            <w:tcW w:w="14355" w:type="dxa"/>
            <w:hideMark/>
          </w:tcPr>
          <w:p w14:paraId="3425FF3C" w14:textId="77777777" w:rsidR="000F2294" w:rsidRPr="000F2294" w:rsidRDefault="000F2294" w:rsidP="00232DE0">
            <w:pPr>
              <w:spacing w:after="120"/>
              <w:rPr>
                <w:szCs w:val="20"/>
              </w:rPr>
            </w:pPr>
            <w:r w:rsidRPr="000F2294">
              <w:rPr>
                <w:szCs w:val="20"/>
              </w:rPr>
              <w:t>Visual indicator of KPI performance, where Red = poor, Amber = warning, Green = good.</w:t>
            </w:r>
          </w:p>
        </w:tc>
      </w:tr>
      <w:tr w:rsidR="00363F09" w:rsidRPr="00D25D2A" w14:paraId="2F0E6DD4" w14:textId="77777777" w:rsidTr="00232DE0">
        <w:tc>
          <w:tcPr>
            <w:tcW w:w="4365" w:type="dxa"/>
            <w:hideMark/>
          </w:tcPr>
          <w:p w14:paraId="6D3991DD" w14:textId="77777777" w:rsidR="000F2294" w:rsidRPr="000F2294" w:rsidRDefault="000F2294" w:rsidP="00232DE0">
            <w:pPr>
              <w:spacing w:after="120"/>
              <w:rPr>
                <w:szCs w:val="20"/>
              </w:rPr>
            </w:pPr>
            <w:r w:rsidRPr="000F2294">
              <w:rPr>
                <w:szCs w:val="20"/>
              </w:rPr>
              <w:t>Asset Hierarchy Mapping</w:t>
            </w:r>
          </w:p>
        </w:tc>
        <w:tc>
          <w:tcPr>
            <w:tcW w:w="14355" w:type="dxa"/>
            <w:hideMark/>
          </w:tcPr>
          <w:p w14:paraId="549DB3BC" w14:textId="77777777" w:rsidR="000F2294" w:rsidRPr="000F2294" w:rsidRDefault="000F2294" w:rsidP="00232DE0">
            <w:pPr>
              <w:spacing w:after="120"/>
              <w:rPr>
                <w:szCs w:val="20"/>
              </w:rPr>
            </w:pPr>
            <w:r w:rsidRPr="000F2294">
              <w:rPr>
                <w:szCs w:val="20"/>
              </w:rPr>
              <w:t>Structure that defines the relationship between assets (plant, unit, system, sub-system) and KPIs.</w:t>
            </w:r>
          </w:p>
        </w:tc>
      </w:tr>
      <w:tr w:rsidR="00363F09" w:rsidRPr="00D25D2A" w14:paraId="65144A03" w14:textId="77777777" w:rsidTr="00232DE0">
        <w:tc>
          <w:tcPr>
            <w:tcW w:w="4365" w:type="dxa"/>
            <w:hideMark/>
          </w:tcPr>
          <w:p w14:paraId="7B0C3B6B" w14:textId="77777777" w:rsidR="000F2294" w:rsidRPr="000F2294" w:rsidRDefault="000F2294" w:rsidP="00232DE0">
            <w:pPr>
              <w:spacing w:after="120"/>
              <w:rPr>
                <w:szCs w:val="20"/>
              </w:rPr>
            </w:pPr>
            <w:r w:rsidRPr="000F2294">
              <w:rPr>
                <w:szCs w:val="20"/>
              </w:rPr>
              <w:t>Config File</w:t>
            </w:r>
          </w:p>
        </w:tc>
        <w:tc>
          <w:tcPr>
            <w:tcW w:w="14355" w:type="dxa"/>
            <w:hideMark/>
          </w:tcPr>
          <w:p w14:paraId="1F50608C" w14:textId="77777777" w:rsidR="000F2294" w:rsidRPr="000F2294" w:rsidRDefault="000F2294" w:rsidP="00232DE0">
            <w:pPr>
              <w:spacing w:after="120"/>
              <w:rPr>
                <w:szCs w:val="20"/>
              </w:rPr>
            </w:pPr>
            <w:r w:rsidRPr="000F2294">
              <w:rPr>
                <w:szCs w:val="20"/>
              </w:rPr>
              <w:t>Excel template validated and uploaded to configure KPIs for a plant or asset.</w:t>
            </w:r>
          </w:p>
        </w:tc>
      </w:tr>
      <w:tr w:rsidR="00363F09" w:rsidRPr="00D25D2A" w14:paraId="41B9FEA2" w14:textId="77777777" w:rsidTr="00232DE0">
        <w:tc>
          <w:tcPr>
            <w:tcW w:w="4365" w:type="dxa"/>
            <w:hideMark/>
          </w:tcPr>
          <w:p w14:paraId="077AD8FF" w14:textId="77777777" w:rsidR="000F2294" w:rsidRPr="000F2294" w:rsidRDefault="000F2294" w:rsidP="00232DE0">
            <w:pPr>
              <w:spacing w:after="120"/>
              <w:rPr>
                <w:szCs w:val="20"/>
              </w:rPr>
            </w:pPr>
            <w:r w:rsidRPr="000F2294">
              <w:rPr>
                <w:szCs w:val="20"/>
              </w:rPr>
              <w:t>UID (Unique Identifier)</w:t>
            </w:r>
          </w:p>
        </w:tc>
        <w:tc>
          <w:tcPr>
            <w:tcW w:w="14355" w:type="dxa"/>
            <w:hideMark/>
          </w:tcPr>
          <w:p w14:paraId="0EE37632" w14:textId="77777777" w:rsidR="000F2294" w:rsidRPr="000F2294" w:rsidRDefault="000F2294" w:rsidP="00232DE0">
            <w:pPr>
              <w:spacing w:after="120"/>
              <w:rPr>
                <w:szCs w:val="20"/>
              </w:rPr>
            </w:pPr>
            <w:r w:rsidRPr="000F2294">
              <w:rPr>
                <w:szCs w:val="20"/>
              </w:rPr>
              <w:t>Automatically generated unique ID for each KPI or configuration item.</w:t>
            </w:r>
          </w:p>
        </w:tc>
      </w:tr>
      <w:tr w:rsidR="00363F09" w:rsidRPr="00D25D2A" w14:paraId="708E000A" w14:textId="77777777" w:rsidTr="00232DE0">
        <w:tc>
          <w:tcPr>
            <w:tcW w:w="4365" w:type="dxa"/>
            <w:hideMark/>
          </w:tcPr>
          <w:p w14:paraId="1C25D958" w14:textId="77777777" w:rsidR="000F2294" w:rsidRPr="000F2294" w:rsidRDefault="000F2294" w:rsidP="00232DE0">
            <w:pPr>
              <w:spacing w:after="120"/>
              <w:rPr>
                <w:szCs w:val="20"/>
              </w:rPr>
            </w:pPr>
            <w:r w:rsidRPr="000F2294">
              <w:rPr>
                <w:szCs w:val="20"/>
              </w:rPr>
              <w:t>KPI Hierarchy</w:t>
            </w:r>
          </w:p>
        </w:tc>
        <w:tc>
          <w:tcPr>
            <w:tcW w:w="14355" w:type="dxa"/>
            <w:hideMark/>
          </w:tcPr>
          <w:p w14:paraId="730FC481" w14:textId="77777777" w:rsidR="000F2294" w:rsidRPr="000F2294" w:rsidRDefault="000F2294" w:rsidP="00232DE0">
            <w:pPr>
              <w:spacing w:after="120"/>
              <w:rPr>
                <w:szCs w:val="20"/>
              </w:rPr>
            </w:pPr>
            <w:r w:rsidRPr="000F2294">
              <w:rPr>
                <w:szCs w:val="20"/>
              </w:rPr>
              <w:t>Organizational structure of KPIs, showing relationships and dependencies among them.</w:t>
            </w:r>
          </w:p>
        </w:tc>
      </w:tr>
      <w:tr w:rsidR="00363F09" w:rsidRPr="00D25D2A" w14:paraId="1049F6C7" w14:textId="77777777" w:rsidTr="00232DE0">
        <w:tc>
          <w:tcPr>
            <w:tcW w:w="4365" w:type="dxa"/>
            <w:hideMark/>
          </w:tcPr>
          <w:p w14:paraId="79AF20DA" w14:textId="77777777" w:rsidR="000F2294" w:rsidRPr="000F2294" w:rsidRDefault="000F2294" w:rsidP="00232DE0">
            <w:pPr>
              <w:spacing w:after="120"/>
              <w:rPr>
                <w:szCs w:val="20"/>
              </w:rPr>
            </w:pPr>
            <w:r w:rsidRPr="000F2294">
              <w:rPr>
                <w:szCs w:val="20"/>
              </w:rPr>
              <w:t>Timeseries</w:t>
            </w:r>
          </w:p>
        </w:tc>
        <w:tc>
          <w:tcPr>
            <w:tcW w:w="14355" w:type="dxa"/>
            <w:hideMark/>
          </w:tcPr>
          <w:p w14:paraId="4E8C3658" w14:textId="77777777" w:rsidR="000F2294" w:rsidRPr="000F2294" w:rsidRDefault="000F2294" w:rsidP="00232DE0">
            <w:pPr>
              <w:spacing w:after="120"/>
              <w:rPr>
                <w:szCs w:val="20"/>
              </w:rPr>
            </w:pPr>
            <w:r w:rsidRPr="000F2294">
              <w:rPr>
                <w:szCs w:val="20"/>
              </w:rPr>
              <w:t>Sequential data points collected over time, used for KPI calculations and analysis.</w:t>
            </w:r>
          </w:p>
        </w:tc>
      </w:tr>
      <w:tr w:rsidR="00363F09" w:rsidRPr="00D25D2A" w14:paraId="6F8E16F7" w14:textId="77777777" w:rsidTr="00232DE0">
        <w:tc>
          <w:tcPr>
            <w:tcW w:w="4365" w:type="dxa"/>
            <w:hideMark/>
          </w:tcPr>
          <w:p w14:paraId="497B926D" w14:textId="77777777" w:rsidR="000F2294" w:rsidRPr="000F2294" w:rsidRDefault="000F2294" w:rsidP="00232DE0">
            <w:pPr>
              <w:spacing w:after="120"/>
              <w:rPr>
                <w:szCs w:val="20"/>
              </w:rPr>
            </w:pPr>
            <w:r w:rsidRPr="000F2294">
              <w:rPr>
                <w:szCs w:val="20"/>
              </w:rPr>
              <w:t>Drilldown</w:t>
            </w:r>
          </w:p>
        </w:tc>
        <w:tc>
          <w:tcPr>
            <w:tcW w:w="14355" w:type="dxa"/>
            <w:hideMark/>
          </w:tcPr>
          <w:p w14:paraId="24AD2F8C" w14:textId="77777777" w:rsidR="000F2294" w:rsidRPr="000F2294" w:rsidRDefault="000F2294" w:rsidP="00232DE0">
            <w:pPr>
              <w:spacing w:after="120"/>
              <w:rPr>
                <w:szCs w:val="20"/>
              </w:rPr>
            </w:pPr>
            <w:r w:rsidRPr="000F2294">
              <w:rPr>
                <w:szCs w:val="20"/>
              </w:rPr>
              <w:t>The process of exploring detailed data underlying a KPI, such as contributing or influencing KPIs.</w:t>
            </w:r>
          </w:p>
        </w:tc>
      </w:tr>
      <w:tr w:rsidR="00363F09" w:rsidRPr="00D25D2A" w14:paraId="5B1789A5" w14:textId="77777777" w:rsidTr="00232DE0">
        <w:tc>
          <w:tcPr>
            <w:tcW w:w="4365" w:type="dxa"/>
            <w:hideMark/>
          </w:tcPr>
          <w:p w14:paraId="337FBC3F" w14:textId="77777777" w:rsidR="000F2294" w:rsidRPr="000F2294" w:rsidRDefault="000F2294" w:rsidP="00232DE0">
            <w:pPr>
              <w:spacing w:after="120"/>
              <w:rPr>
                <w:szCs w:val="20"/>
              </w:rPr>
            </w:pPr>
            <w:r w:rsidRPr="000F2294">
              <w:rPr>
                <w:szCs w:val="20"/>
              </w:rPr>
              <w:t>Deviation API</w:t>
            </w:r>
          </w:p>
        </w:tc>
        <w:tc>
          <w:tcPr>
            <w:tcW w:w="14355" w:type="dxa"/>
            <w:hideMark/>
          </w:tcPr>
          <w:p w14:paraId="46658006" w14:textId="77777777" w:rsidR="000F2294" w:rsidRPr="000F2294" w:rsidRDefault="000F2294" w:rsidP="00232DE0">
            <w:pPr>
              <w:spacing w:after="120"/>
              <w:rPr>
                <w:szCs w:val="20"/>
              </w:rPr>
            </w:pPr>
            <w:r w:rsidRPr="000F2294">
              <w:rPr>
                <w:szCs w:val="20"/>
              </w:rPr>
              <w:t>API endpoint that calculates the deviation value for each KPI, used to sort and display KPIs by performance.</w:t>
            </w:r>
          </w:p>
        </w:tc>
      </w:tr>
      <w:tr w:rsidR="00363F09" w:rsidRPr="00D25D2A" w14:paraId="59338F20" w14:textId="77777777" w:rsidTr="00232DE0">
        <w:tc>
          <w:tcPr>
            <w:tcW w:w="4365" w:type="dxa"/>
            <w:hideMark/>
          </w:tcPr>
          <w:p w14:paraId="2D4DE20B" w14:textId="77777777" w:rsidR="000F2294" w:rsidRPr="000F2294" w:rsidRDefault="000F2294" w:rsidP="00232DE0">
            <w:pPr>
              <w:spacing w:after="120"/>
              <w:rPr>
                <w:szCs w:val="20"/>
              </w:rPr>
            </w:pPr>
            <w:r w:rsidRPr="000F2294">
              <w:rPr>
                <w:szCs w:val="20"/>
              </w:rPr>
              <w:t>RAG API</w:t>
            </w:r>
          </w:p>
        </w:tc>
        <w:tc>
          <w:tcPr>
            <w:tcW w:w="14355" w:type="dxa"/>
            <w:hideMark/>
          </w:tcPr>
          <w:p w14:paraId="1FE58FCC" w14:textId="77777777" w:rsidR="000F2294" w:rsidRPr="000F2294" w:rsidRDefault="000F2294" w:rsidP="00232DE0">
            <w:pPr>
              <w:spacing w:after="120"/>
              <w:rPr>
                <w:szCs w:val="20"/>
              </w:rPr>
            </w:pPr>
            <w:r w:rsidRPr="000F2294">
              <w:rPr>
                <w:szCs w:val="20"/>
              </w:rPr>
              <w:t>API endpoint that returns the RAG status for assets based on KPI calculations.</w:t>
            </w:r>
          </w:p>
        </w:tc>
      </w:tr>
      <w:tr w:rsidR="00363F09" w:rsidRPr="00D25D2A" w14:paraId="39B44DDA" w14:textId="77777777" w:rsidTr="00232DE0">
        <w:tc>
          <w:tcPr>
            <w:tcW w:w="4365" w:type="dxa"/>
            <w:hideMark/>
          </w:tcPr>
          <w:p w14:paraId="1F7BE68D" w14:textId="77777777" w:rsidR="000F2294" w:rsidRPr="000F2294" w:rsidRDefault="000F2294" w:rsidP="00232DE0">
            <w:pPr>
              <w:spacing w:after="120"/>
              <w:rPr>
                <w:szCs w:val="20"/>
              </w:rPr>
            </w:pPr>
            <w:r w:rsidRPr="000F2294">
              <w:rPr>
                <w:szCs w:val="20"/>
              </w:rPr>
              <w:t>Insight API</w:t>
            </w:r>
          </w:p>
        </w:tc>
        <w:tc>
          <w:tcPr>
            <w:tcW w:w="14355" w:type="dxa"/>
            <w:hideMark/>
          </w:tcPr>
          <w:p w14:paraId="6F48719B" w14:textId="77777777" w:rsidR="000F2294" w:rsidRPr="000F2294" w:rsidRDefault="000F2294" w:rsidP="00232DE0">
            <w:pPr>
              <w:spacing w:after="120"/>
              <w:rPr>
                <w:szCs w:val="20"/>
              </w:rPr>
            </w:pPr>
            <w:r w:rsidRPr="000F2294">
              <w:rPr>
                <w:szCs w:val="20"/>
              </w:rPr>
              <w:t>API endpoint that provides detailed calculations (actual, forecast, historical, target, RAG status) for a KPI.</w:t>
            </w:r>
          </w:p>
        </w:tc>
      </w:tr>
      <w:tr w:rsidR="00363F09" w:rsidRPr="00D25D2A" w14:paraId="2DFBEF12" w14:textId="77777777" w:rsidTr="00232DE0">
        <w:tc>
          <w:tcPr>
            <w:tcW w:w="4365" w:type="dxa"/>
            <w:hideMark/>
          </w:tcPr>
          <w:p w14:paraId="01D182BD" w14:textId="77777777" w:rsidR="000F2294" w:rsidRPr="000F2294" w:rsidRDefault="000F2294" w:rsidP="00232DE0">
            <w:pPr>
              <w:spacing w:after="120"/>
              <w:rPr>
                <w:szCs w:val="20"/>
              </w:rPr>
            </w:pPr>
            <w:r w:rsidRPr="000F2294">
              <w:rPr>
                <w:szCs w:val="20"/>
              </w:rPr>
              <w:t>Trendline API</w:t>
            </w:r>
          </w:p>
        </w:tc>
        <w:tc>
          <w:tcPr>
            <w:tcW w:w="14355" w:type="dxa"/>
            <w:hideMark/>
          </w:tcPr>
          <w:p w14:paraId="5D913951" w14:textId="77777777" w:rsidR="000F2294" w:rsidRPr="000F2294" w:rsidRDefault="000F2294" w:rsidP="00232DE0">
            <w:pPr>
              <w:spacing w:after="120"/>
              <w:rPr>
                <w:szCs w:val="20"/>
              </w:rPr>
            </w:pPr>
            <w:r w:rsidRPr="000F2294">
              <w:rPr>
                <w:szCs w:val="20"/>
              </w:rPr>
              <w:t>API endpoint that returns trend charts for selected KPIs over a specified timeframe.</w:t>
            </w:r>
          </w:p>
        </w:tc>
      </w:tr>
      <w:tr w:rsidR="00363F09" w:rsidRPr="00D25D2A" w14:paraId="283F109A" w14:textId="77777777" w:rsidTr="00232DE0">
        <w:tc>
          <w:tcPr>
            <w:tcW w:w="4365" w:type="dxa"/>
            <w:hideMark/>
          </w:tcPr>
          <w:p w14:paraId="5F4F324E" w14:textId="77777777" w:rsidR="000F2294" w:rsidRPr="000F2294" w:rsidRDefault="000F2294" w:rsidP="00232DE0">
            <w:pPr>
              <w:spacing w:after="120"/>
              <w:rPr>
                <w:szCs w:val="20"/>
              </w:rPr>
            </w:pPr>
            <w:r w:rsidRPr="000F2294">
              <w:rPr>
                <w:szCs w:val="20"/>
              </w:rPr>
              <w:t>Responsible Role</w:t>
            </w:r>
          </w:p>
        </w:tc>
        <w:tc>
          <w:tcPr>
            <w:tcW w:w="14355" w:type="dxa"/>
            <w:hideMark/>
          </w:tcPr>
          <w:p w14:paraId="7C49CA20" w14:textId="77777777" w:rsidR="000F2294" w:rsidRPr="000F2294" w:rsidRDefault="000F2294" w:rsidP="00232DE0">
            <w:pPr>
              <w:spacing w:after="120"/>
              <w:rPr>
                <w:szCs w:val="20"/>
              </w:rPr>
            </w:pPr>
            <w:r w:rsidRPr="000F2294">
              <w:rPr>
                <w:szCs w:val="20"/>
              </w:rPr>
              <w:t>The role assigned as the owner or manager of a KPI in the KPI hierarchy (e.g., Production Engineer, Maintenance Manager).</w:t>
            </w:r>
          </w:p>
        </w:tc>
      </w:tr>
      <w:tr w:rsidR="00363F09" w:rsidRPr="00D25D2A" w14:paraId="68EE4187" w14:textId="77777777" w:rsidTr="00232DE0">
        <w:tc>
          <w:tcPr>
            <w:tcW w:w="4365" w:type="dxa"/>
            <w:hideMark/>
          </w:tcPr>
          <w:p w14:paraId="5AE26F3E" w14:textId="77777777" w:rsidR="000F2294" w:rsidRPr="000F2294" w:rsidRDefault="000F2294" w:rsidP="00232DE0">
            <w:pPr>
              <w:spacing w:after="120"/>
              <w:rPr>
                <w:szCs w:val="20"/>
              </w:rPr>
            </w:pPr>
            <w:r w:rsidRPr="000F2294">
              <w:rPr>
                <w:szCs w:val="20"/>
              </w:rPr>
              <w:t>Department</w:t>
            </w:r>
          </w:p>
        </w:tc>
        <w:tc>
          <w:tcPr>
            <w:tcW w:w="14355" w:type="dxa"/>
            <w:hideMark/>
          </w:tcPr>
          <w:p w14:paraId="3BD293C3" w14:textId="77777777" w:rsidR="000F2294" w:rsidRPr="000F2294" w:rsidRDefault="000F2294" w:rsidP="00232DE0">
            <w:pPr>
              <w:spacing w:after="120"/>
              <w:rPr>
                <w:szCs w:val="20"/>
              </w:rPr>
            </w:pPr>
            <w:r w:rsidRPr="000F2294">
              <w:rPr>
                <w:szCs w:val="20"/>
              </w:rPr>
              <w:t>Organizational unit to which a KPI is assigned based on its relevance.</w:t>
            </w:r>
          </w:p>
        </w:tc>
      </w:tr>
      <w:tr w:rsidR="00363F09" w:rsidRPr="00D25D2A" w14:paraId="7581047E" w14:textId="77777777" w:rsidTr="00232DE0">
        <w:tc>
          <w:tcPr>
            <w:tcW w:w="4365" w:type="dxa"/>
            <w:hideMark/>
          </w:tcPr>
          <w:p w14:paraId="51D5B274" w14:textId="77777777" w:rsidR="000F2294" w:rsidRPr="000F2294" w:rsidRDefault="000F2294" w:rsidP="00232DE0">
            <w:pPr>
              <w:spacing w:after="120"/>
              <w:rPr>
                <w:szCs w:val="20"/>
              </w:rPr>
            </w:pPr>
            <w:r w:rsidRPr="000F2294">
              <w:rPr>
                <w:szCs w:val="20"/>
              </w:rPr>
              <w:t>Calculation Frequency</w:t>
            </w:r>
          </w:p>
        </w:tc>
        <w:tc>
          <w:tcPr>
            <w:tcW w:w="14355" w:type="dxa"/>
            <w:hideMark/>
          </w:tcPr>
          <w:p w14:paraId="0E2BF545" w14:textId="2961EDC9" w:rsidR="000F2294" w:rsidRPr="000F2294" w:rsidRDefault="000F2294" w:rsidP="00232DE0">
            <w:pPr>
              <w:spacing w:after="120"/>
              <w:rPr>
                <w:szCs w:val="20"/>
              </w:rPr>
            </w:pPr>
            <w:r w:rsidRPr="000F2294">
              <w:rPr>
                <w:szCs w:val="20"/>
              </w:rPr>
              <w:t>The interval at which a KPI is calculated (e.g., 5</w:t>
            </w:r>
            <w:r w:rsidR="004769E1">
              <w:rPr>
                <w:szCs w:val="20"/>
              </w:rPr>
              <w:t xml:space="preserve"> </w:t>
            </w:r>
            <w:r w:rsidRPr="000F2294">
              <w:rPr>
                <w:szCs w:val="20"/>
              </w:rPr>
              <w:t>min, 1</w:t>
            </w:r>
            <w:r w:rsidR="004769E1">
              <w:rPr>
                <w:szCs w:val="20"/>
              </w:rPr>
              <w:t xml:space="preserve"> </w:t>
            </w:r>
            <w:r w:rsidRPr="000F2294">
              <w:rPr>
                <w:szCs w:val="20"/>
              </w:rPr>
              <w:t>h</w:t>
            </w:r>
            <w:r w:rsidR="004769E1">
              <w:rPr>
                <w:szCs w:val="20"/>
              </w:rPr>
              <w:t>our</w:t>
            </w:r>
            <w:r w:rsidRPr="000F2294">
              <w:rPr>
                <w:szCs w:val="20"/>
              </w:rPr>
              <w:t>, daily).</w:t>
            </w:r>
          </w:p>
        </w:tc>
      </w:tr>
      <w:tr w:rsidR="00363F09" w:rsidRPr="00D25D2A" w14:paraId="72915AE9" w14:textId="77777777" w:rsidTr="00232DE0">
        <w:tc>
          <w:tcPr>
            <w:tcW w:w="4365" w:type="dxa"/>
            <w:hideMark/>
          </w:tcPr>
          <w:p w14:paraId="3C77CFA5" w14:textId="77777777" w:rsidR="000F2294" w:rsidRPr="000F2294" w:rsidRDefault="000F2294" w:rsidP="00232DE0">
            <w:pPr>
              <w:spacing w:after="120"/>
              <w:rPr>
                <w:szCs w:val="20"/>
              </w:rPr>
            </w:pPr>
            <w:r w:rsidRPr="000F2294">
              <w:rPr>
                <w:szCs w:val="20"/>
              </w:rPr>
              <w:t>UoM (Unit of Measurement)</w:t>
            </w:r>
          </w:p>
        </w:tc>
        <w:tc>
          <w:tcPr>
            <w:tcW w:w="14355" w:type="dxa"/>
            <w:hideMark/>
          </w:tcPr>
          <w:p w14:paraId="5B65BADE" w14:textId="77777777" w:rsidR="000F2294" w:rsidRPr="000F2294" w:rsidRDefault="000F2294" w:rsidP="00232DE0">
            <w:pPr>
              <w:spacing w:after="120"/>
              <w:rPr>
                <w:szCs w:val="20"/>
              </w:rPr>
            </w:pPr>
            <w:r w:rsidRPr="000F2294">
              <w:rPr>
                <w:szCs w:val="20"/>
              </w:rPr>
              <w:t>The unit in which KPI values are expressed (e.g., kg, hours).</w:t>
            </w:r>
          </w:p>
        </w:tc>
      </w:tr>
      <w:tr w:rsidR="00363F09" w:rsidRPr="00D25D2A" w14:paraId="3BD718DB" w14:textId="77777777" w:rsidTr="00232DE0">
        <w:tc>
          <w:tcPr>
            <w:tcW w:w="4365" w:type="dxa"/>
            <w:hideMark/>
          </w:tcPr>
          <w:p w14:paraId="75FB8349" w14:textId="77777777" w:rsidR="000F2294" w:rsidRPr="000F2294" w:rsidRDefault="000F2294" w:rsidP="00232DE0">
            <w:pPr>
              <w:spacing w:after="120"/>
              <w:rPr>
                <w:szCs w:val="20"/>
              </w:rPr>
            </w:pPr>
            <w:r w:rsidRPr="000F2294">
              <w:rPr>
                <w:szCs w:val="20"/>
              </w:rPr>
              <w:t>Error Management</w:t>
            </w:r>
          </w:p>
        </w:tc>
        <w:tc>
          <w:tcPr>
            <w:tcW w:w="14355" w:type="dxa"/>
            <w:hideMark/>
          </w:tcPr>
          <w:p w14:paraId="4CE88D44" w14:textId="77777777" w:rsidR="000F2294" w:rsidRPr="000F2294" w:rsidRDefault="000F2294" w:rsidP="00232DE0">
            <w:pPr>
              <w:spacing w:after="120"/>
              <w:rPr>
                <w:szCs w:val="20"/>
              </w:rPr>
            </w:pPr>
            <w:r w:rsidRPr="000F2294">
              <w:rPr>
                <w:szCs w:val="20"/>
              </w:rPr>
              <w:t>Object in API responses that provides details about errors encountered during processing, including error codes and descriptions.</w:t>
            </w:r>
          </w:p>
        </w:tc>
      </w:tr>
      <w:tr w:rsidR="00980296" w:rsidRPr="00D25D2A" w14:paraId="7F9E6AC4" w14:textId="77777777" w:rsidTr="00232DE0">
        <w:tc>
          <w:tcPr>
            <w:tcW w:w="4365" w:type="dxa"/>
          </w:tcPr>
          <w:p w14:paraId="491DA8DF" w14:textId="21A5FAB6" w:rsidR="00980296" w:rsidRPr="000F2294" w:rsidRDefault="0073492C" w:rsidP="00232DE0">
            <w:pPr>
              <w:spacing w:after="120"/>
              <w:rPr>
                <w:szCs w:val="20"/>
              </w:rPr>
            </w:pPr>
            <w:r>
              <w:rPr>
                <w:szCs w:val="20"/>
              </w:rPr>
              <w:t>M/O</w:t>
            </w:r>
            <w:r w:rsidR="002B5E96">
              <w:rPr>
                <w:szCs w:val="20"/>
              </w:rPr>
              <w:t xml:space="preserve"> (Mandatory/Optional)</w:t>
            </w:r>
          </w:p>
        </w:tc>
        <w:tc>
          <w:tcPr>
            <w:tcW w:w="14355" w:type="dxa"/>
          </w:tcPr>
          <w:p w14:paraId="11E45505" w14:textId="17D71D37" w:rsidR="00980296" w:rsidRPr="000F2294" w:rsidRDefault="00F0085D" w:rsidP="00232DE0">
            <w:pPr>
              <w:spacing w:after="120"/>
              <w:rPr>
                <w:szCs w:val="20"/>
              </w:rPr>
            </w:pPr>
            <w:r>
              <w:rPr>
                <w:szCs w:val="20"/>
              </w:rPr>
              <w:t xml:space="preserve">M designates that a value is </w:t>
            </w:r>
            <w:r w:rsidR="00D30E62">
              <w:rPr>
                <w:szCs w:val="20"/>
              </w:rPr>
              <w:t>Mandatory</w:t>
            </w:r>
            <w:r>
              <w:rPr>
                <w:szCs w:val="20"/>
              </w:rPr>
              <w:t>, while O designates it as Optional.</w:t>
            </w:r>
          </w:p>
        </w:tc>
      </w:tr>
      <w:tr w:rsidR="00A74F7C" w:rsidRPr="00D25D2A" w14:paraId="51691BEC" w14:textId="77777777" w:rsidTr="00232DE0">
        <w:tc>
          <w:tcPr>
            <w:tcW w:w="4365" w:type="dxa"/>
          </w:tcPr>
          <w:p w14:paraId="32EADAC7" w14:textId="4C8E0F5A" w:rsidR="00A74F7C" w:rsidRDefault="00A74F7C" w:rsidP="00232DE0">
            <w:pPr>
              <w:spacing w:after="120"/>
              <w:rPr>
                <w:szCs w:val="20"/>
              </w:rPr>
            </w:pPr>
            <w:r>
              <w:rPr>
                <w:szCs w:val="20"/>
              </w:rPr>
              <w:t>UI</w:t>
            </w:r>
          </w:p>
        </w:tc>
        <w:tc>
          <w:tcPr>
            <w:tcW w:w="14355" w:type="dxa"/>
          </w:tcPr>
          <w:p w14:paraId="76D7D73C" w14:textId="125CC41B" w:rsidR="00A74F7C" w:rsidRDefault="00A74F7C" w:rsidP="00232DE0">
            <w:pPr>
              <w:spacing w:after="120"/>
              <w:rPr>
                <w:szCs w:val="20"/>
              </w:rPr>
            </w:pPr>
            <w:r>
              <w:rPr>
                <w:szCs w:val="20"/>
              </w:rPr>
              <w:t>User interface</w:t>
            </w:r>
          </w:p>
        </w:tc>
      </w:tr>
    </w:tbl>
    <w:p w14:paraId="38EB14A1" w14:textId="22CA5E41" w:rsidR="00CC60F8" w:rsidRDefault="00CC60F8" w:rsidP="00612FB1">
      <w:pPr>
        <w:sectPr w:rsidR="00CC60F8" w:rsidSect="00BF2259">
          <w:type w:val="continuous"/>
          <w:pgSz w:w="28800" w:h="24480" w:code="5"/>
          <w:pgMar w:top="1440" w:right="5760" w:bottom="1440" w:left="1440" w:header="720" w:footer="720" w:gutter="0"/>
          <w:cols w:num="2" w:space="1440" w:equalWidth="0">
            <w:col w:w="5760" w:space="1440"/>
            <w:col w:w="14400"/>
          </w:cols>
          <w:docGrid w:linePitch="360"/>
        </w:sectPr>
      </w:pPr>
    </w:p>
    <w:p w14:paraId="65AB72FE" w14:textId="77777777" w:rsidR="00612FB1" w:rsidRPr="006E2058" w:rsidRDefault="00612FB1" w:rsidP="00612FB1">
      <w:pPr>
        <w:sectPr w:rsidR="00612FB1" w:rsidRPr="006E2058" w:rsidSect="00BF2259">
          <w:type w:val="continuous"/>
          <w:pgSz w:w="28800" w:h="24480" w:code="5"/>
          <w:pgMar w:top="1440" w:right="5760" w:bottom="1440" w:left="1440" w:header="720" w:footer="720" w:gutter="0"/>
          <w:cols w:space="720"/>
          <w:docGrid w:linePitch="360"/>
        </w:sectPr>
      </w:pPr>
    </w:p>
    <w:p w14:paraId="7D675CE0" w14:textId="77777777" w:rsidR="00612FB1" w:rsidRPr="006E2058" w:rsidRDefault="00B03D5A" w:rsidP="005C46AC">
      <w:pPr>
        <w:pStyle w:val="Heading1"/>
      </w:pPr>
      <w:bookmarkStart w:id="15" w:name="_Toc217890911"/>
      <w:r>
        <w:lastRenderedPageBreak/>
        <w:t>Smart KPIs APIs</w:t>
      </w:r>
      <w:bookmarkEnd w:id="15"/>
    </w:p>
    <w:p w14:paraId="22E17941" w14:textId="77777777" w:rsidR="005C2B19" w:rsidRDefault="005C2B19" w:rsidP="004F41BA">
      <w:pPr>
        <w:sectPr w:rsidR="005C2B19" w:rsidSect="00BF2259">
          <w:type w:val="nextColumn"/>
          <w:pgSz w:w="28800" w:h="24480" w:code="5"/>
          <w:pgMar w:top="1440" w:right="1440" w:bottom="1440" w:left="1440" w:header="720" w:footer="720" w:gutter="0"/>
          <w:cols w:space="720"/>
          <w:docGrid w:linePitch="360"/>
        </w:sectPr>
      </w:pPr>
    </w:p>
    <w:p w14:paraId="0162FF14" w14:textId="4962EE31" w:rsidR="00612FB1" w:rsidRPr="00E86491" w:rsidRDefault="00612FB1" w:rsidP="00E86491">
      <w:r w:rsidRPr="00E86491">
        <w:t>The Python-based Smart KPIs microservices listed below are built and hosted in a cloud-agnostic Kubernetes environment that provides the APIs access to AOT functionalities and data through an API management service gateway—</w:t>
      </w:r>
      <w:hyperlink r:id="rId26" w:history="1">
        <w:r w:rsidRPr="00E86491">
          <w:rPr>
            <w:rStyle w:val="Hyperlink"/>
          </w:rPr>
          <w:t>A</w:t>
        </w:r>
        <w:r w:rsidR="00C95E72">
          <w:rPr>
            <w:rStyle w:val="Hyperlink"/>
          </w:rPr>
          <w:t>WS</w:t>
        </w:r>
        <w:r w:rsidRPr="00E86491">
          <w:rPr>
            <w:rStyle w:val="Hyperlink"/>
          </w:rPr>
          <w:t xml:space="preserve"> API </w:t>
        </w:r>
        <w:r w:rsidR="00C95E72">
          <w:rPr>
            <w:rStyle w:val="Hyperlink"/>
          </w:rPr>
          <w:t>Gateway</w:t>
        </w:r>
        <w:r w:rsidRPr="00E86491">
          <w:rPr>
            <w:rStyle w:val="Hyperlink"/>
          </w:rPr>
          <w:t xml:space="preserve"> REST API | Microsoft Learn</w:t>
        </w:r>
      </w:hyperlink>
      <w:r w:rsidRPr="00E86491">
        <w:t>. It authenticates and authorizes registered APIs. See the related links section for more information on APIs.</w:t>
      </w:r>
    </w:p>
    <w:p w14:paraId="4DE065ED" w14:textId="414B2626" w:rsidR="00612FB1" w:rsidRPr="00E86491" w:rsidRDefault="00612FB1" w:rsidP="00E86491">
      <w:r w:rsidRPr="00E86491">
        <w:t>The microservices act as middleware and provide a unified interface between the various backends of AOT and the consumers of the data. For example, the middleware could be between the Cognite Data Fusion DataOps platform and AOT Applications, or between the AOT configuration backends and third-party data consumers.</w:t>
      </w:r>
    </w:p>
    <w:p w14:paraId="6BF724BD" w14:textId="1FD84F07" w:rsidR="00137091" w:rsidRPr="001F18D8" w:rsidRDefault="00E86491" w:rsidP="00137091">
      <w:pPr>
        <w:pStyle w:val="Heading2"/>
      </w:pPr>
      <w:r>
        <w:br w:type="column"/>
      </w:r>
      <w:bookmarkStart w:id="16" w:name="_Toc217890912"/>
      <w:r w:rsidR="00137091" w:rsidRPr="001F18D8">
        <w:t>Configuration Microservice KPIs</w:t>
      </w:r>
      <w:bookmarkEnd w:id="16"/>
    </w:p>
    <w:p w14:paraId="78A3B480" w14:textId="0349599B" w:rsidR="00137091" w:rsidRPr="00E86491" w:rsidRDefault="00137091" w:rsidP="00E86491">
      <w:r w:rsidRPr="00E86491">
        <w:t>The Smart KPIs Configuration Microservice is a flask-based microservice that is positioned between AOT’s Smart KPI Config UI and Cognite CDF. The request received from the processed configuration tool UI is processed and the output is stored in the CDF portal. The API for the microservice can be called using Postman or the Smart KPIs Config UI tool with the necessary inputs. It is a clean canvas that stitches together other modularized AOT components. User login/authentication is part of the component</w:t>
      </w:r>
    </w:p>
    <w:p w14:paraId="57F38751" w14:textId="77777777" w:rsidR="00137091" w:rsidRPr="00953672" w:rsidRDefault="00137091" w:rsidP="00137091">
      <w:pPr>
        <w:pStyle w:val="ListParagraph"/>
        <w:numPr>
          <w:ilvl w:val="0"/>
          <w:numId w:val="15"/>
        </w:numPr>
        <w:ind w:right="-105"/>
        <w:jc w:val="left"/>
        <w:rPr>
          <w:kern w:val="0"/>
        </w:rPr>
      </w:pPr>
      <w:r w:rsidRPr="00953672">
        <w:rPr>
          <w:kern w:val="0"/>
        </w:rPr>
        <w:t>POST- CREATE CONFIG FILE</w:t>
      </w:r>
    </w:p>
    <w:p w14:paraId="349B0797" w14:textId="77777777" w:rsidR="00137091" w:rsidRPr="00953672" w:rsidRDefault="00137091" w:rsidP="00137091">
      <w:pPr>
        <w:pStyle w:val="ListParagraph"/>
        <w:numPr>
          <w:ilvl w:val="0"/>
          <w:numId w:val="15"/>
        </w:numPr>
        <w:ind w:right="174"/>
        <w:jc w:val="left"/>
        <w:rPr>
          <w:kern w:val="0"/>
        </w:rPr>
      </w:pPr>
      <w:r w:rsidRPr="00953672">
        <w:rPr>
          <w:kern w:val="0"/>
        </w:rPr>
        <w:t>POST- KPI CREATION</w:t>
      </w:r>
    </w:p>
    <w:p w14:paraId="3A7F0B8A" w14:textId="77777777" w:rsidR="00137091" w:rsidRPr="00953672" w:rsidRDefault="00137091" w:rsidP="00137091">
      <w:pPr>
        <w:pStyle w:val="ListParagraph"/>
        <w:numPr>
          <w:ilvl w:val="0"/>
          <w:numId w:val="15"/>
        </w:numPr>
        <w:ind w:right="1178"/>
        <w:jc w:val="left"/>
        <w:rPr>
          <w:kern w:val="0"/>
        </w:rPr>
      </w:pPr>
      <w:r w:rsidRPr="00953672">
        <w:rPr>
          <w:kern w:val="0"/>
        </w:rPr>
        <w:t>POST- EXCELDOWNLOAD API</w:t>
      </w:r>
    </w:p>
    <w:p w14:paraId="1D6671B9" w14:textId="36EA8540" w:rsidR="00137091" w:rsidRPr="00E86491" w:rsidRDefault="00137091" w:rsidP="00E86491">
      <w:pPr>
        <w:pStyle w:val="ListParagraph"/>
        <w:numPr>
          <w:ilvl w:val="0"/>
          <w:numId w:val="15"/>
        </w:numPr>
      </w:pPr>
      <w:r w:rsidRPr="00E86491">
        <w:t>GET- KPISPERPLANT API</w:t>
      </w:r>
    </w:p>
    <w:p w14:paraId="13346931" w14:textId="485C786A" w:rsidR="00137091" w:rsidRPr="00137091" w:rsidRDefault="00E86491" w:rsidP="00137091">
      <w:pPr>
        <w:pStyle w:val="Heading2"/>
      </w:pPr>
      <w:r>
        <w:br w:type="column"/>
      </w:r>
      <w:bookmarkStart w:id="17" w:name="_Toc217890913"/>
      <w:r w:rsidR="00137091" w:rsidRPr="00137091">
        <w:t>Microservice APIs</w:t>
      </w:r>
      <w:bookmarkEnd w:id="17"/>
    </w:p>
    <w:p w14:paraId="3611D116" w14:textId="5CB447F4" w:rsidR="00137091" w:rsidRDefault="00137091" w:rsidP="00137091">
      <w:r w:rsidRPr="00137091">
        <w:t>The middleware microservice provides a unified interface between the different backends of AOT (Cognite Data Fusion DataOps platform) and the consumers of the data (AOT Applications). These services are accessed from the AOT application and are used in end-user visualization. Using Smart KPIs, users can have a contextualized view of operational performance through KPIs and can critically analyze business performance and drive decisions.</w:t>
      </w:r>
    </w:p>
    <w:p w14:paraId="06A6D36E" w14:textId="77777777" w:rsidR="00E86491" w:rsidRPr="00953672" w:rsidRDefault="00E86491" w:rsidP="00E86491">
      <w:pPr>
        <w:pStyle w:val="ListParagraph"/>
        <w:numPr>
          <w:ilvl w:val="0"/>
          <w:numId w:val="16"/>
        </w:numPr>
        <w:ind w:right="2424"/>
        <w:rPr>
          <w:kern w:val="0"/>
        </w:rPr>
      </w:pPr>
      <w:r w:rsidRPr="00953672">
        <w:rPr>
          <w:kern w:val="0"/>
        </w:rPr>
        <w:t>GET- KPI DASHBOARD</w:t>
      </w:r>
    </w:p>
    <w:p w14:paraId="4909DE87" w14:textId="77777777" w:rsidR="00E86491" w:rsidRPr="00953672" w:rsidRDefault="00E86491" w:rsidP="00E86491">
      <w:pPr>
        <w:pStyle w:val="ListParagraph"/>
        <w:numPr>
          <w:ilvl w:val="0"/>
          <w:numId w:val="16"/>
        </w:numPr>
        <w:ind w:right="2424"/>
        <w:jc w:val="left"/>
        <w:rPr>
          <w:rFonts w:eastAsia="Times New Roman"/>
        </w:rPr>
      </w:pPr>
      <w:r w:rsidRPr="00953672">
        <w:rPr>
          <w:kern w:val="0"/>
        </w:rPr>
        <w:t>GET- KPI DRILLDOWN</w:t>
      </w:r>
    </w:p>
    <w:p w14:paraId="1AAACA65" w14:textId="77777777" w:rsidR="00E86491" w:rsidRPr="00953672" w:rsidRDefault="00E86491" w:rsidP="00E86491">
      <w:pPr>
        <w:pStyle w:val="ListParagraph"/>
        <w:numPr>
          <w:ilvl w:val="0"/>
          <w:numId w:val="16"/>
        </w:numPr>
        <w:ind w:right="2424"/>
        <w:rPr>
          <w:kern w:val="0"/>
        </w:rPr>
      </w:pPr>
      <w:r w:rsidRPr="00953672">
        <w:rPr>
          <w:kern w:val="0"/>
        </w:rPr>
        <w:t>POST- SMART-KPITILE</w:t>
      </w:r>
    </w:p>
    <w:p w14:paraId="25234701" w14:textId="77777777" w:rsidR="00E86491" w:rsidRPr="00953672" w:rsidRDefault="00E86491" w:rsidP="00E86491">
      <w:pPr>
        <w:pStyle w:val="ListParagraph"/>
        <w:numPr>
          <w:ilvl w:val="0"/>
          <w:numId w:val="16"/>
        </w:numPr>
        <w:ind w:right="2424"/>
        <w:rPr>
          <w:kern w:val="0"/>
        </w:rPr>
      </w:pPr>
      <w:r w:rsidRPr="00953672">
        <w:rPr>
          <w:kern w:val="0"/>
        </w:rPr>
        <w:t>POST- TRENDLINE API</w:t>
      </w:r>
    </w:p>
    <w:p w14:paraId="5567C1AF" w14:textId="77777777" w:rsidR="00E86491" w:rsidRPr="00953672" w:rsidRDefault="00E86491" w:rsidP="00E86491">
      <w:pPr>
        <w:pStyle w:val="ListParagraph"/>
        <w:numPr>
          <w:ilvl w:val="0"/>
          <w:numId w:val="16"/>
        </w:numPr>
        <w:ind w:right="2424"/>
        <w:rPr>
          <w:kern w:val="0"/>
        </w:rPr>
      </w:pPr>
      <w:r w:rsidRPr="00953672">
        <w:rPr>
          <w:kern w:val="0"/>
        </w:rPr>
        <w:t xml:space="preserve">GET- LIST API </w:t>
      </w:r>
    </w:p>
    <w:p w14:paraId="087E4BFE" w14:textId="77777777" w:rsidR="00E86491" w:rsidRPr="00953672" w:rsidRDefault="00E86491" w:rsidP="00E86491">
      <w:pPr>
        <w:pStyle w:val="ListParagraph"/>
        <w:numPr>
          <w:ilvl w:val="0"/>
          <w:numId w:val="16"/>
        </w:numPr>
        <w:ind w:right="2424"/>
        <w:rPr>
          <w:kern w:val="0"/>
        </w:rPr>
      </w:pPr>
      <w:r w:rsidRPr="00953672">
        <w:rPr>
          <w:kern w:val="0"/>
        </w:rPr>
        <w:t>POST- DEVIATION API</w:t>
      </w:r>
    </w:p>
    <w:p w14:paraId="7035F496" w14:textId="77777777" w:rsidR="00E86491" w:rsidRPr="00953672" w:rsidRDefault="00E86491" w:rsidP="00E86491">
      <w:pPr>
        <w:pStyle w:val="ListParagraph"/>
        <w:numPr>
          <w:ilvl w:val="0"/>
          <w:numId w:val="16"/>
        </w:numPr>
        <w:ind w:right="2424"/>
        <w:jc w:val="left"/>
        <w:rPr>
          <w:kern w:val="0"/>
        </w:rPr>
      </w:pPr>
      <w:r w:rsidRPr="00953672">
        <w:rPr>
          <w:kern w:val="0"/>
        </w:rPr>
        <w:t>POST- DRILLDOWN DEVIATION</w:t>
      </w:r>
    </w:p>
    <w:p w14:paraId="60F509DD" w14:textId="77777777" w:rsidR="00E86491" w:rsidRPr="00FC7893" w:rsidRDefault="00E86491" w:rsidP="00E86491">
      <w:pPr>
        <w:pStyle w:val="ListParagraph"/>
        <w:numPr>
          <w:ilvl w:val="0"/>
          <w:numId w:val="16"/>
        </w:numPr>
        <w:ind w:right="2424"/>
        <w:jc w:val="left"/>
      </w:pPr>
      <w:r w:rsidRPr="00953672">
        <w:rPr>
          <w:kern w:val="0"/>
        </w:rPr>
        <w:t xml:space="preserve">POST-RAG API </w:t>
      </w:r>
    </w:p>
    <w:p w14:paraId="0B2A2727" w14:textId="3388485D" w:rsidR="00E86491" w:rsidRDefault="00E86491" w:rsidP="00E86491">
      <w:pPr>
        <w:pStyle w:val="ListParagraph"/>
        <w:numPr>
          <w:ilvl w:val="0"/>
          <w:numId w:val="16"/>
        </w:numPr>
      </w:pPr>
      <w:r w:rsidRPr="00E86491">
        <w:rPr>
          <w:kern w:val="0"/>
        </w:rPr>
        <w:t>POST-INSIGHT API</w:t>
      </w:r>
    </w:p>
    <w:p w14:paraId="5BC82BAA" w14:textId="77777777" w:rsidR="00A2052F" w:rsidRDefault="00A2052F" w:rsidP="00137091">
      <w:pPr>
        <w:sectPr w:rsidR="00A2052F" w:rsidSect="009B37CC">
          <w:type w:val="continuous"/>
          <w:pgSz w:w="28800" w:h="24480" w:code="5"/>
          <w:pgMar w:top="1440" w:right="1440" w:bottom="1440" w:left="1440" w:header="720" w:footer="720" w:gutter="0"/>
          <w:cols w:num="3" w:space="1440" w:equalWidth="0">
            <w:col w:w="5760" w:space="1440"/>
            <w:col w:w="8640" w:space="1440"/>
            <w:col w:w="8640"/>
          </w:cols>
          <w:docGrid w:linePitch="360"/>
        </w:sectPr>
      </w:pPr>
    </w:p>
    <w:p w14:paraId="5A17FA08" w14:textId="020D9B26" w:rsidR="004815AD" w:rsidRDefault="004815AD" w:rsidP="004815AD">
      <w:r w:rsidRPr="00E86491">
        <w:t>The APIs described in this document use an authentication token</w:t>
      </w:r>
      <w:r w:rsidR="00465EF6">
        <w:t xml:space="preserve"> that</w:t>
      </w:r>
      <w:r w:rsidRPr="00E86491">
        <w:t xml:space="preserve"> can be retrieved either from the AOT UI or using a tool like Postman. </w:t>
      </w:r>
    </w:p>
    <w:p w14:paraId="36463762" w14:textId="700A66D5" w:rsidR="004815AD" w:rsidRPr="00E86491" w:rsidRDefault="004815AD" w:rsidP="004815AD">
      <w:r w:rsidRPr="00E86491">
        <w:t xml:space="preserve">Requirements other than the authentication token, if any, are mentioned under the corresponding KPI. All the time zones are in </w:t>
      </w:r>
      <w:hyperlink r:id="rId27" w:history="1">
        <w:r w:rsidRPr="00E86491">
          <w:rPr>
            <w:rStyle w:val="Hyperlink"/>
          </w:rPr>
          <w:t>Epoch time UTC</w:t>
        </w:r>
      </w:hyperlink>
      <w:r w:rsidRPr="00E86491">
        <w:t xml:space="preserve"> format. </w:t>
      </w:r>
    </w:p>
    <w:p w14:paraId="3EF5833D" w14:textId="77777777" w:rsidR="005C2B19" w:rsidRDefault="005C2B19" w:rsidP="00896AEE">
      <w:pPr>
        <w:spacing w:after="120"/>
        <w:ind w:right="5395"/>
        <w:jc w:val="left"/>
        <w:rPr>
          <w:b/>
          <w:bCs/>
          <w:color w:val="FFFFFF" w:themeColor="background1"/>
        </w:rPr>
        <w:sectPr w:rsidR="005C2B19" w:rsidSect="00093705">
          <w:type w:val="continuous"/>
          <w:pgSz w:w="28800" w:h="24480" w:code="5"/>
          <w:pgMar w:top="1440" w:right="1440" w:bottom="1440" w:left="1440" w:header="720" w:footer="720" w:gutter="0"/>
          <w:cols w:space="720"/>
          <w:docGrid w:linePitch="360"/>
        </w:sectPr>
      </w:pPr>
    </w:p>
    <w:p w14:paraId="0536C3DF" w14:textId="77777777" w:rsidR="00841498" w:rsidRDefault="00841498" w:rsidP="00027056">
      <w:pPr>
        <w:ind w:right="5395"/>
        <w:sectPr w:rsidR="00841498" w:rsidSect="00BF2259">
          <w:type w:val="continuous"/>
          <w:pgSz w:w="28800" w:h="24480" w:code="5"/>
          <w:pgMar w:top="1440" w:right="1440" w:bottom="1440" w:left="1440" w:header="720" w:footer="720" w:gutter="0"/>
          <w:cols w:space="720"/>
          <w:docGrid w:linePitch="360"/>
        </w:sectPr>
      </w:pPr>
    </w:p>
    <w:p w14:paraId="5A748915" w14:textId="77777777" w:rsidR="00612FB1" w:rsidRPr="006E2058" w:rsidRDefault="00612FB1" w:rsidP="005C46AC">
      <w:pPr>
        <w:pStyle w:val="Heading1"/>
      </w:pPr>
      <w:bookmarkStart w:id="18" w:name="_Toc217890914"/>
      <w:r w:rsidRPr="006E2058">
        <w:lastRenderedPageBreak/>
        <w:t>Smart KPIs Configuration Microservice APIs</w:t>
      </w:r>
      <w:bookmarkStart w:id="19" w:name="_Toc115182693"/>
      <w:bookmarkEnd w:id="18"/>
    </w:p>
    <w:p w14:paraId="43BBDD32" w14:textId="77777777" w:rsidR="00E426BA" w:rsidRDefault="00E426BA" w:rsidP="003828BA">
      <w:pPr>
        <w:pStyle w:val="Heading2"/>
        <w:sectPr w:rsidR="00E426BA" w:rsidSect="00BF2259">
          <w:pgSz w:w="28800" w:h="24480" w:code="5"/>
          <w:pgMar w:top="1440" w:right="8640" w:bottom="1440" w:left="1440" w:header="720" w:footer="720" w:gutter="0"/>
          <w:cols w:space="720"/>
          <w:docGrid w:linePitch="360"/>
        </w:sectPr>
      </w:pPr>
    </w:p>
    <w:p w14:paraId="19219697" w14:textId="77777777" w:rsidR="00554BEC" w:rsidRDefault="00612FB1" w:rsidP="003828BA">
      <w:pPr>
        <w:pStyle w:val="Heading2"/>
      </w:pPr>
      <w:bookmarkStart w:id="20" w:name="_Toc217890915"/>
      <w:r>
        <w:t xml:space="preserve">POST- </w:t>
      </w:r>
      <w:bookmarkEnd w:id="19"/>
      <w:r w:rsidR="15F96C6F">
        <w:t>CREATE CONFIG FILE</w:t>
      </w:r>
      <w:bookmarkEnd w:id="20"/>
    </w:p>
    <w:p w14:paraId="389AE703" w14:textId="1EA0E581" w:rsidR="00554BEC" w:rsidRDefault="176B158C" w:rsidP="00277959">
      <w:r w:rsidRPr="360C22E2">
        <w:t xml:space="preserve">The </w:t>
      </w:r>
      <w:proofErr w:type="gramStart"/>
      <w:r w:rsidRPr="360C22E2">
        <w:t xml:space="preserve">create config file CDF </w:t>
      </w:r>
      <w:r w:rsidR="4CBD500C" w:rsidRPr="360C22E2">
        <w:t>API</w:t>
      </w:r>
      <w:proofErr w:type="gramEnd"/>
      <w:r w:rsidRPr="360C22E2">
        <w:t xml:space="preserve"> is a part of the AOT-SmartKPI-</w:t>
      </w:r>
      <w:r w:rsidR="532F2CE8" w:rsidRPr="360C22E2">
        <w:t>Configuration</w:t>
      </w:r>
      <w:r w:rsidRPr="360C22E2">
        <w:t xml:space="preserve"> </w:t>
      </w:r>
      <w:r w:rsidR="4D1F5E6B" w:rsidRPr="360C22E2">
        <w:t>Microservice</w:t>
      </w:r>
      <w:r w:rsidRPr="360C22E2">
        <w:t xml:space="preserve"> that is invoked by the UI to be consumed by the UI. </w:t>
      </w:r>
      <w:proofErr w:type="gramStart"/>
      <w:r w:rsidRPr="360C22E2">
        <w:t>The create</w:t>
      </w:r>
      <w:proofErr w:type="gramEnd"/>
      <w:r w:rsidRPr="360C22E2">
        <w:t xml:space="preserve"> config file </w:t>
      </w:r>
      <w:r w:rsidR="323CA0D1" w:rsidRPr="360C22E2">
        <w:t>API</w:t>
      </w:r>
      <w:r w:rsidRPr="360C22E2">
        <w:t xml:space="preserve"> is used to validate the KPI Template Excel file.  Once all these validations are done and there is no error found, </w:t>
      </w:r>
      <w:r w:rsidR="00423BD1">
        <w:t xml:space="preserve">the </w:t>
      </w:r>
      <w:r w:rsidRPr="360C22E2">
        <w:t xml:space="preserve">user </w:t>
      </w:r>
      <w:r w:rsidR="00423BD1">
        <w:t>can access</w:t>
      </w:r>
      <w:r w:rsidRPr="360C22E2">
        <w:t xml:space="preserve"> </w:t>
      </w:r>
      <w:r w:rsidR="00423BD1">
        <w:t xml:space="preserve">the </w:t>
      </w:r>
      <w:r w:rsidRPr="360C22E2">
        <w:t>KPI Hierarchy creation part.</w:t>
      </w:r>
    </w:p>
    <w:p w14:paraId="299D34DC" w14:textId="501AB4FA" w:rsidR="00554BEC" w:rsidRDefault="00FC16F9" w:rsidP="009A1C44">
      <w:pPr>
        <w:pStyle w:val="Heading3"/>
      </w:pPr>
      <w:r>
        <w:t>Input</w:t>
      </w:r>
      <w:r w:rsidR="00704B13">
        <w:t xml:space="preserve"> Header </w:t>
      </w:r>
      <w:r w:rsidR="00E66A32">
        <w:t>Parameters</w:t>
      </w:r>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1"/>
        <w:gridCol w:w="6270"/>
        <w:gridCol w:w="1681"/>
        <w:gridCol w:w="1505"/>
        <w:gridCol w:w="1329"/>
      </w:tblGrid>
      <w:tr w:rsidR="002C6BD2" w14:paraId="28934E18" w14:textId="77777777" w:rsidTr="00FF0403">
        <w:tc>
          <w:tcPr>
            <w:tcW w:w="16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5ECD2D" w14:textId="77777777" w:rsidR="00BA750D" w:rsidRDefault="00BA750D">
            <w:pPr>
              <w:spacing w:after="0"/>
              <w:rPr>
                <w:rFonts w:cs="Calibri"/>
              </w:rPr>
            </w:pPr>
            <w:r>
              <w:rPr>
                <w:rFonts w:cs="Calibri"/>
                <w:b/>
              </w:rPr>
              <w:t>Parameter</w:t>
            </w:r>
          </w:p>
        </w:tc>
        <w:tc>
          <w:tcPr>
            <w:tcW w:w="6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F21827" w14:textId="77777777" w:rsidR="00BA750D" w:rsidRDefault="00BA750D">
            <w:pPr>
              <w:spacing w:after="0"/>
              <w:rPr>
                <w:rFonts w:cs="Calibri"/>
              </w:rPr>
            </w:pPr>
            <w:r>
              <w:rPr>
                <w:rFonts w:cs="Calibri"/>
                <w:b/>
              </w:rPr>
              <w:t>Description</w:t>
            </w:r>
          </w:p>
        </w:tc>
        <w:tc>
          <w:tcPr>
            <w:tcW w:w="16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958415" w14:textId="77777777" w:rsidR="00BA750D" w:rsidRDefault="00B878D8">
            <w:pPr>
              <w:spacing w:after="0"/>
              <w:rPr>
                <w:rFonts w:cs="Calibri"/>
              </w:rPr>
            </w:pPr>
            <w:r>
              <w:rPr>
                <w:rFonts w:cs="Calibri"/>
                <w:b/>
                <w:kern w:val="0"/>
              </w:rPr>
              <w:t>M/O</w:t>
            </w:r>
          </w:p>
        </w:tc>
        <w:tc>
          <w:tcPr>
            <w:tcW w:w="1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F8F378" w14:textId="77777777" w:rsidR="00BA750D" w:rsidRDefault="00BA750D">
            <w:pPr>
              <w:spacing w:after="0"/>
              <w:rPr>
                <w:rFonts w:cs="Calibri"/>
              </w:rPr>
            </w:pPr>
            <w:r>
              <w:rPr>
                <w:rFonts w:cs="Calibri"/>
                <w:b/>
              </w:rPr>
              <w:t>Max Length</w:t>
            </w:r>
          </w:p>
        </w:tc>
        <w:tc>
          <w:tcPr>
            <w:tcW w:w="1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A11443" w14:textId="77777777" w:rsidR="00BA750D" w:rsidRDefault="00BA750D">
            <w:pPr>
              <w:spacing w:after="0"/>
              <w:rPr>
                <w:rFonts w:cs="Calibri"/>
              </w:rPr>
            </w:pPr>
            <w:r>
              <w:rPr>
                <w:rFonts w:cs="Calibri"/>
                <w:b/>
              </w:rPr>
              <w:t>Type</w:t>
            </w:r>
          </w:p>
        </w:tc>
      </w:tr>
      <w:tr w:rsidR="00DF1AF1" w14:paraId="4A2765E0" w14:textId="77777777" w:rsidTr="00FF0403">
        <w:trPr>
          <w:trHeight w:val="332"/>
        </w:trPr>
        <w:tc>
          <w:tcPr>
            <w:tcW w:w="1611" w:type="dxa"/>
            <w:tcBorders>
              <w:top w:val="single" w:sz="4" w:space="0" w:color="auto"/>
              <w:left w:val="single" w:sz="4" w:space="0" w:color="auto"/>
              <w:bottom w:val="single" w:sz="4" w:space="0" w:color="auto"/>
              <w:right w:val="single" w:sz="4" w:space="0" w:color="auto"/>
            </w:tcBorders>
            <w:vAlign w:val="center"/>
            <w:hideMark/>
          </w:tcPr>
          <w:p w14:paraId="3627BD05" w14:textId="77777777" w:rsidR="00BA750D" w:rsidRDefault="00BA750D">
            <w:pPr>
              <w:spacing w:after="0"/>
              <w:rPr>
                <w:rFonts w:cs="Calibri"/>
              </w:rPr>
            </w:pPr>
            <w:r>
              <w:rPr>
                <w:rFonts w:cs="Calibri"/>
              </w:rPr>
              <w:t>Authorization</w:t>
            </w:r>
          </w:p>
        </w:tc>
        <w:tc>
          <w:tcPr>
            <w:tcW w:w="6270" w:type="dxa"/>
            <w:tcBorders>
              <w:top w:val="single" w:sz="4" w:space="0" w:color="auto"/>
              <w:left w:val="single" w:sz="4" w:space="0" w:color="auto"/>
              <w:bottom w:val="single" w:sz="4" w:space="0" w:color="auto"/>
              <w:right w:val="single" w:sz="4" w:space="0" w:color="auto"/>
            </w:tcBorders>
            <w:vAlign w:val="center"/>
            <w:hideMark/>
          </w:tcPr>
          <w:p w14:paraId="2D8B3B8A" w14:textId="77777777" w:rsidR="00BA750D" w:rsidRDefault="00BA750D">
            <w:pPr>
              <w:spacing w:after="0"/>
              <w:rPr>
                <w:rFonts w:cs="Calibri"/>
              </w:rPr>
            </w:pPr>
            <w:r>
              <w:rPr>
                <w:rFonts w:cs="Calibri"/>
                <w:shd w:val="clear" w:color="auto" w:fill="FFFFFF"/>
              </w:rPr>
              <w:t>Token acquired from Azure AD based on the user credentials for further API calls. e.g., msal.accesstoken : { token: "Bearer {token}" }</w:t>
            </w:r>
          </w:p>
        </w:tc>
        <w:tc>
          <w:tcPr>
            <w:tcW w:w="1681" w:type="dxa"/>
            <w:tcBorders>
              <w:top w:val="single" w:sz="4" w:space="0" w:color="auto"/>
              <w:left w:val="single" w:sz="4" w:space="0" w:color="auto"/>
              <w:bottom w:val="single" w:sz="4" w:space="0" w:color="auto"/>
              <w:right w:val="single" w:sz="4" w:space="0" w:color="auto"/>
            </w:tcBorders>
            <w:vAlign w:val="center"/>
            <w:hideMark/>
          </w:tcPr>
          <w:p w14:paraId="5177E4FD" w14:textId="77777777" w:rsidR="00BA750D" w:rsidRDefault="00BA750D">
            <w:pPr>
              <w:spacing w:after="0"/>
              <w:rPr>
                <w:rFonts w:cs="Calibri"/>
              </w:rPr>
            </w:pPr>
            <w:r>
              <w:rPr>
                <w:rFonts w:cs="Calibri"/>
              </w:rPr>
              <w:t>M-Public</w:t>
            </w:r>
          </w:p>
        </w:tc>
        <w:tc>
          <w:tcPr>
            <w:tcW w:w="1505" w:type="dxa"/>
            <w:tcBorders>
              <w:top w:val="single" w:sz="4" w:space="0" w:color="auto"/>
              <w:left w:val="single" w:sz="4" w:space="0" w:color="auto"/>
              <w:bottom w:val="single" w:sz="4" w:space="0" w:color="auto"/>
              <w:right w:val="single" w:sz="4" w:space="0" w:color="auto"/>
            </w:tcBorders>
            <w:vAlign w:val="center"/>
            <w:hideMark/>
          </w:tcPr>
          <w:p w14:paraId="7F989F2A" w14:textId="77777777" w:rsidR="00BA750D" w:rsidRDefault="00BA750D">
            <w:pPr>
              <w:spacing w:after="0"/>
              <w:rPr>
                <w:rFonts w:cs="Calibri"/>
              </w:rPr>
            </w:pPr>
            <w:r>
              <w:rPr>
                <w:rFonts w:cs="Calibri"/>
              </w:rPr>
              <w: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D1F059F" w14:textId="77777777" w:rsidR="00BA750D" w:rsidRDefault="00BA750D">
            <w:pPr>
              <w:spacing w:after="0"/>
              <w:rPr>
                <w:rFonts w:cs="Calibri"/>
              </w:rPr>
            </w:pPr>
            <w:r>
              <w:rPr>
                <w:rFonts w:cs="Calibri"/>
              </w:rPr>
              <w:t>String</w:t>
            </w:r>
          </w:p>
        </w:tc>
      </w:tr>
    </w:tbl>
    <w:p w14:paraId="2F1D7877" w14:textId="42FA1B6C" w:rsidR="00704B13" w:rsidRDefault="00704B13" w:rsidP="00704B13">
      <w:pPr>
        <w:pStyle w:val="Heading3"/>
      </w:pPr>
      <w:r>
        <w:t>Input Body</w:t>
      </w:r>
      <w:r w:rsidR="00E66A32">
        <w:t xml:space="preserve"> Parameters</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4"/>
        <w:gridCol w:w="6239"/>
        <w:gridCol w:w="1674"/>
        <w:gridCol w:w="1498"/>
        <w:gridCol w:w="1323"/>
      </w:tblGrid>
      <w:tr w:rsidR="00D2668E" w:rsidRPr="00D2668E" w14:paraId="651A9C8A" w14:textId="77777777" w:rsidTr="00704B13">
        <w:tc>
          <w:tcPr>
            <w:tcW w:w="16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B95FFA"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Parameter</w:t>
            </w:r>
          </w:p>
        </w:tc>
        <w:tc>
          <w:tcPr>
            <w:tcW w:w="62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A3D096"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Description</w:t>
            </w:r>
          </w:p>
        </w:tc>
        <w:tc>
          <w:tcPr>
            <w:tcW w:w="16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85F15E" w14:textId="77777777" w:rsidR="00D2668E" w:rsidRPr="00D2668E" w:rsidRDefault="00D2668E" w:rsidP="00D2668E">
            <w:pPr>
              <w:spacing w:after="0" w:line="256" w:lineRule="auto"/>
              <w:rPr>
                <w:rFonts w:eastAsia="Calibri" w:cs="Calibri"/>
                <w:lang w:val="en-IN"/>
              </w:rPr>
            </w:pPr>
            <w:r w:rsidRPr="00D2668E">
              <w:rPr>
                <w:rFonts w:eastAsia="Calibri" w:cs="Calibri"/>
                <w:b/>
                <w:kern w:val="0"/>
                <w:lang w:val="en-IN"/>
              </w:rPr>
              <w:t>M/O</w:t>
            </w:r>
          </w:p>
        </w:tc>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898C0D"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Max Length</w:t>
            </w:r>
          </w:p>
        </w:tc>
        <w:tc>
          <w:tcPr>
            <w:tcW w:w="13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CE8D96"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Type</w:t>
            </w:r>
          </w:p>
        </w:tc>
      </w:tr>
      <w:tr w:rsidR="00D2668E" w:rsidRPr="00D2668E" w14:paraId="60DD44E6" w14:textId="77777777" w:rsidTr="00704B13">
        <w:trPr>
          <w:trHeight w:val="190"/>
        </w:trPr>
        <w:tc>
          <w:tcPr>
            <w:tcW w:w="1604" w:type="dxa"/>
            <w:tcBorders>
              <w:top w:val="single" w:sz="4" w:space="0" w:color="auto"/>
              <w:left w:val="single" w:sz="4" w:space="0" w:color="auto"/>
              <w:bottom w:val="single" w:sz="4" w:space="0" w:color="auto"/>
              <w:right w:val="single" w:sz="4" w:space="0" w:color="auto"/>
            </w:tcBorders>
            <w:vAlign w:val="center"/>
            <w:hideMark/>
          </w:tcPr>
          <w:p w14:paraId="48F44D4C" w14:textId="4A07C491" w:rsidR="00D2668E" w:rsidRPr="00D2668E" w:rsidRDefault="00D2668E" w:rsidP="00D2668E">
            <w:pPr>
              <w:spacing w:after="0" w:line="256" w:lineRule="auto"/>
              <w:rPr>
                <w:rFonts w:eastAsia="Calibri" w:cs="Calibri"/>
                <w:lang w:val="en-IN"/>
              </w:rPr>
            </w:pPr>
            <w:r w:rsidRPr="00D2668E">
              <w:rPr>
                <w:rFonts w:eastAsia="Calibri" w:cs="Calibri"/>
                <w:lang w:val="en-IN"/>
              </w:rPr>
              <w:t>File path</w:t>
            </w:r>
          </w:p>
        </w:tc>
        <w:tc>
          <w:tcPr>
            <w:tcW w:w="6239" w:type="dxa"/>
            <w:tcBorders>
              <w:top w:val="single" w:sz="4" w:space="0" w:color="auto"/>
              <w:left w:val="single" w:sz="4" w:space="0" w:color="auto"/>
              <w:bottom w:val="single" w:sz="4" w:space="0" w:color="auto"/>
              <w:right w:val="single" w:sz="4" w:space="0" w:color="auto"/>
            </w:tcBorders>
            <w:vAlign w:val="center"/>
            <w:hideMark/>
          </w:tcPr>
          <w:p w14:paraId="5F463D6A" w14:textId="77777777" w:rsidR="00D2668E" w:rsidRPr="00D2668E" w:rsidRDefault="00D2668E" w:rsidP="00D2668E">
            <w:pPr>
              <w:spacing w:after="0" w:line="256" w:lineRule="auto"/>
              <w:textAlignment w:val="top"/>
              <w:rPr>
                <w:rFonts w:eastAsia="Calibri" w:cs="Arial"/>
                <w:lang w:val="en-IN"/>
              </w:rPr>
            </w:pPr>
            <w:r w:rsidRPr="00D2668E">
              <w:rPr>
                <w:rFonts w:eastAsia="Graphik" w:cs="Graphik"/>
                <w:szCs w:val="20"/>
                <w:lang w:val="en-IN"/>
              </w:rPr>
              <w:t>{"Path":"{smartkpibase}/initialtemplate/&lt;Plantname&gt;/&lt;plantname&gt;.xlsm"}</w:t>
            </w:r>
          </w:p>
        </w:tc>
        <w:tc>
          <w:tcPr>
            <w:tcW w:w="1674" w:type="dxa"/>
            <w:tcBorders>
              <w:top w:val="single" w:sz="4" w:space="0" w:color="auto"/>
              <w:left w:val="single" w:sz="4" w:space="0" w:color="auto"/>
              <w:bottom w:val="single" w:sz="4" w:space="0" w:color="auto"/>
              <w:right w:val="single" w:sz="4" w:space="0" w:color="auto"/>
            </w:tcBorders>
            <w:vAlign w:val="center"/>
            <w:hideMark/>
          </w:tcPr>
          <w:p w14:paraId="24AEFF6D" w14:textId="77777777" w:rsidR="00D2668E" w:rsidRPr="00D2668E" w:rsidRDefault="00D2668E" w:rsidP="00D2668E">
            <w:pPr>
              <w:spacing w:after="0" w:line="256" w:lineRule="auto"/>
              <w:rPr>
                <w:rFonts w:eastAsia="Calibri" w:cs="Calibri"/>
                <w:lang w:val="en-IN"/>
              </w:rPr>
            </w:pPr>
            <w:r w:rsidRPr="00D2668E">
              <w:rPr>
                <w:rFonts w:eastAsia="Calibri" w:cs="Calibri"/>
                <w:lang w:val="en-IN"/>
              </w:rPr>
              <w:t>M</w:t>
            </w:r>
          </w:p>
        </w:tc>
        <w:tc>
          <w:tcPr>
            <w:tcW w:w="1498" w:type="dxa"/>
            <w:tcBorders>
              <w:top w:val="single" w:sz="4" w:space="0" w:color="auto"/>
              <w:left w:val="single" w:sz="4" w:space="0" w:color="auto"/>
              <w:bottom w:val="single" w:sz="4" w:space="0" w:color="auto"/>
              <w:right w:val="single" w:sz="4" w:space="0" w:color="auto"/>
            </w:tcBorders>
            <w:vAlign w:val="center"/>
            <w:hideMark/>
          </w:tcPr>
          <w:p w14:paraId="6889ABFF" w14:textId="77777777" w:rsidR="00D2668E" w:rsidRPr="00D2668E" w:rsidRDefault="00D2668E" w:rsidP="00D2668E">
            <w:pPr>
              <w:spacing w:after="0" w:line="256" w:lineRule="auto"/>
              <w:rPr>
                <w:rFonts w:eastAsia="Calibri" w:cs="Calibri"/>
                <w:lang w:val="en-IN"/>
              </w:rPr>
            </w:pPr>
            <w:r w:rsidRPr="00D2668E">
              <w:rPr>
                <w:rFonts w:eastAsia="Calibri" w:cs="Calibri"/>
                <w:lang w:val="en-IN"/>
              </w:rPr>
              <w:t>**</w:t>
            </w:r>
          </w:p>
        </w:tc>
        <w:tc>
          <w:tcPr>
            <w:tcW w:w="1323" w:type="dxa"/>
            <w:tcBorders>
              <w:top w:val="single" w:sz="4" w:space="0" w:color="auto"/>
              <w:left w:val="single" w:sz="4" w:space="0" w:color="auto"/>
              <w:bottom w:val="single" w:sz="4" w:space="0" w:color="auto"/>
              <w:right w:val="single" w:sz="4" w:space="0" w:color="auto"/>
            </w:tcBorders>
            <w:vAlign w:val="center"/>
            <w:hideMark/>
          </w:tcPr>
          <w:p w14:paraId="049846B5" w14:textId="77777777" w:rsidR="00D2668E" w:rsidRPr="00D2668E" w:rsidRDefault="00D2668E" w:rsidP="00D2668E">
            <w:pPr>
              <w:spacing w:after="0" w:line="256" w:lineRule="auto"/>
              <w:rPr>
                <w:rFonts w:eastAsia="Calibri" w:cs="Calibri"/>
                <w:lang w:val="en-IN"/>
              </w:rPr>
            </w:pPr>
            <w:bookmarkStart w:id="21" w:name="OLE_LINK38"/>
            <w:r w:rsidRPr="00D2668E">
              <w:rPr>
                <w:rFonts w:eastAsia="Calibri" w:cs="Calibri"/>
                <w:lang w:val="en-IN"/>
              </w:rPr>
              <w:t>Multipart / Form-data</w:t>
            </w:r>
            <w:bookmarkEnd w:id="21"/>
          </w:p>
        </w:tc>
      </w:tr>
    </w:tbl>
    <w:p w14:paraId="49489EF2" w14:textId="108EA27D" w:rsidR="0008326B" w:rsidRPr="006E2058" w:rsidRDefault="00FF0403" w:rsidP="009A1C44">
      <w:pPr>
        <w:pStyle w:val="Heading3"/>
      </w:pPr>
      <w:r>
        <w:t>Output</w:t>
      </w:r>
      <w:r w:rsidR="00304C82">
        <w:t xml:space="preserve"> Header</w:t>
      </w:r>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0"/>
        <w:gridCol w:w="6979"/>
        <w:gridCol w:w="1417"/>
        <w:gridCol w:w="1330"/>
      </w:tblGrid>
      <w:tr w:rsidR="00DF1AF1" w14:paraId="4BC7C120" w14:textId="77777777" w:rsidTr="00FF0403">
        <w:trPr>
          <w:tblHeader/>
        </w:trPr>
        <w:tc>
          <w:tcPr>
            <w:tcW w:w="2670" w:type="dxa"/>
            <w:shd w:val="clear" w:color="auto" w:fill="D9D9D9" w:themeFill="background1" w:themeFillShade="D9"/>
            <w:hideMark/>
          </w:tcPr>
          <w:p w14:paraId="562A2B2E" w14:textId="77777777" w:rsidR="00495DAF" w:rsidRDefault="00495DAF" w:rsidP="00A57E4B">
            <w:pPr>
              <w:spacing w:after="0"/>
              <w:rPr>
                <w:rFonts w:cs="Calibri"/>
                <w:b/>
              </w:rPr>
            </w:pPr>
            <w:r>
              <w:rPr>
                <w:rFonts w:cs="Calibri"/>
                <w:b/>
              </w:rPr>
              <w:t>Parameter</w:t>
            </w:r>
          </w:p>
        </w:tc>
        <w:tc>
          <w:tcPr>
            <w:tcW w:w="6979" w:type="dxa"/>
            <w:shd w:val="clear" w:color="auto" w:fill="D9D9D9" w:themeFill="background1" w:themeFillShade="D9"/>
            <w:hideMark/>
          </w:tcPr>
          <w:p w14:paraId="2AC76CFD" w14:textId="77777777" w:rsidR="00495DAF" w:rsidRDefault="00495DAF" w:rsidP="00A57E4B">
            <w:pPr>
              <w:spacing w:after="0"/>
              <w:rPr>
                <w:rFonts w:cs="Calibri"/>
                <w:b/>
              </w:rPr>
            </w:pPr>
            <w:r>
              <w:rPr>
                <w:rFonts w:cs="Calibri"/>
                <w:b/>
              </w:rPr>
              <w:t>Description</w:t>
            </w:r>
          </w:p>
        </w:tc>
        <w:tc>
          <w:tcPr>
            <w:tcW w:w="1417" w:type="dxa"/>
            <w:shd w:val="clear" w:color="auto" w:fill="D9D9D9" w:themeFill="background1" w:themeFillShade="D9"/>
            <w:hideMark/>
          </w:tcPr>
          <w:p w14:paraId="3FACE141" w14:textId="77777777" w:rsidR="00495DAF" w:rsidRDefault="00B878D8" w:rsidP="00A57E4B">
            <w:pPr>
              <w:spacing w:after="0"/>
              <w:rPr>
                <w:rFonts w:cs="Calibri"/>
                <w:b/>
              </w:rPr>
            </w:pPr>
            <w:r>
              <w:rPr>
                <w:rFonts w:cs="Calibri"/>
                <w:b/>
                <w:kern w:val="0"/>
              </w:rPr>
              <w:t>M/O</w:t>
            </w:r>
          </w:p>
        </w:tc>
        <w:tc>
          <w:tcPr>
            <w:tcW w:w="1330" w:type="dxa"/>
            <w:shd w:val="clear" w:color="auto" w:fill="D9D9D9" w:themeFill="background1" w:themeFillShade="D9"/>
            <w:hideMark/>
          </w:tcPr>
          <w:p w14:paraId="664A4F0E" w14:textId="77777777" w:rsidR="00495DAF" w:rsidRDefault="00495DAF" w:rsidP="00A57E4B">
            <w:pPr>
              <w:spacing w:after="0"/>
              <w:rPr>
                <w:rFonts w:cs="Calibri"/>
                <w:b/>
              </w:rPr>
            </w:pPr>
            <w:r>
              <w:rPr>
                <w:rFonts w:cs="Calibri"/>
                <w:b/>
              </w:rPr>
              <w:t>Type</w:t>
            </w:r>
          </w:p>
        </w:tc>
      </w:tr>
      <w:tr w:rsidR="00495DAF" w14:paraId="40217C74" w14:textId="77777777" w:rsidTr="00FF0403">
        <w:tc>
          <w:tcPr>
            <w:tcW w:w="2670" w:type="dxa"/>
            <w:hideMark/>
          </w:tcPr>
          <w:p w14:paraId="4948B7D3" w14:textId="77777777" w:rsidR="00495DAF" w:rsidRDefault="00495DAF" w:rsidP="00A57E4B">
            <w:pPr>
              <w:spacing w:after="0"/>
              <w:rPr>
                <w:rFonts w:cs="Calibri"/>
                <w:b/>
              </w:rPr>
            </w:pPr>
            <w:r>
              <w:rPr>
                <w:rFonts w:cs="Calibri"/>
                <w:shd w:val="clear" w:color="auto" w:fill="FFFFFF"/>
              </w:rPr>
              <w:t>Content-Type</w:t>
            </w:r>
          </w:p>
        </w:tc>
        <w:tc>
          <w:tcPr>
            <w:tcW w:w="6979" w:type="dxa"/>
            <w:hideMark/>
          </w:tcPr>
          <w:p w14:paraId="05C0F345" w14:textId="218F386C" w:rsidR="00495DAF" w:rsidRDefault="00495DAF" w:rsidP="00A57E4B">
            <w:pPr>
              <w:spacing w:after="0"/>
              <w:rPr>
                <w:rFonts w:cs="Calibri"/>
                <w:b/>
              </w:rPr>
            </w:pPr>
            <w:r>
              <w:rPr>
                <w:rFonts w:cs="Calibri"/>
              </w:rPr>
              <w:t>Type of the content</w:t>
            </w:r>
            <w:r w:rsidR="00423BD1">
              <w:rPr>
                <w:rFonts w:cs="Calibri"/>
              </w:rPr>
              <w:t>.</w:t>
            </w:r>
            <w:r>
              <w:t xml:space="preserve"> </w:t>
            </w:r>
            <w:r w:rsidR="00423BD1">
              <w:rPr>
                <w:rFonts w:cs="Calibri"/>
              </w:rPr>
              <w:t>I</w:t>
            </w:r>
            <w:r>
              <w:rPr>
                <w:rFonts w:cs="Calibri"/>
              </w:rPr>
              <w:t>t could be application/json, text/html, application/xml, etc. It lets the receiving entity know how to interpret the data.</w:t>
            </w:r>
          </w:p>
        </w:tc>
        <w:tc>
          <w:tcPr>
            <w:tcW w:w="1417" w:type="dxa"/>
            <w:hideMark/>
          </w:tcPr>
          <w:p w14:paraId="56415AD5" w14:textId="77777777" w:rsidR="00495DAF" w:rsidRDefault="00495DAF" w:rsidP="00A57E4B">
            <w:pPr>
              <w:spacing w:after="0"/>
              <w:rPr>
                <w:rFonts w:cs="Calibri"/>
                <w:b/>
              </w:rPr>
            </w:pPr>
            <w:r>
              <w:rPr>
                <w:rFonts w:cs="Calibri"/>
              </w:rPr>
              <w:t>M-Public</w:t>
            </w:r>
          </w:p>
        </w:tc>
        <w:tc>
          <w:tcPr>
            <w:tcW w:w="1330" w:type="dxa"/>
            <w:hideMark/>
          </w:tcPr>
          <w:p w14:paraId="24468322" w14:textId="77777777" w:rsidR="00495DAF" w:rsidRDefault="00495DAF" w:rsidP="00A57E4B">
            <w:pPr>
              <w:spacing w:after="0"/>
              <w:rPr>
                <w:rFonts w:cs="Calibri"/>
                <w:b/>
              </w:rPr>
            </w:pPr>
            <w:r>
              <w:rPr>
                <w:rFonts w:cs="Calibri"/>
              </w:rPr>
              <w:t>255</w:t>
            </w:r>
          </w:p>
        </w:tc>
      </w:tr>
      <w:tr w:rsidR="00495DAF" w14:paraId="798D8558" w14:textId="77777777" w:rsidTr="00FF0403">
        <w:tc>
          <w:tcPr>
            <w:tcW w:w="2670" w:type="dxa"/>
            <w:hideMark/>
          </w:tcPr>
          <w:p w14:paraId="5FB04475" w14:textId="77777777" w:rsidR="00495DAF" w:rsidRDefault="00495DAF" w:rsidP="00A57E4B">
            <w:pPr>
              <w:spacing w:after="0"/>
              <w:rPr>
                <w:rFonts w:cs="Calibri"/>
              </w:rPr>
            </w:pPr>
            <w:r>
              <w:rPr>
                <w:rFonts w:cs="Calibri"/>
                <w:shd w:val="clear" w:color="auto" w:fill="FFFFFF"/>
              </w:rPr>
              <w:t>Content-Length</w:t>
            </w:r>
          </w:p>
        </w:tc>
        <w:tc>
          <w:tcPr>
            <w:tcW w:w="6979" w:type="dxa"/>
            <w:hideMark/>
          </w:tcPr>
          <w:p w14:paraId="083F1FF0" w14:textId="77777777" w:rsidR="00495DAF" w:rsidRDefault="00495DAF" w:rsidP="00A57E4B">
            <w:pPr>
              <w:spacing w:after="0"/>
              <w:rPr>
                <w:rFonts w:cs="Calibri"/>
              </w:rPr>
            </w:pPr>
            <w:r>
              <w:rPr>
                <w:rFonts w:cs="Calibri"/>
              </w:rPr>
              <w:t>Length of the content.</w:t>
            </w:r>
            <w:r>
              <w:t xml:space="preserve"> </w:t>
            </w:r>
            <w:r>
              <w:rPr>
                <w:rFonts w:cs="Calibri"/>
              </w:rPr>
              <w:t>This is an HTTP header that indicates the size of the body data in bytes. It is used to let the receiving entity know how much data to expect.</w:t>
            </w:r>
          </w:p>
        </w:tc>
        <w:tc>
          <w:tcPr>
            <w:tcW w:w="1417" w:type="dxa"/>
            <w:hideMark/>
          </w:tcPr>
          <w:p w14:paraId="78B8EF15" w14:textId="77777777" w:rsidR="00495DAF" w:rsidRDefault="00495DAF" w:rsidP="00A57E4B">
            <w:pPr>
              <w:spacing w:after="0"/>
              <w:rPr>
                <w:rFonts w:cs="Calibri"/>
              </w:rPr>
            </w:pPr>
            <w:r>
              <w:rPr>
                <w:rFonts w:cs="Calibri"/>
              </w:rPr>
              <w:t>O-Public</w:t>
            </w:r>
          </w:p>
        </w:tc>
        <w:tc>
          <w:tcPr>
            <w:tcW w:w="1330" w:type="dxa"/>
            <w:hideMark/>
          </w:tcPr>
          <w:p w14:paraId="69B901F8" w14:textId="77777777" w:rsidR="00495DAF" w:rsidRDefault="00495DAF" w:rsidP="00A57E4B">
            <w:pPr>
              <w:spacing w:after="0"/>
              <w:rPr>
                <w:rFonts w:cs="Calibri"/>
              </w:rPr>
            </w:pPr>
            <w:r>
              <w:rPr>
                <w:rFonts w:cs="Calibri"/>
              </w:rPr>
              <w:t>255</w:t>
            </w:r>
          </w:p>
        </w:tc>
      </w:tr>
      <w:tr w:rsidR="00495DAF" w14:paraId="3C08FA8A" w14:textId="77777777" w:rsidTr="00FF0403">
        <w:tc>
          <w:tcPr>
            <w:tcW w:w="2670" w:type="dxa"/>
            <w:hideMark/>
          </w:tcPr>
          <w:p w14:paraId="454183A5" w14:textId="77777777" w:rsidR="00495DAF" w:rsidRDefault="00495DAF" w:rsidP="00A57E4B">
            <w:pPr>
              <w:spacing w:after="0"/>
              <w:rPr>
                <w:rFonts w:cs="Calibri"/>
                <w:shd w:val="clear" w:color="auto" w:fill="FFFFFF"/>
              </w:rPr>
            </w:pPr>
            <w:r>
              <w:rPr>
                <w:rFonts w:cs="Calibri"/>
                <w:shd w:val="clear" w:color="auto" w:fill="FFFFFF"/>
              </w:rPr>
              <w:t xml:space="preserve">date </w:t>
            </w:r>
          </w:p>
        </w:tc>
        <w:tc>
          <w:tcPr>
            <w:tcW w:w="6979" w:type="dxa"/>
            <w:hideMark/>
          </w:tcPr>
          <w:p w14:paraId="7D642263" w14:textId="77777777" w:rsidR="00495DAF" w:rsidRDefault="00495DAF" w:rsidP="00A57E4B">
            <w:pPr>
              <w:spacing w:after="0"/>
              <w:rPr>
                <w:rFonts w:cs="Calibri"/>
              </w:rPr>
            </w:pPr>
            <w:r>
              <w:rPr>
                <w:rFonts w:cs="Calibri"/>
              </w:rPr>
              <w:t xml:space="preserve">Date of operation execution </w:t>
            </w:r>
          </w:p>
        </w:tc>
        <w:tc>
          <w:tcPr>
            <w:tcW w:w="1417" w:type="dxa"/>
            <w:hideMark/>
          </w:tcPr>
          <w:p w14:paraId="05881AD1" w14:textId="77777777" w:rsidR="00495DAF" w:rsidRDefault="00495DAF" w:rsidP="00A57E4B">
            <w:pPr>
              <w:spacing w:after="0"/>
              <w:rPr>
                <w:rFonts w:cs="Calibri"/>
              </w:rPr>
            </w:pPr>
            <w:r>
              <w:rPr>
                <w:rFonts w:cs="Calibri"/>
              </w:rPr>
              <w:t>O-Public</w:t>
            </w:r>
          </w:p>
        </w:tc>
        <w:tc>
          <w:tcPr>
            <w:tcW w:w="1330" w:type="dxa"/>
            <w:hideMark/>
          </w:tcPr>
          <w:p w14:paraId="5179784D" w14:textId="77777777" w:rsidR="00495DAF" w:rsidRDefault="00495DAF" w:rsidP="00A57E4B">
            <w:pPr>
              <w:spacing w:after="0"/>
              <w:rPr>
                <w:rFonts w:cs="Calibri"/>
              </w:rPr>
            </w:pPr>
            <w:r>
              <w:rPr>
                <w:rFonts w:cs="Calibri"/>
              </w:rPr>
              <w:t>255</w:t>
            </w:r>
          </w:p>
        </w:tc>
      </w:tr>
      <w:tr w:rsidR="00495DAF" w14:paraId="332F6329" w14:textId="77777777" w:rsidTr="00FF0403">
        <w:trPr>
          <w:trHeight w:val="46"/>
        </w:trPr>
        <w:tc>
          <w:tcPr>
            <w:tcW w:w="2670" w:type="dxa"/>
            <w:hideMark/>
          </w:tcPr>
          <w:p w14:paraId="3F804E6F" w14:textId="77777777" w:rsidR="00495DAF" w:rsidRDefault="00495DAF" w:rsidP="00A57E4B">
            <w:pPr>
              <w:spacing w:after="0"/>
              <w:rPr>
                <w:rFonts w:cs="Calibri"/>
                <w:shd w:val="clear" w:color="auto" w:fill="FFFFFF"/>
              </w:rPr>
            </w:pPr>
            <w:r>
              <w:rPr>
                <w:rFonts w:cs="Calibri"/>
                <w:shd w:val="clear" w:color="auto" w:fill="FFFFFF"/>
              </w:rPr>
              <w:t>ocp-apim-apiid</w:t>
            </w:r>
          </w:p>
        </w:tc>
        <w:tc>
          <w:tcPr>
            <w:tcW w:w="6979" w:type="dxa"/>
            <w:hideMark/>
          </w:tcPr>
          <w:p w14:paraId="384DCB0C" w14:textId="197DC0C1" w:rsidR="00495DAF" w:rsidRDefault="00495DAF" w:rsidP="00A57E4B">
            <w:pPr>
              <w:spacing w:after="0"/>
              <w:rPr>
                <w:rFonts w:cs="Calibri"/>
              </w:rPr>
            </w:pPr>
            <w:r>
              <w:rPr>
                <w:rFonts w:cs="Calibri"/>
              </w:rPr>
              <w:t>This field holds the unique identifier of the API in A</w:t>
            </w:r>
            <w:r w:rsidR="00220243">
              <w:rPr>
                <w:rFonts w:cs="Calibri"/>
              </w:rPr>
              <w:t>WS Gateway</w:t>
            </w:r>
            <w:r>
              <w:rPr>
                <w:rFonts w:cs="Calibri"/>
              </w:rPr>
              <w:t>. This identifier is used within the API</w:t>
            </w:r>
            <w:r w:rsidR="0047780B">
              <w:rPr>
                <w:rFonts w:cs="Calibri"/>
              </w:rPr>
              <w:t xml:space="preserve"> Gateway</w:t>
            </w:r>
            <w:r>
              <w:rPr>
                <w:rFonts w:cs="Calibri"/>
              </w:rPr>
              <w:t xml:space="preserve"> instance to distinguish between different APIs.</w:t>
            </w:r>
          </w:p>
        </w:tc>
        <w:tc>
          <w:tcPr>
            <w:tcW w:w="1417" w:type="dxa"/>
            <w:hideMark/>
          </w:tcPr>
          <w:p w14:paraId="1B735338" w14:textId="77777777" w:rsidR="00495DAF" w:rsidRDefault="00495DAF" w:rsidP="00A57E4B">
            <w:pPr>
              <w:spacing w:after="0"/>
              <w:rPr>
                <w:rFonts w:cs="Calibri"/>
              </w:rPr>
            </w:pPr>
            <w:r>
              <w:rPr>
                <w:rFonts w:cs="Calibri"/>
              </w:rPr>
              <w:t>O-Public</w:t>
            </w:r>
          </w:p>
        </w:tc>
        <w:tc>
          <w:tcPr>
            <w:tcW w:w="1330" w:type="dxa"/>
            <w:hideMark/>
          </w:tcPr>
          <w:p w14:paraId="324C463D" w14:textId="77777777" w:rsidR="00495DAF" w:rsidRDefault="00495DAF" w:rsidP="00A57E4B">
            <w:pPr>
              <w:spacing w:after="0"/>
              <w:rPr>
                <w:rFonts w:cs="Calibri"/>
              </w:rPr>
            </w:pPr>
            <w:r>
              <w:rPr>
                <w:rFonts w:cs="Calibri"/>
              </w:rPr>
              <w:t>255</w:t>
            </w:r>
          </w:p>
        </w:tc>
      </w:tr>
      <w:tr w:rsidR="00495DAF" w14:paraId="1C701A0C" w14:textId="77777777" w:rsidTr="00FF0403">
        <w:tc>
          <w:tcPr>
            <w:tcW w:w="2670" w:type="dxa"/>
            <w:hideMark/>
          </w:tcPr>
          <w:p w14:paraId="3BFBDCEF" w14:textId="77777777" w:rsidR="00495DAF" w:rsidRDefault="00495DAF" w:rsidP="00A57E4B">
            <w:pPr>
              <w:spacing w:after="0"/>
              <w:rPr>
                <w:rFonts w:cs="Calibri"/>
                <w:shd w:val="clear" w:color="auto" w:fill="FFFFFF"/>
              </w:rPr>
            </w:pPr>
            <w:r>
              <w:rPr>
                <w:rFonts w:cs="Calibri"/>
                <w:shd w:val="clear" w:color="auto" w:fill="FFFFFF"/>
              </w:rPr>
              <w:t>ocp-apim-operationid</w:t>
            </w:r>
          </w:p>
        </w:tc>
        <w:tc>
          <w:tcPr>
            <w:tcW w:w="6979" w:type="dxa"/>
            <w:hideMark/>
          </w:tcPr>
          <w:p w14:paraId="485789C7" w14:textId="18318261" w:rsidR="00495DAF" w:rsidRDefault="00495DAF" w:rsidP="00A57E4B">
            <w:pPr>
              <w:spacing w:after="0"/>
              <w:rPr>
                <w:rFonts w:cs="Calibri"/>
              </w:rPr>
            </w:pPr>
            <w:r>
              <w:rPr>
                <w:rFonts w:cs="Calibri"/>
              </w:rPr>
              <w:t>This field contains the unique identifier for a particular operation within an API in API</w:t>
            </w:r>
            <w:r w:rsidR="00220243">
              <w:rPr>
                <w:rFonts w:cs="Calibri"/>
              </w:rPr>
              <w:t xml:space="preserve"> Gateway</w:t>
            </w:r>
            <w:r>
              <w:rPr>
                <w:rFonts w:cs="Calibri"/>
              </w:rPr>
              <w:t>. This helps in tracing the specific operation or method that was invoked.</w:t>
            </w:r>
          </w:p>
        </w:tc>
        <w:tc>
          <w:tcPr>
            <w:tcW w:w="1417" w:type="dxa"/>
            <w:hideMark/>
          </w:tcPr>
          <w:p w14:paraId="614D5FAC" w14:textId="77777777" w:rsidR="00495DAF" w:rsidRDefault="00495DAF" w:rsidP="00A57E4B">
            <w:pPr>
              <w:spacing w:after="0"/>
              <w:rPr>
                <w:rFonts w:cs="Calibri"/>
              </w:rPr>
            </w:pPr>
            <w:r>
              <w:rPr>
                <w:rFonts w:cs="Calibri"/>
              </w:rPr>
              <w:t>O-Public</w:t>
            </w:r>
          </w:p>
        </w:tc>
        <w:tc>
          <w:tcPr>
            <w:tcW w:w="1330" w:type="dxa"/>
            <w:hideMark/>
          </w:tcPr>
          <w:p w14:paraId="705C3527" w14:textId="77777777" w:rsidR="00495DAF" w:rsidRDefault="00495DAF" w:rsidP="00A57E4B">
            <w:pPr>
              <w:spacing w:after="0"/>
              <w:rPr>
                <w:rFonts w:cs="Calibri"/>
              </w:rPr>
            </w:pPr>
            <w:r>
              <w:rPr>
                <w:rFonts w:cs="Calibri"/>
              </w:rPr>
              <w:t>255</w:t>
            </w:r>
          </w:p>
        </w:tc>
      </w:tr>
      <w:tr w:rsidR="00495DAF" w14:paraId="6CEF901C" w14:textId="77777777" w:rsidTr="00FF0403">
        <w:tc>
          <w:tcPr>
            <w:tcW w:w="2670" w:type="dxa"/>
            <w:hideMark/>
          </w:tcPr>
          <w:p w14:paraId="13A40206" w14:textId="77777777" w:rsidR="00495DAF" w:rsidRDefault="00495DAF" w:rsidP="00A57E4B">
            <w:pPr>
              <w:spacing w:after="0"/>
              <w:rPr>
                <w:rFonts w:cs="Calibri"/>
                <w:shd w:val="clear" w:color="auto" w:fill="FFFFFF"/>
              </w:rPr>
            </w:pPr>
            <w:r>
              <w:rPr>
                <w:rFonts w:cs="Calibri"/>
                <w:shd w:val="clear" w:color="auto" w:fill="FFFFFF"/>
              </w:rPr>
              <w:t>ocp-apim-productid</w:t>
            </w:r>
          </w:p>
        </w:tc>
        <w:tc>
          <w:tcPr>
            <w:tcW w:w="6979" w:type="dxa"/>
            <w:hideMark/>
          </w:tcPr>
          <w:p w14:paraId="15EE547C" w14:textId="1030E0FC" w:rsidR="00495DAF" w:rsidRDefault="00495DAF" w:rsidP="00A57E4B">
            <w:pPr>
              <w:spacing w:after="0"/>
              <w:rPr>
                <w:rFonts w:cs="Calibri"/>
              </w:rPr>
            </w:pPr>
            <w:r>
              <w:rPr>
                <w:rFonts w:cs="Calibri"/>
              </w:rPr>
              <w:t>This field contains the unique identifier of the product with which the API is associated. In API</w:t>
            </w:r>
            <w:r w:rsidR="00220243">
              <w:rPr>
                <w:rFonts w:cs="Calibri"/>
              </w:rPr>
              <w:t xml:space="preserve"> Gateway</w:t>
            </w:r>
            <w:r>
              <w:rPr>
                <w:rFonts w:cs="Calibri"/>
              </w:rPr>
              <w:t>, APIs can be grouped into products, and this field helps identify which product the API belongs to.</w:t>
            </w:r>
          </w:p>
        </w:tc>
        <w:tc>
          <w:tcPr>
            <w:tcW w:w="1417" w:type="dxa"/>
            <w:hideMark/>
          </w:tcPr>
          <w:p w14:paraId="732BC447" w14:textId="77777777" w:rsidR="00495DAF" w:rsidRDefault="00495DAF" w:rsidP="00A57E4B">
            <w:pPr>
              <w:spacing w:after="0"/>
              <w:rPr>
                <w:rFonts w:cs="Calibri"/>
              </w:rPr>
            </w:pPr>
            <w:r>
              <w:rPr>
                <w:rFonts w:cs="Calibri"/>
              </w:rPr>
              <w:t>O-Public</w:t>
            </w:r>
          </w:p>
        </w:tc>
        <w:tc>
          <w:tcPr>
            <w:tcW w:w="1330" w:type="dxa"/>
            <w:hideMark/>
          </w:tcPr>
          <w:p w14:paraId="7115D093" w14:textId="77777777" w:rsidR="00495DAF" w:rsidRDefault="00495DAF" w:rsidP="00A57E4B">
            <w:pPr>
              <w:spacing w:after="0"/>
              <w:rPr>
                <w:rFonts w:cs="Calibri"/>
              </w:rPr>
            </w:pPr>
            <w:r>
              <w:rPr>
                <w:rFonts w:cs="Calibri"/>
              </w:rPr>
              <w:t>255</w:t>
            </w:r>
          </w:p>
        </w:tc>
      </w:tr>
      <w:tr w:rsidR="00495DAF" w14:paraId="52D6286E" w14:textId="77777777" w:rsidTr="00FF0403">
        <w:tc>
          <w:tcPr>
            <w:tcW w:w="2670" w:type="dxa"/>
            <w:hideMark/>
          </w:tcPr>
          <w:p w14:paraId="3D7873FD" w14:textId="77777777" w:rsidR="00495DAF" w:rsidRDefault="00495DAF" w:rsidP="00A57E4B">
            <w:pPr>
              <w:spacing w:after="0"/>
              <w:rPr>
                <w:rFonts w:cs="Calibri"/>
                <w:shd w:val="clear" w:color="auto" w:fill="FFFFFF"/>
              </w:rPr>
            </w:pPr>
            <w:r>
              <w:rPr>
                <w:rFonts w:cs="Calibri"/>
                <w:shd w:val="clear" w:color="auto" w:fill="FFFFFF"/>
              </w:rPr>
              <w:t>ocp-apim-subscriptionid</w:t>
            </w:r>
          </w:p>
        </w:tc>
        <w:tc>
          <w:tcPr>
            <w:tcW w:w="6979" w:type="dxa"/>
            <w:hideMark/>
          </w:tcPr>
          <w:p w14:paraId="51068774" w14:textId="14FF5E97" w:rsidR="00495DAF" w:rsidRDefault="00495DAF" w:rsidP="00A57E4B">
            <w:pPr>
              <w:spacing w:after="0"/>
              <w:rPr>
                <w:rFonts w:cs="Calibri"/>
              </w:rPr>
            </w:pPr>
            <w:r>
              <w:rPr>
                <w:rFonts w:cs="Calibri"/>
              </w:rPr>
              <w:t>This field contains the unique identifier of the subscription associated with the API</w:t>
            </w:r>
            <w:r w:rsidR="00217BA5">
              <w:rPr>
                <w:rFonts w:cs="Calibri"/>
              </w:rPr>
              <w:t xml:space="preserve"> Gateway</w:t>
            </w:r>
            <w:r>
              <w:rPr>
                <w:rFonts w:cs="Calibri"/>
              </w:rPr>
              <w:t xml:space="preserve"> instance. In API</w:t>
            </w:r>
            <w:r w:rsidR="00220243">
              <w:rPr>
                <w:rFonts w:cs="Calibri"/>
              </w:rPr>
              <w:t xml:space="preserve"> Gateway</w:t>
            </w:r>
            <w:r>
              <w:rPr>
                <w:rFonts w:cs="Calibri"/>
              </w:rPr>
              <w:t>, a subscription relates to the agreement to use an API and provides the primary means for authorization.</w:t>
            </w:r>
          </w:p>
        </w:tc>
        <w:tc>
          <w:tcPr>
            <w:tcW w:w="1417" w:type="dxa"/>
            <w:hideMark/>
          </w:tcPr>
          <w:p w14:paraId="02873F1E" w14:textId="77777777" w:rsidR="00495DAF" w:rsidRDefault="00495DAF" w:rsidP="00A57E4B">
            <w:pPr>
              <w:spacing w:after="0"/>
              <w:rPr>
                <w:rFonts w:cs="Calibri"/>
              </w:rPr>
            </w:pPr>
            <w:r>
              <w:rPr>
                <w:rFonts w:cs="Calibri"/>
              </w:rPr>
              <w:t>O-Public</w:t>
            </w:r>
          </w:p>
        </w:tc>
        <w:tc>
          <w:tcPr>
            <w:tcW w:w="1330" w:type="dxa"/>
            <w:hideMark/>
          </w:tcPr>
          <w:p w14:paraId="198D0A70" w14:textId="77777777" w:rsidR="00495DAF" w:rsidRDefault="00495DAF" w:rsidP="00A57E4B">
            <w:pPr>
              <w:spacing w:after="0"/>
              <w:rPr>
                <w:rFonts w:cs="Calibri"/>
              </w:rPr>
            </w:pPr>
            <w:r>
              <w:rPr>
                <w:rFonts w:cs="Calibri"/>
              </w:rPr>
              <w:t>255</w:t>
            </w:r>
          </w:p>
        </w:tc>
      </w:tr>
      <w:tr w:rsidR="00495DAF" w14:paraId="162B383F" w14:textId="77777777" w:rsidTr="00FF0403">
        <w:tc>
          <w:tcPr>
            <w:tcW w:w="2670" w:type="dxa"/>
            <w:hideMark/>
          </w:tcPr>
          <w:p w14:paraId="7CD9E836" w14:textId="77777777" w:rsidR="00495DAF" w:rsidRDefault="00495DAF" w:rsidP="00A57E4B">
            <w:pPr>
              <w:spacing w:after="0"/>
              <w:rPr>
                <w:rFonts w:cs="Calibri"/>
                <w:shd w:val="clear" w:color="auto" w:fill="FFFFFF"/>
              </w:rPr>
            </w:pPr>
            <w:r>
              <w:rPr>
                <w:rFonts w:cs="Calibri"/>
                <w:shd w:val="clear" w:color="auto" w:fill="FFFFFF"/>
              </w:rPr>
              <w:t>ocp-apim-trace-location</w:t>
            </w:r>
          </w:p>
        </w:tc>
        <w:tc>
          <w:tcPr>
            <w:tcW w:w="6979" w:type="dxa"/>
            <w:hideMark/>
          </w:tcPr>
          <w:p w14:paraId="4EAE612B" w14:textId="4E1160D0" w:rsidR="00495DAF" w:rsidRDefault="00495DAF" w:rsidP="00A57E4B">
            <w:pPr>
              <w:spacing w:after="0"/>
              <w:rPr>
                <w:rFonts w:cs="Calibri"/>
              </w:rPr>
            </w:pPr>
            <w:r>
              <w:rPr>
                <w:rFonts w:cs="Calibri"/>
              </w:rPr>
              <w:t>This field contains the URL where the trace output can be found. This is typically used for debugging purposes. When API</w:t>
            </w:r>
            <w:r w:rsidR="00220243">
              <w:rPr>
                <w:rFonts w:cs="Calibri"/>
              </w:rPr>
              <w:t xml:space="preserve"> Gateway</w:t>
            </w:r>
            <w:r>
              <w:rPr>
                <w:rFonts w:cs="Calibri"/>
              </w:rPr>
              <w:t xml:space="preserve"> tracing is enabled, detailed information about the request and response is written to this location, which can help troubleshoot issues.</w:t>
            </w:r>
          </w:p>
        </w:tc>
        <w:tc>
          <w:tcPr>
            <w:tcW w:w="1417" w:type="dxa"/>
            <w:hideMark/>
          </w:tcPr>
          <w:p w14:paraId="12D28AB6" w14:textId="77777777" w:rsidR="00495DAF" w:rsidRDefault="00495DAF" w:rsidP="00A57E4B">
            <w:pPr>
              <w:spacing w:after="0"/>
              <w:rPr>
                <w:rFonts w:cs="Calibri"/>
              </w:rPr>
            </w:pPr>
            <w:r>
              <w:rPr>
                <w:rFonts w:cs="Calibri"/>
              </w:rPr>
              <w:t>O-Public</w:t>
            </w:r>
          </w:p>
        </w:tc>
        <w:tc>
          <w:tcPr>
            <w:tcW w:w="1330" w:type="dxa"/>
            <w:hideMark/>
          </w:tcPr>
          <w:p w14:paraId="322024A9" w14:textId="77777777" w:rsidR="00495DAF" w:rsidRDefault="00495DAF" w:rsidP="00A57E4B">
            <w:pPr>
              <w:spacing w:after="0"/>
              <w:rPr>
                <w:rFonts w:cs="Calibri"/>
              </w:rPr>
            </w:pPr>
            <w:r>
              <w:rPr>
                <w:rFonts w:cs="Calibri"/>
              </w:rPr>
              <w:t>255</w:t>
            </w:r>
          </w:p>
        </w:tc>
      </w:tr>
    </w:tbl>
    <w:p w14:paraId="6E21B498" w14:textId="46DC4FC3" w:rsidR="00304C82" w:rsidRDefault="00304C82" w:rsidP="00BC78CE">
      <w:pPr>
        <w:pStyle w:val="Heading3"/>
      </w:pPr>
      <w:r>
        <w:t>Output</w:t>
      </w:r>
      <w:r w:rsidR="00BC78CE">
        <w:t xml:space="preserve"> Body</w:t>
      </w:r>
      <w:r w:rsidR="00E66A32">
        <w:t xml:space="preserve"> Parameters</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8"/>
        <w:gridCol w:w="6945"/>
        <w:gridCol w:w="1411"/>
        <w:gridCol w:w="1324"/>
      </w:tblGrid>
      <w:tr w:rsidR="00911C6E" w:rsidRPr="00911C6E" w14:paraId="110A7527" w14:textId="77777777" w:rsidTr="00BC78CE">
        <w:tc>
          <w:tcPr>
            <w:tcW w:w="265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63D9226" w14:textId="77777777" w:rsidR="00911C6E" w:rsidRPr="00911C6E" w:rsidRDefault="00911C6E" w:rsidP="00911C6E">
            <w:pPr>
              <w:spacing w:after="0" w:line="256" w:lineRule="auto"/>
              <w:rPr>
                <w:rFonts w:eastAsia="Calibri" w:cs="Calibri"/>
                <w:b/>
                <w:lang w:val="en-IN"/>
              </w:rPr>
            </w:pPr>
            <w:r w:rsidRPr="00911C6E">
              <w:rPr>
                <w:rFonts w:eastAsia="Calibri" w:cs="Calibri"/>
                <w:b/>
                <w:lang w:val="en-IN"/>
              </w:rPr>
              <w:t>Parameter</w:t>
            </w:r>
          </w:p>
        </w:tc>
        <w:tc>
          <w:tcPr>
            <w:tcW w:w="69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31CA959" w14:textId="77777777" w:rsidR="00911C6E" w:rsidRPr="00911C6E" w:rsidRDefault="00911C6E" w:rsidP="00911C6E">
            <w:pPr>
              <w:spacing w:after="0" w:line="256" w:lineRule="auto"/>
              <w:rPr>
                <w:rFonts w:eastAsia="Calibri" w:cs="Calibri"/>
                <w:b/>
                <w:lang w:val="en-IN"/>
              </w:rPr>
            </w:pPr>
            <w:r w:rsidRPr="00911C6E">
              <w:rPr>
                <w:rFonts w:eastAsia="Calibri" w:cs="Calibri"/>
                <w:b/>
                <w:lang w:val="en-IN"/>
              </w:rPr>
              <w:t>Description</w:t>
            </w:r>
          </w:p>
        </w:tc>
        <w:tc>
          <w:tcPr>
            <w:tcW w:w="141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D99AA99" w14:textId="77777777" w:rsidR="00911C6E" w:rsidRPr="00911C6E" w:rsidRDefault="00911C6E" w:rsidP="00911C6E">
            <w:pPr>
              <w:spacing w:after="0" w:line="256" w:lineRule="auto"/>
              <w:rPr>
                <w:rFonts w:eastAsia="Calibri" w:cs="Calibri"/>
                <w:b/>
                <w:lang w:val="en-IN"/>
              </w:rPr>
            </w:pPr>
            <w:bookmarkStart w:id="22" w:name="OLE_LINK8"/>
            <w:r w:rsidRPr="00911C6E">
              <w:rPr>
                <w:rFonts w:eastAsia="Calibri" w:cs="Calibri"/>
                <w:b/>
                <w:lang w:val="en-IN"/>
              </w:rPr>
              <w:t>M/O</w:t>
            </w:r>
            <w:bookmarkEnd w:id="22"/>
          </w:p>
        </w:tc>
        <w:tc>
          <w:tcPr>
            <w:tcW w:w="13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B32A5AB" w14:textId="77777777" w:rsidR="00911C6E" w:rsidRPr="00911C6E" w:rsidRDefault="00911C6E" w:rsidP="00911C6E">
            <w:pPr>
              <w:spacing w:after="0" w:line="256" w:lineRule="auto"/>
              <w:rPr>
                <w:rFonts w:eastAsia="Calibri" w:cs="Calibri"/>
                <w:b/>
                <w:lang w:val="en-IN"/>
              </w:rPr>
            </w:pPr>
            <w:r w:rsidRPr="00911C6E">
              <w:rPr>
                <w:rFonts w:eastAsia="Calibri" w:cs="Calibri"/>
                <w:b/>
                <w:lang w:val="en-IN"/>
              </w:rPr>
              <w:t>Type</w:t>
            </w:r>
          </w:p>
        </w:tc>
      </w:tr>
      <w:tr w:rsidR="00911C6E" w:rsidRPr="00911C6E" w14:paraId="70B60564" w14:textId="77777777" w:rsidTr="00BC78CE">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3D1F86"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errorManagement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EF4707"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8487E0"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O</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D55EC"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Object</w:t>
            </w:r>
          </w:p>
        </w:tc>
      </w:tr>
      <w:tr w:rsidR="00911C6E" w:rsidRPr="00911C6E" w14:paraId="173C6174" w14:textId="77777777" w:rsidTr="00BC78CE">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F9B22F"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errorCode</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57B6F"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This is a numeric identifier associated with the specific type of error that occurred. Each type of error has a unique code. These codes can be used for categorizing, prioritizing, and systematically handling errors.</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CD1A4E"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M</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76F907"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String</w:t>
            </w:r>
          </w:p>
        </w:tc>
      </w:tr>
      <w:tr w:rsidR="00911C6E" w:rsidRPr="00911C6E" w14:paraId="1DC22A74" w14:textId="77777777" w:rsidTr="00BC78CE">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365CD"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errorDescription</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1527F7"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AAF4F0"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M</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39399"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String</w:t>
            </w:r>
          </w:p>
        </w:tc>
      </w:tr>
    </w:tbl>
    <w:p w14:paraId="4C92897C" w14:textId="77777777" w:rsidR="0031156B" w:rsidRDefault="0031156B" w:rsidP="0031156B">
      <w:r>
        <w:t>*M/O: Mandatory/Optional</w:t>
      </w:r>
    </w:p>
    <w:p w14:paraId="4F633149" w14:textId="6E101EE4" w:rsidR="009A3DF5" w:rsidRPr="0027665B" w:rsidRDefault="001A1831" w:rsidP="005F1DED">
      <w:pPr>
        <w:rPr>
          <w:sz w:val="2"/>
          <w:szCs w:val="4"/>
        </w:rPr>
      </w:pPr>
      <w:r>
        <w:br w:type="column"/>
      </w:r>
      <w:bookmarkStart w:id="23" w:name="_Toc115182365"/>
      <w:bookmarkStart w:id="24" w:name="_Toc115182366"/>
    </w:p>
    <w:p w14:paraId="2B66A645" w14:textId="77777777" w:rsidR="001808D2" w:rsidRPr="005F1DED" w:rsidRDefault="77BE380B" w:rsidP="009A1C44">
      <w:pPr>
        <w:pStyle w:val="Heading3"/>
      </w:pPr>
      <w:r w:rsidRPr="06CAF02D">
        <w:t>API Precondition</w:t>
      </w:r>
      <w:bookmarkEnd w:id="23"/>
    </w:p>
    <w:p w14:paraId="1C057C5C" w14:textId="77777777" w:rsidR="08E60864" w:rsidRDefault="08E60864" w:rsidP="06CAF02D">
      <w:r w:rsidRPr="06CAF02D">
        <w:rPr>
          <w:rFonts w:ascii="Calibri" w:hAnsi="Calibri" w:cs="Calibri"/>
        </w:rPr>
        <w:t>To upload the KPI Template and to validate, the following entities must exist. For convenience, they are listed in the order of creation.</w:t>
      </w:r>
    </w:p>
    <w:p w14:paraId="1980A05A" w14:textId="77777777" w:rsidR="08E60864" w:rsidRDefault="08E60864" w:rsidP="00874E9C">
      <w:pPr>
        <w:pStyle w:val="ListParagraph"/>
        <w:numPr>
          <w:ilvl w:val="0"/>
          <w:numId w:val="4"/>
        </w:numPr>
        <w:rPr>
          <w:szCs w:val="20"/>
        </w:rPr>
      </w:pPr>
      <w:r w:rsidRPr="06CAF02D">
        <w:t xml:space="preserve">Azure blob File Path </w:t>
      </w:r>
    </w:p>
    <w:p w14:paraId="769468BF" w14:textId="77777777" w:rsidR="08E60864" w:rsidRDefault="08E60864" w:rsidP="00874E9C">
      <w:pPr>
        <w:pStyle w:val="ListParagraph"/>
        <w:numPr>
          <w:ilvl w:val="0"/>
          <w:numId w:val="4"/>
        </w:numPr>
        <w:rPr>
          <w:szCs w:val="20"/>
        </w:rPr>
      </w:pPr>
      <w:r w:rsidRPr="06CAF02D">
        <w:t>Authorization token</w:t>
      </w:r>
    </w:p>
    <w:p w14:paraId="6683A7B5" w14:textId="60835B94" w:rsidR="001A1831" w:rsidRDefault="007467E5" w:rsidP="009A1C44">
      <w:pPr>
        <w:pStyle w:val="Heading3"/>
      </w:pPr>
      <w:r>
        <w:t>Specification</w:t>
      </w:r>
    </w:p>
    <w:tbl>
      <w:tblPr>
        <w:tblpPr w:leftFromText="180" w:rightFromText="180" w:vertAnchor="text" w:horzAnchor="page" w:tblpX="14817" w:tblpY="-90"/>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3"/>
        <w:gridCol w:w="10588"/>
      </w:tblGrid>
      <w:tr w:rsidR="0027665B" w:rsidRPr="003C63A7" w14:paraId="0310D776" w14:textId="77777777" w:rsidTr="005151F8">
        <w:trPr>
          <w:trHeight w:val="170"/>
        </w:trPr>
        <w:tc>
          <w:tcPr>
            <w:tcW w:w="2103" w:type="dxa"/>
            <w:shd w:val="clear" w:color="auto" w:fill="D9D9D9" w:themeFill="background1" w:themeFillShade="D9"/>
            <w:tcMar>
              <w:top w:w="0" w:type="dxa"/>
              <w:left w:w="108" w:type="dxa"/>
              <w:bottom w:w="0" w:type="dxa"/>
              <w:right w:w="108" w:type="dxa"/>
            </w:tcMar>
            <w:vAlign w:val="center"/>
            <w:hideMark/>
          </w:tcPr>
          <w:p w14:paraId="63C5AEB5" w14:textId="77777777" w:rsidR="0027665B" w:rsidRPr="003C63A7" w:rsidRDefault="0027665B" w:rsidP="0027665B">
            <w:pPr>
              <w:spacing w:after="0"/>
              <w:rPr>
                <w:rFonts w:cs="Calibri"/>
                <w:b/>
                <w:bCs/>
              </w:rPr>
            </w:pPr>
            <w:r w:rsidRPr="003C63A7">
              <w:rPr>
                <w:rFonts w:cs="Calibri"/>
                <w:b/>
                <w:bCs/>
              </w:rPr>
              <w:t>PROTOCOL</w:t>
            </w:r>
          </w:p>
        </w:tc>
        <w:tc>
          <w:tcPr>
            <w:tcW w:w="10588" w:type="dxa"/>
            <w:shd w:val="clear" w:color="auto" w:fill="FFFFFF" w:themeFill="background1"/>
            <w:tcMar>
              <w:top w:w="0" w:type="dxa"/>
              <w:left w:w="108" w:type="dxa"/>
              <w:bottom w:w="0" w:type="dxa"/>
              <w:right w:w="108" w:type="dxa"/>
            </w:tcMar>
            <w:vAlign w:val="center"/>
            <w:hideMark/>
          </w:tcPr>
          <w:p w14:paraId="31CC3B6F" w14:textId="77777777" w:rsidR="0027665B" w:rsidRPr="003C63A7" w:rsidRDefault="0027665B" w:rsidP="0027665B">
            <w:pPr>
              <w:spacing w:after="0"/>
              <w:rPr>
                <w:rFonts w:cs="Calibri"/>
              </w:rPr>
            </w:pPr>
            <w:r w:rsidRPr="003C63A7">
              <w:rPr>
                <w:rFonts w:cs="Calibri"/>
              </w:rPr>
              <w:t>HTTPS</w:t>
            </w:r>
          </w:p>
        </w:tc>
      </w:tr>
      <w:tr w:rsidR="0027665B" w:rsidRPr="003C63A7" w14:paraId="0572551A" w14:textId="77777777" w:rsidTr="005151F8">
        <w:trPr>
          <w:trHeight w:val="72"/>
        </w:trPr>
        <w:tc>
          <w:tcPr>
            <w:tcW w:w="2103" w:type="dxa"/>
            <w:shd w:val="clear" w:color="auto" w:fill="D9D9D9" w:themeFill="background1" w:themeFillShade="D9"/>
            <w:tcMar>
              <w:top w:w="0" w:type="dxa"/>
              <w:left w:w="108" w:type="dxa"/>
              <w:bottom w:w="0" w:type="dxa"/>
              <w:right w:w="108" w:type="dxa"/>
            </w:tcMar>
            <w:vAlign w:val="center"/>
          </w:tcPr>
          <w:p w14:paraId="38267DF1" w14:textId="77777777" w:rsidR="0027665B" w:rsidRPr="003C63A7" w:rsidRDefault="0027665B" w:rsidP="0027665B">
            <w:pPr>
              <w:spacing w:after="0"/>
              <w:rPr>
                <w:rFonts w:cs="Calibri"/>
                <w:b/>
                <w:bCs/>
              </w:rPr>
            </w:pPr>
            <w:r w:rsidRPr="003C63A7">
              <w:rPr>
                <w:rFonts w:cs="Calibri"/>
                <w:b/>
                <w:bCs/>
              </w:rPr>
              <w:t>REQUEST URL</w:t>
            </w:r>
          </w:p>
        </w:tc>
        <w:tc>
          <w:tcPr>
            <w:tcW w:w="10588" w:type="dxa"/>
            <w:shd w:val="clear" w:color="auto" w:fill="FFFFFF" w:themeFill="background1"/>
            <w:tcMar>
              <w:top w:w="0" w:type="dxa"/>
              <w:left w:w="108" w:type="dxa"/>
              <w:bottom w:w="0" w:type="dxa"/>
              <w:right w:w="108" w:type="dxa"/>
            </w:tcMar>
            <w:vAlign w:val="center"/>
          </w:tcPr>
          <w:p w14:paraId="37BA699C" w14:textId="09D7EC3A" w:rsidR="0027665B" w:rsidRPr="003C63A7" w:rsidRDefault="4EC4D7FE" w:rsidP="06CAF02D">
            <w:pPr>
              <w:spacing w:after="0"/>
            </w:pPr>
            <w:hyperlink r:id="rId28">
              <w:r w:rsidRPr="003C63A7">
                <w:rPr>
                  <w:rStyle w:val="Hyperlink"/>
                </w:rPr>
                <w:t>https://apim-</w:t>
              </w:r>
              <w:r w:rsidR="7BB4A700" w:rsidRPr="003C63A7">
                <w:rPr>
                  <w:rStyle w:val="Hyperlink"/>
                </w:rPr>
                <w:t>mw-</w:t>
              </w:r>
              <w:r w:rsidRPr="003C63A7">
                <w:rPr>
                  <w:rStyle w:val="Hyperlink"/>
                </w:rPr>
                <w:t>aot-dev.azure-api.net/api/smartkpi/configuration/file/assets/&lt;string:plantExternalId&gt;</w:t>
              </w:r>
            </w:hyperlink>
          </w:p>
        </w:tc>
      </w:tr>
      <w:tr w:rsidR="004C3C32" w:rsidRPr="003C63A7" w14:paraId="694F2656" w14:textId="77777777" w:rsidTr="005151F8">
        <w:trPr>
          <w:trHeight w:val="72"/>
        </w:trPr>
        <w:tc>
          <w:tcPr>
            <w:tcW w:w="2103" w:type="dxa"/>
            <w:shd w:val="clear" w:color="auto" w:fill="D9D9D9" w:themeFill="background1" w:themeFillShade="D9"/>
            <w:tcMar>
              <w:top w:w="0" w:type="dxa"/>
              <w:left w:w="108" w:type="dxa"/>
              <w:bottom w:w="0" w:type="dxa"/>
              <w:right w:w="108" w:type="dxa"/>
            </w:tcMar>
            <w:vAlign w:val="center"/>
          </w:tcPr>
          <w:p w14:paraId="27C8FF35" w14:textId="79B98F25" w:rsidR="004C3C32" w:rsidRPr="003C63A7" w:rsidRDefault="00610F63" w:rsidP="0027665B">
            <w:pPr>
              <w:spacing w:after="0"/>
              <w:rPr>
                <w:rFonts w:cs="Calibri"/>
                <w:b/>
                <w:bCs/>
              </w:rPr>
            </w:pPr>
            <w:r w:rsidRPr="00610F63">
              <w:rPr>
                <w:rFonts w:cs="Calibri"/>
                <w:b/>
                <w:bCs/>
              </w:rPr>
              <w:t>PATH AOT (A</w:t>
            </w:r>
            <w:r>
              <w:rPr>
                <w:rFonts w:cs="Calibri"/>
                <w:b/>
                <w:bCs/>
              </w:rPr>
              <w:t>WS</w:t>
            </w:r>
            <w:r w:rsidRPr="00610F63">
              <w:rPr>
                <w:rFonts w:cs="Calibri"/>
                <w:b/>
                <w:bCs/>
              </w:rPr>
              <w:t>) &lt;Public Exposure&gt;</w:t>
            </w:r>
          </w:p>
        </w:tc>
        <w:tc>
          <w:tcPr>
            <w:tcW w:w="10588" w:type="dxa"/>
            <w:shd w:val="clear" w:color="auto" w:fill="FFFFFF" w:themeFill="background1"/>
            <w:tcMar>
              <w:top w:w="0" w:type="dxa"/>
              <w:left w:w="108" w:type="dxa"/>
              <w:bottom w:w="0" w:type="dxa"/>
              <w:right w:w="108" w:type="dxa"/>
            </w:tcMar>
            <w:vAlign w:val="center"/>
          </w:tcPr>
          <w:p w14:paraId="64F36AA5" w14:textId="6F6734F8" w:rsidR="004C3C32" w:rsidRDefault="004C3C32" w:rsidP="06CAF02D">
            <w:pPr>
              <w:spacing w:after="0"/>
            </w:pPr>
            <w:hyperlink r:id="rId29" w:history="1">
              <w:r w:rsidRPr="008205C9">
                <w:rPr>
                  <w:rStyle w:val="Hyperlink"/>
                </w:rPr>
                <w:t>https://cn13sbr3r6.execute-api.us-west-2.amazonaws.com/api/smartkpi/configuration/file/assets/{assetid}</w:t>
              </w:r>
            </w:hyperlink>
            <w:r>
              <w:t xml:space="preserve"> </w:t>
            </w:r>
          </w:p>
        </w:tc>
      </w:tr>
      <w:tr w:rsidR="0027665B" w:rsidRPr="003C63A7" w14:paraId="5E90E4F9" w14:textId="77777777" w:rsidTr="005151F8">
        <w:trPr>
          <w:trHeight w:val="285"/>
        </w:trPr>
        <w:tc>
          <w:tcPr>
            <w:tcW w:w="2103" w:type="dxa"/>
            <w:shd w:val="clear" w:color="auto" w:fill="D9D9D9" w:themeFill="background1" w:themeFillShade="D9"/>
            <w:tcMar>
              <w:top w:w="0" w:type="dxa"/>
              <w:left w:w="108" w:type="dxa"/>
              <w:bottom w:w="0" w:type="dxa"/>
              <w:right w:w="108" w:type="dxa"/>
            </w:tcMar>
            <w:vAlign w:val="center"/>
            <w:hideMark/>
          </w:tcPr>
          <w:p w14:paraId="0E37683E" w14:textId="77777777" w:rsidR="0027665B" w:rsidRPr="003C63A7" w:rsidRDefault="0027665B" w:rsidP="0027665B">
            <w:pPr>
              <w:spacing w:after="0"/>
              <w:rPr>
                <w:rFonts w:cs="Calibri"/>
                <w:b/>
                <w:bCs/>
              </w:rPr>
            </w:pPr>
            <w:r w:rsidRPr="003C63A7">
              <w:rPr>
                <w:rFonts w:cs="Calibri"/>
                <w:b/>
                <w:bCs/>
              </w:rPr>
              <w:t>METHOD</w:t>
            </w:r>
          </w:p>
        </w:tc>
        <w:tc>
          <w:tcPr>
            <w:tcW w:w="10588" w:type="dxa"/>
            <w:shd w:val="clear" w:color="auto" w:fill="FFFFFF" w:themeFill="background1"/>
            <w:tcMar>
              <w:top w:w="0" w:type="dxa"/>
              <w:left w:w="108" w:type="dxa"/>
              <w:bottom w:w="0" w:type="dxa"/>
              <w:right w:w="108" w:type="dxa"/>
            </w:tcMar>
            <w:vAlign w:val="center"/>
            <w:hideMark/>
          </w:tcPr>
          <w:p w14:paraId="7EA6C2EC" w14:textId="77777777" w:rsidR="0027665B" w:rsidRPr="003C63A7" w:rsidRDefault="0027665B" w:rsidP="0027665B">
            <w:pPr>
              <w:spacing w:after="0"/>
              <w:rPr>
                <w:rFonts w:cs="Calibri"/>
              </w:rPr>
            </w:pPr>
            <w:r w:rsidRPr="003C63A7">
              <w:rPr>
                <w:rFonts w:cs="Calibri"/>
              </w:rPr>
              <w:t> POST</w:t>
            </w:r>
          </w:p>
        </w:tc>
      </w:tr>
      <w:tr w:rsidR="0027665B" w:rsidRPr="003C63A7" w14:paraId="3EA9E076" w14:textId="77777777" w:rsidTr="005151F8">
        <w:trPr>
          <w:trHeight w:val="159"/>
        </w:trPr>
        <w:tc>
          <w:tcPr>
            <w:tcW w:w="2103" w:type="dxa"/>
            <w:shd w:val="clear" w:color="auto" w:fill="D9D9D9" w:themeFill="background1" w:themeFillShade="D9"/>
            <w:tcMar>
              <w:top w:w="0" w:type="dxa"/>
              <w:left w:w="108" w:type="dxa"/>
              <w:bottom w:w="0" w:type="dxa"/>
              <w:right w:w="108" w:type="dxa"/>
            </w:tcMar>
            <w:vAlign w:val="center"/>
            <w:hideMark/>
          </w:tcPr>
          <w:p w14:paraId="77AD0D6E" w14:textId="77777777" w:rsidR="0027665B" w:rsidRPr="003C63A7" w:rsidRDefault="0027665B" w:rsidP="0027665B">
            <w:pPr>
              <w:spacing w:after="0"/>
              <w:rPr>
                <w:rFonts w:cs="Calibri"/>
                <w:b/>
                <w:bCs/>
              </w:rPr>
            </w:pPr>
            <w:r w:rsidRPr="003C63A7">
              <w:rPr>
                <w:rFonts w:cs="Calibri"/>
                <w:b/>
                <w:bCs/>
              </w:rPr>
              <w:t>CONTENT TYPE</w:t>
            </w:r>
          </w:p>
        </w:tc>
        <w:tc>
          <w:tcPr>
            <w:tcW w:w="10588" w:type="dxa"/>
            <w:shd w:val="clear" w:color="auto" w:fill="FFFFFF" w:themeFill="background1"/>
            <w:tcMar>
              <w:top w:w="0" w:type="dxa"/>
              <w:left w:w="108" w:type="dxa"/>
              <w:bottom w:w="0" w:type="dxa"/>
              <w:right w:w="108" w:type="dxa"/>
            </w:tcMar>
            <w:vAlign w:val="center"/>
            <w:hideMark/>
          </w:tcPr>
          <w:p w14:paraId="44E92128" w14:textId="77777777" w:rsidR="0027665B" w:rsidRPr="003C63A7" w:rsidRDefault="0027665B" w:rsidP="0027665B">
            <w:pPr>
              <w:spacing w:after="0"/>
              <w:rPr>
                <w:rFonts w:cs="Calibri"/>
              </w:rPr>
            </w:pPr>
            <w:r w:rsidRPr="003C63A7">
              <w:rPr>
                <w:rFonts w:cs="Calibri"/>
              </w:rPr>
              <w:t>application / json</w:t>
            </w:r>
          </w:p>
        </w:tc>
      </w:tr>
      <w:tr w:rsidR="0027665B" w:rsidRPr="003C63A7" w14:paraId="779BFC76" w14:textId="77777777" w:rsidTr="005151F8">
        <w:trPr>
          <w:trHeight w:val="159"/>
        </w:trPr>
        <w:tc>
          <w:tcPr>
            <w:tcW w:w="2103" w:type="dxa"/>
            <w:shd w:val="clear" w:color="auto" w:fill="D9D9D9" w:themeFill="background1" w:themeFillShade="D9"/>
            <w:tcMar>
              <w:top w:w="0" w:type="dxa"/>
              <w:left w:w="108" w:type="dxa"/>
              <w:bottom w:w="0" w:type="dxa"/>
              <w:right w:w="108" w:type="dxa"/>
            </w:tcMar>
            <w:vAlign w:val="center"/>
          </w:tcPr>
          <w:p w14:paraId="1614DC0C" w14:textId="77777777" w:rsidR="0027665B" w:rsidRPr="003C63A7" w:rsidRDefault="0027665B" w:rsidP="0027665B">
            <w:pPr>
              <w:spacing w:after="0"/>
              <w:rPr>
                <w:rFonts w:cs="Calibri"/>
                <w:b/>
                <w:bCs/>
              </w:rPr>
            </w:pPr>
            <w:r w:rsidRPr="003C63A7">
              <w:rPr>
                <w:rFonts w:cs="Calibri"/>
                <w:b/>
                <w:bCs/>
              </w:rPr>
              <w:t>JSON Response</w:t>
            </w:r>
          </w:p>
        </w:tc>
        <w:tc>
          <w:tcPr>
            <w:tcW w:w="10588" w:type="dxa"/>
            <w:shd w:val="clear" w:color="auto" w:fill="FFFFFF" w:themeFill="background1"/>
            <w:tcMar>
              <w:top w:w="0" w:type="dxa"/>
              <w:left w:w="108" w:type="dxa"/>
              <w:bottom w:w="0" w:type="dxa"/>
              <w:right w:w="108" w:type="dxa"/>
            </w:tcMar>
            <w:vAlign w:val="center"/>
          </w:tcPr>
          <w:p w14:paraId="394A6F48" w14:textId="77777777" w:rsidR="0027665B" w:rsidRPr="003C63A7" w:rsidRDefault="357BE69A" w:rsidP="06CAF02D">
            <w:pPr>
              <w:spacing w:after="0"/>
              <w:rPr>
                <w:rFonts w:cs="Graphik"/>
                <w:szCs w:val="20"/>
              </w:rPr>
            </w:pPr>
            <w:r w:rsidRPr="003C63A7">
              <w:rPr>
                <w:rFonts w:cs="Calibri"/>
              </w:rPr>
              <w:t>{"message": "Request accepted"}</w:t>
            </w:r>
          </w:p>
        </w:tc>
      </w:tr>
    </w:tbl>
    <w:p w14:paraId="65C0B3CF" w14:textId="08355ABC" w:rsidR="005151F8" w:rsidRPr="00CC60BE" w:rsidRDefault="005151F8" w:rsidP="009A1C44">
      <w:pPr>
        <w:pStyle w:val="Heading3"/>
      </w:pPr>
      <w:r w:rsidRPr="00CC60BE">
        <w:t>Result</w:t>
      </w:r>
    </w:p>
    <w:tbl>
      <w:tblPr>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7"/>
        <w:gridCol w:w="11264"/>
      </w:tblGrid>
      <w:tr w:rsidR="00C86AAE" w:rsidRPr="006E2058" w14:paraId="208D61B6" w14:textId="77777777" w:rsidTr="005151F8">
        <w:trPr>
          <w:trHeight w:val="159"/>
        </w:trPr>
        <w:tc>
          <w:tcPr>
            <w:tcW w:w="1427" w:type="dxa"/>
            <w:shd w:val="clear" w:color="auto" w:fill="D9D9D9" w:themeFill="background1" w:themeFillShade="D9"/>
            <w:tcMar>
              <w:top w:w="0" w:type="dxa"/>
              <w:left w:w="108" w:type="dxa"/>
              <w:bottom w:w="0" w:type="dxa"/>
              <w:right w:w="108" w:type="dxa"/>
            </w:tcMar>
            <w:vAlign w:val="center"/>
          </w:tcPr>
          <w:p w14:paraId="19F8F02F" w14:textId="77777777" w:rsidR="00C86AAE" w:rsidRDefault="00C86AAE" w:rsidP="000E41CA">
            <w:pPr>
              <w:spacing w:after="0"/>
              <w:rPr>
                <w:rFonts w:cs="Calibri"/>
                <w:b/>
              </w:rPr>
            </w:pPr>
            <w:r>
              <w:rPr>
                <w:rFonts w:cs="Calibri"/>
                <w:b/>
              </w:rPr>
              <w:t>HTTP Code</w:t>
            </w:r>
          </w:p>
        </w:tc>
        <w:tc>
          <w:tcPr>
            <w:tcW w:w="11264" w:type="dxa"/>
            <w:shd w:val="clear" w:color="auto" w:fill="D9D9D9" w:themeFill="background1" w:themeFillShade="D9"/>
            <w:tcMar>
              <w:top w:w="0" w:type="dxa"/>
              <w:left w:w="108" w:type="dxa"/>
              <w:bottom w:w="0" w:type="dxa"/>
              <w:right w:w="108" w:type="dxa"/>
            </w:tcMar>
            <w:vAlign w:val="center"/>
          </w:tcPr>
          <w:p w14:paraId="7E230540" w14:textId="77777777" w:rsidR="00C86AAE" w:rsidRDefault="00C86AAE" w:rsidP="000E41CA">
            <w:pPr>
              <w:tabs>
                <w:tab w:val="left" w:pos="475"/>
                <w:tab w:val="center" w:pos="4787"/>
              </w:tabs>
              <w:spacing w:after="0"/>
              <w:jc w:val="center"/>
              <w:rPr>
                <w:rFonts w:cs="Calibri"/>
                <w:b/>
              </w:rPr>
            </w:pPr>
            <w:r>
              <w:rPr>
                <w:rFonts w:cs="Calibri"/>
                <w:b/>
              </w:rPr>
              <w:t>Result Description</w:t>
            </w:r>
          </w:p>
        </w:tc>
      </w:tr>
      <w:tr w:rsidR="00C86AAE" w:rsidRPr="006E2058" w14:paraId="3F991D82" w14:textId="77777777" w:rsidTr="005151F8">
        <w:trPr>
          <w:trHeight w:val="159"/>
        </w:trPr>
        <w:tc>
          <w:tcPr>
            <w:tcW w:w="1427" w:type="dxa"/>
            <w:tcMar>
              <w:top w:w="0" w:type="dxa"/>
              <w:left w:w="108" w:type="dxa"/>
              <w:bottom w:w="0" w:type="dxa"/>
              <w:right w:w="108" w:type="dxa"/>
            </w:tcMar>
            <w:vAlign w:val="center"/>
          </w:tcPr>
          <w:p w14:paraId="6AEA4786" w14:textId="77777777" w:rsidR="00C86AAE" w:rsidRDefault="3841E277" w:rsidP="06CAF02D">
            <w:pPr>
              <w:spacing w:after="0"/>
              <w:jc w:val="center"/>
            </w:pPr>
            <w:r w:rsidRPr="06CAF02D">
              <w:t>20</w:t>
            </w:r>
            <w:r w:rsidR="35A002C1" w:rsidRPr="06CAF02D">
              <w:t>2</w:t>
            </w:r>
          </w:p>
        </w:tc>
        <w:tc>
          <w:tcPr>
            <w:tcW w:w="11264" w:type="dxa"/>
            <w:shd w:val="clear" w:color="auto" w:fill="FFFFFF" w:themeFill="background1"/>
            <w:tcMar>
              <w:top w:w="0" w:type="dxa"/>
              <w:left w:w="108" w:type="dxa"/>
              <w:bottom w:w="0" w:type="dxa"/>
              <w:right w:w="108" w:type="dxa"/>
            </w:tcMar>
            <w:vAlign w:val="center"/>
          </w:tcPr>
          <w:p w14:paraId="38C6D9AA" w14:textId="77777777" w:rsidR="00C86AAE" w:rsidRDefault="35A002C1" w:rsidP="06CAF02D">
            <w:pPr>
              <w:spacing w:after="0"/>
              <w:rPr>
                <w:rFonts w:cs="Graphik"/>
                <w:szCs w:val="20"/>
              </w:rPr>
            </w:pPr>
            <w:r w:rsidRPr="06CAF02D">
              <w:rPr>
                <w:rFonts w:ascii="Calibri" w:hAnsi="Calibri" w:cs="Calibri"/>
              </w:rPr>
              <w:t>{"message": "Request accepted"}</w:t>
            </w:r>
          </w:p>
        </w:tc>
      </w:tr>
    </w:tbl>
    <w:p w14:paraId="5E802A2F" w14:textId="4AC6D262" w:rsidR="00F0348A" w:rsidRDefault="00AE4885" w:rsidP="009A1C44">
      <w:pPr>
        <w:pStyle w:val="Heading3"/>
      </w:pPr>
      <w:r>
        <w:t>Error Management</w:t>
      </w:r>
    </w:p>
    <w:tbl>
      <w:tblPr>
        <w:tblW w:w="504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27"/>
        <w:gridCol w:w="1432"/>
        <w:gridCol w:w="9832"/>
      </w:tblGrid>
      <w:tr w:rsidR="00E426BA" w:rsidRPr="006E2058" w14:paraId="7E80CD79" w14:textId="77777777" w:rsidTr="00AE4885">
        <w:trPr>
          <w:trHeight w:val="231"/>
          <w:tblHeader/>
        </w:trPr>
        <w:tc>
          <w:tcPr>
            <w:tcW w:w="1427" w:type="dxa"/>
            <w:tcBorders>
              <w:bottom w:val="nil"/>
            </w:tcBorders>
            <w:shd w:val="clear" w:color="auto" w:fill="D9D9D9" w:themeFill="background1" w:themeFillShade="D9"/>
            <w:vAlign w:val="center"/>
          </w:tcPr>
          <w:p w14:paraId="3C1CA263" w14:textId="77777777" w:rsidR="00E426BA" w:rsidRDefault="00E426BA" w:rsidP="000E41CA">
            <w:pPr>
              <w:spacing w:after="0"/>
              <w:jc w:val="center"/>
              <w:rPr>
                <w:rFonts w:cs="Calibri"/>
                <w:b/>
              </w:rPr>
            </w:pPr>
            <w:r>
              <w:rPr>
                <w:rFonts w:cs="Calibri"/>
                <w:b/>
              </w:rPr>
              <w:t>HTTP Code</w:t>
            </w:r>
          </w:p>
        </w:tc>
        <w:tc>
          <w:tcPr>
            <w:tcW w:w="1432" w:type="dxa"/>
            <w:tcBorders>
              <w:bottom w:val="nil"/>
            </w:tcBorders>
            <w:shd w:val="clear" w:color="auto" w:fill="D9D9D9" w:themeFill="background1" w:themeFillShade="D9"/>
            <w:vAlign w:val="center"/>
            <w:hideMark/>
          </w:tcPr>
          <w:p w14:paraId="318E8888" w14:textId="77777777" w:rsidR="00E426BA" w:rsidRPr="006E2058" w:rsidRDefault="00E426BA" w:rsidP="000E41CA">
            <w:pPr>
              <w:spacing w:after="0"/>
              <w:jc w:val="center"/>
              <w:rPr>
                <w:rFonts w:cs="Calibri"/>
                <w:b/>
                <w:lang w:val="it-IT" w:eastAsia="it-IT"/>
              </w:rPr>
            </w:pPr>
            <w:r>
              <w:rPr>
                <w:rFonts w:cs="Calibri"/>
                <w:b/>
              </w:rPr>
              <w:t>Error Code</w:t>
            </w:r>
          </w:p>
        </w:tc>
        <w:tc>
          <w:tcPr>
            <w:tcW w:w="9832" w:type="dxa"/>
            <w:tcBorders>
              <w:bottom w:val="nil"/>
            </w:tcBorders>
            <w:shd w:val="clear" w:color="auto" w:fill="D9D9D9" w:themeFill="background1" w:themeFillShade="D9"/>
            <w:vAlign w:val="center"/>
            <w:hideMark/>
          </w:tcPr>
          <w:p w14:paraId="441897B5" w14:textId="77777777" w:rsidR="00E426BA" w:rsidRPr="006E2058" w:rsidRDefault="00E426BA" w:rsidP="000E41CA">
            <w:pPr>
              <w:spacing w:after="0"/>
              <w:jc w:val="center"/>
              <w:rPr>
                <w:rFonts w:cs="Calibri"/>
                <w:b/>
                <w:lang w:val="it-IT" w:eastAsia="it-IT"/>
              </w:rPr>
            </w:pPr>
            <w:r>
              <w:rPr>
                <w:rFonts w:cs="Calibri"/>
                <w:b/>
              </w:rPr>
              <w:t>Error Description</w:t>
            </w:r>
          </w:p>
        </w:tc>
      </w:tr>
      <w:tr w:rsidR="00E426BA" w:rsidRPr="006E2058" w14:paraId="54A184C7" w14:textId="77777777" w:rsidTr="00AE4885">
        <w:trPr>
          <w:trHeight w:val="231"/>
        </w:trPr>
        <w:tc>
          <w:tcPr>
            <w:tcW w:w="1427" w:type="dxa"/>
            <w:vAlign w:val="center"/>
          </w:tcPr>
          <w:p w14:paraId="2E57892E" w14:textId="77777777" w:rsidR="00E426BA" w:rsidRDefault="00E426BA" w:rsidP="000E41CA">
            <w:pPr>
              <w:spacing w:after="0"/>
              <w:jc w:val="center"/>
              <w:rPr>
                <w:rFonts w:cs="Calibri"/>
              </w:rPr>
            </w:pPr>
            <w:r>
              <w:rPr>
                <w:rFonts w:cs="Calibri"/>
              </w:rPr>
              <w:t>500</w:t>
            </w:r>
          </w:p>
        </w:tc>
        <w:tc>
          <w:tcPr>
            <w:tcW w:w="1432" w:type="dxa"/>
            <w:vAlign w:val="center"/>
          </w:tcPr>
          <w:p w14:paraId="6F3664AD" w14:textId="77777777" w:rsidR="00E426BA" w:rsidRDefault="00E426BA" w:rsidP="000E41CA">
            <w:pPr>
              <w:spacing w:after="0"/>
              <w:jc w:val="center"/>
              <w:rPr>
                <w:rFonts w:cs="Calibri"/>
              </w:rPr>
            </w:pPr>
            <w:r>
              <w:rPr>
                <w:rFonts w:cs="Calibri"/>
              </w:rPr>
              <w:t>500</w:t>
            </w:r>
          </w:p>
        </w:tc>
        <w:tc>
          <w:tcPr>
            <w:tcW w:w="9832" w:type="dxa"/>
            <w:vAlign w:val="center"/>
          </w:tcPr>
          <w:p w14:paraId="14C13F2E" w14:textId="77777777" w:rsidR="00E426BA" w:rsidRDefault="00E426BA" w:rsidP="000E41CA">
            <w:pPr>
              <w:spacing w:after="0"/>
              <w:rPr>
                <w:rFonts w:cs="Calibri"/>
              </w:rPr>
            </w:pPr>
            <w:r>
              <w:rPr>
                <w:rFonts w:cs="Calibri"/>
              </w:rPr>
              <w:t>Generic Error</w:t>
            </w:r>
          </w:p>
        </w:tc>
      </w:tr>
      <w:tr w:rsidR="00E426BA" w:rsidRPr="006E2058" w14:paraId="6B13B477" w14:textId="77777777" w:rsidTr="00AE4885">
        <w:trPr>
          <w:trHeight w:val="657"/>
        </w:trPr>
        <w:tc>
          <w:tcPr>
            <w:tcW w:w="1427" w:type="dxa"/>
            <w:vAlign w:val="center"/>
          </w:tcPr>
          <w:p w14:paraId="536FA18E" w14:textId="77777777" w:rsidR="00E426BA" w:rsidRDefault="00E426BA" w:rsidP="000E41CA">
            <w:pPr>
              <w:spacing w:after="0"/>
              <w:jc w:val="center"/>
              <w:rPr>
                <w:rFonts w:cs="Calibri"/>
              </w:rPr>
            </w:pPr>
            <w:r>
              <w:rPr>
                <w:rFonts w:cs="Calibri"/>
              </w:rPr>
              <w:t>401</w:t>
            </w:r>
          </w:p>
        </w:tc>
        <w:tc>
          <w:tcPr>
            <w:tcW w:w="1432" w:type="dxa"/>
            <w:vAlign w:val="center"/>
          </w:tcPr>
          <w:p w14:paraId="7C95A790" w14:textId="77777777" w:rsidR="00E426BA" w:rsidRDefault="00E426BA" w:rsidP="000E41CA">
            <w:pPr>
              <w:spacing w:after="0"/>
              <w:jc w:val="center"/>
              <w:rPr>
                <w:rFonts w:cs="Calibri"/>
              </w:rPr>
            </w:pPr>
            <w:r>
              <w:rPr>
                <w:rFonts w:cs="Calibri"/>
              </w:rPr>
              <w:t>401</w:t>
            </w:r>
          </w:p>
        </w:tc>
        <w:tc>
          <w:tcPr>
            <w:tcW w:w="9832" w:type="dxa"/>
            <w:vAlign w:val="center"/>
          </w:tcPr>
          <w:p w14:paraId="144A3D7F" w14:textId="77777777" w:rsidR="00E426BA" w:rsidRDefault="00E426BA" w:rsidP="000E41CA">
            <w:pPr>
              <w:spacing w:after="0"/>
              <w:rPr>
                <w:rFonts w:cs="Calibri"/>
              </w:rPr>
            </w:pPr>
            <w:r>
              <w:rPr>
                <w:rFonts w:cs="Calibri"/>
              </w:rPr>
              <w:t>Unauthorized, 401</w:t>
            </w:r>
          </w:p>
          <w:p w14:paraId="7F25E01D" w14:textId="77777777" w:rsidR="00E426BA" w:rsidRDefault="00E426BA" w:rsidP="000E41CA">
            <w:pPr>
              <w:spacing w:after="0"/>
            </w:pPr>
            <w:r>
              <w:t>"Bearer {token}" could be missing,</w:t>
            </w:r>
          </w:p>
        </w:tc>
      </w:tr>
    </w:tbl>
    <w:p w14:paraId="700F4E50" w14:textId="77777777" w:rsidR="17945510" w:rsidRPr="003C63A7" w:rsidRDefault="17945510" w:rsidP="06CAF02D">
      <w:pPr>
        <w:spacing w:line="257" w:lineRule="auto"/>
        <w:rPr>
          <w:szCs w:val="20"/>
        </w:rPr>
      </w:pPr>
      <w:r w:rsidRPr="003C63A7">
        <w:rPr>
          <w:rFonts w:cs="Calibri"/>
          <w:b/>
          <w:bCs/>
          <w:szCs w:val="20"/>
        </w:rPr>
        <w:t>Error message list which can be shown on the portal after validation</w:t>
      </w:r>
    </w:p>
    <w:p w14:paraId="163C5777" w14:textId="77777777" w:rsidR="17945510" w:rsidRPr="003C63A7" w:rsidRDefault="17945510">
      <w:pPr>
        <w:rPr>
          <w:szCs w:val="20"/>
        </w:rPr>
      </w:pPr>
      <w:r w:rsidRPr="003C63A7">
        <w:rPr>
          <w:rFonts w:cs="Calibri"/>
          <w:color w:val="000000" w:themeColor="text1"/>
          <w:szCs w:val="20"/>
        </w:rPr>
        <w:t>"Invalid: Duplicated row with same KPI name and same Asset Hierarchy Mapping is present."</w:t>
      </w:r>
    </w:p>
    <w:p w14:paraId="23F42236" w14:textId="357F4AD0"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missing KPI Name value"</w:t>
      </w:r>
    </w:p>
    <w:p w14:paraId="67D12B03" w14:textId="30FE4807"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Asset Hierarchy Mapping value is same as that of Dependent Asset Hierarchy Level value"</w:t>
      </w:r>
    </w:p>
    <w:p w14:paraId="5E6BF12C" w14:textId="657A4C8E"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KPI Calculation Target value"</w:t>
      </w:r>
    </w:p>
    <w:p w14:paraId="6E101214" w14:textId="33F4FFFA"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KPI Calculation Target has non-numeric value"</w:t>
      </w:r>
    </w:p>
    <w:p w14:paraId="79927516" w14:textId="5DC79047"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UID or update flag or status or version"</w:t>
      </w:r>
    </w:p>
    <w:p w14:paraId="02A2B585" w14:textId="569D4D20"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Existing KPI should have UID and valid status"</w:t>
      </w:r>
    </w:p>
    <w:p w14:paraId="371A71C7" w14:textId="274E76A9"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Update Flag should not be any other than 'Add', 'Update', 'Archive'"</w:t>
      </w:r>
    </w:p>
    <w:p w14:paraId="0C8BBD8F" w14:textId="7391EE8A"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New KPIs should have update flag value as 'Add'"</w:t>
      </w:r>
    </w:p>
    <w:p w14:paraId="67F3CE65" w14:textId="0051A191"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sensitive field value should be either Yes or No"</w:t>
      </w:r>
    </w:p>
    <w:p w14:paraId="0F41E26B" w14:textId="337304A6"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UID should not be different for same KPI "</w:t>
      </w:r>
    </w:p>
    <w:p w14:paraId="6D97E1A9" w14:textId="5988D6EF"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Archiving restricted. This KPI is a contributing kpi:{kpis['target_external_id']}."</w:t>
      </w:r>
    </w:p>
    <w:p w14:paraId="76B8F279" w14:textId="35C54228"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User should not update existing UID: error in {Kpi_name}"</w:t>
      </w:r>
    </w:p>
    <w:p w14:paraId="303B0352" w14:textId="00632BFB" w:rsidR="17945510" w:rsidRPr="003C63A7" w:rsidRDefault="17945510" w:rsidP="06CAF02D">
      <w:pPr>
        <w:spacing w:line="257" w:lineRule="auto"/>
        <w:ind w:left="-20" w:right="-20"/>
        <w:rPr>
          <w:szCs w:val="20"/>
        </w:rPr>
      </w:pPr>
      <w:r w:rsidRPr="003C63A7">
        <w:rPr>
          <w:rFonts w:cs="Calibri"/>
          <w:szCs w:val="20"/>
        </w:rPr>
        <w:t xml:space="preserve">"Invalid: Error occurred during File uploading to </w:t>
      </w:r>
      <w:r w:rsidR="00117F51">
        <w:rPr>
          <w:rFonts w:cs="Calibri"/>
          <w:szCs w:val="20"/>
        </w:rPr>
        <w:t>S3</w:t>
      </w:r>
      <w:r w:rsidRPr="003C63A7">
        <w:rPr>
          <w:rFonts w:cs="Calibri"/>
          <w:szCs w:val="20"/>
        </w:rPr>
        <w:t>- {exception_message} "</w:t>
      </w:r>
    </w:p>
    <w:p w14:paraId="62FB21E6" w14:textId="54FA540B" w:rsidR="06377A92" w:rsidRPr="003C63A7" w:rsidRDefault="06377A92" w:rsidP="06CAF02D">
      <w:pPr>
        <w:rPr>
          <w:szCs w:val="20"/>
        </w:rPr>
      </w:pPr>
      <w:r w:rsidRPr="003C63A7">
        <w:rPr>
          <w:rFonts w:cs="Segoe UI"/>
          <w:szCs w:val="20"/>
        </w:rPr>
        <w:t>"</w:t>
      </w:r>
      <w:r w:rsidR="00052973" w:rsidRPr="003C63A7">
        <w:rPr>
          <w:rFonts w:cs="Segoe UI"/>
          <w:szCs w:val="20"/>
        </w:rPr>
        <w:t>Invalid</w:t>
      </w:r>
      <w:r w:rsidRPr="003C63A7">
        <w:rPr>
          <w:rFonts w:cs="Segoe UI"/>
          <w:szCs w:val="20"/>
        </w:rPr>
        <w:t xml:space="preserve"> : Archiving restricted. This KPI &lt;source_KPI&gt; is a contributing kpi for: &lt;target_KPI&gt;."</w:t>
      </w:r>
    </w:p>
    <w:p w14:paraId="3550535F" w14:textId="61B1F158" w:rsidR="00E426BA" w:rsidRPr="00FB4CE1" w:rsidRDefault="06377A92" w:rsidP="00FB4CE1">
      <w:pPr>
        <w:jc w:val="left"/>
        <w:rPr>
          <w:szCs w:val="20"/>
        </w:rPr>
        <w:sectPr w:rsidR="00E426BA" w:rsidRPr="00FB4CE1" w:rsidSect="00BF2259">
          <w:type w:val="continuous"/>
          <w:pgSz w:w="28800" w:h="24480" w:code="5"/>
          <w:pgMar w:top="1440" w:right="1440" w:bottom="1440" w:left="1440" w:header="720" w:footer="720" w:gutter="0"/>
          <w:cols w:num="2" w:space="720"/>
          <w:docGrid w:linePitch="360"/>
        </w:sectPr>
      </w:pPr>
      <w:r w:rsidRPr="003C63A7">
        <w:rPr>
          <w:rFonts w:cs="Segoe UI"/>
          <w:szCs w:val="20"/>
        </w:rPr>
        <w:t>"</w:t>
      </w:r>
      <w:r w:rsidR="00052973" w:rsidRPr="003C63A7">
        <w:rPr>
          <w:rFonts w:cs="Segoe UI"/>
          <w:szCs w:val="20"/>
        </w:rPr>
        <w:t>Invalid</w:t>
      </w:r>
      <w:r w:rsidRPr="003C63A7">
        <w:rPr>
          <w:rFonts w:cs="Segoe UI"/>
          <w:szCs w:val="20"/>
        </w:rPr>
        <w:t xml:space="preserve"> : Department - &lt;department_name&gt; has not been created in the People Management tool.</w:t>
      </w:r>
      <w:r w:rsidRPr="003C63A7">
        <w:rPr>
          <w:szCs w:val="20"/>
        </w:rPr>
        <w:br/>
      </w:r>
      <w:r w:rsidRPr="003C63A7">
        <w:rPr>
          <w:rFonts w:cs="Segoe UI"/>
          <w:szCs w:val="20"/>
        </w:rPr>
        <w:t xml:space="preserve">               Please ensure that the departments added in the template are created in the People Management tool."</w:t>
      </w:r>
      <w:r w:rsidRPr="003C63A7">
        <w:rPr>
          <w:szCs w:val="20"/>
        </w:rPr>
        <w:br/>
      </w:r>
      <w:r w:rsidRPr="003C63A7">
        <w:rPr>
          <w:rFonts w:cs="Segoe UI"/>
          <w:szCs w:val="20"/>
        </w:rPr>
        <w:t xml:space="preserve"> "invalid : Role - &lt;Role_name&gt; has not been created in the People Management tool. </w:t>
      </w:r>
      <w:r w:rsidRPr="003C63A7">
        <w:rPr>
          <w:szCs w:val="20"/>
        </w:rPr>
        <w:br/>
      </w:r>
      <w:r w:rsidRPr="003C63A7">
        <w:rPr>
          <w:rFonts w:cs="Segoe UI"/>
          <w:szCs w:val="20"/>
        </w:rPr>
        <w:t xml:space="preserve">               Please ensure that the roles added in the template are created in the People Management tool."</w:t>
      </w:r>
      <w:r w:rsidRPr="003C63A7">
        <w:rPr>
          <w:szCs w:val="20"/>
        </w:rPr>
        <w:br/>
      </w:r>
      <w:r w:rsidRPr="003C63A7">
        <w:rPr>
          <w:rFonts w:cs="Segoe UI"/>
          <w:szCs w:val="20"/>
        </w:rPr>
        <w:t xml:space="preserve"> "invalid : &lt;department_name&gt; - &lt;Role_name&gt; association does not match the role configuration in the People Management tool. </w:t>
      </w:r>
      <w:r w:rsidRPr="003C63A7">
        <w:rPr>
          <w:szCs w:val="20"/>
        </w:rPr>
        <w:br/>
      </w:r>
      <w:r w:rsidRPr="003C63A7">
        <w:rPr>
          <w:rFonts w:cs="Segoe UI"/>
          <w:szCs w:val="20"/>
        </w:rPr>
        <w:t xml:space="preserve">            </w:t>
      </w:r>
      <w:r w:rsidRPr="003C63A7">
        <w:rPr>
          <w:szCs w:val="20"/>
        </w:rPr>
        <w:tab/>
      </w:r>
      <w:r w:rsidRPr="003C63A7">
        <w:rPr>
          <w:rFonts w:cs="Segoe UI"/>
          <w:szCs w:val="20"/>
        </w:rPr>
        <w:t xml:space="preserve">  Please ensure that the roles mapped to the departments in the template </w:t>
      </w:r>
      <w:r w:rsidR="00CA75FB" w:rsidRPr="003C63A7">
        <w:rPr>
          <w:rFonts w:cs="Segoe UI"/>
          <w:szCs w:val="20"/>
        </w:rPr>
        <w:t>are</w:t>
      </w:r>
      <w:r w:rsidRPr="003C63A7">
        <w:rPr>
          <w:rFonts w:cs="Segoe UI"/>
          <w:szCs w:val="20"/>
        </w:rPr>
        <w:t xml:space="preserve"> as per the role configuration in the People Management tool</w:t>
      </w:r>
      <w:r w:rsidR="00FB4CE1">
        <w:rPr>
          <w:rFonts w:cs="Segoe UI"/>
          <w:szCs w:val="20"/>
        </w:rPr>
        <w:t>.”</w:t>
      </w:r>
    </w:p>
    <w:bookmarkEnd w:id="24"/>
    <w:p w14:paraId="0EE3DF00" w14:textId="77777777" w:rsidR="00612FB1" w:rsidRPr="006E2058" w:rsidRDefault="00612FB1" w:rsidP="00612FB1">
      <w:pPr>
        <w:rPr>
          <w:rFonts w:cs="Calibri"/>
          <w:color w:val="4472C4" w:themeColor="accent1"/>
          <w:u w:val="single"/>
        </w:rPr>
      </w:pPr>
    </w:p>
    <w:p w14:paraId="20BB4266" w14:textId="77777777" w:rsidR="002322F2" w:rsidRDefault="002322F2" w:rsidP="00094733">
      <w:pPr>
        <w:pStyle w:val="Heading4"/>
        <w:sectPr w:rsidR="002322F2" w:rsidSect="00BF2259">
          <w:type w:val="continuous"/>
          <w:pgSz w:w="28800" w:h="24480" w:code="5"/>
          <w:pgMar w:top="1440" w:right="1440" w:bottom="1440" w:left="1440" w:header="720" w:footer="720" w:gutter="0"/>
          <w:cols w:num="2" w:space="720"/>
          <w:docGrid w:linePitch="360"/>
        </w:sectPr>
      </w:pPr>
      <w:bookmarkStart w:id="25" w:name="_Toc95682210"/>
      <w:bookmarkStart w:id="26" w:name="_Toc115182694"/>
    </w:p>
    <w:p w14:paraId="4AEEF867" w14:textId="77777777" w:rsidR="00B35AC5" w:rsidRDefault="00B35AC5" w:rsidP="003828BA">
      <w:pPr>
        <w:pStyle w:val="Heading2"/>
        <w:sectPr w:rsidR="00B35AC5" w:rsidSect="00BF2259">
          <w:type w:val="continuous"/>
          <w:pgSz w:w="28800" w:h="24480" w:code="5"/>
          <w:pgMar w:top="1440" w:right="8640" w:bottom="1440" w:left="1440" w:header="720" w:footer="720" w:gutter="0"/>
          <w:cols w:space="720"/>
          <w:docGrid w:linePitch="360"/>
        </w:sectPr>
      </w:pPr>
    </w:p>
    <w:p w14:paraId="4CBC6DD8" w14:textId="77777777" w:rsidR="00612FB1" w:rsidRPr="006E2058" w:rsidRDefault="00612FB1" w:rsidP="003828BA">
      <w:pPr>
        <w:pStyle w:val="Heading2"/>
      </w:pPr>
      <w:bookmarkStart w:id="27" w:name="_Toc217890916"/>
      <w:r w:rsidRPr="006E2058">
        <w:lastRenderedPageBreak/>
        <w:t xml:space="preserve">POST- KPI </w:t>
      </w:r>
      <w:bookmarkEnd w:id="25"/>
      <w:bookmarkEnd w:id="26"/>
      <w:r w:rsidR="006E490D">
        <w:t>CREATION</w:t>
      </w:r>
      <w:bookmarkEnd w:id="27"/>
    </w:p>
    <w:p w14:paraId="73CEDCEB" w14:textId="77777777" w:rsidR="00305A2E" w:rsidRDefault="00305A2E" w:rsidP="00612FB1">
      <w:pPr>
        <w:rPr>
          <w:rFonts w:cs="Calibri"/>
          <w:shd w:val="clear" w:color="auto" w:fill="FFFFFF"/>
        </w:rPr>
        <w:sectPr w:rsidR="00305A2E" w:rsidSect="00BF2259">
          <w:pgSz w:w="28800" w:h="24480" w:code="5"/>
          <w:pgMar w:top="1440" w:right="8640" w:bottom="1440" w:left="1440" w:header="720" w:footer="720" w:gutter="0"/>
          <w:cols w:space="720"/>
          <w:docGrid w:linePitch="360"/>
        </w:sectPr>
      </w:pPr>
    </w:p>
    <w:p w14:paraId="365CDABA" w14:textId="2DFCBBDD" w:rsidR="00CC7A26" w:rsidRPr="00CC7A26" w:rsidRDefault="00282CFC" w:rsidP="00CC7A26">
      <w:pPr>
        <w:spacing w:after="0" w:line="240" w:lineRule="auto"/>
        <w:rPr>
          <w:rFonts w:eastAsia="Graphik" w:cs="Graphik"/>
          <w:szCs w:val="20"/>
          <w:lang w:val="en-IN"/>
        </w:rPr>
      </w:pPr>
      <w:r w:rsidRPr="00F23048">
        <w:rPr>
          <w:rFonts w:cs="Calibri"/>
          <w:kern w:val="0"/>
          <w:szCs w:val="20"/>
          <w:shd w:val="clear" w:color="auto" w:fill="FFFFFF"/>
        </w:rPr>
        <w:t xml:space="preserve">KPI creation is a POST call to the Smart KPI AOT server hosted at the </w:t>
      </w:r>
      <w:r w:rsidR="00444E29" w:rsidRPr="00F23048">
        <w:rPr>
          <w:rFonts w:cs="Calibri"/>
          <w:kern w:val="0"/>
          <w:szCs w:val="20"/>
          <w:shd w:val="clear" w:color="auto" w:fill="FFFFFF"/>
        </w:rPr>
        <w:t>back end</w:t>
      </w:r>
      <w:r w:rsidRPr="00F23048">
        <w:rPr>
          <w:rFonts w:cs="Calibri"/>
          <w:kern w:val="0"/>
          <w:szCs w:val="20"/>
          <w:shd w:val="clear" w:color="auto" w:fill="FFFFFF"/>
        </w:rPr>
        <w:t>.</w:t>
      </w:r>
      <w:r w:rsidRPr="00F23048">
        <w:rPr>
          <w:rFonts w:cs="Calibri"/>
          <w:kern w:val="0"/>
          <w:szCs w:val="20"/>
        </w:rPr>
        <w:t xml:space="preserve"> </w:t>
      </w:r>
      <w:r w:rsidRPr="00F23048">
        <w:rPr>
          <w:rFonts w:ascii="Times New Roman" w:eastAsia="Times New Roman" w:hAnsi="Times New Roman" w:cs="Times New Roman"/>
          <w:kern w:val="0"/>
          <w:szCs w:val="20"/>
          <w:lang w:val="en-IN" w:eastAsia="en-IN"/>
          <w14:ligatures w14:val="none"/>
        </w:rPr>
        <w:t xml:space="preserve"> </w:t>
      </w:r>
      <w:r w:rsidRPr="00F23048">
        <w:rPr>
          <w:rFonts w:eastAsia="Graphik" w:cs="Graphik"/>
          <w:color w:val="000000" w:themeColor="text1"/>
          <w:szCs w:val="20"/>
        </w:rPr>
        <w:t>This</w:t>
      </w:r>
      <w:r w:rsidR="552AA883" w:rsidRPr="00F23048">
        <w:rPr>
          <w:rFonts w:eastAsia="Graphik" w:cs="Graphik"/>
          <w:color w:val="000000" w:themeColor="text1"/>
          <w:szCs w:val="20"/>
        </w:rPr>
        <w:t xml:space="preserve"> API picks the Template uploaded by the user from Azure Blob Storage, process</w:t>
      </w:r>
      <w:r w:rsidR="000A1A4E" w:rsidRPr="00F23048">
        <w:rPr>
          <w:rFonts w:eastAsia="Graphik" w:cs="Graphik"/>
          <w:color w:val="000000" w:themeColor="text1"/>
          <w:szCs w:val="20"/>
        </w:rPr>
        <w:t>es</w:t>
      </w:r>
      <w:r w:rsidR="552AA883" w:rsidRPr="00F23048">
        <w:rPr>
          <w:rFonts w:eastAsia="Graphik" w:cs="Graphik"/>
          <w:color w:val="000000" w:themeColor="text1"/>
          <w:szCs w:val="20"/>
        </w:rPr>
        <w:t xml:space="preserve"> </w:t>
      </w:r>
      <w:r w:rsidR="000A1A4E" w:rsidRPr="00F23048">
        <w:rPr>
          <w:rFonts w:eastAsia="Graphik" w:cs="Graphik"/>
          <w:color w:val="000000" w:themeColor="text1"/>
          <w:szCs w:val="20"/>
        </w:rPr>
        <w:t>the</w:t>
      </w:r>
      <w:r w:rsidR="552AA883" w:rsidRPr="00F23048">
        <w:rPr>
          <w:rFonts w:eastAsia="Graphik" w:cs="Graphik"/>
          <w:color w:val="000000" w:themeColor="text1"/>
          <w:szCs w:val="20"/>
        </w:rPr>
        <w:t xml:space="preserve"> data, generates UID/Config_ID details, fetch</w:t>
      </w:r>
      <w:r w:rsidR="000A1A4E" w:rsidRPr="00F23048">
        <w:rPr>
          <w:rFonts w:eastAsia="Graphik" w:cs="Graphik"/>
          <w:color w:val="000000" w:themeColor="text1"/>
          <w:szCs w:val="20"/>
        </w:rPr>
        <w:t>e</w:t>
      </w:r>
      <w:r w:rsidR="00F23048">
        <w:rPr>
          <w:rFonts w:eastAsia="Graphik" w:cs="Graphik"/>
          <w:color w:val="000000" w:themeColor="text1"/>
          <w:szCs w:val="20"/>
        </w:rPr>
        <w:t>s</w:t>
      </w:r>
      <w:r w:rsidR="552AA883" w:rsidRPr="00F23048">
        <w:rPr>
          <w:rFonts w:eastAsia="Graphik" w:cs="Graphik"/>
          <w:color w:val="000000" w:themeColor="text1"/>
          <w:szCs w:val="20"/>
        </w:rPr>
        <w:t xml:space="preserve"> JSON files uploaded in CDF</w:t>
      </w:r>
      <w:r w:rsidR="000A1A4E" w:rsidRPr="00F23048">
        <w:rPr>
          <w:rFonts w:eastAsia="Graphik" w:cs="Graphik"/>
          <w:color w:val="000000" w:themeColor="text1"/>
          <w:szCs w:val="20"/>
        </w:rPr>
        <w:t>,</w:t>
      </w:r>
      <w:r w:rsidR="552AA883" w:rsidRPr="00F23048">
        <w:rPr>
          <w:rFonts w:eastAsia="Graphik" w:cs="Graphik"/>
          <w:color w:val="000000" w:themeColor="text1"/>
          <w:szCs w:val="20"/>
        </w:rPr>
        <w:t xml:space="preserve"> and creates the KPI hierarchy by adding assets, relationships, and metadata information.</w:t>
      </w:r>
      <w:r w:rsidR="552AA883" w:rsidRPr="00F23048">
        <w:rPr>
          <w:rFonts w:eastAsia="Graphik" w:cs="Graphik"/>
          <w:szCs w:val="20"/>
        </w:rPr>
        <w:t xml:space="preserve"> </w:t>
      </w:r>
      <w:bookmarkStart w:id="28" w:name="OLE_LINK31"/>
    </w:p>
    <w:bookmarkEnd w:id="28"/>
    <w:p w14:paraId="61FE2153" w14:textId="317DA7A3" w:rsidR="00305A2E" w:rsidRPr="00374008" w:rsidRDefault="00374008" w:rsidP="009A1C44">
      <w:pPr>
        <w:pStyle w:val="Heading3"/>
      </w:pPr>
      <w:r>
        <w:t>Input</w:t>
      </w:r>
      <w:r w:rsidR="00B60924">
        <w:t xml:space="preserve"> Header</w:t>
      </w:r>
      <w:r w:rsidR="00E66A32">
        <w:t xml:space="preserve">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423"/>
      </w:tblGrid>
      <w:tr w:rsidR="00CF260D" w14:paraId="725EB0D1" w14:textId="77777777" w:rsidTr="008133DD">
        <w:trPr>
          <w:trHeight w:val="269"/>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C65A1" w14:textId="77777777" w:rsidR="00CF260D" w:rsidRDefault="00CF260D">
            <w:pPr>
              <w:spacing w:after="0"/>
              <w:rPr>
                <w:rFonts w:cs="Calibri"/>
              </w:rPr>
            </w:pPr>
            <w:r>
              <w:rPr>
                <w:rFonts w:cs="Calibri"/>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D3A3E8" w14:textId="77777777" w:rsidR="00CF260D" w:rsidRDefault="00CF260D">
            <w:pPr>
              <w:spacing w:after="0"/>
              <w:rPr>
                <w:rFonts w:cs="Calibri"/>
              </w:rPr>
            </w:pPr>
            <w:r>
              <w:rPr>
                <w:rFonts w:cs="Calibri"/>
                <w:b/>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43F3FE" w14:textId="77777777" w:rsidR="00CF260D" w:rsidRDefault="00CF260D">
            <w:pPr>
              <w:spacing w:after="0"/>
              <w:jc w:val="center"/>
              <w:rPr>
                <w:rFonts w:cs="Calibri"/>
              </w:rPr>
            </w:pPr>
            <w:r>
              <w:rPr>
                <w:rFonts w:cs="Calibri"/>
                <w:b/>
                <w:kern w:val="0"/>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F422A6" w14:textId="77777777" w:rsidR="00CF260D" w:rsidRDefault="00CF260D">
            <w:pPr>
              <w:spacing w:after="0"/>
              <w:rPr>
                <w:rFonts w:cs="Calibri"/>
              </w:rPr>
            </w:pPr>
            <w:r>
              <w:rPr>
                <w:rFonts w:cs="Calibri"/>
                <w:b/>
              </w:rPr>
              <w:t>Max Length</w:t>
            </w:r>
          </w:p>
        </w:tc>
        <w:tc>
          <w:tcPr>
            <w:tcW w:w="1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E2302B" w14:textId="77777777" w:rsidR="00CF260D" w:rsidRDefault="00CF260D">
            <w:pPr>
              <w:spacing w:after="0"/>
              <w:rPr>
                <w:rFonts w:cs="Calibri"/>
              </w:rPr>
            </w:pPr>
            <w:r>
              <w:rPr>
                <w:rFonts w:cs="Calibri"/>
                <w:b/>
              </w:rPr>
              <w:t>Type</w:t>
            </w:r>
          </w:p>
        </w:tc>
      </w:tr>
      <w:tr w:rsidR="00CF260D" w14:paraId="762EA0D5" w14:textId="77777777" w:rsidTr="008133DD">
        <w:trPr>
          <w:trHeight w:val="251"/>
        </w:trPr>
        <w:tc>
          <w:tcPr>
            <w:tcW w:w="1555" w:type="dxa"/>
            <w:tcBorders>
              <w:top w:val="single" w:sz="4" w:space="0" w:color="auto"/>
              <w:left w:val="single" w:sz="4" w:space="0" w:color="auto"/>
              <w:bottom w:val="single" w:sz="4" w:space="0" w:color="auto"/>
              <w:right w:val="single" w:sz="4" w:space="0" w:color="auto"/>
            </w:tcBorders>
            <w:vAlign w:val="center"/>
            <w:hideMark/>
          </w:tcPr>
          <w:p w14:paraId="35B241E7" w14:textId="77777777" w:rsidR="00CF260D" w:rsidRDefault="00CF260D">
            <w:pPr>
              <w:spacing w:after="0"/>
              <w:rPr>
                <w:rFonts w:cs="Calibri"/>
              </w:rPr>
            </w:pPr>
            <w:r>
              <w:rPr>
                <w:rFonts w:cs="Calibri"/>
              </w:rPr>
              <w:t>Authorization</w:t>
            </w:r>
          </w:p>
        </w:tc>
        <w:tc>
          <w:tcPr>
            <w:tcW w:w="6593" w:type="dxa"/>
            <w:tcBorders>
              <w:top w:val="single" w:sz="4" w:space="0" w:color="auto"/>
              <w:left w:val="single" w:sz="4" w:space="0" w:color="auto"/>
              <w:bottom w:val="single" w:sz="4" w:space="0" w:color="auto"/>
              <w:right w:val="single" w:sz="4" w:space="0" w:color="auto"/>
            </w:tcBorders>
            <w:vAlign w:val="center"/>
            <w:hideMark/>
          </w:tcPr>
          <w:p w14:paraId="12971E0D" w14:textId="77777777" w:rsidR="00CF260D" w:rsidRDefault="00CF260D">
            <w:pPr>
              <w:spacing w:after="0"/>
              <w:rPr>
                <w:rFonts w:cs="Calibri"/>
              </w:rPr>
            </w:pPr>
            <w:r>
              <w:rPr>
                <w:rFonts w:cs="Calibri"/>
                <w:shd w:val="clear" w:color="auto" w:fill="FFFFFF"/>
              </w:rPr>
              <w:t>Token acquired from Azure AD based on the user credentials for further API calls. e.g., msal.accesstoken : { token: "&lt;token value&gt;" }</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A68981D" w14:textId="77777777" w:rsidR="00CF260D" w:rsidRDefault="00CF260D">
            <w:pPr>
              <w:spacing w:after="0"/>
              <w:jc w:val="center"/>
              <w:rPr>
                <w:rFonts w:cs="Calibri"/>
              </w:rPr>
            </w:pPr>
            <w:r>
              <w:rPr>
                <w:rFonts w:cs="Calibri"/>
              </w:rPr>
              <w:t>M-Public</w:t>
            </w:r>
          </w:p>
        </w:tc>
        <w:tc>
          <w:tcPr>
            <w:tcW w:w="1419" w:type="dxa"/>
            <w:tcBorders>
              <w:top w:val="single" w:sz="4" w:space="0" w:color="auto"/>
              <w:left w:val="single" w:sz="4" w:space="0" w:color="auto"/>
              <w:bottom w:val="single" w:sz="4" w:space="0" w:color="auto"/>
              <w:right w:val="single" w:sz="4" w:space="0" w:color="auto"/>
            </w:tcBorders>
            <w:vAlign w:val="center"/>
            <w:hideMark/>
          </w:tcPr>
          <w:p w14:paraId="29A05DA3" w14:textId="77777777" w:rsidR="00CF260D" w:rsidRDefault="00CF260D">
            <w:pPr>
              <w:spacing w:after="0"/>
              <w:jc w:val="center"/>
              <w:rPr>
                <w:rFonts w:cs="Calibri"/>
              </w:rPr>
            </w:pPr>
            <w:r>
              <w:rPr>
                <w:rFonts w:cs="Calibri"/>
              </w:rPr>
              <w:t>-</w:t>
            </w:r>
          </w:p>
        </w:tc>
        <w:tc>
          <w:tcPr>
            <w:tcW w:w="1423" w:type="dxa"/>
            <w:tcBorders>
              <w:top w:val="single" w:sz="4" w:space="0" w:color="auto"/>
              <w:left w:val="single" w:sz="4" w:space="0" w:color="auto"/>
              <w:bottom w:val="single" w:sz="4" w:space="0" w:color="auto"/>
              <w:right w:val="single" w:sz="4" w:space="0" w:color="auto"/>
            </w:tcBorders>
            <w:vAlign w:val="center"/>
            <w:hideMark/>
          </w:tcPr>
          <w:p w14:paraId="08350C89" w14:textId="77777777" w:rsidR="00CF260D" w:rsidRDefault="00CF260D">
            <w:pPr>
              <w:spacing w:after="0"/>
              <w:rPr>
                <w:rFonts w:cs="Calibri"/>
              </w:rPr>
            </w:pPr>
            <w:r>
              <w:rPr>
                <w:rFonts w:cs="Calibri"/>
              </w:rPr>
              <w:t>String</w:t>
            </w:r>
          </w:p>
        </w:tc>
      </w:tr>
    </w:tbl>
    <w:p w14:paraId="16E98B70" w14:textId="6C373F4B" w:rsidR="00E66A32" w:rsidRPr="00C071DF" w:rsidRDefault="00E66A32" w:rsidP="00AB28FF">
      <w:pPr>
        <w:pStyle w:val="Heading3"/>
      </w:pPr>
      <w:r>
        <w:t>Input Body</w:t>
      </w:r>
      <w:r w:rsidR="00AB28FF">
        <w:t xml:space="preserve">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423"/>
      </w:tblGrid>
      <w:tr w:rsidR="00252D58" w:rsidRPr="00252D58" w14:paraId="0F2E94A7" w14:textId="77777777" w:rsidTr="00252D58">
        <w:trPr>
          <w:trHeight w:val="224"/>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6CC0A4"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27294B"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681AA8" w14:textId="77777777" w:rsidR="00252D58" w:rsidRPr="00252D58" w:rsidRDefault="00252D58" w:rsidP="00252D58">
            <w:pPr>
              <w:spacing w:after="0" w:line="256" w:lineRule="auto"/>
              <w:jc w:val="center"/>
              <w:rPr>
                <w:rFonts w:eastAsia="Calibri" w:cs="Calibri"/>
                <w:lang w:val="en-IN"/>
              </w:rPr>
            </w:pPr>
            <w:r w:rsidRPr="00252D58">
              <w:rPr>
                <w:rFonts w:eastAsia="Calibri" w:cs="Calibri"/>
                <w:b/>
                <w:kern w:val="0"/>
                <w:lang w:val="en-IN"/>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D374F9"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Max Length</w:t>
            </w:r>
          </w:p>
        </w:tc>
        <w:tc>
          <w:tcPr>
            <w:tcW w:w="1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3B5B68"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Type</w:t>
            </w:r>
          </w:p>
        </w:tc>
      </w:tr>
      <w:tr w:rsidR="00252D58" w:rsidRPr="00252D58" w14:paraId="44AE432F" w14:textId="77777777" w:rsidTr="00252D58">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0909856A"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plantId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4D4FF691"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ExternalID of Uploading Plant</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FB30852"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6252FDFD"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255</w:t>
            </w:r>
          </w:p>
        </w:tc>
        <w:tc>
          <w:tcPr>
            <w:tcW w:w="1423" w:type="dxa"/>
            <w:tcBorders>
              <w:top w:val="single" w:sz="4" w:space="0" w:color="auto"/>
              <w:left w:val="single" w:sz="4" w:space="0" w:color="auto"/>
              <w:bottom w:val="single" w:sz="4" w:space="0" w:color="auto"/>
              <w:right w:val="single" w:sz="4" w:space="0" w:color="auto"/>
            </w:tcBorders>
            <w:vAlign w:val="center"/>
            <w:hideMark/>
          </w:tcPr>
          <w:p w14:paraId="24E6C8B3"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String</w:t>
            </w:r>
          </w:p>
        </w:tc>
      </w:tr>
      <w:tr w:rsidR="00252D58" w:rsidRPr="00252D58" w14:paraId="7F954790" w14:textId="77777777" w:rsidTr="00252D58">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6C5438D7"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templatePath</w:t>
            </w:r>
          </w:p>
        </w:tc>
        <w:tc>
          <w:tcPr>
            <w:tcW w:w="6593" w:type="dxa"/>
            <w:tcBorders>
              <w:top w:val="single" w:sz="4" w:space="0" w:color="auto"/>
              <w:left w:val="single" w:sz="4" w:space="0" w:color="auto"/>
              <w:bottom w:val="single" w:sz="4" w:space="0" w:color="auto"/>
              <w:right w:val="single" w:sz="4" w:space="0" w:color="auto"/>
            </w:tcBorders>
            <w:vAlign w:val="center"/>
            <w:hideMark/>
          </w:tcPr>
          <w:p w14:paraId="761576FB"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File path</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0826429"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15493ECE"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255</w:t>
            </w:r>
          </w:p>
        </w:tc>
        <w:tc>
          <w:tcPr>
            <w:tcW w:w="1423" w:type="dxa"/>
            <w:tcBorders>
              <w:top w:val="single" w:sz="4" w:space="0" w:color="auto"/>
              <w:left w:val="single" w:sz="4" w:space="0" w:color="auto"/>
              <w:bottom w:val="single" w:sz="4" w:space="0" w:color="auto"/>
              <w:right w:val="single" w:sz="4" w:space="0" w:color="auto"/>
            </w:tcBorders>
            <w:vAlign w:val="center"/>
            <w:hideMark/>
          </w:tcPr>
          <w:p w14:paraId="35FB2A5F"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String</w:t>
            </w:r>
          </w:p>
        </w:tc>
      </w:tr>
    </w:tbl>
    <w:p w14:paraId="371C39D0" w14:textId="498A5F74" w:rsidR="00252D58" w:rsidRDefault="00252D58" w:rsidP="009A1C44">
      <w:pPr>
        <w:pStyle w:val="Heading3"/>
      </w:pPr>
      <w:r>
        <w:t>Output</w:t>
      </w:r>
      <w:r w:rsidR="00AB28FF">
        <w:t xml:space="preserve"> Header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1623"/>
      </w:tblGrid>
      <w:tr w:rsidR="00CF260D" w14:paraId="507DE410" w14:textId="77777777" w:rsidTr="00C071DF">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0D736C" w14:textId="77777777" w:rsidR="00CF260D" w:rsidRDefault="00CF260D">
            <w:pPr>
              <w:spacing w:after="0"/>
              <w:rPr>
                <w:rFonts w:cs="Calibri"/>
                <w:b/>
              </w:rPr>
            </w:pPr>
            <w:r>
              <w:rPr>
                <w:rFonts w:cs="Calibri"/>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111EDAB" w14:textId="77777777" w:rsidR="00CF260D" w:rsidRDefault="00CF260D">
            <w:pPr>
              <w:spacing w:after="0"/>
              <w:rPr>
                <w:rFonts w:cs="Calibri"/>
                <w:b/>
              </w:rPr>
            </w:pPr>
            <w:r>
              <w:rPr>
                <w:rFonts w:cs="Calibri"/>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7D7A77E" w14:textId="77777777" w:rsidR="00CF260D" w:rsidRDefault="00CF260D">
            <w:pPr>
              <w:spacing w:after="0"/>
              <w:jc w:val="center"/>
              <w:rPr>
                <w:rFonts w:cs="Calibri"/>
                <w:b/>
              </w:rPr>
            </w:pPr>
            <w:r>
              <w:rPr>
                <w:rFonts w:cs="Calibri"/>
                <w:b/>
                <w:kern w:val="0"/>
              </w:rPr>
              <w:t>M/O</w:t>
            </w:r>
          </w:p>
        </w:tc>
        <w:tc>
          <w:tcPr>
            <w:tcW w:w="16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741559A" w14:textId="77777777" w:rsidR="00CF260D" w:rsidRDefault="00CF260D">
            <w:pPr>
              <w:spacing w:after="0"/>
              <w:rPr>
                <w:rFonts w:cs="Calibri"/>
                <w:b/>
              </w:rPr>
            </w:pPr>
            <w:r>
              <w:rPr>
                <w:rFonts w:cs="Calibri"/>
                <w:b/>
              </w:rPr>
              <w:t>Type</w:t>
            </w:r>
          </w:p>
        </w:tc>
      </w:tr>
      <w:tr w:rsidR="00CF260D" w14:paraId="2CC03A84"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08A321F7" w14:textId="77777777" w:rsidR="00CF260D" w:rsidRDefault="00CF260D">
            <w:pPr>
              <w:spacing w:after="0"/>
              <w:rPr>
                <w:rFonts w:cs="Calibri"/>
                <w:b/>
              </w:rPr>
            </w:pPr>
            <w:r>
              <w:rPr>
                <w:rFonts w:cs="Calibri"/>
                <w:shd w:val="clear" w:color="auto" w:fill="FFFFFF"/>
              </w:rPr>
              <w:t>Content-Type</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55AC6A3" w14:textId="77777777" w:rsidR="00CF260D" w:rsidRDefault="00CF260D">
            <w:pPr>
              <w:spacing w:after="0"/>
              <w:rPr>
                <w:rFonts w:cs="Calibri"/>
                <w:b/>
              </w:rPr>
            </w:pPr>
            <w:r>
              <w:rPr>
                <w:rFonts w:cs="Calibri"/>
              </w:rPr>
              <w:t>Type of the content. It could be application/json, text/html, application/xml, etc. It lets the receiving entity know how to interpret the data.</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683471D" w14:textId="77777777" w:rsidR="00CF260D" w:rsidRDefault="00CF260D">
            <w:pPr>
              <w:spacing w:after="0"/>
              <w:jc w:val="center"/>
              <w:rPr>
                <w:rFonts w:cs="Calibri"/>
                <w:b/>
              </w:rPr>
            </w:pPr>
            <w:r>
              <w:rPr>
                <w:rFonts w:cs="Calibri"/>
              </w:rPr>
              <w:t>M-Public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654BEC97" w14:textId="77777777" w:rsidR="00CF260D" w:rsidRDefault="00CF260D">
            <w:pPr>
              <w:spacing w:after="0"/>
              <w:rPr>
                <w:rFonts w:cs="Calibri"/>
                <w:b/>
              </w:rPr>
            </w:pPr>
            <w:r>
              <w:rPr>
                <w:rFonts w:cs="Calibri"/>
              </w:rPr>
              <w:t>255</w:t>
            </w:r>
          </w:p>
        </w:tc>
      </w:tr>
      <w:tr w:rsidR="00CF260D" w14:paraId="7EAB073E"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6591B5BD" w14:textId="77777777" w:rsidR="00CF260D" w:rsidRDefault="00CF260D">
            <w:pPr>
              <w:spacing w:after="0"/>
              <w:rPr>
                <w:rFonts w:cs="Calibri"/>
              </w:rPr>
            </w:pPr>
            <w:r>
              <w:rPr>
                <w:rFonts w:cs="Calibri"/>
                <w:shd w:val="clear" w:color="auto" w:fill="FFFFFF"/>
              </w:rPr>
              <w:t>Content-Length</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21F6010F" w14:textId="1C2EDD7A" w:rsidR="00CF260D" w:rsidRDefault="00CF260D">
            <w:pPr>
              <w:spacing w:after="0"/>
              <w:rPr>
                <w:rFonts w:cs="Calibri"/>
              </w:rPr>
            </w:pPr>
            <w:r>
              <w:rPr>
                <w:rFonts w:cs="Calibri"/>
              </w:rPr>
              <w:t>Length of the content</w:t>
            </w:r>
            <w:r w:rsidR="00E01C01">
              <w:rPr>
                <w:rFonts w:cs="Calibri"/>
              </w:rPr>
              <w:t>.</w:t>
            </w:r>
            <w:r>
              <w:t xml:space="preserve"> </w:t>
            </w:r>
            <w:r>
              <w:rPr>
                <w:rFonts w:cs="Calibri"/>
              </w:rPr>
              <w:t>This is an HTTP header that indicates the size of the body data in bytes.</w:t>
            </w:r>
          </w:p>
          <w:p w14:paraId="7593576A" w14:textId="518EB816" w:rsidR="00CF260D" w:rsidRDefault="00CF260D">
            <w:pPr>
              <w:spacing w:after="0"/>
              <w:rPr>
                <w:rFonts w:cs="Calibri"/>
              </w:rPr>
            </w:pPr>
            <w:r>
              <w:rPr>
                <w:rFonts w:cs="Calibri"/>
              </w:rPr>
              <w:t>It</w:t>
            </w:r>
            <w:r w:rsidR="00423BD1">
              <w:rPr>
                <w:rFonts w:cs="Calibri"/>
              </w:rPr>
              <w:t xml:space="preserve"> i</w:t>
            </w:r>
            <w:r>
              <w:rPr>
                <w:rFonts w:cs="Calibri"/>
              </w:rPr>
              <w:t>s used to let the receiving entity know how much data to expect.</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08D7BD7"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3ED4A42C" w14:textId="77777777" w:rsidR="00CF260D" w:rsidRDefault="00CF260D">
            <w:pPr>
              <w:spacing w:after="0"/>
              <w:rPr>
                <w:rFonts w:cs="Calibri"/>
              </w:rPr>
            </w:pPr>
            <w:r>
              <w:rPr>
                <w:rFonts w:cs="Calibri"/>
              </w:rPr>
              <w:t>255</w:t>
            </w:r>
          </w:p>
        </w:tc>
      </w:tr>
      <w:tr w:rsidR="00CF260D" w14:paraId="28B70D11"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0241DEDF" w14:textId="77777777" w:rsidR="00CF260D" w:rsidRDefault="00CF260D">
            <w:pPr>
              <w:spacing w:after="0"/>
              <w:rPr>
                <w:rFonts w:cs="Calibri"/>
                <w:shd w:val="clear" w:color="auto" w:fill="FFFFFF"/>
              </w:rPr>
            </w:pPr>
            <w:r>
              <w:rPr>
                <w:rFonts w:cs="Calibri"/>
                <w:shd w:val="clear" w:color="auto" w:fill="FFFFFF"/>
              </w:rPr>
              <w:t xml:space="preserve">date </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40FC28A" w14:textId="77777777" w:rsidR="00CF260D" w:rsidRDefault="00CF260D">
            <w:pPr>
              <w:spacing w:after="0"/>
              <w:rPr>
                <w:rFonts w:cs="Calibri"/>
              </w:rPr>
            </w:pPr>
            <w:r>
              <w:rPr>
                <w:rFonts w:cs="Calibri"/>
              </w:rPr>
              <w:t xml:space="preserve">Date of operation execution </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BA70472"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316271DE" w14:textId="77777777" w:rsidR="00CF260D" w:rsidRDefault="00CF260D">
            <w:pPr>
              <w:spacing w:after="0"/>
              <w:rPr>
                <w:rFonts w:cs="Calibri"/>
              </w:rPr>
            </w:pPr>
            <w:r>
              <w:rPr>
                <w:rFonts w:cs="Calibri"/>
              </w:rPr>
              <w:t>255</w:t>
            </w:r>
          </w:p>
        </w:tc>
      </w:tr>
      <w:tr w:rsidR="00CF260D" w14:paraId="0CA6E7B7"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117D2097" w14:textId="77777777" w:rsidR="00CF260D" w:rsidRDefault="00CF260D">
            <w:pPr>
              <w:spacing w:after="0"/>
              <w:rPr>
                <w:rFonts w:cs="Calibri"/>
                <w:shd w:val="clear" w:color="auto" w:fill="FFFFFF"/>
              </w:rPr>
            </w:pPr>
            <w:r>
              <w:rPr>
                <w:rFonts w:cs="Calibri"/>
                <w:shd w:val="clear" w:color="auto" w:fill="FFFFFF"/>
              </w:rPr>
              <w:t>ocp-apim-apiid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08580B6A" w14:textId="1AC0371C" w:rsidR="00CF260D" w:rsidRDefault="00CF260D">
            <w:pPr>
              <w:spacing w:after="0"/>
              <w:rPr>
                <w:rFonts w:cs="Calibri"/>
              </w:rPr>
            </w:pPr>
            <w:r>
              <w:rPr>
                <w:rFonts w:cs="Calibri"/>
              </w:rPr>
              <w:t>This field holds the unique identifier of the API in A</w:t>
            </w:r>
            <w:r w:rsidR="00701373">
              <w:rPr>
                <w:rFonts w:cs="Calibri"/>
              </w:rPr>
              <w:t>WS API Gateway</w:t>
            </w:r>
            <w:r>
              <w:rPr>
                <w:rFonts w:cs="Calibri"/>
              </w:rPr>
              <w:t>. This identifier is used within the API</w:t>
            </w:r>
            <w:r w:rsidR="006F6F8F">
              <w:rPr>
                <w:rFonts w:cs="Calibri"/>
              </w:rPr>
              <w:t xml:space="preserve"> Gateway</w:t>
            </w:r>
            <w:r>
              <w:rPr>
                <w:rFonts w:cs="Calibri"/>
              </w:rPr>
              <w:t xml:space="preserve"> instance to distinguish between different APIs.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4BA8AB8"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73688AEF" w14:textId="77777777" w:rsidR="00CF260D" w:rsidRDefault="00CF260D">
            <w:pPr>
              <w:spacing w:after="0"/>
              <w:rPr>
                <w:rFonts w:cs="Calibri"/>
              </w:rPr>
            </w:pPr>
            <w:r>
              <w:rPr>
                <w:rFonts w:cs="Calibri"/>
              </w:rPr>
              <w:t>255</w:t>
            </w:r>
          </w:p>
        </w:tc>
      </w:tr>
      <w:tr w:rsidR="00CF260D" w14:paraId="4C645344"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7A1418BD" w14:textId="77777777" w:rsidR="00CF260D" w:rsidRDefault="00CF260D">
            <w:pPr>
              <w:spacing w:after="0"/>
              <w:rPr>
                <w:rFonts w:cs="Calibri"/>
                <w:shd w:val="clear" w:color="auto" w:fill="FFFFFF"/>
              </w:rPr>
            </w:pPr>
            <w:r>
              <w:rPr>
                <w:rFonts w:cs="Calibri"/>
                <w:shd w:val="clear" w:color="auto" w:fill="FFFFFF"/>
              </w:rPr>
              <w:t>ocp-apim-operationid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00612E1" w14:textId="5D9D2BCF" w:rsidR="00CF260D" w:rsidRDefault="00CF260D">
            <w:pPr>
              <w:spacing w:after="0"/>
              <w:rPr>
                <w:rFonts w:cs="Calibri"/>
              </w:rPr>
            </w:pPr>
            <w:r>
              <w:rPr>
                <w:rFonts w:cs="Calibri"/>
              </w:rPr>
              <w:t>This field contains the unique identifier for a particular operation within an API in API</w:t>
            </w:r>
            <w:r w:rsidR="00701373">
              <w:rPr>
                <w:rFonts w:cs="Calibri"/>
              </w:rPr>
              <w:t xml:space="preserve"> Gateway</w:t>
            </w:r>
            <w:r>
              <w:rPr>
                <w:rFonts w:cs="Calibri"/>
              </w:rPr>
              <w:t>. This helps in tracing the specific operation or method that was invoked.</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40F2445"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43EF3F83" w14:textId="77777777" w:rsidR="00CF260D" w:rsidRDefault="00CF260D">
            <w:pPr>
              <w:spacing w:after="0"/>
              <w:rPr>
                <w:rFonts w:cs="Calibri"/>
              </w:rPr>
            </w:pPr>
            <w:r>
              <w:rPr>
                <w:rFonts w:cs="Calibri"/>
              </w:rPr>
              <w:t>255</w:t>
            </w:r>
          </w:p>
        </w:tc>
      </w:tr>
      <w:tr w:rsidR="00CF260D" w14:paraId="44DF37C8"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3FDB26E7" w14:textId="77777777" w:rsidR="00CF260D" w:rsidRDefault="00CF260D">
            <w:pPr>
              <w:spacing w:after="0"/>
              <w:rPr>
                <w:rFonts w:cs="Calibri"/>
                <w:shd w:val="clear" w:color="auto" w:fill="FFFFFF"/>
              </w:rPr>
            </w:pPr>
            <w:r>
              <w:rPr>
                <w:rFonts w:cs="Calibri"/>
                <w:shd w:val="clear" w:color="auto" w:fill="FFFFFF"/>
              </w:rPr>
              <w:t>ocp-apim-productid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55704588" w14:textId="0A4BCE7F" w:rsidR="00CF260D" w:rsidRDefault="00CF260D">
            <w:pPr>
              <w:spacing w:after="0"/>
              <w:rPr>
                <w:rFonts w:cs="Calibri"/>
              </w:rPr>
            </w:pPr>
            <w:r>
              <w:rPr>
                <w:rFonts w:cs="Calibri"/>
              </w:rPr>
              <w:t>This field contains the unique identifier of the product with which the API is associated. In API</w:t>
            </w:r>
            <w:r w:rsidR="006F6F8F">
              <w:rPr>
                <w:rFonts w:cs="Calibri"/>
              </w:rPr>
              <w:t xml:space="preserve"> Gateway</w:t>
            </w:r>
            <w:r>
              <w:rPr>
                <w:rFonts w:cs="Calibri"/>
              </w:rPr>
              <w:t>, APIs can be grouped into products, and this field helps identify which product the API belongs to.</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4F285589"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59664E85" w14:textId="77777777" w:rsidR="00CF260D" w:rsidRDefault="00CF260D">
            <w:pPr>
              <w:spacing w:after="0"/>
              <w:rPr>
                <w:rFonts w:cs="Calibri"/>
              </w:rPr>
            </w:pPr>
            <w:r>
              <w:rPr>
                <w:rFonts w:cs="Calibri"/>
              </w:rPr>
              <w:t>255</w:t>
            </w:r>
          </w:p>
        </w:tc>
      </w:tr>
      <w:tr w:rsidR="00CF260D" w14:paraId="59DDA20A"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426BC9F9" w14:textId="77777777" w:rsidR="00CF260D" w:rsidRDefault="00CF260D">
            <w:pPr>
              <w:spacing w:after="0"/>
              <w:rPr>
                <w:rFonts w:cs="Calibri"/>
                <w:shd w:val="clear" w:color="auto" w:fill="FFFFFF"/>
              </w:rPr>
            </w:pPr>
            <w:r>
              <w:rPr>
                <w:rFonts w:cs="Calibri"/>
                <w:shd w:val="clear" w:color="auto" w:fill="FFFFFF"/>
              </w:rPr>
              <w:t>ocp-apim-subscriptionid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C3038E3" w14:textId="26810C7D" w:rsidR="00CF260D" w:rsidRDefault="00CF260D">
            <w:pPr>
              <w:spacing w:after="0"/>
              <w:rPr>
                <w:rFonts w:cs="Calibri"/>
              </w:rPr>
            </w:pPr>
            <w:r>
              <w:rPr>
                <w:rFonts w:cs="Calibri"/>
              </w:rPr>
              <w:t>This field contains the unique identifier of the subscription associated with the API</w:t>
            </w:r>
            <w:r w:rsidR="006F6F8F">
              <w:rPr>
                <w:rFonts w:cs="Calibri"/>
              </w:rPr>
              <w:t xml:space="preserve"> Gateway</w:t>
            </w:r>
            <w:r>
              <w:rPr>
                <w:rFonts w:cs="Calibri"/>
              </w:rPr>
              <w:t xml:space="preserve"> instance. In API</w:t>
            </w:r>
            <w:r w:rsidR="00980274">
              <w:rPr>
                <w:rFonts w:cs="Calibri"/>
              </w:rPr>
              <w:t xml:space="preserve"> Gateway</w:t>
            </w:r>
            <w:r>
              <w:rPr>
                <w:rFonts w:cs="Calibri"/>
              </w:rPr>
              <w:t>, a subscription relates to the agreement to use an API and provides the primary means for authorization.</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210337BB"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137DBD8E" w14:textId="77777777" w:rsidR="00CF260D" w:rsidRDefault="00CF260D">
            <w:pPr>
              <w:spacing w:after="0"/>
              <w:rPr>
                <w:rFonts w:cs="Calibri"/>
              </w:rPr>
            </w:pPr>
            <w:r>
              <w:rPr>
                <w:rFonts w:cs="Calibri"/>
              </w:rPr>
              <w:t>255</w:t>
            </w:r>
          </w:p>
        </w:tc>
      </w:tr>
      <w:tr w:rsidR="00CF260D" w14:paraId="441F8958"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269E2EFA" w14:textId="77777777" w:rsidR="00CF260D" w:rsidRDefault="00CF260D">
            <w:pPr>
              <w:spacing w:after="0"/>
              <w:rPr>
                <w:rFonts w:cs="Calibri"/>
                <w:shd w:val="clear" w:color="auto" w:fill="FFFFFF"/>
              </w:rPr>
            </w:pPr>
            <w:r>
              <w:rPr>
                <w:rFonts w:cs="Calibri"/>
                <w:shd w:val="clear" w:color="auto" w:fill="FFFFFF"/>
              </w:rPr>
              <w:t>ocp-apim-trace-location</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1D7D0264" w14:textId="32A4156A" w:rsidR="00CF260D" w:rsidRDefault="00CF260D">
            <w:pPr>
              <w:spacing w:after="0"/>
              <w:rPr>
                <w:rFonts w:cs="Calibri"/>
              </w:rPr>
            </w:pPr>
            <w:r>
              <w:rPr>
                <w:rFonts w:cs="Calibri"/>
              </w:rPr>
              <w:t>This field contains the URL where the trace output can be found. This is typically used for debugging purposes. When API</w:t>
            </w:r>
            <w:r w:rsidR="00980274">
              <w:rPr>
                <w:rFonts w:cs="Calibri"/>
              </w:rPr>
              <w:t xml:space="preserve"> Gateway</w:t>
            </w:r>
            <w:r>
              <w:rPr>
                <w:rFonts w:cs="Calibri"/>
              </w:rPr>
              <w:t xml:space="preserve"> tracing is enabled, detailed information about the request and response is written to this location, which can help troubleshoot issues.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FD17A70"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0252F8CD" w14:textId="77777777" w:rsidR="00CF260D" w:rsidRDefault="00CF260D">
            <w:pPr>
              <w:spacing w:after="0"/>
              <w:rPr>
                <w:rFonts w:cs="Calibri"/>
              </w:rPr>
            </w:pPr>
            <w:r>
              <w:rPr>
                <w:rFonts w:cs="Calibri"/>
              </w:rPr>
              <w:t>255</w:t>
            </w:r>
          </w:p>
        </w:tc>
      </w:tr>
    </w:tbl>
    <w:p w14:paraId="08D2E50B" w14:textId="410439A8" w:rsidR="00AB28FF" w:rsidRDefault="00AB28FF" w:rsidP="00AB28FF">
      <w:pPr>
        <w:pStyle w:val="Heading3"/>
      </w:pPr>
      <w:r>
        <w:t>Output Body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1623"/>
      </w:tblGrid>
      <w:tr w:rsidR="00CF260D" w14:paraId="02F66EA0" w14:textId="77777777" w:rsidTr="00285958">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013AC61" w14:textId="77777777" w:rsidR="00CF260D" w:rsidRDefault="00CF260D">
            <w:pPr>
              <w:spacing w:after="0"/>
              <w:rPr>
                <w:rFonts w:cs="Calibri"/>
                <w:b/>
              </w:rPr>
            </w:pPr>
            <w:r>
              <w:rPr>
                <w:rFonts w:cs="Calibri"/>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DC8DC14" w14:textId="77777777" w:rsidR="00CF260D" w:rsidRDefault="00CF260D">
            <w:pPr>
              <w:spacing w:after="0"/>
              <w:rPr>
                <w:rFonts w:cs="Calibri"/>
                <w:b/>
              </w:rPr>
            </w:pPr>
            <w:r>
              <w:rPr>
                <w:rFonts w:cs="Calibri"/>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DAFD91D" w14:textId="77777777" w:rsidR="00CF260D" w:rsidRDefault="00CF260D">
            <w:pPr>
              <w:spacing w:after="0"/>
              <w:jc w:val="center"/>
              <w:rPr>
                <w:rFonts w:cs="Calibri"/>
                <w:b/>
              </w:rPr>
            </w:pPr>
            <w:r>
              <w:rPr>
                <w:rFonts w:cs="Calibri"/>
                <w:b/>
                <w:kern w:val="0"/>
              </w:rPr>
              <w:t>M/O</w:t>
            </w:r>
          </w:p>
        </w:tc>
        <w:tc>
          <w:tcPr>
            <w:tcW w:w="16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E28EC19" w14:textId="77777777" w:rsidR="00CF260D" w:rsidRDefault="00CF260D">
            <w:pPr>
              <w:spacing w:after="0"/>
              <w:rPr>
                <w:rFonts w:cs="Calibri"/>
                <w:b/>
              </w:rPr>
            </w:pPr>
            <w:r>
              <w:rPr>
                <w:rFonts w:cs="Calibri"/>
                <w:b/>
              </w:rPr>
              <w:t>Type</w:t>
            </w:r>
          </w:p>
        </w:tc>
      </w:tr>
      <w:tr w:rsidR="00CF260D" w14:paraId="72E43391"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FEA733" w14:textId="77777777" w:rsidR="00CF260D" w:rsidRDefault="00CF260D">
            <w:pPr>
              <w:spacing w:after="0"/>
              <w:rPr>
                <w:rFonts w:cs="Calibri"/>
              </w:rPr>
            </w:pPr>
            <w:r>
              <w:rPr>
                <w:rFonts w:cs="Calibri"/>
              </w:rPr>
              <w:t>errorManagement</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61166A" w14:textId="77777777" w:rsidR="00CF260D" w:rsidRDefault="00CF260D">
            <w:pPr>
              <w:spacing w:after="0"/>
              <w:rPr>
                <w:rFonts w:cs="Calibri"/>
              </w:rPr>
            </w:pPr>
            <w:r>
              <w:rPr>
                <w:rFonts w:cs="Calibri"/>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5A48B" w14:textId="77777777" w:rsidR="00CF260D" w:rsidRDefault="00CF260D">
            <w:pPr>
              <w:spacing w:after="0"/>
              <w:jc w:val="center"/>
              <w:rPr>
                <w:rFonts w:cs="Calibri"/>
              </w:rPr>
            </w:pPr>
            <w:r>
              <w:rPr>
                <w:rFonts w:cs="Calibri"/>
              </w:rPr>
              <w:t>O</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63FA3" w14:textId="77777777" w:rsidR="00CF260D" w:rsidRDefault="00CF260D">
            <w:pPr>
              <w:spacing w:after="0"/>
              <w:rPr>
                <w:rFonts w:cs="Calibri"/>
              </w:rPr>
            </w:pPr>
            <w:r>
              <w:rPr>
                <w:rFonts w:cs="Calibri"/>
              </w:rPr>
              <w:t>Object</w:t>
            </w:r>
          </w:p>
        </w:tc>
      </w:tr>
      <w:tr w:rsidR="00CF260D" w14:paraId="5B04AD49"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9B3C56" w14:textId="77777777" w:rsidR="00CF260D" w:rsidRDefault="00CF260D">
            <w:pPr>
              <w:spacing w:after="0"/>
              <w:rPr>
                <w:rFonts w:cs="Calibri"/>
              </w:rPr>
            </w:pPr>
            <w:r>
              <w:rPr>
                <w:rFonts w:cs="Calibri"/>
              </w:rPr>
              <w:t>errorCode</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66700E" w14:textId="77777777" w:rsidR="00CF260D" w:rsidRDefault="00CF260D">
            <w:pPr>
              <w:spacing w:after="0"/>
              <w:rPr>
                <w:rFonts w:cs="Calibri"/>
              </w:rPr>
            </w:pPr>
            <w:r>
              <w:rPr>
                <w:rFonts w:cs="Calibri"/>
              </w:rPr>
              <w:t>This is a numeric identifier associated with the specific type of error that occurred. Each type of error has a unique code. These codes can be used for categorizing, prioritizing, and systematically handling errors.</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E5A77F" w14:textId="77777777" w:rsidR="00CF260D" w:rsidRDefault="00CF260D">
            <w:pPr>
              <w:spacing w:after="0"/>
              <w:jc w:val="center"/>
              <w:rPr>
                <w:rFonts w:cs="Calibri"/>
              </w:rPr>
            </w:pPr>
            <w:r>
              <w:rPr>
                <w:rFonts w:cs="Calibri"/>
              </w:rPr>
              <w:t>M</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787E2" w14:textId="77777777" w:rsidR="00CF260D" w:rsidRDefault="00CF260D">
            <w:pPr>
              <w:spacing w:after="0"/>
              <w:rPr>
                <w:rFonts w:cs="Calibri"/>
              </w:rPr>
            </w:pPr>
            <w:r>
              <w:rPr>
                <w:rFonts w:cs="Calibri"/>
              </w:rPr>
              <w:t>String</w:t>
            </w:r>
          </w:p>
        </w:tc>
      </w:tr>
      <w:tr w:rsidR="00CF260D" w14:paraId="154CC208"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8AE99" w14:textId="77777777" w:rsidR="00CF260D" w:rsidRDefault="00CF260D">
            <w:pPr>
              <w:spacing w:after="0"/>
              <w:rPr>
                <w:rFonts w:cs="Calibri"/>
              </w:rPr>
            </w:pPr>
            <w:r>
              <w:rPr>
                <w:rFonts w:cs="Calibri"/>
              </w:rPr>
              <w:t>errorDescription</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EFEB1" w14:textId="77777777" w:rsidR="00CF260D" w:rsidRDefault="00CF260D">
            <w:pPr>
              <w:spacing w:after="0"/>
              <w:rPr>
                <w:rFonts w:cs="Calibri"/>
              </w:rPr>
            </w:pPr>
            <w:r>
              <w:rPr>
                <w:rFonts w:cs="Calibri"/>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DC7B6" w14:textId="77777777" w:rsidR="00CF260D" w:rsidRDefault="00CF260D">
            <w:pPr>
              <w:spacing w:after="0"/>
              <w:jc w:val="center"/>
              <w:rPr>
                <w:rFonts w:cs="Calibri"/>
              </w:rPr>
            </w:pPr>
            <w:r>
              <w:rPr>
                <w:rFonts w:cs="Calibri"/>
              </w:rPr>
              <w:t>M</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B34AE3" w14:textId="77777777" w:rsidR="00CF260D" w:rsidRDefault="00CF260D">
            <w:pPr>
              <w:spacing w:after="0"/>
              <w:rPr>
                <w:rFonts w:cs="Calibri"/>
              </w:rPr>
            </w:pPr>
            <w:r>
              <w:rPr>
                <w:rFonts w:cs="Calibri"/>
              </w:rPr>
              <w:t>String</w:t>
            </w:r>
          </w:p>
        </w:tc>
      </w:tr>
      <w:tr w:rsidR="00CF260D" w14:paraId="76D74810" w14:textId="77777777" w:rsidTr="00285958">
        <w:trPr>
          <w:trHeight w:val="5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C5F09" w14:textId="77777777" w:rsidR="00CF260D" w:rsidRDefault="00CF260D">
            <w:pPr>
              <w:contextualSpacing/>
              <w:rPr>
                <w:rFonts w:cs="Calibri"/>
              </w:rPr>
            </w:pPr>
            <w:r>
              <w:rPr>
                <w:rFonts w:cs="Calibri"/>
              </w:rPr>
              <w:t>services</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96A39A" w14:textId="54A3CF4E" w:rsidR="00CF260D" w:rsidRDefault="00CF260D">
            <w:pPr>
              <w:spacing w:after="0"/>
              <w:rPr>
                <w:rFonts w:cs="Calibri"/>
              </w:rPr>
            </w:pPr>
            <w:r>
              <w:rPr>
                <w:rFonts w:cs="Calibri"/>
              </w:rPr>
              <w:t xml:space="preserve">This refers to the array or list of Service objects that have been created </w:t>
            </w:r>
            <w:r w:rsidR="00CA2DCF">
              <w:rPr>
                <w:rFonts w:cs="Calibri"/>
              </w:rPr>
              <w:t>because of</w:t>
            </w:r>
            <w:r>
              <w:rPr>
                <w:rFonts w:cs="Calibri"/>
              </w:rPr>
              <w:t xml:space="preserve"> the operation.</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0F21CA" w14:textId="77777777" w:rsidR="00CF260D" w:rsidRDefault="00CF260D">
            <w:pPr>
              <w:spacing w:after="0"/>
              <w:jc w:val="center"/>
              <w:rPr>
                <w:rFonts w:cs="Calibri"/>
              </w:rPr>
            </w:pPr>
            <w:r>
              <w:rPr>
                <w:rFonts w:cs="Calibri"/>
              </w:rPr>
              <w:t>O</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9009DC" w14:textId="77777777" w:rsidR="00CF260D" w:rsidRDefault="00CF260D">
            <w:pPr>
              <w:spacing w:after="0"/>
              <w:rPr>
                <w:rFonts w:cs="Calibri"/>
              </w:rPr>
            </w:pPr>
            <w:r>
              <w:rPr>
                <w:rFonts w:cs="Calibri"/>
              </w:rPr>
              <w:t>List</w:t>
            </w:r>
          </w:p>
        </w:tc>
      </w:tr>
      <w:tr w:rsidR="00CF260D" w14:paraId="73825B8A"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F4737E" w14:textId="77777777" w:rsidR="00CF260D" w:rsidRDefault="00CF260D">
            <w:pPr>
              <w:spacing w:after="0"/>
              <w:rPr>
                <w:rFonts w:cs="Calibri"/>
              </w:rPr>
            </w:pPr>
            <w:r>
              <w:rPr>
                <w:rFonts w:cs="Calibri"/>
              </w:rPr>
              <w:t xml:space="preserve">Status </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FF6EFC" w14:textId="77777777" w:rsidR="00CF260D" w:rsidRDefault="00CF260D">
            <w:pPr>
              <w:spacing w:after="0"/>
              <w:rPr>
                <w:rFonts w:cs="Calibri"/>
              </w:rPr>
            </w:pPr>
            <w:r>
              <w:rPr>
                <w:rFonts w:cs="Calibri"/>
              </w:rPr>
              <w:t xml:space="preserve">Displays the KPI creation status </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517498" w14:textId="77777777" w:rsidR="00CF260D" w:rsidRDefault="00CF260D">
            <w:pPr>
              <w:spacing w:after="0"/>
              <w:jc w:val="center"/>
              <w:rPr>
                <w:rFonts w:cs="Calibri"/>
              </w:rPr>
            </w:pPr>
            <w:r>
              <w:rPr>
                <w:rFonts w:cs="Calibri"/>
              </w:rPr>
              <w:t xml:space="preserve">M </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F2A3CB" w14:textId="77777777" w:rsidR="00CF260D" w:rsidRDefault="00CF260D">
            <w:pPr>
              <w:spacing w:after="0"/>
              <w:rPr>
                <w:rFonts w:cs="Calibri"/>
              </w:rPr>
            </w:pPr>
            <w:r>
              <w:rPr>
                <w:rFonts w:cs="Calibri"/>
              </w:rPr>
              <w:t xml:space="preserve">String </w:t>
            </w:r>
          </w:p>
        </w:tc>
      </w:tr>
    </w:tbl>
    <w:p w14:paraId="177E2822" w14:textId="457ADA32" w:rsidR="00AB33F8" w:rsidRPr="005F1DED" w:rsidRDefault="0093529D" w:rsidP="009A1C44">
      <w:pPr>
        <w:pStyle w:val="Heading3"/>
      </w:pPr>
      <w:r>
        <w:br w:type="column"/>
      </w:r>
      <w:r w:rsidR="00AB33F8" w:rsidRPr="005F1DED">
        <w:t>API Precondition</w:t>
      </w:r>
    </w:p>
    <w:p w14:paraId="5DD66EE0" w14:textId="77777777" w:rsidR="00AB33F8" w:rsidRDefault="00AB33F8" w:rsidP="00AB33F8">
      <w:pPr>
        <w:rPr>
          <w:rFonts w:cs="Calibri"/>
        </w:rPr>
      </w:pPr>
      <w:r w:rsidRPr="006E2058">
        <w:rPr>
          <w:rFonts w:cs="Calibri"/>
        </w:rPr>
        <w:t>To fetch the response from the KPI creation operation,</w:t>
      </w:r>
      <w:r>
        <w:rPr>
          <w:rFonts w:cs="Calibri"/>
        </w:rPr>
        <w:t xml:space="preserve"> the a</w:t>
      </w:r>
      <w:r w:rsidRPr="00305A2E">
        <w:rPr>
          <w:rFonts w:cs="Calibri"/>
        </w:rPr>
        <w:t xml:space="preserve">uthorization token </w:t>
      </w:r>
      <w:r w:rsidRPr="006E2058">
        <w:rPr>
          <w:rFonts w:cs="Calibri"/>
        </w:rPr>
        <w:t>must exist.</w:t>
      </w:r>
    </w:p>
    <w:p w14:paraId="332520C3" w14:textId="6BFDE8C3" w:rsidR="006804DE" w:rsidRDefault="00C771D1" w:rsidP="009A1C44">
      <w:pPr>
        <w:pStyle w:val="Heading3"/>
      </w:pPr>
      <w:r>
        <w:t>Specification</w:t>
      </w:r>
    </w:p>
    <w:tbl>
      <w:tblPr>
        <w:tblW w:w="12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15"/>
        <w:gridCol w:w="10174"/>
      </w:tblGrid>
      <w:tr w:rsidR="00ED3C56" w14:paraId="459CA0D5"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8114735" w14:textId="77777777" w:rsidR="00ED3C56" w:rsidRDefault="00ED3C56">
            <w:pPr>
              <w:spacing w:after="0"/>
              <w:rPr>
                <w:rFonts w:cs="Calibri"/>
                <w:b/>
                <w:bCs/>
              </w:rPr>
            </w:pPr>
            <w:r>
              <w:rPr>
                <w:rFonts w:cs="Calibri"/>
                <w:b/>
                <w:bCs/>
              </w:rPr>
              <w:t>PROTOCOL</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9E587EF" w14:textId="53F34DD9" w:rsidR="00ED3C56" w:rsidRDefault="00ED3C56">
            <w:pPr>
              <w:spacing w:after="0"/>
              <w:rPr>
                <w:rFonts w:cs="Calibri"/>
              </w:rPr>
            </w:pPr>
            <w:r>
              <w:rPr>
                <w:rFonts w:cs="Calibri"/>
              </w:rPr>
              <w:t>HTTPS</w:t>
            </w:r>
          </w:p>
        </w:tc>
      </w:tr>
      <w:tr w:rsidR="00ED3C56" w14:paraId="3E687F8D" w14:textId="77777777" w:rsidTr="006804DE">
        <w:trPr>
          <w:trHeight w:val="152"/>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4D2F062" w14:textId="77777777" w:rsidR="00ED3C56" w:rsidRDefault="00ED3C56">
            <w:pPr>
              <w:spacing w:after="0"/>
              <w:rPr>
                <w:rFonts w:cs="Calibri"/>
                <w:b/>
                <w:bCs/>
              </w:rPr>
            </w:pPr>
            <w:r>
              <w:rPr>
                <w:rFonts w:cs="Calibri"/>
                <w:b/>
                <w:bCs/>
              </w:rPr>
              <w:t>REQUEST URL</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B5CB3BF" w14:textId="27208D8E" w:rsidR="00ED3C56" w:rsidRDefault="32175EDB">
            <w:pPr>
              <w:spacing w:after="0"/>
              <w:rPr>
                <w:rFonts w:cs="Calibri"/>
              </w:rPr>
            </w:pPr>
            <w:hyperlink r:id="rId30">
              <w:r w:rsidRPr="790818C4">
                <w:rPr>
                  <w:rStyle w:val="Hyperlink"/>
                  <w:rFonts w:cs="Calibri"/>
                </w:rPr>
                <w:t>https://apim-</w:t>
              </w:r>
              <w:r w:rsidR="339777C2" w:rsidRPr="790818C4">
                <w:rPr>
                  <w:rStyle w:val="Hyperlink"/>
                  <w:rFonts w:cs="Calibri"/>
                </w:rPr>
                <w:t>mw-</w:t>
              </w:r>
              <w:r w:rsidRPr="790818C4">
                <w:rPr>
                  <w:rStyle w:val="Hyperlink"/>
                  <w:rFonts w:cs="Calibri"/>
                </w:rPr>
                <w:t>aot-dev.azure-api.net/api/smartkpi/kpi/creation</w:t>
              </w:r>
            </w:hyperlink>
            <w:r w:rsidRPr="790818C4">
              <w:rPr>
                <w:rFonts w:cs="Calibri"/>
              </w:rPr>
              <w:t xml:space="preserve"> </w:t>
            </w:r>
          </w:p>
        </w:tc>
      </w:tr>
      <w:tr w:rsidR="001D3AFE" w14:paraId="43373FC7" w14:textId="77777777" w:rsidTr="006804DE">
        <w:trPr>
          <w:trHeight w:val="152"/>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1233F4D3" w14:textId="4A7AF6C9" w:rsidR="001D3AFE" w:rsidRDefault="00217BA5">
            <w:pPr>
              <w:spacing w:after="0"/>
              <w:rPr>
                <w:rFonts w:cs="Calibri"/>
                <w:b/>
                <w:bCs/>
              </w:rPr>
            </w:pPr>
            <w:r w:rsidRPr="00217BA5">
              <w:rPr>
                <w:rFonts w:cs="Calibri"/>
                <w:b/>
                <w:bCs/>
              </w:rPr>
              <w:t>PATH AOT</w:t>
            </w:r>
            <w:r>
              <w:rPr>
                <w:rFonts w:cs="Calibri"/>
                <w:b/>
                <w:bCs/>
              </w:rPr>
              <w:t xml:space="preserve"> </w:t>
            </w:r>
            <w:r w:rsidRPr="00217BA5">
              <w:rPr>
                <w:rFonts w:cs="Calibri"/>
                <w:b/>
                <w:bCs/>
              </w:rPr>
              <w:t>(A</w:t>
            </w:r>
            <w:r>
              <w:rPr>
                <w:rFonts w:cs="Calibri"/>
                <w:b/>
                <w:bCs/>
              </w:rPr>
              <w:t>WS</w:t>
            </w:r>
            <w:r w:rsidRPr="00217BA5">
              <w:rPr>
                <w:rFonts w:cs="Calibri"/>
                <w:b/>
                <w:bCs/>
              </w:rPr>
              <w:t>) &lt;Public Exposure&gt;</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6E4409C2" w14:textId="4F5DF99C" w:rsidR="001D3AFE" w:rsidRDefault="001D3AFE">
            <w:pPr>
              <w:spacing w:after="0"/>
            </w:pPr>
            <w:hyperlink r:id="rId31" w:history="1">
              <w:r w:rsidRPr="00BD4BF1">
                <w:rPr>
                  <w:rStyle w:val="Hyperlink"/>
                </w:rPr>
                <w:t>https://cn13sbr3r6.execute-api.us-west-2.amazonaws.com/api/smartkpi/kpi/creation</w:t>
              </w:r>
            </w:hyperlink>
            <w:r>
              <w:t xml:space="preserve"> </w:t>
            </w:r>
          </w:p>
        </w:tc>
      </w:tr>
      <w:tr w:rsidR="00ED3C56" w14:paraId="7C843AE8"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9F223E8" w14:textId="77777777" w:rsidR="00ED3C56" w:rsidRDefault="00ED3C56">
            <w:pPr>
              <w:spacing w:after="0"/>
              <w:rPr>
                <w:rFonts w:cs="Calibri"/>
                <w:b/>
                <w:bCs/>
              </w:rPr>
            </w:pPr>
            <w:r>
              <w:rPr>
                <w:rFonts w:cs="Calibri"/>
                <w:b/>
                <w:bCs/>
              </w:rPr>
              <w:t>METHOD</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9585365" w14:textId="67557195" w:rsidR="00ED3C56" w:rsidRDefault="00ED3C56">
            <w:pPr>
              <w:spacing w:after="0"/>
              <w:rPr>
                <w:rFonts w:cs="Calibri"/>
              </w:rPr>
            </w:pPr>
            <w:r>
              <w:rPr>
                <w:rFonts w:cs="Calibri"/>
              </w:rPr>
              <w:t>POST</w:t>
            </w:r>
          </w:p>
        </w:tc>
      </w:tr>
      <w:tr w:rsidR="00ED3C56" w14:paraId="2EA3AC56"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7D4C1BA" w14:textId="77777777" w:rsidR="00ED3C56" w:rsidRDefault="00ED3C56">
            <w:pPr>
              <w:spacing w:after="0"/>
              <w:rPr>
                <w:rFonts w:cs="Calibri"/>
                <w:b/>
                <w:bCs/>
              </w:rPr>
            </w:pPr>
            <w:r>
              <w:rPr>
                <w:rFonts w:cs="Calibri"/>
                <w:b/>
                <w:bCs/>
              </w:rPr>
              <w:t>CONTENT TYPE</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818E8B1" w14:textId="77777777" w:rsidR="00ED3C56" w:rsidRDefault="00ED3C56">
            <w:pPr>
              <w:spacing w:after="0"/>
              <w:rPr>
                <w:rFonts w:cs="Calibri"/>
              </w:rPr>
            </w:pPr>
            <w:r>
              <w:rPr>
                <w:rFonts w:cs="Calibri"/>
              </w:rPr>
              <w:t>application / json</w:t>
            </w:r>
          </w:p>
        </w:tc>
      </w:tr>
      <w:tr w:rsidR="00ED3C56" w14:paraId="19192FA9"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8173782" w14:textId="1930EA54" w:rsidR="00ED3C56" w:rsidRDefault="004125E8">
            <w:pPr>
              <w:spacing w:after="0"/>
              <w:rPr>
                <w:rFonts w:cs="Calibri"/>
                <w:b/>
                <w:bCs/>
              </w:rPr>
            </w:pPr>
            <w:r w:rsidRPr="004125E8">
              <w:rPr>
                <w:rFonts w:cs="Calibri"/>
                <w:b/>
                <w:bCs/>
              </w:rPr>
              <w:t>JSO</w:t>
            </w:r>
            <w:r>
              <w:rPr>
                <w:rFonts w:cs="Calibri"/>
                <w:b/>
                <w:bCs/>
              </w:rPr>
              <w:t>N</w:t>
            </w:r>
            <w:r w:rsidR="009F2DB3">
              <w:rPr>
                <w:rFonts w:cs="Calibri"/>
                <w:b/>
                <w:bCs/>
              </w:rPr>
              <w:t xml:space="preserve"> </w:t>
            </w:r>
            <w:r w:rsidRPr="004125E8">
              <w:rPr>
                <w:rFonts w:cs="Calibri"/>
                <w:b/>
                <w:bCs/>
              </w:rPr>
              <w:t>Request Body</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AC074C1" w14:textId="77777777" w:rsidR="00E65D4B" w:rsidRPr="00E65D4B" w:rsidRDefault="00E65D4B" w:rsidP="00E65D4B">
            <w:pPr>
              <w:spacing w:after="0"/>
              <w:rPr>
                <w:lang w:val="en-IN"/>
              </w:rPr>
            </w:pPr>
            <w:bookmarkStart w:id="29" w:name="OLE_LINK51"/>
            <w:r w:rsidRPr="00E65D4B">
              <w:rPr>
                <w:lang w:val="en-IN"/>
              </w:rPr>
              <w:t>[</w:t>
            </w:r>
          </w:p>
          <w:p w14:paraId="044BD2BA" w14:textId="77777777" w:rsidR="00E65D4B" w:rsidRPr="00E65D4B" w:rsidRDefault="00E65D4B" w:rsidP="00E65D4B">
            <w:pPr>
              <w:spacing w:after="0"/>
              <w:rPr>
                <w:lang w:val="en-IN"/>
              </w:rPr>
            </w:pPr>
            <w:r w:rsidRPr="00E65D4B">
              <w:rPr>
                <w:lang w:val="en-IN"/>
              </w:rPr>
              <w:t>{</w:t>
            </w:r>
          </w:p>
          <w:p w14:paraId="6BDFEF67" w14:textId="77777777" w:rsidR="00E65D4B" w:rsidRPr="00E65D4B" w:rsidRDefault="00E65D4B" w:rsidP="00E65D4B">
            <w:pPr>
              <w:spacing w:after="0"/>
              <w:rPr>
                <w:lang w:val="en-IN"/>
              </w:rPr>
            </w:pPr>
            <w:r w:rsidRPr="00E65D4B">
              <w:rPr>
                <w:lang w:val="en-IN"/>
              </w:rPr>
              <w:t>"plantId": "C-B1-G1-R1-F1",</w:t>
            </w:r>
          </w:p>
          <w:p w14:paraId="08F0275A" w14:textId="77777777" w:rsidR="00E65D4B" w:rsidRPr="00E65D4B" w:rsidRDefault="00E65D4B" w:rsidP="00E65D4B">
            <w:pPr>
              <w:spacing w:after="0"/>
              <w:rPr>
                <w:lang w:val="en-IN"/>
              </w:rPr>
            </w:pPr>
            <w:r w:rsidRPr="00E65D4B">
              <w:rPr>
                <w:lang w:val="en-IN"/>
              </w:rPr>
              <w:t>"templatePath": "{smartkpibase}/initialtemplate/C-B1-G1-R1-F1/Oil &amp; Gas Field 1.xlsm"</w:t>
            </w:r>
          </w:p>
          <w:p w14:paraId="00224E96" w14:textId="77777777" w:rsidR="00E65D4B" w:rsidRPr="00E65D4B" w:rsidRDefault="00E65D4B" w:rsidP="00E65D4B">
            <w:pPr>
              <w:spacing w:after="0"/>
              <w:rPr>
                <w:lang w:val="en-IN"/>
              </w:rPr>
            </w:pPr>
            <w:r w:rsidRPr="00E65D4B">
              <w:rPr>
                <w:lang w:val="en-IN"/>
              </w:rPr>
              <w:t>}</w:t>
            </w:r>
          </w:p>
          <w:p w14:paraId="3F2D8E62" w14:textId="77777777" w:rsidR="00E65D4B" w:rsidRPr="00E65D4B" w:rsidRDefault="00E65D4B" w:rsidP="00E65D4B">
            <w:pPr>
              <w:spacing w:after="0"/>
              <w:rPr>
                <w:lang w:val="en-IN"/>
              </w:rPr>
            </w:pPr>
            <w:r w:rsidRPr="00E65D4B">
              <w:rPr>
                <w:lang w:val="en-IN"/>
              </w:rPr>
              <w:t>]</w:t>
            </w:r>
          </w:p>
          <w:bookmarkEnd w:id="29"/>
          <w:p w14:paraId="51BC20CA" w14:textId="77777777" w:rsidR="00E65D4B" w:rsidRPr="00E65D4B" w:rsidRDefault="00E65D4B" w:rsidP="00E65D4B">
            <w:pPr>
              <w:spacing w:after="0"/>
              <w:rPr>
                <w:lang w:val="en-IN"/>
              </w:rPr>
            </w:pPr>
          </w:p>
          <w:p w14:paraId="0DB94F05" w14:textId="2845D0F2" w:rsidR="00ED3C56" w:rsidRDefault="00ED3C56">
            <w:pPr>
              <w:spacing w:after="0"/>
              <w:rPr>
                <w:rFonts w:cs="Calibri"/>
              </w:rPr>
            </w:pPr>
          </w:p>
        </w:tc>
      </w:tr>
      <w:tr w:rsidR="00ED3C56" w14:paraId="29A9BC90"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6462CC0" w14:textId="77777777" w:rsidR="00ED3C56" w:rsidRDefault="00ED3C56">
            <w:pPr>
              <w:spacing w:after="0"/>
              <w:rPr>
                <w:rFonts w:cs="Calibri"/>
                <w:b/>
                <w:bCs/>
              </w:rPr>
            </w:pPr>
            <w:r>
              <w:rPr>
                <w:rFonts w:cs="Calibri"/>
                <w:b/>
                <w:bCs/>
              </w:rPr>
              <w:t>JSON Response</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2FB117" w14:textId="77777777" w:rsidR="00ED3C56" w:rsidRDefault="00ED3C56">
            <w:pPr>
              <w:spacing w:after="0"/>
              <w:rPr>
                <w:rFonts w:cs="Calibri"/>
              </w:rPr>
            </w:pPr>
            <w:r>
              <w:rPr>
                <w:bCs/>
              </w:rPr>
              <w:t>message</w:t>
            </w:r>
            <w:r>
              <w:rPr>
                <w:bCs/>
                <w:color w:val="1B1B1B"/>
              </w:rPr>
              <w:t xml:space="preserve">: </w:t>
            </w:r>
            <w:r>
              <w:rPr>
                <w:bCs/>
              </w:rPr>
              <w:t>"Successfully Uploaded &amp; defined KPI"</w:t>
            </w:r>
          </w:p>
        </w:tc>
      </w:tr>
    </w:tbl>
    <w:p w14:paraId="4B3397F0" w14:textId="36A5C826" w:rsidR="00AB33F8" w:rsidRDefault="00437624" w:rsidP="009A1C44">
      <w:pPr>
        <w:pStyle w:val="Heading3"/>
      </w:pPr>
      <w:r>
        <w:t>Result</w:t>
      </w:r>
    </w:p>
    <w:tbl>
      <w:tblPr>
        <w:tblW w:w="12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10575"/>
      </w:tblGrid>
      <w:tr w:rsidR="00305A2E" w:rsidRPr="006E2058" w14:paraId="758AD998" w14:textId="77777777" w:rsidTr="00BE356B">
        <w:trPr>
          <w:trHeight w:val="180"/>
        </w:trPr>
        <w:tc>
          <w:tcPr>
            <w:tcW w:w="2114" w:type="dxa"/>
            <w:shd w:val="clear" w:color="auto" w:fill="D9D9D9" w:themeFill="background1" w:themeFillShade="D9"/>
          </w:tcPr>
          <w:p w14:paraId="1558BF10" w14:textId="77777777" w:rsidR="00305A2E" w:rsidRPr="006E2058" w:rsidRDefault="00305A2E" w:rsidP="00567E47">
            <w:pPr>
              <w:spacing w:after="0"/>
              <w:jc w:val="center"/>
              <w:rPr>
                <w:rFonts w:cs="Calibri"/>
                <w:b/>
              </w:rPr>
            </w:pPr>
            <w:r w:rsidRPr="006E2058">
              <w:rPr>
                <w:rFonts w:cs="Calibri"/>
                <w:b/>
              </w:rPr>
              <w:t>HTTP Code</w:t>
            </w:r>
          </w:p>
        </w:tc>
        <w:tc>
          <w:tcPr>
            <w:tcW w:w="10575" w:type="dxa"/>
            <w:shd w:val="clear" w:color="auto" w:fill="D9D9D9" w:themeFill="background1" w:themeFillShade="D9"/>
            <w:hideMark/>
          </w:tcPr>
          <w:p w14:paraId="08A6795F" w14:textId="77777777" w:rsidR="00305A2E" w:rsidRPr="006E2058" w:rsidRDefault="00305A2E" w:rsidP="00567E47">
            <w:pPr>
              <w:spacing w:after="0"/>
              <w:jc w:val="center"/>
              <w:rPr>
                <w:rFonts w:cs="Calibri"/>
                <w:b/>
                <w:lang w:val="it-IT" w:eastAsia="it-IT"/>
              </w:rPr>
            </w:pPr>
            <w:r w:rsidRPr="006E2058">
              <w:rPr>
                <w:rFonts w:cs="Calibri"/>
                <w:b/>
              </w:rPr>
              <w:t>Result Description</w:t>
            </w:r>
          </w:p>
        </w:tc>
      </w:tr>
      <w:tr w:rsidR="00305A2E" w:rsidRPr="006E2058" w14:paraId="48067D8A" w14:textId="77777777" w:rsidTr="00BE356B">
        <w:trPr>
          <w:trHeight w:val="180"/>
        </w:trPr>
        <w:tc>
          <w:tcPr>
            <w:tcW w:w="2114" w:type="dxa"/>
          </w:tcPr>
          <w:p w14:paraId="6ACAA33D" w14:textId="77777777" w:rsidR="00305A2E" w:rsidRPr="006E2058" w:rsidRDefault="00305A2E" w:rsidP="00567E47">
            <w:pPr>
              <w:spacing w:after="0"/>
              <w:jc w:val="center"/>
              <w:rPr>
                <w:rFonts w:cs="Calibri"/>
              </w:rPr>
            </w:pPr>
            <w:r w:rsidRPr="006E2058">
              <w:rPr>
                <w:rFonts w:cs="Calibri"/>
              </w:rPr>
              <w:t>200</w:t>
            </w:r>
          </w:p>
        </w:tc>
        <w:tc>
          <w:tcPr>
            <w:tcW w:w="10575" w:type="dxa"/>
            <w:hideMark/>
          </w:tcPr>
          <w:p w14:paraId="7AE54149" w14:textId="77777777" w:rsidR="00305A2E" w:rsidRPr="006E2058" w:rsidRDefault="00305A2E" w:rsidP="00567E47">
            <w:pPr>
              <w:spacing w:after="0"/>
              <w:rPr>
                <w:rFonts w:cs="Calibri"/>
                <w:lang w:val="it-IT" w:eastAsia="it-IT"/>
              </w:rPr>
            </w:pPr>
            <w:r w:rsidRPr="006E2058">
              <w:rPr>
                <w:rFonts w:cs="Calibri"/>
              </w:rPr>
              <w:t>Operation executed successfully</w:t>
            </w:r>
          </w:p>
        </w:tc>
      </w:tr>
    </w:tbl>
    <w:p w14:paraId="47D65A42" w14:textId="424A8189" w:rsidR="00BE356B" w:rsidRDefault="00BE356B" w:rsidP="009A1C44">
      <w:pPr>
        <w:pStyle w:val="Heading3"/>
      </w:pPr>
      <w:r w:rsidRPr="00BE356B">
        <w:rPr>
          <w:lang w:val="en-IN"/>
        </w:rPr>
        <w:t>Error Management</w:t>
      </w:r>
    </w:p>
    <w:tbl>
      <w:tblPr>
        <w:tblW w:w="12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947"/>
        <w:gridCol w:w="8620"/>
      </w:tblGrid>
      <w:tr w:rsidR="00BE356B" w:rsidRPr="00BE356B" w14:paraId="3C5FD429" w14:textId="77777777" w:rsidTr="00BE356B">
        <w:trPr>
          <w:trHeight w:val="180"/>
        </w:trPr>
        <w:tc>
          <w:tcPr>
            <w:tcW w:w="212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4D548E1" w14:textId="77777777" w:rsidR="00BE356B" w:rsidRPr="00BE356B" w:rsidRDefault="00BE356B" w:rsidP="00BE356B">
            <w:pPr>
              <w:spacing w:after="0" w:line="256" w:lineRule="auto"/>
              <w:jc w:val="center"/>
              <w:rPr>
                <w:rFonts w:eastAsia="Calibri" w:cs="Calibri"/>
                <w:b/>
                <w:lang w:val="en-IN"/>
              </w:rPr>
            </w:pPr>
            <w:r w:rsidRPr="00BE356B">
              <w:rPr>
                <w:rFonts w:eastAsia="Calibri" w:cs="Calibri"/>
                <w:b/>
                <w:lang w:val="en-IN"/>
              </w:rPr>
              <w:t>HTTP Code</w:t>
            </w:r>
          </w:p>
        </w:tc>
        <w:tc>
          <w:tcPr>
            <w:tcW w:w="1947"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559ABDD" w14:textId="77777777" w:rsidR="00BE356B" w:rsidRPr="00BE356B" w:rsidRDefault="00BE356B" w:rsidP="00BE356B">
            <w:pPr>
              <w:spacing w:after="0" w:line="256" w:lineRule="auto"/>
              <w:jc w:val="center"/>
              <w:rPr>
                <w:rFonts w:eastAsia="Calibri" w:cs="Calibri"/>
                <w:b/>
                <w:lang w:val="it-IT" w:eastAsia="it-IT"/>
              </w:rPr>
            </w:pPr>
            <w:r w:rsidRPr="00BE356B">
              <w:rPr>
                <w:rFonts w:eastAsia="Calibri" w:cs="Calibri"/>
                <w:b/>
                <w:lang w:val="en-IN"/>
              </w:rPr>
              <w:t>Error Code</w:t>
            </w:r>
          </w:p>
        </w:tc>
        <w:tc>
          <w:tcPr>
            <w:tcW w:w="862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C232C1C" w14:textId="77777777" w:rsidR="00BE356B" w:rsidRPr="00BE356B" w:rsidRDefault="00BE356B" w:rsidP="00BE356B">
            <w:pPr>
              <w:spacing w:after="0" w:line="256" w:lineRule="auto"/>
              <w:jc w:val="center"/>
              <w:rPr>
                <w:rFonts w:eastAsia="Calibri" w:cs="Calibri"/>
                <w:b/>
                <w:lang w:val="it-IT" w:eastAsia="it-IT"/>
              </w:rPr>
            </w:pPr>
            <w:r w:rsidRPr="00BE356B">
              <w:rPr>
                <w:rFonts w:eastAsia="Calibri" w:cs="Calibri"/>
                <w:b/>
                <w:lang w:val="en-IN"/>
              </w:rPr>
              <w:t>Error Description</w:t>
            </w:r>
          </w:p>
        </w:tc>
      </w:tr>
      <w:tr w:rsidR="00BE356B" w:rsidRPr="00BE356B" w14:paraId="6D0DE2CD" w14:textId="77777777" w:rsidTr="00BE356B">
        <w:trPr>
          <w:trHeight w:val="18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35B0641"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500</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160BD1E5"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500</w:t>
            </w:r>
          </w:p>
        </w:tc>
        <w:tc>
          <w:tcPr>
            <w:tcW w:w="8620" w:type="dxa"/>
            <w:tcBorders>
              <w:top w:val="single" w:sz="4" w:space="0" w:color="000000"/>
              <w:left w:val="single" w:sz="4" w:space="0" w:color="000000"/>
              <w:bottom w:val="single" w:sz="4" w:space="0" w:color="000000"/>
              <w:right w:val="single" w:sz="4" w:space="0" w:color="000000"/>
            </w:tcBorders>
            <w:vAlign w:val="center"/>
            <w:hideMark/>
          </w:tcPr>
          <w:p w14:paraId="5E7FEF58" w14:textId="77777777" w:rsidR="00BE356B" w:rsidRPr="00BE356B" w:rsidRDefault="00BE356B" w:rsidP="00BE356B">
            <w:pPr>
              <w:spacing w:after="0" w:line="256" w:lineRule="auto"/>
              <w:rPr>
                <w:rFonts w:eastAsia="Calibri" w:cs="Calibri"/>
                <w:lang w:val="en-IN"/>
              </w:rPr>
            </w:pPr>
            <w:r w:rsidRPr="00BE356B">
              <w:rPr>
                <w:rFonts w:eastAsia="Calibri" w:cs="Calibri"/>
                <w:lang w:val="en-IN"/>
              </w:rPr>
              <w:t>Generic Error</w:t>
            </w:r>
          </w:p>
        </w:tc>
      </w:tr>
      <w:tr w:rsidR="00BE356B" w:rsidRPr="00BE356B" w14:paraId="14ACFE26" w14:textId="77777777" w:rsidTr="00BE356B">
        <w:trPr>
          <w:trHeight w:val="6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8C2B886"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400</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712DD5CD"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400</w:t>
            </w:r>
          </w:p>
        </w:tc>
        <w:tc>
          <w:tcPr>
            <w:tcW w:w="8620" w:type="dxa"/>
            <w:tcBorders>
              <w:top w:val="single" w:sz="4" w:space="0" w:color="000000"/>
              <w:left w:val="single" w:sz="4" w:space="0" w:color="000000"/>
              <w:bottom w:val="single" w:sz="4" w:space="0" w:color="000000"/>
              <w:right w:val="single" w:sz="4" w:space="0" w:color="000000"/>
            </w:tcBorders>
            <w:vAlign w:val="center"/>
            <w:hideMark/>
          </w:tcPr>
          <w:p w14:paraId="0670139C" w14:textId="77777777" w:rsidR="00BE356B" w:rsidRPr="00BE356B" w:rsidRDefault="00BE356B" w:rsidP="00BE356B">
            <w:pPr>
              <w:spacing w:after="0" w:line="256" w:lineRule="auto"/>
              <w:rPr>
                <w:rFonts w:eastAsia="Calibri" w:cs="Calibri"/>
                <w:lang w:val="en-IN" w:eastAsia="it-IT"/>
              </w:rPr>
            </w:pPr>
            <w:r w:rsidRPr="00BE356B">
              <w:rPr>
                <w:rFonts w:eastAsia="Calibri" w:cs="Calibri"/>
                <w:lang w:val="en-IN"/>
              </w:rPr>
              <w:t>Bad request</w:t>
            </w:r>
          </w:p>
        </w:tc>
      </w:tr>
      <w:tr w:rsidR="00BE356B" w:rsidRPr="00BE356B" w14:paraId="2B7B497C" w14:textId="77777777" w:rsidTr="00BE356B">
        <w:trPr>
          <w:trHeight w:val="6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B9EAD4E"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 xml:space="preserve">401 </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216B5757"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 xml:space="preserve">401 </w:t>
            </w:r>
          </w:p>
        </w:tc>
        <w:tc>
          <w:tcPr>
            <w:tcW w:w="8620" w:type="dxa"/>
            <w:tcBorders>
              <w:top w:val="single" w:sz="4" w:space="0" w:color="000000"/>
              <w:left w:val="single" w:sz="4" w:space="0" w:color="000000"/>
              <w:bottom w:val="single" w:sz="4" w:space="0" w:color="000000"/>
              <w:right w:val="single" w:sz="4" w:space="0" w:color="000000"/>
            </w:tcBorders>
            <w:vAlign w:val="center"/>
            <w:hideMark/>
          </w:tcPr>
          <w:p w14:paraId="2E025B74" w14:textId="77777777" w:rsidR="00BE356B" w:rsidRPr="00BE356B" w:rsidRDefault="00BE356B" w:rsidP="00BE356B">
            <w:pPr>
              <w:spacing w:after="0" w:line="256" w:lineRule="auto"/>
              <w:rPr>
                <w:rFonts w:eastAsia="Calibri" w:cs="Calibri"/>
                <w:lang w:val="en-IN"/>
              </w:rPr>
            </w:pPr>
            <w:r w:rsidRPr="00BE356B">
              <w:rPr>
                <w:rFonts w:eastAsia="Calibri" w:cs="Calibri"/>
                <w:lang w:val="en-IN"/>
              </w:rPr>
              <w:t>Unauthorized (authorization token is missing or expired)</w:t>
            </w:r>
          </w:p>
        </w:tc>
      </w:tr>
    </w:tbl>
    <w:p w14:paraId="69946B1F" w14:textId="77777777" w:rsidR="00305A2E" w:rsidRDefault="00305A2E" w:rsidP="00305A2E">
      <w:pPr>
        <w:rPr>
          <w:rFonts w:cs="Calibri"/>
        </w:rPr>
        <w:sectPr w:rsidR="00305A2E" w:rsidSect="00BF2259">
          <w:type w:val="continuous"/>
          <w:pgSz w:w="28800" w:h="24480" w:code="5"/>
          <w:pgMar w:top="1440" w:right="1440" w:bottom="1440" w:left="1440" w:header="720" w:footer="720" w:gutter="0"/>
          <w:cols w:num="2" w:space="720"/>
          <w:docGrid w:linePitch="360"/>
        </w:sectPr>
      </w:pPr>
    </w:p>
    <w:p w14:paraId="3CF68D87" w14:textId="77777777" w:rsidR="00AB33F8" w:rsidRDefault="00AB33F8" w:rsidP="003828BA">
      <w:pPr>
        <w:pStyle w:val="Heading2"/>
        <w:sectPr w:rsidR="00AB33F8" w:rsidSect="00BF2259">
          <w:type w:val="continuous"/>
          <w:pgSz w:w="28800" w:h="24480" w:code="5"/>
          <w:pgMar w:top="1440" w:right="8640" w:bottom="1440" w:left="1440" w:header="720" w:footer="720" w:gutter="0"/>
          <w:cols w:space="720"/>
          <w:docGrid w:linePitch="360"/>
        </w:sectPr>
      </w:pPr>
      <w:bookmarkStart w:id="30" w:name="_Toc115182695"/>
    </w:p>
    <w:p w14:paraId="59A03E4C" w14:textId="77777777" w:rsidR="00612FB1" w:rsidRPr="006E2058" w:rsidRDefault="009A4BD9" w:rsidP="003828BA">
      <w:pPr>
        <w:pStyle w:val="Heading2"/>
      </w:pPr>
      <w:bookmarkStart w:id="31" w:name="_Toc217890917"/>
      <w:r>
        <w:lastRenderedPageBreak/>
        <w:t>POST</w:t>
      </w:r>
      <w:r w:rsidR="00612FB1" w:rsidRPr="006E2058">
        <w:t xml:space="preserve">- </w:t>
      </w:r>
      <w:r w:rsidR="00E24752">
        <w:t>DOWNLOA</w:t>
      </w:r>
      <w:bookmarkEnd w:id="30"/>
      <w:r w:rsidR="00E24752">
        <w:t>D</w:t>
      </w:r>
      <w:r w:rsidR="003E64A7">
        <w:t xml:space="preserve"> </w:t>
      </w:r>
      <w:r w:rsidR="00E24752">
        <w:t>EXCEL</w:t>
      </w:r>
      <w:bookmarkEnd w:id="31"/>
      <w:r w:rsidR="00612FB1" w:rsidRPr="006E2058">
        <w:t xml:space="preserve"> </w:t>
      </w:r>
    </w:p>
    <w:p w14:paraId="7382C3AC" w14:textId="77777777" w:rsidR="004D1324" w:rsidRDefault="004D1324" w:rsidP="00612FB1">
      <w:pPr>
        <w:rPr>
          <w:rFonts w:cs="Calibri"/>
        </w:rPr>
        <w:sectPr w:rsidR="004D1324" w:rsidSect="00BF2259">
          <w:pgSz w:w="28800" w:h="24480" w:code="5"/>
          <w:pgMar w:top="1440" w:right="8640" w:bottom="1440" w:left="1440" w:header="720" w:footer="720" w:gutter="0"/>
          <w:cols w:space="720"/>
          <w:docGrid w:linePitch="360"/>
        </w:sectPr>
      </w:pPr>
    </w:p>
    <w:p w14:paraId="7A99840F" w14:textId="09D4B63A" w:rsidR="00612FB1" w:rsidRPr="00B922C0" w:rsidRDefault="00612FB1" w:rsidP="00B922C0">
      <w:r w:rsidRPr="00B922C0">
        <w:t xml:space="preserve">The download excel-template </w:t>
      </w:r>
      <w:r w:rsidR="42C2F2B7" w:rsidRPr="00B922C0">
        <w:t>API</w:t>
      </w:r>
      <w:r w:rsidRPr="00B922C0">
        <w:t xml:space="preserve"> is a part of the AOT-SmartKPI-</w:t>
      </w:r>
      <w:r w:rsidR="192904DF" w:rsidRPr="00B922C0">
        <w:t xml:space="preserve"> Configuration Microservice</w:t>
      </w:r>
      <w:r w:rsidRPr="00B922C0">
        <w:t xml:space="preserve"> that is invoked by the UI and consumed by the UI.</w:t>
      </w:r>
    </w:p>
    <w:p w14:paraId="6E6C26E9" w14:textId="2D49162A" w:rsidR="00612FB1" w:rsidRPr="00B922C0" w:rsidRDefault="00612FB1" w:rsidP="00B922C0">
      <w:r w:rsidRPr="00B922C0">
        <w:t xml:space="preserve">The Download template </w:t>
      </w:r>
      <w:r w:rsidR="7D3A755D" w:rsidRPr="00B922C0">
        <w:t>API</w:t>
      </w:r>
      <w:r w:rsidRPr="00B922C0">
        <w:t xml:space="preserve"> is a </w:t>
      </w:r>
      <w:r w:rsidR="2E715CB9" w:rsidRPr="00B922C0">
        <w:t>POST</w:t>
      </w:r>
      <w:r w:rsidRPr="00B922C0">
        <w:t xml:space="preserve"> call to the Smart KPI AOT server hosted at the </w:t>
      </w:r>
      <w:r w:rsidR="00CA75FB" w:rsidRPr="00B922C0">
        <w:t>back end</w:t>
      </w:r>
      <w:r w:rsidRPr="00B922C0">
        <w:t>. It triggers the download functionality for the updated template that has been stored in an Azure blob storage with proper UUID, Status, and Version generated.</w:t>
      </w:r>
    </w:p>
    <w:p w14:paraId="461DB566" w14:textId="2A495AE8" w:rsidR="00612FB1" w:rsidRPr="006E2058" w:rsidRDefault="00612FB1" w:rsidP="009A1C44">
      <w:pPr>
        <w:pStyle w:val="Heading3"/>
      </w:pPr>
      <w:r w:rsidRPr="006E2058">
        <w:t xml:space="preserve"> </w:t>
      </w:r>
      <w:r w:rsidR="000A4973">
        <w:t>Input</w:t>
      </w:r>
      <w:r w:rsidR="00AB28FF">
        <w:t xml:space="preserve"> Header Parameters</w:t>
      </w:r>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33"/>
        <w:gridCol w:w="7250"/>
        <w:gridCol w:w="1178"/>
        <w:gridCol w:w="1392"/>
        <w:gridCol w:w="1037"/>
      </w:tblGrid>
      <w:tr w:rsidR="000A065C" w14:paraId="4DC9A4C6" w14:textId="77777777" w:rsidTr="000A4973">
        <w:trPr>
          <w:trHeight w:val="269"/>
        </w:trPr>
        <w:tc>
          <w:tcPr>
            <w:tcW w:w="1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5E4392" w14:textId="77777777" w:rsidR="000C7D8B" w:rsidRDefault="000C7D8B">
            <w:pPr>
              <w:spacing w:after="0"/>
              <w:rPr>
                <w:rFonts w:cs="Calibri"/>
              </w:rPr>
            </w:pPr>
            <w:r>
              <w:rPr>
                <w:rFonts w:cs="Calibri"/>
                <w:b/>
              </w:rPr>
              <w:t>Parameter</w:t>
            </w:r>
          </w:p>
        </w:tc>
        <w:tc>
          <w:tcPr>
            <w:tcW w:w="7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53213D" w14:textId="77777777" w:rsidR="000C7D8B" w:rsidRDefault="000C7D8B">
            <w:pPr>
              <w:spacing w:after="0"/>
              <w:rPr>
                <w:rFonts w:cs="Calibri"/>
              </w:rPr>
            </w:pPr>
            <w:r>
              <w:rPr>
                <w:rFonts w:cs="Calibri"/>
                <w:b/>
              </w:rPr>
              <w:t>Description</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2EFBE5" w14:textId="77777777" w:rsidR="000C7D8B" w:rsidRDefault="00F005D1">
            <w:pPr>
              <w:spacing w:after="0"/>
              <w:jc w:val="center"/>
              <w:rPr>
                <w:rFonts w:cs="Calibri"/>
              </w:rPr>
            </w:pPr>
            <w:r>
              <w:rPr>
                <w:rFonts w:cs="Calibri"/>
                <w:b/>
                <w:kern w:val="0"/>
              </w:rPr>
              <w:t>M/O</w:t>
            </w:r>
          </w:p>
        </w:tc>
        <w:tc>
          <w:tcPr>
            <w:tcW w:w="1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F827F20" w14:textId="77777777" w:rsidR="000C7D8B" w:rsidRDefault="000C7D8B">
            <w:pPr>
              <w:spacing w:after="0"/>
              <w:rPr>
                <w:rFonts w:cs="Calibri"/>
              </w:rPr>
            </w:pPr>
            <w:r>
              <w:rPr>
                <w:rFonts w:cs="Calibri"/>
                <w:b/>
              </w:rPr>
              <w:t>Max Length</w:t>
            </w:r>
          </w:p>
        </w:tc>
        <w:tc>
          <w:tcPr>
            <w:tcW w:w="10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5396B7" w14:textId="77777777" w:rsidR="000C7D8B" w:rsidRDefault="000C7D8B">
            <w:pPr>
              <w:spacing w:after="0"/>
              <w:rPr>
                <w:rFonts w:cs="Calibri"/>
              </w:rPr>
            </w:pPr>
            <w:r>
              <w:rPr>
                <w:rFonts w:cs="Calibri"/>
                <w:b/>
              </w:rPr>
              <w:t>Type</w:t>
            </w:r>
          </w:p>
        </w:tc>
      </w:tr>
      <w:tr w:rsidR="00052973" w14:paraId="2183D33B" w14:textId="77777777" w:rsidTr="000A4973">
        <w:trPr>
          <w:trHeight w:val="251"/>
        </w:trPr>
        <w:tc>
          <w:tcPr>
            <w:tcW w:w="1733" w:type="dxa"/>
            <w:tcBorders>
              <w:top w:val="single" w:sz="4" w:space="0" w:color="auto"/>
              <w:left w:val="single" w:sz="4" w:space="0" w:color="auto"/>
              <w:bottom w:val="single" w:sz="4" w:space="0" w:color="auto"/>
              <w:right w:val="single" w:sz="4" w:space="0" w:color="auto"/>
            </w:tcBorders>
            <w:vAlign w:val="center"/>
            <w:hideMark/>
          </w:tcPr>
          <w:p w14:paraId="4BC325E8" w14:textId="77777777" w:rsidR="000C7D8B" w:rsidRDefault="000C7D8B">
            <w:pPr>
              <w:spacing w:after="0"/>
              <w:rPr>
                <w:rFonts w:cs="Calibri"/>
              </w:rPr>
            </w:pPr>
            <w:r>
              <w:rPr>
                <w:rFonts w:cs="Calibri"/>
              </w:rPr>
              <w:t>Authorization</w:t>
            </w:r>
          </w:p>
        </w:tc>
        <w:tc>
          <w:tcPr>
            <w:tcW w:w="7250" w:type="dxa"/>
            <w:tcBorders>
              <w:top w:val="single" w:sz="4" w:space="0" w:color="auto"/>
              <w:left w:val="single" w:sz="4" w:space="0" w:color="auto"/>
              <w:bottom w:val="single" w:sz="4" w:space="0" w:color="auto"/>
              <w:right w:val="single" w:sz="4" w:space="0" w:color="auto"/>
            </w:tcBorders>
            <w:vAlign w:val="center"/>
            <w:hideMark/>
          </w:tcPr>
          <w:p w14:paraId="1892174A" w14:textId="77777777" w:rsidR="000C7D8B" w:rsidRDefault="000C7D8B">
            <w:pPr>
              <w:spacing w:after="0"/>
              <w:rPr>
                <w:rFonts w:cs="Calibri"/>
              </w:rPr>
            </w:pPr>
            <w:r>
              <w:rPr>
                <w:rFonts w:cs="Calibri"/>
                <w:shd w:val="clear" w:color="auto" w:fill="FFFFFF"/>
              </w:rPr>
              <w:t>Token acquired from Azure AD based on the user credentials for further API calls. e.g., msal.accesstoken : { token: "Bearer {token}" }</w:t>
            </w:r>
          </w:p>
        </w:tc>
        <w:tc>
          <w:tcPr>
            <w:tcW w:w="1178" w:type="dxa"/>
            <w:tcBorders>
              <w:top w:val="single" w:sz="4" w:space="0" w:color="auto"/>
              <w:left w:val="single" w:sz="4" w:space="0" w:color="auto"/>
              <w:bottom w:val="single" w:sz="4" w:space="0" w:color="auto"/>
              <w:right w:val="single" w:sz="4" w:space="0" w:color="auto"/>
            </w:tcBorders>
            <w:vAlign w:val="center"/>
            <w:hideMark/>
          </w:tcPr>
          <w:p w14:paraId="37943BD6" w14:textId="77777777" w:rsidR="000C7D8B" w:rsidRDefault="000C7D8B">
            <w:pPr>
              <w:spacing w:after="0"/>
              <w:jc w:val="center"/>
              <w:rPr>
                <w:rFonts w:cs="Calibri"/>
              </w:rPr>
            </w:pPr>
            <w:r>
              <w:rPr>
                <w:rFonts w:cs="Calibri"/>
              </w:rPr>
              <w:t>M-Public</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CC8654C" w14:textId="77777777" w:rsidR="000C7D8B" w:rsidRDefault="000C7D8B">
            <w:pPr>
              <w:spacing w:after="0"/>
              <w:jc w:val="center"/>
              <w:rPr>
                <w:rFonts w:cs="Calibri"/>
              </w:rPr>
            </w:pPr>
            <w:r>
              <w:rPr>
                <w:rFonts w:cs="Calibri"/>
              </w:rPr>
              <w:t>-</w:t>
            </w:r>
          </w:p>
        </w:tc>
        <w:tc>
          <w:tcPr>
            <w:tcW w:w="1037" w:type="dxa"/>
            <w:tcBorders>
              <w:top w:val="single" w:sz="4" w:space="0" w:color="auto"/>
              <w:left w:val="single" w:sz="4" w:space="0" w:color="auto"/>
              <w:bottom w:val="single" w:sz="4" w:space="0" w:color="auto"/>
              <w:right w:val="single" w:sz="4" w:space="0" w:color="auto"/>
            </w:tcBorders>
            <w:vAlign w:val="center"/>
            <w:hideMark/>
          </w:tcPr>
          <w:p w14:paraId="3EE2E54F" w14:textId="77777777" w:rsidR="000C7D8B" w:rsidRDefault="000C7D8B">
            <w:pPr>
              <w:spacing w:after="0"/>
              <w:rPr>
                <w:rFonts w:cs="Calibri"/>
              </w:rPr>
            </w:pPr>
            <w:r>
              <w:rPr>
                <w:rFonts w:cs="Calibri"/>
              </w:rPr>
              <w:t>String</w:t>
            </w:r>
          </w:p>
        </w:tc>
      </w:tr>
    </w:tbl>
    <w:p w14:paraId="1DF2A6D0" w14:textId="5B12273F" w:rsidR="00AB28FF" w:rsidRDefault="00AB28FF" w:rsidP="00AB28FF">
      <w:pPr>
        <w:pStyle w:val="Heading3"/>
      </w:pPr>
      <w:r>
        <w:t>Input Body Parameters</w:t>
      </w:r>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33"/>
        <w:gridCol w:w="7250"/>
        <w:gridCol w:w="1178"/>
        <w:gridCol w:w="1392"/>
        <w:gridCol w:w="1037"/>
      </w:tblGrid>
      <w:tr w:rsidR="000A065C" w:rsidRPr="000A4973" w14:paraId="4AD1F366" w14:textId="77777777" w:rsidTr="000A4973">
        <w:trPr>
          <w:trHeight w:val="269"/>
        </w:trPr>
        <w:tc>
          <w:tcPr>
            <w:tcW w:w="1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A5BFD8"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Parameter</w:t>
            </w:r>
          </w:p>
        </w:tc>
        <w:tc>
          <w:tcPr>
            <w:tcW w:w="7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BD9A56"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Description</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D6990E" w14:textId="77777777" w:rsidR="000A4973" w:rsidRPr="000A4973" w:rsidRDefault="000A4973" w:rsidP="000A4973">
            <w:pPr>
              <w:spacing w:after="0" w:line="256" w:lineRule="auto"/>
              <w:jc w:val="center"/>
              <w:rPr>
                <w:rFonts w:eastAsia="Calibri" w:cs="Calibri"/>
                <w:lang w:val="en-IN"/>
              </w:rPr>
            </w:pPr>
            <w:r w:rsidRPr="000A4973">
              <w:rPr>
                <w:rFonts w:eastAsia="Calibri" w:cs="Calibri"/>
                <w:b/>
                <w:bCs/>
                <w:lang w:val="en-IN"/>
              </w:rPr>
              <w:t>M/O</w:t>
            </w:r>
          </w:p>
        </w:tc>
        <w:tc>
          <w:tcPr>
            <w:tcW w:w="1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BA7053"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Max Length</w:t>
            </w:r>
          </w:p>
        </w:tc>
        <w:tc>
          <w:tcPr>
            <w:tcW w:w="10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73E983"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Type</w:t>
            </w:r>
          </w:p>
        </w:tc>
      </w:tr>
      <w:tr w:rsidR="000A4973" w:rsidRPr="000A4973" w14:paraId="42207629" w14:textId="77777777" w:rsidTr="000A4973">
        <w:trPr>
          <w:trHeight w:val="251"/>
        </w:trPr>
        <w:tc>
          <w:tcPr>
            <w:tcW w:w="1733" w:type="dxa"/>
            <w:tcBorders>
              <w:top w:val="single" w:sz="4" w:space="0" w:color="auto"/>
              <w:left w:val="single" w:sz="4" w:space="0" w:color="auto"/>
              <w:bottom w:val="single" w:sz="4" w:space="0" w:color="auto"/>
              <w:right w:val="single" w:sz="4" w:space="0" w:color="auto"/>
            </w:tcBorders>
            <w:vAlign w:val="center"/>
            <w:hideMark/>
          </w:tcPr>
          <w:p w14:paraId="73735B5B" w14:textId="77777777" w:rsidR="000A4973" w:rsidRPr="000A4973" w:rsidRDefault="000A4973" w:rsidP="000A4973">
            <w:pPr>
              <w:spacing w:after="0" w:line="256" w:lineRule="auto"/>
              <w:rPr>
                <w:rFonts w:eastAsia="Calibri" w:cs="Calibri"/>
                <w:lang w:val="en-IN"/>
              </w:rPr>
            </w:pPr>
            <w:r w:rsidRPr="000A4973">
              <w:rPr>
                <w:rFonts w:eastAsia="Calibri" w:cs="Calibri"/>
                <w:lang w:val="en-IN"/>
              </w:rPr>
              <w:t>Asset-files</w:t>
            </w:r>
          </w:p>
        </w:tc>
        <w:tc>
          <w:tcPr>
            <w:tcW w:w="7250" w:type="dxa"/>
            <w:tcBorders>
              <w:top w:val="single" w:sz="4" w:space="0" w:color="auto"/>
              <w:left w:val="single" w:sz="4" w:space="0" w:color="auto"/>
              <w:bottom w:val="single" w:sz="4" w:space="0" w:color="auto"/>
              <w:right w:val="single" w:sz="4" w:space="0" w:color="auto"/>
            </w:tcBorders>
            <w:vAlign w:val="center"/>
            <w:hideMark/>
          </w:tcPr>
          <w:p w14:paraId="2B84A0F4" w14:textId="77777777" w:rsidR="000A4973" w:rsidRPr="000A4973" w:rsidRDefault="000A4973" w:rsidP="000A4973">
            <w:pPr>
              <w:spacing w:after="0" w:line="256" w:lineRule="auto"/>
              <w:rPr>
                <w:rFonts w:eastAsia="Calibri" w:cs="Calibri"/>
                <w:lang w:val="en-IN"/>
              </w:rPr>
            </w:pPr>
            <w:r w:rsidRPr="000A4973">
              <w:rPr>
                <w:rFonts w:eastAsia="Calibri" w:cs="Calibri"/>
                <w:lang w:val="en-IN"/>
              </w:rPr>
              <w:t>It contains Key and ExternalId parameters</w:t>
            </w:r>
          </w:p>
        </w:tc>
        <w:tc>
          <w:tcPr>
            <w:tcW w:w="1178" w:type="dxa"/>
            <w:tcBorders>
              <w:top w:val="single" w:sz="4" w:space="0" w:color="auto"/>
              <w:left w:val="single" w:sz="4" w:space="0" w:color="auto"/>
              <w:bottom w:val="single" w:sz="4" w:space="0" w:color="auto"/>
              <w:right w:val="single" w:sz="4" w:space="0" w:color="auto"/>
            </w:tcBorders>
            <w:vAlign w:val="center"/>
            <w:hideMark/>
          </w:tcPr>
          <w:p w14:paraId="1A1F83E3" w14:textId="77777777" w:rsidR="000A4973" w:rsidRPr="000A4973" w:rsidRDefault="000A4973" w:rsidP="000A4973">
            <w:pPr>
              <w:spacing w:after="0" w:line="256" w:lineRule="auto"/>
              <w:jc w:val="center"/>
              <w:rPr>
                <w:rFonts w:eastAsia="Calibri" w:cs="Calibri"/>
                <w:lang w:val="en-IN"/>
              </w:rPr>
            </w:pPr>
            <w:r w:rsidRPr="000A4973">
              <w:rPr>
                <w:rFonts w:eastAsia="Calibri" w:cs="Calibri"/>
                <w:lang w:val="en-IN"/>
              </w:rPr>
              <w:t>M</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6136DBC" w14:textId="77777777" w:rsidR="000A4973" w:rsidRPr="000A4973" w:rsidRDefault="000A4973" w:rsidP="000A4973">
            <w:pPr>
              <w:spacing w:after="0" w:line="256" w:lineRule="auto"/>
              <w:jc w:val="center"/>
              <w:rPr>
                <w:rFonts w:eastAsia="Calibri" w:cs="Calibri"/>
                <w:lang w:val="en-IN"/>
              </w:rPr>
            </w:pPr>
            <w:r w:rsidRPr="000A4973">
              <w:rPr>
                <w:rFonts w:eastAsia="Calibri" w:cs="Calibri"/>
                <w:lang w:val="en-IN"/>
              </w:rPr>
              <w:t>-</w:t>
            </w:r>
          </w:p>
        </w:tc>
        <w:tc>
          <w:tcPr>
            <w:tcW w:w="1037" w:type="dxa"/>
            <w:tcBorders>
              <w:top w:val="single" w:sz="4" w:space="0" w:color="auto"/>
              <w:left w:val="single" w:sz="4" w:space="0" w:color="auto"/>
              <w:bottom w:val="single" w:sz="4" w:space="0" w:color="auto"/>
              <w:right w:val="single" w:sz="4" w:space="0" w:color="auto"/>
            </w:tcBorders>
            <w:vAlign w:val="center"/>
            <w:hideMark/>
          </w:tcPr>
          <w:p w14:paraId="7265B011" w14:textId="77777777" w:rsidR="000A4973" w:rsidRPr="000A4973" w:rsidRDefault="000A4973" w:rsidP="000A4973">
            <w:pPr>
              <w:spacing w:after="0" w:line="256" w:lineRule="auto"/>
              <w:rPr>
                <w:rFonts w:eastAsia="Calibri" w:cs="Calibri"/>
                <w:lang w:val="en-IN"/>
              </w:rPr>
            </w:pPr>
            <w:r w:rsidRPr="000A4973">
              <w:rPr>
                <w:rFonts w:eastAsia="Calibri" w:cs="Calibri"/>
                <w:lang w:val="en-IN"/>
              </w:rPr>
              <w:t>List</w:t>
            </w:r>
          </w:p>
        </w:tc>
      </w:tr>
    </w:tbl>
    <w:p w14:paraId="2E679536" w14:textId="73F6CEA0" w:rsidR="000A4973" w:rsidRDefault="00B922C0" w:rsidP="009A1C44">
      <w:pPr>
        <w:pStyle w:val="Heading3"/>
      </w:pPr>
      <w:r>
        <w:t>Output</w:t>
      </w:r>
      <w:r w:rsidR="00AB28FF">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575"/>
        <w:gridCol w:w="1305"/>
        <w:gridCol w:w="1010"/>
      </w:tblGrid>
      <w:tr w:rsidR="000C7D8B" w:rsidRPr="00890E14" w14:paraId="23DF91B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F2489A" w14:textId="77777777" w:rsidR="000C7D8B" w:rsidRPr="00890E14" w:rsidRDefault="000C7D8B">
            <w:pPr>
              <w:spacing w:after="0"/>
              <w:rPr>
                <w:rFonts w:cs="Calibri"/>
                <w:b/>
              </w:rPr>
            </w:pPr>
            <w:r w:rsidRPr="00890E14">
              <w:rPr>
                <w:rFonts w:cs="Calibri"/>
                <w:b/>
              </w:rPr>
              <w:t>Parameter</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D8163C" w14:textId="77777777" w:rsidR="000C7D8B" w:rsidRPr="00890E14" w:rsidRDefault="000C7D8B">
            <w:pPr>
              <w:spacing w:after="0"/>
              <w:rPr>
                <w:rFonts w:cs="Calibri"/>
                <w:b/>
              </w:rPr>
            </w:pPr>
            <w:r w:rsidRPr="00890E14">
              <w:rPr>
                <w:rFonts w:cs="Calibri"/>
                <w:b/>
              </w:rPr>
              <w:t>Description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0D9D0EA" w14:textId="77777777" w:rsidR="000C7D8B" w:rsidRPr="00890E14" w:rsidRDefault="00F005D1" w:rsidP="00F005D1">
            <w:pPr>
              <w:spacing w:after="0"/>
              <w:jc w:val="center"/>
              <w:rPr>
                <w:rFonts w:cs="Calibri"/>
                <w:b/>
              </w:rPr>
            </w:pPr>
            <w:r w:rsidRPr="00890E14">
              <w:rPr>
                <w:rFonts w:cs="Calibri"/>
                <w:b/>
                <w:kern w:val="0"/>
              </w:rPr>
              <w:t>M/O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308809" w14:textId="77777777" w:rsidR="000C7D8B" w:rsidRPr="00890E14" w:rsidRDefault="000C7D8B">
            <w:pPr>
              <w:spacing w:after="0"/>
              <w:rPr>
                <w:rFonts w:cs="Calibri"/>
                <w:b/>
              </w:rPr>
            </w:pPr>
            <w:r w:rsidRPr="00890E14">
              <w:rPr>
                <w:rFonts w:cs="Calibri"/>
                <w:b/>
              </w:rPr>
              <w:t>Type</w:t>
            </w:r>
          </w:p>
        </w:tc>
      </w:tr>
      <w:tr w:rsidR="000C7D8B" w:rsidRPr="00890E14" w14:paraId="7860729E"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E70302" w14:textId="77777777" w:rsidR="000C7D8B" w:rsidRPr="00890E14" w:rsidRDefault="000C7D8B">
            <w:pPr>
              <w:spacing w:after="0"/>
              <w:rPr>
                <w:rFonts w:cs="Calibri"/>
                <w:b/>
              </w:rPr>
            </w:pPr>
            <w:r w:rsidRPr="00890E14">
              <w:rPr>
                <w:rFonts w:cs="Calibri"/>
                <w:shd w:val="clear" w:color="auto" w:fill="FFFFFF"/>
              </w:rPr>
              <w:t>Content-Type</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6B4D88" w14:textId="77777777" w:rsidR="000C7D8B" w:rsidRPr="00890E14" w:rsidRDefault="000C7D8B">
            <w:pPr>
              <w:spacing w:after="0"/>
              <w:rPr>
                <w:rFonts w:cs="Calibri"/>
                <w:b/>
              </w:rPr>
            </w:pPr>
            <w:r w:rsidRPr="00890E14">
              <w:rPr>
                <w:rFonts w:cs="Calibri"/>
              </w:rPr>
              <w:t>Type of the content.</w:t>
            </w:r>
            <w:r w:rsidRPr="00890E14">
              <w:t xml:space="preserve"> </w:t>
            </w:r>
            <w:r w:rsidRPr="00890E14">
              <w:rPr>
                <w:rFonts w:cs="Calibri"/>
              </w:rPr>
              <w:t>It could be application/json, text/html, application/xml, etc. It lets the receiving entity know how to interpret the data.</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89F9CD" w14:textId="77777777" w:rsidR="000C7D8B" w:rsidRPr="00890E14" w:rsidRDefault="000C7D8B">
            <w:pPr>
              <w:spacing w:after="0"/>
              <w:jc w:val="center"/>
              <w:rPr>
                <w:rFonts w:cs="Calibri"/>
                <w:b/>
              </w:rPr>
            </w:pPr>
            <w:r w:rsidRPr="00890E14">
              <w:rPr>
                <w:rFonts w:cs="Calibri"/>
              </w:rPr>
              <w:t>M-Public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410B6F" w14:textId="77777777" w:rsidR="000C7D8B" w:rsidRPr="00890E14" w:rsidRDefault="000C7D8B">
            <w:pPr>
              <w:spacing w:after="0"/>
              <w:rPr>
                <w:rFonts w:cs="Calibri"/>
                <w:b/>
              </w:rPr>
            </w:pPr>
            <w:r w:rsidRPr="00890E14">
              <w:rPr>
                <w:rFonts w:cs="Calibri"/>
              </w:rPr>
              <w:t>255</w:t>
            </w:r>
          </w:p>
        </w:tc>
      </w:tr>
      <w:tr w:rsidR="000C7D8B" w:rsidRPr="00890E14" w14:paraId="76E59DBC"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1A1AAD" w14:textId="77777777" w:rsidR="000C7D8B" w:rsidRPr="00890E14" w:rsidRDefault="000C7D8B">
            <w:pPr>
              <w:spacing w:after="0"/>
              <w:rPr>
                <w:rFonts w:cs="Calibri"/>
              </w:rPr>
            </w:pPr>
            <w:r w:rsidRPr="00890E14">
              <w:rPr>
                <w:rFonts w:cs="Calibri"/>
                <w:shd w:val="clear" w:color="auto" w:fill="FFFFFF"/>
              </w:rPr>
              <w:t>Content-Length</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E1B51" w14:textId="099C9155" w:rsidR="000C7D8B" w:rsidRPr="00890E14" w:rsidRDefault="000C7D8B">
            <w:pPr>
              <w:spacing w:after="0"/>
              <w:rPr>
                <w:rFonts w:cs="Calibri"/>
              </w:rPr>
            </w:pPr>
            <w:r w:rsidRPr="00890E14">
              <w:rPr>
                <w:rFonts w:cs="Calibri"/>
              </w:rPr>
              <w:t>Length of the content</w:t>
            </w:r>
            <w:r w:rsidR="00E62B79" w:rsidRPr="00890E14">
              <w:rPr>
                <w:rFonts w:cs="Calibri"/>
              </w:rPr>
              <w:t>.</w:t>
            </w:r>
            <w:r w:rsidRPr="00890E14">
              <w:t xml:space="preserve"> </w:t>
            </w:r>
            <w:r w:rsidRPr="00890E14">
              <w:rPr>
                <w:rFonts w:cs="Calibri"/>
              </w:rPr>
              <w:t>This is an HTTP header that indicates the size of the body data in bytes.</w:t>
            </w:r>
          </w:p>
          <w:p w14:paraId="13EABC4F" w14:textId="77777777" w:rsidR="000C7D8B" w:rsidRPr="00890E14" w:rsidRDefault="000C7D8B">
            <w:pPr>
              <w:spacing w:after="0"/>
              <w:rPr>
                <w:rFonts w:cs="Calibri"/>
              </w:rPr>
            </w:pPr>
            <w:r w:rsidRPr="00890E14">
              <w:rPr>
                <w:rFonts w:cs="Calibri"/>
              </w:rPr>
              <w:t xml:space="preserve"> It's used to let the receiving entity know how much data to expect.</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6D9EC"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3078E" w14:textId="77777777" w:rsidR="000C7D8B" w:rsidRPr="00890E14" w:rsidRDefault="000C7D8B">
            <w:pPr>
              <w:spacing w:after="0"/>
              <w:rPr>
                <w:rFonts w:cs="Calibri"/>
              </w:rPr>
            </w:pPr>
            <w:r w:rsidRPr="00890E14">
              <w:rPr>
                <w:rFonts w:cs="Calibri"/>
              </w:rPr>
              <w:t>255</w:t>
            </w:r>
          </w:p>
        </w:tc>
      </w:tr>
      <w:tr w:rsidR="000C7D8B" w:rsidRPr="00890E14" w14:paraId="120008A9"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E13C9E" w14:textId="77777777" w:rsidR="000C7D8B" w:rsidRPr="00890E14" w:rsidRDefault="000C7D8B">
            <w:pPr>
              <w:spacing w:after="0"/>
              <w:rPr>
                <w:rFonts w:cs="Calibri"/>
                <w:shd w:val="clear" w:color="auto" w:fill="FFFFFF"/>
              </w:rPr>
            </w:pPr>
            <w:r w:rsidRPr="00890E14">
              <w:rPr>
                <w:rFonts w:cs="Calibri"/>
                <w:shd w:val="clear" w:color="auto" w:fill="FFFFFF"/>
              </w:rPr>
              <w:t xml:space="preserve">date </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F550A" w14:textId="77777777" w:rsidR="000C7D8B" w:rsidRPr="00890E14" w:rsidRDefault="000C7D8B">
            <w:pPr>
              <w:spacing w:after="0"/>
              <w:rPr>
                <w:rFonts w:cs="Calibri"/>
              </w:rPr>
            </w:pPr>
            <w:r w:rsidRPr="00890E14">
              <w:rPr>
                <w:rFonts w:cs="Calibri"/>
              </w:rPr>
              <w:t xml:space="preserve">Date of operation execution </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CE19BA"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BDDE25" w14:textId="77777777" w:rsidR="000C7D8B" w:rsidRPr="00890E14" w:rsidRDefault="000C7D8B">
            <w:pPr>
              <w:spacing w:after="0"/>
              <w:rPr>
                <w:rFonts w:cs="Calibri"/>
              </w:rPr>
            </w:pPr>
            <w:r w:rsidRPr="00890E14">
              <w:rPr>
                <w:rFonts w:cs="Calibri"/>
              </w:rPr>
              <w:t>255</w:t>
            </w:r>
          </w:p>
        </w:tc>
      </w:tr>
      <w:tr w:rsidR="000C7D8B" w:rsidRPr="00890E14" w14:paraId="1CA420F0"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58FF5B" w14:textId="77777777" w:rsidR="000C7D8B" w:rsidRPr="00890E14" w:rsidRDefault="000C7D8B">
            <w:pPr>
              <w:spacing w:after="0"/>
              <w:rPr>
                <w:rFonts w:cs="Calibri"/>
                <w:shd w:val="clear" w:color="auto" w:fill="FFFFFF"/>
              </w:rPr>
            </w:pPr>
            <w:r w:rsidRPr="00890E14">
              <w:rPr>
                <w:rFonts w:cs="Calibri"/>
                <w:shd w:val="clear" w:color="auto" w:fill="FFFFFF"/>
              </w:rPr>
              <w:t>ocp-apim-apiid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9163B" w14:textId="7EE6E809" w:rsidR="000C7D8B" w:rsidRPr="00890E14" w:rsidRDefault="000C7D8B">
            <w:pPr>
              <w:spacing w:after="0"/>
              <w:rPr>
                <w:rFonts w:cs="Calibri"/>
              </w:rPr>
            </w:pPr>
            <w:r w:rsidRPr="00890E14">
              <w:rPr>
                <w:rFonts w:cs="Calibri"/>
              </w:rPr>
              <w:t>This field holds the unique identifier of the API in A</w:t>
            </w:r>
            <w:r w:rsidR="00C84B08">
              <w:rPr>
                <w:rFonts w:cs="Calibri"/>
              </w:rPr>
              <w:t>WS API Gateway</w:t>
            </w:r>
            <w:r w:rsidRPr="00890E14">
              <w:rPr>
                <w:rFonts w:cs="Calibri"/>
              </w:rPr>
              <w:t>. This identifier is used within the API</w:t>
            </w:r>
            <w:r w:rsidR="00C84B08">
              <w:rPr>
                <w:rFonts w:cs="Calibri"/>
              </w:rPr>
              <w:t xml:space="preserve"> Gateway</w:t>
            </w:r>
            <w:r w:rsidRPr="00890E14">
              <w:rPr>
                <w:rFonts w:cs="Calibri"/>
              </w:rPr>
              <w:t xml:space="preserve"> instance to distinguish between different APIs.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E6BCE8"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EA0A91" w14:textId="77777777" w:rsidR="000C7D8B" w:rsidRPr="00890E14" w:rsidRDefault="000C7D8B">
            <w:pPr>
              <w:spacing w:after="0"/>
              <w:rPr>
                <w:rFonts w:cs="Calibri"/>
              </w:rPr>
            </w:pPr>
            <w:r w:rsidRPr="00890E14">
              <w:rPr>
                <w:rFonts w:cs="Calibri"/>
              </w:rPr>
              <w:t>255</w:t>
            </w:r>
          </w:p>
        </w:tc>
      </w:tr>
      <w:tr w:rsidR="000C7D8B" w:rsidRPr="00890E14" w14:paraId="18181828"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905CDF" w14:textId="77777777" w:rsidR="000C7D8B" w:rsidRPr="00890E14" w:rsidRDefault="000C7D8B">
            <w:pPr>
              <w:spacing w:after="0"/>
              <w:rPr>
                <w:rFonts w:cs="Calibri"/>
                <w:shd w:val="clear" w:color="auto" w:fill="FFFFFF"/>
              </w:rPr>
            </w:pPr>
            <w:r w:rsidRPr="00890E14">
              <w:rPr>
                <w:rFonts w:cs="Calibri"/>
                <w:shd w:val="clear" w:color="auto" w:fill="FFFFFF"/>
              </w:rPr>
              <w:t>ocp-apim-operationid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7AE01" w14:textId="245DEB58" w:rsidR="000C7D8B" w:rsidRPr="00890E14" w:rsidRDefault="000C7D8B">
            <w:pPr>
              <w:spacing w:after="0"/>
              <w:rPr>
                <w:rFonts w:cs="Calibri"/>
              </w:rPr>
            </w:pPr>
            <w:r w:rsidRPr="00890E14">
              <w:rPr>
                <w:rFonts w:cs="Calibri"/>
              </w:rPr>
              <w:t>This field contains the unique identifier for a particular operation within an API in API</w:t>
            </w:r>
            <w:r w:rsidR="00BD037F">
              <w:rPr>
                <w:rFonts w:cs="Calibri"/>
              </w:rPr>
              <w:t xml:space="preserve"> Gateway</w:t>
            </w:r>
            <w:r w:rsidRPr="00890E14">
              <w:rPr>
                <w:rFonts w:cs="Calibri"/>
              </w:rPr>
              <w:t>. This helps in tracing the specific operation or method that was invoked.</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EB31C9"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E1A232" w14:textId="77777777" w:rsidR="000C7D8B" w:rsidRPr="00890E14" w:rsidRDefault="000C7D8B">
            <w:pPr>
              <w:spacing w:after="0"/>
              <w:rPr>
                <w:rFonts w:cs="Calibri"/>
              </w:rPr>
            </w:pPr>
            <w:r w:rsidRPr="00890E14">
              <w:rPr>
                <w:rFonts w:cs="Calibri"/>
              </w:rPr>
              <w:t>255</w:t>
            </w:r>
          </w:p>
        </w:tc>
      </w:tr>
      <w:tr w:rsidR="000C7D8B" w:rsidRPr="00890E14" w14:paraId="1C58D136"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636EA6" w14:textId="77777777" w:rsidR="000C7D8B" w:rsidRPr="00890E14" w:rsidRDefault="000C7D8B">
            <w:pPr>
              <w:spacing w:after="0"/>
              <w:rPr>
                <w:rFonts w:cs="Calibri"/>
                <w:shd w:val="clear" w:color="auto" w:fill="FFFFFF"/>
              </w:rPr>
            </w:pPr>
            <w:r w:rsidRPr="00890E14">
              <w:rPr>
                <w:rFonts w:cs="Calibri"/>
                <w:shd w:val="clear" w:color="auto" w:fill="FFFFFF"/>
              </w:rPr>
              <w:t>ocp-apim-productid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98D861" w14:textId="1C1AD6EA" w:rsidR="000C7D8B" w:rsidRPr="00890E14" w:rsidRDefault="000C7D8B">
            <w:pPr>
              <w:spacing w:after="0"/>
              <w:rPr>
                <w:rFonts w:cs="Calibri"/>
              </w:rPr>
            </w:pPr>
            <w:r w:rsidRPr="00890E14">
              <w:rPr>
                <w:rFonts w:cs="Calibri"/>
              </w:rPr>
              <w:t>This field contains the unique identifier of the product with which the API is associated. In API</w:t>
            </w:r>
            <w:r w:rsidR="00C76366">
              <w:rPr>
                <w:rFonts w:cs="Calibri"/>
              </w:rPr>
              <w:t xml:space="preserve"> Gateway</w:t>
            </w:r>
            <w:r w:rsidRPr="00890E14">
              <w:rPr>
                <w:rFonts w:cs="Calibri"/>
              </w:rPr>
              <w:t>, APIs can be grouped into products, and this field helps identify which product the API belongs to.</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B1E7AB"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114A35" w14:textId="77777777" w:rsidR="000C7D8B" w:rsidRPr="00890E14" w:rsidRDefault="000C7D8B">
            <w:pPr>
              <w:spacing w:after="0"/>
              <w:rPr>
                <w:rFonts w:cs="Calibri"/>
              </w:rPr>
            </w:pPr>
            <w:r w:rsidRPr="00890E14">
              <w:rPr>
                <w:rFonts w:cs="Calibri"/>
              </w:rPr>
              <w:t>255</w:t>
            </w:r>
          </w:p>
        </w:tc>
      </w:tr>
      <w:tr w:rsidR="000C7D8B" w:rsidRPr="00890E14" w14:paraId="500CA47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EC522" w14:textId="77777777" w:rsidR="000C7D8B" w:rsidRPr="00890E14" w:rsidRDefault="000C7D8B">
            <w:pPr>
              <w:spacing w:after="0"/>
              <w:rPr>
                <w:rFonts w:cs="Calibri"/>
                <w:shd w:val="clear" w:color="auto" w:fill="FFFFFF"/>
              </w:rPr>
            </w:pPr>
            <w:r w:rsidRPr="00890E14">
              <w:rPr>
                <w:rFonts w:cs="Calibri"/>
                <w:shd w:val="clear" w:color="auto" w:fill="FFFFFF"/>
              </w:rPr>
              <w:t>ocp-apim-subscriptionid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BD6BE3" w14:textId="13ED8247" w:rsidR="000C7D8B" w:rsidRPr="00890E14" w:rsidRDefault="000C7D8B">
            <w:pPr>
              <w:spacing w:after="0"/>
              <w:rPr>
                <w:rFonts w:cs="Calibri"/>
              </w:rPr>
            </w:pPr>
            <w:r w:rsidRPr="00890E14">
              <w:rPr>
                <w:rFonts w:cs="Calibri"/>
              </w:rPr>
              <w:t>This field contains the unique identifier of the subscription associated with the API</w:t>
            </w:r>
            <w:r w:rsidR="00BD037F">
              <w:rPr>
                <w:rFonts w:cs="Calibri"/>
              </w:rPr>
              <w:t xml:space="preserve"> Gateway</w:t>
            </w:r>
            <w:r w:rsidRPr="00890E14">
              <w:rPr>
                <w:rFonts w:cs="Calibri"/>
              </w:rPr>
              <w:t xml:space="preserve"> instance. In API</w:t>
            </w:r>
            <w:r w:rsidR="00C76366">
              <w:rPr>
                <w:rFonts w:cs="Calibri"/>
              </w:rPr>
              <w:t xml:space="preserve"> Gateway</w:t>
            </w:r>
            <w:r w:rsidRPr="00890E14">
              <w:rPr>
                <w:rFonts w:cs="Calibri"/>
              </w:rPr>
              <w:t>, a subscription relates to the agreement to use an API and provides the primary means for authorization.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E0C8B2"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801759" w14:textId="77777777" w:rsidR="000C7D8B" w:rsidRPr="00890E14" w:rsidRDefault="000C7D8B">
            <w:pPr>
              <w:spacing w:after="0"/>
              <w:rPr>
                <w:rFonts w:cs="Calibri"/>
              </w:rPr>
            </w:pPr>
            <w:r w:rsidRPr="00890E14">
              <w:rPr>
                <w:rFonts w:cs="Calibri"/>
              </w:rPr>
              <w:t>255</w:t>
            </w:r>
          </w:p>
        </w:tc>
      </w:tr>
      <w:tr w:rsidR="000C7D8B" w:rsidRPr="00890E14" w14:paraId="0A19731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0F7CF3" w14:textId="77777777" w:rsidR="000C7D8B" w:rsidRPr="00890E14" w:rsidRDefault="000C7D8B">
            <w:pPr>
              <w:spacing w:after="0"/>
              <w:rPr>
                <w:rFonts w:cs="Calibri"/>
                <w:shd w:val="clear" w:color="auto" w:fill="FFFFFF"/>
              </w:rPr>
            </w:pPr>
            <w:r w:rsidRPr="00890E14">
              <w:rPr>
                <w:rFonts w:cs="Calibri"/>
                <w:shd w:val="clear" w:color="auto" w:fill="FFFFFF"/>
              </w:rPr>
              <w:t>ocp-apim-trace-location</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391D77" w14:textId="0E659656" w:rsidR="000C7D8B" w:rsidRPr="00890E14" w:rsidRDefault="000C7D8B">
            <w:pPr>
              <w:spacing w:after="0"/>
              <w:rPr>
                <w:rFonts w:cs="Calibri"/>
              </w:rPr>
            </w:pPr>
            <w:r w:rsidRPr="00890E14">
              <w:rPr>
                <w:rFonts w:cs="Calibri"/>
              </w:rPr>
              <w:t>This field contains the URL where the trace output can be found. This is typically used for debugging purposes. When API</w:t>
            </w:r>
            <w:r w:rsidR="00B65FA8">
              <w:rPr>
                <w:rFonts w:cs="Calibri"/>
              </w:rPr>
              <w:t xml:space="preserve"> Gateway</w:t>
            </w:r>
            <w:r w:rsidRPr="00890E14">
              <w:rPr>
                <w:rFonts w:cs="Calibri"/>
              </w:rPr>
              <w:t xml:space="preserve"> tracing is enabled, detailed information about the request and response is written to this location, which can help troubleshoot issues.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C37FE"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6CFC57" w14:textId="77777777" w:rsidR="000C7D8B" w:rsidRPr="00890E14" w:rsidRDefault="000C7D8B">
            <w:pPr>
              <w:spacing w:after="0"/>
              <w:rPr>
                <w:rFonts w:cs="Calibri"/>
              </w:rPr>
            </w:pPr>
            <w:r w:rsidRPr="00890E14">
              <w:rPr>
                <w:rFonts w:cs="Calibri"/>
              </w:rPr>
              <w:t>255</w:t>
            </w:r>
          </w:p>
        </w:tc>
      </w:tr>
    </w:tbl>
    <w:p w14:paraId="34E18CD0" w14:textId="6570CCE9" w:rsidR="00204A67" w:rsidRDefault="00204A67" w:rsidP="00204A67">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575"/>
        <w:gridCol w:w="1305"/>
        <w:gridCol w:w="1010"/>
      </w:tblGrid>
      <w:tr w:rsidR="00B922C0" w:rsidRPr="00B922C0" w14:paraId="2FB7CCCD"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98B3224" w14:textId="77777777" w:rsidR="00B922C0" w:rsidRPr="00B922C0" w:rsidRDefault="00B922C0" w:rsidP="00B922C0">
            <w:pPr>
              <w:spacing w:after="0" w:line="256" w:lineRule="auto"/>
              <w:rPr>
                <w:rFonts w:eastAsia="Calibri" w:cs="Calibri"/>
                <w:b/>
                <w:lang w:val="en-IN"/>
              </w:rPr>
            </w:pPr>
            <w:r w:rsidRPr="00B922C0">
              <w:rPr>
                <w:rFonts w:eastAsia="Calibri" w:cs="Calibri"/>
                <w:b/>
                <w:lang w:val="en-IN"/>
              </w:rPr>
              <w:t>Parameter</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C0F7967" w14:textId="77777777" w:rsidR="00B922C0" w:rsidRPr="00B922C0" w:rsidRDefault="00B922C0" w:rsidP="00B922C0">
            <w:pPr>
              <w:spacing w:after="0" w:line="256" w:lineRule="auto"/>
              <w:rPr>
                <w:rFonts w:eastAsia="Calibri" w:cs="Calibri"/>
                <w:b/>
                <w:lang w:val="en-IN"/>
              </w:rPr>
            </w:pPr>
            <w:r w:rsidRPr="00B922C0">
              <w:rPr>
                <w:rFonts w:eastAsia="Calibri" w:cs="Calibri"/>
                <w:b/>
                <w:lang w:val="en-IN"/>
              </w:rPr>
              <w:t>Description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8B13498" w14:textId="77777777" w:rsidR="00B922C0" w:rsidRPr="00B922C0" w:rsidRDefault="00B922C0" w:rsidP="00B922C0">
            <w:pPr>
              <w:spacing w:after="0" w:line="256" w:lineRule="auto"/>
              <w:jc w:val="center"/>
              <w:rPr>
                <w:rFonts w:eastAsia="Calibri" w:cs="Calibri"/>
                <w:b/>
                <w:lang w:val="en-IN"/>
              </w:rPr>
            </w:pPr>
            <w:r w:rsidRPr="00B922C0">
              <w:rPr>
                <w:rFonts w:eastAsia="Calibri" w:cs="Calibri"/>
                <w:b/>
                <w:kern w:val="0"/>
                <w:lang w:val="en-IN"/>
              </w:rPr>
              <w:t>M/O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13B6C56" w14:textId="77777777" w:rsidR="00B922C0" w:rsidRPr="00B922C0" w:rsidRDefault="00B922C0" w:rsidP="00B922C0">
            <w:pPr>
              <w:spacing w:after="0" w:line="256" w:lineRule="auto"/>
              <w:rPr>
                <w:rFonts w:eastAsia="Calibri" w:cs="Calibri"/>
                <w:b/>
                <w:lang w:val="en-IN"/>
              </w:rPr>
            </w:pPr>
            <w:r w:rsidRPr="00B922C0">
              <w:rPr>
                <w:rFonts w:eastAsia="Calibri" w:cs="Calibri"/>
                <w:b/>
                <w:lang w:val="en-IN"/>
              </w:rPr>
              <w:t>Type</w:t>
            </w:r>
          </w:p>
        </w:tc>
      </w:tr>
      <w:tr w:rsidR="00B922C0" w:rsidRPr="00B922C0" w14:paraId="22CA83BE"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3898BC" w14:textId="77777777" w:rsidR="00B922C0" w:rsidRPr="00B922C0" w:rsidRDefault="00B922C0" w:rsidP="00B922C0">
            <w:pPr>
              <w:spacing w:after="0" w:line="256" w:lineRule="auto"/>
              <w:rPr>
                <w:rFonts w:eastAsia="Calibri" w:cs="Calibri"/>
                <w:sz w:val="18"/>
                <w:szCs w:val="20"/>
                <w:lang w:val="en-IN"/>
              </w:rPr>
            </w:pPr>
            <w:r w:rsidRPr="00B922C0">
              <w:rPr>
                <w:rFonts w:eastAsia="Calibri" w:cs="Calibri"/>
                <w:sz w:val="18"/>
                <w:szCs w:val="20"/>
                <w:lang w:val="en-IN"/>
              </w:rPr>
              <w:t>errorManagement</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829FB"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7F592D"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8CE8C3"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Object</w:t>
            </w:r>
          </w:p>
        </w:tc>
      </w:tr>
      <w:tr w:rsidR="00B922C0" w:rsidRPr="00B922C0" w14:paraId="7F15C030"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CD016" w14:textId="77777777" w:rsidR="00B922C0" w:rsidRPr="00B922C0" w:rsidRDefault="00B922C0" w:rsidP="00B922C0">
            <w:pPr>
              <w:spacing w:after="0" w:line="256" w:lineRule="auto"/>
              <w:rPr>
                <w:rFonts w:eastAsia="Calibri" w:cs="Calibri"/>
                <w:sz w:val="18"/>
                <w:szCs w:val="20"/>
                <w:lang w:val="en-IN"/>
              </w:rPr>
            </w:pPr>
            <w:r w:rsidRPr="00B922C0">
              <w:rPr>
                <w:rFonts w:eastAsia="Calibri" w:cs="Calibri"/>
                <w:sz w:val="18"/>
                <w:szCs w:val="20"/>
                <w:lang w:val="en-IN"/>
              </w:rPr>
              <w:t>errorCode</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37C172"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is a numeric identifier associated with the specific type of error that occurred. Each type of error has a unique code. These codes can be used for categorizing, prioritizing, and systematically handling errors.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050A00"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5DAF2B"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String</w:t>
            </w:r>
          </w:p>
        </w:tc>
      </w:tr>
      <w:tr w:rsidR="00B922C0" w:rsidRPr="00B922C0" w14:paraId="051DA89E"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7ADACA" w14:textId="77777777" w:rsidR="00B922C0" w:rsidRPr="00B922C0" w:rsidRDefault="00B922C0" w:rsidP="00B922C0">
            <w:pPr>
              <w:spacing w:after="0" w:line="256" w:lineRule="auto"/>
              <w:rPr>
                <w:rFonts w:eastAsia="Calibri" w:cs="Calibri"/>
                <w:sz w:val="18"/>
                <w:szCs w:val="20"/>
                <w:lang w:val="en-IN"/>
              </w:rPr>
            </w:pPr>
            <w:r w:rsidRPr="00B922C0">
              <w:rPr>
                <w:rFonts w:eastAsia="Calibri" w:cs="Calibri"/>
                <w:sz w:val="18"/>
                <w:szCs w:val="20"/>
                <w:lang w:val="en-IN"/>
              </w:rPr>
              <w:t>errorDescription</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2839D9"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3FF1BC"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9653D"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String</w:t>
            </w:r>
          </w:p>
        </w:tc>
      </w:tr>
      <w:tr w:rsidR="00B922C0" w:rsidRPr="00B922C0" w14:paraId="3DF56613" w14:textId="77777777" w:rsidTr="00B922C0">
        <w:trPr>
          <w:trHeight w:val="50"/>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DA57B7" w14:textId="77777777" w:rsidR="00B922C0" w:rsidRPr="00B922C0" w:rsidRDefault="00B922C0" w:rsidP="00B922C0">
            <w:pPr>
              <w:spacing w:line="256" w:lineRule="auto"/>
              <w:contextualSpacing/>
              <w:rPr>
                <w:rFonts w:eastAsia="Calibri" w:cs="Calibri"/>
                <w:lang w:val="en-IN"/>
              </w:rPr>
            </w:pPr>
            <w:r w:rsidRPr="00B922C0">
              <w:rPr>
                <w:rFonts w:eastAsia="Calibri" w:cs="Calibri"/>
                <w:lang w:val="en-IN"/>
              </w:rPr>
              <w:t>services</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63E8AA"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refers to the array or list of Service objects that have been created because of the operation.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E18BCA"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BC898B"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List</w:t>
            </w:r>
          </w:p>
        </w:tc>
      </w:tr>
      <w:tr w:rsidR="00B922C0" w:rsidRPr="00B922C0" w14:paraId="260AA12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9B2CF"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errorManagement</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D62C0"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The object identifying the error. Provided only if there is an error.</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323864"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AA299A"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Object</w:t>
            </w:r>
          </w:p>
        </w:tc>
      </w:tr>
      <w:tr w:rsidR="00B922C0" w:rsidRPr="00B922C0" w14:paraId="1F117D3D"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D6504F" w14:textId="77777777" w:rsidR="00B922C0" w:rsidRPr="00B922C0" w:rsidRDefault="00B922C0" w:rsidP="00B922C0">
            <w:pPr>
              <w:spacing w:after="0" w:line="256" w:lineRule="auto"/>
              <w:rPr>
                <w:rFonts w:eastAsia="Calibri" w:cs="Arial"/>
                <w:lang w:val="en-IN"/>
              </w:rPr>
            </w:pPr>
            <w:r w:rsidRPr="00B922C0">
              <w:rPr>
                <w:rFonts w:eastAsia="Calibri" w:cs="Arial"/>
                <w:lang w:val="en-IN"/>
              </w:rPr>
              <w:t>Asset-files</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D39E12" w14:textId="3B9E3811" w:rsidR="00B922C0" w:rsidRPr="00B922C0" w:rsidRDefault="00B922C0" w:rsidP="00B922C0">
            <w:pPr>
              <w:spacing w:after="0" w:line="256" w:lineRule="auto"/>
              <w:rPr>
                <w:rFonts w:eastAsia="Calibri" w:cs="Calibri"/>
                <w:lang w:val="en-IN"/>
              </w:rPr>
            </w:pPr>
            <w:r w:rsidRPr="00B922C0">
              <w:rPr>
                <w:rFonts w:eastAsia="Calibri" w:cs="Calibri"/>
                <w:lang w:val="en-IN"/>
              </w:rPr>
              <w:t xml:space="preserve">external_id, key, </w:t>
            </w:r>
            <w:r w:rsidR="00CA75FB" w:rsidRPr="00B922C0">
              <w:rPr>
                <w:rFonts w:eastAsia="Calibri" w:cs="Calibri"/>
                <w:lang w:val="en-IN"/>
              </w:rPr>
              <w:t>path (</w:t>
            </w:r>
            <w:r w:rsidRPr="00B922C0">
              <w:rPr>
                <w:rFonts w:eastAsia="Calibri" w:cs="Calibri"/>
                <w:lang w:val="en-IN"/>
              </w:rPr>
              <w:t>path of this plant e.g.,</w:t>
            </w:r>
            <w:r w:rsidRPr="00B922C0">
              <w:rPr>
                <w:rFonts w:eastAsia="Calibri" w:cs="Arial"/>
                <w:lang w:val="en-IN"/>
              </w:rPr>
              <w:t xml:space="preserve"> </w:t>
            </w:r>
            <w:r w:rsidRPr="00B922C0">
              <w:rPr>
                <w:rFonts w:eastAsia="Calibri" w:cs="Calibri"/>
                <w:lang w:val="en-IN"/>
              </w:rPr>
              <w:t>Multi-Plant.xlsm)</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63FB4C" w14:textId="77777777" w:rsidR="00B922C0" w:rsidRPr="00B922C0" w:rsidRDefault="00B922C0" w:rsidP="00B922C0">
            <w:pPr>
              <w:spacing w:after="0" w:line="256" w:lineRule="auto"/>
              <w:jc w:val="center"/>
              <w:rPr>
                <w:rFonts w:eastAsia="Calibri" w:cs="Arial"/>
                <w:lang w:val="en-IN"/>
              </w:rPr>
            </w:pPr>
            <w:r w:rsidRPr="00B922C0">
              <w:rPr>
                <w:rFonts w:eastAsia="Calibri" w:cs="Arial"/>
                <w:lang w:val="en-IN"/>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C60FB" w14:textId="77777777" w:rsidR="00B922C0" w:rsidRPr="00B922C0" w:rsidRDefault="00B922C0" w:rsidP="00B922C0">
            <w:pPr>
              <w:spacing w:after="0" w:line="256" w:lineRule="auto"/>
              <w:rPr>
                <w:rFonts w:eastAsia="Calibri" w:cs="Arial"/>
                <w:lang w:val="en-IN"/>
              </w:rPr>
            </w:pPr>
            <w:r w:rsidRPr="00B922C0">
              <w:rPr>
                <w:rFonts w:eastAsia="Calibri" w:cs="Arial"/>
                <w:lang w:val="en-IN"/>
              </w:rPr>
              <w:t>String</w:t>
            </w:r>
          </w:p>
        </w:tc>
      </w:tr>
    </w:tbl>
    <w:p w14:paraId="3328912B" w14:textId="0D0CD6FF" w:rsidR="00C1090F" w:rsidRDefault="00C1090F" w:rsidP="009A1C44">
      <w:pPr>
        <w:pStyle w:val="Heading3"/>
      </w:pPr>
      <w:r>
        <w:br w:type="column"/>
      </w:r>
      <w:r>
        <w:t>API Precondition</w:t>
      </w:r>
    </w:p>
    <w:p w14:paraId="3655E4FB" w14:textId="77777777" w:rsidR="00C1090F" w:rsidRDefault="00C1090F" w:rsidP="00C1090F">
      <w:pPr>
        <w:rPr>
          <w:rFonts w:cs="Calibri"/>
        </w:rPr>
      </w:pPr>
      <w:r>
        <w:rPr>
          <w:rFonts w:cs="Calibri"/>
        </w:rPr>
        <w:t>To fetch the response from the download template operation, the authorization token must exist.</w:t>
      </w:r>
    </w:p>
    <w:p w14:paraId="77BE7C70" w14:textId="6A493A42" w:rsidR="005C047B" w:rsidRPr="006E2058" w:rsidRDefault="00D76D74" w:rsidP="009A1C4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15"/>
        <w:gridCol w:w="10075"/>
      </w:tblGrid>
      <w:tr w:rsidR="00612FB1" w:rsidRPr="00890E14" w14:paraId="1BC1AE93"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07B7D130" w14:textId="77777777" w:rsidR="00612FB1" w:rsidRPr="00890E14" w:rsidRDefault="00612FB1" w:rsidP="00567E47">
            <w:pPr>
              <w:spacing w:after="0"/>
              <w:rPr>
                <w:rFonts w:cs="Calibri"/>
                <w:b/>
                <w:bCs/>
              </w:rPr>
            </w:pPr>
            <w:r w:rsidRPr="00890E14">
              <w:rPr>
                <w:rFonts w:cs="Calibri"/>
                <w:b/>
                <w:bCs/>
              </w:rPr>
              <w:t>PROTOCOL</w:t>
            </w:r>
          </w:p>
        </w:tc>
        <w:tc>
          <w:tcPr>
            <w:tcW w:w="10075" w:type="dxa"/>
            <w:shd w:val="clear" w:color="auto" w:fill="FFFFFF" w:themeFill="background1"/>
            <w:tcMar>
              <w:top w:w="0" w:type="dxa"/>
              <w:left w:w="108" w:type="dxa"/>
              <w:bottom w:w="0" w:type="dxa"/>
              <w:right w:w="108" w:type="dxa"/>
            </w:tcMar>
            <w:vAlign w:val="center"/>
            <w:hideMark/>
          </w:tcPr>
          <w:p w14:paraId="31E0E519" w14:textId="7A033503" w:rsidR="00612FB1" w:rsidRPr="00890E14" w:rsidRDefault="00612FB1" w:rsidP="00567E47">
            <w:pPr>
              <w:spacing w:after="0"/>
              <w:rPr>
                <w:rFonts w:cs="Calibri"/>
              </w:rPr>
            </w:pPr>
            <w:r w:rsidRPr="00890E14">
              <w:rPr>
                <w:rFonts w:cs="Calibri"/>
              </w:rPr>
              <w:t>HTTPS</w:t>
            </w:r>
          </w:p>
        </w:tc>
      </w:tr>
      <w:tr w:rsidR="00612FB1" w:rsidRPr="00890E14" w14:paraId="106C3334" w14:textId="77777777" w:rsidTr="790818C4">
        <w:trPr>
          <w:trHeight w:val="152"/>
        </w:trPr>
        <w:tc>
          <w:tcPr>
            <w:tcW w:w="2515" w:type="dxa"/>
            <w:shd w:val="clear" w:color="auto" w:fill="D9D9D9" w:themeFill="background1" w:themeFillShade="D9"/>
            <w:tcMar>
              <w:top w:w="0" w:type="dxa"/>
              <w:left w:w="108" w:type="dxa"/>
              <w:bottom w:w="0" w:type="dxa"/>
              <w:right w:w="108" w:type="dxa"/>
            </w:tcMar>
            <w:vAlign w:val="center"/>
          </w:tcPr>
          <w:p w14:paraId="7053039C" w14:textId="77777777" w:rsidR="00612FB1" w:rsidRPr="00890E14" w:rsidRDefault="004D1324" w:rsidP="00567E47">
            <w:pPr>
              <w:spacing w:after="0"/>
              <w:rPr>
                <w:rFonts w:cs="Calibri"/>
                <w:b/>
                <w:bCs/>
              </w:rPr>
            </w:pPr>
            <w:r w:rsidRPr="00890E14">
              <w:rPr>
                <w:rFonts w:cs="Calibri"/>
                <w:b/>
                <w:bCs/>
              </w:rPr>
              <w:t>REQUEST URL</w:t>
            </w:r>
          </w:p>
        </w:tc>
        <w:tc>
          <w:tcPr>
            <w:tcW w:w="10075" w:type="dxa"/>
            <w:shd w:val="clear" w:color="auto" w:fill="FFFFFF" w:themeFill="background1"/>
            <w:tcMar>
              <w:top w:w="0" w:type="dxa"/>
              <w:left w:w="108" w:type="dxa"/>
              <w:bottom w:w="0" w:type="dxa"/>
              <w:right w:w="108" w:type="dxa"/>
            </w:tcMar>
            <w:vAlign w:val="center"/>
          </w:tcPr>
          <w:p w14:paraId="3BBE5914" w14:textId="64528F3C" w:rsidR="00612FB1" w:rsidRPr="00890E14" w:rsidRDefault="2291C322" w:rsidP="790818C4">
            <w:pPr>
              <w:shd w:val="clear" w:color="auto" w:fill="FFFFFF" w:themeFill="background1"/>
              <w:spacing w:after="0" w:line="285" w:lineRule="atLeast"/>
              <w:rPr>
                <w:rFonts w:cs="Calibri"/>
              </w:rPr>
            </w:pPr>
            <w:hyperlink r:id="rId32">
              <w:r w:rsidRPr="00890E14">
                <w:rPr>
                  <w:rStyle w:val="Hyperlink"/>
                  <w:rFonts w:cs="Calibri"/>
                </w:rPr>
                <w:t>https://apim-</w:t>
              </w:r>
              <w:r w:rsidR="7CFDB83D" w:rsidRPr="00890E14">
                <w:rPr>
                  <w:rStyle w:val="Hyperlink"/>
                  <w:rFonts w:cs="Calibri"/>
                </w:rPr>
                <w:t>mw-</w:t>
              </w:r>
              <w:r w:rsidRPr="00890E14">
                <w:rPr>
                  <w:rStyle w:val="Hyperlink"/>
                  <w:rFonts w:cs="Calibri"/>
                </w:rPr>
                <w:t>aot-dev.azure-api.net/api/smartkpi/kpi/downloadexcel</w:t>
              </w:r>
            </w:hyperlink>
            <w:r w:rsidRPr="00890E14">
              <w:rPr>
                <w:rFonts w:cs="Calibri"/>
              </w:rPr>
              <w:t xml:space="preserve"> </w:t>
            </w:r>
          </w:p>
        </w:tc>
      </w:tr>
      <w:tr w:rsidR="00980274" w:rsidRPr="00890E14" w14:paraId="12B214C5" w14:textId="77777777" w:rsidTr="790818C4">
        <w:trPr>
          <w:trHeight w:val="152"/>
        </w:trPr>
        <w:tc>
          <w:tcPr>
            <w:tcW w:w="2515" w:type="dxa"/>
            <w:shd w:val="clear" w:color="auto" w:fill="D9D9D9" w:themeFill="background1" w:themeFillShade="D9"/>
            <w:tcMar>
              <w:top w:w="0" w:type="dxa"/>
              <w:left w:w="108" w:type="dxa"/>
              <w:bottom w:w="0" w:type="dxa"/>
              <w:right w:w="108" w:type="dxa"/>
            </w:tcMar>
            <w:vAlign w:val="center"/>
          </w:tcPr>
          <w:p w14:paraId="20316306" w14:textId="0EA26151" w:rsidR="00980274" w:rsidRPr="00890E14" w:rsidRDefault="0054485B" w:rsidP="00567E47">
            <w:pPr>
              <w:spacing w:after="0"/>
              <w:rPr>
                <w:rFonts w:cs="Calibri"/>
                <w:b/>
                <w:bCs/>
              </w:rPr>
            </w:pPr>
            <w:r w:rsidRPr="0054485B">
              <w:rPr>
                <w:rFonts w:cs="Calibri"/>
                <w:b/>
                <w:bCs/>
              </w:rPr>
              <w:t>PATH AOT (</w:t>
            </w:r>
            <w:r>
              <w:rPr>
                <w:rFonts w:cs="Calibri"/>
                <w:b/>
                <w:bCs/>
              </w:rPr>
              <w:t>AWS)</w:t>
            </w:r>
            <w:r w:rsidRPr="0054485B">
              <w:rPr>
                <w:rFonts w:cs="Calibri"/>
                <w:b/>
                <w:bCs/>
              </w:rPr>
              <w:t xml:space="preserve"> &lt;Public Exposure&gt;</w:t>
            </w:r>
          </w:p>
        </w:tc>
        <w:tc>
          <w:tcPr>
            <w:tcW w:w="10075" w:type="dxa"/>
            <w:shd w:val="clear" w:color="auto" w:fill="FFFFFF" w:themeFill="background1"/>
            <w:tcMar>
              <w:top w:w="0" w:type="dxa"/>
              <w:left w:w="108" w:type="dxa"/>
              <w:bottom w:w="0" w:type="dxa"/>
              <w:right w:w="108" w:type="dxa"/>
            </w:tcMar>
            <w:vAlign w:val="center"/>
          </w:tcPr>
          <w:p w14:paraId="21B0B23A" w14:textId="34072E17" w:rsidR="00980274" w:rsidRDefault="00A731EB" w:rsidP="790818C4">
            <w:pPr>
              <w:shd w:val="clear" w:color="auto" w:fill="FFFFFF" w:themeFill="background1"/>
              <w:spacing w:after="0" w:line="285" w:lineRule="atLeast"/>
            </w:pPr>
            <w:hyperlink r:id="rId33" w:history="1">
              <w:r w:rsidRPr="00BD4BF1">
                <w:rPr>
                  <w:rStyle w:val="Hyperlink"/>
                </w:rPr>
                <w:t>https://cn13sbr3r6.execute-api.us-west-2.amazonaws.com/api/smartkpi/kpi/downloadexcel</w:t>
              </w:r>
            </w:hyperlink>
            <w:r>
              <w:t xml:space="preserve"> </w:t>
            </w:r>
          </w:p>
        </w:tc>
      </w:tr>
      <w:tr w:rsidR="00612FB1" w:rsidRPr="00890E14" w14:paraId="50D587EA"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21F50AB0" w14:textId="77777777" w:rsidR="00612FB1" w:rsidRPr="00890E14" w:rsidRDefault="00612FB1" w:rsidP="00567E47">
            <w:pPr>
              <w:spacing w:after="0"/>
              <w:rPr>
                <w:rFonts w:cs="Calibri"/>
                <w:b/>
                <w:bCs/>
              </w:rPr>
            </w:pPr>
            <w:r w:rsidRPr="00890E14">
              <w:rPr>
                <w:rFonts w:cs="Calibri"/>
                <w:b/>
                <w:bCs/>
              </w:rPr>
              <w:t>METHOD</w:t>
            </w:r>
          </w:p>
        </w:tc>
        <w:tc>
          <w:tcPr>
            <w:tcW w:w="10075" w:type="dxa"/>
            <w:shd w:val="clear" w:color="auto" w:fill="FFFFFF" w:themeFill="background1"/>
            <w:tcMar>
              <w:top w:w="0" w:type="dxa"/>
              <w:left w:w="108" w:type="dxa"/>
              <w:bottom w:w="0" w:type="dxa"/>
              <w:right w:w="108" w:type="dxa"/>
            </w:tcMar>
            <w:vAlign w:val="center"/>
            <w:hideMark/>
          </w:tcPr>
          <w:p w14:paraId="50A7CFA3" w14:textId="6815BFFB" w:rsidR="00612FB1" w:rsidRPr="00890E14" w:rsidRDefault="00152ADF" w:rsidP="00567E47">
            <w:pPr>
              <w:spacing w:after="0"/>
              <w:rPr>
                <w:rFonts w:cs="Calibri"/>
              </w:rPr>
            </w:pPr>
            <w:r w:rsidRPr="00890E14">
              <w:rPr>
                <w:rFonts w:cs="Calibri"/>
              </w:rPr>
              <w:t>POST</w:t>
            </w:r>
          </w:p>
        </w:tc>
      </w:tr>
      <w:tr w:rsidR="00612FB1" w:rsidRPr="00890E14" w14:paraId="55638362"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2ACC04D6" w14:textId="77777777" w:rsidR="00612FB1" w:rsidRPr="00890E14" w:rsidRDefault="00612FB1" w:rsidP="00567E47">
            <w:pPr>
              <w:spacing w:after="0"/>
              <w:rPr>
                <w:rFonts w:cs="Calibri"/>
                <w:b/>
                <w:bCs/>
              </w:rPr>
            </w:pPr>
            <w:r w:rsidRPr="00890E14">
              <w:rPr>
                <w:rFonts w:cs="Calibri"/>
                <w:b/>
                <w:bCs/>
              </w:rPr>
              <w:t>CONTENT TYPE</w:t>
            </w:r>
          </w:p>
        </w:tc>
        <w:tc>
          <w:tcPr>
            <w:tcW w:w="10075" w:type="dxa"/>
            <w:shd w:val="clear" w:color="auto" w:fill="FFFFFF" w:themeFill="background1"/>
            <w:tcMar>
              <w:top w:w="0" w:type="dxa"/>
              <w:left w:w="108" w:type="dxa"/>
              <w:bottom w:w="0" w:type="dxa"/>
              <w:right w:w="108" w:type="dxa"/>
            </w:tcMar>
            <w:vAlign w:val="center"/>
            <w:hideMark/>
          </w:tcPr>
          <w:p w14:paraId="6FE23DA3" w14:textId="77777777" w:rsidR="00612FB1" w:rsidRPr="00890E14" w:rsidRDefault="00612FB1" w:rsidP="00567E47">
            <w:pPr>
              <w:spacing w:after="0"/>
              <w:rPr>
                <w:rFonts w:cs="Calibri"/>
              </w:rPr>
            </w:pPr>
            <w:r w:rsidRPr="00890E14">
              <w:rPr>
                <w:rFonts w:cs="Calibri"/>
              </w:rPr>
              <w:t>application / json</w:t>
            </w:r>
          </w:p>
        </w:tc>
      </w:tr>
      <w:tr w:rsidR="0043237B" w:rsidRPr="00890E14" w14:paraId="75629A13"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tcPr>
          <w:p w14:paraId="65B43977" w14:textId="77777777" w:rsidR="0043237B" w:rsidRPr="00890E14" w:rsidRDefault="0043237B" w:rsidP="00567E47">
            <w:pPr>
              <w:spacing w:after="0"/>
              <w:rPr>
                <w:rFonts w:cs="Calibri"/>
                <w:b/>
                <w:bCs/>
              </w:rPr>
            </w:pPr>
            <w:r w:rsidRPr="00890E14">
              <w:rPr>
                <w:rFonts w:cs="Calibri"/>
                <w:b/>
                <w:bCs/>
              </w:rPr>
              <w:t>JSON Response</w:t>
            </w:r>
          </w:p>
        </w:tc>
        <w:tc>
          <w:tcPr>
            <w:tcW w:w="10075" w:type="dxa"/>
            <w:shd w:val="clear" w:color="auto" w:fill="FFFFFF" w:themeFill="background1"/>
            <w:tcMar>
              <w:top w:w="0" w:type="dxa"/>
              <w:left w:w="108" w:type="dxa"/>
              <w:bottom w:w="0" w:type="dxa"/>
              <w:right w:w="108" w:type="dxa"/>
            </w:tcMar>
            <w:vAlign w:val="center"/>
          </w:tcPr>
          <w:p w14:paraId="4E0D7587" w14:textId="1C4A0F1C" w:rsidR="0043237B" w:rsidRPr="00890E14" w:rsidRDefault="00C46FB4" w:rsidP="00567E47">
            <w:pPr>
              <w:spacing w:after="0"/>
              <w:rPr>
                <w:rFonts w:cs="Calibri"/>
              </w:rPr>
            </w:pPr>
            <w:hyperlink r:id="rId34" w:history="1">
              <w:r w:rsidRPr="00890E14">
                <w:rPr>
                  <w:rStyle w:val="Hyperlink"/>
                  <w:rFonts w:cs="Calibri"/>
                </w:rPr>
                <w:t>Link</w:t>
              </w:r>
            </w:hyperlink>
          </w:p>
        </w:tc>
      </w:tr>
      <w:tr w:rsidR="002045C7" w:rsidRPr="00890E14" w14:paraId="08A977A0"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tcPr>
          <w:p w14:paraId="62BDC988" w14:textId="77777777" w:rsidR="002045C7" w:rsidRPr="00890E14" w:rsidRDefault="002045C7" w:rsidP="00567E47">
            <w:pPr>
              <w:spacing w:after="0"/>
              <w:rPr>
                <w:rFonts w:cs="Calibri"/>
                <w:b/>
                <w:bCs/>
              </w:rPr>
            </w:pPr>
            <w:r w:rsidRPr="00890E14">
              <w:rPr>
                <w:rFonts w:cs="Calibri"/>
                <w:b/>
                <w:bCs/>
                <w:kern w:val="0"/>
              </w:rPr>
              <w:t>JSON Request Body</w:t>
            </w:r>
          </w:p>
        </w:tc>
        <w:tc>
          <w:tcPr>
            <w:tcW w:w="10075" w:type="dxa"/>
            <w:shd w:val="clear" w:color="auto" w:fill="FFFFFF" w:themeFill="background1"/>
            <w:tcMar>
              <w:top w:w="0" w:type="dxa"/>
              <w:left w:w="108" w:type="dxa"/>
              <w:bottom w:w="0" w:type="dxa"/>
              <w:right w:w="108" w:type="dxa"/>
            </w:tcMar>
            <w:vAlign w:val="center"/>
          </w:tcPr>
          <w:p w14:paraId="25E93F59" w14:textId="77777777" w:rsidR="00ED6456" w:rsidRPr="00890E14" w:rsidRDefault="00ED6456" w:rsidP="00ED6456">
            <w:pPr>
              <w:spacing w:after="0"/>
              <w:rPr>
                <w:rFonts w:cs="Courier New"/>
                <w:color w:val="333333"/>
                <w:lang w:eastAsia="en-IN"/>
              </w:rPr>
            </w:pPr>
            <w:r w:rsidRPr="00890E14">
              <w:rPr>
                <w:rFonts w:cs="Courier New"/>
                <w:color w:val="333333"/>
                <w:lang w:eastAsia="en-IN"/>
              </w:rPr>
              <w:t>{</w:t>
            </w:r>
          </w:p>
          <w:p w14:paraId="0030041D" w14:textId="77777777" w:rsidR="00ED6456" w:rsidRPr="00890E14" w:rsidRDefault="00ED6456" w:rsidP="00ED6456">
            <w:pPr>
              <w:spacing w:after="0"/>
              <w:rPr>
                <w:rFonts w:cs="Courier New"/>
                <w:color w:val="333333"/>
                <w:lang w:eastAsia="en-IN"/>
              </w:rPr>
            </w:pPr>
            <w:r w:rsidRPr="00890E14">
              <w:rPr>
                <w:rFonts w:cs="Courier New"/>
                <w:color w:val="333333"/>
                <w:lang w:eastAsia="en-IN"/>
              </w:rPr>
              <w:t>"asset-files": [</w:t>
            </w:r>
          </w:p>
          <w:p w14:paraId="4D1A8AA6" w14:textId="2394FB14" w:rsidR="00ED6456" w:rsidRPr="00890E14" w:rsidRDefault="00ED6456" w:rsidP="00ED6456">
            <w:pPr>
              <w:spacing w:after="0"/>
              <w:rPr>
                <w:rFonts w:cs="Courier New"/>
                <w:color w:val="333333"/>
                <w:lang w:eastAsia="en-IN"/>
              </w:rPr>
            </w:pPr>
            <w:r w:rsidRPr="00890E14">
              <w:rPr>
                <w:rFonts w:cs="Courier New"/>
                <w:color w:val="333333"/>
                <w:lang w:eastAsia="en-IN"/>
              </w:rPr>
              <w:t>{"key":"</w:t>
            </w:r>
            <w:r w:rsidR="6291E638" w:rsidRPr="00890E14">
              <w:rPr>
                <w:rFonts w:eastAsia="Consolas" w:cs="Consolas"/>
                <w:color w:val="333333"/>
                <w:sz w:val="18"/>
                <w:szCs w:val="18"/>
              </w:rPr>
              <w:t xml:space="preserve"> plant1</w:t>
            </w:r>
            <w:r w:rsidR="6291E638" w:rsidRPr="00890E14">
              <w:rPr>
                <w:rFonts w:eastAsia="Graphik" w:cs="Graphik"/>
                <w:szCs w:val="20"/>
              </w:rPr>
              <w:t xml:space="preserve"> </w:t>
            </w:r>
            <w:r w:rsidRPr="00890E14">
              <w:rPr>
                <w:rFonts w:cs="Courier New"/>
                <w:color w:val="333333"/>
                <w:lang w:eastAsia="en-IN"/>
              </w:rPr>
              <w:t>","external_id":"</w:t>
            </w:r>
            <w:r w:rsidR="7DF913A3" w:rsidRPr="00890E14">
              <w:rPr>
                <w:rFonts w:eastAsia="Consolas" w:cs="Consolas"/>
                <w:color w:val="333333"/>
                <w:sz w:val="18"/>
                <w:szCs w:val="18"/>
              </w:rPr>
              <w:t xml:space="preserve"> b037e3dd-02f4-4e19-9020-6ab0006e7ce9</w:t>
            </w:r>
            <w:r w:rsidR="7DF913A3" w:rsidRPr="00890E14">
              <w:rPr>
                <w:rFonts w:eastAsia="Graphik" w:cs="Graphik"/>
                <w:szCs w:val="20"/>
              </w:rPr>
              <w:t xml:space="preserve"> </w:t>
            </w:r>
            <w:r w:rsidRPr="00890E14">
              <w:rPr>
                <w:rFonts w:cs="Courier New"/>
                <w:color w:val="333333"/>
                <w:lang w:eastAsia="en-IN"/>
              </w:rPr>
              <w:t>"}</w:t>
            </w:r>
          </w:p>
          <w:p w14:paraId="0E45F267" w14:textId="77777777" w:rsidR="00ED6456" w:rsidRPr="00890E14" w:rsidRDefault="00ED6456" w:rsidP="00ED6456">
            <w:pPr>
              <w:spacing w:after="0"/>
              <w:rPr>
                <w:rFonts w:cs="Courier New"/>
                <w:color w:val="333333"/>
                <w:lang w:eastAsia="en-IN"/>
              </w:rPr>
            </w:pPr>
            <w:r w:rsidRPr="00890E14">
              <w:rPr>
                <w:rFonts w:cs="Courier New"/>
                <w:color w:val="333333"/>
                <w:lang w:eastAsia="en-IN"/>
              </w:rPr>
              <w:t xml:space="preserve">  ]</w:t>
            </w:r>
          </w:p>
          <w:p w14:paraId="2C711117" w14:textId="77777777" w:rsidR="002045C7" w:rsidRPr="00890E14" w:rsidRDefault="00ED6456" w:rsidP="00ED6456">
            <w:pPr>
              <w:spacing w:after="0"/>
              <w:rPr>
                <w:rFonts w:cs="Courier New"/>
                <w:color w:val="333333"/>
                <w:lang w:eastAsia="en-IN"/>
              </w:rPr>
            </w:pPr>
            <w:r w:rsidRPr="00890E14">
              <w:rPr>
                <w:rFonts w:cs="Courier New"/>
                <w:color w:val="333333"/>
                <w:lang w:eastAsia="en-IN"/>
              </w:rPr>
              <w:t>}</w:t>
            </w:r>
          </w:p>
        </w:tc>
      </w:tr>
    </w:tbl>
    <w:p w14:paraId="1BE5EF6E" w14:textId="35443BB1" w:rsidR="004D1324" w:rsidRDefault="003B20E0" w:rsidP="009A1C44">
      <w:pPr>
        <w:pStyle w:val="Heading3"/>
      </w:pPr>
      <w:r>
        <w:t>Result</w:t>
      </w:r>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10799"/>
      </w:tblGrid>
      <w:tr w:rsidR="004D1324" w:rsidRPr="006E2058" w14:paraId="78DA6341" w14:textId="77777777" w:rsidTr="004D1324">
        <w:trPr>
          <w:trHeight w:val="180"/>
        </w:trPr>
        <w:tc>
          <w:tcPr>
            <w:tcW w:w="1705" w:type="dxa"/>
            <w:shd w:val="clear" w:color="auto" w:fill="D9D9D9" w:themeFill="background1" w:themeFillShade="D9"/>
          </w:tcPr>
          <w:p w14:paraId="5F1F1551" w14:textId="77777777" w:rsidR="004D1324" w:rsidRPr="006E2058" w:rsidRDefault="004D1324" w:rsidP="00567E47">
            <w:pPr>
              <w:spacing w:after="0"/>
              <w:jc w:val="center"/>
              <w:rPr>
                <w:rFonts w:cs="Calibri"/>
                <w:b/>
              </w:rPr>
            </w:pPr>
            <w:r w:rsidRPr="006E2058">
              <w:rPr>
                <w:rFonts w:cs="Calibri"/>
                <w:b/>
              </w:rPr>
              <w:t>HTTP Code</w:t>
            </w:r>
          </w:p>
        </w:tc>
        <w:tc>
          <w:tcPr>
            <w:tcW w:w="10799" w:type="dxa"/>
            <w:shd w:val="clear" w:color="auto" w:fill="D9D9D9" w:themeFill="background1" w:themeFillShade="D9"/>
            <w:hideMark/>
          </w:tcPr>
          <w:p w14:paraId="4681B3C5" w14:textId="77777777" w:rsidR="004D1324" w:rsidRPr="006E2058" w:rsidRDefault="004D1324" w:rsidP="00567E47">
            <w:pPr>
              <w:spacing w:after="0"/>
              <w:jc w:val="center"/>
              <w:rPr>
                <w:rFonts w:cs="Calibri"/>
                <w:b/>
                <w:lang w:val="it-IT" w:eastAsia="it-IT"/>
              </w:rPr>
            </w:pPr>
            <w:r w:rsidRPr="006E2058">
              <w:rPr>
                <w:rFonts w:cs="Calibri"/>
                <w:b/>
              </w:rPr>
              <w:t>Result Description</w:t>
            </w:r>
          </w:p>
        </w:tc>
      </w:tr>
      <w:tr w:rsidR="004D1324" w:rsidRPr="006E2058" w14:paraId="0FA55332" w14:textId="77777777" w:rsidTr="004D1324">
        <w:trPr>
          <w:trHeight w:val="180"/>
        </w:trPr>
        <w:tc>
          <w:tcPr>
            <w:tcW w:w="1705" w:type="dxa"/>
          </w:tcPr>
          <w:p w14:paraId="6D1EBAE2" w14:textId="77777777" w:rsidR="004D1324" w:rsidRPr="006E2058" w:rsidRDefault="004D1324" w:rsidP="00567E47">
            <w:pPr>
              <w:spacing w:after="0"/>
              <w:jc w:val="center"/>
              <w:rPr>
                <w:rFonts w:cs="Calibri"/>
              </w:rPr>
            </w:pPr>
            <w:r w:rsidRPr="006E2058">
              <w:rPr>
                <w:rFonts w:cs="Calibri"/>
              </w:rPr>
              <w:t>200</w:t>
            </w:r>
          </w:p>
        </w:tc>
        <w:tc>
          <w:tcPr>
            <w:tcW w:w="10799" w:type="dxa"/>
            <w:hideMark/>
          </w:tcPr>
          <w:p w14:paraId="4EF45D1F" w14:textId="77777777" w:rsidR="004D1324" w:rsidRPr="006E2058" w:rsidRDefault="004D1324" w:rsidP="00567E47">
            <w:pPr>
              <w:spacing w:after="0"/>
              <w:rPr>
                <w:rFonts w:cs="Calibri"/>
                <w:lang w:val="it-IT" w:eastAsia="it-IT"/>
              </w:rPr>
            </w:pPr>
            <w:r w:rsidRPr="006E2058">
              <w:rPr>
                <w:rFonts w:cs="Calibri"/>
              </w:rPr>
              <w:t>Operation executed successfully</w:t>
            </w:r>
          </w:p>
        </w:tc>
      </w:tr>
    </w:tbl>
    <w:p w14:paraId="35AD89ED" w14:textId="5F4D9E41" w:rsidR="004D1324" w:rsidRDefault="003B20E0" w:rsidP="009A1C44">
      <w:pPr>
        <w:pStyle w:val="Heading3"/>
      </w:pPr>
      <w:r>
        <w:t>Error Management</w:t>
      </w:r>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1980"/>
        <w:gridCol w:w="8819"/>
      </w:tblGrid>
      <w:tr w:rsidR="003B20E0" w:rsidRPr="003B20E0" w14:paraId="444F4737" w14:textId="77777777" w:rsidTr="003B20E0">
        <w:trPr>
          <w:trHeight w:val="180"/>
        </w:trPr>
        <w:tc>
          <w:tcPr>
            <w:tcW w:w="170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742DB00" w14:textId="77777777" w:rsidR="003B20E0" w:rsidRPr="003B20E0" w:rsidRDefault="003B20E0" w:rsidP="003B20E0">
            <w:pPr>
              <w:spacing w:after="0" w:line="256" w:lineRule="auto"/>
              <w:jc w:val="center"/>
              <w:rPr>
                <w:rFonts w:eastAsia="Calibri" w:cs="Calibri"/>
                <w:b/>
                <w:lang w:val="en-IN"/>
              </w:rPr>
            </w:pPr>
            <w:r w:rsidRPr="003B20E0">
              <w:rPr>
                <w:rFonts w:eastAsia="Calibri" w:cs="Calibri"/>
                <w:b/>
                <w:lang w:val="en-IN"/>
              </w:rPr>
              <w:t>HTTP Code</w:t>
            </w:r>
          </w:p>
        </w:tc>
        <w:tc>
          <w:tcPr>
            <w:tcW w:w="198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AD86C96" w14:textId="77777777" w:rsidR="003B20E0" w:rsidRPr="003B20E0" w:rsidRDefault="003B20E0" w:rsidP="003B20E0">
            <w:pPr>
              <w:spacing w:after="0" w:line="256" w:lineRule="auto"/>
              <w:jc w:val="center"/>
              <w:rPr>
                <w:rFonts w:eastAsia="Calibri" w:cs="Calibri"/>
                <w:b/>
                <w:lang w:val="it-IT" w:eastAsia="it-IT"/>
              </w:rPr>
            </w:pPr>
            <w:r w:rsidRPr="003B20E0">
              <w:rPr>
                <w:rFonts w:eastAsia="Calibri" w:cs="Calibri"/>
                <w:b/>
                <w:lang w:val="en-IN"/>
              </w:rPr>
              <w:t>Error Code</w:t>
            </w:r>
          </w:p>
        </w:tc>
        <w:tc>
          <w:tcPr>
            <w:tcW w:w="881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BCA8B50" w14:textId="77777777" w:rsidR="003B20E0" w:rsidRPr="003B20E0" w:rsidRDefault="003B20E0" w:rsidP="003B20E0">
            <w:pPr>
              <w:spacing w:after="0" w:line="256" w:lineRule="auto"/>
              <w:jc w:val="center"/>
              <w:rPr>
                <w:rFonts w:eastAsia="Calibri" w:cs="Calibri"/>
                <w:b/>
                <w:lang w:val="it-IT" w:eastAsia="it-IT"/>
              </w:rPr>
            </w:pPr>
            <w:r w:rsidRPr="003B20E0">
              <w:rPr>
                <w:rFonts w:eastAsia="Calibri" w:cs="Calibri"/>
                <w:b/>
                <w:lang w:val="en-IN"/>
              </w:rPr>
              <w:t>Error Description</w:t>
            </w:r>
          </w:p>
        </w:tc>
      </w:tr>
      <w:tr w:rsidR="003B20E0" w:rsidRPr="003B20E0" w14:paraId="15E47CF8" w14:textId="77777777" w:rsidTr="003B20E0">
        <w:trPr>
          <w:trHeight w:val="18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306BE9F0"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500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36FA77AD"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500</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41CDF95F" w14:textId="77777777" w:rsidR="003B20E0" w:rsidRPr="003B20E0" w:rsidRDefault="003B20E0" w:rsidP="003B20E0">
            <w:pPr>
              <w:spacing w:after="0" w:line="256" w:lineRule="auto"/>
              <w:rPr>
                <w:rFonts w:eastAsia="Calibri" w:cs="Calibri"/>
                <w:lang w:val="en-IN"/>
              </w:rPr>
            </w:pPr>
            <w:r w:rsidRPr="003B20E0">
              <w:rPr>
                <w:rFonts w:eastAsia="Calibri" w:cs="Calibri"/>
                <w:lang w:val="en-IN"/>
              </w:rPr>
              <w:t>Generic Error</w:t>
            </w:r>
          </w:p>
        </w:tc>
      </w:tr>
      <w:tr w:rsidR="003B20E0" w:rsidRPr="003B20E0" w14:paraId="2B074B2E" w14:textId="77777777" w:rsidTr="003B20E0">
        <w:trPr>
          <w:trHeight w:val="71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799AE632"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401</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467DFD88"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401</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6A741D80" w14:textId="77777777" w:rsidR="003B20E0" w:rsidRPr="003B20E0" w:rsidRDefault="003B20E0" w:rsidP="003B20E0">
            <w:pPr>
              <w:spacing w:after="0" w:line="256" w:lineRule="auto"/>
              <w:rPr>
                <w:rFonts w:eastAsia="Calibri" w:cs="Arial"/>
                <w:lang w:val="en-IN"/>
              </w:rPr>
            </w:pPr>
            <w:r w:rsidRPr="003B20E0">
              <w:rPr>
                <w:rFonts w:eastAsia="Calibri" w:cs="Arial"/>
                <w:lang w:val="en-IN"/>
              </w:rPr>
              <w:t xml:space="preserve">Unauthorized </w:t>
            </w:r>
          </w:p>
          <w:p w14:paraId="039CA234" w14:textId="77777777" w:rsidR="003B20E0" w:rsidRPr="003B20E0" w:rsidRDefault="003B20E0" w:rsidP="003B20E0">
            <w:pPr>
              <w:spacing w:after="0" w:line="256" w:lineRule="auto"/>
              <w:rPr>
                <w:rFonts w:eastAsia="Calibri" w:cs="Arial"/>
                <w:lang w:val="en-IN"/>
              </w:rPr>
            </w:pPr>
            <w:r w:rsidRPr="003B20E0">
              <w:rPr>
                <w:rFonts w:eastAsia="Calibri" w:cs="Arial"/>
                <w:lang w:val="en-IN"/>
              </w:rPr>
              <w:t>{Header Token} Access token is missing or invalid</w:t>
            </w:r>
          </w:p>
        </w:tc>
      </w:tr>
      <w:tr w:rsidR="003B20E0" w:rsidRPr="003B20E0" w14:paraId="48088CA7" w14:textId="77777777" w:rsidTr="00BE39C1">
        <w:trPr>
          <w:trHeight w:val="1295"/>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51DBF695"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7E8F87EB"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400</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635E41BF" w14:textId="77777777" w:rsidR="003B20E0" w:rsidRPr="003B20E0" w:rsidRDefault="003B20E0" w:rsidP="003B20E0">
            <w:pPr>
              <w:spacing w:after="0" w:line="256" w:lineRule="auto"/>
              <w:rPr>
                <w:rFonts w:eastAsia="Calibri" w:cs="Calibri"/>
                <w:lang w:val="en-IN"/>
              </w:rPr>
            </w:pPr>
            <w:r w:rsidRPr="003B20E0">
              <w:rPr>
                <w:rFonts w:eastAsia="Calibri" w:cs="Calibri"/>
                <w:lang w:val="en-IN"/>
              </w:rPr>
              <w:t>Bad request</w:t>
            </w:r>
          </w:p>
          <w:p w14:paraId="320D347F" w14:textId="77777777" w:rsidR="003B20E0" w:rsidRPr="003B20E0" w:rsidRDefault="003B20E0" w:rsidP="003B20E0">
            <w:pPr>
              <w:spacing w:after="0" w:line="256" w:lineRule="auto"/>
              <w:rPr>
                <w:rFonts w:eastAsia="Calibri" w:cs="Calibri"/>
                <w:lang w:val="en-IN" w:eastAsia="it-IT"/>
              </w:rPr>
            </w:pPr>
            <w:r w:rsidRPr="003B20E0">
              <w:rPr>
                <w:rFonts w:eastAsia="Calibri" w:cs="Calibri"/>
                <w:b/>
                <w:bCs/>
                <w:lang w:val="en-IN" w:eastAsia="it-IT"/>
              </w:rPr>
              <w:t>Example</w:t>
            </w:r>
            <w:r w:rsidRPr="003B20E0">
              <w:rPr>
                <w:rFonts w:eastAsia="Calibri" w:cs="Calibri"/>
                <w:lang w:val="en-IN" w:eastAsia="it-IT"/>
              </w:rPr>
              <w:t>:</w:t>
            </w:r>
          </w:p>
          <w:p w14:paraId="3FA3CC7F" w14:textId="77777777" w:rsidR="003B20E0" w:rsidRPr="003B20E0" w:rsidRDefault="003B20E0" w:rsidP="003B20E0">
            <w:pPr>
              <w:shd w:val="clear" w:color="auto" w:fill="FFFFFF"/>
              <w:spacing w:after="0" w:line="285" w:lineRule="atLeast"/>
              <w:rPr>
                <w:rFonts w:eastAsia="Calibri" w:cs="Calibri"/>
                <w:color w:val="000000" w:themeColor="text1"/>
                <w:lang w:val="en-IN"/>
              </w:rPr>
            </w:pPr>
            <w:r w:rsidRPr="003B20E0">
              <w:rPr>
                <w:rFonts w:eastAsia="Calibri" w:cs="Calibri"/>
                <w:color w:val="000000" w:themeColor="text1"/>
                <w:lang w:val="en-IN"/>
              </w:rPr>
              <w:t>"Invalid File or File name"</w:t>
            </w:r>
          </w:p>
          <w:p w14:paraId="09E8EE3F" w14:textId="77777777" w:rsidR="003B20E0" w:rsidRPr="003B20E0" w:rsidRDefault="003B20E0" w:rsidP="003B20E0">
            <w:pPr>
              <w:shd w:val="clear" w:color="auto" w:fill="FFFFFF"/>
              <w:spacing w:after="0" w:line="285" w:lineRule="atLeast"/>
              <w:rPr>
                <w:rFonts w:eastAsia="Calibri" w:cs="Calibri"/>
                <w:color w:val="000000"/>
                <w:lang w:val="en-IN"/>
              </w:rPr>
            </w:pPr>
            <w:r w:rsidRPr="003B20E0">
              <w:rPr>
                <w:rFonts w:eastAsia="Calibri" w:cs="Calibri"/>
                <w:color w:val="000000" w:themeColor="text1"/>
                <w:lang w:val="en-IN"/>
              </w:rPr>
              <w:t>"Unable to connect file storage"</w:t>
            </w:r>
          </w:p>
        </w:tc>
      </w:tr>
    </w:tbl>
    <w:p w14:paraId="23CF5492" w14:textId="77777777" w:rsidR="004D1324" w:rsidRDefault="004D1324" w:rsidP="004D1324">
      <w:pPr>
        <w:sectPr w:rsidR="004D1324" w:rsidSect="00BF2259">
          <w:type w:val="continuous"/>
          <w:pgSz w:w="28800" w:h="24480" w:code="5"/>
          <w:pgMar w:top="1440" w:right="1440" w:bottom="1440" w:left="1440" w:header="720" w:footer="720" w:gutter="0"/>
          <w:cols w:num="2" w:space="720"/>
          <w:docGrid w:linePitch="360"/>
        </w:sectPr>
      </w:pPr>
    </w:p>
    <w:p w14:paraId="23BEE10E" w14:textId="77777777" w:rsidR="004D1324" w:rsidRDefault="004D1324" w:rsidP="003828BA">
      <w:pPr>
        <w:pStyle w:val="Heading2"/>
        <w:sectPr w:rsidR="004D1324" w:rsidSect="00BF2259">
          <w:type w:val="continuous"/>
          <w:pgSz w:w="28800" w:h="24480" w:code="5"/>
          <w:pgMar w:top="1440" w:right="8640" w:bottom="1440" w:left="1440" w:header="720" w:footer="720" w:gutter="0"/>
          <w:cols w:space="720"/>
          <w:docGrid w:linePitch="360"/>
        </w:sectPr>
      </w:pPr>
      <w:bookmarkStart w:id="32" w:name="_Toc115182696"/>
    </w:p>
    <w:p w14:paraId="3B56B972" w14:textId="77777777" w:rsidR="00E81D6E" w:rsidRDefault="00E81D6E" w:rsidP="003828BA">
      <w:pPr>
        <w:pStyle w:val="Heading2"/>
        <w:sectPr w:rsidR="00E81D6E" w:rsidSect="00BF2259">
          <w:type w:val="continuous"/>
          <w:pgSz w:w="28800" w:h="24480" w:code="5"/>
          <w:pgMar w:top="1440" w:right="1440" w:bottom="1440" w:left="1440" w:header="720" w:footer="720" w:gutter="0"/>
          <w:cols w:space="720"/>
          <w:docGrid w:linePitch="360"/>
        </w:sectPr>
      </w:pPr>
    </w:p>
    <w:p w14:paraId="5E76392E" w14:textId="72EADEF1" w:rsidR="3AFBA177" w:rsidRDefault="3AFBA177" w:rsidP="003828BA">
      <w:pPr>
        <w:pStyle w:val="Heading2"/>
      </w:pPr>
      <w:bookmarkStart w:id="33" w:name="_Toc217890918"/>
      <w:r>
        <w:lastRenderedPageBreak/>
        <w:t>GET- KPISPERPLANT</w:t>
      </w:r>
      <w:bookmarkEnd w:id="33"/>
    </w:p>
    <w:p w14:paraId="775690D7" w14:textId="77777777" w:rsidR="00E81D6E" w:rsidRDefault="00E81D6E" w:rsidP="360C22E2">
      <w:pPr>
        <w:ind w:right="1980"/>
        <w:rPr>
          <w:rFonts w:cs="Calibri"/>
        </w:rPr>
        <w:sectPr w:rsidR="00E81D6E" w:rsidSect="00BF2259">
          <w:pgSz w:w="28800" w:h="24480" w:code="5"/>
          <w:pgMar w:top="1440" w:right="1440" w:bottom="1440" w:left="1440" w:header="720" w:footer="720" w:gutter="0"/>
          <w:cols w:space="720"/>
          <w:docGrid w:linePitch="360"/>
        </w:sectPr>
      </w:pPr>
    </w:p>
    <w:p w14:paraId="4375040A" w14:textId="3FC6ABD6" w:rsidR="360C22E2" w:rsidRPr="00D45304" w:rsidRDefault="3AFBA177" w:rsidP="00D45304">
      <w:r w:rsidRPr="00D45304">
        <w:t xml:space="preserve">The </w:t>
      </w:r>
      <w:r w:rsidR="000846CE" w:rsidRPr="00D45304">
        <w:t xml:space="preserve">KPISPERPLANT </w:t>
      </w:r>
      <w:r w:rsidRPr="00D45304">
        <w:t>API is a part of the AOT-SmartKPI-Configuration Microservice</w:t>
      </w:r>
      <w:r w:rsidR="11D2C035" w:rsidRPr="00D45304">
        <w:t xml:space="preserve"> that is invoked by the UI and consumed by the UI.</w:t>
      </w:r>
      <w:r w:rsidR="000846CE" w:rsidRPr="00D45304">
        <w:t xml:space="preserve"> </w:t>
      </w:r>
      <w:r w:rsidR="005C047B" w:rsidRPr="00D45304">
        <w:t xml:space="preserve">KPISPERPLANT </w:t>
      </w:r>
      <w:r w:rsidR="05B04FFF" w:rsidRPr="00D45304">
        <w:t>is a GET call and it</w:t>
      </w:r>
      <w:r w:rsidRPr="00D45304">
        <w:t xml:space="preserve"> is used </w:t>
      </w:r>
      <w:r w:rsidR="78F44343" w:rsidRPr="00D45304">
        <w:t xml:space="preserve">to </w:t>
      </w:r>
      <w:r w:rsidRPr="00D45304">
        <w:t xml:space="preserve">fetch details of </w:t>
      </w:r>
      <w:r w:rsidR="000846CE" w:rsidRPr="00D45304">
        <w:t>the</w:t>
      </w:r>
      <w:r w:rsidRPr="00D45304">
        <w:t xml:space="preserve"> selected </w:t>
      </w:r>
      <w:r w:rsidR="005C047B" w:rsidRPr="00D45304">
        <w:t>plant</w:t>
      </w:r>
      <w:r w:rsidR="191C9961" w:rsidRPr="00D45304">
        <w:t xml:space="preserve"> from the </w:t>
      </w:r>
      <w:r w:rsidRPr="00D45304">
        <w:t>dropdown</w:t>
      </w:r>
      <w:r w:rsidR="1461B923" w:rsidRPr="00D45304">
        <w:t xml:space="preserve"> menu </w:t>
      </w:r>
      <w:r w:rsidR="4FAC353C" w:rsidRPr="00D45304">
        <w:t xml:space="preserve">in </w:t>
      </w:r>
      <w:r w:rsidR="00CC2F6A" w:rsidRPr="00D45304">
        <w:t xml:space="preserve">the </w:t>
      </w:r>
      <w:r w:rsidR="4FAC353C" w:rsidRPr="00D45304">
        <w:t>SmartkpiConfig page.</w:t>
      </w:r>
    </w:p>
    <w:p w14:paraId="3221FAFD" w14:textId="63B6833E" w:rsidR="360C22E2" w:rsidRDefault="00FE38E4" w:rsidP="009A1C44">
      <w:pPr>
        <w:pStyle w:val="Heading3"/>
      </w:pPr>
      <w:r>
        <w:t>Input</w:t>
      </w:r>
      <w:r w:rsidR="00EF27D5">
        <w:t xml:space="preserve"> Header Parameter</w:t>
      </w:r>
      <w:r w:rsidR="00F75969">
        <w:t>s</w:t>
      </w:r>
    </w:p>
    <w:tbl>
      <w:tblPr>
        <w:tblW w:w="12503" w:type="dxa"/>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91"/>
        <w:gridCol w:w="6643"/>
        <w:gridCol w:w="1276"/>
        <w:gridCol w:w="1559"/>
        <w:gridCol w:w="1134"/>
      </w:tblGrid>
      <w:tr w:rsidR="000A065C" w14:paraId="67660EF7" w14:textId="77777777" w:rsidTr="00DD7190">
        <w:trPr>
          <w:trHeight w:val="269"/>
        </w:trPr>
        <w:tc>
          <w:tcPr>
            <w:tcW w:w="18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5F2428" w14:textId="77777777" w:rsidR="360C22E2" w:rsidRPr="00E62B79" w:rsidRDefault="360C22E2" w:rsidP="360C22E2">
            <w:pPr>
              <w:spacing w:after="0"/>
              <w:rPr>
                <w:rFonts w:cs="Calibri"/>
                <w:szCs w:val="20"/>
              </w:rPr>
            </w:pPr>
            <w:r w:rsidRPr="00E62B79">
              <w:rPr>
                <w:rFonts w:cs="Calibri"/>
                <w:b/>
                <w:szCs w:val="20"/>
              </w:rPr>
              <w:t>Parameter</w:t>
            </w:r>
          </w:p>
        </w:tc>
        <w:tc>
          <w:tcPr>
            <w:tcW w:w="66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76D9DB" w14:textId="77777777" w:rsidR="360C22E2" w:rsidRPr="00E62B79" w:rsidRDefault="360C22E2" w:rsidP="360C22E2">
            <w:pPr>
              <w:spacing w:after="0"/>
              <w:rPr>
                <w:rFonts w:cs="Calibri"/>
                <w:szCs w:val="20"/>
              </w:rPr>
            </w:pPr>
            <w:r w:rsidRPr="00E62B79">
              <w:rPr>
                <w:rFonts w:cs="Calibri"/>
                <w:b/>
                <w:szCs w:val="20"/>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CE42C7" w14:textId="77777777" w:rsidR="360C22E2" w:rsidRPr="00E62B79" w:rsidRDefault="360C22E2" w:rsidP="360C22E2">
            <w:pPr>
              <w:spacing w:after="0"/>
              <w:jc w:val="center"/>
              <w:rPr>
                <w:rFonts w:cs="Calibri"/>
                <w:szCs w:val="20"/>
              </w:rPr>
            </w:pPr>
            <w:r w:rsidRPr="00E62B79">
              <w:rPr>
                <w:rFonts w:cs="Calibri"/>
                <w:b/>
                <w:szCs w:val="20"/>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21FC5C" w14:textId="77777777" w:rsidR="360C22E2" w:rsidRPr="00E62B79" w:rsidRDefault="360C22E2" w:rsidP="360C22E2">
            <w:pPr>
              <w:spacing w:after="0"/>
              <w:rPr>
                <w:rFonts w:cs="Calibri"/>
                <w:szCs w:val="20"/>
              </w:rPr>
            </w:pPr>
            <w:r w:rsidRPr="00E62B79">
              <w:rPr>
                <w:rFonts w:cs="Calibri"/>
                <w:b/>
                <w:szCs w:val="20"/>
              </w:rPr>
              <w:t>Max Length</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AA623D" w14:textId="77777777" w:rsidR="360C22E2" w:rsidRPr="00E62B79" w:rsidRDefault="360C22E2" w:rsidP="360C22E2">
            <w:pPr>
              <w:spacing w:after="0"/>
              <w:rPr>
                <w:rFonts w:cs="Calibri"/>
                <w:szCs w:val="20"/>
              </w:rPr>
            </w:pPr>
            <w:r w:rsidRPr="00E62B79">
              <w:rPr>
                <w:rFonts w:cs="Calibri"/>
                <w:b/>
                <w:szCs w:val="20"/>
              </w:rPr>
              <w:t>Type</w:t>
            </w:r>
          </w:p>
        </w:tc>
      </w:tr>
      <w:tr w:rsidR="00F23048" w14:paraId="59DDC0B7" w14:textId="77777777" w:rsidTr="00DD7190">
        <w:trPr>
          <w:trHeight w:val="251"/>
        </w:trPr>
        <w:tc>
          <w:tcPr>
            <w:tcW w:w="1891" w:type="dxa"/>
            <w:tcBorders>
              <w:top w:val="single" w:sz="4" w:space="0" w:color="auto"/>
              <w:left w:val="single" w:sz="4" w:space="0" w:color="auto"/>
              <w:bottom w:val="single" w:sz="4" w:space="0" w:color="auto"/>
              <w:right w:val="single" w:sz="4" w:space="0" w:color="auto"/>
            </w:tcBorders>
            <w:vAlign w:val="center"/>
          </w:tcPr>
          <w:p w14:paraId="17182745" w14:textId="77777777" w:rsidR="360C22E2" w:rsidRPr="00E62B79" w:rsidRDefault="360C22E2" w:rsidP="360C22E2">
            <w:pPr>
              <w:spacing w:after="0"/>
              <w:rPr>
                <w:rFonts w:cs="Calibri"/>
                <w:szCs w:val="20"/>
              </w:rPr>
            </w:pPr>
            <w:r w:rsidRPr="00E62B79">
              <w:rPr>
                <w:rFonts w:cs="Calibri"/>
                <w:szCs w:val="20"/>
              </w:rPr>
              <w:t>Authorization</w:t>
            </w:r>
          </w:p>
        </w:tc>
        <w:tc>
          <w:tcPr>
            <w:tcW w:w="6643" w:type="dxa"/>
            <w:tcBorders>
              <w:top w:val="single" w:sz="4" w:space="0" w:color="auto"/>
              <w:left w:val="single" w:sz="4" w:space="0" w:color="auto"/>
              <w:bottom w:val="single" w:sz="4" w:space="0" w:color="auto"/>
              <w:right w:val="single" w:sz="4" w:space="0" w:color="auto"/>
            </w:tcBorders>
            <w:vAlign w:val="center"/>
          </w:tcPr>
          <w:p w14:paraId="24DBCFDA" w14:textId="77777777" w:rsidR="360C22E2" w:rsidRPr="00E62B79" w:rsidRDefault="360C22E2" w:rsidP="360C22E2">
            <w:pPr>
              <w:spacing w:after="0"/>
              <w:rPr>
                <w:rFonts w:cs="Calibri"/>
                <w:szCs w:val="20"/>
              </w:rPr>
            </w:pPr>
            <w:r w:rsidRPr="00E62B79">
              <w:rPr>
                <w:rFonts w:cs="Calibri"/>
                <w:szCs w:val="20"/>
              </w:rPr>
              <w:t>Token acquired from Azure AD based on the user credentials for further API calls. e.g., msal.accesstoken : { token: "Bearer {token}" }</w:t>
            </w:r>
          </w:p>
        </w:tc>
        <w:tc>
          <w:tcPr>
            <w:tcW w:w="1276" w:type="dxa"/>
            <w:tcBorders>
              <w:top w:val="single" w:sz="4" w:space="0" w:color="auto"/>
              <w:left w:val="single" w:sz="4" w:space="0" w:color="auto"/>
              <w:bottom w:val="single" w:sz="4" w:space="0" w:color="auto"/>
              <w:right w:val="single" w:sz="4" w:space="0" w:color="auto"/>
            </w:tcBorders>
            <w:vAlign w:val="center"/>
          </w:tcPr>
          <w:p w14:paraId="68972FA2" w14:textId="77777777" w:rsidR="360C22E2" w:rsidRPr="00E62B79" w:rsidRDefault="360C22E2" w:rsidP="360C22E2">
            <w:pPr>
              <w:spacing w:after="0"/>
              <w:jc w:val="center"/>
              <w:rPr>
                <w:rFonts w:cs="Calibri"/>
                <w:szCs w:val="20"/>
              </w:rPr>
            </w:pPr>
            <w:r w:rsidRPr="00E62B79">
              <w:rPr>
                <w:rFonts w:cs="Calibri"/>
                <w:szCs w:val="20"/>
              </w:rPr>
              <w:t>M-Public</w:t>
            </w:r>
          </w:p>
        </w:tc>
        <w:tc>
          <w:tcPr>
            <w:tcW w:w="1559" w:type="dxa"/>
            <w:tcBorders>
              <w:top w:val="single" w:sz="4" w:space="0" w:color="auto"/>
              <w:left w:val="single" w:sz="4" w:space="0" w:color="auto"/>
              <w:bottom w:val="single" w:sz="4" w:space="0" w:color="auto"/>
              <w:right w:val="single" w:sz="4" w:space="0" w:color="auto"/>
            </w:tcBorders>
            <w:vAlign w:val="center"/>
          </w:tcPr>
          <w:p w14:paraId="74ED5FD3" w14:textId="77777777" w:rsidR="360C22E2" w:rsidRPr="00E62B79" w:rsidRDefault="360C22E2" w:rsidP="360C22E2">
            <w:pPr>
              <w:spacing w:after="0"/>
              <w:jc w:val="center"/>
              <w:rPr>
                <w:rFonts w:cs="Calibri"/>
                <w:szCs w:val="20"/>
              </w:rPr>
            </w:pPr>
            <w:r w:rsidRPr="00E62B79">
              <w:rPr>
                <w:rFonts w:cs="Calibri"/>
                <w:szCs w:val="20"/>
              </w:rPr>
              <w:t>-</w:t>
            </w:r>
          </w:p>
        </w:tc>
        <w:tc>
          <w:tcPr>
            <w:tcW w:w="1134" w:type="dxa"/>
            <w:tcBorders>
              <w:top w:val="single" w:sz="4" w:space="0" w:color="auto"/>
              <w:left w:val="single" w:sz="4" w:space="0" w:color="auto"/>
              <w:bottom w:val="single" w:sz="4" w:space="0" w:color="auto"/>
              <w:right w:val="single" w:sz="4" w:space="0" w:color="auto"/>
            </w:tcBorders>
            <w:vAlign w:val="center"/>
          </w:tcPr>
          <w:p w14:paraId="0A9CE45B" w14:textId="77777777" w:rsidR="360C22E2" w:rsidRPr="00E62B79" w:rsidRDefault="360C22E2" w:rsidP="360C22E2">
            <w:pPr>
              <w:spacing w:after="0"/>
              <w:rPr>
                <w:rFonts w:cs="Calibri"/>
                <w:szCs w:val="20"/>
              </w:rPr>
            </w:pPr>
            <w:r w:rsidRPr="00E62B79">
              <w:rPr>
                <w:rFonts w:cs="Calibri"/>
                <w:szCs w:val="20"/>
              </w:rPr>
              <w:t>String</w:t>
            </w:r>
          </w:p>
        </w:tc>
      </w:tr>
    </w:tbl>
    <w:p w14:paraId="0B3ACE93" w14:textId="4AB582DC" w:rsidR="00F75969" w:rsidRDefault="00F75969" w:rsidP="00F75969">
      <w:pPr>
        <w:pStyle w:val="Heading3"/>
      </w:pPr>
      <w:r>
        <w:t>Input Path Parameters</w:t>
      </w:r>
    </w:p>
    <w:tbl>
      <w:tblPr>
        <w:tblW w:w="12503"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1"/>
        <w:gridCol w:w="6643"/>
        <w:gridCol w:w="1276"/>
        <w:gridCol w:w="1559"/>
        <w:gridCol w:w="1134"/>
      </w:tblGrid>
      <w:tr w:rsidR="000A065C" w:rsidRPr="008B299A" w14:paraId="1C4D5093" w14:textId="77777777" w:rsidTr="008B299A">
        <w:tc>
          <w:tcPr>
            <w:tcW w:w="18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2D9978" w14:textId="77777777" w:rsidR="008B299A" w:rsidRPr="008B299A" w:rsidRDefault="008B299A" w:rsidP="008B299A">
            <w:pPr>
              <w:spacing w:after="0" w:line="256" w:lineRule="auto"/>
              <w:rPr>
                <w:rFonts w:eastAsia="Calibri" w:cs="Calibri"/>
                <w:szCs w:val="20"/>
                <w:lang w:val="en-IN"/>
              </w:rPr>
            </w:pPr>
            <w:r w:rsidRPr="008B299A">
              <w:rPr>
                <w:rFonts w:eastAsia="Calibri" w:cs="Calibri"/>
                <w:b/>
                <w:szCs w:val="20"/>
                <w:lang w:val="en-IN"/>
              </w:rPr>
              <w:t>Parameter</w:t>
            </w:r>
          </w:p>
        </w:tc>
        <w:tc>
          <w:tcPr>
            <w:tcW w:w="66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654A97" w14:textId="77777777" w:rsidR="008B299A" w:rsidRPr="008B299A" w:rsidRDefault="008B299A" w:rsidP="008B299A">
            <w:pPr>
              <w:spacing w:after="0" w:line="256" w:lineRule="auto"/>
              <w:rPr>
                <w:rFonts w:eastAsia="Calibri" w:cs="Calibri"/>
                <w:szCs w:val="20"/>
                <w:lang w:val="en-IN"/>
              </w:rPr>
            </w:pPr>
            <w:r w:rsidRPr="008B299A">
              <w:rPr>
                <w:rFonts w:eastAsia="Calibri" w:cs="Calibri"/>
                <w:b/>
                <w:szCs w:val="20"/>
                <w:lang w:val="en-IN"/>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EB4CF6"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b/>
                <w:kern w:val="0"/>
                <w:szCs w:val="20"/>
                <w:lang w:val="en-IN"/>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F4457E" w14:textId="77777777" w:rsidR="008B299A" w:rsidRPr="008B299A" w:rsidRDefault="008B299A" w:rsidP="008B299A">
            <w:pPr>
              <w:spacing w:after="0" w:line="256" w:lineRule="auto"/>
              <w:rPr>
                <w:rFonts w:eastAsia="Calibri" w:cs="Calibri"/>
                <w:szCs w:val="20"/>
                <w:lang w:val="en-IN"/>
              </w:rPr>
            </w:pPr>
            <w:r w:rsidRPr="008B299A">
              <w:rPr>
                <w:rFonts w:eastAsia="Calibri" w:cs="Calibri"/>
                <w:b/>
                <w:szCs w:val="20"/>
                <w:lang w:val="en-IN"/>
              </w:rPr>
              <w:t>Max Length</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AE198"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b/>
                <w:szCs w:val="20"/>
                <w:lang w:val="en-IN"/>
              </w:rPr>
              <w:t>Type</w:t>
            </w:r>
          </w:p>
        </w:tc>
      </w:tr>
      <w:tr w:rsidR="008B299A" w:rsidRPr="008B299A" w14:paraId="13014BE9" w14:textId="77777777" w:rsidTr="008B299A">
        <w:trPr>
          <w:trHeight w:val="190"/>
        </w:trPr>
        <w:tc>
          <w:tcPr>
            <w:tcW w:w="1891" w:type="dxa"/>
            <w:tcBorders>
              <w:top w:val="single" w:sz="4" w:space="0" w:color="auto"/>
              <w:left w:val="single" w:sz="4" w:space="0" w:color="auto"/>
              <w:bottom w:val="single" w:sz="4" w:space="0" w:color="auto"/>
              <w:right w:val="single" w:sz="4" w:space="0" w:color="auto"/>
            </w:tcBorders>
            <w:vAlign w:val="center"/>
            <w:hideMark/>
          </w:tcPr>
          <w:p w14:paraId="5D18CE66" w14:textId="77777777" w:rsidR="008B299A" w:rsidRPr="008B299A" w:rsidRDefault="008B299A" w:rsidP="008B299A">
            <w:pPr>
              <w:spacing w:after="0" w:line="256" w:lineRule="auto"/>
              <w:rPr>
                <w:rFonts w:eastAsia="Calibri" w:cs="Calibri"/>
                <w:szCs w:val="20"/>
                <w:lang w:val="en-IN"/>
              </w:rPr>
            </w:pPr>
            <w:r w:rsidRPr="008B299A">
              <w:rPr>
                <w:rFonts w:eastAsia="Calibri" w:cs="Calibri"/>
                <w:szCs w:val="20"/>
                <w:lang w:val="en-IN"/>
              </w:rPr>
              <w:t>plantExternalId</w:t>
            </w:r>
          </w:p>
        </w:tc>
        <w:tc>
          <w:tcPr>
            <w:tcW w:w="6643" w:type="dxa"/>
            <w:tcBorders>
              <w:top w:val="single" w:sz="4" w:space="0" w:color="auto"/>
              <w:left w:val="single" w:sz="4" w:space="0" w:color="auto"/>
              <w:bottom w:val="single" w:sz="4" w:space="0" w:color="auto"/>
              <w:right w:val="single" w:sz="4" w:space="0" w:color="auto"/>
            </w:tcBorders>
            <w:vAlign w:val="center"/>
            <w:hideMark/>
          </w:tcPr>
          <w:p w14:paraId="1BB30556" w14:textId="77777777" w:rsidR="008B299A" w:rsidRPr="008B299A" w:rsidRDefault="008B299A" w:rsidP="008B299A">
            <w:pPr>
              <w:spacing w:after="0" w:line="256" w:lineRule="auto"/>
              <w:rPr>
                <w:rFonts w:eastAsia="Calibri" w:cs="Calibri"/>
                <w:szCs w:val="20"/>
                <w:lang w:val="en-IN"/>
              </w:rPr>
            </w:pPr>
            <w:r w:rsidRPr="008B299A">
              <w:rPr>
                <w:rFonts w:eastAsia="Calibri" w:cs="Calibri"/>
                <w:szCs w:val="20"/>
                <w:lang w:val="en-IN"/>
              </w:rPr>
              <w:t>External id of the KPI the asset is linked to [e.g., path value&lt;value&gt;]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DE06565"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szCs w:val="20"/>
                <w:lang w:val="en-IN"/>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9EB386"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szCs w:val="20"/>
                <w:lang w:val="en-IN"/>
              </w:rPr>
              <w:t>255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5A01BC"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szCs w:val="20"/>
                <w:lang w:val="en-IN"/>
              </w:rPr>
              <w:t>String</w:t>
            </w:r>
          </w:p>
        </w:tc>
      </w:tr>
    </w:tbl>
    <w:p w14:paraId="18FA4337" w14:textId="0118F818" w:rsidR="008B299A" w:rsidRDefault="00EB7A7D" w:rsidP="009A1C44">
      <w:pPr>
        <w:pStyle w:val="Heading3"/>
      </w:pPr>
      <w:r>
        <w:t>Output</w:t>
      </w:r>
      <w:r w:rsidR="00187948">
        <w:t xml:space="preserve"> Header Parameters</w:t>
      </w:r>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33"/>
        <w:gridCol w:w="8166"/>
        <w:gridCol w:w="1386"/>
        <w:gridCol w:w="789"/>
      </w:tblGrid>
      <w:tr w:rsidR="360C22E2" w14:paraId="4F731F02" w14:textId="77777777" w:rsidTr="00EB7A7D">
        <w:trPr>
          <w:trHeight w:val="582"/>
        </w:trPr>
        <w:tc>
          <w:tcPr>
            <w:tcW w:w="2133" w:type="dxa"/>
            <w:shd w:val="clear" w:color="auto" w:fill="D9D9D9" w:themeFill="background1" w:themeFillShade="D9"/>
            <w:vAlign w:val="center"/>
          </w:tcPr>
          <w:p w14:paraId="7AE1B7F5" w14:textId="77777777" w:rsidR="360C22E2" w:rsidRDefault="360C22E2" w:rsidP="360C22E2">
            <w:pPr>
              <w:spacing w:after="0"/>
              <w:rPr>
                <w:rFonts w:cs="Calibri"/>
                <w:b/>
                <w:bCs/>
              </w:rPr>
            </w:pPr>
            <w:r w:rsidRPr="360C22E2">
              <w:rPr>
                <w:rFonts w:cs="Calibri"/>
                <w:b/>
                <w:bCs/>
              </w:rPr>
              <w:t>Parameter</w:t>
            </w:r>
          </w:p>
        </w:tc>
        <w:tc>
          <w:tcPr>
            <w:tcW w:w="8166" w:type="dxa"/>
            <w:shd w:val="clear" w:color="auto" w:fill="D9D9D9" w:themeFill="background1" w:themeFillShade="D9"/>
            <w:vAlign w:val="center"/>
          </w:tcPr>
          <w:p w14:paraId="6C8B373D" w14:textId="77777777" w:rsidR="360C22E2" w:rsidRDefault="360C22E2" w:rsidP="360C22E2">
            <w:pPr>
              <w:spacing w:after="0"/>
              <w:rPr>
                <w:rFonts w:cs="Calibri"/>
                <w:b/>
                <w:bCs/>
              </w:rPr>
            </w:pPr>
            <w:r w:rsidRPr="360C22E2">
              <w:rPr>
                <w:rFonts w:cs="Calibri"/>
                <w:b/>
                <w:bCs/>
              </w:rPr>
              <w:t>Description</w:t>
            </w:r>
          </w:p>
        </w:tc>
        <w:tc>
          <w:tcPr>
            <w:tcW w:w="1386" w:type="dxa"/>
            <w:shd w:val="clear" w:color="auto" w:fill="D9D9D9" w:themeFill="background1" w:themeFillShade="D9"/>
            <w:vAlign w:val="center"/>
          </w:tcPr>
          <w:p w14:paraId="48F174B6" w14:textId="77777777" w:rsidR="360C22E2" w:rsidRDefault="360C22E2" w:rsidP="360C22E2">
            <w:pPr>
              <w:spacing w:after="0"/>
              <w:jc w:val="center"/>
              <w:rPr>
                <w:rFonts w:cs="Calibri"/>
                <w:b/>
                <w:bCs/>
              </w:rPr>
            </w:pPr>
            <w:r w:rsidRPr="360C22E2">
              <w:rPr>
                <w:rFonts w:cs="Calibri"/>
                <w:b/>
                <w:bCs/>
              </w:rPr>
              <w:t>M/O</w:t>
            </w:r>
          </w:p>
        </w:tc>
        <w:tc>
          <w:tcPr>
            <w:tcW w:w="789" w:type="dxa"/>
            <w:shd w:val="clear" w:color="auto" w:fill="D9D9D9" w:themeFill="background1" w:themeFillShade="D9"/>
            <w:vAlign w:val="center"/>
          </w:tcPr>
          <w:p w14:paraId="7955AC52" w14:textId="77777777" w:rsidR="360C22E2" w:rsidRDefault="360C22E2" w:rsidP="360C22E2">
            <w:pPr>
              <w:spacing w:after="0"/>
              <w:rPr>
                <w:rFonts w:cs="Calibri"/>
                <w:b/>
                <w:bCs/>
              </w:rPr>
            </w:pPr>
            <w:r w:rsidRPr="360C22E2">
              <w:rPr>
                <w:rFonts w:cs="Calibri"/>
                <w:b/>
                <w:bCs/>
              </w:rPr>
              <w:t>Type</w:t>
            </w:r>
          </w:p>
        </w:tc>
      </w:tr>
      <w:tr w:rsidR="360C22E2" w14:paraId="05A9E622" w14:textId="77777777" w:rsidTr="00EB7A7D">
        <w:trPr>
          <w:trHeight w:val="284"/>
        </w:trPr>
        <w:tc>
          <w:tcPr>
            <w:tcW w:w="2133" w:type="dxa"/>
            <w:vAlign w:val="center"/>
          </w:tcPr>
          <w:p w14:paraId="2B3C599E" w14:textId="77777777" w:rsidR="360C22E2" w:rsidRDefault="360C22E2" w:rsidP="360C22E2">
            <w:pPr>
              <w:spacing w:after="0"/>
              <w:rPr>
                <w:rFonts w:cs="Calibri"/>
                <w:b/>
                <w:bCs/>
              </w:rPr>
            </w:pPr>
            <w:r w:rsidRPr="360C22E2">
              <w:rPr>
                <w:rFonts w:cs="Calibri"/>
              </w:rPr>
              <w:t>Content-Type</w:t>
            </w:r>
          </w:p>
        </w:tc>
        <w:tc>
          <w:tcPr>
            <w:tcW w:w="8166" w:type="dxa"/>
            <w:vAlign w:val="center"/>
          </w:tcPr>
          <w:p w14:paraId="2A5D8AB5" w14:textId="77777777" w:rsidR="360C22E2" w:rsidRDefault="360C22E2" w:rsidP="360C22E2">
            <w:pPr>
              <w:spacing w:after="0"/>
              <w:rPr>
                <w:rFonts w:cs="Calibri"/>
                <w:b/>
                <w:bCs/>
              </w:rPr>
            </w:pPr>
            <w:r w:rsidRPr="360C22E2">
              <w:rPr>
                <w:rFonts w:cs="Calibri"/>
              </w:rPr>
              <w:t>Type of the content. It could be application/json, text/html, application/xml, etc. It lets the receiving entity know how to interpret the data.</w:t>
            </w:r>
          </w:p>
        </w:tc>
        <w:tc>
          <w:tcPr>
            <w:tcW w:w="1386" w:type="dxa"/>
            <w:vAlign w:val="center"/>
          </w:tcPr>
          <w:p w14:paraId="45745043" w14:textId="77777777" w:rsidR="360C22E2" w:rsidRDefault="360C22E2" w:rsidP="360C22E2">
            <w:pPr>
              <w:spacing w:after="0"/>
              <w:jc w:val="center"/>
              <w:rPr>
                <w:rFonts w:cs="Calibri"/>
                <w:b/>
                <w:bCs/>
              </w:rPr>
            </w:pPr>
            <w:r w:rsidRPr="360C22E2">
              <w:rPr>
                <w:rFonts w:cs="Calibri"/>
              </w:rPr>
              <w:t>M-Public</w:t>
            </w:r>
          </w:p>
        </w:tc>
        <w:tc>
          <w:tcPr>
            <w:tcW w:w="789" w:type="dxa"/>
            <w:vAlign w:val="center"/>
          </w:tcPr>
          <w:p w14:paraId="252C46CF" w14:textId="77777777" w:rsidR="360C22E2" w:rsidRDefault="360C22E2" w:rsidP="360C22E2">
            <w:pPr>
              <w:spacing w:after="0"/>
              <w:rPr>
                <w:rFonts w:cs="Calibri"/>
                <w:b/>
                <w:bCs/>
              </w:rPr>
            </w:pPr>
            <w:r w:rsidRPr="360C22E2">
              <w:rPr>
                <w:rFonts w:cs="Calibri"/>
              </w:rPr>
              <w:t>255</w:t>
            </w:r>
          </w:p>
        </w:tc>
      </w:tr>
      <w:tr w:rsidR="360C22E2" w14:paraId="7C214815" w14:textId="77777777" w:rsidTr="00EB7A7D">
        <w:trPr>
          <w:trHeight w:val="284"/>
        </w:trPr>
        <w:tc>
          <w:tcPr>
            <w:tcW w:w="2133" w:type="dxa"/>
            <w:vAlign w:val="center"/>
          </w:tcPr>
          <w:p w14:paraId="79E850F5" w14:textId="77777777" w:rsidR="360C22E2" w:rsidRDefault="360C22E2" w:rsidP="360C22E2">
            <w:pPr>
              <w:spacing w:after="0"/>
              <w:rPr>
                <w:rFonts w:cs="Calibri"/>
              </w:rPr>
            </w:pPr>
            <w:r w:rsidRPr="360C22E2">
              <w:rPr>
                <w:rFonts w:cs="Calibri"/>
              </w:rPr>
              <w:t>Content-Length</w:t>
            </w:r>
          </w:p>
        </w:tc>
        <w:tc>
          <w:tcPr>
            <w:tcW w:w="8166" w:type="dxa"/>
            <w:vAlign w:val="center"/>
          </w:tcPr>
          <w:p w14:paraId="35C21174" w14:textId="0F686A2C" w:rsidR="360C22E2" w:rsidRDefault="360C22E2" w:rsidP="360C22E2">
            <w:pPr>
              <w:spacing w:after="0"/>
              <w:rPr>
                <w:rFonts w:cs="Calibri"/>
              </w:rPr>
            </w:pPr>
            <w:r w:rsidRPr="360C22E2">
              <w:rPr>
                <w:rFonts w:cs="Calibri"/>
              </w:rPr>
              <w:t>Length of the content</w:t>
            </w:r>
            <w:r w:rsidR="00856C73">
              <w:rPr>
                <w:rFonts w:cs="Calibri"/>
              </w:rPr>
              <w:t>.</w:t>
            </w:r>
            <w:r>
              <w:rPr>
                <w:rFonts w:cs="Calibri"/>
              </w:rPr>
              <w:t xml:space="preserve"> </w:t>
            </w:r>
            <w:r w:rsidRPr="360C22E2">
              <w:rPr>
                <w:rFonts w:cs="Calibri"/>
              </w:rPr>
              <w:t>This is an HTTP header that indicates the size of the body data in bytes.</w:t>
            </w:r>
          </w:p>
          <w:p w14:paraId="1C4382FE" w14:textId="77777777" w:rsidR="360C22E2" w:rsidRDefault="360C22E2" w:rsidP="360C22E2">
            <w:pPr>
              <w:spacing w:after="0"/>
              <w:rPr>
                <w:rFonts w:cs="Calibri"/>
              </w:rPr>
            </w:pPr>
            <w:r w:rsidRPr="360C22E2">
              <w:rPr>
                <w:rFonts w:cs="Calibri"/>
              </w:rPr>
              <w:t xml:space="preserve"> It is used to let the receiving entity know how much data to expect.</w:t>
            </w:r>
          </w:p>
        </w:tc>
        <w:tc>
          <w:tcPr>
            <w:tcW w:w="1386" w:type="dxa"/>
            <w:vAlign w:val="center"/>
          </w:tcPr>
          <w:p w14:paraId="6F32D2A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3EA0E330" w14:textId="77777777" w:rsidR="360C22E2" w:rsidRDefault="360C22E2" w:rsidP="360C22E2">
            <w:pPr>
              <w:spacing w:after="0"/>
              <w:rPr>
                <w:rFonts w:cs="Calibri"/>
              </w:rPr>
            </w:pPr>
            <w:r w:rsidRPr="360C22E2">
              <w:rPr>
                <w:rFonts w:cs="Calibri"/>
              </w:rPr>
              <w:t>255</w:t>
            </w:r>
          </w:p>
        </w:tc>
      </w:tr>
      <w:tr w:rsidR="360C22E2" w14:paraId="1178EA9C" w14:textId="77777777" w:rsidTr="00EB7A7D">
        <w:trPr>
          <w:trHeight w:val="284"/>
        </w:trPr>
        <w:tc>
          <w:tcPr>
            <w:tcW w:w="2133" w:type="dxa"/>
            <w:vAlign w:val="center"/>
          </w:tcPr>
          <w:p w14:paraId="6C1FE7DF" w14:textId="77777777" w:rsidR="360C22E2" w:rsidRDefault="360C22E2" w:rsidP="360C22E2">
            <w:pPr>
              <w:spacing w:after="0"/>
              <w:rPr>
                <w:rFonts w:cs="Calibri"/>
              </w:rPr>
            </w:pPr>
            <w:r w:rsidRPr="360C22E2">
              <w:rPr>
                <w:rFonts w:cs="Calibri"/>
              </w:rPr>
              <w:t xml:space="preserve">date </w:t>
            </w:r>
          </w:p>
        </w:tc>
        <w:tc>
          <w:tcPr>
            <w:tcW w:w="8166" w:type="dxa"/>
            <w:vAlign w:val="center"/>
          </w:tcPr>
          <w:p w14:paraId="093C9217" w14:textId="77777777" w:rsidR="360C22E2" w:rsidRDefault="360C22E2" w:rsidP="360C22E2">
            <w:pPr>
              <w:spacing w:after="0"/>
              <w:rPr>
                <w:rFonts w:cs="Calibri"/>
              </w:rPr>
            </w:pPr>
            <w:r w:rsidRPr="360C22E2">
              <w:rPr>
                <w:rFonts w:cs="Calibri"/>
              </w:rPr>
              <w:t xml:space="preserve">Date of operation execution </w:t>
            </w:r>
          </w:p>
        </w:tc>
        <w:tc>
          <w:tcPr>
            <w:tcW w:w="1386" w:type="dxa"/>
            <w:vAlign w:val="center"/>
          </w:tcPr>
          <w:p w14:paraId="57D4365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68C35C52" w14:textId="77777777" w:rsidR="360C22E2" w:rsidRDefault="360C22E2" w:rsidP="360C22E2">
            <w:pPr>
              <w:spacing w:after="0"/>
              <w:rPr>
                <w:rFonts w:cs="Calibri"/>
              </w:rPr>
            </w:pPr>
            <w:r w:rsidRPr="360C22E2">
              <w:rPr>
                <w:rFonts w:cs="Calibri"/>
              </w:rPr>
              <w:t>255</w:t>
            </w:r>
          </w:p>
        </w:tc>
      </w:tr>
      <w:tr w:rsidR="360C22E2" w14:paraId="5BE77EFC" w14:textId="77777777" w:rsidTr="00EB7A7D">
        <w:trPr>
          <w:trHeight w:val="284"/>
        </w:trPr>
        <w:tc>
          <w:tcPr>
            <w:tcW w:w="2133" w:type="dxa"/>
            <w:vAlign w:val="center"/>
          </w:tcPr>
          <w:p w14:paraId="499B2920" w14:textId="77777777" w:rsidR="360C22E2" w:rsidRDefault="360C22E2" w:rsidP="360C22E2">
            <w:pPr>
              <w:spacing w:after="0"/>
              <w:rPr>
                <w:rFonts w:cs="Calibri"/>
              </w:rPr>
            </w:pPr>
            <w:r w:rsidRPr="360C22E2">
              <w:rPr>
                <w:rFonts w:cs="Calibri"/>
              </w:rPr>
              <w:t>ocp-apim-apiid</w:t>
            </w:r>
          </w:p>
        </w:tc>
        <w:tc>
          <w:tcPr>
            <w:tcW w:w="8166" w:type="dxa"/>
            <w:vAlign w:val="center"/>
          </w:tcPr>
          <w:p w14:paraId="744A7FEF" w14:textId="461D3BBD" w:rsidR="360C22E2" w:rsidRDefault="360C22E2" w:rsidP="360C22E2">
            <w:pPr>
              <w:spacing w:after="0"/>
              <w:rPr>
                <w:rFonts w:cs="Calibri"/>
              </w:rPr>
            </w:pPr>
            <w:r w:rsidRPr="360C22E2">
              <w:rPr>
                <w:rFonts w:cs="Calibri"/>
              </w:rPr>
              <w:t>This field holds the unique identifier of the API in A</w:t>
            </w:r>
            <w:r w:rsidR="00274DF9">
              <w:rPr>
                <w:rFonts w:cs="Calibri"/>
              </w:rPr>
              <w:t>WS API Gateway</w:t>
            </w:r>
            <w:r w:rsidRPr="360C22E2">
              <w:rPr>
                <w:rFonts w:cs="Calibri"/>
              </w:rPr>
              <w:t>. This identifier is used within the API</w:t>
            </w:r>
            <w:r w:rsidR="00B22AFE">
              <w:rPr>
                <w:rFonts w:cs="Calibri"/>
              </w:rPr>
              <w:t xml:space="preserve"> Gateway</w:t>
            </w:r>
            <w:r w:rsidRPr="360C22E2">
              <w:rPr>
                <w:rFonts w:cs="Calibri"/>
              </w:rPr>
              <w:t xml:space="preserve"> instance to distinguish between different APIs.</w:t>
            </w:r>
          </w:p>
        </w:tc>
        <w:tc>
          <w:tcPr>
            <w:tcW w:w="1386" w:type="dxa"/>
            <w:vAlign w:val="center"/>
          </w:tcPr>
          <w:p w14:paraId="2F94AFFA"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559E779C" w14:textId="77777777" w:rsidR="360C22E2" w:rsidRDefault="360C22E2" w:rsidP="360C22E2">
            <w:pPr>
              <w:spacing w:after="0"/>
              <w:rPr>
                <w:rFonts w:cs="Calibri"/>
              </w:rPr>
            </w:pPr>
            <w:r w:rsidRPr="360C22E2">
              <w:rPr>
                <w:rFonts w:cs="Calibri"/>
              </w:rPr>
              <w:t>255</w:t>
            </w:r>
          </w:p>
        </w:tc>
      </w:tr>
      <w:tr w:rsidR="360C22E2" w14:paraId="43542BD9" w14:textId="77777777" w:rsidTr="00EB7A7D">
        <w:trPr>
          <w:trHeight w:val="284"/>
        </w:trPr>
        <w:tc>
          <w:tcPr>
            <w:tcW w:w="2133" w:type="dxa"/>
            <w:vAlign w:val="center"/>
          </w:tcPr>
          <w:p w14:paraId="35213D70" w14:textId="77777777" w:rsidR="360C22E2" w:rsidRDefault="360C22E2" w:rsidP="360C22E2">
            <w:pPr>
              <w:spacing w:after="0"/>
              <w:rPr>
                <w:rFonts w:cs="Calibri"/>
              </w:rPr>
            </w:pPr>
            <w:r w:rsidRPr="360C22E2">
              <w:rPr>
                <w:rFonts w:cs="Calibri"/>
              </w:rPr>
              <w:t>ocp-apim-operationid</w:t>
            </w:r>
          </w:p>
        </w:tc>
        <w:tc>
          <w:tcPr>
            <w:tcW w:w="8166" w:type="dxa"/>
            <w:vAlign w:val="center"/>
          </w:tcPr>
          <w:p w14:paraId="7DB79261" w14:textId="6841AC10" w:rsidR="360C22E2" w:rsidRDefault="360C22E2" w:rsidP="360C22E2">
            <w:pPr>
              <w:spacing w:after="0"/>
              <w:rPr>
                <w:rFonts w:cs="Calibri"/>
              </w:rPr>
            </w:pPr>
            <w:r w:rsidRPr="360C22E2">
              <w:rPr>
                <w:rFonts w:cs="Calibri"/>
              </w:rPr>
              <w:t>This field contains the unique identifier for a particular operation within an API in API</w:t>
            </w:r>
            <w:r w:rsidR="00B22AFE">
              <w:rPr>
                <w:rFonts w:cs="Calibri"/>
              </w:rPr>
              <w:t xml:space="preserve"> Gateway</w:t>
            </w:r>
            <w:r w:rsidRPr="360C22E2">
              <w:rPr>
                <w:rFonts w:cs="Calibri"/>
              </w:rPr>
              <w:t>. This helps in tracing the specific operation or method that was invoked.</w:t>
            </w:r>
          </w:p>
        </w:tc>
        <w:tc>
          <w:tcPr>
            <w:tcW w:w="1386" w:type="dxa"/>
            <w:vAlign w:val="center"/>
          </w:tcPr>
          <w:p w14:paraId="010E2583"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6793DFD0" w14:textId="77777777" w:rsidR="360C22E2" w:rsidRDefault="360C22E2" w:rsidP="360C22E2">
            <w:pPr>
              <w:spacing w:after="0"/>
              <w:rPr>
                <w:rFonts w:cs="Calibri"/>
              </w:rPr>
            </w:pPr>
            <w:r w:rsidRPr="360C22E2">
              <w:rPr>
                <w:rFonts w:cs="Calibri"/>
              </w:rPr>
              <w:t>255</w:t>
            </w:r>
          </w:p>
        </w:tc>
      </w:tr>
      <w:tr w:rsidR="360C22E2" w14:paraId="24DC53CE" w14:textId="77777777" w:rsidTr="00EB7A7D">
        <w:trPr>
          <w:trHeight w:val="284"/>
        </w:trPr>
        <w:tc>
          <w:tcPr>
            <w:tcW w:w="2133" w:type="dxa"/>
            <w:vAlign w:val="center"/>
          </w:tcPr>
          <w:p w14:paraId="18500E8A" w14:textId="77777777" w:rsidR="360C22E2" w:rsidRDefault="360C22E2" w:rsidP="360C22E2">
            <w:pPr>
              <w:spacing w:after="0"/>
              <w:rPr>
                <w:rFonts w:cs="Calibri"/>
              </w:rPr>
            </w:pPr>
            <w:r w:rsidRPr="360C22E2">
              <w:rPr>
                <w:rFonts w:cs="Calibri"/>
              </w:rPr>
              <w:t>ocp-apim-productid</w:t>
            </w:r>
          </w:p>
        </w:tc>
        <w:tc>
          <w:tcPr>
            <w:tcW w:w="8166" w:type="dxa"/>
            <w:vAlign w:val="center"/>
          </w:tcPr>
          <w:p w14:paraId="57670040" w14:textId="1A32E8C8" w:rsidR="360C22E2" w:rsidRDefault="360C22E2" w:rsidP="360C22E2">
            <w:pPr>
              <w:spacing w:after="0"/>
              <w:rPr>
                <w:rFonts w:cs="Calibri"/>
              </w:rPr>
            </w:pPr>
            <w:r w:rsidRPr="360C22E2">
              <w:rPr>
                <w:rFonts w:cs="Calibri"/>
              </w:rPr>
              <w:t>This field contains the unique identifier of the product with which the API is associated. In API</w:t>
            </w:r>
            <w:r w:rsidR="00B22AFE">
              <w:rPr>
                <w:rFonts w:cs="Calibri"/>
              </w:rPr>
              <w:t xml:space="preserve"> Gateway</w:t>
            </w:r>
            <w:r w:rsidRPr="360C22E2">
              <w:rPr>
                <w:rFonts w:cs="Calibri"/>
              </w:rPr>
              <w:t xml:space="preserve">, APIs can be grouped into products, and this field helps identify which product the API belongs </w:t>
            </w:r>
          </w:p>
        </w:tc>
        <w:tc>
          <w:tcPr>
            <w:tcW w:w="1386" w:type="dxa"/>
            <w:vAlign w:val="center"/>
          </w:tcPr>
          <w:p w14:paraId="1B72D5FE"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1E8EF457" w14:textId="77777777" w:rsidR="360C22E2" w:rsidRDefault="360C22E2" w:rsidP="360C22E2">
            <w:pPr>
              <w:spacing w:after="0"/>
              <w:rPr>
                <w:rFonts w:cs="Calibri"/>
              </w:rPr>
            </w:pPr>
            <w:r w:rsidRPr="360C22E2">
              <w:rPr>
                <w:rFonts w:cs="Calibri"/>
              </w:rPr>
              <w:t>255</w:t>
            </w:r>
          </w:p>
        </w:tc>
      </w:tr>
      <w:tr w:rsidR="360C22E2" w14:paraId="5AD620E6" w14:textId="77777777" w:rsidTr="00EB7A7D">
        <w:trPr>
          <w:trHeight w:val="284"/>
        </w:trPr>
        <w:tc>
          <w:tcPr>
            <w:tcW w:w="2133" w:type="dxa"/>
            <w:vAlign w:val="center"/>
          </w:tcPr>
          <w:p w14:paraId="7BE10C88" w14:textId="77777777" w:rsidR="360C22E2" w:rsidRDefault="360C22E2" w:rsidP="360C22E2">
            <w:pPr>
              <w:spacing w:after="0"/>
              <w:rPr>
                <w:rFonts w:cs="Calibri"/>
              </w:rPr>
            </w:pPr>
            <w:r w:rsidRPr="360C22E2">
              <w:rPr>
                <w:rFonts w:cs="Calibri"/>
              </w:rPr>
              <w:t>ocp-apim-subscriptionid</w:t>
            </w:r>
          </w:p>
        </w:tc>
        <w:tc>
          <w:tcPr>
            <w:tcW w:w="8166" w:type="dxa"/>
            <w:vAlign w:val="center"/>
          </w:tcPr>
          <w:p w14:paraId="4ACFB409" w14:textId="29E378EB" w:rsidR="360C22E2" w:rsidRDefault="360C22E2" w:rsidP="360C22E2">
            <w:pPr>
              <w:spacing w:after="0"/>
              <w:rPr>
                <w:rFonts w:cs="Calibri"/>
              </w:rPr>
            </w:pPr>
            <w:r w:rsidRPr="360C22E2">
              <w:rPr>
                <w:rFonts w:cs="Calibri"/>
              </w:rPr>
              <w:t>This field contains the unique identifier of the subscription associated with the API</w:t>
            </w:r>
            <w:r w:rsidR="00D8050E">
              <w:rPr>
                <w:rFonts w:cs="Calibri"/>
              </w:rPr>
              <w:t xml:space="preserve"> Gateway</w:t>
            </w:r>
            <w:r w:rsidRPr="360C22E2">
              <w:rPr>
                <w:rFonts w:cs="Calibri"/>
              </w:rPr>
              <w:t xml:space="preserve"> instance. In API</w:t>
            </w:r>
            <w:r w:rsidR="00D8050E">
              <w:rPr>
                <w:rFonts w:cs="Calibri"/>
              </w:rPr>
              <w:t xml:space="preserve"> Gateway</w:t>
            </w:r>
            <w:r w:rsidRPr="360C22E2">
              <w:rPr>
                <w:rFonts w:cs="Calibri"/>
              </w:rPr>
              <w:t>, a subscription relates to the agreement to use an API and provides the primary means for authorization.</w:t>
            </w:r>
          </w:p>
        </w:tc>
        <w:tc>
          <w:tcPr>
            <w:tcW w:w="1386" w:type="dxa"/>
            <w:vAlign w:val="center"/>
          </w:tcPr>
          <w:p w14:paraId="7F4F4EFE"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76D5FF0B" w14:textId="77777777" w:rsidR="360C22E2" w:rsidRDefault="360C22E2" w:rsidP="360C22E2">
            <w:pPr>
              <w:spacing w:after="0"/>
              <w:rPr>
                <w:rFonts w:cs="Calibri"/>
              </w:rPr>
            </w:pPr>
            <w:r w:rsidRPr="360C22E2">
              <w:rPr>
                <w:rFonts w:cs="Calibri"/>
              </w:rPr>
              <w:t>255</w:t>
            </w:r>
          </w:p>
        </w:tc>
      </w:tr>
      <w:tr w:rsidR="360C22E2" w14:paraId="4AE3F072" w14:textId="77777777" w:rsidTr="00EB7A7D">
        <w:trPr>
          <w:trHeight w:val="284"/>
        </w:trPr>
        <w:tc>
          <w:tcPr>
            <w:tcW w:w="2133" w:type="dxa"/>
            <w:vAlign w:val="center"/>
          </w:tcPr>
          <w:p w14:paraId="72ABCF36" w14:textId="77777777" w:rsidR="360C22E2" w:rsidRDefault="360C22E2" w:rsidP="360C22E2">
            <w:pPr>
              <w:spacing w:after="0"/>
              <w:rPr>
                <w:rFonts w:cs="Calibri"/>
              </w:rPr>
            </w:pPr>
            <w:r w:rsidRPr="360C22E2">
              <w:rPr>
                <w:rFonts w:cs="Calibri"/>
              </w:rPr>
              <w:t>ocp-apim-trace-location</w:t>
            </w:r>
          </w:p>
        </w:tc>
        <w:tc>
          <w:tcPr>
            <w:tcW w:w="8166" w:type="dxa"/>
            <w:vAlign w:val="center"/>
          </w:tcPr>
          <w:p w14:paraId="673B7488" w14:textId="0594EA5B" w:rsidR="360C22E2" w:rsidRDefault="360C22E2" w:rsidP="360C22E2">
            <w:pPr>
              <w:spacing w:after="0"/>
              <w:rPr>
                <w:rFonts w:cs="Calibri"/>
              </w:rPr>
            </w:pPr>
            <w:r w:rsidRPr="360C22E2">
              <w:rPr>
                <w:rFonts w:cs="Calibri"/>
              </w:rPr>
              <w:t>This field contains the URL where the trace output can be found. This is typically used for debugging purposes. When API</w:t>
            </w:r>
            <w:r w:rsidR="00EF487C">
              <w:rPr>
                <w:rFonts w:cs="Calibri"/>
              </w:rPr>
              <w:t xml:space="preserve"> Gateway</w:t>
            </w:r>
            <w:r w:rsidRPr="360C22E2">
              <w:rPr>
                <w:rFonts w:cs="Calibri"/>
              </w:rPr>
              <w:t xml:space="preserve"> tracing is enabled, detailed information about the request and response is written to this location, which can help troubleshoot issues.</w:t>
            </w:r>
          </w:p>
        </w:tc>
        <w:tc>
          <w:tcPr>
            <w:tcW w:w="1386" w:type="dxa"/>
            <w:vAlign w:val="center"/>
          </w:tcPr>
          <w:p w14:paraId="693F7A7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49D4C0A1" w14:textId="77777777" w:rsidR="360C22E2" w:rsidRDefault="360C22E2" w:rsidP="360C22E2">
            <w:pPr>
              <w:spacing w:after="0"/>
              <w:rPr>
                <w:rFonts w:cs="Calibri"/>
              </w:rPr>
            </w:pPr>
            <w:r w:rsidRPr="360C22E2">
              <w:rPr>
                <w:rFonts w:cs="Calibri"/>
              </w:rPr>
              <w:t>255</w:t>
            </w:r>
          </w:p>
        </w:tc>
      </w:tr>
    </w:tbl>
    <w:p w14:paraId="2E82F834" w14:textId="4C110270" w:rsidR="00187948" w:rsidRDefault="00187948" w:rsidP="00187948">
      <w:pPr>
        <w:pStyle w:val="Heading3"/>
      </w:pPr>
      <w:r>
        <w:t>Output Body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48"/>
        <w:gridCol w:w="7417"/>
        <w:gridCol w:w="1303"/>
        <w:gridCol w:w="922"/>
      </w:tblGrid>
      <w:tr w:rsidR="360C22E2" w:rsidRPr="00DD7190" w14:paraId="6E4877F3" w14:textId="77777777" w:rsidTr="00B53C44">
        <w:trPr>
          <w:trHeight w:val="346"/>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4A80FBB" w14:textId="77777777" w:rsidR="360C22E2" w:rsidRPr="00DD7190" w:rsidRDefault="360C22E2" w:rsidP="360C22E2">
            <w:pPr>
              <w:spacing w:after="0"/>
              <w:rPr>
                <w:rFonts w:cs="Calibri"/>
                <w:b/>
                <w:bCs/>
                <w:szCs w:val="20"/>
              </w:rPr>
            </w:pPr>
            <w:r w:rsidRPr="00DD7190">
              <w:rPr>
                <w:rFonts w:cs="Calibri"/>
                <w:b/>
                <w:bCs/>
                <w:szCs w:val="20"/>
              </w:rPr>
              <w:t>Parameter</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D007BDC" w14:textId="77777777" w:rsidR="360C22E2" w:rsidRPr="00DD7190" w:rsidRDefault="360C22E2" w:rsidP="360C22E2">
            <w:pPr>
              <w:spacing w:after="0"/>
              <w:rPr>
                <w:rFonts w:cs="Calibri"/>
                <w:b/>
                <w:bCs/>
                <w:szCs w:val="20"/>
              </w:rPr>
            </w:pPr>
            <w:r w:rsidRPr="00DD7190">
              <w:rPr>
                <w:rFonts w:cs="Calibri"/>
                <w:b/>
                <w:bCs/>
                <w:szCs w:val="20"/>
              </w:rPr>
              <w:t>Description</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B324268" w14:textId="77777777" w:rsidR="360C22E2" w:rsidRPr="00DD7190" w:rsidRDefault="360C22E2" w:rsidP="360C22E2">
            <w:pPr>
              <w:spacing w:after="0"/>
              <w:jc w:val="center"/>
              <w:rPr>
                <w:rFonts w:cs="Calibri"/>
                <w:b/>
                <w:bCs/>
                <w:szCs w:val="20"/>
              </w:rPr>
            </w:pPr>
            <w:r w:rsidRPr="00DD7190">
              <w:rPr>
                <w:rFonts w:cs="Calibri"/>
                <w:b/>
                <w:bCs/>
                <w:szCs w:val="20"/>
              </w:rPr>
              <w:t>M/O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38D79C8" w14:textId="77777777" w:rsidR="360C22E2" w:rsidRPr="00DD7190" w:rsidRDefault="360C22E2" w:rsidP="360C22E2">
            <w:pPr>
              <w:spacing w:after="0"/>
              <w:rPr>
                <w:rFonts w:cs="Calibri"/>
                <w:b/>
                <w:bCs/>
                <w:szCs w:val="20"/>
              </w:rPr>
            </w:pPr>
            <w:r w:rsidRPr="00DD7190">
              <w:rPr>
                <w:rFonts w:cs="Calibri"/>
                <w:b/>
                <w:bCs/>
                <w:szCs w:val="20"/>
              </w:rPr>
              <w:t>Type</w:t>
            </w:r>
          </w:p>
        </w:tc>
      </w:tr>
      <w:tr w:rsidR="360C22E2" w:rsidRPr="00DD7190" w14:paraId="589559F6" w14:textId="77777777" w:rsidTr="00B53C44">
        <w:trPr>
          <w:trHeight w:val="233"/>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62C2BA" w14:textId="77777777" w:rsidR="360C22E2" w:rsidRPr="00DD7190" w:rsidRDefault="360C22E2" w:rsidP="360C22E2">
            <w:pPr>
              <w:spacing w:after="0"/>
              <w:rPr>
                <w:rFonts w:cs="Calibri"/>
                <w:szCs w:val="20"/>
              </w:rPr>
            </w:pPr>
            <w:r w:rsidRPr="00DD7190">
              <w:rPr>
                <w:rFonts w:cs="Calibri"/>
                <w:szCs w:val="20"/>
              </w:rPr>
              <w:t>errorManagement</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D67DA" w14:textId="77777777" w:rsidR="360C22E2" w:rsidRPr="00DD7190" w:rsidRDefault="360C22E2" w:rsidP="360C22E2">
            <w:pPr>
              <w:spacing w:after="0"/>
              <w:rPr>
                <w:rFonts w:cs="Calibri"/>
                <w:szCs w:val="20"/>
              </w:rPr>
            </w:pPr>
            <w:r w:rsidRPr="00DD7190">
              <w:rPr>
                <w:rFonts w:cs="Calibri"/>
                <w:szCs w:val="20"/>
              </w:rPr>
              <w:t>The object identifying the error. Provided only if there is an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66D10D" w14:textId="77777777" w:rsidR="360C22E2" w:rsidRPr="00DD7190" w:rsidRDefault="360C22E2" w:rsidP="360C22E2">
            <w:pPr>
              <w:spacing w:after="0"/>
              <w:jc w:val="center"/>
              <w:rPr>
                <w:rFonts w:cs="Calibri"/>
                <w:szCs w:val="20"/>
              </w:rPr>
            </w:pPr>
            <w:r w:rsidRPr="00DD7190">
              <w:rPr>
                <w:rFonts w:cs="Calibri"/>
                <w:szCs w:val="20"/>
              </w:rPr>
              <w:t>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6128F" w14:textId="77777777" w:rsidR="360C22E2" w:rsidRPr="00DD7190" w:rsidRDefault="360C22E2" w:rsidP="360C22E2">
            <w:pPr>
              <w:spacing w:after="0"/>
              <w:rPr>
                <w:rFonts w:cs="Calibri"/>
                <w:szCs w:val="20"/>
              </w:rPr>
            </w:pPr>
            <w:r w:rsidRPr="00DD7190">
              <w:rPr>
                <w:rFonts w:cs="Calibri"/>
                <w:szCs w:val="20"/>
              </w:rPr>
              <w:t>Object</w:t>
            </w:r>
          </w:p>
        </w:tc>
      </w:tr>
      <w:tr w:rsidR="360C22E2" w:rsidRPr="00DD7190" w14:paraId="61852D44"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6F633" w14:textId="77777777" w:rsidR="360C22E2" w:rsidRPr="00DD7190" w:rsidRDefault="360C22E2" w:rsidP="360C22E2">
            <w:pPr>
              <w:spacing w:after="0"/>
              <w:rPr>
                <w:rFonts w:cs="Calibri"/>
                <w:szCs w:val="20"/>
              </w:rPr>
            </w:pPr>
            <w:r w:rsidRPr="00DD7190">
              <w:rPr>
                <w:rFonts w:cs="Calibri"/>
                <w:szCs w:val="20"/>
              </w:rPr>
              <w:t>errorCode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5202F" w14:textId="7A6F1DD7" w:rsidR="360C22E2" w:rsidRPr="00DD7190" w:rsidRDefault="00CC2F6A" w:rsidP="360C22E2">
            <w:pPr>
              <w:spacing w:after="0"/>
              <w:rPr>
                <w:rFonts w:cs="Calibri"/>
                <w:szCs w:val="20"/>
              </w:rPr>
            </w:pPr>
            <w:r>
              <w:rPr>
                <w:rFonts w:cs="Calibri"/>
                <w:szCs w:val="20"/>
              </w:rPr>
              <w:t>The n</w:t>
            </w:r>
            <w:r w:rsidR="360C22E2" w:rsidRPr="00DD7190">
              <w:rPr>
                <w:rFonts w:cs="Calibri"/>
                <w:szCs w:val="20"/>
              </w:rPr>
              <w:t>umeric identifier of the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337F5"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EE46E"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5A207B42"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367E2" w14:textId="77777777" w:rsidR="360C22E2" w:rsidRPr="00DD7190" w:rsidRDefault="360C22E2" w:rsidP="360C22E2">
            <w:pPr>
              <w:spacing w:after="0"/>
              <w:rPr>
                <w:rFonts w:cs="Calibri"/>
                <w:szCs w:val="20"/>
              </w:rPr>
            </w:pPr>
            <w:r w:rsidRPr="00DD7190">
              <w:rPr>
                <w:rFonts w:cs="Calibri"/>
                <w:szCs w:val="20"/>
              </w:rPr>
              <w:t>errorDescription</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D9C79" w14:textId="77777777" w:rsidR="360C22E2" w:rsidRPr="00DD7190" w:rsidRDefault="360C22E2" w:rsidP="360C22E2">
            <w:pPr>
              <w:spacing w:after="0"/>
              <w:rPr>
                <w:rFonts w:cs="Calibri"/>
                <w:szCs w:val="20"/>
              </w:rPr>
            </w:pPr>
            <w:r w:rsidRPr="00DD7190">
              <w:rPr>
                <w:rFonts w:cs="Calibri"/>
                <w:szCs w:val="20"/>
              </w:rPr>
              <w:t>Alphanumeric explanation of the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DC52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99776"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2E9C8143" w14:textId="77777777" w:rsidTr="00B53C44">
        <w:trPr>
          <w:trHeight w:val="29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96F8A0" w14:textId="77777777" w:rsidR="360C22E2" w:rsidRPr="00DD7190" w:rsidRDefault="360C22E2" w:rsidP="360C22E2">
            <w:pPr>
              <w:contextualSpacing/>
              <w:rPr>
                <w:rFonts w:cs="Calibri"/>
                <w:szCs w:val="20"/>
              </w:rPr>
            </w:pPr>
            <w:r w:rsidRPr="00DD7190">
              <w:rPr>
                <w:rFonts w:cs="Calibri"/>
                <w:szCs w:val="20"/>
              </w:rPr>
              <w:t>Services</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8D182" w14:textId="77777777" w:rsidR="360C22E2" w:rsidRPr="00DD7190" w:rsidRDefault="360C22E2" w:rsidP="360C22E2">
            <w:pPr>
              <w:spacing w:after="0"/>
              <w:rPr>
                <w:rFonts w:cs="Calibri"/>
                <w:szCs w:val="20"/>
              </w:rPr>
            </w:pPr>
            <w:r w:rsidRPr="00DD7190">
              <w:rPr>
                <w:rFonts w:cs="Calibri"/>
                <w:szCs w:val="20"/>
              </w:rPr>
              <w:t>List of the created Service&lt;s&gt;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DCBA12" w14:textId="77777777" w:rsidR="360C22E2" w:rsidRPr="00DD7190" w:rsidRDefault="360C22E2" w:rsidP="360C22E2">
            <w:pPr>
              <w:spacing w:after="0"/>
              <w:jc w:val="center"/>
              <w:rPr>
                <w:rFonts w:cs="Calibri"/>
                <w:szCs w:val="20"/>
              </w:rPr>
            </w:pPr>
            <w:r w:rsidRPr="00DD7190">
              <w:rPr>
                <w:rFonts w:cs="Calibri"/>
                <w:szCs w:val="20"/>
              </w:rPr>
              <w:t>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B2127A" w14:textId="77777777" w:rsidR="360C22E2" w:rsidRPr="00DD7190" w:rsidRDefault="360C22E2" w:rsidP="360C22E2">
            <w:pPr>
              <w:spacing w:after="0"/>
              <w:rPr>
                <w:rFonts w:cs="Calibri"/>
                <w:szCs w:val="20"/>
              </w:rPr>
            </w:pPr>
            <w:r w:rsidRPr="00DD7190">
              <w:rPr>
                <w:rFonts w:cs="Calibri"/>
                <w:szCs w:val="20"/>
              </w:rPr>
              <w:t>List</w:t>
            </w:r>
          </w:p>
        </w:tc>
      </w:tr>
      <w:tr w:rsidR="360C22E2" w:rsidRPr="00DD7190" w14:paraId="3B546A04"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60BD37" w14:textId="0387D045" w:rsidR="492A0001" w:rsidRPr="00DD7190" w:rsidRDefault="492A0001" w:rsidP="360C22E2">
            <w:pPr>
              <w:spacing w:after="0"/>
              <w:rPr>
                <w:rFonts w:cs="Calibri"/>
                <w:szCs w:val="20"/>
              </w:rPr>
            </w:pPr>
            <w:r w:rsidRPr="00DD7190">
              <w:rPr>
                <w:rFonts w:cs="Calibri"/>
                <w:szCs w:val="20"/>
                <w:lang w:eastAsia="en-IN"/>
              </w:rPr>
              <w:t>Asset Hierarchy Mapping</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16E01" w14:textId="77777777" w:rsidR="360C22E2" w:rsidRPr="00DD7190" w:rsidRDefault="360C22E2" w:rsidP="360C22E2">
            <w:pPr>
              <w:spacing w:after="0"/>
              <w:rPr>
                <w:rFonts w:cs="Calibri"/>
                <w:szCs w:val="20"/>
              </w:rPr>
            </w:pPr>
            <w:r w:rsidRPr="00DD7190">
              <w:rPr>
                <w:rFonts w:cs="Calibri"/>
                <w:szCs w:val="20"/>
              </w:rPr>
              <w:t xml:space="preserve">Returns the Level (plant, unit, system, sub-system) of the timeseries of KPI and parameter </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91EC5C"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316AAE"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64C71589"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E3353" w14:textId="7CF89C46" w:rsidR="2BF3E478" w:rsidRPr="00DD7190" w:rsidRDefault="2BF3E478" w:rsidP="360C22E2">
            <w:pPr>
              <w:spacing w:after="0"/>
              <w:rPr>
                <w:rFonts w:cs="Calibri"/>
                <w:szCs w:val="20"/>
                <w:lang w:eastAsia="en-IN"/>
              </w:rPr>
            </w:pPr>
            <w:r w:rsidRPr="00DD7190">
              <w:rPr>
                <w:rFonts w:cs="Calibri"/>
                <w:szCs w:val="20"/>
                <w:lang w:eastAsia="en-IN"/>
              </w:rPr>
              <w:t>Calculation Frequency</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F65B96" w14:textId="1B8F2682" w:rsidR="252C7C2F" w:rsidRPr="00DD7190" w:rsidRDefault="252C7C2F" w:rsidP="360C22E2">
            <w:pPr>
              <w:spacing w:after="0"/>
              <w:rPr>
                <w:rFonts w:cs="Calibri"/>
                <w:szCs w:val="20"/>
              </w:rPr>
            </w:pPr>
            <w:r w:rsidRPr="00DD7190">
              <w:rPr>
                <w:rFonts w:cs="Calibri"/>
                <w:szCs w:val="20"/>
              </w:rPr>
              <w:t>Frequency of KPI calculation. Selected from dropdown list Ex:(5min,30min,1h,12h)</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2E7FAE" w14:textId="3DF49065" w:rsidR="360C22E2" w:rsidRPr="00DD7190" w:rsidRDefault="0061342D"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2578D3" w14:textId="4A7D53BE" w:rsidR="360C22E2" w:rsidRPr="00DD7190" w:rsidRDefault="00460537" w:rsidP="360C22E2">
            <w:pPr>
              <w:spacing w:after="0"/>
              <w:rPr>
                <w:rFonts w:cs="Calibri"/>
                <w:szCs w:val="20"/>
              </w:rPr>
            </w:pPr>
            <w:r w:rsidRPr="00DD7190">
              <w:rPr>
                <w:rFonts w:cs="Calibri"/>
                <w:szCs w:val="20"/>
              </w:rPr>
              <w:t>String</w:t>
            </w:r>
          </w:p>
        </w:tc>
      </w:tr>
      <w:tr w:rsidR="360C22E2" w:rsidRPr="00DD7190" w14:paraId="0A9E9276"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30D28C" w14:textId="7A702857" w:rsidR="2BF3E478" w:rsidRPr="00DD7190" w:rsidRDefault="2BF3E478" w:rsidP="360C22E2">
            <w:pPr>
              <w:spacing w:after="0"/>
              <w:rPr>
                <w:rFonts w:cs="Calibri"/>
                <w:szCs w:val="20"/>
              </w:rPr>
            </w:pPr>
            <w:r w:rsidRPr="00DD7190">
              <w:rPr>
                <w:rFonts w:cs="Calibri"/>
                <w:szCs w:val="20"/>
                <w:lang w:eastAsia="en-IN"/>
              </w:rPr>
              <w:t>Config_Id</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2F1284" w14:textId="16DF20AD" w:rsidR="360C22E2" w:rsidRPr="00DD7190" w:rsidRDefault="00C83DF5" w:rsidP="360C22E2">
            <w:pPr>
              <w:spacing w:after="0"/>
              <w:rPr>
                <w:rFonts w:cs="Calibri"/>
                <w:szCs w:val="20"/>
                <w:lang w:eastAsia="en-IN"/>
              </w:rPr>
            </w:pPr>
            <w:r w:rsidRPr="00DD7190">
              <w:rPr>
                <w:rFonts w:cs="Calibri"/>
                <w:szCs w:val="20"/>
                <w:lang w:eastAsia="en-IN"/>
              </w:rPr>
              <w:t>U</w:t>
            </w:r>
            <w:r w:rsidR="006918CA" w:rsidRPr="00DD7190">
              <w:rPr>
                <w:rFonts w:cs="Calibri"/>
                <w:szCs w:val="20"/>
                <w:lang w:eastAsia="en-IN"/>
              </w:rPr>
              <w:t>ni</w:t>
            </w:r>
            <w:r w:rsidRPr="00DD7190">
              <w:rPr>
                <w:rFonts w:cs="Calibri"/>
                <w:szCs w:val="20"/>
                <w:lang w:eastAsia="en-IN"/>
              </w:rPr>
              <w:t xml:space="preserve">que </w:t>
            </w:r>
            <w:r w:rsidR="00CC2F6A">
              <w:rPr>
                <w:rFonts w:cs="Calibri"/>
                <w:szCs w:val="20"/>
                <w:lang w:eastAsia="en-IN"/>
              </w:rPr>
              <w:t>ID</w:t>
            </w:r>
            <w:r w:rsidRPr="00DD7190">
              <w:rPr>
                <w:rFonts w:cs="Calibri"/>
                <w:szCs w:val="20"/>
                <w:lang w:eastAsia="en-IN"/>
              </w:rPr>
              <w:t xml:space="preserve"> of the </w:t>
            </w:r>
            <w:r w:rsidR="0061342D" w:rsidRPr="00DD7190">
              <w:rPr>
                <w:rFonts w:cs="Calibri"/>
                <w:szCs w:val="20"/>
                <w:lang w:eastAsia="en-IN"/>
              </w:rPr>
              <w:t xml:space="preserve">external </w:t>
            </w:r>
            <w:r w:rsidR="00CC2F6A">
              <w:rPr>
                <w:rFonts w:cs="Calibri"/>
                <w:szCs w:val="20"/>
                <w:lang w:eastAsia="en-IN"/>
              </w:rPr>
              <w:t>ID</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7EE7D"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F46826"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31C48F43" w14:textId="77777777" w:rsidTr="00B53C44">
        <w:trPr>
          <w:trHeight w:val="353"/>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F6081" w14:textId="6E431638" w:rsidR="2E36893D" w:rsidRPr="00DD7190" w:rsidRDefault="2E36893D" w:rsidP="360C22E2">
            <w:pPr>
              <w:shd w:val="clear" w:color="auto" w:fill="FFFFFE"/>
              <w:spacing w:after="0"/>
              <w:rPr>
                <w:rFonts w:cs="Calibri"/>
                <w:szCs w:val="20"/>
              </w:rPr>
            </w:pPr>
            <w:r w:rsidRPr="00DD7190">
              <w:rPr>
                <w:rFonts w:cs="Calibri"/>
                <w:szCs w:val="20"/>
                <w:lang w:eastAsia="en-IN"/>
              </w:rPr>
              <w:t>KPI Calculation_Actual</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1B208" w14:textId="04BBF533" w:rsidR="360C22E2" w:rsidRPr="00DD7190" w:rsidRDefault="002A5997" w:rsidP="360C22E2">
            <w:pPr>
              <w:spacing w:after="0"/>
              <w:rPr>
                <w:rFonts w:cs="Calibri"/>
                <w:szCs w:val="20"/>
              </w:rPr>
            </w:pPr>
            <w:r w:rsidRPr="00DD7190">
              <w:rPr>
                <w:rFonts w:cs="Calibri"/>
                <w:szCs w:val="20"/>
              </w:rPr>
              <w:t xml:space="preserve">The formula used to calculate the actual value of </w:t>
            </w:r>
            <w:proofErr w:type="gramStart"/>
            <w:r w:rsidRPr="00DD7190">
              <w:rPr>
                <w:rFonts w:cs="Calibri"/>
                <w:szCs w:val="20"/>
              </w:rPr>
              <w:t>KPI where it</w:t>
            </w:r>
            <w:proofErr w:type="gramEnd"/>
            <w:r w:rsidRPr="00DD7190">
              <w:rPr>
                <w:rFonts w:cs="Calibri"/>
                <w:szCs w:val="20"/>
              </w:rPr>
              <w:t xml:space="preserve"> depends on the configuration</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9B833C"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4945D9"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39BBC9BD"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B190DD" w14:textId="5C19C1F8" w:rsidR="26407DA7" w:rsidRPr="00DD7190" w:rsidRDefault="26407DA7" w:rsidP="360C22E2">
            <w:pPr>
              <w:spacing w:after="0"/>
              <w:rPr>
                <w:rFonts w:cs="Calibri"/>
                <w:szCs w:val="20"/>
              </w:rPr>
            </w:pPr>
            <w:r w:rsidRPr="00DD7190">
              <w:rPr>
                <w:rFonts w:cs="Calibri"/>
                <w:szCs w:val="20"/>
                <w:lang w:eastAsia="en-IN"/>
              </w:rPr>
              <w:t>KPI Name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D8136A" w14:textId="2B321C43" w:rsidR="360C22E2" w:rsidRPr="00DD7190" w:rsidRDefault="003C21B9" w:rsidP="360C22E2">
            <w:pPr>
              <w:spacing w:after="0"/>
              <w:rPr>
                <w:rFonts w:cs="Calibri"/>
                <w:szCs w:val="20"/>
              </w:rPr>
            </w:pPr>
            <w:r w:rsidRPr="00DD7190">
              <w:rPr>
                <w:rFonts w:cs="Calibri"/>
                <w:szCs w:val="20"/>
              </w:rPr>
              <w:t>Name of the KPI to be computed and displayed in UI. The KPI name should be unique and cannot have duplicates for a plant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26505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B25153"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0B56D026"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0B06DD" w14:textId="51D13A62" w:rsidR="080BB151" w:rsidRPr="00DD7190" w:rsidRDefault="080BB151" w:rsidP="360C22E2">
            <w:pPr>
              <w:spacing w:after="0"/>
              <w:rPr>
                <w:szCs w:val="20"/>
                <w:lang w:eastAsia="en-IN"/>
              </w:rPr>
            </w:pPr>
            <w:r w:rsidRPr="00DD7190">
              <w:rPr>
                <w:szCs w:val="20"/>
                <w:lang w:eastAsia="en-IN"/>
              </w:rPr>
              <w:t>KPI_TimeAggregation_Actual</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FCBBE" w14:textId="6D406E47" w:rsidR="360C22E2" w:rsidRPr="00DD7190" w:rsidRDefault="00101A31" w:rsidP="360C22E2">
            <w:pPr>
              <w:spacing w:after="0"/>
              <w:rPr>
                <w:rFonts w:cs="Calibri"/>
                <w:szCs w:val="20"/>
              </w:rPr>
            </w:pPr>
            <w:r w:rsidRPr="00DD7190">
              <w:rPr>
                <w:rFonts w:cs="Calibri"/>
                <w:szCs w:val="20"/>
              </w:rPr>
              <w:t>The formula used to aggregate the actual values of KPI based on the time frame that has been selected by the user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82A800" w14:textId="77777777" w:rsidR="360C22E2" w:rsidRPr="00DD7190" w:rsidRDefault="360C22E2" w:rsidP="360C22E2">
            <w:pPr>
              <w:spacing w:after="0"/>
              <w:jc w:val="center"/>
              <w:rPr>
                <w:szCs w:val="20"/>
              </w:rPr>
            </w:pPr>
            <w:r w:rsidRPr="00DD7190">
              <w:rPr>
                <w:szCs w:val="20"/>
              </w:rPr>
              <w:t xml:space="preserve">M </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6412E" w14:textId="77777777" w:rsidR="360C22E2" w:rsidRPr="00DD7190" w:rsidRDefault="360C22E2" w:rsidP="360C22E2">
            <w:pPr>
              <w:spacing w:after="0"/>
              <w:rPr>
                <w:szCs w:val="20"/>
              </w:rPr>
            </w:pPr>
            <w:r w:rsidRPr="00DD7190">
              <w:rPr>
                <w:szCs w:val="20"/>
              </w:rPr>
              <w:t>String</w:t>
            </w:r>
          </w:p>
        </w:tc>
      </w:tr>
      <w:tr w:rsidR="360C22E2" w:rsidRPr="00DD7190" w14:paraId="708FD9BC"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4DC6AB" w14:textId="41D3E11E" w:rsidR="1BCF1D9F" w:rsidRPr="00DD7190" w:rsidRDefault="1BCF1D9F" w:rsidP="360C22E2">
            <w:pPr>
              <w:spacing w:after="0"/>
              <w:rPr>
                <w:rFonts w:cs="Calibri"/>
                <w:szCs w:val="20"/>
              </w:rPr>
            </w:pPr>
            <w:r w:rsidRPr="00DD7190">
              <w:rPr>
                <w:rFonts w:cs="Calibri"/>
                <w:szCs w:val="20"/>
                <w:lang w:eastAsia="en-IN"/>
              </w:rPr>
              <w:t>Product Hierarchy Mapping</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68A1E6" w14:textId="00665F42" w:rsidR="360C22E2" w:rsidRPr="00DD7190" w:rsidRDefault="00101A31" w:rsidP="360C22E2">
            <w:pPr>
              <w:spacing w:after="0"/>
              <w:rPr>
                <w:rFonts w:cs="Calibri"/>
                <w:szCs w:val="20"/>
              </w:rPr>
            </w:pPr>
            <w:r w:rsidRPr="00DD7190">
              <w:rPr>
                <w:rFonts w:cs="Calibri"/>
                <w:szCs w:val="20"/>
              </w:rPr>
              <w:t>External id of the product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1C3B0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0C5731" w14:textId="77777777" w:rsidR="360C22E2" w:rsidRPr="00DD7190" w:rsidRDefault="360C22E2" w:rsidP="360C22E2">
            <w:pPr>
              <w:spacing w:after="0"/>
              <w:rPr>
                <w:rFonts w:cs="Calibri"/>
                <w:szCs w:val="20"/>
              </w:rPr>
            </w:pPr>
            <w:r w:rsidRPr="00DD7190">
              <w:rPr>
                <w:rFonts w:cs="Calibri"/>
                <w:szCs w:val="20"/>
              </w:rPr>
              <w:t xml:space="preserve">String </w:t>
            </w:r>
          </w:p>
        </w:tc>
      </w:tr>
      <w:tr w:rsidR="360C22E2" w:rsidRPr="00DD7190" w14:paraId="3C21277B"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6E7800" w14:textId="52924573" w:rsidR="541EAEAA" w:rsidRPr="00DD7190" w:rsidRDefault="541EAEAA" w:rsidP="360C22E2">
            <w:pPr>
              <w:spacing w:after="0"/>
              <w:rPr>
                <w:rFonts w:cs="Calibri"/>
                <w:szCs w:val="20"/>
                <w:lang w:eastAsia="en-IN"/>
              </w:rPr>
            </w:pPr>
            <w:r w:rsidRPr="00DD7190">
              <w:rPr>
                <w:rFonts w:cs="Calibri"/>
                <w:szCs w:val="20"/>
                <w:lang w:eastAsia="en-IN"/>
              </w:rPr>
              <w:t>Responsible Role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8CDED4" w14:textId="45918C3A" w:rsidR="360C22E2" w:rsidRPr="00DD7190" w:rsidRDefault="00CC2F6A" w:rsidP="360C22E2">
            <w:pPr>
              <w:spacing w:after="0"/>
              <w:rPr>
                <w:rFonts w:cs="Calibri"/>
                <w:szCs w:val="20"/>
              </w:rPr>
            </w:pPr>
            <w:r>
              <w:rPr>
                <w:rFonts w:cs="Calibri"/>
                <w:szCs w:val="20"/>
              </w:rPr>
              <w:t>The r</w:t>
            </w:r>
            <w:r w:rsidR="006918CA" w:rsidRPr="00DD7190">
              <w:rPr>
                <w:rFonts w:cs="Calibri"/>
                <w:szCs w:val="20"/>
              </w:rPr>
              <w:t>ole which is responsible for the KPI</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EEFA3"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C5D72F" w14:textId="77777777" w:rsidR="360C22E2" w:rsidRPr="00DD7190" w:rsidRDefault="360C22E2" w:rsidP="360C22E2">
            <w:pPr>
              <w:spacing w:after="0"/>
              <w:rPr>
                <w:rFonts w:cs="Calibri"/>
                <w:szCs w:val="20"/>
              </w:rPr>
            </w:pPr>
            <w:r w:rsidRPr="00DD7190">
              <w:rPr>
                <w:rFonts w:cs="Calibri"/>
                <w:szCs w:val="20"/>
              </w:rPr>
              <w:t xml:space="preserve">String </w:t>
            </w:r>
          </w:p>
        </w:tc>
      </w:tr>
      <w:tr w:rsidR="360C22E2" w:rsidRPr="00DD7190" w14:paraId="3E5D4C24"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22B4DA" w14:textId="3EE03D7B" w:rsidR="1540DA42" w:rsidRPr="00DD7190" w:rsidRDefault="1540DA42" w:rsidP="360C22E2">
            <w:pPr>
              <w:spacing w:after="0"/>
              <w:rPr>
                <w:rFonts w:cs="Calibri"/>
                <w:szCs w:val="20"/>
                <w:lang w:eastAsia="en-IN"/>
              </w:rPr>
            </w:pPr>
            <w:r w:rsidRPr="00DD7190">
              <w:rPr>
                <w:rFonts w:cs="Calibri"/>
                <w:szCs w:val="20"/>
                <w:lang w:eastAsia="en-IN"/>
              </w:rPr>
              <w:t>Status</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8A4C32" w14:textId="4D60CF0D" w:rsidR="360C22E2" w:rsidRPr="00DD7190" w:rsidRDefault="006918CA" w:rsidP="360C22E2">
            <w:pPr>
              <w:spacing w:after="0"/>
              <w:rPr>
                <w:rFonts w:cs="Calibri"/>
                <w:szCs w:val="20"/>
              </w:rPr>
            </w:pPr>
            <w:r w:rsidRPr="00DD7190">
              <w:rPr>
                <w:rFonts w:cs="Calibri"/>
                <w:szCs w:val="20"/>
              </w:rPr>
              <w:t>The status of the KPI whether it</w:t>
            </w:r>
            <w:r w:rsidR="005900B4">
              <w:rPr>
                <w:rFonts w:cs="Calibri"/>
                <w:szCs w:val="20"/>
              </w:rPr>
              <w:t xml:space="preserve"> i</w:t>
            </w:r>
            <w:r w:rsidRPr="00DD7190">
              <w:rPr>
                <w:rFonts w:cs="Calibri"/>
                <w:szCs w:val="20"/>
              </w:rPr>
              <w:t>s already published or ready to be published is generated by the system</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7B1D87"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BD7063" w14:textId="77777777" w:rsidR="360C22E2" w:rsidRPr="00DD7190" w:rsidRDefault="360C22E2" w:rsidP="360C22E2">
            <w:pPr>
              <w:spacing w:after="0"/>
              <w:rPr>
                <w:rFonts w:cs="Calibri"/>
                <w:szCs w:val="20"/>
              </w:rPr>
            </w:pPr>
            <w:r w:rsidRPr="00DD7190">
              <w:rPr>
                <w:rFonts w:cs="Calibri"/>
                <w:szCs w:val="20"/>
              </w:rPr>
              <w:t xml:space="preserve">String </w:t>
            </w:r>
          </w:p>
        </w:tc>
      </w:tr>
    </w:tbl>
    <w:p w14:paraId="42D7E335" w14:textId="39F17EC9" w:rsidR="63A27CE2" w:rsidRPr="00856C73" w:rsidRDefault="00856C73" w:rsidP="009A1C44">
      <w:pPr>
        <w:pStyle w:val="Heading3"/>
        <w:rPr>
          <w:rFonts w:cs="Calibri"/>
        </w:rPr>
      </w:pPr>
      <w:r>
        <w:rPr>
          <w:rFonts w:cs="Calibri"/>
        </w:rPr>
        <w:br w:type="column"/>
      </w:r>
      <w:r w:rsidR="63A27CE2" w:rsidRPr="360C22E2">
        <w:t>API Precondition</w:t>
      </w:r>
    </w:p>
    <w:p w14:paraId="6029447B" w14:textId="450286C0" w:rsidR="63A27CE2" w:rsidRDefault="63A27CE2" w:rsidP="360C22E2">
      <w:pPr>
        <w:rPr>
          <w:rFonts w:cs="Calibri"/>
        </w:rPr>
      </w:pPr>
      <w:r w:rsidRPr="360C22E2">
        <w:rPr>
          <w:rFonts w:cs="Calibri"/>
        </w:rPr>
        <w:t>To fetch the response from the smart-kpiti</w:t>
      </w:r>
      <w:r w:rsidR="00460537">
        <w:rPr>
          <w:rFonts w:cs="Calibri"/>
        </w:rPr>
        <w:t>t</w:t>
      </w:r>
      <w:r w:rsidRPr="360C22E2">
        <w:rPr>
          <w:rFonts w:cs="Calibri"/>
        </w:rPr>
        <w:t>le, the authorization token must exist.</w:t>
      </w:r>
    </w:p>
    <w:p w14:paraId="7D95FFA1" w14:textId="1FAD5978" w:rsidR="00DD7190" w:rsidRDefault="00D45304" w:rsidP="009A1C44">
      <w:pPr>
        <w:pStyle w:val="Heading3"/>
      </w:pPr>
      <w:r>
        <w:t>Specification</w:t>
      </w:r>
    </w:p>
    <w:tbl>
      <w:tblPr>
        <w:tblW w:w="12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9975"/>
      </w:tblGrid>
      <w:tr w:rsidR="00E81D6E" w14:paraId="5E8E35F7"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52BDC942" w14:textId="77777777" w:rsidR="00E81D6E" w:rsidRDefault="00E81D6E" w:rsidP="0060480F">
            <w:pPr>
              <w:spacing w:after="0"/>
              <w:rPr>
                <w:rFonts w:cs="Calibri"/>
                <w:b/>
                <w:bCs/>
              </w:rPr>
            </w:pPr>
            <w:r w:rsidRPr="360C22E2">
              <w:rPr>
                <w:rFonts w:cs="Calibri"/>
                <w:b/>
                <w:bCs/>
              </w:rPr>
              <w:t>PROTOCOL</w:t>
            </w:r>
          </w:p>
        </w:tc>
        <w:tc>
          <w:tcPr>
            <w:tcW w:w="9975" w:type="dxa"/>
            <w:shd w:val="clear" w:color="auto" w:fill="FFFFFF" w:themeFill="background1"/>
            <w:tcMar>
              <w:top w:w="0" w:type="dxa"/>
              <w:left w:w="108" w:type="dxa"/>
              <w:bottom w:w="0" w:type="dxa"/>
              <w:right w:w="108" w:type="dxa"/>
            </w:tcMar>
            <w:vAlign w:val="center"/>
          </w:tcPr>
          <w:p w14:paraId="55DEC73C" w14:textId="524A05F6" w:rsidR="00E81D6E" w:rsidRDefault="00E81D6E" w:rsidP="0060480F">
            <w:pPr>
              <w:spacing w:after="0"/>
              <w:rPr>
                <w:rFonts w:cs="Calibri"/>
              </w:rPr>
            </w:pPr>
            <w:r w:rsidRPr="360C22E2">
              <w:rPr>
                <w:rFonts w:cs="Calibri"/>
              </w:rPr>
              <w:t>HTTPS</w:t>
            </w:r>
          </w:p>
        </w:tc>
      </w:tr>
      <w:tr w:rsidR="00E81D6E" w:rsidRPr="000D0086" w14:paraId="3D451519" w14:textId="77777777" w:rsidTr="0092779D">
        <w:trPr>
          <w:trHeight w:val="152"/>
        </w:trPr>
        <w:tc>
          <w:tcPr>
            <w:tcW w:w="2499" w:type="dxa"/>
            <w:shd w:val="clear" w:color="auto" w:fill="D9D9D9" w:themeFill="background1" w:themeFillShade="D9"/>
            <w:tcMar>
              <w:top w:w="0" w:type="dxa"/>
              <w:left w:w="108" w:type="dxa"/>
              <w:bottom w:w="0" w:type="dxa"/>
              <w:right w:w="108" w:type="dxa"/>
            </w:tcMar>
            <w:vAlign w:val="center"/>
          </w:tcPr>
          <w:p w14:paraId="10B93786" w14:textId="77777777" w:rsidR="00E81D6E" w:rsidRDefault="00E81D6E" w:rsidP="0060480F">
            <w:pPr>
              <w:spacing w:after="0"/>
              <w:rPr>
                <w:rFonts w:cs="Calibri"/>
                <w:b/>
                <w:bCs/>
              </w:rPr>
            </w:pPr>
            <w:r w:rsidRPr="360C22E2">
              <w:rPr>
                <w:rFonts w:cs="Calibri"/>
                <w:b/>
                <w:bCs/>
              </w:rPr>
              <w:t>REQUEST URL</w:t>
            </w:r>
          </w:p>
        </w:tc>
        <w:tc>
          <w:tcPr>
            <w:tcW w:w="9975" w:type="dxa"/>
            <w:shd w:val="clear" w:color="auto" w:fill="FFFFFF" w:themeFill="background1"/>
            <w:tcMar>
              <w:top w:w="0" w:type="dxa"/>
              <w:left w:w="108" w:type="dxa"/>
              <w:bottom w:w="0" w:type="dxa"/>
              <w:right w:w="108" w:type="dxa"/>
            </w:tcMar>
            <w:vAlign w:val="center"/>
          </w:tcPr>
          <w:p w14:paraId="2C93CDA6" w14:textId="182BAACD" w:rsidR="00E81D6E" w:rsidRPr="000D0086" w:rsidRDefault="00E81D6E" w:rsidP="0060480F">
            <w:pPr>
              <w:spacing w:after="0" w:line="285" w:lineRule="atLeast"/>
              <w:rPr>
                <w:rFonts w:eastAsia="Graphik" w:cs="Graphik"/>
                <w:szCs w:val="20"/>
                <w:lang w:val="de-DE"/>
              </w:rPr>
            </w:pPr>
            <w:r w:rsidRPr="000D0086">
              <w:rPr>
                <w:rFonts w:eastAsia="Consolas" w:cs="Consolas"/>
                <w:color w:val="333333"/>
                <w:szCs w:val="20"/>
                <w:lang w:val="de-DE"/>
              </w:rPr>
              <w:t>https://apim-mw-aot-dev.azure-api.net/api/smartkpi/assets/</w:t>
            </w:r>
            <w:r w:rsidRPr="000D0086">
              <w:rPr>
                <w:rFonts w:cs="Calibri"/>
                <w:szCs w:val="20"/>
                <w:lang w:val="de-DE"/>
              </w:rPr>
              <w:t xml:space="preserve"> {</w:t>
            </w:r>
            <w:r w:rsidRPr="000D0086">
              <w:rPr>
                <w:rFonts w:eastAsia="Segoe UI" w:cs="Segoe UI"/>
                <w:color w:val="333333"/>
                <w:szCs w:val="20"/>
                <w:lang w:val="de-DE"/>
              </w:rPr>
              <w:t>plantExternalId}</w:t>
            </w:r>
            <w:r w:rsidRPr="000D0086">
              <w:rPr>
                <w:rFonts w:eastAsia="Consolas" w:cs="Consolas"/>
                <w:color w:val="333333"/>
                <w:szCs w:val="20"/>
                <w:lang w:val="de-DE"/>
              </w:rPr>
              <w:t xml:space="preserve">/kpisperplant </w:t>
            </w:r>
            <w:r w:rsidRPr="000D0086">
              <w:rPr>
                <w:rFonts w:cs="Consolas"/>
                <w:color w:val="333333"/>
                <w:szCs w:val="20"/>
                <w:lang w:val="de-DE"/>
              </w:rPr>
              <w:t xml:space="preserve"> </w:t>
            </w:r>
          </w:p>
        </w:tc>
      </w:tr>
      <w:tr w:rsidR="0092779D" w:rsidRPr="000D0086" w14:paraId="33591B40" w14:textId="77777777" w:rsidTr="0092779D">
        <w:trPr>
          <w:trHeight w:val="152"/>
        </w:trPr>
        <w:tc>
          <w:tcPr>
            <w:tcW w:w="2499" w:type="dxa"/>
            <w:shd w:val="clear" w:color="auto" w:fill="D9D9D9" w:themeFill="background1" w:themeFillShade="D9"/>
            <w:tcMar>
              <w:top w:w="0" w:type="dxa"/>
              <w:left w:w="108" w:type="dxa"/>
              <w:bottom w:w="0" w:type="dxa"/>
              <w:right w:w="108" w:type="dxa"/>
            </w:tcMar>
            <w:vAlign w:val="center"/>
          </w:tcPr>
          <w:p w14:paraId="7C293B97" w14:textId="06E14CFA" w:rsidR="0092779D" w:rsidRPr="360C22E2" w:rsidRDefault="006C0E40" w:rsidP="0060480F">
            <w:pPr>
              <w:spacing w:after="0"/>
              <w:rPr>
                <w:rFonts w:cs="Calibri"/>
                <w:b/>
                <w:bCs/>
              </w:rPr>
            </w:pPr>
            <w:r w:rsidRPr="006C0E40">
              <w:rPr>
                <w:rFonts w:cs="Calibri"/>
                <w:b/>
                <w:bCs/>
              </w:rPr>
              <w:t>PATH AOT (A</w:t>
            </w:r>
            <w:r>
              <w:rPr>
                <w:rFonts w:cs="Calibri"/>
                <w:b/>
                <w:bCs/>
              </w:rPr>
              <w:t>WS</w:t>
            </w:r>
            <w:r w:rsidRPr="006C0E40">
              <w:rPr>
                <w:rFonts w:cs="Calibri"/>
                <w:b/>
                <w:bCs/>
              </w:rPr>
              <w:t>) &lt;Public Exposure&gt;</w:t>
            </w:r>
          </w:p>
        </w:tc>
        <w:tc>
          <w:tcPr>
            <w:tcW w:w="9975" w:type="dxa"/>
            <w:shd w:val="clear" w:color="auto" w:fill="FFFFFF" w:themeFill="background1"/>
            <w:tcMar>
              <w:top w:w="0" w:type="dxa"/>
              <w:left w:w="108" w:type="dxa"/>
              <w:bottom w:w="0" w:type="dxa"/>
              <w:right w:w="108" w:type="dxa"/>
            </w:tcMar>
            <w:vAlign w:val="center"/>
          </w:tcPr>
          <w:p w14:paraId="54E01381" w14:textId="23A90284" w:rsidR="0092779D" w:rsidRPr="000D0086" w:rsidRDefault="001778A5" w:rsidP="0060480F">
            <w:pPr>
              <w:spacing w:after="0" w:line="285" w:lineRule="atLeast"/>
              <w:rPr>
                <w:rFonts w:eastAsia="Consolas" w:cs="Consolas"/>
                <w:color w:val="333333"/>
                <w:szCs w:val="20"/>
                <w:lang w:val="de-DE"/>
              </w:rPr>
            </w:pPr>
            <w:hyperlink r:id="rId35" w:history="1">
              <w:r w:rsidRPr="00BD4BF1">
                <w:rPr>
                  <w:rStyle w:val="Hyperlink"/>
                  <w:rFonts w:eastAsia="Consolas" w:cs="Consolas"/>
                  <w:szCs w:val="20"/>
                  <w:lang w:val="de-DE"/>
                </w:rPr>
                <w:t>https://cn13sbr3r6.execute-api.us-west-2.amazonaws.com/api/smartkpi/assets/kpisperplant/{plantExternalId}</w:t>
              </w:r>
            </w:hyperlink>
            <w:r>
              <w:rPr>
                <w:rFonts w:eastAsia="Consolas" w:cs="Consolas"/>
                <w:color w:val="333333"/>
                <w:szCs w:val="20"/>
                <w:lang w:val="de-DE"/>
              </w:rPr>
              <w:t xml:space="preserve"> </w:t>
            </w:r>
          </w:p>
        </w:tc>
      </w:tr>
      <w:tr w:rsidR="00E81D6E" w14:paraId="51718203"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1E4737FA" w14:textId="77777777" w:rsidR="00E81D6E" w:rsidRDefault="00E81D6E" w:rsidP="0060480F">
            <w:pPr>
              <w:spacing w:after="0"/>
              <w:rPr>
                <w:rFonts w:cs="Calibri"/>
                <w:b/>
                <w:bCs/>
              </w:rPr>
            </w:pPr>
            <w:r w:rsidRPr="360C22E2">
              <w:rPr>
                <w:rFonts w:cs="Calibri"/>
                <w:b/>
                <w:bCs/>
              </w:rPr>
              <w:t>METHOD</w:t>
            </w:r>
          </w:p>
        </w:tc>
        <w:tc>
          <w:tcPr>
            <w:tcW w:w="9975" w:type="dxa"/>
            <w:shd w:val="clear" w:color="auto" w:fill="FFFFFF" w:themeFill="background1"/>
            <w:tcMar>
              <w:top w:w="0" w:type="dxa"/>
              <w:left w:w="108" w:type="dxa"/>
              <w:bottom w:w="0" w:type="dxa"/>
              <w:right w:w="108" w:type="dxa"/>
            </w:tcMar>
            <w:vAlign w:val="center"/>
          </w:tcPr>
          <w:p w14:paraId="2D3B27C5" w14:textId="7CD39DA2" w:rsidR="00E81D6E" w:rsidRDefault="00E81D6E" w:rsidP="0060480F">
            <w:pPr>
              <w:spacing w:after="0"/>
              <w:rPr>
                <w:rFonts w:cs="Calibri"/>
              </w:rPr>
            </w:pPr>
            <w:r>
              <w:rPr>
                <w:rFonts w:cs="Calibri"/>
              </w:rPr>
              <w:t>GET</w:t>
            </w:r>
          </w:p>
        </w:tc>
      </w:tr>
      <w:tr w:rsidR="00E81D6E" w14:paraId="23DB18EC"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0A9597F1" w14:textId="77777777" w:rsidR="00E81D6E" w:rsidRDefault="00E81D6E" w:rsidP="0060480F">
            <w:pPr>
              <w:spacing w:after="0"/>
              <w:rPr>
                <w:rFonts w:cs="Calibri"/>
                <w:b/>
                <w:bCs/>
              </w:rPr>
            </w:pPr>
            <w:r w:rsidRPr="360C22E2">
              <w:rPr>
                <w:rFonts w:cs="Calibri"/>
                <w:b/>
                <w:bCs/>
              </w:rPr>
              <w:t>CONTENT TYPE</w:t>
            </w:r>
          </w:p>
        </w:tc>
        <w:tc>
          <w:tcPr>
            <w:tcW w:w="9975" w:type="dxa"/>
            <w:shd w:val="clear" w:color="auto" w:fill="FFFFFF" w:themeFill="background1"/>
            <w:tcMar>
              <w:top w:w="0" w:type="dxa"/>
              <w:left w:w="108" w:type="dxa"/>
              <w:bottom w:w="0" w:type="dxa"/>
              <w:right w:w="108" w:type="dxa"/>
            </w:tcMar>
            <w:vAlign w:val="center"/>
          </w:tcPr>
          <w:p w14:paraId="27F2ACC7" w14:textId="77777777" w:rsidR="00E81D6E" w:rsidRDefault="00E81D6E" w:rsidP="0060480F">
            <w:pPr>
              <w:spacing w:after="0"/>
              <w:rPr>
                <w:rFonts w:cs="Calibri"/>
              </w:rPr>
            </w:pPr>
            <w:r w:rsidRPr="360C22E2">
              <w:rPr>
                <w:rFonts w:cs="Calibri"/>
              </w:rPr>
              <w:t>application / json</w:t>
            </w:r>
          </w:p>
        </w:tc>
      </w:tr>
      <w:tr w:rsidR="00E81D6E" w14:paraId="4F51FB1A"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2757EC47" w14:textId="77777777" w:rsidR="00E81D6E" w:rsidRDefault="00E81D6E" w:rsidP="0060480F">
            <w:pPr>
              <w:spacing w:after="0"/>
              <w:rPr>
                <w:rFonts w:cs="Calibri"/>
                <w:b/>
                <w:bCs/>
              </w:rPr>
            </w:pPr>
            <w:r w:rsidRPr="360C22E2">
              <w:rPr>
                <w:rFonts w:cs="Calibri"/>
                <w:b/>
                <w:bCs/>
              </w:rPr>
              <w:t>JSON Response</w:t>
            </w:r>
          </w:p>
        </w:tc>
        <w:tc>
          <w:tcPr>
            <w:tcW w:w="9975" w:type="dxa"/>
            <w:shd w:val="clear" w:color="auto" w:fill="FFFFFF" w:themeFill="background1"/>
            <w:tcMar>
              <w:top w:w="0" w:type="dxa"/>
              <w:left w:w="108" w:type="dxa"/>
              <w:bottom w:w="0" w:type="dxa"/>
              <w:right w:w="108" w:type="dxa"/>
            </w:tcMar>
            <w:vAlign w:val="center"/>
          </w:tcPr>
          <w:p w14:paraId="731031C3" w14:textId="6032756B" w:rsidR="00E81D6E" w:rsidRDefault="00E81D6E" w:rsidP="0060480F">
            <w:pPr>
              <w:spacing w:after="0"/>
              <w:rPr>
                <w:rFonts w:cs="Courier New"/>
                <w:color w:val="333333"/>
                <w:lang w:eastAsia="en-IN"/>
              </w:rPr>
            </w:pPr>
            <w:hyperlink r:id="rId36" w:history="1">
              <w:r w:rsidRPr="00550A56">
                <w:rPr>
                  <w:rStyle w:val="Hyperlink"/>
                </w:rPr>
                <w:t>Link</w:t>
              </w:r>
            </w:hyperlink>
            <w:r w:rsidRPr="006B3E44">
              <w:t xml:space="preserve"> </w:t>
            </w:r>
          </w:p>
        </w:tc>
      </w:tr>
      <w:tr w:rsidR="00E81D6E" w14:paraId="03519E1B"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171AF8A1" w14:textId="77777777" w:rsidR="00E81D6E" w:rsidRDefault="00E81D6E" w:rsidP="0060480F">
            <w:pPr>
              <w:spacing w:after="0"/>
              <w:rPr>
                <w:rFonts w:cs="Calibri"/>
                <w:b/>
                <w:bCs/>
              </w:rPr>
            </w:pPr>
            <w:r w:rsidRPr="360C22E2">
              <w:rPr>
                <w:rFonts w:cs="Calibri"/>
                <w:b/>
                <w:bCs/>
              </w:rPr>
              <w:t xml:space="preserve"> Request URL</w:t>
            </w:r>
          </w:p>
        </w:tc>
        <w:tc>
          <w:tcPr>
            <w:tcW w:w="9975" w:type="dxa"/>
            <w:shd w:val="clear" w:color="auto" w:fill="FFFFFF" w:themeFill="background1"/>
            <w:tcMar>
              <w:top w:w="0" w:type="dxa"/>
              <w:left w:w="108" w:type="dxa"/>
              <w:bottom w:w="0" w:type="dxa"/>
              <w:right w:w="108" w:type="dxa"/>
            </w:tcMar>
            <w:vAlign w:val="center"/>
          </w:tcPr>
          <w:p w14:paraId="00C0E659" w14:textId="77777777" w:rsidR="00E81D6E" w:rsidRDefault="00E81D6E" w:rsidP="0060480F">
            <w:pPr>
              <w:spacing w:after="0" w:line="285" w:lineRule="atLeast"/>
              <w:rPr>
                <w:rFonts w:eastAsia="Graphik" w:cs="Graphik"/>
                <w:szCs w:val="20"/>
              </w:rPr>
            </w:pPr>
            <w:r w:rsidRPr="000846CE">
              <w:rPr>
                <w:rFonts w:eastAsia="Consolas" w:cs="Consolas"/>
                <w:color w:val="333333"/>
                <w:szCs w:val="20"/>
              </w:rPr>
              <w:t>https://apim-mw-aot-dev.azure-api.net/api/smartkpi/assets/C-B1-G1-R1-F1/kpisperplant</w:t>
            </w:r>
          </w:p>
        </w:tc>
      </w:tr>
    </w:tbl>
    <w:p w14:paraId="30D894BF" w14:textId="3BE0F178" w:rsidR="00870237" w:rsidRDefault="00D45304" w:rsidP="009A1C44">
      <w:pPr>
        <w:pStyle w:val="Heading3"/>
      </w:pPr>
      <w:r>
        <w:t>Result</w:t>
      </w:r>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37"/>
        <w:gridCol w:w="8937"/>
      </w:tblGrid>
      <w:tr w:rsidR="007E490E" w:rsidRPr="007E490E" w14:paraId="66442787" w14:textId="77777777" w:rsidTr="007E490E">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8E30040" w14:textId="77777777" w:rsidR="007E490E" w:rsidRPr="007E490E" w:rsidRDefault="007E490E" w:rsidP="007E490E">
            <w:pPr>
              <w:spacing w:after="0" w:line="256" w:lineRule="auto"/>
              <w:jc w:val="center"/>
              <w:rPr>
                <w:rFonts w:eastAsia="Calibri" w:cs="Calibri"/>
                <w:b/>
                <w:lang w:val="en-IN"/>
              </w:rPr>
            </w:pPr>
            <w:r w:rsidRPr="007E490E">
              <w:rPr>
                <w:rFonts w:eastAsia="Calibri" w:cs="Calibri"/>
                <w:b/>
                <w:lang w:val="en-IN"/>
              </w:rPr>
              <w:t>HTTP Code</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78D640D" w14:textId="77777777" w:rsidR="007E490E" w:rsidRPr="007E490E" w:rsidRDefault="007E490E" w:rsidP="007E490E">
            <w:pPr>
              <w:spacing w:after="0" w:line="256" w:lineRule="auto"/>
              <w:jc w:val="center"/>
              <w:rPr>
                <w:rFonts w:eastAsia="Calibri" w:cs="Calibri"/>
                <w:b/>
                <w:lang w:val="it-IT" w:eastAsia="it-IT"/>
              </w:rPr>
            </w:pPr>
            <w:r w:rsidRPr="007E490E">
              <w:rPr>
                <w:rFonts w:eastAsia="Calibri" w:cs="Calibri"/>
                <w:b/>
                <w:lang w:val="en-IN"/>
              </w:rPr>
              <w:t>Result Description</w:t>
            </w:r>
          </w:p>
        </w:tc>
      </w:tr>
      <w:tr w:rsidR="007E490E" w:rsidRPr="007E490E" w14:paraId="585B8145" w14:textId="77777777" w:rsidTr="007E490E">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AD59F5" w14:textId="77777777" w:rsidR="007E490E" w:rsidRPr="007E490E" w:rsidRDefault="007E490E" w:rsidP="007E490E">
            <w:pPr>
              <w:spacing w:after="0" w:line="256" w:lineRule="auto"/>
              <w:jc w:val="center"/>
              <w:rPr>
                <w:rFonts w:eastAsia="Calibri" w:cs="Calibri"/>
                <w:lang w:val="en-IN"/>
              </w:rPr>
            </w:pPr>
            <w:r w:rsidRPr="007E490E">
              <w:rPr>
                <w:rFonts w:eastAsia="Calibri" w:cs="Calibri"/>
                <w:lang w:val="en-IN"/>
              </w:rPr>
              <w:t>200</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60E5C5" w14:textId="77777777" w:rsidR="007E490E" w:rsidRPr="007E490E" w:rsidRDefault="007E490E" w:rsidP="007E490E">
            <w:pPr>
              <w:spacing w:after="0" w:line="256" w:lineRule="auto"/>
              <w:rPr>
                <w:rFonts w:eastAsia="Calibri" w:cs="Calibri"/>
                <w:lang w:val="it-IT" w:eastAsia="it-IT"/>
              </w:rPr>
            </w:pPr>
            <w:r w:rsidRPr="007E490E">
              <w:rPr>
                <w:rFonts w:eastAsia="Calibri" w:cs="Calibri"/>
                <w:lang w:val="en-IN"/>
              </w:rPr>
              <w:t>Operation executed successfully</w:t>
            </w:r>
          </w:p>
        </w:tc>
      </w:tr>
    </w:tbl>
    <w:p w14:paraId="7B07A60A" w14:textId="7A3A767C" w:rsidR="00DD7190" w:rsidRDefault="007E490E" w:rsidP="009A1C44">
      <w:pPr>
        <w:pStyle w:val="Heading3"/>
      </w:pPr>
      <w:r>
        <w:t>Error Management</w:t>
      </w:r>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12"/>
        <w:gridCol w:w="4580"/>
        <w:gridCol w:w="6082"/>
      </w:tblGrid>
      <w:tr w:rsidR="00870237" w14:paraId="0212C695" w14:textId="77777777" w:rsidTr="007E490E">
        <w:tc>
          <w:tcPr>
            <w:tcW w:w="1812"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3A3B794" w14:textId="77777777" w:rsidR="00870237" w:rsidRDefault="00870237">
            <w:pPr>
              <w:spacing w:after="0"/>
              <w:jc w:val="center"/>
              <w:rPr>
                <w:rFonts w:cs="Calibri"/>
                <w:b/>
              </w:rPr>
            </w:pPr>
            <w:r>
              <w:rPr>
                <w:rFonts w:cs="Calibri"/>
                <w:b/>
              </w:rPr>
              <w:t>HTTP Code</w:t>
            </w:r>
          </w:p>
        </w:tc>
        <w:tc>
          <w:tcPr>
            <w:tcW w:w="458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AC64F34" w14:textId="77777777" w:rsidR="00870237" w:rsidRDefault="00870237">
            <w:pPr>
              <w:spacing w:after="0"/>
              <w:jc w:val="center"/>
              <w:rPr>
                <w:rFonts w:cs="Calibri"/>
                <w:b/>
                <w:lang w:val="it-IT" w:eastAsia="it-IT"/>
              </w:rPr>
            </w:pPr>
            <w:r>
              <w:rPr>
                <w:rFonts w:cs="Calibri"/>
                <w:b/>
              </w:rPr>
              <w:t>Error Code</w:t>
            </w:r>
          </w:p>
        </w:tc>
        <w:tc>
          <w:tcPr>
            <w:tcW w:w="6082"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64D95EB2" w14:textId="77777777" w:rsidR="00870237" w:rsidRDefault="00870237">
            <w:pPr>
              <w:spacing w:after="0"/>
              <w:jc w:val="center"/>
              <w:rPr>
                <w:rFonts w:cs="Calibri"/>
                <w:b/>
                <w:lang w:val="it-IT" w:eastAsia="it-IT"/>
              </w:rPr>
            </w:pPr>
            <w:r>
              <w:rPr>
                <w:rFonts w:cs="Calibri"/>
                <w:b/>
              </w:rPr>
              <w:t>Error Description</w:t>
            </w:r>
          </w:p>
        </w:tc>
      </w:tr>
      <w:tr w:rsidR="00870237" w14:paraId="43B247B9" w14:textId="77777777" w:rsidTr="007E490E">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58F588" w14:textId="77777777" w:rsidR="00870237" w:rsidRDefault="00870237">
            <w:pPr>
              <w:spacing w:after="0"/>
              <w:jc w:val="center"/>
              <w:rPr>
                <w:rFonts w:cs="Calibri"/>
              </w:rPr>
            </w:pPr>
            <w:r>
              <w:rPr>
                <w:rFonts w:cs="Calibri"/>
              </w:rPr>
              <w:t>500</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D02D1C" w14:textId="77777777" w:rsidR="00870237" w:rsidRDefault="00870237">
            <w:pPr>
              <w:spacing w:after="0"/>
              <w:jc w:val="center"/>
              <w:rPr>
                <w:rFonts w:cs="Calibri"/>
              </w:rPr>
            </w:pPr>
            <w:r>
              <w:rPr>
                <w:rFonts w:cs="Calibri"/>
              </w:rPr>
              <w:t>500</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5F7FB0" w14:textId="77777777" w:rsidR="00870237" w:rsidRDefault="00870237">
            <w:pPr>
              <w:spacing w:after="0"/>
              <w:rPr>
                <w:rFonts w:cs="Calibri"/>
              </w:rPr>
            </w:pPr>
            <w:r>
              <w:rPr>
                <w:rFonts w:cs="Calibri"/>
              </w:rPr>
              <w:t>Generic Error</w:t>
            </w:r>
          </w:p>
        </w:tc>
      </w:tr>
      <w:tr w:rsidR="00870237" w14:paraId="0619B77B" w14:textId="77777777" w:rsidTr="007E490E">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76544F" w14:textId="77777777" w:rsidR="00870237" w:rsidRDefault="00870237">
            <w:pPr>
              <w:spacing w:after="0"/>
              <w:jc w:val="center"/>
              <w:rPr>
                <w:rFonts w:cs="Calibri"/>
              </w:rPr>
            </w:pPr>
            <w:r>
              <w:rPr>
                <w:rFonts w:cs="Calibri"/>
              </w:rPr>
              <w:t>401</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8D14D8" w14:textId="77777777" w:rsidR="00870237" w:rsidRDefault="00870237">
            <w:pPr>
              <w:spacing w:after="0"/>
              <w:jc w:val="center"/>
              <w:rPr>
                <w:rFonts w:cs="Calibri"/>
              </w:rPr>
            </w:pPr>
            <w:r>
              <w:rPr>
                <w:rFonts w:cs="Calibri"/>
              </w:rPr>
              <w:t>401</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657A83" w14:textId="77777777" w:rsidR="00870237" w:rsidRDefault="00870237">
            <w:pPr>
              <w:spacing w:after="0"/>
            </w:pPr>
            <w:r>
              <w:rPr>
                <w:rFonts w:cs="Calibri"/>
              </w:rPr>
              <w:t xml:space="preserve">Unauthorized / </w:t>
            </w:r>
            <w:r>
              <w:t xml:space="preserve">{Header Token} could be missing or expired </w:t>
            </w:r>
          </w:p>
        </w:tc>
      </w:tr>
      <w:tr w:rsidR="00870237" w14:paraId="1BB5C864" w14:textId="77777777" w:rsidTr="007E490E">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A08C87" w14:textId="77777777" w:rsidR="00870237" w:rsidRPr="00483FA7" w:rsidRDefault="00870237">
            <w:pPr>
              <w:spacing w:after="0"/>
              <w:jc w:val="center"/>
              <w:rPr>
                <w:rFonts w:cs="Calibri"/>
              </w:rPr>
            </w:pPr>
            <w:r w:rsidRPr="00483FA7">
              <w:rPr>
                <w:rFonts w:cs="Calibri"/>
              </w:rPr>
              <w:t>400</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3BDC46" w14:textId="77777777" w:rsidR="00870237" w:rsidRPr="00483FA7" w:rsidRDefault="00870237">
            <w:pPr>
              <w:spacing w:after="0"/>
              <w:jc w:val="center"/>
              <w:rPr>
                <w:rFonts w:cs="Calibri"/>
              </w:rPr>
            </w:pPr>
            <w:r w:rsidRPr="00483FA7">
              <w:rPr>
                <w:rFonts w:cs="Calibri"/>
              </w:rPr>
              <w:t>400</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7E6356" w14:textId="77777777" w:rsidR="00870237" w:rsidRPr="00483FA7" w:rsidRDefault="00870237">
            <w:pPr>
              <w:spacing w:after="0"/>
              <w:rPr>
                <w:rFonts w:cs="Calibri"/>
                <w:lang w:eastAsia="it-IT"/>
              </w:rPr>
            </w:pPr>
            <w:r w:rsidRPr="00483FA7">
              <w:rPr>
                <w:rFonts w:cs="Calibri"/>
              </w:rPr>
              <w:t>Bad request</w:t>
            </w:r>
          </w:p>
        </w:tc>
      </w:tr>
    </w:tbl>
    <w:p w14:paraId="4EFF8323" w14:textId="77777777" w:rsidR="00E81D6E" w:rsidRDefault="00E81D6E" w:rsidP="360C22E2">
      <w:pPr>
        <w:sectPr w:rsidR="00E81D6E" w:rsidSect="00BF2259">
          <w:type w:val="continuous"/>
          <w:pgSz w:w="28800" w:h="24480" w:code="5"/>
          <w:pgMar w:top="1440" w:right="1440" w:bottom="1440" w:left="1440" w:header="720" w:footer="720" w:gutter="0"/>
          <w:cols w:num="2" w:space="720"/>
          <w:docGrid w:linePitch="360"/>
        </w:sectPr>
      </w:pPr>
    </w:p>
    <w:p w14:paraId="7BA272A4" w14:textId="1DA1ABCD" w:rsidR="360C22E2" w:rsidRDefault="360C22E2" w:rsidP="360C22E2">
      <w:pPr>
        <w:sectPr w:rsidR="360C22E2" w:rsidSect="00BF2259">
          <w:type w:val="continuous"/>
          <w:pgSz w:w="28800" w:h="24480" w:code="5"/>
          <w:pgMar w:top="1440" w:right="1440" w:bottom="1440" w:left="1440" w:header="720" w:footer="720" w:gutter="0"/>
          <w:cols w:space="720"/>
          <w:docGrid w:linePitch="360"/>
        </w:sectPr>
      </w:pPr>
    </w:p>
    <w:p w14:paraId="004A0E05" w14:textId="77777777" w:rsidR="00180F5E" w:rsidRDefault="00180F5E" w:rsidP="005C46AC">
      <w:pPr>
        <w:pStyle w:val="Heading1"/>
      </w:pPr>
      <w:bookmarkStart w:id="34" w:name="_Toc217890919"/>
      <w:r>
        <w:lastRenderedPageBreak/>
        <w:t>Smart KPIs Microservice APIs</w:t>
      </w:r>
      <w:bookmarkEnd w:id="34"/>
    </w:p>
    <w:p w14:paraId="34088699" w14:textId="77777777" w:rsidR="00612FB1" w:rsidRPr="006E2058" w:rsidRDefault="00612FB1" w:rsidP="003828BA">
      <w:pPr>
        <w:pStyle w:val="Heading2"/>
      </w:pPr>
      <w:bookmarkStart w:id="35" w:name="_Toc217890920"/>
      <w:r w:rsidRPr="006E2058">
        <w:t xml:space="preserve">GET- KPI </w:t>
      </w:r>
      <w:bookmarkEnd w:id="32"/>
      <w:r w:rsidR="003E64A7">
        <w:t>DASHBOARD</w:t>
      </w:r>
      <w:bookmarkEnd w:id="35"/>
    </w:p>
    <w:p w14:paraId="46205893" w14:textId="3A728892" w:rsidR="00A45673" w:rsidRPr="00F77158" w:rsidRDefault="00F77158" w:rsidP="00F77158">
      <w:bookmarkStart w:id="36" w:name="OLE_LINK4"/>
      <w:r w:rsidRPr="00F77158">
        <w:t>The KPI dashboard API, part of the AOT-SmartKPI-Middleware Microservice, is a GET request that retrieves parent KPI details for the signed-in user who is identified as an owner via the UsersToken API. Owners have read and write permissions for Asset Hierarchy and Timeseries. The API checks access to Timeseries, assets, roles sensitivity, and KPI sensitivity. Drilldown from the dashboard depends on asset access; if permitted, further drilldown is enabled. The API’s disableFurtherDashboardDrilldown attribute controls whether the UI allows additional drilldown (true or false).</w:t>
      </w:r>
    </w:p>
    <w:p w14:paraId="61CF8FD8" w14:textId="03E98CA3" w:rsidR="00DD7190" w:rsidRDefault="003639F5" w:rsidP="009A1C44">
      <w:pPr>
        <w:pStyle w:val="Heading3"/>
      </w:pPr>
      <w:r>
        <w:t>Input</w:t>
      </w:r>
      <w:r w:rsidR="002E4199">
        <w:t xml:space="preserve"> Header Parameters</w:t>
      </w:r>
    </w:p>
    <w:tbl>
      <w:tblPr>
        <w:tblW w:w="83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9423"/>
        <w:gridCol w:w="1521"/>
        <w:gridCol w:w="1400"/>
        <w:gridCol w:w="1055"/>
      </w:tblGrid>
      <w:tr w:rsidR="003051D9" w:rsidRPr="003051D9" w14:paraId="24C7FD15" w14:textId="77777777" w:rsidTr="2A412CE9">
        <w:trPr>
          <w:trHeight w:val="366"/>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96B777"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Parameter</w:t>
            </w:r>
          </w:p>
        </w:tc>
        <w:tc>
          <w:tcPr>
            <w:tcW w:w="9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091CCF"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Description</w:t>
            </w:r>
          </w:p>
        </w:tc>
        <w:tc>
          <w:tcPr>
            <w:tcW w:w="15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A2FD19" w14:textId="77777777" w:rsidR="003051D9" w:rsidRPr="003051D9" w:rsidRDefault="003051D9" w:rsidP="003051D9">
            <w:pPr>
              <w:spacing w:after="0" w:line="256" w:lineRule="auto"/>
              <w:jc w:val="center"/>
              <w:rPr>
                <w:rFonts w:eastAsia="Calibri" w:cs="Calibri"/>
                <w:lang w:val="en-IN"/>
              </w:rPr>
            </w:pPr>
            <w:bookmarkStart w:id="37" w:name="OLE_LINK14"/>
            <w:r w:rsidRPr="003051D9">
              <w:rPr>
                <w:rFonts w:eastAsia="Calibri" w:cs="Calibri"/>
                <w:b/>
                <w:lang w:val="en-IN"/>
              </w:rPr>
              <w:t>M/O</w:t>
            </w:r>
            <w:bookmarkEnd w:id="37"/>
            <w:r w:rsidRPr="003051D9">
              <w:rPr>
                <w:rFonts w:eastAsia="Calibri" w:cs="Calibri"/>
                <w:b/>
                <w:lang w:val="en-IN"/>
              </w:rPr>
              <w:t>*</w:t>
            </w:r>
          </w:p>
        </w:tc>
        <w:tc>
          <w:tcPr>
            <w:tcW w:w="1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D4A85C"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Max Length</w:t>
            </w:r>
          </w:p>
        </w:tc>
        <w:tc>
          <w:tcPr>
            <w:tcW w:w="10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4BAA10"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Type</w:t>
            </w:r>
          </w:p>
        </w:tc>
      </w:tr>
      <w:tr w:rsidR="003051D9" w:rsidRPr="003051D9" w14:paraId="60841821" w14:textId="77777777" w:rsidTr="2A412CE9">
        <w:trPr>
          <w:trHeight w:val="366"/>
        </w:trPr>
        <w:tc>
          <w:tcPr>
            <w:tcW w:w="2122" w:type="dxa"/>
            <w:tcBorders>
              <w:top w:val="single" w:sz="4" w:space="0" w:color="auto"/>
              <w:left w:val="single" w:sz="4" w:space="0" w:color="auto"/>
              <w:bottom w:val="single" w:sz="4" w:space="0" w:color="auto"/>
              <w:right w:val="single" w:sz="4" w:space="0" w:color="auto"/>
            </w:tcBorders>
            <w:vAlign w:val="center"/>
            <w:hideMark/>
          </w:tcPr>
          <w:p w14:paraId="2744DD3B" w14:textId="77777777" w:rsidR="003051D9" w:rsidRPr="003051D9" w:rsidRDefault="003051D9" w:rsidP="003051D9">
            <w:pPr>
              <w:spacing w:after="0" w:line="256" w:lineRule="auto"/>
              <w:rPr>
                <w:rFonts w:eastAsia="Calibri" w:cs="Calibri"/>
                <w:lang w:val="en-IN"/>
              </w:rPr>
            </w:pPr>
            <w:r w:rsidRPr="003051D9">
              <w:rPr>
                <w:rFonts w:eastAsia="Calibri" w:cs="Calibri"/>
                <w:lang w:val="en-IN"/>
              </w:rPr>
              <w:t>Authorization</w:t>
            </w:r>
          </w:p>
        </w:tc>
        <w:tc>
          <w:tcPr>
            <w:tcW w:w="9423" w:type="dxa"/>
            <w:tcBorders>
              <w:top w:val="single" w:sz="4" w:space="0" w:color="auto"/>
              <w:left w:val="single" w:sz="4" w:space="0" w:color="auto"/>
              <w:bottom w:val="single" w:sz="4" w:space="0" w:color="auto"/>
              <w:right w:val="single" w:sz="4" w:space="0" w:color="auto"/>
            </w:tcBorders>
            <w:vAlign w:val="center"/>
            <w:hideMark/>
          </w:tcPr>
          <w:p w14:paraId="17E7E8AB" w14:textId="77777777" w:rsidR="003051D9" w:rsidRPr="003051D9" w:rsidRDefault="003051D9"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{token: "&lt;token value&gt;" }</w:t>
            </w:r>
          </w:p>
        </w:tc>
        <w:tc>
          <w:tcPr>
            <w:tcW w:w="1521" w:type="dxa"/>
            <w:tcBorders>
              <w:top w:val="single" w:sz="4" w:space="0" w:color="auto"/>
              <w:left w:val="single" w:sz="4" w:space="0" w:color="auto"/>
              <w:bottom w:val="single" w:sz="4" w:space="0" w:color="auto"/>
              <w:right w:val="single" w:sz="4" w:space="0" w:color="auto"/>
            </w:tcBorders>
            <w:vAlign w:val="center"/>
            <w:hideMark/>
          </w:tcPr>
          <w:p w14:paraId="36D59F7E" w14:textId="77777777" w:rsidR="003051D9" w:rsidRPr="003051D9" w:rsidRDefault="003051D9" w:rsidP="003051D9">
            <w:pPr>
              <w:spacing w:after="0" w:line="256" w:lineRule="auto"/>
              <w:jc w:val="center"/>
              <w:rPr>
                <w:rFonts w:eastAsia="Calibri" w:cs="Calibri"/>
                <w:lang w:val="en-IN"/>
              </w:rPr>
            </w:pPr>
            <w:r w:rsidRPr="003051D9">
              <w:rPr>
                <w:rFonts w:eastAsia="Calibri" w:cs="Calibri"/>
                <w:lang w:val="en-IN"/>
              </w:rPr>
              <w:t>M-Public</w:t>
            </w:r>
          </w:p>
        </w:tc>
        <w:tc>
          <w:tcPr>
            <w:tcW w:w="1400" w:type="dxa"/>
            <w:tcBorders>
              <w:top w:val="single" w:sz="4" w:space="0" w:color="auto"/>
              <w:left w:val="single" w:sz="4" w:space="0" w:color="auto"/>
              <w:bottom w:val="single" w:sz="4" w:space="0" w:color="auto"/>
              <w:right w:val="single" w:sz="4" w:space="0" w:color="auto"/>
            </w:tcBorders>
            <w:vAlign w:val="center"/>
            <w:hideMark/>
          </w:tcPr>
          <w:p w14:paraId="3C548788" w14:textId="77777777" w:rsidR="003051D9" w:rsidRPr="003051D9" w:rsidRDefault="003051D9" w:rsidP="003051D9">
            <w:pPr>
              <w:spacing w:after="0" w:line="256" w:lineRule="auto"/>
              <w:jc w:val="center"/>
              <w:rPr>
                <w:rFonts w:eastAsia="Calibri" w:cs="Calibri"/>
                <w:lang w:val="en-IN"/>
              </w:rPr>
            </w:pPr>
            <w:r w:rsidRPr="003051D9">
              <w:rPr>
                <w:rFonts w:eastAsia="Calibri" w:cs="Calibri"/>
                <w:lang w:val="en-IN"/>
              </w:rPr>
              <w:t>-</w:t>
            </w:r>
          </w:p>
        </w:tc>
        <w:tc>
          <w:tcPr>
            <w:tcW w:w="1055" w:type="dxa"/>
            <w:tcBorders>
              <w:top w:val="single" w:sz="4" w:space="0" w:color="auto"/>
              <w:left w:val="single" w:sz="4" w:space="0" w:color="auto"/>
              <w:bottom w:val="single" w:sz="4" w:space="0" w:color="auto"/>
              <w:right w:val="single" w:sz="4" w:space="0" w:color="auto"/>
            </w:tcBorders>
            <w:vAlign w:val="center"/>
            <w:hideMark/>
          </w:tcPr>
          <w:p w14:paraId="11E02F52" w14:textId="77777777" w:rsidR="003051D9" w:rsidRPr="003051D9" w:rsidRDefault="003051D9" w:rsidP="003051D9">
            <w:pPr>
              <w:spacing w:after="0" w:line="256" w:lineRule="auto"/>
              <w:rPr>
                <w:rFonts w:eastAsia="Calibri" w:cs="Calibri"/>
                <w:lang w:val="en-IN"/>
              </w:rPr>
            </w:pPr>
            <w:r w:rsidRPr="003051D9">
              <w:rPr>
                <w:rFonts w:eastAsia="Calibri" w:cs="Calibri"/>
                <w:lang w:val="en-IN"/>
              </w:rPr>
              <w:t>String</w:t>
            </w:r>
          </w:p>
        </w:tc>
      </w:tr>
    </w:tbl>
    <w:p w14:paraId="571C38E0" w14:textId="77777777" w:rsidR="003051D9" w:rsidRDefault="003051D9" w:rsidP="003051D9">
      <w:pPr>
        <w:rPr>
          <w:sz w:val="2"/>
          <w:szCs w:val="2"/>
        </w:rPr>
      </w:pPr>
    </w:p>
    <w:p w14:paraId="1EA4A9C6" w14:textId="7278B5F1" w:rsidR="00E62D44" w:rsidRDefault="00E62D44" w:rsidP="00E62D44">
      <w:pPr>
        <w:pStyle w:val="Heading3"/>
      </w:pPr>
      <w:r>
        <w:t>Input Path Parameters</w:t>
      </w:r>
    </w:p>
    <w:tbl>
      <w:tblPr>
        <w:tblW w:w="832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9"/>
        <w:gridCol w:w="9455"/>
        <w:gridCol w:w="1525"/>
        <w:gridCol w:w="1404"/>
        <w:gridCol w:w="1058"/>
      </w:tblGrid>
      <w:tr w:rsidR="00FC34B3" w14:paraId="35DD7828" w14:textId="77777777" w:rsidTr="00A565C2">
        <w:trPr>
          <w:trHeight w:val="366"/>
        </w:trPr>
        <w:tc>
          <w:tcPr>
            <w:tcW w:w="2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77D559" w14:textId="77777777" w:rsidR="0045725F" w:rsidRDefault="0045725F">
            <w:pPr>
              <w:spacing w:after="0"/>
              <w:rPr>
                <w:rFonts w:cs="Calibri"/>
              </w:rPr>
            </w:pPr>
            <w:bookmarkStart w:id="38" w:name="OLE_LINK17"/>
            <w:bookmarkEnd w:id="36"/>
            <w:r>
              <w:rPr>
                <w:rFonts w:cs="Calibri"/>
                <w:b/>
              </w:rPr>
              <w:t>Parameter</w:t>
            </w:r>
          </w:p>
        </w:tc>
        <w:tc>
          <w:tcPr>
            <w:tcW w:w="94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40A04E" w14:textId="77777777" w:rsidR="0045725F" w:rsidRDefault="0045725F">
            <w:pPr>
              <w:spacing w:after="0"/>
              <w:rPr>
                <w:rFonts w:cs="Calibri"/>
              </w:rPr>
            </w:pPr>
            <w:r>
              <w:rPr>
                <w:rFonts w:cs="Calibri"/>
                <w:b/>
              </w:rPr>
              <w:t>Description</w:t>
            </w:r>
          </w:p>
        </w:tc>
        <w:tc>
          <w:tcPr>
            <w:tcW w:w="15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52BC88" w14:textId="77777777" w:rsidR="0045725F" w:rsidRDefault="00CF092B">
            <w:pPr>
              <w:spacing w:after="0"/>
              <w:jc w:val="center"/>
              <w:rPr>
                <w:rFonts w:cs="Calibri"/>
              </w:rPr>
            </w:pPr>
            <w:r>
              <w:rPr>
                <w:rFonts w:cs="Calibri"/>
                <w:b/>
                <w:kern w:val="0"/>
              </w:rPr>
              <w:t>M/O</w:t>
            </w:r>
          </w:p>
        </w:tc>
        <w:tc>
          <w:tcPr>
            <w:tcW w:w="1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179256" w14:textId="77777777" w:rsidR="0045725F" w:rsidRDefault="0045725F">
            <w:pPr>
              <w:spacing w:after="0"/>
              <w:rPr>
                <w:rFonts w:cs="Calibri"/>
              </w:rPr>
            </w:pPr>
            <w:r>
              <w:rPr>
                <w:rFonts w:cs="Calibri"/>
                <w:b/>
              </w:rPr>
              <w:t>Max Length</w:t>
            </w:r>
          </w:p>
        </w:tc>
        <w:tc>
          <w:tcPr>
            <w:tcW w:w="1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55BA6C" w14:textId="77777777" w:rsidR="0045725F" w:rsidRDefault="0045725F">
            <w:pPr>
              <w:spacing w:after="0"/>
              <w:rPr>
                <w:rFonts w:cs="Calibri"/>
              </w:rPr>
            </w:pPr>
            <w:r>
              <w:rPr>
                <w:rFonts w:cs="Calibri"/>
                <w:b/>
              </w:rPr>
              <w:t>Type</w:t>
            </w:r>
          </w:p>
        </w:tc>
      </w:tr>
      <w:tr w:rsidR="00DF1AF1" w14:paraId="258FD520" w14:textId="77777777" w:rsidTr="00A565C2">
        <w:trPr>
          <w:trHeight w:val="251"/>
        </w:trPr>
        <w:tc>
          <w:tcPr>
            <w:tcW w:w="2129" w:type="dxa"/>
            <w:tcBorders>
              <w:top w:val="single" w:sz="4" w:space="0" w:color="auto"/>
              <w:left w:val="single" w:sz="4" w:space="0" w:color="auto"/>
              <w:bottom w:val="single" w:sz="4" w:space="0" w:color="auto"/>
              <w:right w:val="single" w:sz="4" w:space="0" w:color="auto"/>
            </w:tcBorders>
            <w:vAlign w:val="center"/>
            <w:hideMark/>
          </w:tcPr>
          <w:p w14:paraId="0C5775D8" w14:textId="77777777" w:rsidR="0045725F" w:rsidRDefault="0045725F">
            <w:pPr>
              <w:spacing w:after="0"/>
              <w:rPr>
                <w:rFonts w:cs="Calibri"/>
              </w:rPr>
            </w:pPr>
            <w:r>
              <w:rPr>
                <w:rFonts w:cs="Calibri"/>
              </w:rPr>
              <w:t>assetid</w:t>
            </w:r>
          </w:p>
        </w:tc>
        <w:tc>
          <w:tcPr>
            <w:tcW w:w="9455" w:type="dxa"/>
            <w:tcBorders>
              <w:top w:val="single" w:sz="4" w:space="0" w:color="auto"/>
              <w:left w:val="single" w:sz="4" w:space="0" w:color="auto"/>
              <w:bottom w:val="single" w:sz="4" w:space="0" w:color="auto"/>
              <w:right w:val="single" w:sz="4" w:space="0" w:color="auto"/>
            </w:tcBorders>
            <w:vAlign w:val="center"/>
            <w:hideMark/>
          </w:tcPr>
          <w:p w14:paraId="125094BF" w14:textId="77777777" w:rsidR="0045725F" w:rsidRDefault="0045725F">
            <w:pPr>
              <w:spacing w:after="0"/>
              <w:rPr>
                <w:rFonts w:cs="Calibri"/>
              </w:rPr>
            </w:pPr>
            <w:r>
              <w:rPr>
                <w:rFonts w:cs="Calibri"/>
              </w:rPr>
              <w:t>External id of the KPI the asset is linked to [e.g., path value&lt;value&gt;]</w:t>
            </w:r>
          </w:p>
        </w:tc>
        <w:tc>
          <w:tcPr>
            <w:tcW w:w="1525" w:type="dxa"/>
            <w:tcBorders>
              <w:top w:val="single" w:sz="4" w:space="0" w:color="auto"/>
              <w:left w:val="single" w:sz="4" w:space="0" w:color="auto"/>
              <w:bottom w:val="single" w:sz="4" w:space="0" w:color="auto"/>
              <w:right w:val="single" w:sz="4" w:space="0" w:color="auto"/>
            </w:tcBorders>
            <w:vAlign w:val="center"/>
            <w:hideMark/>
          </w:tcPr>
          <w:p w14:paraId="38671C7C" w14:textId="77777777" w:rsidR="0045725F" w:rsidRDefault="0045725F">
            <w:pPr>
              <w:spacing w:after="0"/>
              <w:jc w:val="center"/>
              <w:rPr>
                <w:rFonts w:cs="Calibri"/>
              </w:rPr>
            </w:pPr>
            <w:r>
              <w:rPr>
                <w:rFonts w:cs="Calibri"/>
              </w:rPr>
              <w:t>M</w:t>
            </w:r>
          </w:p>
        </w:tc>
        <w:tc>
          <w:tcPr>
            <w:tcW w:w="1404" w:type="dxa"/>
            <w:tcBorders>
              <w:top w:val="single" w:sz="4" w:space="0" w:color="auto"/>
              <w:left w:val="single" w:sz="4" w:space="0" w:color="auto"/>
              <w:bottom w:val="single" w:sz="4" w:space="0" w:color="auto"/>
              <w:right w:val="single" w:sz="4" w:space="0" w:color="auto"/>
            </w:tcBorders>
            <w:vAlign w:val="center"/>
            <w:hideMark/>
          </w:tcPr>
          <w:p w14:paraId="66BC8441" w14:textId="77777777" w:rsidR="0045725F" w:rsidRDefault="0045725F">
            <w:pPr>
              <w:spacing w:after="0"/>
              <w:jc w:val="center"/>
              <w:rPr>
                <w:rFonts w:cs="Calibri"/>
              </w:rPr>
            </w:pPr>
            <w:r>
              <w:rPr>
                <w:rFonts w:cs="Calibri"/>
              </w:rPr>
              <w:t>255</w:t>
            </w:r>
          </w:p>
        </w:tc>
        <w:tc>
          <w:tcPr>
            <w:tcW w:w="1058" w:type="dxa"/>
            <w:tcBorders>
              <w:top w:val="single" w:sz="4" w:space="0" w:color="auto"/>
              <w:left w:val="single" w:sz="4" w:space="0" w:color="auto"/>
              <w:bottom w:val="single" w:sz="4" w:space="0" w:color="auto"/>
              <w:right w:val="single" w:sz="4" w:space="0" w:color="auto"/>
            </w:tcBorders>
            <w:vAlign w:val="center"/>
            <w:hideMark/>
          </w:tcPr>
          <w:p w14:paraId="692AAF31" w14:textId="77777777" w:rsidR="0045725F" w:rsidRDefault="0045725F">
            <w:pPr>
              <w:spacing w:after="0"/>
              <w:rPr>
                <w:rFonts w:cs="Calibri"/>
              </w:rPr>
            </w:pPr>
            <w:r>
              <w:rPr>
                <w:rFonts w:cs="Calibri"/>
              </w:rPr>
              <w:t>String</w:t>
            </w:r>
          </w:p>
        </w:tc>
      </w:tr>
      <w:tr w:rsidR="00DF1AF1" w14:paraId="45AE7E1D" w14:textId="77777777" w:rsidTr="00A565C2">
        <w:trPr>
          <w:trHeight w:val="197"/>
        </w:trPr>
        <w:tc>
          <w:tcPr>
            <w:tcW w:w="2129" w:type="dxa"/>
            <w:tcBorders>
              <w:top w:val="single" w:sz="4" w:space="0" w:color="auto"/>
              <w:left w:val="single" w:sz="4" w:space="0" w:color="auto"/>
              <w:bottom w:val="single" w:sz="4" w:space="0" w:color="auto"/>
              <w:right w:val="single" w:sz="4" w:space="0" w:color="auto"/>
            </w:tcBorders>
            <w:vAlign w:val="center"/>
            <w:hideMark/>
          </w:tcPr>
          <w:p w14:paraId="19EFFCCD" w14:textId="77777777" w:rsidR="0045725F" w:rsidRDefault="0045725F">
            <w:pPr>
              <w:spacing w:after="0"/>
              <w:rPr>
                <w:rFonts w:cs="Calibri"/>
              </w:rPr>
            </w:pPr>
            <w:r>
              <w:rPr>
                <w:rFonts w:cs="Calibri"/>
              </w:rPr>
              <w:t>kpiname</w:t>
            </w:r>
          </w:p>
        </w:tc>
        <w:tc>
          <w:tcPr>
            <w:tcW w:w="9455" w:type="dxa"/>
            <w:tcBorders>
              <w:top w:val="single" w:sz="4" w:space="0" w:color="auto"/>
              <w:left w:val="single" w:sz="4" w:space="0" w:color="auto"/>
              <w:bottom w:val="single" w:sz="4" w:space="0" w:color="auto"/>
              <w:right w:val="single" w:sz="4" w:space="0" w:color="auto"/>
            </w:tcBorders>
            <w:vAlign w:val="center"/>
            <w:hideMark/>
          </w:tcPr>
          <w:p w14:paraId="26C20596" w14:textId="77777777" w:rsidR="0045725F" w:rsidRDefault="0045725F">
            <w:pPr>
              <w:spacing w:after="0"/>
              <w:rPr>
                <w:rFonts w:cs="Calibri"/>
              </w:rPr>
            </w:pPr>
            <w:r>
              <w:rPr>
                <w:rFonts w:cs="Calibri"/>
              </w:rPr>
              <w:t>UID of the KPI [e.g., path value&lt;value&gt;]</w:t>
            </w:r>
          </w:p>
        </w:tc>
        <w:tc>
          <w:tcPr>
            <w:tcW w:w="1525" w:type="dxa"/>
            <w:tcBorders>
              <w:top w:val="single" w:sz="4" w:space="0" w:color="auto"/>
              <w:left w:val="single" w:sz="4" w:space="0" w:color="auto"/>
              <w:bottom w:val="single" w:sz="4" w:space="0" w:color="auto"/>
              <w:right w:val="single" w:sz="4" w:space="0" w:color="auto"/>
            </w:tcBorders>
            <w:vAlign w:val="center"/>
            <w:hideMark/>
          </w:tcPr>
          <w:p w14:paraId="7C5D1F69" w14:textId="77777777" w:rsidR="0045725F" w:rsidRDefault="0045725F">
            <w:pPr>
              <w:spacing w:after="0"/>
              <w:jc w:val="center"/>
              <w:rPr>
                <w:rFonts w:cs="Calibri"/>
              </w:rPr>
            </w:pPr>
            <w:r>
              <w:rPr>
                <w:rFonts w:cs="Calibri"/>
              </w:rPr>
              <w:t>M</w:t>
            </w:r>
          </w:p>
        </w:tc>
        <w:tc>
          <w:tcPr>
            <w:tcW w:w="1404" w:type="dxa"/>
            <w:tcBorders>
              <w:top w:val="single" w:sz="4" w:space="0" w:color="auto"/>
              <w:left w:val="single" w:sz="4" w:space="0" w:color="auto"/>
              <w:bottom w:val="single" w:sz="4" w:space="0" w:color="auto"/>
              <w:right w:val="single" w:sz="4" w:space="0" w:color="auto"/>
            </w:tcBorders>
            <w:vAlign w:val="center"/>
            <w:hideMark/>
          </w:tcPr>
          <w:p w14:paraId="1B8AE9C5" w14:textId="77777777" w:rsidR="0045725F" w:rsidRDefault="0045725F">
            <w:pPr>
              <w:spacing w:after="0"/>
              <w:jc w:val="center"/>
              <w:rPr>
                <w:rFonts w:cs="Calibri"/>
              </w:rPr>
            </w:pPr>
            <w:r>
              <w:rPr>
                <w:rFonts w:cs="Calibri"/>
              </w:rPr>
              <w:t>255</w:t>
            </w:r>
          </w:p>
        </w:tc>
        <w:tc>
          <w:tcPr>
            <w:tcW w:w="1058" w:type="dxa"/>
            <w:tcBorders>
              <w:top w:val="single" w:sz="4" w:space="0" w:color="auto"/>
              <w:left w:val="single" w:sz="4" w:space="0" w:color="auto"/>
              <w:bottom w:val="single" w:sz="4" w:space="0" w:color="auto"/>
              <w:right w:val="single" w:sz="4" w:space="0" w:color="auto"/>
            </w:tcBorders>
            <w:vAlign w:val="center"/>
            <w:hideMark/>
          </w:tcPr>
          <w:p w14:paraId="3B36F053" w14:textId="3C3F3358" w:rsidR="0045725F" w:rsidRDefault="00A866F8">
            <w:pPr>
              <w:spacing w:after="0"/>
              <w:rPr>
                <w:rFonts w:cs="Calibri"/>
              </w:rPr>
            </w:pPr>
            <w:r>
              <w:rPr>
                <w:rFonts w:cs="Calibri"/>
              </w:rPr>
              <w:t>String</w:t>
            </w:r>
          </w:p>
        </w:tc>
      </w:tr>
    </w:tbl>
    <w:p w14:paraId="5BCB4BA9" w14:textId="07A2003A" w:rsidR="00620EC8" w:rsidRDefault="00FF1836" w:rsidP="009A1C44">
      <w:pPr>
        <w:pStyle w:val="Heading3"/>
      </w:pPr>
      <w:bookmarkStart w:id="39" w:name="OLE_LINK10"/>
      <w:bookmarkEnd w:id="38"/>
      <w:r>
        <w:t>Output</w:t>
      </w:r>
      <w:r w:rsidR="00E62D44">
        <w:t xml:space="preserve"> Header Parameters</w:t>
      </w:r>
    </w:p>
    <w:tbl>
      <w:tblPr>
        <w:tblW w:w="83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3"/>
        <w:gridCol w:w="10943"/>
        <w:gridCol w:w="1400"/>
        <w:gridCol w:w="1055"/>
      </w:tblGrid>
      <w:tr w:rsidR="00FF1836" w:rsidRPr="00FF1836" w14:paraId="41314EBA" w14:textId="77777777" w:rsidTr="00E62D44">
        <w:trPr>
          <w:trHeight w:val="290"/>
          <w:tblHeader/>
        </w:trPr>
        <w:tc>
          <w:tcPr>
            <w:tcW w:w="21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8BDD55" w14:textId="77777777" w:rsidR="00FF1836" w:rsidRPr="00FF1836" w:rsidRDefault="00FF1836" w:rsidP="00FF1836">
            <w:pPr>
              <w:spacing w:after="0" w:line="256" w:lineRule="auto"/>
              <w:rPr>
                <w:rFonts w:eastAsia="Calibri" w:cs="Calibri"/>
                <w:b/>
                <w:lang w:val="en-IN"/>
              </w:rPr>
            </w:pPr>
            <w:r w:rsidRPr="00FF1836">
              <w:rPr>
                <w:rFonts w:eastAsia="Calibri" w:cs="Calibri"/>
                <w:b/>
                <w:lang w:val="en-IN"/>
              </w:rPr>
              <w:t>Parameter</w:t>
            </w:r>
          </w:p>
        </w:tc>
        <w:tc>
          <w:tcPr>
            <w:tcW w:w="109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8B6B801" w14:textId="77777777" w:rsidR="00FF1836" w:rsidRPr="00FF1836" w:rsidRDefault="00FF1836" w:rsidP="00FF1836">
            <w:pPr>
              <w:spacing w:after="0" w:line="256" w:lineRule="auto"/>
              <w:rPr>
                <w:rFonts w:eastAsia="Calibri" w:cs="Calibri"/>
                <w:b/>
                <w:lang w:val="en-IN"/>
              </w:rPr>
            </w:pPr>
            <w:r w:rsidRPr="00FF1836">
              <w:rPr>
                <w:rFonts w:eastAsia="Calibri" w:cs="Calibri"/>
                <w:b/>
                <w:lang w:val="en-IN"/>
              </w:rPr>
              <w:t>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BDEC10" w14:textId="77777777" w:rsidR="00FF1836" w:rsidRPr="00FF1836" w:rsidRDefault="00FF1836" w:rsidP="00FF1836">
            <w:pPr>
              <w:spacing w:after="0" w:line="256" w:lineRule="auto"/>
              <w:jc w:val="center"/>
              <w:rPr>
                <w:rFonts w:eastAsia="Calibri" w:cs="Calibri"/>
                <w:b/>
                <w:lang w:val="en-IN"/>
              </w:rPr>
            </w:pPr>
            <w:r w:rsidRPr="00FF1836">
              <w:rPr>
                <w:rFonts w:eastAsia="Calibri" w:cs="Calibri"/>
                <w:b/>
                <w:kern w:val="0"/>
                <w:lang w:val="en-IN"/>
              </w:rPr>
              <w:t>M/O</w:t>
            </w:r>
          </w:p>
        </w:tc>
        <w:tc>
          <w:tcPr>
            <w:tcW w:w="10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15D24A" w14:textId="77777777" w:rsidR="00FF1836" w:rsidRPr="00FF1836" w:rsidRDefault="00FF1836" w:rsidP="00FF1836">
            <w:pPr>
              <w:spacing w:after="0" w:line="256" w:lineRule="auto"/>
              <w:rPr>
                <w:rFonts w:eastAsia="Calibri" w:cs="Calibri"/>
                <w:b/>
                <w:lang w:val="en-IN"/>
              </w:rPr>
            </w:pPr>
            <w:r w:rsidRPr="00FF1836">
              <w:rPr>
                <w:rFonts w:eastAsia="Calibri" w:cs="Calibri"/>
                <w:b/>
                <w:lang w:val="en-IN"/>
              </w:rPr>
              <w:t>Type</w:t>
            </w:r>
          </w:p>
        </w:tc>
      </w:tr>
      <w:tr w:rsidR="00FF1836" w:rsidRPr="00FF1836" w14:paraId="4474F64B"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1BA61A5A" w14:textId="77777777" w:rsidR="00FF1836" w:rsidRPr="00FF1836" w:rsidRDefault="00FF1836" w:rsidP="00FF1836">
            <w:pPr>
              <w:spacing w:after="0" w:line="256" w:lineRule="auto"/>
              <w:rPr>
                <w:rFonts w:eastAsia="Calibri" w:cs="Calibri"/>
                <w:b/>
                <w:lang w:val="en-IN"/>
              </w:rPr>
            </w:pPr>
            <w:r w:rsidRPr="00FF1836">
              <w:rPr>
                <w:rFonts w:eastAsia="Calibri" w:cs="Calibri"/>
                <w:shd w:val="clear" w:color="auto" w:fill="FFFFFF"/>
                <w:lang w:val="en-IN"/>
              </w:rPr>
              <w:t>Content-Type</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4E4DADEF" w14:textId="77777777" w:rsidR="00FF1836" w:rsidRPr="00FF1836" w:rsidRDefault="00FF1836" w:rsidP="00FF1836">
            <w:pPr>
              <w:spacing w:after="0" w:line="256" w:lineRule="auto"/>
              <w:rPr>
                <w:rFonts w:eastAsia="Calibri" w:cs="Calibri"/>
                <w:b/>
                <w:lang w:val="en-IN"/>
              </w:rPr>
            </w:pPr>
            <w:r w:rsidRPr="00FF1836">
              <w:rPr>
                <w:rFonts w:eastAsia="Calibri" w:cs="Calibri"/>
                <w:lang w:val="en-IN"/>
              </w:rPr>
              <w:t>Type of the content.</w:t>
            </w:r>
            <w:r w:rsidRPr="00FF1836">
              <w:rPr>
                <w:rFonts w:eastAsia="Calibri" w:cs="Arial"/>
                <w:lang w:val="en-IN"/>
              </w:rPr>
              <w:t xml:space="preserve"> </w:t>
            </w:r>
            <w:r w:rsidRPr="00FF1836">
              <w:rPr>
                <w:rFonts w:eastAsia="Calibri" w:cs="Calibri"/>
                <w:lang w:val="en-IN"/>
              </w:rPr>
              <w:t>It could be application/json, text/html, application/xml, etc. It lets the receiving entity know how to interpret the data.</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15168F5B" w14:textId="77777777" w:rsidR="00FF1836" w:rsidRPr="00FF1836" w:rsidRDefault="00FF1836" w:rsidP="00FF1836">
            <w:pPr>
              <w:spacing w:after="0" w:line="256" w:lineRule="auto"/>
              <w:jc w:val="center"/>
              <w:rPr>
                <w:rFonts w:eastAsia="Calibri" w:cs="Calibri"/>
                <w:b/>
                <w:lang w:val="en-IN"/>
              </w:rPr>
            </w:pPr>
            <w:r w:rsidRPr="00FF1836">
              <w:rPr>
                <w:rFonts w:eastAsia="Calibri" w:cs="Calibri"/>
                <w:lang w:val="en-IN"/>
              </w:rPr>
              <w:t>M-Public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1D864E42" w14:textId="77777777" w:rsidR="00FF1836" w:rsidRPr="00FF1836" w:rsidRDefault="00FF1836" w:rsidP="00FF1836">
            <w:pPr>
              <w:spacing w:after="0" w:line="256" w:lineRule="auto"/>
              <w:rPr>
                <w:rFonts w:eastAsia="Calibri" w:cs="Calibri"/>
                <w:b/>
                <w:lang w:val="en-IN"/>
              </w:rPr>
            </w:pPr>
            <w:r w:rsidRPr="00FF1836">
              <w:rPr>
                <w:rFonts w:eastAsia="Calibri" w:cs="Calibri"/>
                <w:lang w:val="en-IN"/>
              </w:rPr>
              <w:t>255</w:t>
            </w:r>
          </w:p>
        </w:tc>
      </w:tr>
      <w:tr w:rsidR="00FF1836" w:rsidRPr="00FF1836" w14:paraId="65010ACC"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56197D8D" w14:textId="77777777" w:rsidR="00FF1836" w:rsidRPr="00FF1836" w:rsidRDefault="00FF1836" w:rsidP="00FF1836">
            <w:pPr>
              <w:spacing w:after="0" w:line="256" w:lineRule="auto"/>
              <w:rPr>
                <w:rFonts w:eastAsia="Calibri" w:cs="Calibri"/>
                <w:lang w:val="en-IN"/>
              </w:rPr>
            </w:pPr>
            <w:r w:rsidRPr="00FF1836">
              <w:rPr>
                <w:rFonts w:eastAsia="Calibri" w:cs="Calibri"/>
                <w:shd w:val="clear" w:color="auto" w:fill="FFFFFF"/>
                <w:lang w:val="en-IN"/>
              </w:rPr>
              <w:t>Content-Length</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2AF2700D"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Length of the content.</w:t>
            </w:r>
            <w:r w:rsidRPr="00FF1836">
              <w:rPr>
                <w:rFonts w:eastAsia="Calibri" w:cs="Arial"/>
                <w:lang w:val="en-IN"/>
              </w:rPr>
              <w:t xml:space="preserve"> </w:t>
            </w:r>
            <w:r w:rsidRPr="00FF1836">
              <w:rPr>
                <w:rFonts w:eastAsia="Calibri" w:cs="Calibri"/>
                <w:lang w:val="en-IN"/>
              </w:rPr>
              <w:t>This is an HTTP header that indicates the size of the body data in bytes.</w:t>
            </w:r>
          </w:p>
          <w:p w14:paraId="31C176CB"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It is used to let the receiving entity know how much data to expect.</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65F71BF1"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53F7D05B"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523BC651"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740828D8"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 xml:space="preserve">date </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7813E685"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 xml:space="preserve">Date of operation execution </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2E7F667E"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688BB215"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58669814"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5A33E079"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ocp-apim-apiid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13377400" w14:textId="7A8D6419" w:rsidR="00FF1836" w:rsidRPr="00FF1836" w:rsidRDefault="00FF1836" w:rsidP="00FF1836">
            <w:pPr>
              <w:spacing w:after="0" w:line="256" w:lineRule="auto"/>
              <w:rPr>
                <w:rFonts w:eastAsia="Calibri" w:cs="Calibri"/>
                <w:lang w:val="en-IN"/>
              </w:rPr>
            </w:pPr>
            <w:r w:rsidRPr="00FF1836">
              <w:rPr>
                <w:rFonts w:eastAsia="Calibri" w:cs="Calibri"/>
                <w:lang w:val="en-IN"/>
              </w:rPr>
              <w:t>This field holds the unique identifier of the API in</w:t>
            </w:r>
            <w:r w:rsidR="001474B7">
              <w:rPr>
                <w:rFonts w:eastAsia="Calibri" w:cs="Calibri"/>
                <w:lang w:val="en-IN"/>
              </w:rPr>
              <w:t xml:space="preserve"> AWS API Gate</w:t>
            </w:r>
            <w:r w:rsidR="00243B96">
              <w:rPr>
                <w:rFonts w:eastAsia="Calibri" w:cs="Calibri"/>
                <w:lang w:val="en-IN"/>
              </w:rPr>
              <w:t>way</w:t>
            </w:r>
            <w:r w:rsidRPr="00FF1836">
              <w:rPr>
                <w:rFonts w:eastAsia="Calibri" w:cs="Calibri"/>
                <w:lang w:val="en-IN"/>
              </w:rPr>
              <w:t>. This identifier is used within the API</w:t>
            </w:r>
            <w:r w:rsidR="00243B96">
              <w:rPr>
                <w:rFonts w:eastAsia="Calibri" w:cs="Calibri"/>
                <w:lang w:val="en-IN"/>
              </w:rPr>
              <w:t xml:space="preserve"> Gateway</w:t>
            </w:r>
            <w:r w:rsidRPr="00FF1836">
              <w:rPr>
                <w:rFonts w:eastAsia="Calibri" w:cs="Calibri"/>
                <w:lang w:val="en-IN"/>
              </w:rPr>
              <w:t xml:space="preserve"> instance to distinguish between different APIs.</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5169E902"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671CD6BA"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02B7FA51"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72E5106D"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ocp-apim-operationid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58B42BA5" w14:textId="240B4942"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unique identifier for a particular operation within an API in A</w:t>
            </w:r>
            <w:r w:rsidR="00243B96">
              <w:rPr>
                <w:rFonts w:eastAsia="Calibri" w:cs="Calibri"/>
                <w:lang w:val="en-IN"/>
              </w:rPr>
              <w:t>PI Gateway</w:t>
            </w:r>
            <w:r w:rsidRPr="00FF1836">
              <w:rPr>
                <w:rFonts w:eastAsia="Calibri" w:cs="Calibri"/>
                <w:lang w:val="en-IN"/>
              </w:rPr>
              <w:t>. This helps in tracing the specific operation or method that was invoked.</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12FB3123"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4998B72C"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244F3017"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670A950B"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ocp-apim-productid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1C04B9DE" w14:textId="39FD031C"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unique identifier of the product with which the API is associated. In API</w:t>
            </w:r>
            <w:r w:rsidR="00243B96">
              <w:rPr>
                <w:rFonts w:eastAsia="Calibri" w:cs="Calibri"/>
                <w:lang w:val="en-IN"/>
              </w:rPr>
              <w:t xml:space="preserve"> Gateway</w:t>
            </w:r>
            <w:r w:rsidRPr="00FF1836">
              <w:rPr>
                <w:rFonts w:eastAsia="Calibri" w:cs="Calibri"/>
                <w:lang w:val="en-IN"/>
              </w:rPr>
              <w:t>, APIs can be grouped into products, and this field helps identify which product the API belongs to.</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7C5B2F38"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512F72AD"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26DB30B1"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0CF4A2A6"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ocp-apim-subscriptionid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201067F0" w14:textId="69B01D09"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unique identifier of the subscription associated with the API</w:t>
            </w:r>
            <w:r w:rsidR="005A3DB1">
              <w:rPr>
                <w:rFonts w:eastAsia="Calibri" w:cs="Calibri"/>
                <w:lang w:val="en-IN"/>
              </w:rPr>
              <w:t xml:space="preserve"> Gateway</w:t>
            </w:r>
            <w:r w:rsidRPr="00FF1836">
              <w:rPr>
                <w:rFonts w:eastAsia="Calibri" w:cs="Calibri"/>
                <w:lang w:val="en-IN"/>
              </w:rPr>
              <w:t xml:space="preserve"> instance. In API</w:t>
            </w:r>
            <w:r w:rsidR="005A3DB1">
              <w:rPr>
                <w:rFonts w:eastAsia="Calibri" w:cs="Calibri"/>
                <w:lang w:val="en-IN"/>
              </w:rPr>
              <w:t xml:space="preserve"> Gateway</w:t>
            </w:r>
            <w:r w:rsidRPr="00FF1836">
              <w:rPr>
                <w:rFonts w:eastAsia="Calibri" w:cs="Calibri"/>
                <w:lang w:val="en-IN"/>
              </w:rPr>
              <w:t>, a subscription relates to the agreement to use an API and provides the primary means for authorization.</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30702D6B"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5A8B236F"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6B3D6AD8"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41E7C833"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ocp-apim-trace-location</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73F81475" w14:textId="074B51E8"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URL where the trace output can be found. This is typically used for debugging purposes. When API</w:t>
            </w:r>
            <w:r w:rsidR="005A3DB1">
              <w:rPr>
                <w:rFonts w:eastAsia="Calibri" w:cs="Calibri"/>
                <w:lang w:val="en-IN"/>
              </w:rPr>
              <w:t xml:space="preserve"> Gateway</w:t>
            </w:r>
            <w:r w:rsidRPr="00FF1836">
              <w:rPr>
                <w:rFonts w:eastAsia="Calibri" w:cs="Calibri"/>
                <w:lang w:val="en-IN"/>
              </w:rPr>
              <w:t xml:space="preserve"> tracing is enabled, detailed information about the request and response is written to this location, which can help troubleshoot issues.</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0F35B4BC"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1A6336E3"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bl>
    <w:p w14:paraId="1572BEE2" w14:textId="77777777" w:rsidR="00FF1836" w:rsidRPr="00431A99" w:rsidRDefault="00FF1836" w:rsidP="00E57503">
      <w:pPr>
        <w:spacing w:before="120"/>
        <w:rPr>
          <w:i/>
          <w:iCs/>
          <w:sz w:val="2"/>
          <w:szCs w:val="2"/>
        </w:rPr>
      </w:pPr>
    </w:p>
    <w:p w14:paraId="0165A24F" w14:textId="19E9BD7B" w:rsidR="00E62D44" w:rsidRDefault="00E62D44" w:rsidP="00E62D44">
      <w:pPr>
        <w:pStyle w:val="Heading3"/>
      </w:pPr>
      <w:r>
        <w:t>Output Body Parameters</w:t>
      </w:r>
    </w:p>
    <w:tbl>
      <w:tblPr>
        <w:tblW w:w="83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3"/>
        <w:gridCol w:w="10943"/>
        <w:gridCol w:w="1400"/>
        <w:gridCol w:w="1055"/>
      </w:tblGrid>
      <w:tr w:rsidR="00620EC8" w:rsidRPr="00620EC8" w14:paraId="58E41206" w14:textId="77777777" w:rsidTr="00E62D44">
        <w:trPr>
          <w:trHeight w:val="410"/>
        </w:trPr>
        <w:tc>
          <w:tcPr>
            <w:tcW w:w="21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F777F15" w14:textId="77777777" w:rsidR="00620EC8" w:rsidRPr="00620EC8" w:rsidRDefault="00620EC8" w:rsidP="00620EC8">
            <w:pPr>
              <w:spacing w:after="0" w:line="256" w:lineRule="auto"/>
              <w:rPr>
                <w:rFonts w:eastAsia="Calibri" w:cs="Calibri"/>
                <w:b/>
                <w:lang w:val="en-IN"/>
              </w:rPr>
            </w:pPr>
            <w:r w:rsidRPr="00620EC8">
              <w:rPr>
                <w:rFonts w:eastAsia="Calibri" w:cs="Calibri"/>
                <w:b/>
                <w:lang w:val="en-IN"/>
              </w:rPr>
              <w:t>Parameter</w:t>
            </w:r>
          </w:p>
        </w:tc>
        <w:tc>
          <w:tcPr>
            <w:tcW w:w="109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531476" w14:textId="77777777" w:rsidR="00620EC8" w:rsidRPr="00620EC8" w:rsidRDefault="00620EC8" w:rsidP="00620EC8">
            <w:pPr>
              <w:spacing w:after="0" w:line="256" w:lineRule="auto"/>
              <w:rPr>
                <w:rFonts w:eastAsia="Calibri" w:cs="Calibri"/>
                <w:b/>
                <w:lang w:val="en-IN"/>
              </w:rPr>
            </w:pPr>
            <w:r w:rsidRPr="00620EC8">
              <w:rPr>
                <w:rFonts w:eastAsia="Calibri" w:cs="Calibri"/>
                <w:b/>
                <w:lang w:val="en-IN"/>
              </w:rPr>
              <w:t>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449F74" w14:textId="77777777" w:rsidR="00620EC8" w:rsidRPr="00620EC8" w:rsidRDefault="00620EC8" w:rsidP="00620EC8">
            <w:pPr>
              <w:spacing w:after="0" w:line="256" w:lineRule="auto"/>
              <w:jc w:val="center"/>
              <w:rPr>
                <w:rFonts w:eastAsia="Calibri" w:cs="Calibri"/>
                <w:b/>
                <w:lang w:val="en-IN"/>
              </w:rPr>
            </w:pPr>
            <w:r w:rsidRPr="00620EC8">
              <w:rPr>
                <w:rFonts w:eastAsia="Calibri" w:cs="Calibri"/>
                <w:b/>
                <w:kern w:val="0"/>
                <w:lang w:val="en-IN"/>
              </w:rPr>
              <w:t>M/O</w:t>
            </w:r>
          </w:p>
        </w:tc>
        <w:tc>
          <w:tcPr>
            <w:tcW w:w="10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FA5DB8A" w14:textId="77777777" w:rsidR="00620EC8" w:rsidRPr="00620EC8" w:rsidRDefault="00620EC8" w:rsidP="00620EC8">
            <w:pPr>
              <w:spacing w:after="0" w:line="256" w:lineRule="auto"/>
              <w:rPr>
                <w:rFonts w:eastAsia="Calibri" w:cs="Calibri"/>
                <w:b/>
                <w:lang w:val="en-IN"/>
              </w:rPr>
            </w:pPr>
            <w:r w:rsidRPr="00620EC8">
              <w:rPr>
                <w:rFonts w:eastAsia="Calibri" w:cs="Calibri"/>
                <w:b/>
                <w:lang w:val="en-IN"/>
              </w:rPr>
              <w:t>Type</w:t>
            </w:r>
          </w:p>
        </w:tc>
      </w:tr>
      <w:tr w:rsidR="00620EC8" w:rsidRPr="00620EC8" w14:paraId="5544D5B3" w14:textId="77777777" w:rsidTr="00E62D44">
        <w:trPr>
          <w:trHeight w:val="293"/>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468AA" w14:textId="77777777" w:rsidR="00620EC8" w:rsidRPr="00620EC8" w:rsidRDefault="00620EC8" w:rsidP="00620EC8">
            <w:pPr>
              <w:spacing w:after="0" w:line="256" w:lineRule="auto"/>
              <w:rPr>
                <w:rFonts w:eastAsia="Calibri" w:cs="Calibri"/>
                <w:b/>
                <w:bCs/>
                <w:lang w:val="en-IN"/>
              </w:rPr>
            </w:pPr>
            <w:r w:rsidRPr="00620EC8">
              <w:rPr>
                <w:rFonts w:eastAsia="Calibri" w:cs="Calibri"/>
                <w:b/>
                <w:bCs/>
                <w:lang w:val="en-IN"/>
              </w:rPr>
              <w:t>errorManagement</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01E9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The object identifying the error. Provided only if there is an error.</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22891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F1B8A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Object</w:t>
            </w:r>
          </w:p>
        </w:tc>
      </w:tr>
      <w:tr w:rsidR="00620EC8" w:rsidRPr="00620EC8" w14:paraId="5B9A1F8F" w14:textId="77777777" w:rsidTr="00E62D44">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70C5E"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errorManagement</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251E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7D105E"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9ACE1"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Object</w:t>
            </w:r>
          </w:p>
        </w:tc>
      </w:tr>
      <w:tr w:rsidR="00620EC8" w:rsidRPr="00620EC8" w14:paraId="020AC7F0" w14:textId="77777777" w:rsidTr="00E62D44">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9997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errorCode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19FB4"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is a numeric identifier associated with the specific type of error that occurred. Each type of error has a unique code. These codes can be used for categorizing, prioritizing, and systematically handling errors.</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98BA0C"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26294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1CEDD42F" w14:textId="77777777" w:rsidTr="00E62D44">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A503BF"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errorDescription</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DB41E"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43CBE0"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F11635"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54E1D844" w14:textId="77777777" w:rsidTr="00E62D44">
        <w:trPr>
          <w:trHeight w:val="5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F1DC40" w14:textId="77777777" w:rsidR="00620EC8" w:rsidRPr="00620EC8" w:rsidRDefault="00620EC8" w:rsidP="00620EC8">
            <w:pPr>
              <w:spacing w:line="256" w:lineRule="auto"/>
              <w:contextualSpacing/>
              <w:rPr>
                <w:rFonts w:eastAsia="Calibri" w:cs="Calibri"/>
                <w:lang w:val="en-IN"/>
              </w:rPr>
            </w:pPr>
            <w:r w:rsidRPr="00620EC8">
              <w:rPr>
                <w:rFonts w:eastAsia="Calibri" w:cs="Calibri"/>
                <w:lang w:val="en-IN"/>
              </w:rPr>
              <w:t>services</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9B608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refers to the array or list of Service objects that have been created because of the operation.</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D34727"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5D85C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w:t>
            </w:r>
          </w:p>
        </w:tc>
      </w:tr>
      <w:tr w:rsidR="00620EC8" w:rsidRPr="00620EC8" w14:paraId="61521967"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3292A6" w14:textId="77777777" w:rsidR="00620EC8" w:rsidRPr="00620EC8" w:rsidRDefault="00620EC8" w:rsidP="00620EC8">
            <w:pPr>
              <w:spacing w:after="0" w:line="256" w:lineRule="auto"/>
              <w:rPr>
                <w:rFonts w:eastAsia="Calibri" w:cs="Calibri"/>
                <w:lang w:val="en-IN"/>
              </w:rPr>
            </w:pPr>
            <w:bookmarkStart w:id="40" w:name="OLE_LINK22"/>
            <w:r w:rsidRPr="00620EC8">
              <w:rPr>
                <w:rFonts w:eastAsia="Calibri" w:cs="Calibri"/>
                <w:lang w:val="en-IN"/>
              </w:rPr>
              <w:t>errorCode</w:t>
            </w:r>
            <w:bookmarkEnd w:id="40"/>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0E45C" w14:textId="77777777" w:rsidR="00620EC8" w:rsidRPr="00620EC8" w:rsidRDefault="00620EC8" w:rsidP="00620EC8">
            <w:pPr>
              <w:spacing w:after="0" w:line="256" w:lineRule="auto"/>
              <w:rPr>
                <w:rFonts w:eastAsia="Calibri" w:cs="Calibri"/>
                <w:lang w:val="en-IN"/>
              </w:rPr>
            </w:pPr>
            <w:bookmarkStart w:id="41" w:name="OLE_LINK24"/>
            <w:r w:rsidRPr="00620EC8">
              <w:rPr>
                <w:rFonts w:eastAsia="Calibri" w:cs="Calibri"/>
                <w:lang w:val="en-IN"/>
              </w:rPr>
              <w:t>The numeric identifier of the error</w:t>
            </w:r>
            <w:bookmarkEnd w:id="41"/>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59993"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D19BC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33B02FEF"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A564C8" w14:textId="77777777" w:rsidR="00620EC8" w:rsidRPr="00620EC8" w:rsidRDefault="00620EC8" w:rsidP="00620EC8">
            <w:pPr>
              <w:spacing w:after="0" w:line="256" w:lineRule="auto"/>
              <w:rPr>
                <w:rFonts w:eastAsia="Calibri" w:cs="Calibri"/>
                <w:lang w:val="en-IN"/>
              </w:rPr>
            </w:pPr>
            <w:bookmarkStart w:id="42" w:name="OLE_LINK29"/>
            <w:r w:rsidRPr="00620EC8">
              <w:rPr>
                <w:rFonts w:eastAsia="Calibri" w:cs="Calibri"/>
                <w:lang w:val="en-IN"/>
              </w:rPr>
              <w:t>errorDescription</w:t>
            </w:r>
            <w:bookmarkEnd w:id="42"/>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80766" w14:textId="77777777" w:rsidR="00620EC8" w:rsidRPr="00620EC8" w:rsidRDefault="00620EC8" w:rsidP="00620EC8">
            <w:pPr>
              <w:spacing w:after="0" w:line="256" w:lineRule="auto"/>
              <w:rPr>
                <w:rFonts w:eastAsia="Calibri" w:cs="Calibri"/>
                <w:lang w:val="en-IN"/>
              </w:rPr>
            </w:pPr>
            <w:bookmarkStart w:id="43" w:name="OLE_LINK27"/>
            <w:r w:rsidRPr="00620EC8">
              <w:rPr>
                <w:rFonts w:eastAsia="Calibri" w:cs="Calibri"/>
                <w:lang w:val="en-IN"/>
              </w:rPr>
              <w:t>Alphanumeric explanation of the error.</w:t>
            </w:r>
            <w:bookmarkEnd w:id="43"/>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E0BD7B"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D1E0F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174A5BF1" w14:textId="77777777" w:rsidTr="00E62D44">
        <w:trPr>
          <w:trHeight w:val="213"/>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2BB340" w14:textId="77777777" w:rsidR="00620EC8" w:rsidRPr="00620EC8" w:rsidRDefault="00620EC8" w:rsidP="00620EC8">
            <w:pPr>
              <w:spacing w:line="256" w:lineRule="auto"/>
              <w:contextualSpacing/>
              <w:rPr>
                <w:rFonts w:eastAsia="Calibri" w:cs="Calibri"/>
                <w:lang w:val="en-IN"/>
              </w:rPr>
            </w:pPr>
            <w:bookmarkStart w:id="44" w:name="OLE_LINK35"/>
            <w:r w:rsidRPr="00620EC8">
              <w:rPr>
                <w:rFonts w:eastAsia="Calibri" w:cs="Calibri"/>
                <w:lang w:val="en-IN"/>
              </w:rPr>
              <w:t>services</w:t>
            </w:r>
            <w:bookmarkEnd w:id="44"/>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886667"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 of the created Service&lt;s&gt;</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CD7A8C"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E333E3"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w:t>
            </w:r>
          </w:p>
        </w:tc>
      </w:tr>
      <w:tr w:rsidR="00620EC8" w:rsidRPr="00620EC8" w14:paraId="5EB65B0F"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5E32D"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assetid</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D8F8C8" w14:textId="77777777" w:rsidR="00620EC8" w:rsidRPr="00620EC8" w:rsidRDefault="00620EC8" w:rsidP="00620EC8">
            <w:pPr>
              <w:spacing w:after="0" w:line="256" w:lineRule="auto"/>
              <w:rPr>
                <w:rFonts w:eastAsia="Calibri" w:cs="Calibri"/>
                <w:lang w:val="en-IN"/>
              </w:rPr>
            </w:pPr>
            <w:bookmarkStart w:id="45" w:name="OLE_LINK36"/>
            <w:r w:rsidRPr="00620EC8">
              <w:rPr>
                <w:rFonts w:eastAsia="Calibri" w:cs="Calibri"/>
                <w:lang w:val="en-IN"/>
              </w:rPr>
              <w:t>The external ID of the asset the KPI is linked to,</w:t>
            </w:r>
            <w:bookmarkEnd w:id="45"/>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CCFCC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0A3C4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63FAC93E"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D0396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productid</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35D312" w14:textId="77777777" w:rsidR="00620EC8" w:rsidRPr="00620EC8" w:rsidRDefault="00620EC8" w:rsidP="00620EC8">
            <w:pPr>
              <w:spacing w:after="0" w:line="256" w:lineRule="auto"/>
              <w:rPr>
                <w:rFonts w:eastAsia="Calibri" w:cs="Calibri"/>
                <w:lang w:val="en-IN"/>
              </w:rPr>
            </w:pPr>
            <w:bookmarkStart w:id="46" w:name="OLE_LINK37"/>
            <w:r w:rsidRPr="00620EC8">
              <w:rPr>
                <w:rFonts w:eastAsia="Calibri" w:cs="Calibri"/>
                <w:lang w:val="en-IN"/>
              </w:rPr>
              <w:t>The external ID of the product</w:t>
            </w:r>
            <w:bookmarkEnd w:id="46"/>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EF200D"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AD434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52BEE492"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07304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uid</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D31A8F"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The uid of the KPI</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AEBDD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B5851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641121FE"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53978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kpiname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E7B08A" w14:textId="77777777" w:rsidR="00620EC8" w:rsidRPr="00620EC8" w:rsidRDefault="00620EC8" w:rsidP="00620EC8">
            <w:pPr>
              <w:spacing w:after="0" w:line="256" w:lineRule="auto"/>
              <w:rPr>
                <w:rFonts w:eastAsia="Calibri" w:cs="Calibri"/>
                <w:lang w:val="en-IN"/>
              </w:rPr>
            </w:pPr>
            <w:bookmarkStart w:id="47" w:name="OLE_LINK48"/>
            <w:r w:rsidRPr="00620EC8">
              <w:rPr>
                <w:rFonts w:eastAsia="Calibri" w:cs="Calibri"/>
                <w:lang w:val="en-IN"/>
              </w:rPr>
              <w:t>Name of the KPI configured in the KPI config template.  Example: [Thesis differentfreq, Thesis samefreq diffrole]. Please note that the name of the KPI cannot be duplicated for parameters and the KPI name should match exactly with the timeseries name.</w:t>
            </w:r>
            <w:bookmarkEnd w:id="47"/>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6C69F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29E3B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46A09009" w14:textId="77777777" w:rsidTr="00E62D44">
        <w:trPr>
          <w:trHeight w:val="255"/>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51F08F" w14:textId="77777777" w:rsidR="00620EC8" w:rsidRPr="00620EC8" w:rsidRDefault="00620EC8" w:rsidP="00620EC8">
            <w:pPr>
              <w:shd w:val="clear" w:color="auto" w:fill="FFFFFE"/>
              <w:spacing w:after="0" w:line="256" w:lineRule="auto"/>
              <w:rPr>
                <w:rFonts w:eastAsia="Calibri" w:cs="Calibri"/>
                <w:lang w:val="en-IN"/>
              </w:rPr>
            </w:pPr>
            <w:r w:rsidRPr="00620EC8">
              <w:rPr>
                <w:rFonts w:eastAsia="Calibri" w:cs="Calibri"/>
                <w:lang w:val="en-IN"/>
              </w:rPr>
              <w:t>kpititle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8644E9" w14:textId="77777777" w:rsidR="00620EC8" w:rsidRPr="00620EC8" w:rsidRDefault="00620EC8" w:rsidP="00620EC8">
            <w:pPr>
              <w:spacing w:after="0" w:line="256" w:lineRule="auto"/>
              <w:rPr>
                <w:rFonts w:eastAsia="Calibri" w:cs="Calibri"/>
                <w:lang w:val="en-IN"/>
              </w:rPr>
            </w:pPr>
            <w:bookmarkStart w:id="48" w:name="OLE_LINK49"/>
            <w:r w:rsidRPr="00620EC8">
              <w:rPr>
                <w:rFonts w:eastAsia="Calibri" w:cs="Calibri"/>
                <w:lang w:val="en-IN"/>
              </w:rPr>
              <w:t>Timeseries id or name of Timeseries Example: (C-B1-G1-R1-F1-P: Thesis differentfreq, C-B1-G1-R1-F1-P: Thesis differentfreq, C-B1-G1-R1-F1: OEE, C-B1-G1-R1-F1-P-PP-U1-EGCA: RunHours,</w:t>
            </w:r>
            <w:r w:rsidRPr="00620EC8">
              <w:rPr>
                <w:rFonts w:eastAsia="Calibri" w:cs="Calibri"/>
                <w:color w:val="000000"/>
                <w:lang w:val="en-IN"/>
              </w:rPr>
              <w:t xml:space="preserve"> C-B1-G1-R1-F1:OEE</w:t>
            </w:r>
            <w:r w:rsidRPr="00620EC8">
              <w:rPr>
                <w:rFonts w:eastAsia="Calibri" w:cs="Calibri"/>
                <w:lang w:val="en-IN"/>
              </w:rPr>
              <w:t>)</w:t>
            </w:r>
            <w:bookmarkEnd w:id="48"/>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0E89DE"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CBEF1A"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2618E723"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C29013"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Department</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DE478" w14:textId="77777777" w:rsidR="00620EC8" w:rsidRPr="00620EC8" w:rsidRDefault="00620EC8" w:rsidP="00620EC8">
            <w:pPr>
              <w:spacing w:after="0" w:line="256" w:lineRule="auto"/>
              <w:rPr>
                <w:rFonts w:eastAsia="Calibri" w:cs="Calibri"/>
                <w:lang w:val="en-IN"/>
              </w:rPr>
            </w:pPr>
            <w:r w:rsidRPr="00620EC8">
              <w:rPr>
                <w:rFonts w:eastAsia="Calibri" w:cs="Calibri"/>
                <w:shd w:val="clear" w:color="auto" w:fill="FFFFFF"/>
                <w:lang w:val="en-IN"/>
              </w:rPr>
              <w:t>Each KPI is assigned a department based on its relevancy to the department</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D2B8F1"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0DDE6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1751253C"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67F086" w14:textId="77777777" w:rsidR="00620EC8" w:rsidRPr="00620EC8" w:rsidRDefault="00620EC8" w:rsidP="00620EC8">
            <w:pPr>
              <w:spacing w:after="0" w:line="256" w:lineRule="auto"/>
              <w:rPr>
                <w:rFonts w:eastAsia="Calibri" w:cs="Calibri"/>
                <w:lang w:val="en-IN"/>
              </w:rPr>
            </w:pPr>
            <w:bookmarkStart w:id="49" w:name="OLE_LINK53"/>
            <w:r w:rsidRPr="00620EC8">
              <w:rPr>
                <w:rFonts w:eastAsia="Calibri" w:cs="Calibri"/>
                <w:lang w:val="en-IN"/>
              </w:rPr>
              <w:t>ResponsibleRole</w:t>
            </w:r>
            <w:bookmarkEnd w:id="49"/>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83111B" w14:textId="77777777" w:rsidR="00620EC8" w:rsidRPr="00620EC8" w:rsidRDefault="00620EC8" w:rsidP="00620EC8">
            <w:pPr>
              <w:spacing w:after="0" w:line="256" w:lineRule="auto"/>
              <w:rPr>
                <w:rFonts w:eastAsia="Calibri" w:cs="Calibri"/>
                <w:lang w:val="en-IN"/>
              </w:rPr>
            </w:pPr>
            <w:bookmarkStart w:id="50" w:name="OLE_LINK52"/>
            <w:r w:rsidRPr="00620EC8">
              <w:rPr>
                <w:rFonts w:eastAsia="Calibri" w:cs="Calibri"/>
                <w:lang w:val="en-IN"/>
              </w:rPr>
              <w:t xml:space="preserve">The responsible Role represents the owner role for the KPI in the </w:t>
            </w:r>
            <w:r w:rsidRPr="00620EC8">
              <w:rPr>
                <w:rFonts w:eastAsia="Calibri" w:cs="Calibri"/>
                <w:color w:val="000000"/>
                <w:lang w:val="en-IN"/>
              </w:rPr>
              <w:t>KPI Hierarchy</w:t>
            </w:r>
          </w:p>
          <w:p w14:paraId="39341D23"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 xml:space="preserve">Example: (Production Engineer, Admin_PeopleManagement, </w:t>
            </w:r>
            <w:r w:rsidRPr="00620EC8">
              <w:rPr>
                <w:rFonts w:eastAsia="Calibri" w:cs="Segoe UI"/>
                <w:color w:val="262626"/>
                <w:lang w:val="en-IN"/>
              </w:rPr>
              <w:t>Maintenance Manager</w:t>
            </w:r>
            <w:r w:rsidRPr="00620EC8">
              <w:rPr>
                <w:rFonts w:eastAsia="Calibri" w:cs="Calibri"/>
                <w:lang w:val="en-IN"/>
              </w:rPr>
              <w:t>)</w:t>
            </w:r>
            <w:bookmarkEnd w:id="50"/>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4EA9E0"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D7A7E8"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400D1A64"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0E19E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CalculationLogic</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03B795"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Aggregationlogic</w:t>
            </w:r>
            <w:r w:rsidRPr="00620EC8">
              <w:rPr>
                <w:rFonts w:eastAsia="Calibri" w:cs="Calibri"/>
                <w:shd w:val="clear" w:color="auto" w:fill="FFFFFF"/>
                <w:lang w:val="en-IN"/>
              </w:rPr>
              <w:t xml:space="preserve"> with UoM represents the formula used to aggregate the KPIs at various levels of the asset hierarchy or aggregate based on the time frame that has been selected by the user.</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A6D014"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89805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4ACECBA2"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BA3C2E"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details</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A37FFC" w14:textId="77777777" w:rsidR="00620EC8" w:rsidRPr="00620EC8" w:rsidRDefault="00620EC8" w:rsidP="00620EC8">
            <w:pPr>
              <w:spacing w:after="0" w:line="256" w:lineRule="auto"/>
              <w:rPr>
                <w:rFonts w:eastAsia="Calibri" w:cs="Calibri"/>
                <w:lang w:val="en-IN"/>
              </w:rPr>
            </w:pPr>
            <w:bookmarkStart w:id="51" w:name="OLE_LINK57"/>
            <w:r w:rsidRPr="00620EC8">
              <w:rPr>
                <w:rFonts w:eastAsia="Calibri" w:cs="Calibri"/>
                <w:lang w:val="en-IN"/>
              </w:rPr>
              <w:t>Contains the config_id, name, parent_external_id, description, UoM, KPI_Name, source id, created_time, last_updated_time, root_id, ConfigurationUoM</w:t>
            </w:r>
            <w:bookmarkEnd w:id="51"/>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71C721"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F11C1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w:t>
            </w:r>
          </w:p>
        </w:tc>
      </w:tr>
      <w:tr w:rsidR="00620EC8" w:rsidRPr="00620EC8" w14:paraId="6C47E18A"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66F1AC"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assetName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523BEF"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Asset name from asset hierarchy</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D221C2" w14:textId="77777777" w:rsidR="00620EC8" w:rsidRPr="00620EC8" w:rsidRDefault="00620EC8" w:rsidP="00620EC8">
            <w:pPr>
              <w:spacing w:after="0" w:line="256" w:lineRule="auto"/>
              <w:jc w:val="center"/>
              <w:rPr>
                <w:rFonts w:eastAsia="Calibri" w:cs="Calibri"/>
                <w:lang w:val="en-IN"/>
              </w:rPr>
            </w:pP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65D276" w14:textId="77777777" w:rsidR="00620EC8" w:rsidRPr="00620EC8" w:rsidRDefault="00620EC8" w:rsidP="00620EC8">
            <w:pPr>
              <w:spacing w:after="0" w:line="256" w:lineRule="auto"/>
              <w:rPr>
                <w:rFonts w:eastAsia="Calibri" w:cs="Calibri"/>
                <w:lang w:val="en-IN"/>
              </w:rPr>
            </w:pPr>
          </w:p>
        </w:tc>
      </w:tr>
      <w:tr w:rsidR="00620EC8" w:rsidRPr="00620EC8" w14:paraId="05B4B20D"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A461D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TimeseriesRole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49845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 xml:space="preserve"> Identify the timeseries access, being an 'owner' implies that both read and write permissions are granted, whereas being a 'viewer' means only read permission is provided</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66C948" w14:textId="77777777" w:rsidR="00620EC8" w:rsidRPr="00620EC8" w:rsidRDefault="00620EC8" w:rsidP="00620EC8">
            <w:pPr>
              <w:spacing w:after="0" w:line="256" w:lineRule="auto"/>
              <w:jc w:val="center"/>
              <w:rPr>
                <w:rFonts w:eastAsia="Calibri" w:cs="Calibri"/>
                <w:lang w:val="en-IN"/>
              </w:rPr>
            </w:pP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4BA88" w14:textId="77777777" w:rsidR="00620EC8" w:rsidRPr="00620EC8" w:rsidRDefault="00620EC8" w:rsidP="00620EC8">
            <w:pPr>
              <w:spacing w:after="0" w:line="256" w:lineRule="auto"/>
              <w:rPr>
                <w:rFonts w:eastAsia="Calibri" w:cs="Calibri"/>
                <w:lang w:val="en-IN"/>
              </w:rPr>
            </w:pPr>
          </w:p>
        </w:tc>
      </w:tr>
      <w:tr w:rsidR="00620EC8" w:rsidRPr="00620EC8" w14:paraId="45714476"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1F4A82" w14:textId="77777777" w:rsidR="00620EC8" w:rsidRPr="00620EC8" w:rsidRDefault="00620EC8" w:rsidP="00620EC8">
            <w:pPr>
              <w:spacing w:after="0" w:line="256" w:lineRule="auto"/>
              <w:rPr>
                <w:rFonts w:eastAsia="Calibri" w:cs="Calibri"/>
                <w:lang w:val="en-IN"/>
              </w:rPr>
            </w:pPr>
            <w:bookmarkStart w:id="52" w:name="OLE_LINK30"/>
            <w:r w:rsidRPr="00620EC8">
              <w:rPr>
                <w:rFonts w:eastAsia="Calibri" w:cs="Calibri"/>
                <w:lang w:val="en-IN"/>
              </w:rPr>
              <w:t>disableFurtherDashboardDrilldown</w:t>
            </w:r>
            <w:bookmarkEnd w:id="52"/>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7A1007" w14:textId="77777777" w:rsidR="00620EC8" w:rsidRPr="00620EC8" w:rsidRDefault="00620EC8" w:rsidP="00620EC8">
            <w:pPr>
              <w:spacing w:after="0" w:line="256" w:lineRule="auto"/>
              <w:rPr>
                <w:rFonts w:eastAsia="Calibri" w:cs="Calibri"/>
                <w:lang w:val="en-IN"/>
              </w:rPr>
            </w:pPr>
            <w:bookmarkStart w:id="53" w:name="OLE_LINK34"/>
            <w:r w:rsidRPr="00620EC8">
              <w:rPr>
                <w:rFonts w:ascii="Roboto" w:eastAsia="Calibri" w:hAnsi="Roboto" w:cs="Arial"/>
                <w:color w:val="111111"/>
                <w:shd w:val="clear" w:color="auto" w:fill="F7F7F7"/>
                <w:lang w:val="en-IN"/>
              </w:rPr>
              <w:t>The </w:t>
            </w:r>
            <w:r w:rsidRPr="00620EC8">
              <w:rPr>
                <w:rFonts w:ascii="Courier New" w:eastAsia="Calibri" w:hAnsi="Courier New" w:cs="Courier New"/>
                <w:color w:val="111111"/>
                <w:szCs w:val="20"/>
                <w:lang w:val="en-IN"/>
              </w:rPr>
              <w:t>disableFurtherDashboardDrilldown</w:t>
            </w:r>
            <w:r w:rsidRPr="00620EC8">
              <w:rPr>
                <w:rFonts w:ascii="Roboto" w:eastAsia="Calibri" w:hAnsi="Roboto" w:cs="Arial"/>
                <w:color w:val="111111"/>
                <w:shd w:val="clear" w:color="auto" w:fill="F7F7F7"/>
                <w:lang w:val="en-IN"/>
              </w:rPr>
              <w:t> attribute returns a boolean value, either </w:t>
            </w:r>
            <w:r w:rsidRPr="00620EC8">
              <w:rPr>
                <w:rFonts w:ascii="Courier New" w:eastAsia="Calibri" w:hAnsi="Courier New" w:cs="Courier New"/>
                <w:color w:val="111111"/>
                <w:szCs w:val="20"/>
                <w:lang w:val="en-IN"/>
              </w:rPr>
              <w:t>true</w:t>
            </w:r>
            <w:r w:rsidRPr="00620EC8">
              <w:rPr>
                <w:rFonts w:ascii="Roboto" w:eastAsia="Calibri" w:hAnsi="Roboto" w:cs="Arial"/>
                <w:color w:val="111111"/>
                <w:shd w:val="clear" w:color="auto" w:fill="F7F7F7"/>
                <w:lang w:val="en-IN"/>
              </w:rPr>
              <w:t> or </w:t>
            </w:r>
            <w:r w:rsidRPr="00620EC8">
              <w:rPr>
                <w:rFonts w:ascii="Courier New" w:eastAsia="Calibri" w:hAnsi="Courier New" w:cs="Courier New"/>
                <w:color w:val="111111"/>
                <w:szCs w:val="20"/>
                <w:lang w:val="en-IN"/>
              </w:rPr>
              <w:t>false</w:t>
            </w:r>
            <w:r w:rsidRPr="00620EC8">
              <w:rPr>
                <w:rFonts w:ascii="Roboto" w:eastAsia="Calibri" w:hAnsi="Roboto" w:cs="Arial"/>
                <w:color w:val="111111"/>
                <w:shd w:val="clear" w:color="auto" w:fill="F7F7F7"/>
                <w:lang w:val="en-IN"/>
              </w:rPr>
              <w:t>, which dictates whether additional drilldown from the dashboard is permitted or not.</w:t>
            </w:r>
            <w:bookmarkEnd w:id="53"/>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C5BC3B"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D2E39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 xml:space="preserve">Boolean </w:t>
            </w:r>
          </w:p>
        </w:tc>
      </w:tr>
    </w:tbl>
    <w:p w14:paraId="3A0C17AD" w14:textId="0B1D5A89" w:rsidR="000B6301" w:rsidRDefault="003E5708" w:rsidP="00D73759">
      <w:pPr>
        <w:spacing w:before="120"/>
      </w:pPr>
      <w:r w:rsidRPr="00E57503">
        <w:rPr>
          <w:i/>
          <w:iCs/>
        </w:rPr>
        <w:t>*M/O</w:t>
      </w:r>
      <w:r w:rsidR="00E57503" w:rsidRPr="00E57503">
        <w:rPr>
          <w:i/>
          <w:iCs/>
        </w:rPr>
        <w:t>: Mandatory/Optional</w:t>
      </w:r>
      <w:bookmarkEnd w:id="39"/>
      <w:r w:rsidR="00C620AD" w:rsidRPr="00E57503">
        <w:rPr>
          <w:i/>
          <w:iCs/>
        </w:rPr>
        <w:br w:type="column"/>
      </w:r>
      <w:r w:rsidR="000B6301" w:rsidRPr="00D73759">
        <w:rPr>
          <w:b/>
          <w:bCs/>
          <w:sz w:val="22"/>
          <w:szCs w:val="24"/>
        </w:rPr>
        <w:t>API Preconditions</w:t>
      </w:r>
    </w:p>
    <w:p w14:paraId="7CF51CF6" w14:textId="77777777" w:rsidR="000B6301" w:rsidRDefault="000B6301" w:rsidP="001A0396">
      <w:pPr>
        <w:pStyle w:val="ListParagraph"/>
      </w:pPr>
      <w:r>
        <w:t>To fetch the response from the download template operation, the authorization token must exist.</w:t>
      </w:r>
    </w:p>
    <w:p w14:paraId="626516C1" w14:textId="654A4AC1" w:rsidR="000B6301" w:rsidRDefault="000B6301" w:rsidP="001A0396">
      <w:pPr>
        <w:pStyle w:val="ListParagraph"/>
        <w:rPr>
          <w:rFonts w:cs="Calibri"/>
        </w:rPr>
      </w:pPr>
      <w:r>
        <w:rPr>
          <w:rFonts w:cs="Calibri"/>
        </w:rPr>
        <w:t xml:space="preserve">The necessary attributes and metadata are correctly mapped in the asset hierarchy. </w:t>
      </w:r>
      <w:hyperlink r:id="rId37" w:history="1">
        <w:r>
          <w:rPr>
            <w:rStyle w:val="Hyperlink"/>
            <w:rFonts w:cs="Calibri"/>
          </w:rPr>
          <w:t>See example</w:t>
        </w:r>
      </w:hyperlink>
      <w:r>
        <w:rPr>
          <w:rFonts w:cs="Calibri"/>
        </w:rPr>
        <w:t>.</w:t>
      </w:r>
    </w:p>
    <w:p w14:paraId="7D938721" w14:textId="645F8101" w:rsidR="00364CBD" w:rsidRPr="006E2058" w:rsidRDefault="00C378CF" w:rsidP="009A1C44">
      <w:pPr>
        <w:pStyle w:val="Heading3"/>
      </w:pPr>
      <w:r>
        <w:t>Specification</w:t>
      </w:r>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79"/>
        <w:gridCol w:w="7331"/>
      </w:tblGrid>
      <w:tr w:rsidR="00612FB1" w:rsidRPr="006E2058" w14:paraId="081ABFF2" w14:textId="77777777" w:rsidTr="003D2945">
        <w:trPr>
          <w:trHeight w:val="161"/>
        </w:trPr>
        <w:tc>
          <w:tcPr>
            <w:tcW w:w="1813" w:type="dxa"/>
            <w:shd w:val="clear" w:color="auto" w:fill="D9D9D9" w:themeFill="background1" w:themeFillShade="D9"/>
            <w:tcMar>
              <w:top w:w="0" w:type="dxa"/>
              <w:left w:w="108" w:type="dxa"/>
              <w:bottom w:w="0" w:type="dxa"/>
              <w:right w:w="108" w:type="dxa"/>
            </w:tcMar>
            <w:vAlign w:val="center"/>
            <w:hideMark/>
          </w:tcPr>
          <w:p w14:paraId="1FB40908" w14:textId="77777777" w:rsidR="00612FB1" w:rsidRPr="006E2058" w:rsidRDefault="00612FB1" w:rsidP="00567E47">
            <w:pPr>
              <w:spacing w:after="0"/>
              <w:rPr>
                <w:rFonts w:cs="Calibri"/>
                <w:b/>
                <w:bCs/>
              </w:rPr>
            </w:pPr>
            <w:r w:rsidRPr="006E2058">
              <w:rPr>
                <w:rFonts w:cs="Calibri"/>
                <w:b/>
                <w:bCs/>
              </w:rPr>
              <w:t>PROTOCOL</w:t>
            </w:r>
          </w:p>
        </w:tc>
        <w:tc>
          <w:tcPr>
            <w:tcW w:w="7397" w:type="dxa"/>
            <w:shd w:val="clear" w:color="auto" w:fill="FFFFFF" w:themeFill="background1"/>
            <w:tcMar>
              <w:top w:w="0" w:type="dxa"/>
              <w:left w:w="108" w:type="dxa"/>
              <w:bottom w:w="0" w:type="dxa"/>
              <w:right w:w="108" w:type="dxa"/>
            </w:tcMar>
            <w:vAlign w:val="center"/>
            <w:hideMark/>
          </w:tcPr>
          <w:p w14:paraId="58CB3E1D" w14:textId="77777777" w:rsidR="00612FB1" w:rsidRPr="006E2058" w:rsidRDefault="00612FB1" w:rsidP="00567E47">
            <w:pPr>
              <w:spacing w:after="0"/>
              <w:rPr>
                <w:rFonts w:cs="Calibri"/>
              </w:rPr>
            </w:pPr>
            <w:r w:rsidRPr="006E2058">
              <w:rPr>
                <w:rFonts w:cs="Calibri"/>
              </w:rPr>
              <w:t> HTTPS</w:t>
            </w:r>
          </w:p>
        </w:tc>
      </w:tr>
      <w:tr w:rsidR="00612FB1" w:rsidRPr="006E2058" w14:paraId="22F979F5" w14:textId="77777777" w:rsidTr="003D2945">
        <w:trPr>
          <w:trHeight w:val="110"/>
        </w:trPr>
        <w:tc>
          <w:tcPr>
            <w:tcW w:w="1813" w:type="dxa"/>
            <w:shd w:val="clear" w:color="auto" w:fill="D9D9D9" w:themeFill="background1" w:themeFillShade="D9"/>
            <w:tcMar>
              <w:top w:w="0" w:type="dxa"/>
              <w:left w:w="108" w:type="dxa"/>
              <w:bottom w:w="0" w:type="dxa"/>
              <w:right w:w="108" w:type="dxa"/>
            </w:tcMar>
            <w:vAlign w:val="center"/>
          </w:tcPr>
          <w:p w14:paraId="05425F7D" w14:textId="77777777" w:rsidR="00612FB1" w:rsidRPr="006E2058" w:rsidRDefault="00612FB1" w:rsidP="00567E47">
            <w:pPr>
              <w:spacing w:after="0"/>
              <w:rPr>
                <w:rFonts w:cs="Calibri"/>
                <w:b/>
                <w:bCs/>
              </w:rPr>
            </w:pPr>
            <w:r w:rsidRPr="006E2058">
              <w:rPr>
                <w:rFonts w:cs="Calibri"/>
                <w:b/>
                <w:bCs/>
              </w:rPr>
              <w:t>PATH &lt;Public Exposure&gt;</w:t>
            </w:r>
          </w:p>
        </w:tc>
        <w:tc>
          <w:tcPr>
            <w:tcW w:w="7397" w:type="dxa"/>
            <w:shd w:val="clear" w:color="auto" w:fill="FFFFFF" w:themeFill="background1"/>
            <w:tcMar>
              <w:top w:w="0" w:type="dxa"/>
              <w:left w:w="108" w:type="dxa"/>
              <w:bottom w:w="0" w:type="dxa"/>
              <w:right w:w="108" w:type="dxa"/>
            </w:tcMar>
            <w:vAlign w:val="center"/>
          </w:tcPr>
          <w:p w14:paraId="5E55F734" w14:textId="1B55BF4D" w:rsidR="00612FB1" w:rsidRPr="006E2058" w:rsidRDefault="5400D3D2" w:rsidP="00567E47">
            <w:pPr>
              <w:spacing w:after="0"/>
              <w:rPr>
                <w:rFonts w:cs="Calibri"/>
              </w:rPr>
            </w:pPr>
            <w:hyperlink r:id="rId38">
              <w:r w:rsidRPr="351A239D">
                <w:rPr>
                  <w:rStyle w:val="Hyperlink"/>
                  <w:rFonts w:cs="Calibri"/>
                </w:rPr>
                <w:t>https://apim-</w:t>
              </w:r>
              <w:r w:rsidR="4937F213" w:rsidRPr="351A239D">
                <w:rPr>
                  <w:rStyle w:val="Hyperlink"/>
                  <w:rFonts w:cs="Calibri"/>
                </w:rPr>
                <w:t>mw-</w:t>
              </w:r>
              <w:r w:rsidRPr="351A239D">
                <w:rPr>
                  <w:rStyle w:val="Hyperlink"/>
                  <w:rFonts w:cs="Calibri"/>
                </w:rPr>
                <w:t>aot-dev.azure-api.net/api/smartkpi/assets/{assetid}/kpis/{kpiname}</w:t>
              </w:r>
            </w:hyperlink>
            <w:r w:rsidRPr="351A239D">
              <w:rPr>
                <w:rFonts w:cs="Calibri"/>
              </w:rPr>
              <w:t xml:space="preserve"> </w:t>
            </w:r>
          </w:p>
        </w:tc>
      </w:tr>
      <w:tr w:rsidR="003D2945" w:rsidRPr="006E2058" w14:paraId="17569EDE" w14:textId="77777777" w:rsidTr="003D2945">
        <w:trPr>
          <w:trHeight w:val="110"/>
        </w:trPr>
        <w:tc>
          <w:tcPr>
            <w:tcW w:w="1813" w:type="dxa"/>
            <w:shd w:val="clear" w:color="auto" w:fill="D9D9D9" w:themeFill="background1" w:themeFillShade="D9"/>
            <w:tcMar>
              <w:top w:w="0" w:type="dxa"/>
              <w:left w:w="108" w:type="dxa"/>
              <w:bottom w:w="0" w:type="dxa"/>
              <w:right w:w="108" w:type="dxa"/>
            </w:tcMar>
            <w:vAlign w:val="center"/>
          </w:tcPr>
          <w:p w14:paraId="7BFAF124" w14:textId="50135DB5" w:rsidR="003D2945" w:rsidRPr="006E2058" w:rsidRDefault="003D2945" w:rsidP="00567E47">
            <w:pPr>
              <w:spacing w:after="0"/>
              <w:rPr>
                <w:rFonts w:cs="Calibri"/>
                <w:b/>
                <w:bCs/>
              </w:rPr>
            </w:pPr>
            <w:r w:rsidRPr="003D2945">
              <w:rPr>
                <w:rFonts w:cs="Calibri"/>
                <w:b/>
                <w:bCs/>
              </w:rPr>
              <w:t>PATH &lt;Public Exposure&gt;</w:t>
            </w:r>
            <w:r>
              <w:rPr>
                <w:rFonts w:cs="Calibri"/>
                <w:b/>
                <w:bCs/>
              </w:rPr>
              <w:t>(AWS)</w:t>
            </w:r>
          </w:p>
        </w:tc>
        <w:tc>
          <w:tcPr>
            <w:tcW w:w="7397" w:type="dxa"/>
            <w:shd w:val="clear" w:color="auto" w:fill="FFFFFF" w:themeFill="background1"/>
            <w:tcMar>
              <w:top w:w="0" w:type="dxa"/>
              <w:left w:w="108" w:type="dxa"/>
              <w:bottom w:w="0" w:type="dxa"/>
              <w:right w:w="108" w:type="dxa"/>
            </w:tcMar>
            <w:vAlign w:val="center"/>
          </w:tcPr>
          <w:p w14:paraId="6501F666" w14:textId="7425C063" w:rsidR="003D2945" w:rsidRDefault="00796BA9" w:rsidP="00567E47">
            <w:pPr>
              <w:spacing w:after="0"/>
            </w:pPr>
            <w:hyperlink r:id="rId39" w:history="1">
              <w:r w:rsidRPr="00BD4BF1">
                <w:rPr>
                  <w:rStyle w:val="Hyperlink"/>
                </w:rPr>
                <w:t>https://cn13sbr3r6.execute-api.us-west-2.amazonaws.com/api/smartkpi/assets/{assetid}/kpis/{kpiname}</w:t>
              </w:r>
            </w:hyperlink>
            <w:r>
              <w:t xml:space="preserve"> </w:t>
            </w:r>
          </w:p>
        </w:tc>
      </w:tr>
      <w:tr w:rsidR="00612FB1" w:rsidRPr="006E2058" w14:paraId="054CD93A" w14:textId="77777777" w:rsidTr="003D2945">
        <w:trPr>
          <w:trHeight w:val="134"/>
        </w:trPr>
        <w:tc>
          <w:tcPr>
            <w:tcW w:w="1813" w:type="dxa"/>
            <w:shd w:val="clear" w:color="auto" w:fill="D9D9D9" w:themeFill="background1" w:themeFillShade="D9"/>
            <w:tcMar>
              <w:top w:w="0" w:type="dxa"/>
              <w:left w:w="108" w:type="dxa"/>
              <w:bottom w:w="0" w:type="dxa"/>
              <w:right w:w="108" w:type="dxa"/>
            </w:tcMar>
            <w:vAlign w:val="center"/>
            <w:hideMark/>
          </w:tcPr>
          <w:p w14:paraId="57C86D57" w14:textId="77777777" w:rsidR="00612FB1" w:rsidRPr="006E2058" w:rsidRDefault="00612FB1" w:rsidP="00567E47">
            <w:pPr>
              <w:spacing w:after="0"/>
              <w:rPr>
                <w:rFonts w:cs="Calibri"/>
                <w:b/>
                <w:bCs/>
              </w:rPr>
            </w:pPr>
            <w:r w:rsidRPr="006E2058">
              <w:rPr>
                <w:rFonts w:cs="Calibri"/>
                <w:b/>
                <w:bCs/>
              </w:rPr>
              <w:t>METHOD</w:t>
            </w:r>
          </w:p>
        </w:tc>
        <w:tc>
          <w:tcPr>
            <w:tcW w:w="7397" w:type="dxa"/>
            <w:shd w:val="clear" w:color="auto" w:fill="FFFFFF" w:themeFill="background1"/>
            <w:tcMar>
              <w:top w:w="0" w:type="dxa"/>
              <w:left w:w="108" w:type="dxa"/>
              <w:bottom w:w="0" w:type="dxa"/>
              <w:right w:w="108" w:type="dxa"/>
            </w:tcMar>
            <w:vAlign w:val="center"/>
            <w:hideMark/>
          </w:tcPr>
          <w:p w14:paraId="3F178B6E" w14:textId="77777777" w:rsidR="00612FB1" w:rsidRPr="006E2058" w:rsidRDefault="00612FB1" w:rsidP="00567E47">
            <w:pPr>
              <w:spacing w:after="0"/>
              <w:rPr>
                <w:rFonts w:cs="Calibri"/>
              </w:rPr>
            </w:pPr>
            <w:r w:rsidRPr="006E2058">
              <w:rPr>
                <w:rFonts w:cs="Calibri"/>
              </w:rPr>
              <w:t> GET</w:t>
            </w:r>
          </w:p>
        </w:tc>
      </w:tr>
      <w:tr w:rsidR="00612FB1" w:rsidRPr="006E2058" w14:paraId="3A7B0791" w14:textId="77777777" w:rsidTr="003D2945">
        <w:trPr>
          <w:trHeight w:val="241"/>
        </w:trPr>
        <w:tc>
          <w:tcPr>
            <w:tcW w:w="1813" w:type="dxa"/>
            <w:shd w:val="clear" w:color="auto" w:fill="D9D9D9" w:themeFill="background1" w:themeFillShade="D9"/>
            <w:tcMar>
              <w:top w:w="0" w:type="dxa"/>
              <w:left w:w="108" w:type="dxa"/>
              <w:bottom w:w="0" w:type="dxa"/>
              <w:right w:w="108" w:type="dxa"/>
            </w:tcMar>
            <w:vAlign w:val="center"/>
            <w:hideMark/>
          </w:tcPr>
          <w:p w14:paraId="70362683" w14:textId="77777777" w:rsidR="00612FB1" w:rsidRPr="006E2058" w:rsidRDefault="00612FB1" w:rsidP="00567E47">
            <w:pPr>
              <w:spacing w:after="0"/>
              <w:rPr>
                <w:rFonts w:cs="Calibri"/>
                <w:b/>
                <w:bCs/>
              </w:rPr>
            </w:pPr>
            <w:r w:rsidRPr="006E2058">
              <w:rPr>
                <w:rFonts w:cs="Calibri"/>
                <w:b/>
                <w:bCs/>
              </w:rPr>
              <w:t>CONTENT TYPE</w:t>
            </w:r>
          </w:p>
        </w:tc>
        <w:tc>
          <w:tcPr>
            <w:tcW w:w="7397" w:type="dxa"/>
            <w:shd w:val="clear" w:color="auto" w:fill="FFFFFF" w:themeFill="background1"/>
            <w:tcMar>
              <w:top w:w="0" w:type="dxa"/>
              <w:left w:w="108" w:type="dxa"/>
              <w:bottom w:w="0" w:type="dxa"/>
              <w:right w:w="108" w:type="dxa"/>
            </w:tcMar>
            <w:vAlign w:val="center"/>
            <w:hideMark/>
          </w:tcPr>
          <w:p w14:paraId="68706261" w14:textId="77777777" w:rsidR="00612FB1" w:rsidRPr="006E2058" w:rsidRDefault="00612FB1" w:rsidP="00567E47">
            <w:pPr>
              <w:spacing w:after="0"/>
              <w:rPr>
                <w:rFonts w:cs="Calibri"/>
              </w:rPr>
            </w:pPr>
            <w:r w:rsidRPr="006E2058">
              <w:rPr>
                <w:rFonts w:cs="Calibri"/>
              </w:rPr>
              <w:t>application / json</w:t>
            </w:r>
          </w:p>
        </w:tc>
      </w:tr>
      <w:tr w:rsidR="00DD2307" w:rsidRPr="006E2058" w14:paraId="6583A960" w14:textId="77777777" w:rsidTr="003D2945">
        <w:trPr>
          <w:trHeight w:val="241"/>
        </w:trPr>
        <w:tc>
          <w:tcPr>
            <w:tcW w:w="1813" w:type="dxa"/>
            <w:shd w:val="clear" w:color="auto" w:fill="D9D9D9" w:themeFill="background1" w:themeFillShade="D9"/>
            <w:tcMar>
              <w:top w:w="0" w:type="dxa"/>
              <w:left w:w="108" w:type="dxa"/>
              <w:bottom w:w="0" w:type="dxa"/>
              <w:right w:w="108" w:type="dxa"/>
            </w:tcMar>
            <w:vAlign w:val="center"/>
          </w:tcPr>
          <w:p w14:paraId="1CDE27D6" w14:textId="77777777" w:rsidR="00DD2307" w:rsidRPr="006E2058" w:rsidRDefault="00DD2307" w:rsidP="00567E47">
            <w:pPr>
              <w:spacing w:after="0"/>
              <w:rPr>
                <w:rFonts w:cs="Calibri"/>
                <w:b/>
                <w:bCs/>
              </w:rPr>
            </w:pPr>
            <w:r>
              <w:rPr>
                <w:rFonts w:cs="Calibri"/>
                <w:b/>
                <w:bCs/>
              </w:rPr>
              <w:t>Request URL</w:t>
            </w:r>
          </w:p>
        </w:tc>
        <w:tc>
          <w:tcPr>
            <w:tcW w:w="7397" w:type="dxa"/>
            <w:shd w:val="clear" w:color="auto" w:fill="FFFFFF" w:themeFill="background1"/>
            <w:tcMar>
              <w:top w:w="0" w:type="dxa"/>
              <w:left w:w="108" w:type="dxa"/>
              <w:bottom w:w="0" w:type="dxa"/>
              <w:right w:w="108" w:type="dxa"/>
            </w:tcMar>
            <w:vAlign w:val="center"/>
          </w:tcPr>
          <w:p w14:paraId="11AAEE46" w14:textId="0AB7D1C4" w:rsidR="00DD2307" w:rsidRPr="006E2058" w:rsidRDefault="781D5BB1" w:rsidP="00567E47">
            <w:pPr>
              <w:spacing w:after="0"/>
              <w:rPr>
                <w:rFonts w:cs="Calibri"/>
              </w:rPr>
            </w:pPr>
            <w:hyperlink r:id="rId40">
              <w:r w:rsidRPr="351A239D">
                <w:rPr>
                  <w:rStyle w:val="Hyperlink"/>
                  <w:rFonts w:cs="Calibri"/>
                </w:rPr>
                <w:t>https://apim-</w:t>
              </w:r>
              <w:r w:rsidR="64CA192D" w:rsidRPr="351A239D">
                <w:rPr>
                  <w:rStyle w:val="Hyperlink"/>
                  <w:rFonts w:cs="Calibri"/>
                </w:rPr>
                <w:t>mw-</w:t>
              </w:r>
              <w:r w:rsidRPr="351A239D">
                <w:rPr>
                  <w:rStyle w:val="Hyperlink"/>
                  <w:rFonts w:cs="Calibri"/>
                </w:rPr>
                <w:t>aot-dev.azure-api.net/api/smartkpi/assets/all/kpis/all</w:t>
              </w:r>
            </w:hyperlink>
            <w:r w:rsidRPr="351A239D">
              <w:rPr>
                <w:rFonts w:cs="Calibri"/>
              </w:rPr>
              <w:t xml:space="preserve"> </w:t>
            </w:r>
          </w:p>
        </w:tc>
      </w:tr>
      <w:tr w:rsidR="00DD2307" w:rsidRPr="006E2058" w14:paraId="0A3314D4" w14:textId="77777777" w:rsidTr="003D2945">
        <w:trPr>
          <w:trHeight w:val="241"/>
        </w:trPr>
        <w:tc>
          <w:tcPr>
            <w:tcW w:w="1813" w:type="dxa"/>
            <w:shd w:val="clear" w:color="auto" w:fill="D9D9D9" w:themeFill="background1" w:themeFillShade="D9"/>
            <w:tcMar>
              <w:top w:w="0" w:type="dxa"/>
              <w:left w:w="108" w:type="dxa"/>
              <w:bottom w:w="0" w:type="dxa"/>
              <w:right w:w="108" w:type="dxa"/>
            </w:tcMar>
            <w:vAlign w:val="center"/>
          </w:tcPr>
          <w:p w14:paraId="0705BFB0" w14:textId="77777777" w:rsidR="00DD2307" w:rsidRDefault="00DD2307" w:rsidP="00567E47">
            <w:pPr>
              <w:spacing w:after="0"/>
              <w:rPr>
                <w:rFonts w:cs="Calibri"/>
                <w:b/>
                <w:bCs/>
              </w:rPr>
            </w:pPr>
            <w:r>
              <w:rPr>
                <w:rFonts w:cs="Calibri"/>
                <w:b/>
                <w:bCs/>
              </w:rPr>
              <w:t>JSON Response</w:t>
            </w:r>
          </w:p>
        </w:tc>
        <w:tc>
          <w:tcPr>
            <w:tcW w:w="7397" w:type="dxa"/>
            <w:shd w:val="clear" w:color="auto" w:fill="FFFFFF" w:themeFill="background1"/>
            <w:tcMar>
              <w:top w:w="0" w:type="dxa"/>
              <w:left w:w="108" w:type="dxa"/>
              <w:bottom w:w="0" w:type="dxa"/>
              <w:right w:w="108" w:type="dxa"/>
            </w:tcMar>
            <w:vAlign w:val="center"/>
          </w:tcPr>
          <w:p w14:paraId="0297876D" w14:textId="6E22CBC4" w:rsidR="00DD2307" w:rsidRDefault="00570703" w:rsidP="00567E47">
            <w:pPr>
              <w:spacing w:after="0"/>
              <w:rPr>
                <w:rFonts w:cs="Calibri"/>
              </w:rPr>
            </w:pPr>
            <w:hyperlink r:id="rId41" w:history="1">
              <w:r>
                <w:rPr>
                  <w:rStyle w:val="Hyperlink"/>
                  <w:rFonts w:cs="Calibri"/>
                </w:rPr>
                <w:t>Link</w:t>
              </w:r>
            </w:hyperlink>
            <w:r w:rsidR="00DD2307">
              <w:rPr>
                <w:rFonts w:cs="Calibri"/>
              </w:rPr>
              <w:t xml:space="preserve"> </w:t>
            </w:r>
          </w:p>
        </w:tc>
      </w:tr>
    </w:tbl>
    <w:p w14:paraId="35AE90B1" w14:textId="6A25A42E" w:rsidR="00552F90" w:rsidRDefault="00C378CF" w:rsidP="009A1C44">
      <w:pPr>
        <w:pStyle w:val="Heading3"/>
      </w:pPr>
      <w:r>
        <w:t>Result</w:t>
      </w:r>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11"/>
        <w:gridCol w:w="6598"/>
      </w:tblGrid>
      <w:tr w:rsidR="00C378CF" w:rsidRPr="00C378CF" w14:paraId="3F33F384" w14:textId="77777777" w:rsidTr="00C378CF">
        <w:tc>
          <w:tcPr>
            <w:tcW w:w="26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B178411" w14:textId="77777777" w:rsidR="00C378CF" w:rsidRPr="00C378CF" w:rsidRDefault="00C378CF" w:rsidP="00C378CF">
            <w:pPr>
              <w:spacing w:after="0" w:line="256" w:lineRule="auto"/>
              <w:jc w:val="center"/>
              <w:rPr>
                <w:rFonts w:eastAsia="Calibri" w:cs="Calibri"/>
                <w:b/>
                <w:lang w:val="en-IN"/>
              </w:rPr>
            </w:pPr>
            <w:r w:rsidRPr="00C378CF">
              <w:rPr>
                <w:rFonts w:eastAsia="Calibri" w:cs="Calibri"/>
                <w:b/>
                <w:lang w:val="en-IN"/>
              </w:rPr>
              <w:t>HTTP Code</w:t>
            </w:r>
          </w:p>
        </w:tc>
        <w:tc>
          <w:tcPr>
            <w:tcW w:w="6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03227F7" w14:textId="77777777" w:rsidR="00C378CF" w:rsidRPr="00C378CF" w:rsidRDefault="00C378CF" w:rsidP="00C378CF">
            <w:pPr>
              <w:spacing w:after="0" w:line="256" w:lineRule="auto"/>
              <w:jc w:val="center"/>
              <w:rPr>
                <w:rFonts w:eastAsia="Calibri" w:cs="Calibri"/>
                <w:b/>
                <w:lang w:val="it-IT" w:eastAsia="it-IT"/>
              </w:rPr>
            </w:pPr>
            <w:r w:rsidRPr="00C378CF">
              <w:rPr>
                <w:rFonts w:eastAsia="Calibri" w:cs="Calibri"/>
                <w:b/>
                <w:lang w:val="en-IN"/>
              </w:rPr>
              <w:t>Result Description</w:t>
            </w:r>
          </w:p>
        </w:tc>
      </w:tr>
      <w:tr w:rsidR="00C378CF" w:rsidRPr="00C378CF" w14:paraId="02756D7A" w14:textId="77777777" w:rsidTr="00C378CF">
        <w:tc>
          <w:tcPr>
            <w:tcW w:w="26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11DF0D" w14:textId="77777777" w:rsidR="00C378CF" w:rsidRPr="00C378CF" w:rsidRDefault="00C378CF" w:rsidP="00C378CF">
            <w:pPr>
              <w:spacing w:after="0" w:line="256" w:lineRule="auto"/>
              <w:jc w:val="center"/>
              <w:rPr>
                <w:rFonts w:eastAsia="Calibri" w:cs="Calibri"/>
                <w:lang w:val="en-IN"/>
              </w:rPr>
            </w:pPr>
            <w:r w:rsidRPr="00C378CF">
              <w:rPr>
                <w:rFonts w:eastAsia="Calibri" w:cs="Calibri"/>
                <w:lang w:val="en-IN"/>
              </w:rPr>
              <w:t>200</w:t>
            </w:r>
          </w:p>
        </w:tc>
        <w:tc>
          <w:tcPr>
            <w:tcW w:w="65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A6D63C" w14:textId="77777777" w:rsidR="00C378CF" w:rsidRPr="00C378CF" w:rsidRDefault="00C378CF" w:rsidP="00C378CF">
            <w:pPr>
              <w:spacing w:after="0" w:line="256" w:lineRule="auto"/>
              <w:rPr>
                <w:rFonts w:eastAsia="Calibri" w:cs="Calibri"/>
                <w:lang w:val="it-IT" w:eastAsia="it-IT"/>
              </w:rPr>
            </w:pPr>
            <w:r w:rsidRPr="00C378CF">
              <w:rPr>
                <w:rFonts w:eastAsia="Calibri" w:cs="Calibri"/>
                <w:lang w:val="en-IN"/>
              </w:rPr>
              <w:t>Operation executed successfully</w:t>
            </w:r>
          </w:p>
        </w:tc>
      </w:tr>
    </w:tbl>
    <w:p w14:paraId="5DBEF5E9" w14:textId="7C9196C5" w:rsidR="00C378CF" w:rsidRDefault="00C378CF" w:rsidP="009A1C44">
      <w:pPr>
        <w:pStyle w:val="Heading3"/>
      </w:pPr>
      <w:r w:rsidRPr="006E2058">
        <w:t>Error Management</w:t>
      </w:r>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15"/>
        <w:gridCol w:w="1620"/>
        <w:gridCol w:w="5974"/>
      </w:tblGrid>
      <w:tr w:rsidR="00A45673" w:rsidRPr="006E2058" w14:paraId="221B17F1" w14:textId="77777777" w:rsidTr="00E2061C">
        <w:tc>
          <w:tcPr>
            <w:tcW w:w="1615" w:type="dxa"/>
            <w:tcBorders>
              <w:bottom w:val="nil"/>
            </w:tcBorders>
            <w:shd w:val="clear" w:color="auto" w:fill="D9D9D9" w:themeFill="background1" w:themeFillShade="D9"/>
            <w:vAlign w:val="center"/>
          </w:tcPr>
          <w:p w14:paraId="5CF1665B" w14:textId="77777777" w:rsidR="00A45673" w:rsidRPr="006E2058" w:rsidRDefault="00A45673" w:rsidP="00567E47">
            <w:pPr>
              <w:spacing w:after="0"/>
              <w:jc w:val="center"/>
              <w:rPr>
                <w:rFonts w:cs="Calibri"/>
                <w:b/>
              </w:rPr>
            </w:pPr>
            <w:bookmarkStart w:id="54" w:name="_Hlk153365605"/>
            <w:r w:rsidRPr="006E2058">
              <w:rPr>
                <w:rFonts w:cs="Calibri"/>
                <w:b/>
              </w:rPr>
              <w:t>HTTP Code</w:t>
            </w:r>
          </w:p>
        </w:tc>
        <w:tc>
          <w:tcPr>
            <w:tcW w:w="1620" w:type="dxa"/>
            <w:tcBorders>
              <w:bottom w:val="nil"/>
            </w:tcBorders>
            <w:shd w:val="clear" w:color="auto" w:fill="D9D9D9" w:themeFill="background1" w:themeFillShade="D9"/>
            <w:vAlign w:val="center"/>
            <w:hideMark/>
          </w:tcPr>
          <w:p w14:paraId="33F09F21" w14:textId="77777777" w:rsidR="00A45673" w:rsidRPr="006E2058" w:rsidRDefault="00A45673" w:rsidP="00567E47">
            <w:pPr>
              <w:spacing w:after="0"/>
              <w:jc w:val="center"/>
              <w:rPr>
                <w:rFonts w:cs="Calibri"/>
                <w:b/>
                <w:lang w:val="it-IT" w:eastAsia="it-IT"/>
              </w:rPr>
            </w:pPr>
            <w:r w:rsidRPr="006E2058">
              <w:rPr>
                <w:rFonts w:cs="Calibri"/>
                <w:b/>
              </w:rPr>
              <w:t>Error Code</w:t>
            </w:r>
          </w:p>
        </w:tc>
        <w:tc>
          <w:tcPr>
            <w:tcW w:w="5974" w:type="dxa"/>
            <w:tcBorders>
              <w:bottom w:val="nil"/>
            </w:tcBorders>
            <w:shd w:val="clear" w:color="auto" w:fill="D9D9D9" w:themeFill="background1" w:themeFillShade="D9"/>
            <w:vAlign w:val="center"/>
            <w:hideMark/>
          </w:tcPr>
          <w:p w14:paraId="3115884F" w14:textId="77777777" w:rsidR="00A45673" w:rsidRPr="006E2058" w:rsidRDefault="00A45673" w:rsidP="00567E47">
            <w:pPr>
              <w:spacing w:after="0"/>
              <w:jc w:val="center"/>
              <w:rPr>
                <w:rFonts w:cs="Calibri"/>
                <w:b/>
                <w:lang w:val="it-IT" w:eastAsia="it-IT"/>
              </w:rPr>
            </w:pPr>
            <w:r w:rsidRPr="006E2058">
              <w:rPr>
                <w:rFonts w:cs="Calibri"/>
                <w:b/>
              </w:rPr>
              <w:t>Error Description</w:t>
            </w:r>
          </w:p>
        </w:tc>
      </w:tr>
      <w:tr w:rsidR="00A45673" w:rsidRPr="006E2058" w14:paraId="708C2268" w14:textId="77777777" w:rsidTr="00E2061C">
        <w:tc>
          <w:tcPr>
            <w:tcW w:w="1615" w:type="dxa"/>
            <w:vAlign w:val="center"/>
          </w:tcPr>
          <w:p w14:paraId="047238D8" w14:textId="77777777" w:rsidR="00A45673" w:rsidRPr="006E2058" w:rsidRDefault="00A45673" w:rsidP="00567E47">
            <w:pPr>
              <w:spacing w:after="0"/>
              <w:jc w:val="center"/>
              <w:rPr>
                <w:rFonts w:cs="Calibri"/>
              </w:rPr>
            </w:pPr>
            <w:r w:rsidRPr="006E2058">
              <w:rPr>
                <w:rFonts w:cs="Calibri"/>
              </w:rPr>
              <w:t>500</w:t>
            </w:r>
          </w:p>
        </w:tc>
        <w:tc>
          <w:tcPr>
            <w:tcW w:w="1620" w:type="dxa"/>
            <w:vAlign w:val="center"/>
          </w:tcPr>
          <w:p w14:paraId="2CFB641A" w14:textId="77777777" w:rsidR="00A45673" w:rsidRPr="006E2058" w:rsidRDefault="00A45673" w:rsidP="00567E47">
            <w:pPr>
              <w:spacing w:after="0"/>
              <w:jc w:val="center"/>
              <w:rPr>
                <w:rFonts w:cs="Calibri"/>
              </w:rPr>
            </w:pPr>
            <w:r w:rsidRPr="006E2058">
              <w:rPr>
                <w:rFonts w:cs="Calibri"/>
              </w:rPr>
              <w:t>500</w:t>
            </w:r>
          </w:p>
        </w:tc>
        <w:tc>
          <w:tcPr>
            <w:tcW w:w="5974" w:type="dxa"/>
            <w:vAlign w:val="center"/>
          </w:tcPr>
          <w:p w14:paraId="433C04AC" w14:textId="77777777" w:rsidR="00A45673" w:rsidRPr="006E2058" w:rsidRDefault="00A45673" w:rsidP="00567E47">
            <w:pPr>
              <w:spacing w:after="0"/>
              <w:rPr>
                <w:rFonts w:cs="Calibri"/>
              </w:rPr>
            </w:pPr>
            <w:r w:rsidRPr="006E2058">
              <w:rPr>
                <w:rFonts w:cs="Calibri"/>
              </w:rPr>
              <w:t>Generic Error</w:t>
            </w:r>
          </w:p>
        </w:tc>
      </w:tr>
      <w:tr w:rsidR="00A45673" w:rsidRPr="006E2058" w14:paraId="1569489D" w14:textId="77777777" w:rsidTr="00E2061C">
        <w:tc>
          <w:tcPr>
            <w:tcW w:w="1615" w:type="dxa"/>
            <w:vAlign w:val="center"/>
          </w:tcPr>
          <w:p w14:paraId="4B10ED83" w14:textId="77777777" w:rsidR="00A45673" w:rsidRPr="006E2058" w:rsidRDefault="00A45673" w:rsidP="00567E47">
            <w:pPr>
              <w:spacing w:after="0"/>
              <w:jc w:val="center"/>
              <w:rPr>
                <w:rFonts w:cs="Calibri"/>
              </w:rPr>
            </w:pPr>
            <w:r w:rsidRPr="006E2058">
              <w:rPr>
                <w:rFonts w:cs="Calibri"/>
              </w:rPr>
              <w:t>401</w:t>
            </w:r>
          </w:p>
        </w:tc>
        <w:tc>
          <w:tcPr>
            <w:tcW w:w="1620" w:type="dxa"/>
            <w:vAlign w:val="center"/>
          </w:tcPr>
          <w:p w14:paraId="63748CA2" w14:textId="77777777" w:rsidR="00A45673" w:rsidRPr="006E2058" w:rsidRDefault="00A45673" w:rsidP="00567E47">
            <w:pPr>
              <w:spacing w:after="0"/>
              <w:jc w:val="center"/>
              <w:rPr>
                <w:rFonts w:cs="Calibri"/>
              </w:rPr>
            </w:pPr>
            <w:r w:rsidRPr="006E2058">
              <w:rPr>
                <w:rFonts w:cs="Calibri"/>
              </w:rPr>
              <w:t>401</w:t>
            </w:r>
          </w:p>
        </w:tc>
        <w:tc>
          <w:tcPr>
            <w:tcW w:w="5974" w:type="dxa"/>
            <w:vAlign w:val="center"/>
          </w:tcPr>
          <w:p w14:paraId="09441F16" w14:textId="77777777" w:rsidR="00A45673" w:rsidRPr="006E2058" w:rsidRDefault="00A45673" w:rsidP="00567E47">
            <w:pPr>
              <w:spacing w:after="0"/>
            </w:pPr>
            <w:r w:rsidRPr="006E2058">
              <w:rPr>
                <w:rFonts w:cs="Calibri"/>
              </w:rPr>
              <w:t xml:space="preserve">Unauthorized </w:t>
            </w:r>
            <w:r>
              <w:rPr>
                <w:rFonts w:cs="Calibri"/>
              </w:rPr>
              <w:t xml:space="preserve">/ </w:t>
            </w:r>
            <w:r w:rsidRPr="006E2058">
              <w:t xml:space="preserve">{Header Token} could be missing or expired </w:t>
            </w:r>
          </w:p>
        </w:tc>
      </w:tr>
      <w:tr w:rsidR="00A45673" w:rsidRPr="001F7F93" w14:paraId="5F86EDED" w14:textId="77777777" w:rsidTr="00E2061C">
        <w:tc>
          <w:tcPr>
            <w:tcW w:w="1615" w:type="dxa"/>
            <w:vAlign w:val="center"/>
          </w:tcPr>
          <w:p w14:paraId="03137CAA" w14:textId="77777777" w:rsidR="00A45673" w:rsidRPr="001F7F93" w:rsidRDefault="00A45673" w:rsidP="00567E47">
            <w:pPr>
              <w:spacing w:after="0"/>
              <w:jc w:val="center"/>
              <w:rPr>
                <w:rFonts w:cs="Calibri"/>
              </w:rPr>
            </w:pPr>
            <w:r w:rsidRPr="001F7F93">
              <w:rPr>
                <w:rFonts w:cs="Calibri"/>
              </w:rPr>
              <w:t>400</w:t>
            </w:r>
          </w:p>
        </w:tc>
        <w:tc>
          <w:tcPr>
            <w:tcW w:w="1620" w:type="dxa"/>
            <w:vAlign w:val="center"/>
          </w:tcPr>
          <w:p w14:paraId="1DA24021" w14:textId="77777777" w:rsidR="00A45673" w:rsidRPr="001F7F93" w:rsidRDefault="00A45673" w:rsidP="00567E47">
            <w:pPr>
              <w:spacing w:after="0"/>
              <w:jc w:val="center"/>
              <w:rPr>
                <w:rFonts w:cs="Calibri"/>
              </w:rPr>
            </w:pPr>
            <w:r w:rsidRPr="001F7F93">
              <w:rPr>
                <w:rFonts w:cs="Calibri"/>
              </w:rPr>
              <w:t>400</w:t>
            </w:r>
          </w:p>
        </w:tc>
        <w:tc>
          <w:tcPr>
            <w:tcW w:w="5974" w:type="dxa"/>
            <w:vAlign w:val="center"/>
          </w:tcPr>
          <w:p w14:paraId="7482F892" w14:textId="77777777" w:rsidR="00A45673" w:rsidRPr="001F7F93" w:rsidRDefault="00A45673" w:rsidP="00567E47">
            <w:pPr>
              <w:spacing w:after="0"/>
              <w:rPr>
                <w:rFonts w:cs="Calibri"/>
                <w:lang w:eastAsia="it-IT"/>
              </w:rPr>
            </w:pPr>
            <w:r w:rsidRPr="001F7F93">
              <w:rPr>
                <w:rFonts w:cs="Calibri"/>
              </w:rPr>
              <w:t>Bad request</w:t>
            </w:r>
          </w:p>
        </w:tc>
      </w:tr>
      <w:bookmarkEnd w:id="54"/>
    </w:tbl>
    <w:p w14:paraId="566284B9" w14:textId="77777777" w:rsidR="00A45673" w:rsidRPr="001F7F93" w:rsidRDefault="00A45673" w:rsidP="00A45673">
      <w:pPr>
        <w:rPr>
          <w:rFonts w:cs="Calibri"/>
        </w:rPr>
      </w:pPr>
    </w:p>
    <w:p w14:paraId="1C8A8F11" w14:textId="77777777" w:rsidR="00B66B72" w:rsidRDefault="00B66B72" w:rsidP="005F1DED">
      <w:pPr>
        <w:rPr>
          <w:b/>
          <w:bCs/>
        </w:rPr>
        <w:sectPr w:rsidR="00B66B72" w:rsidSect="00BF2259">
          <w:pgSz w:w="28800" w:h="24480" w:code="5"/>
          <w:pgMar w:top="1440" w:right="1440" w:bottom="1440" w:left="1440" w:header="720" w:footer="720" w:gutter="0"/>
          <w:cols w:num="2" w:space="720" w:equalWidth="0">
            <w:col w:w="15840" w:space="720"/>
            <w:col w:w="9360"/>
          </w:cols>
          <w:docGrid w:linePitch="360"/>
        </w:sectPr>
      </w:pPr>
    </w:p>
    <w:p w14:paraId="2723D68B" w14:textId="19F5BFFD" w:rsidR="00601A79" w:rsidRPr="00756457" w:rsidRDefault="00F60334" w:rsidP="003828BA">
      <w:pPr>
        <w:pStyle w:val="Heading2"/>
      </w:pPr>
      <w:bookmarkStart w:id="55" w:name="_Toc115182697"/>
      <w:bookmarkStart w:id="56" w:name="_Toc217890921"/>
      <w:r>
        <w:lastRenderedPageBreak/>
        <w:t>POST</w:t>
      </w:r>
      <w:r w:rsidR="003F7272">
        <w:t xml:space="preserve"> </w:t>
      </w:r>
      <w:r w:rsidR="00612FB1" w:rsidRPr="006E2058">
        <w:t>-</w:t>
      </w:r>
      <w:r w:rsidR="003F7272">
        <w:t xml:space="preserve"> </w:t>
      </w:r>
      <w:r w:rsidR="00612FB1" w:rsidRPr="006E2058">
        <w:t xml:space="preserve">KPI </w:t>
      </w:r>
      <w:bookmarkEnd w:id="55"/>
      <w:r w:rsidR="003E64A7">
        <w:t>DRILLDOWN</w:t>
      </w:r>
      <w:bookmarkEnd w:id="56"/>
    </w:p>
    <w:p w14:paraId="111E3C5D" w14:textId="77777777" w:rsidR="00756457" w:rsidRDefault="4B047ABB" w:rsidP="002E34A2">
      <w:pPr>
        <w:spacing w:after="240"/>
        <w:ind w:right="6120"/>
        <w:rPr>
          <w:rFonts w:cs="Calibri"/>
        </w:rPr>
      </w:pPr>
      <w:r w:rsidRPr="32F947D6">
        <w:rPr>
          <w:rFonts w:cs="Calibri"/>
        </w:rPr>
        <w:t>The KPI drilldown API is part of the AOT-SmartKPI-Middleware Microservice that is invoked and consumed by the UI. It is a POST call to the Smart KPI AOT server hosted at the backend to get the contributing and influencing KPI details (external IDs)</w:t>
      </w:r>
      <w:r w:rsidR="00977AD2">
        <w:rPr>
          <w:rFonts w:cs="Calibri"/>
        </w:rPr>
        <w:t xml:space="preserve"> which are displayed to the user </w:t>
      </w:r>
      <w:r w:rsidR="00B2386F">
        <w:rPr>
          <w:rFonts w:cs="Calibri"/>
        </w:rPr>
        <w:t>on clicking on the KPI tile</w:t>
      </w:r>
      <w:r w:rsidRPr="32F947D6">
        <w:rPr>
          <w:rFonts w:cs="Calibri"/>
        </w:rPr>
        <w:t xml:space="preserve">. </w:t>
      </w:r>
    </w:p>
    <w:p w14:paraId="364078DF" w14:textId="61E76F81" w:rsidR="00D51CA2" w:rsidRPr="00756457" w:rsidRDefault="00756457" w:rsidP="002E34A2">
      <w:pPr>
        <w:spacing w:after="240"/>
        <w:ind w:right="6120"/>
        <w:rPr>
          <w:rFonts w:cs="Calibri"/>
          <w:color w:val="000000"/>
        </w:rPr>
        <w:sectPr w:rsidR="00D51CA2" w:rsidRPr="00756457" w:rsidSect="00BF2259">
          <w:type w:val="nextColumn"/>
          <w:pgSz w:w="28800" w:h="24480"/>
          <w:pgMar w:top="1440" w:right="8640" w:bottom="1440" w:left="1440" w:header="720" w:footer="720" w:gutter="0"/>
          <w:cols w:space="720"/>
        </w:sectPr>
      </w:pPr>
      <w:r>
        <w:rPr>
          <w:rFonts w:cs="Calibri"/>
          <w:color w:val="000000" w:themeColor="text1"/>
        </w:rPr>
        <w:t>The drilldown</w:t>
      </w:r>
      <w:r w:rsidR="00B2386F">
        <w:rPr>
          <w:rFonts w:cs="Calibri"/>
          <w:color w:val="000000" w:themeColor="text1"/>
        </w:rPr>
        <w:t xml:space="preserve"> details</w:t>
      </w:r>
      <w:r>
        <w:rPr>
          <w:rFonts w:cs="Calibri"/>
          <w:color w:val="000000" w:themeColor="text1"/>
        </w:rPr>
        <w:t xml:space="preserve"> displayed to a user </w:t>
      </w:r>
      <w:r w:rsidR="003F7272">
        <w:rPr>
          <w:rFonts w:cs="Calibri"/>
          <w:color w:val="000000" w:themeColor="text1"/>
        </w:rPr>
        <w:t>are</w:t>
      </w:r>
      <w:r>
        <w:rPr>
          <w:rFonts w:cs="Calibri"/>
          <w:color w:val="000000" w:themeColor="text1"/>
        </w:rPr>
        <w:t xml:space="preserve"> based on the user’s role authorizations, which the Drilldown API fetches from a People Management API. For more information on how this API communicates with the People Management component, refer to the </w:t>
      </w:r>
      <w:hyperlink r:id="rId42" w:history="1">
        <w:r w:rsidR="003F7272">
          <w:rPr>
            <w:rStyle w:val="Hyperlink"/>
            <w:rFonts w:cs="Calibri"/>
          </w:rPr>
          <w:t>People Management Integration with Smart KPIs document</w:t>
        </w:r>
      </w:hyperlink>
      <w:r>
        <w:rPr>
          <w:rFonts w:cs="Calibri"/>
          <w:color w:val="000000" w:themeColor="text1"/>
        </w:rPr>
        <w:t xml:space="preserve">. </w:t>
      </w:r>
    </w:p>
    <w:p w14:paraId="28CD23A9" w14:textId="7A356145" w:rsidR="00DF2A4E" w:rsidRDefault="002E34A2" w:rsidP="009A1C44">
      <w:pPr>
        <w:pStyle w:val="Heading3"/>
      </w:pPr>
      <w:r>
        <w:t>Input</w:t>
      </w:r>
      <w:r w:rsidR="00E517CE">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B16D3A" w:rsidRPr="00B16D3A" w14:paraId="04D6A631"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C1E2CA" w14:textId="77777777" w:rsidR="00B16D3A" w:rsidRPr="00B16D3A" w:rsidRDefault="00B16D3A" w:rsidP="00B16D3A">
            <w:pPr>
              <w:spacing w:after="0" w:line="256" w:lineRule="auto"/>
              <w:rPr>
                <w:rFonts w:eastAsia="Calibri" w:cs="Calibri"/>
                <w:lang w:val="en-IN"/>
              </w:rPr>
            </w:pPr>
            <w:r w:rsidRPr="00B16D3A">
              <w:rPr>
                <w:rFonts w:eastAsia="Calibri" w:cs="Calibri"/>
                <w:b/>
                <w:lang w:val="en-IN"/>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26116F" w14:textId="77777777" w:rsidR="00B16D3A" w:rsidRPr="00B16D3A" w:rsidRDefault="00B16D3A" w:rsidP="00B16D3A">
            <w:pPr>
              <w:spacing w:after="0" w:line="256" w:lineRule="auto"/>
              <w:rPr>
                <w:rFonts w:eastAsia="Calibri" w:cs="Calibri"/>
                <w:lang w:val="en-IN"/>
              </w:rPr>
            </w:pPr>
            <w:r w:rsidRPr="00B16D3A">
              <w:rPr>
                <w:rFonts w:eastAsia="Calibri" w:cs="Calibri"/>
                <w:b/>
                <w:lang w:val="en-IN"/>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77B60E" w14:textId="77777777" w:rsidR="00B16D3A" w:rsidRPr="00B16D3A" w:rsidRDefault="00B16D3A" w:rsidP="00B16D3A">
            <w:pPr>
              <w:spacing w:after="0" w:line="256" w:lineRule="auto"/>
              <w:jc w:val="center"/>
              <w:rPr>
                <w:rFonts w:eastAsia="Calibri" w:cs="Calibri"/>
                <w:lang w:val="en-IN"/>
              </w:rPr>
            </w:pPr>
            <w:r w:rsidRPr="00B16D3A">
              <w:rPr>
                <w:rFonts w:eastAsia="Calibri" w:cs="Calibri"/>
                <w:b/>
                <w:kern w:val="0"/>
                <w:lang w:val="en-IN"/>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8FEBC4" w14:textId="77777777" w:rsidR="00B16D3A" w:rsidRPr="00B16D3A" w:rsidRDefault="00B16D3A" w:rsidP="00B16D3A">
            <w:pPr>
              <w:spacing w:after="0" w:line="256" w:lineRule="auto"/>
              <w:rPr>
                <w:rFonts w:eastAsia="Calibri" w:cs="Calibri"/>
                <w:b/>
                <w:lang w:val="en-IN"/>
              </w:rPr>
            </w:pPr>
            <w:r w:rsidRPr="00B16D3A">
              <w:rPr>
                <w:rFonts w:eastAsia="Calibri" w:cs="Calibri"/>
                <w:b/>
                <w:lang w:val="en-IN"/>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5465EB" w14:textId="77777777" w:rsidR="00B16D3A" w:rsidRPr="00B16D3A" w:rsidRDefault="00B16D3A" w:rsidP="00B16D3A">
            <w:pPr>
              <w:spacing w:after="0" w:line="256" w:lineRule="auto"/>
              <w:rPr>
                <w:rFonts w:eastAsia="Calibri" w:cs="Calibri"/>
                <w:lang w:val="en-IN"/>
              </w:rPr>
            </w:pPr>
            <w:r w:rsidRPr="00B16D3A">
              <w:rPr>
                <w:rFonts w:eastAsia="Calibri" w:cs="Calibri"/>
                <w:b/>
                <w:lang w:val="en-IN"/>
              </w:rPr>
              <w:t>Type</w:t>
            </w:r>
          </w:p>
        </w:tc>
      </w:tr>
      <w:tr w:rsidR="00B16D3A" w:rsidRPr="00B16D3A" w14:paraId="4058059F"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39B253A8" w14:textId="77777777" w:rsidR="00B16D3A" w:rsidRPr="00B16D3A" w:rsidRDefault="00B16D3A" w:rsidP="00B16D3A">
            <w:pPr>
              <w:spacing w:after="0" w:line="256" w:lineRule="auto"/>
              <w:rPr>
                <w:rFonts w:eastAsia="Calibri" w:cs="Calibri"/>
                <w:shd w:val="clear" w:color="auto" w:fill="FFFFFF"/>
                <w:lang w:val="en-IN"/>
              </w:rPr>
            </w:pPr>
            <w:r w:rsidRPr="00B16D3A">
              <w:rPr>
                <w:rFonts w:eastAsia="Calibri" w:cs="Calibri"/>
                <w:lang w:val="en-IN"/>
              </w:rPr>
              <w:t>Authorization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940342B" w14:textId="77777777" w:rsidR="00B16D3A" w:rsidRPr="00B16D3A" w:rsidRDefault="00B16D3A"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 token: "&lt;token value&gt;"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7F1E0AD1" w14:textId="77777777" w:rsidR="00B16D3A" w:rsidRPr="00B16D3A" w:rsidRDefault="00B16D3A" w:rsidP="00B16D3A">
            <w:pPr>
              <w:spacing w:after="0" w:line="256" w:lineRule="auto"/>
              <w:jc w:val="center"/>
              <w:rPr>
                <w:rFonts w:eastAsia="Calibri" w:cs="Calibri"/>
                <w:lang w:val="en-IN"/>
              </w:rPr>
            </w:pPr>
            <w:r w:rsidRPr="00B16D3A">
              <w:rPr>
                <w:rFonts w:eastAsia="Calibri" w:cs="Calibri"/>
                <w:lang w:val="en-IN"/>
              </w:rPr>
              <w:t>M-Public</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E91F2C8" w14:textId="77777777" w:rsidR="00B16D3A" w:rsidRPr="00B16D3A" w:rsidRDefault="00B16D3A" w:rsidP="00B16D3A">
            <w:pPr>
              <w:spacing w:after="0" w:line="256" w:lineRule="auto"/>
              <w:jc w:val="center"/>
              <w:rPr>
                <w:rFonts w:eastAsia="Calibri" w:cs="Calibri"/>
                <w:lang w:val="en-IN"/>
              </w:rPr>
            </w:pPr>
            <w:r w:rsidRPr="00B16D3A">
              <w:rPr>
                <w:rFonts w:eastAsia="Calibri" w:cs="Calibri"/>
                <w:lang w:val="en-IN"/>
              </w:rPr>
              <w:t>-</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01BAA11" w14:textId="77777777" w:rsidR="00B16D3A" w:rsidRPr="00B16D3A" w:rsidRDefault="00B16D3A" w:rsidP="00B16D3A">
            <w:pPr>
              <w:spacing w:after="0" w:line="256" w:lineRule="auto"/>
              <w:rPr>
                <w:rFonts w:eastAsia="Calibri" w:cs="Calibri"/>
                <w:lang w:val="en-IN"/>
              </w:rPr>
            </w:pPr>
            <w:r w:rsidRPr="00B16D3A">
              <w:rPr>
                <w:rFonts w:eastAsia="Calibri" w:cs="Calibri"/>
                <w:lang w:val="en-IN"/>
              </w:rPr>
              <w:t>String</w:t>
            </w:r>
          </w:p>
        </w:tc>
      </w:tr>
    </w:tbl>
    <w:p w14:paraId="4C5CB296" w14:textId="3F0239CB" w:rsidR="00E517CE" w:rsidRDefault="00E517CE" w:rsidP="00E517CE">
      <w:pPr>
        <w:pStyle w:val="Heading3"/>
      </w:pPr>
      <w:r>
        <w:t>Input Path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9C582E" w:rsidRPr="009C582E" w14:paraId="27B3AB58" w14:textId="77777777" w:rsidTr="009C582E">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7CB216" w14:textId="77777777" w:rsidR="009C582E" w:rsidRPr="009C582E" w:rsidRDefault="009C582E" w:rsidP="009C582E">
            <w:pPr>
              <w:spacing w:after="0" w:line="256" w:lineRule="auto"/>
              <w:rPr>
                <w:rFonts w:eastAsia="Calibri" w:cs="Calibri"/>
                <w:lang w:val="en-IN"/>
              </w:rPr>
            </w:pPr>
            <w:r w:rsidRPr="009C582E">
              <w:rPr>
                <w:rFonts w:eastAsia="Calibri" w:cs="Calibri"/>
                <w:b/>
                <w:lang w:val="en-IN"/>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C8DF6A" w14:textId="77777777" w:rsidR="009C582E" w:rsidRPr="009C582E" w:rsidRDefault="009C582E" w:rsidP="009C582E">
            <w:pPr>
              <w:spacing w:after="0" w:line="256" w:lineRule="auto"/>
              <w:rPr>
                <w:rFonts w:eastAsia="Calibri" w:cs="Calibri"/>
                <w:lang w:val="en-IN"/>
              </w:rPr>
            </w:pPr>
            <w:r w:rsidRPr="009C582E">
              <w:rPr>
                <w:rFonts w:eastAsia="Calibri" w:cs="Calibri"/>
                <w:b/>
                <w:lang w:val="en-IN"/>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2FD527" w14:textId="77777777" w:rsidR="009C582E" w:rsidRPr="009C582E" w:rsidRDefault="009C582E" w:rsidP="009C582E">
            <w:pPr>
              <w:spacing w:after="0" w:line="256" w:lineRule="auto"/>
              <w:jc w:val="center"/>
              <w:rPr>
                <w:rFonts w:eastAsia="Calibri" w:cs="Calibri"/>
                <w:lang w:val="en-IN"/>
              </w:rPr>
            </w:pPr>
            <w:r w:rsidRPr="009C582E">
              <w:rPr>
                <w:rFonts w:eastAsia="Calibri" w:cs="Calibri"/>
                <w:b/>
                <w:kern w:val="0"/>
                <w:lang w:val="en-IN"/>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11055F" w14:textId="77777777" w:rsidR="009C582E" w:rsidRPr="009C582E" w:rsidRDefault="009C582E" w:rsidP="009C582E">
            <w:pPr>
              <w:spacing w:after="0" w:line="256" w:lineRule="auto"/>
              <w:rPr>
                <w:rFonts w:eastAsia="Calibri" w:cs="Calibri"/>
                <w:b/>
                <w:lang w:val="en-IN"/>
              </w:rPr>
            </w:pPr>
            <w:r w:rsidRPr="009C582E">
              <w:rPr>
                <w:rFonts w:eastAsia="Calibri" w:cs="Calibri"/>
                <w:b/>
                <w:lang w:val="en-IN"/>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07DCEF" w14:textId="77777777" w:rsidR="009C582E" w:rsidRPr="009C582E" w:rsidRDefault="009C582E" w:rsidP="009C582E">
            <w:pPr>
              <w:spacing w:after="0" w:line="256" w:lineRule="auto"/>
              <w:rPr>
                <w:rFonts w:eastAsia="Calibri" w:cs="Calibri"/>
                <w:lang w:val="en-IN"/>
              </w:rPr>
            </w:pPr>
            <w:r w:rsidRPr="009C582E">
              <w:rPr>
                <w:rFonts w:eastAsia="Calibri" w:cs="Calibri"/>
                <w:b/>
                <w:lang w:val="en-IN"/>
              </w:rPr>
              <w:t>Type</w:t>
            </w:r>
          </w:p>
        </w:tc>
      </w:tr>
      <w:tr w:rsidR="009C582E" w:rsidRPr="009C582E" w14:paraId="2FDE4C63" w14:textId="77777777" w:rsidTr="009C582E">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2C125D0" w14:textId="77777777" w:rsidR="009C582E" w:rsidRPr="009C582E" w:rsidRDefault="009C582E" w:rsidP="009C582E">
            <w:pPr>
              <w:spacing w:after="0" w:line="256" w:lineRule="auto"/>
              <w:rPr>
                <w:rFonts w:eastAsia="Calibri" w:cs="Calibri"/>
                <w:lang w:val="en-IN"/>
              </w:rPr>
            </w:pPr>
            <w:r w:rsidRPr="009C582E">
              <w:rPr>
                <w:rFonts w:eastAsia="Calibri" w:cs="Calibri"/>
                <w:shd w:val="clear" w:color="auto" w:fill="FFFFFF"/>
                <w:lang w:val="en-IN"/>
              </w:rPr>
              <w:t>assetid</w:t>
            </w:r>
          </w:p>
        </w:tc>
        <w:tc>
          <w:tcPr>
            <w:tcW w:w="6236" w:type="dxa"/>
            <w:tcBorders>
              <w:top w:val="single" w:sz="4" w:space="0" w:color="auto"/>
              <w:left w:val="single" w:sz="4" w:space="0" w:color="auto"/>
              <w:bottom w:val="single" w:sz="4" w:space="0" w:color="auto"/>
              <w:right w:val="single" w:sz="4" w:space="0" w:color="auto"/>
            </w:tcBorders>
            <w:vAlign w:val="center"/>
            <w:hideMark/>
          </w:tcPr>
          <w:p w14:paraId="36D4640C"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The external ID of the KPI the asset is linked to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D0EDEC7" w14:textId="77777777" w:rsidR="009C582E" w:rsidRPr="009C582E" w:rsidRDefault="009C582E" w:rsidP="009C582E">
            <w:pPr>
              <w:spacing w:after="0" w:line="256" w:lineRule="auto"/>
              <w:jc w:val="center"/>
              <w:rPr>
                <w:rFonts w:eastAsia="Calibri" w:cs="Calibri"/>
                <w:lang w:val="en-IN"/>
              </w:rPr>
            </w:pPr>
            <w:r w:rsidRPr="009C582E">
              <w:rPr>
                <w:rFonts w:eastAsia="Calibri" w:cs="Calibri"/>
                <w:lang w:val="en-IN"/>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0E853789"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7B041F0"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String</w:t>
            </w:r>
          </w:p>
        </w:tc>
      </w:tr>
      <w:tr w:rsidR="009C582E" w:rsidRPr="009C582E" w14:paraId="5E75DB9E" w14:textId="77777777" w:rsidTr="009C582E">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7E252E47" w14:textId="77777777" w:rsidR="009C582E" w:rsidRPr="009C582E" w:rsidRDefault="009C582E" w:rsidP="009C582E">
            <w:pPr>
              <w:spacing w:after="0" w:line="256" w:lineRule="auto"/>
              <w:rPr>
                <w:rFonts w:eastAsia="Calibri" w:cs="Calibri"/>
                <w:lang w:val="en-IN"/>
              </w:rPr>
            </w:pPr>
            <w:r w:rsidRPr="009C582E">
              <w:rPr>
                <w:rFonts w:eastAsia="Calibri" w:cs="Calibri"/>
                <w:shd w:val="clear" w:color="auto" w:fill="FFFFFF"/>
                <w:lang w:val="en-IN"/>
              </w:rPr>
              <w:t>kpiname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736D6276"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UID of the KPI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6672EB2" w14:textId="77777777" w:rsidR="009C582E" w:rsidRPr="009C582E" w:rsidRDefault="009C582E" w:rsidP="009C582E">
            <w:pPr>
              <w:spacing w:after="0" w:line="256" w:lineRule="auto"/>
              <w:jc w:val="center"/>
              <w:rPr>
                <w:rFonts w:eastAsia="Calibri" w:cs="Calibri"/>
                <w:lang w:val="en-IN"/>
              </w:rPr>
            </w:pPr>
            <w:r w:rsidRPr="009C582E">
              <w:rPr>
                <w:rFonts w:eastAsia="Calibri" w:cs="Calibri"/>
                <w:lang w:val="en-IN"/>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7F7736CE"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1B7E7C5E"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String</w:t>
            </w:r>
          </w:p>
        </w:tc>
      </w:tr>
    </w:tbl>
    <w:p w14:paraId="2973D4FB" w14:textId="1153FCB0" w:rsidR="00E517CE" w:rsidRPr="00B16D3A" w:rsidRDefault="00E517CE" w:rsidP="00E517CE">
      <w:pPr>
        <w:pStyle w:val="Heading3"/>
      </w:pPr>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C604A0" w14:paraId="123EFE38"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B216DBE" w14:textId="77777777" w:rsidR="00C604A0" w:rsidRDefault="00C604A0">
            <w:pPr>
              <w:spacing w:after="0"/>
              <w:rPr>
                <w:rFonts w:cs="Calibri"/>
                <w:shd w:val="clear" w:color="auto" w:fill="FFFFFF"/>
              </w:rPr>
            </w:pPr>
            <w:r>
              <w:rPr>
                <w:rFonts w:cs="Calibri"/>
                <w:b/>
              </w:rPr>
              <w:t>Parameter</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C7BF0F6" w14:textId="77777777" w:rsidR="00C604A0" w:rsidRDefault="00C604A0">
            <w:pPr>
              <w:spacing w:after="0"/>
              <w:rPr>
                <w:rFonts w:cs="Calibri"/>
              </w:rPr>
            </w:pPr>
            <w:r>
              <w:rPr>
                <w:rFonts w:cs="Calibri"/>
                <w:b/>
              </w:rPr>
              <w:t>Description</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9D7C62B" w14:textId="77777777" w:rsidR="00C604A0" w:rsidRDefault="00E57503">
            <w:pPr>
              <w:spacing w:after="0"/>
              <w:jc w:val="center"/>
              <w:rPr>
                <w:rFonts w:cs="Calibri"/>
              </w:rPr>
            </w:pPr>
            <w:r>
              <w:rPr>
                <w:rFonts w:cs="Calibri"/>
                <w:b/>
                <w:kern w:val="0"/>
              </w:rPr>
              <w:t>M/O</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5DA06F6" w14:textId="77777777" w:rsidR="00C604A0" w:rsidRDefault="00C604A0">
            <w:pPr>
              <w:spacing w:after="0"/>
              <w:rPr>
                <w:rFonts w:cs="Calibri"/>
              </w:rPr>
            </w:pPr>
            <w:r>
              <w:rPr>
                <w:rFonts w:cs="Calibri"/>
                <w:b/>
              </w:rPr>
              <w:t>Max Length</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849CCB5" w14:textId="77777777" w:rsidR="00C604A0" w:rsidRDefault="00C604A0">
            <w:pPr>
              <w:spacing w:after="0"/>
              <w:rPr>
                <w:rFonts w:cs="Calibri"/>
              </w:rPr>
            </w:pPr>
            <w:r>
              <w:rPr>
                <w:rFonts w:cs="Calibri"/>
                <w:b/>
              </w:rPr>
              <w:t>Type</w:t>
            </w:r>
          </w:p>
        </w:tc>
      </w:tr>
      <w:tr w:rsidR="00C604A0" w14:paraId="0C3573E7"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15AB623E" w14:textId="77777777" w:rsidR="00C604A0" w:rsidRDefault="00C604A0">
            <w:pPr>
              <w:spacing w:after="0"/>
              <w:rPr>
                <w:rFonts w:cs="Calibri"/>
                <w:shd w:val="clear" w:color="auto" w:fill="FFFFFF"/>
              </w:rPr>
            </w:pPr>
            <w:r>
              <w:rPr>
                <w:rFonts w:cs="Calibri"/>
              </w:rPr>
              <w:t>startdate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6AE4AB54" w14:textId="77777777" w:rsidR="00C604A0" w:rsidRDefault="00C604A0">
            <w:pPr>
              <w:spacing w:after="0"/>
              <w:rPr>
                <w:rFonts w:cs="Calibri"/>
              </w:rPr>
            </w:pPr>
            <w:r>
              <w:rPr>
                <w:rFonts w:cs="Calibri"/>
              </w:rPr>
              <w:t xml:space="preserve">Start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618DA84E"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127E9CAB"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1E4D07EB" w14:textId="77777777" w:rsidR="00C604A0" w:rsidRDefault="00C604A0">
            <w:pPr>
              <w:spacing w:after="0"/>
              <w:rPr>
                <w:rFonts w:cs="Calibri"/>
              </w:rPr>
            </w:pPr>
            <w:r>
              <w:rPr>
                <w:rFonts w:cs="Calibri"/>
              </w:rPr>
              <w:t>String</w:t>
            </w:r>
          </w:p>
        </w:tc>
      </w:tr>
      <w:tr w:rsidR="00C604A0" w14:paraId="75B9A6B2"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79AC1ADD" w14:textId="77777777" w:rsidR="00C604A0" w:rsidRDefault="00C604A0">
            <w:pPr>
              <w:spacing w:after="0"/>
              <w:rPr>
                <w:rFonts w:cs="Calibri"/>
                <w:shd w:val="clear" w:color="auto" w:fill="FFFFFF"/>
              </w:rPr>
            </w:pPr>
            <w:r>
              <w:rPr>
                <w:rFonts w:cs="Calibri"/>
              </w:rPr>
              <w:t>enddate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5A8F8818" w14:textId="77777777" w:rsidR="00C604A0" w:rsidRDefault="00C604A0">
            <w:pPr>
              <w:spacing w:after="0"/>
              <w:rPr>
                <w:rFonts w:cs="Calibri"/>
              </w:rPr>
            </w:pPr>
            <w:r>
              <w:rPr>
                <w:rFonts w:cs="Calibri"/>
              </w:rPr>
              <w:t xml:space="preserve">End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F64EBA4"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6DB0D422"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33C70939" w14:textId="77777777" w:rsidR="00C604A0" w:rsidRDefault="00C604A0">
            <w:pPr>
              <w:spacing w:after="0"/>
              <w:rPr>
                <w:rFonts w:cs="Calibri"/>
              </w:rPr>
            </w:pPr>
            <w:r>
              <w:rPr>
                <w:rFonts w:cs="Calibri"/>
              </w:rPr>
              <w:t>String</w:t>
            </w:r>
          </w:p>
        </w:tc>
      </w:tr>
      <w:tr w:rsidR="00C604A0" w14:paraId="68AA2FA0"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6E3CF671" w14:textId="77777777" w:rsidR="00C604A0" w:rsidRDefault="00C604A0">
            <w:pPr>
              <w:spacing w:after="0"/>
              <w:rPr>
                <w:rFonts w:cs="Calibri"/>
              </w:rPr>
            </w:pPr>
            <w:r>
              <w:rPr>
                <w:rFonts w:cs="Calibri"/>
              </w:rPr>
              <w:t>calendarOption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33C74FF4" w14:textId="77777777" w:rsidR="00C604A0" w:rsidRDefault="00C604A0">
            <w:pPr>
              <w:spacing w:after="0"/>
              <w:rPr>
                <w:rFonts w:cs="Calibri"/>
                <w:color w:val="000000" w:themeColor="text1"/>
              </w:rPr>
            </w:pPr>
            <w:r>
              <w:rPr>
                <w:rFonts w:cs="Calibri"/>
              </w:rPr>
              <w:t>Available calendar Options (noselection, hours, day, weeks, monthly, quarterly, half-yearly, yearly, custom)</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05303B5"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0BC1F5D9"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B013710" w14:textId="77777777" w:rsidR="00C604A0" w:rsidRDefault="00C604A0">
            <w:pPr>
              <w:spacing w:after="0"/>
              <w:rPr>
                <w:rFonts w:cs="Calibri"/>
              </w:rPr>
            </w:pPr>
            <w:r>
              <w:rPr>
                <w:rFonts w:cs="Calibri"/>
              </w:rPr>
              <w:t>String</w:t>
            </w:r>
          </w:p>
        </w:tc>
      </w:tr>
    </w:tbl>
    <w:p w14:paraId="63F20160" w14:textId="46C1DD09" w:rsidR="0011072B" w:rsidRDefault="002E34A2" w:rsidP="009A1C44">
      <w:pPr>
        <w:pStyle w:val="Heading3"/>
      </w:pPr>
      <w:r>
        <w:t>Output</w:t>
      </w:r>
      <w:r w:rsidR="00BA121D">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847"/>
        <w:gridCol w:w="1395"/>
        <w:gridCol w:w="1207"/>
      </w:tblGrid>
      <w:tr w:rsidR="000D4C49" w14:paraId="55345DF7" w14:textId="77777777" w:rsidTr="009C582E">
        <w:trPr>
          <w:trHeight w:val="85"/>
          <w:tblHeader/>
        </w:trPr>
        <w:tc>
          <w:tcPr>
            <w:tcW w:w="2141" w:type="dxa"/>
            <w:shd w:val="clear" w:color="auto" w:fill="D9D9D9" w:themeFill="background1" w:themeFillShade="D9"/>
            <w:vAlign w:val="center"/>
            <w:hideMark/>
          </w:tcPr>
          <w:p w14:paraId="6A4CE082" w14:textId="77777777" w:rsidR="000D4C49" w:rsidRDefault="000D4C49">
            <w:pPr>
              <w:spacing w:after="0"/>
              <w:rPr>
                <w:rFonts w:cs="Calibri"/>
                <w:b/>
              </w:rPr>
            </w:pPr>
            <w:r>
              <w:rPr>
                <w:rFonts w:cs="Calibri"/>
                <w:b/>
              </w:rPr>
              <w:t>Parameter</w:t>
            </w:r>
          </w:p>
        </w:tc>
        <w:tc>
          <w:tcPr>
            <w:tcW w:w="7847" w:type="dxa"/>
            <w:shd w:val="clear" w:color="auto" w:fill="D9D9D9" w:themeFill="background1" w:themeFillShade="D9"/>
            <w:vAlign w:val="center"/>
            <w:hideMark/>
          </w:tcPr>
          <w:p w14:paraId="224DBB5D" w14:textId="77777777" w:rsidR="000D4C49" w:rsidRDefault="000D4C49">
            <w:pPr>
              <w:spacing w:after="0"/>
              <w:rPr>
                <w:rFonts w:cs="Calibri"/>
                <w:b/>
              </w:rPr>
            </w:pPr>
            <w:r>
              <w:rPr>
                <w:rFonts w:cs="Calibri"/>
                <w:b/>
              </w:rPr>
              <w:t>Description</w:t>
            </w:r>
          </w:p>
        </w:tc>
        <w:tc>
          <w:tcPr>
            <w:tcW w:w="1395" w:type="dxa"/>
            <w:shd w:val="clear" w:color="auto" w:fill="D9D9D9" w:themeFill="background1" w:themeFillShade="D9"/>
            <w:vAlign w:val="center"/>
            <w:hideMark/>
          </w:tcPr>
          <w:p w14:paraId="1B1993FD" w14:textId="77777777" w:rsidR="000D4C49" w:rsidRDefault="00E57503" w:rsidP="00E57503">
            <w:pPr>
              <w:spacing w:after="0"/>
              <w:jc w:val="center"/>
              <w:rPr>
                <w:rFonts w:cs="Calibri"/>
                <w:b/>
              </w:rPr>
            </w:pPr>
            <w:r>
              <w:rPr>
                <w:rFonts w:cs="Calibri"/>
                <w:b/>
                <w:kern w:val="0"/>
              </w:rPr>
              <w:t>M/O</w:t>
            </w:r>
          </w:p>
        </w:tc>
        <w:tc>
          <w:tcPr>
            <w:tcW w:w="1207" w:type="dxa"/>
            <w:shd w:val="clear" w:color="auto" w:fill="D9D9D9" w:themeFill="background1" w:themeFillShade="D9"/>
            <w:vAlign w:val="center"/>
            <w:hideMark/>
          </w:tcPr>
          <w:p w14:paraId="3F4F030A" w14:textId="77777777" w:rsidR="000D4C49" w:rsidRDefault="000D4C49">
            <w:pPr>
              <w:spacing w:after="0"/>
              <w:rPr>
                <w:rFonts w:cs="Calibri"/>
                <w:b/>
              </w:rPr>
            </w:pPr>
            <w:r>
              <w:rPr>
                <w:rFonts w:cs="Calibri"/>
                <w:b/>
              </w:rPr>
              <w:t>Type</w:t>
            </w:r>
          </w:p>
        </w:tc>
      </w:tr>
      <w:tr w:rsidR="000D4C49" w14:paraId="12146323" w14:textId="77777777" w:rsidTr="009C582E">
        <w:trPr>
          <w:trHeight w:val="85"/>
        </w:trPr>
        <w:tc>
          <w:tcPr>
            <w:tcW w:w="2141" w:type="dxa"/>
            <w:vAlign w:val="center"/>
            <w:hideMark/>
          </w:tcPr>
          <w:p w14:paraId="5505A392" w14:textId="77777777" w:rsidR="000D4C49" w:rsidRDefault="000D4C49">
            <w:pPr>
              <w:spacing w:after="0"/>
              <w:rPr>
                <w:rFonts w:cs="Calibri"/>
                <w:b/>
              </w:rPr>
            </w:pPr>
            <w:r>
              <w:rPr>
                <w:rFonts w:cs="Calibri"/>
                <w:shd w:val="clear" w:color="auto" w:fill="FFFFFF"/>
              </w:rPr>
              <w:t>Content-Type</w:t>
            </w:r>
          </w:p>
        </w:tc>
        <w:tc>
          <w:tcPr>
            <w:tcW w:w="7847" w:type="dxa"/>
            <w:vAlign w:val="center"/>
            <w:hideMark/>
          </w:tcPr>
          <w:p w14:paraId="546105E2" w14:textId="77777777" w:rsidR="000D4C49" w:rsidRDefault="000D4C49">
            <w:pPr>
              <w:spacing w:after="0"/>
              <w:rPr>
                <w:rFonts w:cs="Calibri"/>
                <w:b/>
              </w:rPr>
            </w:pPr>
            <w:r>
              <w:rPr>
                <w:rFonts w:cs="Calibri"/>
              </w:rPr>
              <w:t xml:space="preserve">Type of </w:t>
            </w:r>
            <w:proofErr w:type="gramStart"/>
            <w:r>
              <w:rPr>
                <w:rFonts w:cs="Calibri"/>
              </w:rPr>
              <w:t>the content</w:t>
            </w:r>
            <w:r>
              <w:t xml:space="preserve"> </w:t>
            </w:r>
            <w:r>
              <w:rPr>
                <w:rFonts w:cs="Calibri"/>
              </w:rPr>
              <w:t>It</w:t>
            </w:r>
            <w:proofErr w:type="gramEnd"/>
            <w:r>
              <w:rPr>
                <w:rFonts w:cs="Calibri"/>
              </w:rPr>
              <w:t xml:space="preserve"> could be application/json, text/html, application/xml, etc. It lets the receiving entity know how to interpret the data.</w:t>
            </w:r>
          </w:p>
        </w:tc>
        <w:tc>
          <w:tcPr>
            <w:tcW w:w="1395" w:type="dxa"/>
            <w:vAlign w:val="center"/>
            <w:hideMark/>
          </w:tcPr>
          <w:p w14:paraId="292B93E2" w14:textId="77777777" w:rsidR="000D4C49" w:rsidRDefault="000D4C49">
            <w:pPr>
              <w:spacing w:after="0"/>
              <w:jc w:val="center"/>
              <w:rPr>
                <w:rFonts w:cs="Calibri"/>
                <w:b/>
              </w:rPr>
            </w:pPr>
            <w:r>
              <w:rPr>
                <w:rFonts w:cs="Calibri"/>
              </w:rPr>
              <w:t>M-Public</w:t>
            </w:r>
          </w:p>
        </w:tc>
        <w:tc>
          <w:tcPr>
            <w:tcW w:w="1207" w:type="dxa"/>
            <w:vAlign w:val="center"/>
            <w:hideMark/>
          </w:tcPr>
          <w:p w14:paraId="07D50458" w14:textId="77777777" w:rsidR="000D4C49" w:rsidRDefault="000D4C49">
            <w:pPr>
              <w:spacing w:after="0"/>
              <w:rPr>
                <w:rFonts w:cs="Calibri"/>
                <w:b/>
              </w:rPr>
            </w:pPr>
            <w:r>
              <w:rPr>
                <w:rFonts w:cs="Calibri"/>
              </w:rPr>
              <w:t>255</w:t>
            </w:r>
          </w:p>
        </w:tc>
      </w:tr>
      <w:tr w:rsidR="000D4C49" w14:paraId="0A3566F4" w14:textId="77777777" w:rsidTr="009C582E">
        <w:trPr>
          <w:trHeight w:val="85"/>
        </w:trPr>
        <w:tc>
          <w:tcPr>
            <w:tcW w:w="2141" w:type="dxa"/>
            <w:vAlign w:val="center"/>
            <w:hideMark/>
          </w:tcPr>
          <w:p w14:paraId="332BEDEA" w14:textId="77777777" w:rsidR="000D4C49" w:rsidRDefault="000D4C49">
            <w:pPr>
              <w:spacing w:after="0"/>
              <w:rPr>
                <w:rFonts w:cs="Calibri"/>
              </w:rPr>
            </w:pPr>
            <w:r>
              <w:rPr>
                <w:rFonts w:cs="Calibri"/>
                <w:shd w:val="clear" w:color="auto" w:fill="FFFFFF"/>
              </w:rPr>
              <w:t>Content-Length</w:t>
            </w:r>
          </w:p>
        </w:tc>
        <w:tc>
          <w:tcPr>
            <w:tcW w:w="7847" w:type="dxa"/>
            <w:vAlign w:val="center"/>
            <w:hideMark/>
          </w:tcPr>
          <w:p w14:paraId="3752E653" w14:textId="00CA3AB4" w:rsidR="000D4C49" w:rsidRDefault="000D4C49">
            <w:pPr>
              <w:spacing w:after="0"/>
              <w:rPr>
                <w:rFonts w:cs="Calibri"/>
              </w:rPr>
            </w:pPr>
            <w:r>
              <w:rPr>
                <w:rFonts w:cs="Calibri"/>
              </w:rPr>
              <w:t>Length of the content</w:t>
            </w:r>
            <w:r w:rsidR="00072B87">
              <w:rPr>
                <w:rFonts w:cs="Calibri"/>
              </w:rPr>
              <w:t>.</w:t>
            </w:r>
            <w:r>
              <w:t xml:space="preserve"> </w:t>
            </w:r>
            <w:r>
              <w:rPr>
                <w:rFonts w:cs="Calibri"/>
              </w:rPr>
              <w:t>This is an HTTP header that indicates the size of the body data in bytes.  It's used to let the receiving entity know how much data to expect.</w:t>
            </w:r>
          </w:p>
        </w:tc>
        <w:tc>
          <w:tcPr>
            <w:tcW w:w="1395" w:type="dxa"/>
            <w:vAlign w:val="center"/>
            <w:hideMark/>
          </w:tcPr>
          <w:p w14:paraId="025AE076" w14:textId="77777777" w:rsidR="000D4C49" w:rsidRDefault="000D4C49">
            <w:pPr>
              <w:spacing w:after="0"/>
              <w:jc w:val="center"/>
              <w:rPr>
                <w:rFonts w:cs="Calibri"/>
              </w:rPr>
            </w:pPr>
            <w:r>
              <w:rPr>
                <w:rFonts w:cs="Calibri"/>
              </w:rPr>
              <w:t>O-Public</w:t>
            </w:r>
          </w:p>
        </w:tc>
        <w:tc>
          <w:tcPr>
            <w:tcW w:w="1207" w:type="dxa"/>
            <w:vAlign w:val="center"/>
            <w:hideMark/>
          </w:tcPr>
          <w:p w14:paraId="7361CE54" w14:textId="77777777" w:rsidR="000D4C49" w:rsidRDefault="000D4C49">
            <w:pPr>
              <w:spacing w:after="0"/>
              <w:rPr>
                <w:rFonts w:cs="Calibri"/>
              </w:rPr>
            </w:pPr>
            <w:r>
              <w:rPr>
                <w:rFonts w:cs="Calibri"/>
              </w:rPr>
              <w:t>255</w:t>
            </w:r>
          </w:p>
        </w:tc>
      </w:tr>
      <w:tr w:rsidR="000D4C49" w14:paraId="5C79B934" w14:textId="77777777" w:rsidTr="009C582E">
        <w:trPr>
          <w:trHeight w:val="85"/>
        </w:trPr>
        <w:tc>
          <w:tcPr>
            <w:tcW w:w="2141" w:type="dxa"/>
            <w:vAlign w:val="center"/>
            <w:hideMark/>
          </w:tcPr>
          <w:p w14:paraId="3DBB618D" w14:textId="77777777" w:rsidR="000D4C49" w:rsidRDefault="000D4C49">
            <w:pPr>
              <w:spacing w:after="0"/>
              <w:rPr>
                <w:rFonts w:cs="Calibri"/>
                <w:shd w:val="clear" w:color="auto" w:fill="FFFFFF"/>
              </w:rPr>
            </w:pPr>
            <w:r>
              <w:rPr>
                <w:rFonts w:cs="Calibri"/>
                <w:shd w:val="clear" w:color="auto" w:fill="FFFFFF"/>
              </w:rPr>
              <w:t xml:space="preserve">date </w:t>
            </w:r>
          </w:p>
        </w:tc>
        <w:tc>
          <w:tcPr>
            <w:tcW w:w="7847" w:type="dxa"/>
            <w:vAlign w:val="center"/>
            <w:hideMark/>
          </w:tcPr>
          <w:p w14:paraId="589A3FEE" w14:textId="77777777" w:rsidR="000D4C49" w:rsidRDefault="000D4C49">
            <w:pPr>
              <w:spacing w:after="0"/>
              <w:rPr>
                <w:rFonts w:cs="Calibri"/>
              </w:rPr>
            </w:pPr>
            <w:r>
              <w:rPr>
                <w:rFonts w:cs="Calibri"/>
              </w:rPr>
              <w:t xml:space="preserve">Date of operation execution </w:t>
            </w:r>
          </w:p>
        </w:tc>
        <w:tc>
          <w:tcPr>
            <w:tcW w:w="1395" w:type="dxa"/>
            <w:vAlign w:val="center"/>
            <w:hideMark/>
          </w:tcPr>
          <w:p w14:paraId="309361E8" w14:textId="77777777" w:rsidR="000D4C49" w:rsidRDefault="000D4C49">
            <w:pPr>
              <w:spacing w:after="0"/>
              <w:jc w:val="center"/>
              <w:rPr>
                <w:rFonts w:cs="Calibri"/>
              </w:rPr>
            </w:pPr>
            <w:r>
              <w:rPr>
                <w:rFonts w:cs="Calibri"/>
              </w:rPr>
              <w:t>O-Public</w:t>
            </w:r>
          </w:p>
        </w:tc>
        <w:tc>
          <w:tcPr>
            <w:tcW w:w="1207" w:type="dxa"/>
            <w:vAlign w:val="center"/>
            <w:hideMark/>
          </w:tcPr>
          <w:p w14:paraId="211FCFF5" w14:textId="77777777" w:rsidR="000D4C49" w:rsidRDefault="000D4C49">
            <w:pPr>
              <w:spacing w:after="0"/>
              <w:rPr>
                <w:rFonts w:cs="Calibri"/>
              </w:rPr>
            </w:pPr>
            <w:r>
              <w:rPr>
                <w:rFonts w:cs="Calibri"/>
              </w:rPr>
              <w:t>255</w:t>
            </w:r>
          </w:p>
        </w:tc>
      </w:tr>
      <w:tr w:rsidR="000D4C49" w14:paraId="31FFDE43" w14:textId="77777777" w:rsidTr="009C582E">
        <w:trPr>
          <w:trHeight w:val="85"/>
        </w:trPr>
        <w:tc>
          <w:tcPr>
            <w:tcW w:w="2141" w:type="dxa"/>
            <w:vAlign w:val="center"/>
            <w:hideMark/>
          </w:tcPr>
          <w:p w14:paraId="44C2D981" w14:textId="77777777" w:rsidR="000D4C49" w:rsidRDefault="000D4C49">
            <w:pPr>
              <w:spacing w:after="0"/>
              <w:rPr>
                <w:rFonts w:cs="Calibri"/>
                <w:shd w:val="clear" w:color="auto" w:fill="FFFFFF"/>
              </w:rPr>
            </w:pPr>
            <w:r>
              <w:rPr>
                <w:rFonts w:cs="Calibri"/>
                <w:shd w:val="clear" w:color="auto" w:fill="FFFFFF"/>
              </w:rPr>
              <w:t>ocp-apim-apiid</w:t>
            </w:r>
          </w:p>
        </w:tc>
        <w:tc>
          <w:tcPr>
            <w:tcW w:w="7847" w:type="dxa"/>
            <w:vAlign w:val="center"/>
            <w:hideMark/>
          </w:tcPr>
          <w:p w14:paraId="021F0CFF" w14:textId="0BCC34C2" w:rsidR="000D4C49" w:rsidRDefault="000D4C49">
            <w:pPr>
              <w:spacing w:after="0"/>
              <w:rPr>
                <w:rFonts w:cs="Calibri"/>
              </w:rPr>
            </w:pPr>
            <w:r>
              <w:rPr>
                <w:rFonts w:cs="Calibri"/>
              </w:rPr>
              <w:t>This field holds the unique identifier of the API in A</w:t>
            </w:r>
            <w:r w:rsidR="000A065C">
              <w:rPr>
                <w:rFonts w:cs="Calibri"/>
              </w:rPr>
              <w:t>WS</w:t>
            </w:r>
            <w:r>
              <w:rPr>
                <w:rFonts w:cs="Calibri"/>
              </w:rPr>
              <w:t xml:space="preserve"> API </w:t>
            </w:r>
            <w:r w:rsidR="00315EEF">
              <w:rPr>
                <w:rFonts w:cs="Calibri"/>
              </w:rPr>
              <w:t>Gateway</w:t>
            </w:r>
            <w:r>
              <w:rPr>
                <w:rFonts w:cs="Calibri"/>
              </w:rPr>
              <w:t>. This identifier is used within the API</w:t>
            </w:r>
            <w:r w:rsidR="00315EEF">
              <w:rPr>
                <w:rFonts w:cs="Calibri"/>
              </w:rPr>
              <w:t xml:space="preserve"> Gateway</w:t>
            </w:r>
            <w:r>
              <w:rPr>
                <w:rFonts w:cs="Calibri"/>
              </w:rPr>
              <w:t xml:space="preserve"> instance to distinguish between different APIs.</w:t>
            </w:r>
          </w:p>
        </w:tc>
        <w:tc>
          <w:tcPr>
            <w:tcW w:w="1395" w:type="dxa"/>
            <w:vAlign w:val="center"/>
            <w:hideMark/>
          </w:tcPr>
          <w:p w14:paraId="7C425206" w14:textId="77777777" w:rsidR="000D4C49" w:rsidRDefault="000D4C49">
            <w:pPr>
              <w:spacing w:after="0"/>
              <w:jc w:val="center"/>
              <w:rPr>
                <w:rFonts w:cs="Calibri"/>
              </w:rPr>
            </w:pPr>
            <w:r>
              <w:rPr>
                <w:rFonts w:cs="Calibri"/>
              </w:rPr>
              <w:t>O-Public</w:t>
            </w:r>
          </w:p>
        </w:tc>
        <w:tc>
          <w:tcPr>
            <w:tcW w:w="1207" w:type="dxa"/>
            <w:vAlign w:val="center"/>
            <w:hideMark/>
          </w:tcPr>
          <w:p w14:paraId="1751A3A6" w14:textId="77777777" w:rsidR="000D4C49" w:rsidRDefault="000D4C49">
            <w:pPr>
              <w:spacing w:after="0"/>
              <w:rPr>
                <w:rFonts w:cs="Calibri"/>
              </w:rPr>
            </w:pPr>
            <w:r>
              <w:rPr>
                <w:rFonts w:cs="Calibri"/>
              </w:rPr>
              <w:t>255</w:t>
            </w:r>
          </w:p>
        </w:tc>
      </w:tr>
      <w:tr w:rsidR="000D4C49" w14:paraId="23E183D7" w14:textId="77777777" w:rsidTr="009C582E">
        <w:trPr>
          <w:trHeight w:val="85"/>
        </w:trPr>
        <w:tc>
          <w:tcPr>
            <w:tcW w:w="2141" w:type="dxa"/>
            <w:vAlign w:val="center"/>
            <w:hideMark/>
          </w:tcPr>
          <w:p w14:paraId="3FFE8AB4" w14:textId="77777777" w:rsidR="000D4C49" w:rsidRDefault="000D4C49">
            <w:pPr>
              <w:spacing w:after="0"/>
              <w:rPr>
                <w:rFonts w:cs="Calibri"/>
                <w:shd w:val="clear" w:color="auto" w:fill="FFFFFF"/>
              </w:rPr>
            </w:pPr>
            <w:r>
              <w:rPr>
                <w:rFonts w:cs="Calibri"/>
                <w:shd w:val="clear" w:color="auto" w:fill="FFFFFF"/>
              </w:rPr>
              <w:t>ocp-apim-operationid</w:t>
            </w:r>
          </w:p>
        </w:tc>
        <w:tc>
          <w:tcPr>
            <w:tcW w:w="7847" w:type="dxa"/>
            <w:vAlign w:val="center"/>
            <w:hideMark/>
          </w:tcPr>
          <w:p w14:paraId="231BF77B" w14:textId="2731D99F" w:rsidR="000D4C49" w:rsidRDefault="000D4C49">
            <w:pPr>
              <w:spacing w:after="0"/>
              <w:rPr>
                <w:rFonts w:cs="Calibri"/>
              </w:rPr>
            </w:pPr>
            <w:r>
              <w:rPr>
                <w:rFonts w:cs="Calibri"/>
              </w:rPr>
              <w:t>This field contains the unique identifier for a particular operation within an API in API</w:t>
            </w:r>
            <w:r w:rsidR="00062DD1">
              <w:rPr>
                <w:rFonts w:cs="Calibri"/>
              </w:rPr>
              <w:t xml:space="preserve"> Gateway</w:t>
            </w:r>
            <w:r>
              <w:rPr>
                <w:rFonts w:cs="Calibri"/>
              </w:rPr>
              <w:t>. This helps in tracing the specific operation or method that was invoked.</w:t>
            </w:r>
          </w:p>
        </w:tc>
        <w:tc>
          <w:tcPr>
            <w:tcW w:w="1395" w:type="dxa"/>
            <w:vAlign w:val="center"/>
            <w:hideMark/>
          </w:tcPr>
          <w:p w14:paraId="02F1E63B" w14:textId="77777777" w:rsidR="000D4C49" w:rsidRDefault="000D4C49">
            <w:pPr>
              <w:spacing w:after="0"/>
              <w:jc w:val="center"/>
              <w:rPr>
                <w:rFonts w:cs="Calibri"/>
              </w:rPr>
            </w:pPr>
            <w:r>
              <w:rPr>
                <w:rFonts w:cs="Calibri"/>
              </w:rPr>
              <w:t>O-Public</w:t>
            </w:r>
          </w:p>
        </w:tc>
        <w:tc>
          <w:tcPr>
            <w:tcW w:w="1207" w:type="dxa"/>
            <w:vAlign w:val="center"/>
            <w:hideMark/>
          </w:tcPr>
          <w:p w14:paraId="151A0FEC" w14:textId="77777777" w:rsidR="000D4C49" w:rsidRDefault="000D4C49">
            <w:pPr>
              <w:spacing w:after="0"/>
              <w:rPr>
                <w:rFonts w:cs="Calibri"/>
              </w:rPr>
            </w:pPr>
            <w:r>
              <w:rPr>
                <w:rFonts w:cs="Calibri"/>
              </w:rPr>
              <w:t>255</w:t>
            </w:r>
          </w:p>
        </w:tc>
      </w:tr>
      <w:tr w:rsidR="000D4C49" w14:paraId="4DD1FABF" w14:textId="77777777" w:rsidTr="009C582E">
        <w:trPr>
          <w:trHeight w:val="85"/>
        </w:trPr>
        <w:tc>
          <w:tcPr>
            <w:tcW w:w="2141" w:type="dxa"/>
            <w:vAlign w:val="center"/>
            <w:hideMark/>
          </w:tcPr>
          <w:p w14:paraId="1D8B94F1" w14:textId="77777777" w:rsidR="000D4C49" w:rsidRDefault="000D4C49">
            <w:pPr>
              <w:spacing w:after="0"/>
              <w:rPr>
                <w:rFonts w:cs="Calibri"/>
                <w:shd w:val="clear" w:color="auto" w:fill="FFFFFF"/>
              </w:rPr>
            </w:pPr>
            <w:r>
              <w:rPr>
                <w:rFonts w:cs="Calibri"/>
                <w:shd w:val="clear" w:color="auto" w:fill="FFFFFF"/>
              </w:rPr>
              <w:t>ocp-apim-productid</w:t>
            </w:r>
          </w:p>
        </w:tc>
        <w:tc>
          <w:tcPr>
            <w:tcW w:w="7847" w:type="dxa"/>
            <w:vAlign w:val="center"/>
            <w:hideMark/>
          </w:tcPr>
          <w:p w14:paraId="0EDDA01F" w14:textId="77777777" w:rsidR="000D4C49" w:rsidRDefault="000D4C49">
            <w:pPr>
              <w:spacing w:after="0"/>
              <w:rPr>
                <w:rFonts w:cs="Calibri"/>
              </w:rPr>
            </w:pPr>
            <w:r>
              <w:rPr>
                <w:rFonts w:cs="Calibri"/>
              </w:rPr>
              <w:t xml:space="preserve">Contains the product ID of the API it is tagged </w:t>
            </w:r>
          </w:p>
        </w:tc>
        <w:tc>
          <w:tcPr>
            <w:tcW w:w="1395" w:type="dxa"/>
            <w:vAlign w:val="center"/>
            <w:hideMark/>
          </w:tcPr>
          <w:p w14:paraId="67546C13" w14:textId="77777777" w:rsidR="000D4C49" w:rsidRDefault="000D4C49">
            <w:pPr>
              <w:spacing w:after="0"/>
              <w:jc w:val="center"/>
              <w:rPr>
                <w:rFonts w:cs="Calibri"/>
              </w:rPr>
            </w:pPr>
            <w:r>
              <w:rPr>
                <w:rFonts w:cs="Calibri"/>
              </w:rPr>
              <w:t>O-Public</w:t>
            </w:r>
          </w:p>
        </w:tc>
        <w:tc>
          <w:tcPr>
            <w:tcW w:w="1207" w:type="dxa"/>
            <w:vAlign w:val="center"/>
            <w:hideMark/>
          </w:tcPr>
          <w:p w14:paraId="2CC2F231" w14:textId="77777777" w:rsidR="000D4C49" w:rsidRDefault="000D4C49">
            <w:pPr>
              <w:spacing w:after="0"/>
              <w:rPr>
                <w:rFonts w:cs="Calibri"/>
              </w:rPr>
            </w:pPr>
            <w:r>
              <w:rPr>
                <w:rFonts w:cs="Calibri"/>
              </w:rPr>
              <w:t>255</w:t>
            </w:r>
          </w:p>
        </w:tc>
      </w:tr>
      <w:tr w:rsidR="000D4C49" w14:paraId="7B473FE7" w14:textId="77777777" w:rsidTr="009C582E">
        <w:trPr>
          <w:trHeight w:val="85"/>
        </w:trPr>
        <w:tc>
          <w:tcPr>
            <w:tcW w:w="2141" w:type="dxa"/>
            <w:vAlign w:val="center"/>
            <w:hideMark/>
          </w:tcPr>
          <w:p w14:paraId="0B8D4D07" w14:textId="77777777" w:rsidR="000D4C49" w:rsidRDefault="000D4C49">
            <w:pPr>
              <w:spacing w:after="0"/>
              <w:rPr>
                <w:rFonts w:cs="Calibri"/>
                <w:shd w:val="clear" w:color="auto" w:fill="FFFFFF"/>
              </w:rPr>
            </w:pPr>
            <w:r>
              <w:rPr>
                <w:rFonts w:cs="Calibri"/>
                <w:shd w:val="clear" w:color="auto" w:fill="FFFFFF"/>
              </w:rPr>
              <w:t>ocp-apim-subscriptionid</w:t>
            </w:r>
          </w:p>
        </w:tc>
        <w:tc>
          <w:tcPr>
            <w:tcW w:w="7847" w:type="dxa"/>
            <w:vAlign w:val="center"/>
            <w:hideMark/>
          </w:tcPr>
          <w:p w14:paraId="46D0BEA3" w14:textId="68F08252" w:rsidR="000D4C49" w:rsidRDefault="000D4C49">
            <w:pPr>
              <w:spacing w:after="0"/>
              <w:rPr>
                <w:rFonts w:cs="Calibri"/>
              </w:rPr>
            </w:pPr>
            <w:r>
              <w:rPr>
                <w:rFonts w:cs="Calibri"/>
              </w:rPr>
              <w:t>Contains the subscription ID of the API</w:t>
            </w:r>
            <w:r w:rsidR="00062DD1">
              <w:rPr>
                <w:rFonts w:cs="Calibri"/>
              </w:rPr>
              <w:t xml:space="preserve"> Gateway</w:t>
            </w:r>
            <w:r>
              <w:rPr>
                <w:rFonts w:cs="Calibri"/>
              </w:rPr>
              <w:t xml:space="preserve"> instance</w:t>
            </w:r>
          </w:p>
        </w:tc>
        <w:tc>
          <w:tcPr>
            <w:tcW w:w="1395" w:type="dxa"/>
            <w:vAlign w:val="center"/>
            <w:hideMark/>
          </w:tcPr>
          <w:p w14:paraId="512E5CCA" w14:textId="77777777" w:rsidR="000D4C49" w:rsidRDefault="000D4C49">
            <w:pPr>
              <w:spacing w:after="0"/>
              <w:jc w:val="center"/>
              <w:rPr>
                <w:rFonts w:cs="Calibri"/>
              </w:rPr>
            </w:pPr>
            <w:r>
              <w:rPr>
                <w:rFonts w:cs="Calibri"/>
              </w:rPr>
              <w:t>O-Public</w:t>
            </w:r>
          </w:p>
        </w:tc>
        <w:tc>
          <w:tcPr>
            <w:tcW w:w="1207" w:type="dxa"/>
            <w:vAlign w:val="center"/>
            <w:hideMark/>
          </w:tcPr>
          <w:p w14:paraId="7AAA8899" w14:textId="77777777" w:rsidR="000D4C49" w:rsidRDefault="000D4C49">
            <w:pPr>
              <w:spacing w:after="0"/>
              <w:rPr>
                <w:rFonts w:cs="Calibri"/>
              </w:rPr>
            </w:pPr>
            <w:r>
              <w:rPr>
                <w:rFonts w:cs="Calibri"/>
              </w:rPr>
              <w:t>255</w:t>
            </w:r>
          </w:p>
        </w:tc>
      </w:tr>
      <w:tr w:rsidR="000D4C49" w14:paraId="1C961CBE" w14:textId="77777777" w:rsidTr="009C582E">
        <w:trPr>
          <w:trHeight w:val="85"/>
        </w:trPr>
        <w:tc>
          <w:tcPr>
            <w:tcW w:w="2141" w:type="dxa"/>
            <w:vAlign w:val="center"/>
            <w:hideMark/>
          </w:tcPr>
          <w:p w14:paraId="776B7787" w14:textId="77777777" w:rsidR="000D4C49" w:rsidRDefault="000D4C49">
            <w:pPr>
              <w:spacing w:after="0"/>
              <w:rPr>
                <w:rFonts w:cs="Calibri"/>
                <w:shd w:val="clear" w:color="auto" w:fill="FFFFFF"/>
              </w:rPr>
            </w:pPr>
            <w:r>
              <w:rPr>
                <w:rFonts w:cs="Calibri"/>
                <w:shd w:val="clear" w:color="auto" w:fill="FFFFFF"/>
              </w:rPr>
              <w:t>ocp-apim-trace-location</w:t>
            </w:r>
          </w:p>
        </w:tc>
        <w:tc>
          <w:tcPr>
            <w:tcW w:w="7847" w:type="dxa"/>
            <w:vAlign w:val="center"/>
            <w:hideMark/>
          </w:tcPr>
          <w:p w14:paraId="70D5648F" w14:textId="77777777" w:rsidR="000D4C49" w:rsidRDefault="000D4C49">
            <w:pPr>
              <w:spacing w:after="0"/>
              <w:rPr>
                <w:rFonts w:cs="Calibri"/>
              </w:rPr>
            </w:pPr>
            <w:r>
              <w:rPr>
                <w:rFonts w:cs="Calibri"/>
              </w:rPr>
              <w:t xml:space="preserve">Contains the URL to trace the output </w:t>
            </w:r>
          </w:p>
        </w:tc>
        <w:tc>
          <w:tcPr>
            <w:tcW w:w="1395" w:type="dxa"/>
            <w:vAlign w:val="center"/>
            <w:hideMark/>
          </w:tcPr>
          <w:p w14:paraId="457FBF28" w14:textId="77777777" w:rsidR="000D4C49" w:rsidRDefault="000D4C49">
            <w:pPr>
              <w:spacing w:after="0"/>
              <w:jc w:val="center"/>
              <w:rPr>
                <w:rFonts w:cs="Calibri"/>
              </w:rPr>
            </w:pPr>
            <w:r>
              <w:rPr>
                <w:rFonts w:cs="Calibri"/>
              </w:rPr>
              <w:t>O-Public</w:t>
            </w:r>
          </w:p>
        </w:tc>
        <w:tc>
          <w:tcPr>
            <w:tcW w:w="1207" w:type="dxa"/>
            <w:vAlign w:val="center"/>
            <w:hideMark/>
          </w:tcPr>
          <w:p w14:paraId="50D52916" w14:textId="77777777" w:rsidR="000D4C49" w:rsidRDefault="000D4C49">
            <w:pPr>
              <w:spacing w:after="0"/>
              <w:rPr>
                <w:rFonts w:cs="Calibri"/>
              </w:rPr>
            </w:pPr>
            <w:r>
              <w:rPr>
                <w:rFonts w:cs="Calibri"/>
              </w:rPr>
              <w:t>255</w:t>
            </w:r>
          </w:p>
        </w:tc>
      </w:tr>
    </w:tbl>
    <w:p w14:paraId="01ECF94A" w14:textId="7453F9A4" w:rsidR="00BA121D" w:rsidRDefault="00BA121D" w:rsidP="00BA121D">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847"/>
        <w:gridCol w:w="1395"/>
        <w:gridCol w:w="1207"/>
      </w:tblGrid>
      <w:tr w:rsidR="0085471E" w14:paraId="4CDE03AB" w14:textId="77777777" w:rsidTr="009C582E">
        <w:trPr>
          <w:trHeight w:val="85"/>
        </w:trPr>
        <w:tc>
          <w:tcPr>
            <w:tcW w:w="2141" w:type="dxa"/>
            <w:shd w:val="clear" w:color="auto" w:fill="D9D9D9" w:themeFill="background1" w:themeFillShade="D9"/>
            <w:vAlign w:val="center"/>
            <w:hideMark/>
          </w:tcPr>
          <w:p w14:paraId="244F8BF7" w14:textId="77777777" w:rsidR="0085471E" w:rsidRDefault="0085471E">
            <w:pPr>
              <w:spacing w:before="60" w:after="0"/>
              <w:rPr>
                <w:rFonts w:cs="Calibri"/>
                <w:b/>
              </w:rPr>
            </w:pPr>
            <w:r>
              <w:rPr>
                <w:rFonts w:cs="Calibri"/>
                <w:b/>
              </w:rPr>
              <w:t>Parameter</w:t>
            </w:r>
          </w:p>
        </w:tc>
        <w:tc>
          <w:tcPr>
            <w:tcW w:w="7847" w:type="dxa"/>
            <w:shd w:val="clear" w:color="auto" w:fill="D9D9D9" w:themeFill="background1" w:themeFillShade="D9"/>
            <w:vAlign w:val="center"/>
            <w:hideMark/>
          </w:tcPr>
          <w:p w14:paraId="1AB93C81" w14:textId="77777777" w:rsidR="0085471E" w:rsidRDefault="0085471E">
            <w:pPr>
              <w:spacing w:before="60" w:after="0"/>
              <w:rPr>
                <w:rFonts w:cs="Calibri"/>
                <w:b/>
              </w:rPr>
            </w:pPr>
            <w:r>
              <w:rPr>
                <w:rFonts w:cs="Calibri"/>
                <w:b/>
              </w:rPr>
              <w:t>Description</w:t>
            </w:r>
          </w:p>
        </w:tc>
        <w:tc>
          <w:tcPr>
            <w:tcW w:w="1395" w:type="dxa"/>
            <w:shd w:val="clear" w:color="auto" w:fill="D9D9D9" w:themeFill="background1" w:themeFillShade="D9"/>
            <w:vAlign w:val="center"/>
            <w:hideMark/>
          </w:tcPr>
          <w:p w14:paraId="4F52D610" w14:textId="77777777" w:rsidR="0085471E" w:rsidRDefault="00E57503" w:rsidP="00E57503">
            <w:pPr>
              <w:spacing w:before="60" w:after="0"/>
              <w:jc w:val="center"/>
              <w:rPr>
                <w:rFonts w:cs="Calibri"/>
                <w:b/>
              </w:rPr>
            </w:pPr>
            <w:r>
              <w:rPr>
                <w:rFonts w:cs="Calibri"/>
                <w:b/>
                <w:kern w:val="0"/>
              </w:rPr>
              <w:t>M/O</w:t>
            </w:r>
          </w:p>
        </w:tc>
        <w:tc>
          <w:tcPr>
            <w:tcW w:w="1207" w:type="dxa"/>
            <w:shd w:val="clear" w:color="auto" w:fill="D9D9D9" w:themeFill="background1" w:themeFillShade="D9"/>
            <w:vAlign w:val="center"/>
            <w:hideMark/>
          </w:tcPr>
          <w:p w14:paraId="37EAFC4E" w14:textId="77777777" w:rsidR="0085471E" w:rsidRDefault="0085471E">
            <w:pPr>
              <w:spacing w:before="60" w:after="0"/>
              <w:rPr>
                <w:rFonts w:cs="Calibri"/>
                <w:b/>
              </w:rPr>
            </w:pPr>
            <w:r>
              <w:rPr>
                <w:rFonts w:cs="Calibri"/>
                <w:b/>
              </w:rPr>
              <w:t>Type</w:t>
            </w:r>
          </w:p>
        </w:tc>
      </w:tr>
      <w:tr w:rsidR="0085471E" w14:paraId="20B7CE8F" w14:textId="77777777" w:rsidTr="009C582E">
        <w:trPr>
          <w:trHeight w:val="98"/>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3F8DF6" w14:textId="77777777" w:rsidR="0085471E" w:rsidRDefault="0085471E">
            <w:pPr>
              <w:spacing w:after="0"/>
              <w:rPr>
                <w:rFonts w:cs="Calibri"/>
              </w:rPr>
            </w:pPr>
            <w:r>
              <w:rPr>
                <w:rFonts w:cs="Calibri"/>
              </w:rPr>
              <w:t>errorManagement</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60437" w14:textId="77777777" w:rsidR="0085471E" w:rsidRDefault="0085471E">
            <w:pPr>
              <w:spacing w:after="0"/>
              <w:rPr>
                <w:rFonts w:cs="Calibri"/>
              </w:rPr>
            </w:pPr>
            <w:r>
              <w:rPr>
                <w:rFonts w:cs="Calibri"/>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C708D" w14:textId="77777777" w:rsidR="0085471E" w:rsidRDefault="0085471E">
            <w:pPr>
              <w:spacing w:after="0"/>
              <w:jc w:val="center"/>
              <w:rPr>
                <w:rFonts w:cs="Calibri"/>
              </w:rPr>
            </w:pPr>
            <w:r>
              <w:rPr>
                <w:rFonts w:cs="Calibri"/>
              </w:rPr>
              <w:t>O</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867808" w14:textId="77777777" w:rsidR="0085471E" w:rsidRDefault="0085471E">
            <w:pPr>
              <w:spacing w:after="0"/>
              <w:rPr>
                <w:rFonts w:cs="Calibri"/>
              </w:rPr>
            </w:pPr>
            <w:r>
              <w:rPr>
                <w:rFonts w:cs="Calibri"/>
              </w:rPr>
              <w:t>Object</w:t>
            </w:r>
          </w:p>
        </w:tc>
      </w:tr>
      <w:tr w:rsidR="0085471E" w14:paraId="52B46AFE" w14:textId="77777777" w:rsidTr="009C582E">
        <w:trPr>
          <w:trHeight w:val="8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7BFCF8" w14:textId="77777777" w:rsidR="0085471E" w:rsidRDefault="0085471E">
            <w:pPr>
              <w:spacing w:after="0"/>
              <w:rPr>
                <w:rFonts w:cs="Calibri"/>
              </w:rPr>
            </w:pPr>
            <w:r>
              <w:rPr>
                <w:rFonts w:cs="Calibri"/>
              </w:rPr>
              <w:t>errorCode</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A498B4" w14:textId="77777777" w:rsidR="0085471E" w:rsidRDefault="0085471E">
            <w:pPr>
              <w:spacing w:after="0"/>
              <w:rPr>
                <w:rFonts w:cs="Calibri"/>
              </w:rPr>
            </w:pPr>
            <w:r>
              <w:rPr>
                <w:rFonts w:cs="Calibri"/>
              </w:rPr>
              <w:t>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2E65D"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C67BD" w14:textId="77777777" w:rsidR="0085471E" w:rsidRDefault="0085471E">
            <w:pPr>
              <w:spacing w:after="0"/>
              <w:rPr>
                <w:rFonts w:cs="Calibri"/>
              </w:rPr>
            </w:pPr>
            <w:r>
              <w:rPr>
                <w:rFonts w:cs="Calibri"/>
              </w:rPr>
              <w:t>String</w:t>
            </w:r>
          </w:p>
        </w:tc>
      </w:tr>
      <w:tr w:rsidR="0085471E" w14:paraId="77CD61F7"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7967FD" w14:textId="77777777" w:rsidR="0085471E" w:rsidRDefault="0085471E">
            <w:pPr>
              <w:spacing w:after="0"/>
              <w:rPr>
                <w:rFonts w:cs="Calibri"/>
              </w:rPr>
            </w:pPr>
            <w:r>
              <w:rPr>
                <w:rFonts w:cs="Calibri"/>
              </w:rPr>
              <w:t>errorDescription</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974D52" w14:textId="77777777" w:rsidR="0085471E" w:rsidRDefault="0085471E">
            <w:pPr>
              <w:spacing w:after="0"/>
              <w:rPr>
                <w:rFonts w:cs="Calibri"/>
              </w:rPr>
            </w:pPr>
            <w:r>
              <w:rPr>
                <w:rFonts w:cs="Calibri"/>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E18BB"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7A4E3" w14:textId="77777777" w:rsidR="0085471E" w:rsidRDefault="0085471E">
            <w:pPr>
              <w:spacing w:after="0"/>
              <w:rPr>
                <w:rFonts w:cs="Calibri"/>
              </w:rPr>
            </w:pPr>
            <w:r>
              <w:rPr>
                <w:rFonts w:cs="Calibri"/>
              </w:rPr>
              <w:t>String</w:t>
            </w:r>
          </w:p>
        </w:tc>
      </w:tr>
      <w:tr w:rsidR="0085471E" w14:paraId="7E74D559"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344834" w14:textId="77777777" w:rsidR="0085471E" w:rsidRDefault="0085471E">
            <w:pPr>
              <w:spacing w:after="0"/>
              <w:rPr>
                <w:rFonts w:cs="Calibri"/>
              </w:rPr>
            </w:pPr>
            <w:r>
              <w:rPr>
                <w:rFonts w:cs="Calibri"/>
              </w:rPr>
              <w:t>services</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C2B5F3" w14:textId="77777777" w:rsidR="0085471E" w:rsidRDefault="0085471E">
            <w:pPr>
              <w:spacing w:after="0"/>
              <w:rPr>
                <w:rFonts w:cs="Calibri"/>
              </w:rPr>
            </w:pPr>
            <w:r>
              <w:rPr>
                <w:rFonts w:cs="Calibri"/>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CB1AEC" w14:textId="77777777" w:rsidR="0085471E" w:rsidRDefault="0085471E">
            <w:pPr>
              <w:spacing w:after="0"/>
              <w:jc w:val="center"/>
              <w:rPr>
                <w:rFonts w:cs="Calibri"/>
              </w:rPr>
            </w:pPr>
            <w:r>
              <w:rPr>
                <w:rFonts w:cs="Calibri"/>
              </w:rPr>
              <w:t>O</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D49C16" w14:textId="77777777" w:rsidR="0085471E" w:rsidRDefault="0085471E">
            <w:pPr>
              <w:spacing w:after="0"/>
              <w:rPr>
                <w:rFonts w:cs="Calibri"/>
              </w:rPr>
            </w:pPr>
            <w:r>
              <w:rPr>
                <w:rFonts w:cs="Calibri"/>
              </w:rPr>
              <w:t>List</w:t>
            </w:r>
          </w:p>
        </w:tc>
      </w:tr>
      <w:tr w:rsidR="0085471E" w14:paraId="3B733C01"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9C3F8" w14:textId="77777777" w:rsidR="0085471E" w:rsidRDefault="0085471E">
            <w:pPr>
              <w:spacing w:after="0"/>
              <w:rPr>
                <w:rFonts w:cs="Calibri"/>
              </w:rPr>
            </w:pPr>
            <w:r>
              <w:rPr>
                <w:rFonts w:cs="Calibri"/>
              </w:rPr>
              <w:t>Contributing</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4FFF0C" w14:textId="77777777" w:rsidR="0085471E" w:rsidRDefault="0085471E">
            <w:pPr>
              <w:spacing w:after="0"/>
              <w:rPr>
                <w:rFonts w:cs="Calibri"/>
              </w:rPr>
            </w:pPr>
            <w:r>
              <w:rPr>
                <w:rFonts w:cs="Calibri"/>
              </w:rPr>
              <w:t xml:space="preserve">Contributing KPIs </w:t>
            </w:r>
            <w:proofErr w:type="gramStart"/>
            <w:r>
              <w:rPr>
                <w:rFonts w:cs="Calibri"/>
              </w:rPr>
              <w:t>represent</w:t>
            </w:r>
            <w:proofErr w:type="gramEnd"/>
            <w:r>
              <w:rPr>
                <w:rFonts w:cs="Calibri"/>
              </w:rPr>
              <w:t xml:space="preserve"> all the KPIs of a selected KPI which directly influence the value/ performance of the selected KPI. For example: for OEE at the plant level, the contributing KPIs can be availability, performance, and OEE at the system level among other KPIs.</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F8562A"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0E44D4" w14:textId="77777777" w:rsidR="0085471E" w:rsidRDefault="00B37636">
            <w:pPr>
              <w:spacing w:after="0"/>
              <w:rPr>
                <w:rFonts w:cs="Calibri"/>
              </w:rPr>
            </w:pPr>
            <w:r>
              <w:rPr>
                <w:rFonts w:cs="Calibri"/>
              </w:rPr>
              <w:t>String</w:t>
            </w:r>
          </w:p>
        </w:tc>
      </w:tr>
      <w:tr w:rsidR="0085471E" w14:paraId="41FCC749"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D1B4AD" w14:textId="77777777" w:rsidR="0085471E" w:rsidRDefault="0085471E">
            <w:pPr>
              <w:spacing w:after="0"/>
              <w:rPr>
                <w:rFonts w:cs="Calibri"/>
              </w:rPr>
            </w:pPr>
            <w:r>
              <w:rPr>
                <w:rFonts w:cs="Calibri"/>
              </w:rPr>
              <w:t>Influencing</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0D212B" w14:textId="06AD99E9" w:rsidR="0085471E" w:rsidRDefault="0085471E">
            <w:pPr>
              <w:spacing w:after="0"/>
              <w:rPr>
                <w:rFonts w:cs="Calibri"/>
              </w:rPr>
            </w:pPr>
            <w:r>
              <w:rPr>
                <w:rFonts w:cs="Calibri"/>
              </w:rPr>
              <w:t>Influencing KPIs represent all the KPIs of a selected KPI that indirectly influence the value/ performance of the selected KPI. For example: for OEE at the plant level - the influencing KPIs can be no. of safety incidents among other KPIs.</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E6409" w14:textId="77777777" w:rsidR="0085471E" w:rsidRDefault="0085471E">
            <w:pPr>
              <w:spacing w:before="60"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078F2" w14:textId="77777777" w:rsidR="0085471E" w:rsidRDefault="00B37636">
            <w:pPr>
              <w:spacing w:before="60" w:after="0"/>
              <w:rPr>
                <w:rFonts w:cs="Calibri"/>
              </w:rPr>
            </w:pPr>
            <w:r>
              <w:rPr>
                <w:rFonts w:cs="Calibri"/>
              </w:rPr>
              <w:t>String</w:t>
            </w:r>
          </w:p>
        </w:tc>
      </w:tr>
    </w:tbl>
    <w:p w14:paraId="6568F68F" w14:textId="77777777" w:rsidR="00991538" w:rsidRDefault="0085471E" w:rsidP="009E1005">
      <w:pPr>
        <w:spacing w:after="240"/>
        <w:ind w:right="1710"/>
        <w:rPr>
          <w:rFonts w:cs="Calibri"/>
        </w:rPr>
      </w:pPr>
      <w:r>
        <w:rPr>
          <w:rFonts w:cs="Calibri"/>
        </w:rPr>
        <w:br w:type="column"/>
      </w:r>
    </w:p>
    <w:p w14:paraId="63CD68B1" w14:textId="68E99E40" w:rsidR="0040646A" w:rsidRDefault="0040646A" w:rsidP="009A1C44">
      <w:pPr>
        <w:pStyle w:val="Heading3"/>
      </w:pPr>
      <w:r>
        <w:t>API Precondition</w:t>
      </w:r>
    </w:p>
    <w:p w14:paraId="5A3649B5" w14:textId="77777777" w:rsidR="0040646A" w:rsidRDefault="0040646A" w:rsidP="0040646A">
      <w:pPr>
        <w:rPr>
          <w:rFonts w:cs="Calibri"/>
        </w:rPr>
      </w:pPr>
      <w:r>
        <w:rPr>
          <w:rFonts w:cs="Calibri"/>
        </w:rPr>
        <w:t>To fetch the KPI drilldown, the authorization token must exist.</w:t>
      </w:r>
    </w:p>
    <w:p w14:paraId="7DA9A5AF" w14:textId="302A6834" w:rsidR="009E1005" w:rsidRPr="006E2058" w:rsidRDefault="00D12A47" w:rsidP="009A1C4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85"/>
        <w:gridCol w:w="9805"/>
      </w:tblGrid>
      <w:tr w:rsidR="00423D6B" w:rsidRPr="006E2058" w14:paraId="20AD5545" w14:textId="77777777" w:rsidTr="351A239D">
        <w:trPr>
          <w:trHeight w:val="161"/>
        </w:trPr>
        <w:tc>
          <w:tcPr>
            <w:tcW w:w="2785" w:type="dxa"/>
            <w:shd w:val="clear" w:color="auto" w:fill="D9D9D9" w:themeFill="background1" w:themeFillShade="D9"/>
            <w:tcMar>
              <w:top w:w="0" w:type="dxa"/>
              <w:left w:w="108" w:type="dxa"/>
              <w:bottom w:w="0" w:type="dxa"/>
              <w:right w:w="108" w:type="dxa"/>
            </w:tcMar>
            <w:vAlign w:val="center"/>
            <w:hideMark/>
          </w:tcPr>
          <w:p w14:paraId="4811F428" w14:textId="77777777" w:rsidR="00423D6B" w:rsidRPr="006E2058" w:rsidRDefault="00423D6B" w:rsidP="00CF5A68">
            <w:pPr>
              <w:spacing w:after="0"/>
              <w:rPr>
                <w:rFonts w:cs="Calibri"/>
                <w:b/>
                <w:bCs/>
              </w:rPr>
            </w:pPr>
            <w:r w:rsidRPr="006E2058">
              <w:rPr>
                <w:rFonts w:cs="Calibri"/>
                <w:b/>
                <w:bCs/>
              </w:rPr>
              <w:t>PROTOCOL</w:t>
            </w:r>
          </w:p>
        </w:tc>
        <w:tc>
          <w:tcPr>
            <w:tcW w:w="9805" w:type="dxa"/>
            <w:shd w:val="clear" w:color="auto" w:fill="FFFFFF" w:themeFill="background1"/>
            <w:tcMar>
              <w:top w:w="0" w:type="dxa"/>
              <w:left w:w="108" w:type="dxa"/>
              <w:bottom w:w="0" w:type="dxa"/>
              <w:right w:w="108" w:type="dxa"/>
            </w:tcMar>
            <w:vAlign w:val="center"/>
            <w:hideMark/>
          </w:tcPr>
          <w:p w14:paraId="73D07F37" w14:textId="44DEAA43" w:rsidR="00423D6B" w:rsidRPr="006E2058" w:rsidRDefault="00423D6B" w:rsidP="00CF5A68">
            <w:pPr>
              <w:spacing w:after="0"/>
              <w:rPr>
                <w:rFonts w:cs="Calibri"/>
              </w:rPr>
            </w:pPr>
            <w:r w:rsidRPr="006E2058">
              <w:rPr>
                <w:rFonts w:cs="Calibri"/>
              </w:rPr>
              <w:t>HTTPS</w:t>
            </w:r>
          </w:p>
        </w:tc>
      </w:tr>
      <w:tr w:rsidR="00423D6B" w:rsidRPr="006E2058" w14:paraId="2ED40948" w14:textId="77777777" w:rsidTr="351A239D">
        <w:trPr>
          <w:trHeight w:val="119"/>
        </w:trPr>
        <w:tc>
          <w:tcPr>
            <w:tcW w:w="2785" w:type="dxa"/>
            <w:shd w:val="clear" w:color="auto" w:fill="D9D9D9" w:themeFill="background1" w:themeFillShade="D9"/>
            <w:tcMar>
              <w:top w:w="0" w:type="dxa"/>
              <w:left w:w="108" w:type="dxa"/>
              <w:bottom w:w="0" w:type="dxa"/>
              <w:right w:w="108" w:type="dxa"/>
            </w:tcMar>
            <w:vAlign w:val="center"/>
          </w:tcPr>
          <w:p w14:paraId="34AD0E4F" w14:textId="77777777" w:rsidR="00423D6B" w:rsidRPr="006E2058" w:rsidRDefault="00423D6B" w:rsidP="00CF5A68">
            <w:pPr>
              <w:spacing w:after="0"/>
              <w:rPr>
                <w:rFonts w:cs="Calibri"/>
                <w:b/>
                <w:bCs/>
              </w:rPr>
            </w:pPr>
            <w:r w:rsidRPr="006E2058">
              <w:rPr>
                <w:rFonts w:cs="Calibri"/>
                <w:b/>
                <w:bCs/>
              </w:rPr>
              <w:t>PATH &lt;Public Exposure&gt;</w:t>
            </w:r>
          </w:p>
        </w:tc>
        <w:tc>
          <w:tcPr>
            <w:tcW w:w="9805" w:type="dxa"/>
            <w:shd w:val="clear" w:color="auto" w:fill="FFFFFF" w:themeFill="background1"/>
            <w:tcMar>
              <w:top w:w="0" w:type="dxa"/>
              <w:left w:w="108" w:type="dxa"/>
              <w:bottom w:w="0" w:type="dxa"/>
              <w:right w:w="108" w:type="dxa"/>
            </w:tcMar>
            <w:vAlign w:val="center"/>
          </w:tcPr>
          <w:p w14:paraId="6E0AC929" w14:textId="1A378BE9" w:rsidR="00423D6B" w:rsidRPr="006E2058" w:rsidRDefault="3F9D507E" w:rsidP="00CF5A68">
            <w:pPr>
              <w:spacing w:after="0"/>
              <w:rPr>
                <w:rFonts w:cs="Calibri"/>
              </w:rPr>
            </w:pPr>
            <w:hyperlink r:id="rId43">
              <w:r w:rsidRPr="351A239D">
                <w:rPr>
                  <w:rStyle w:val="Hyperlink"/>
                  <w:rFonts w:cs="Calibri"/>
                </w:rPr>
                <w:t>https://apim-</w:t>
              </w:r>
              <w:r w:rsidR="4F9F97E4" w:rsidRPr="351A239D">
                <w:rPr>
                  <w:rStyle w:val="Hyperlink"/>
                  <w:rFonts w:cs="Calibri"/>
                </w:rPr>
                <w:t>mw-</w:t>
              </w:r>
              <w:r w:rsidRPr="351A239D">
                <w:rPr>
                  <w:rStyle w:val="Hyperlink"/>
                  <w:rFonts w:cs="Calibri"/>
                </w:rPr>
                <w:t>aot-dev.azure-api.net/api/smartkpi/assets/{assetid}/kpis/{kpiname}/drilldown</w:t>
              </w:r>
            </w:hyperlink>
            <w:r w:rsidRPr="351A239D">
              <w:rPr>
                <w:rFonts w:cs="Calibri"/>
              </w:rPr>
              <w:t xml:space="preserve"> </w:t>
            </w:r>
          </w:p>
        </w:tc>
      </w:tr>
      <w:tr w:rsidR="00062DD1" w:rsidRPr="006E2058" w14:paraId="2C284B00" w14:textId="77777777" w:rsidTr="351A239D">
        <w:trPr>
          <w:trHeight w:val="119"/>
        </w:trPr>
        <w:tc>
          <w:tcPr>
            <w:tcW w:w="2785" w:type="dxa"/>
            <w:shd w:val="clear" w:color="auto" w:fill="D9D9D9" w:themeFill="background1" w:themeFillShade="D9"/>
            <w:tcMar>
              <w:top w:w="0" w:type="dxa"/>
              <w:left w:w="108" w:type="dxa"/>
              <w:bottom w:w="0" w:type="dxa"/>
              <w:right w:w="108" w:type="dxa"/>
            </w:tcMar>
            <w:vAlign w:val="center"/>
          </w:tcPr>
          <w:p w14:paraId="3A8CCB84" w14:textId="646D3E00" w:rsidR="00062DD1" w:rsidRPr="006E2058" w:rsidRDefault="00062DD1" w:rsidP="00CF5A68">
            <w:pPr>
              <w:spacing w:after="0"/>
              <w:rPr>
                <w:rFonts w:cs="Calibri"/>
                <w:b/>
                <w:bCs/>
              </w:rPr>
            </w:pPr>
            <w:r w:rsidRPr="00062DD1">
              <w:rPr>
                <w:rFonts w:cs="Calibri"/>
                <w:b/>
                <w:bCs/>
              </w:rPr>
              <w:t>PATH AOT (A</w:t>
            </w:r>
            <w:r>
              <w:rPr>
                <w:rFonts w:cs="Calibri"/>
                <w:b/>
                <w:bCs/>
              </w:rPr>
              <w:t>WS</w:t>
            </w:r>
            <w:r w:rsidRPr="00062DD1">
              <w:rPr>
                <w:rFonts w:cs="Calibri"/>
                <w:b/>
                <w:bCs/>
              </w:rPr>
              <w:t>) &lt;Public Exposure&gt;</w:t>
            </w:r>
          </w:p>
        </w:tc>
        <w:tc>
          <w:tcPr>
            <w:tcW w:w="9805" w:type="dxa"/>
            <w:shd w:val="clear" w:color="auto" w:fill="FFFFFF" w:themeFill="background1"/>
            <w:tcMar>
              <w:top w:w="0" w:type="dxa"/>
              <w:left w:w="108" w:type="dxa"/>
              <w:bottom w:w="0" w:type="dxa"/>
              <w:right w:w="108" w:type="dxa"/>
            </w:tcMar>
            <w:vAlign w:val="center"/>
          </w:tcPr>
          <w:p w14:paraId="466858ED" w14:textId="452FCA88" w:rsidR="00062DD1" w:rsidRDefault="003F3084" w:rsidP="00CF5A68">
            <w:pPr>
              <w:spacing w:after="0"/>
            </w:pPr>
            <w:hyperlink r:id="rId44" w:history="1">
              <w:r w:rsidRPr="00BD4BF1">
                <w:rPr>
                  <w:rStyle w:val="Hyperlink"/>
                </w:rPr>
                <w:t>https://cn13sbr3r6.execute-api.us-west-2.amazonaws.com/api/smartkpi/assets/{assetid}/kpis/{kpiname}/drilldown</w:t>
              </w:r>
            </w:hyperlink>
            <w:r>
              <w:t xml:space="preserve"> </w:t>
            </w:r>
          </w:p>
        </w:tc>
      </w:tr>
      <w:tr w:rsidR="00423D6B" w:rsidRPr="006E2058" w14:paraId="2985C72B" w14:textId="77777777" w:rsidTr="351A239D">
        <w:trPr>
          <w:trHeight w:val="134"/>
        </w:trPr>
        <w:tc>
          <w:tcPr>
            <w:tcW w:w="2785" w:type="dxa"/>
            <w:shd w:val="clear" w:color="auto" w:fill="D9D9D9" w:themeFill="background1" w:themeFillShade="D9"/>
            <w:tcMar>
              <w:top w:w="0" w:type="dxa"/>
              <w:left w:w="108" w:type="dxa"/>
              <w:bottom w:w="0" w:type="dxa"/>
              <w:right w:w="108" w:type="dxa"/>
            </w:tcMar>
            <w:vAlign w:val="center"/>
            <w:hideMark/>
          </w:tcPr>
          <w:p w14:paraId="1774CB7A" w14:textId="77777777" w:rsidR="00423D6B" w:rsidRPr="006E2058" w:rsidRDefault="00423D6B" w:rsidP="00CF5A68">
            <w:pPr>
              <w:spacing w:after="0"/>
              <w:rPr>
                <w:rFonts w:cs="Calibri"/>
                <w:b/>
                <w:bCs/>
              </w:rPr>
            </w:pPr>
            <w:r w:rsidRPr="006E2058">
              <w:rPr>
                <w:rFonts w:cs="Calibri"/>
                <w:b/>
                <w:bCs/>
              </w:rPr>
              <w:t>METHOD</w:t>
            </w:r>
          </w:p>
        </w:tc>
        <w:tc>
          <w:tcPr>
            <w:tcW w:w="9805" w:type="dxa"/>
            <w:shd w:val="clear" w:color="auto" w:fill="FFFFFF" w:themeFill="background1"/>
            <w:tcMar>
              <w:top w:w="0" w:type="dxa"/>
              <w:left w:w="108" w:type="dxa"/>
              <w:bottom w:w="0" w:type="dxa"/>
              <w:right w:w="108" w:type="dxa"/>
            </w:tcMar>
            <w:vAlign w:val="center"/>
            <w:hideMark/>
          </w:tcPr>
          <w:p w14:paraId="76AEC343" w14:textId="2D36940C" w:rsidR="00423D6B" w:rsidRPr="006E2058" w:rsidRDefault="00423D6B" w:rsidP="00CF5A68">
            <w:pPr>
              <w:spacing w:after="0"/>
              <w:rPr>
                <w:rFonts w:cs="Calibri"/>
              </w:rPr>
            </w:pPr>
            <w:r w:rsidRPr="006E2058">
              <w:rPr>
                <w:rFonts w:cs="Calibri"/>
              </w:rPr>
              <w:t>POST</w:t>
            </w:r>
          </w:p>
        </w:tc>
      </w:tr>
      <w:tr w:rsidR="00423D6B" w:rsidRPr="006E2058" w14:paraId="0CE85DD6"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hideMark/>
          </w:tcPr>
          <w:p w14:paraId="0C3690C5" w14:textId="77777777" w:rsidR="00423D6B" w:rsidRPr="006E2058" w:rsidRDefault="00423D6B" w:rsidP="00CF5A68">
            <w:pPr>
              <w:spacing w:after="0"/>
              <w:rPr>
                <w:rFonts w:cs="Calibri"/>
                <w:b/>
                <w:bCs/>
              </w:rPr>
            </w:pPr>
            <w:r w:rsidRPr="006E2058">
              <w:rPr>
                <w:rFonts w:cs="Calibri"/>
                <w:b/>
                <w:bCs/>
              </w:rPr>
              <w:t>CONTENT TYPE</w:t>
            </w:r>
          </w:p>
        </w:tc>
        <w:tc>
          <w:tcPr>
            <w:tcW w:w="9805" w:type="dxa"/>
            <w:shd w:val="clear" w:color="auto" w:fill="FFFFFF" w:themeFill="background1"/>
            <w:tcMar>
              <w:top w:w="0" w:type="dxa"/>
              <w:left w:w="108" w:type="dxa"/>
              <w:bottom w:w="0" w:type="dxa"/>
              <w:right w:w="108" w:type="dxa"/>
            </w:tcMar>
            <w:vAlign w:val="center"/>
            <w:hideMark/>
          </w:tcPr>
          <w:p w14:paraId="245C885F" w14:textId="77777777" w:rsidR="00423D6B" w:rsidRPr="006E2058" w:rsidRDefault="00423D6B" w:rsidP="00CF5A68">
            <w:pPr>
              <w:spacing w:after="0"/>
              <w:rPr>
                <w:rFonts w:cs="Calibri"/>
              </w:rPr>
            </w:pPr>
            <w:r w:rsidRPr="006E2058">
              <w:rPr>
                <w:rFonts w:cs="Calibri"/>
              </w:rPr>
              <w:t>application / json</w:t>
            </w:r>
          </w:p>
        </w:tc>
      </w:tr>
      <w:tr w:rsidR="003A2A6F" w:rsidRPr="006E2058" w14:paraId="7E3C0B5B"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49648C7F" w14:textId="77777777" w:rsidR="003A2A6F" w:rsidRPr="006E2058" w:rsidRDefault="003A2A6F" w:rsidP="00CF5A68">
            <w:pPr>
              <w:spacing w:after="0"/>
              <w:rPr>
                <w:rFonts w:cs="Calibri"/>
                <w:b/>
                <w:bCs/>
              </w:rPr>
            </w:pPr>
            <w:r>
              <w:rPr>
                <w:rFonts w:cs="Calibri"/>
                <w:b/>
                <w:bCs/>
              </w:rPr>
              <w:t>Request URL</w:t>
            </w:r>
          </w:p>
        </w:tc>
        <w:tc>
          <w:tcPr>
            <w:tcW w:w="9805" w:type="dxa"/>
            <w:shd w:val="clear" w:color="auto" w:fill="FFFFFF" w:themeFill="background1"/>
            <w:tcMar>
              <w:top w:w="0" w:type="dxa"/>
              <w:left w:w="108" w:type="dxa"/>
              <w:bottom w:w="0" w:type="dxa"/>
              <w:right w:w="108" w:type="dxa"/>
            </w:tcMar>
            <w:vAlign w:val="center"/>
          </w:tcPr>
          <w:p w14:paraId="316EAEFE" w14:textId="77777777" w:rsidR="003A2A6F" w:rsidRPr="006E2058" w:rsidRDefault="0040646A" w:rsidP="00CF5A68">
            <w:pPr>
              <w:spacing w:after="0"/>
              <w:rPr>
                <w:rFonts w:cs="Calibri"/>
              </w:rPr>
            </w:pPr>
            <w:hyperlink r:id="rId45" w:history="1">
              <w:r w:rsidRPr="00A861ED">
                <w:rPr>
                  <w:rStyle w:val="Hyperlink"/>
                </w:rPr>
                <w:t>https://apim-mw-aot-dev.azure-api.net/api/smartkpi/assets/C-B1-G1-R1-F1-P-PP-U1-EGCA/kpis/d6b9f38e-28db-4eb7-806e-da9969e39ffb/drilldown</w:t>
              </w:r>
            </w:hyperlink>
            <w:r>
              <w:t xml:space="preserve"> </w:t>
            </w:r>
          </w:p>
        </w:tc>
      </w:tr>
      <w:tr w:rsidR="003A2A6F" w:rsidRPr="006E2058" w14:paraId="06BDA9BD"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608C8E07" w14:textId="77777777" w:rsidR="003A2A6F" w:rsidRDefault="0014456C" w:rsidP="00CF5A68">
            <w:pPr>
              <w:spacing w:after="0"/>
              <w:rPr>
                <w:rFonts w:cs="Calibri"/>
                <w:b/>
                <w:bCs/>
              </w:rPr>
            </w:pPr>
            <w:bookmarkStart w:id="57" w:name="OLE_LINK9"/>
            <w:bookmarkStart w:id="58" w:name="_Hlk152507041"/>
            <w:r>
              <w:rPr>
                <w:rFonts w:cs="Calibri"/>
                <w:b/>
                <w:bCs/>
              </w:rPr>
              <w:t xml:space="preserve">JSON </w:t>
            </w:r>
            <w:r w:rsidR="003A2A6F">
              <w:rPr>
                <w:rFonts w:cs="Calibri"/>
                <w:b/>
                <w:bCs/>
              </w:rPr>
              <w:t>Request Body</w:t>
            </w:r>
            <w:bookmarkEnd w:id="57"/>
          </w:p>
        </w:tc>
        <w:tc>
          <w:tcPr>
            <w:tcW w:w="9805" w:type="dxa"/>
            <w:shd w:val="clear" w:color="auto" w:fill="FFFFFF" w:themeFill="background1"/>
            <w:tcMar>
              <w:top w:w="0" w:type="dxa"/>
              <w:left w:w="108" w:type="dxa"/>
              <w:bottom w:w="0" w:type="dxa"/>
              <w:right w:w="108" w:type="dxa"/>
            </w:tcMar>
            <w:vAlign w:val="center"/>
          </w:tcPr>
          <w:p w14:paraId="0B319902" w14:textId="77777777" w:rsidR="001A357C" w:rsidRPr="000D0086" w:rsidRDefault="001A357C" w:rsidP="001A357C">
            <w:pPr>
              <w:spacing w:after="0"/>
              <w:rPr>
                <w:rFonts w:cs="Calibri"/>
                <w:lang w:val="de-DE"/>
              </w:rPr>
            </w:pPr>
            <w:r w:rsidRPr="000D0086">
              <w:rPr>
                <w:rFonts w:cs="Calibri"/>
                <w:lang w:val="de-DE"/>
              </w:rPr>
              <w:t>{</w:t>
            </w:r>
          </w:p>
          <w:p w14:paraId="08C79BE0" w14:textId="77777777" w:rsidR="001A357C" w:rsidRPr="000D0086" w:rsidRDefault="001A357C" w:rsidP="001A357C">
            <w:pPr>
              <w:spacing w:after="0"/>
              <w:rPr>
                <w:rFonts w:cs="Calibri"/>
                <w:lang w:val="de-DE"/>
              </w:rPr>
            </w:pPr>
            <w:r w:rsidRPr="000D0086">
              <w:rPr>
                <w:rFonts w:cs="Calibri"/>
                <w:lang w:val="de-DE"/>
              </w:rPr>
              <w:t>"startdate":"2023-12-01T09:00:39.308Z",</w:t>
            </w:r>
          </w:p>
          <w:p w14:paraId="6CB3920D" w14:textId="77777777" w:rsidR="001A357C" w:rsidRPr="000D0086" w:rsidRDefault="001A357C" w:rsidP="001A357C">
            <w:pPr>
              <w:spacing w:after="0"/>
              <w:rPr>
                <w:rFonts w:cs="Calibri"/>
                <w:lang w:val="de-DE"/>
              </w:rPr>
            </w:pPr>
            <w:r w:rsidRPr="000D0086">
              <w:rPr>
                <w:rFonts w:cs="Calibri"/>
                <w:lang w:val="de-DE"/>
              </w:rPr>
              <w:t>"enddate":"2023-12-01T09:00:39.308Z",</w:t>
            </w:r>
          </w:p>
          <w:p w14:paraId="3FF6E6F9" w14:textId="77777777" w:rsidR="001A357C" w:rsidRPr="001A357C" w:rsidRDefault="001A357C" w:rsidP="001A357C">
            <w:pPr>
              <w:spacing w:after="0"/>
              <w:rPr>
                <w:rFonts w:cs="Calibri"/>
              </w:rPr>
            </w:pPr>
            <w:r w:rsidRPr="001A357C">
              <w:rPr>
                <w:rFonts w:cs="Calibri"/>
              </w:rPr>
              <w:t>"calendarOption":"noselection"</w:t>
            </w:r>
          </w:p>
          <w:p w14:paraId="7E07A7CF" w14:textId="77777777" w:rsidR="003A2A6F" w:rsidRDefault="001A357C" w:rsidP="001A357C">
            <w:pPr>
              <w:spacing w:after="0"/>
              <w:rPr>
                <w:rFonts w:cs="Calibri"/>
              </w:rPr>
            </w:pPr>
            <w:r w:rsidRPr="001A357C">
              <w:rPr>
                <w:rFonts w:cs="Calibri"/>
              </w:rPr>
              <w:t>}</w:t>
            </w:r>
          </w:p>
        </w:tc>
      </w:tr>
      <w:bookmarkEnd w:id="58"/>
      <w:tr w:rsidR="0014456C" w:rsidRPr="006E2058" w14:paraId="199C175A"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35255CC0" w14:textId="77777777" w:rsidR="0014456C" w:rsidRDefault="0014456C" w:rsidP="00CF5A68">
            <w:pPr>
              <w:spacing w:after="0"/>
              <w:rPr>
                <w:rFonts w:cs="Calibri"/>
                <w:b/>
                <w:bCs/>
              </w:rPr>
            </w:pPr>
            <w:r>
              <w:rPr>
                <w:rFonts w:cs="Calibri"/>
                <w:b/>
                <w:bCs/>
              </w:rPr>
              <w:t>JSON Response</w:t>
            </w:r>
          </w:p>
        </w:tc>
        <w:tc>
          <w:tcPr>
            <w:tcW w:w="9805" w:type="dxa"/>
            <w:shd w:val="clear" w:color="auto" w:fill="FFFFFF" w:themeFill="background1"/>
            <w:tcMar>
              <w:top w:w="0" w:type="dxa"/>
              <w:left w:w="108" w:type="dxa"/>
              <w:bottom w:w="0" w:type="dxa"/>
              <w:right w:w="108" w:type="dxa"/>
            </w:tcMar>
            <w:vAlign w:val="center"/>
          </w:tcPr>
          <w:p w14:paraId="75640837" w14:textId="47F00F7F" w:rsidR="0014456C" w:rsidRPr="0014456C" w:rsidRDefault="00EA3FCE" w:rsidP="00CF5A68">
            <w:pPr>
              <w:spacing w:after="0"/>
              <w:rPr>
                <w:rFonts w:cs="Calibri"/>
              </w:rPr>
            </w:pPr>
            <w:hyperlink r:id="rId46" w:history="1">
              <w:r>
                <w:rPr>
                  <w:rStyle w:val="Hyperlink"/>
                  <w:rFonts w:cs="Calibri"/>
                </w:rPr>
                <w:t>Link</w:t>
              </w:r>
            </w:hyperlink>
          </w:p>
        </w:tc>
      </w:tr>
    </w:tbl>
    <w:p w14:paraId="573D344B" w14:textId="6519CB9A" w:rsidR="00DF2A4E" w:rsidRDefault="0050077F" w:rsidP="009A1C44">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6"/>
        <w:gridCol w:w="9684"/>
      </w:tblGrid>
      <w:tr w:rsidR="0050077F" w:rsidRPr="0050077F" w14:paraId="510CD964" w14:textId="77777777" w:rsidTr="0050077F">
        <w:trPr>
          <w:jc w:val="center"/>
        </w:trPr>
        <w:tc>
          <w:tcPr>
            <w:tcW w:w="29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0C98C2" w14:textId="77777777" w:rsidR="0050077F" w:rsidRPr="0050077F" w:rsidRDefault="0050077F" w:rsidP="0050077F">
            <w:pPr>
              <w:spacing w:after="0" w:line="256" w:lineRule="auto"/>
              <w:jc w:val="center"/>
              <w:rPr>
                <w:rFonts w:eastAsia="Calibri" w:cs="Calibri"/>
                <w:b/>
                <w:lang w:val="en-IN"/>
              </w:rPr>
            </w:pPr>
            <w:r w:rsidRPr="0050077F">
              <w:rPr>
                <w:rFonts w:eastAsia="Calibri" w:cs="Calibri"/>
                <w:b/>
                <w:lang w:val="en-IN"/>
              </w:rPr>
              <w:t>HTTP Code</w:t>
            </w:r>
          </w:p>
        </w:tc>
        <w:tc>
          <w:tcPr>
            <w:tcW w:w="96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84D1AE0" w14:textId="77777777" w:rsidR="0050077F" w:rsidRPr="0050077F" w:rsidRDefault="0050077F" w:rsidP="0050077F">
            <w:pPr>
              <w:spacing w:after="0" w:line="256" w:lineRule="auto"/>
              <w:jc w:val="center"/>
              <w:rPr>
                <w:rFonts w:eastAsia="Calibri" w:cs="Calibri"/>
                <w:b/>
                <w:lang w:val="it-IT" w:eastAsia="it-IT"/>
              </w:rPr>
            </w:pPr>
            <w:r w:rsidRPr="0050077F">
              <w:rPr>
                <w:rFonts w:eastAsia="Calibri" w:cs="Calibri"/>
                <w:b/>
                <w:lang w:val="en-IN"/>
              </w:rPr>
              <w:t>Result Description</w:t>
            </w:r>
          </w:p>
        </w:tc>
      </w:tr>
      <w:tr w:rsidR="0050077F" w:rsidRPr="0050077F" w14:paraId="38618B7C" w14:textId="77777777" w:rsidTr="0050077F">
        <w:trPr>
          <w:jc w:val="center"/>
        </w:trPr>
        <w:tc>
          <w:tcPr>
            <w:tcW w:w="2906" w:type="dxa"/>
            <w:tcBorders>
              <w:top w:val="single" w:sz="4" w:space="0" w:color="000000"/>
              <w:left w:val="single" w:sz="4" w:space="0" w:color="000000"/>
              <w:bottom w:val="single" w:sz="4" w:space="0" w:color="000000"/>
              <w:right w:val="single" w:sz="4" w:space="0" w:color="000000"/>
            </w:tcBorders>
            <w:hideMark/>
          </w:tcPr>
          <w:p w14:paraId="74FCBF3F" w14:textId="77777777" w:rsidR="0050077F" w:rsidRPr="0050077F" w:rsidRDefault="0050077F" w:rsidP="0050077F">
            <w:pPr>
              <w:spacing w:after="0" w:line="256" w:lineRule="auto"/>
              <w:jc w:val="center"/>
              <w:rPr>
                <w:rFonts w:eastAsia="Calibri" w:cs="Calibri"/>
                <w:lang w:val="en-IN"/>
              </w:rPr>
            </w:pPr>
            <w:r w:rsidRPr="0050077F">
              <w:rPr>
                <w:rFonts w:eastAsia="Calibri" w:cs="Calibri"/>
                <w:lang w:val="en-IN"/>
              </w:rPr>
              <w:t>200</w:t>
            </w:r>
          </w:p>
        </w:tc>
        <w:tc>
          <w:tcPr>
            <w:tcW w:w="9684" w:type="dxa"/>
            <w:tcBorders>
              <w:top w:val="single" w:sz="4" w:space="0" w:color="000000"/>
              <w:left w:val="single" w:sz="4" w:space="0" w:color="000000"/>
              <w:bottom w:val="single" w:sz="4" w:space="0" w:color="000000"/>
              <w:right w:val="single" w:sz="4" w:space="0" w:color="000000"/>
            </w:tcBorders>
            <w:hideMark/>
          </w:tcPr>
          <w:p w14:paraId="1F41BFA3" w14:textId="77777777" w:rsidR="0050077F" w:rsidRPr="0050077F" w:rsidRDefault="0050077F" w:rsidP="0050077F">
            <w:pPr>
              <w:spacing w:after="0" w:line="256" w:lineRule="auto"/>
              <w:rPr>
                <w:rFonts w:eastAsia="Calibri" w:cs="Calibri"/>
                <w:lang w:val="it-IT" w:eastAsia="it-IT"/>
              </w:rPr>
            </w:pPr>
            <w:r w:rsidRPr="0050077F">
              <w:rPr>
                <w:rFonts w:eastAsia="Calibri" w:cs="Calibri"/>
                <w:lang w:val="en-IN"/>
              </w:rPr>
              <w:t>operation executed successfully</w:t>
            </w:r>
          </w:p>
        </w:tc>
      </w:tr>
    </w:tbl>
    <w:p w14:paraId="6C66121D" w14:textId="4E4E4322" w:rsidR="0050077F" w:rsidRPr="0050077F" w:rsidRDefault="0050077F" w:rsidP="009A1C44">
      <w:pPr>
        <w:pStyle w:val="Heading3"/>
      </w:pPr>
      <w:r w:rsidRPr="006E2058">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9"/>
        <w:gridCol w:w="2958"/>
        <w:gridCol w:w="7603"/>
      </w:tblGrid>
      <w:tr w:rsidR="00911727" w:rsidRPr="006E2058" w14:paraId="258F5878" w14:textId="77777777" w:rsidTr="0050077F">
        <w:tc>
          <w:tcPr>
            <w:tcW w:w="2029" w:type="dxa"/>
            <w:tcBorders>
              <w:bottom w:val="nil"/>
            </w:tcBorders>
            <w:shd w:val="clear" w:color="auto" w:fill="D9D9D9" w:themeFill="background1" w:themeFillShade="D9"/>
            <w:vAlign w:val="center"/>
          </w:tcPr>
          <w:p w14:paraId="254E2989" w14:textId="77777777" w:rsidR="00911727" w:rsidRPr="006E2058" w:rsidRDefault="00911727" w:rsidP="00CF5A68">
            <w:pPr>
              <w:spacing w:after="0"/>
              <w:jc w:val="center"/>
              <w:rPr>
                <w:rFonts w:cs="Calibri"/>
                <w:b/>
              </w:rPr>
            </w:pPr>
            <w:r w:rsidRPr="006E2058">
              <w:rPr>
                <w:rFonts w:cs="Calibri"/>
                <w:b/>
              </w:rPr>
              <w:t>HTTP Code</w:t>
            </w:r>
          </w:p>
        </w:tc>
        <w:tc>
          <w:tcPr>
            <w:tcW w:w="2958" w:type="dxa"/>
            <w:tcBorders>
              <w:bottom w:val="nil"/>
            </w:tcBorders>
            <w:shd w:val="clear" w:color="auto" w:fill="D9D9D9" w:themeFill="background1" w:themeFillShade="D9"/>
            <w:vAlign w:val="center"/>
            <w:hideMark/>
          </w:tcPr>
          <w:p w14:paraId="429C4107" w14:textId="77777777" w:rsidR="00911727" w:rsidRPr="006E2058" w:rsidRDefault="00911727" w:rsidP="00CF5A68">
            <w:pPr>
              <w:spacing w:after="0"/>
              <w:jc w:val="center"/>
              <w:rPr>
                <w:rFonts w:cs="Calibri"/>
                <w:b/>
                <w:lang w:val="it-IT" w:eastAsia="it-IT"/>
              </w:rPr>
            </w:pPr>
            <w:r w:rsidRPr="006E2058">
              <w:rPr>
                <w:rFonts w:cs="Calibri"/>
                <w:b/>
              </w:rPr>
              <w:t>Error Code</w:t>
            </w:r>
          </w:p>
        </w:tc>
        <w:tc>
          <w:tcPr>
            <w:tcW w:w="7603" w:type="dxa"/>
            <w:tcBorders>
              <w:bottom w:val="nil"/>
            </w:tcBorders>
            <w:shd w:val="clear" w:color="auto" w:fill="D9D9D9" w:themeFill="background1" w:themeFillShade="D9"/>
            <w:vAlign w:val="center"/>
            <w:hideMark/>
          </w:tcPr>
          <w:p w14:paraId="7F7779FA" w14:textId="77777777" w:rsidR="00911727" w:rsidRPr="006E2058" w:rsidRDefault="00911727" w:rsidP="00CF5A68">
            <w:pPr>
              <w:spacing w:after="0"/>
              <w:jc w:val="center"/>
              <w:rPr>
                <w:rFonts w:cs="Calibri"/>
                <w:b/>
                <w:lang w:val="it-IT" w:eastAsia="it-IT"/>
              </w:rPr>
            </w:pPr>
            <w:r w:rsidRPr="006E2058">
              <w:rPr>
                <w:rFonts w:cs="Calibri"/>
                <w:b/>
              </w:rPr>
              <w:t>Error Description</w:t>
            </w:r>
          </w:p>
        </w:tc>
      </w:tr>
      <w:tr w:rsidR="00911727" w:rsidRPr="006E2058" w14:paraId="573EF6C5" w14:textId="77777777" w:rsidTr="0050077F">
        <w:tc>
          <w:tcPr>
            <w:tcW w:w="2029" w:type="dxa"/>
            <w:vAlign w:val="center"/>
          </w:tcPr>
          <w:p w14:paraId="0741B5C2" w14:textId="77777777" w:rsidR="00911727" w:rsidRPr="006E2058" w:rsidRDefault="00911727" w:rsidP="00CF5A68">
            <w:pPr>
              <w:spacing w:after="0"/>
              <w:jc w:val="center"/>
              <w:rPr>
                <w:rFonts w:cs="Calibri"/>
              </w:rPr>
            </w:pPr>
            <w:r w:rsidRPr="006E2058">
              <w:rPr>
                <w:rFonts w:cs="Calibri"/>
              </w:rPr>
              <w:t>500</w:t>
            </w:r>
          </w:p>
        </w:tc>
        <w:tc>
          <w:tcPr>
            <w:tcW w:w="2958" w:type="dxa"/>
            <w:vAlign w:val="center"/>
          </w:tcPr>
          <w:p w14:paraId="7EE695DC" w14:textId="77777777" w:rsidR="00911727" w:rsidRPr="006E2058" w:rsidRDefault="00911727" w:rsidP="00CF5A68">
            <w:pPr>
              <w:spacing w:after="0"/>
              <w:jc w:val="center"/>
              <w:rPr>
                <w:rFonts w:cs="Calibri"/>
              </w:rPr>
            </w:pPr>
            <w:r w:rsidRPr="006E2058">
              <w:rPr>
                <w:rFonts w:cs="Calibri"/>
              </w:rPr>
              <w:t>500</w:t>
            </w:r>
          </w:p>
        </w:tc>
        <w:tc>
          <w:tcPr>
            <w:tcW w:w="7603" w:type="dxa"/>
            <w:vAlign w:val="center"/>
          </w:tcPr>
          <w:p w14:paraId="6F101693" w14:textId="77777777" w:rsidR="00911727" w:rsidRPr="006E2058" w:rsidRDefault="00911727" w:rsidP="00CF5A68">
            <w:pPr>
              <w:spacing w:after="0"/>
              <w:rPr>
                <w:rFonts w:cs="Calibri"/>
              </w:rPr>
            </w:pPr>
            <w:r w:rsidRPr="006E2058">
              <w:rPr>
                <w:rFonts w:cs="Calibri"/>
              </w:rPr>
              <w:t>Generic Error</w:t>
            </w:r>
          </w:p>
        </w:tc>
      </w:tr>
      <w:tr w:rsidR="00911727" w:rsidRPr="006E2058" w14:paraId="1CB51166" w14:textId="77777777" w:rsidTr="0050077F">
        <w:tc>
          <w:tcPr>
            <w:tcW w:w="2029" w:type="dxa"/>
            <w:vAlign w:val="center"/>
          </w:tcPr>
          <w:p w14:paraId="258DB6AA" w14:textId="77777777" w:rsidR="00911727" w:rsidRPr="006E2058" w:rsidRDefault="00911727" w:rsidP="00CF5A68">
            <w:pPr>
              <w:spacing w:after="0"/>
              <w:jc w:val="center"/>
              <w:rPr>
                <w:rFonts w:cs="Calibri"/>
              </w:rPr>
            </w:pPr>
            <w:r w:rsidRPr="006E2058">
              <w:rPr>
                <w:rFonts w:cs="Calibri"/>
              </w:rPr>
              <w:t>401</w:t>
            </w:r>
          </w:p>
        </w:tc>
        <w:tc>
          <w:tcPr>
            <w:tcW w:w="2958" w:type="dxa"/>
            <w:vAlign w:val="center"/>
          </w:tcPr>
          <w:p w14:paraId="48A55C18" w14:textId="77777777" w:rsidR="00911727" w:rsidRPr="006E2058" w:rsidRDefault="00911727" w:rsidP="00CF5A68">
            <w:pPr>
              <w:spacing w:after="0"/>
              <w:jc w:val="center"/>
              <w:rPr>
                <w:rFonts w:cs="Calibri"/>
              </w:rPr>
            </w:pPr>
            <w:r w:rsidRPr="006E2058">
              <w:rPr>
                <w:rFonts w:cs="Calibri"/>
              </w:rPr>
              <w:t>401</w:t>
            </w:r>
          </w:p>
        </w:tc>
        <w:tc>
          <w:tcPr>
            <w:tcW w:w="7603" w:type="dxa"/>
            <w:vAlign w:val="center"/>
          </w:tcPr>
          <w:p w14:paraId="0ACAD160" w14:textId="77777777" w:rsidR="00911727" w:rsidRPr="006E2058" w:rsidRDefault="00911727" w:rsidP="00CF5A68">
            <w:pPr>
              <w:spacing w:after="0"/>
              <w:rPr>
                <w:rFonts w:cs="Calibri"/>
              </w:rPr>
            </w:pPr>
            <w:r w:rsidRPr="006E2058">
              <w:rPr>
                <w:rFonts w:cs="Calibri"/>
              </w:rPr>
              <w:t xml:space="preserve">Unauthorized </w:t>
            </w:r>
          </w:p>
          <w:p w14:paraId="21CEFC62" w14:textId="77777777" w:rsidR="00911727" w:rsidRPr="006E2058" w:rsidRDefault="00911727" w:rsidP="00CF5A68">
            <w:pPr>
              <w:spacing w:after="0"/>
            </w:pPr>
            <w:r w:rsidRPr="006E2058">
              <w:t>"Bearer {token}" could be missing or expired</w:t>
            </w:r>
          </w:p>
        </w:tc>
      </w:tr>
      <w:tr w:rsidR="00911727" w:rsidRPr="006E2058" w14:paraId="047DD908" w14:textId="77777777" w:rsidTr="0050077F">
        <w:tc>
          <w:tcPr>
            <w:tcW w:w="2029" w:type="dxa"/>
            <w:vAlign w:val="center"/>
          </w:tcPr>
          <w:p w14:paraId="696928B4" w14:textId="77777777" w:rsidR="00911727" w:rsidRPr="006E2058" w:rsidRDefault="00911727" w:rsidP="00CF5A68">
            <w:pPr>
              <w:spacing w:after="0"/>
              <w:jc w:val="center"/>
              <w:rPr>
                <w:rFonts w:cs="Calibri"/>
              </w:rPr>
            </w:pPr>
            <w:r w:rsidRPr="006E2058">
              <w:rPr>
                <w:rFonts w:cs="Calibri"/>
              </w:rPr>
              <w:t>400</w:t>
            </w:r>
          </w:p>
        </w:tc>
        <w:tc>
          <w:tcPr>
            <w:tcW w:w="2958" w:type="dxa"/>
            <w:vAlign w:val="center"/>
          </w:tcPr>
          <w:p w14:paraId="024B7981" w14:textId="77777777" w:rsidR="00911727" w:rsidRPr="006E2058" w:rsidRDefault="00911727" w:rsidP="00CF5A68">
            <w:pPr>
              <w:spacing w:after="0"/>
              <w:jc w:val="center"/>
              <w:rPr>
                <w:rFonts w:cs="Calibri"/>
              </w:rPr>
            </w:pPr>
            <w:r w:rsidRPr="006E2058">
              <w:rPr>
                <w:rFonts w:cs="Calibri"/>
              </w:rPr>
              <w:t>400</w:t>
            </w:r>
          </w:p>
        </w:tc>
        <w:tc>
          <w:tcPr>
            <w:tcW w:w="7603" w:type="dxa"/>
            <w:vAlign w:val="center"/>
          </w:tcPr>
          <w:p w14:paraId="248103DC" w14:textId="77777777" w:rsidR="00911727" w:rsidRPr="006E2058" w:rsidRDefault="00911727" w:rsidP="00CF5A68">
            <w:pPr>
              <w:spacing w:after="0"/>
              <w:rPr>
                <w:rFonts w:cs="Calibri"/>
                <w:lang w:eastAsia="it-IT"/>
              </w:rPr>
            </w:pPr>
            <w:r w:rsidRPr="006E2058">
              <w:rPr>
                <w:rFonts w:cs="Calibri"/>
              </w:rPr>
              <w:t>Bad request</w:t>
            </w:r>
          </w:p>
        </w:tc>
      </w:tr>
    </w:tbl>
    <w:p w14:paraId="3A3F0D66" w14:textId="77777777" w:rsidR="00DF2A4E" w:rsidRDefault="00DF2A4E" w:rsidP="009A1C44">
      <w:pPr>
        <w:pStyle w:val="Heading3"/>
        <w:sectPr w:rsidR="00DF2A4E" w:rsidSect="00BF2259">
          <w:type w:val="continuous"/>
          <w:pgSz w:w="28800" w:h="24480" w:code="5"/>
          <w:pgMar w:top="1440" w:right="1440" w:bottom="1440" w:left="1440" w:header="720" w:footer="720" w:gutter="0"/>
          <w:cols w:num="2" w:space="720"/>
          <w:docGrid w:linePitch="360"/>
        </w:sectPr>
      </w:pPr>
    </w:p>
    <w:p w14:paraId="1FF1DD3F" w14:textId="77777777" w:rsidR="00612FB1" w:rsidRPr="006E2058" w:rsidRDefault="00612FB1" w:rsidP="00612FB1">
      <w:pPr>
        <w:rPr>
          <w:rFonts w:cs="Calibri"/>
        </w:rPr>
        <w:sectPr w:rsidR="00612FB1" w:rsidRPr="006E2058" w:rsidSect="00BF2259">
          <w:type w:val="continuous"/>
          <w:pgSz w:w="28800" w:h="24480"/>
          <w:pgMar w:top="1440" w:right="1440" w:bottom="1440" w:left="1440" w:header="720" w:footer="720" w:gutter="0"/>
          <w:cols w:num="2" w:space="720"/>
        </w:sectPr>
      </w:pPr>
      <w:bookmarkStart w:id="59" w:name="_Hlk114832362"/>
      <w:bookmarkStart w:id="60" w:name="_Toc115182698"/>
    </w:p>
    <w:bookmarkEnd w:id="59"/>
    <w:p w14:paraId="1CC16F8A" w14:textId="77777777" w:rsidR="00911727" w:rsidRDefault="00911727" w:rsidP="003828BA">
      <w:pPr>
        <w:pStyle w:val="Heading2"/>
        <w:sectPr w:rsidR="00911727" w:rsidSect="00BF2259">
          <w:type w:val="continuous"/>
          <w:pgSz w:w="28800" w:h="24480" w:code="5"/>
          <w:pgMar w:top="1440" w:right="1440" w:bottom="1440" w:left="1440" w:header="720" w:footer="720" w:gutter="0"/>
          <w:cols w:num="2" w:space="720"/>
          <w:docGrid w:linePitch="360"/>
        </w:sectPr>
      </w:pPr>
    </w:p>
    <w:p w14:paraId="25412D93" w14:textId="77777777" w:rsidR="00991538" w:rsidRDefault="00991538" w:rsidP="003828BA">
      <w:pPr>
        <w:pStyle w:val="Heading2"/>
        <w:sectPr w:rsidR="00991538" w:rsidSect="00BF2259">
          <w:type w:val="continuous"/>
          <w:pgSz w:w="28800" w:h="24480" w:code="5"/>
          <w:pgMar w:top="1440" w:right="1440" w:bottom="1440" w:left="1440" w:header="720" w:footer="720" w:gutter="0"/>
          <w:cols w:num="2" w:space="720"/>
          <w:docGrid w:linePitch="360"/>
        </w:sectPr>
      </w:pPr>
    </w:p>
    <w:p w14:paraId="163B5366" w14:textId="77777777" w:rsidR="00612FB1" w:rsidRDefault="00612FB1" w:rsidP="003828BA">
      <w:pPr>
        <w:pStyle w:val="Heading2"/>
      </w:pPr>
      <w:bookmarkStart w:id="61" w:name="_Toc217890922"/>
      <w:r w:rsidRPr="006E2058">
        <w:lastRenderedPageBreak/>
        <w:t xml:space="preserve">POST- </w:t>
      </w:r>
      <w:bookmarkEnd w:id="60"/>
      <w:r w:rsidR="009E36E1">
        <w:t>SMART KPI TILE</w:t>
      </w:r>
      <w:bookmarkEnd w:id="61"/>
    </w:p>
    <w:p w14:paraId="489C41B0" w14:textId="77777777" w:rsidR="00612FB1" w:rsidRDefault="00612FB1" w:rsidP="00417E10">
      <w:pPr>
        <w:ind w:right="126"/>
      </w:pPr>
      <w:r w:rsidRPr="360C22E2">
        <w:rPr>
          <w:rFonts w:cs="Calibri"/>
        </w:rPr>
        <w:t xml:space="preserve">The smart kpitile </w:t>
      </w:r>
      <w:r w:rsidR="1889D0A5" w:rsidRPr="360C22E2">
        <w:rPr>
          <w:rFonts w:cs="Calibri"/>
        </w:rPr>
        <w:t>API</w:t>
      </w:r>
      <w:r w:rsidRPr="360C22E2">
        <w:rPr>
          <w:rFonts w:cs="Calibri"/>
        </w:rPr>
        <w:t xml:space="preserve"> is a part of the AOT-SmartKPI-Middleware </w:t>
      </w:r>
      <w:r w:rsidR="6E30A53C" w:rsidRPr="360C22E2">
        <w:rPr>
          <w:rFonts w:ascii="Calibri" w:hAnsi="Calibri" w:cs="Calibri"/>
        </w:rPr>
        <w:t>Microservice.</w:t>
      </w:r>
      <w:r w:rsidR="6E30A53C" w:rsidRPr="360C22E2">
        <w:rPr>
          <w:rFonts w:cs="Calibri"/>
        </w:rPr>
        <w:t xml:space="preserve"> </w:t>
      </w:r>
      <w:r w:rsidRPr="360C22E2">
        <w:rPr>
          <w:rFonts w:cs="Calibri"/>
        </w:rPr>
        <w:t>It is invoked by the UI and consumed by the UI.</w:t>
      </w:r>
      <w:r w:rsidR="00D20CBA">
        <w:rPr>
          <w:rFonts w:cs="Calibri"/>
        </w:rPr>
        <w:t xml:space="preserve"> This</w:t>
      </w:r>
      <w:r w:rsidR="08E80EEA">
        <w:rPr>
          <w:rFonts w:cs="Calibri"/>
        </w:rPr>
        <w:t xml:space="preserve"> API is</w:t>
      </w:r>
      <w:r>
        <w:rPr>
          <w:rFonts w:cs="Calibri"/>
        </w:rPr>
        <w:t xml:space="preserve"> </w:t>
      </w:r>
      <w:r>
        <w:t xml:space="preserve">a POST call to the Smart KPI AOT DEV server </w:t>
      </w:r>
      <w:proofErr w:type="gramStart"/>
      <w:r>
        <w:t>is hosted</w:t>
      </w:r>
      <w:proofErr w:type="gramEnd"/>
      <w:r>
        <w:t xml:space="preserve"> at the backend to get the details of actual, forecast, historical, target, RAGStatus, and CompareActual calculations for KPI. In the case of a parameter, the details fetched are actual, forecast, and target calculations.</w:t>
      </w:r>
    </w:p>
    <w:p w14:paraId="2940C4F6" w14:textId="62296930" w:rsidR="00B13C4E" w:rsidRPr="001A0396" w:rsidRDefault="00B13C4E" w:rsidP="009A1C44">
      <w:pPr>
        <w:pStyle w:val="Heading3"/>
        <w:rPr>
          <w:sz w:val="18"/>
          <w:szCs w:val="18"/>
        </w:rPr>
      </w:pPr>
      <w:r>
        <w:t>Input</w:t>
      </w:r>
      <w:r w:rsidR="00BA121D">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454"/>
        <w:gridCol w:w="1256"/>
        <w:gridCol w:w="1533"/>
        <w:gridCol w:w="1207"/>
      </w:tblGrid>
      <w:tr w:rsidR="00DF1AF1" w:rsidRPr="001A0396" w14:paraId="78CF9D87" w14:textId="77777777" w:rsidTr="00417E10">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329551" w14:textId="77777777" w:rsidR="002B59C4" w:rsidRPr="001A0396" w:rsidRDefault="002B59C4">
            <w:pPr>
              <w:spacing w:after="0"/>
              <w:rPr>
                <w:rFonts w:cs="Calibri"/>
                <w:sz w:val="19"/>
                <w:szCs w:val="19"/>
              </w:rPr>
            </w:pPr>
            <w:r w:rsidRPr="001A0396">
              <w:rPr>
                <w:rFonts w:cs="Calibri"/>
                <w:b/>
                <w:sz w:val="19"/>
                <w:szCs w:val="19"/>
              </w:rPr>
              <w:t>Parameter</w:t>
            </w:r>
          </w:p>
        </w:tc>
        <w:tc>
          <w:tcPr>
            <w:tcW w:w="64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97253C" w14:textId="77777777" w:rsidR="002B59C4" w:rsidRPr="001A0396" w:rsidRDefault="002B59C4">
            <w:pPr>
              <w:spacing w:after="0"/>
              <w:rPr>
                <w:rFonts w:cs="Calibri"/>
                <w:sz w:val="19"/>
                <w:szCs w:val="19"/>
              </w:rPr>
            </w:pPr>
            <w:r w:rsidRPr="001A0396">
              <w:rPr>
                <w:rFonts w:cs="Calibri"/>
                <w:b/>
                <w:sz w:val="19"/>
                <w:szCs w:val="19"/>
              </w:rPr>
              <w:t>Description</w:t>
            </w:r>
          </w:p>
        </w:tc>
        <w:tc>
          <w:tcPr>
            <w:tcW w:w="1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7C3C59" w14:textId="77777777" w:rsidR="002B59C4" w:rsidRPr="001A0396" w:rsidRDefault="00A3379D">
            <w:pPr>
              <w:spacing w:after="0"/>
              <w:jc w:val="center"/>
              <w:rPr>
                <w:rFonts w:cs="Calibri"/>
                <w:sz w:val="19"/>
                <w:szCs w:val="19"/>
              </w:rPr>
            </w:pPr>
            <w:r w:rsidRPr="001A0396">
              <w:rPr>
                <w:rFonts w:cs="Calibri"/>
                <w:b/>
                <w:kern w:val="0"/>
                <w:sz w:val="19"/>
                <w:szCs w:val="19"/>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23FC19" w14:textId="77777777" w:rsidR="002B59C4" w:rsidRPr="001A0396" w:rsidRDefault="002B59C4">
            <w:pPr>
              <w:spacing w:after="0"/>
              <w:rPr>
                <w:rFonts w:cs="Calibri"/>
                <w:sz w:val="19"/>
                <w:szCs w:val="19"/>
              </w:rPr>
            </w:pPr>
            <w:r w:rsidRPr="001A0396">
              <w:rPr>
                <w:rFonts w:cs="Calibri"/>
                <w:b/>
                <w:sz w:val="19"/>
                <w:szCs w:val="19"/>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8B15C9" w14:textId="77777777" w:rsidR="002B59C4" w:rsidRPr="001A0396" w:rsidRDefault="002B59C4">
            <w:pPr>
              <w:spacing w:after="0"/>
              <w:rPr>
                <w:rFonts w:cs="Calibri"/>
                <w:sz w:val="19"/>
                <w:szCs w:val="19"/>
              </w:rPr>
            </w:pPr>
            <w:r w:rsidRPr="001A0396">
              <w:rPr>
                <w:rFonts w:cs="Calibri"/>
                <w:b/>
                <w:sz w:val="19"/>
                <w:szCs w:val="19"/>
              </w:rPr>
              <w:t>Type</w:t>
            </w:r>
          </w:p>
        </w:tc>
      </w:tr>
      <w:tr w:rsidR="002B59C4" w:rsidRPr="001A0396" w14:paraId="7A016DAA" w14:textId="77777777" w:rsidTr="00417E10">
        <w:tc>
          <w:tcPr>
            <w:tcW w:w="2140" w:type="dxa"/>
            <w:tcBorders>
              <w:top w:val="single" w:sz="4" w:space="0" w:color="auto"/>
              <w:left w:val="single" w:sz="4" w:space="0" w:color="auto"/>
              <w:bottom w:val="single" w:sz="4" w:space="0" w:color="auto"/>
              <w:right w:val="single" w:sz="4" w:space="0" w:color="auto"/>
            </w:tcBorders>
            <w:vAlign w:val="center"/>
            <w:hideMark/>
          </w:tcPr>
          <w:p w14:paraId="4FDB3842" w14:textId="77777777" w:rsidR="002B59C4" w:rsidRPr="001A0396" w:rsidRDefault="002B59C4">
            <w:pPr>
              <w:spacing w:after="0"/>
              <w:rPr>
                <w:rFonts w:cs="Calibri"/>
                <w:sz w:val="19"/>
                <w:szCs w:val="19"/>
              </w:rPr>
            </w:pPr>
            <w:r w:rsidRPr="001A0396">
              <w:rPr>
                <w:rFonts w:cs="Calibri"/>
                <w:sz w:val="19"/>
                <w:szCs w:val="19"/>
              </w:rPr>
              <w:t>Authorization</w:t>
            </w:r>
          </w:p>
        </w:tc>
        <w:tc>
          <w:tcPr>
            <w:tcW w:w="6454" w:type="dxa"/>
            <w:tcBorders>
              <w:top w:val="single" w:sz="4" w:space="0" w:color="auto"/>
              <w:left w:val="single" w:sz="4" w:space="0" w:color="auto"/>
              <w:bottom w:val="single" w:sz="4" w:space="0" w:color="auto"/>
              <w:right w:val="single" w:sz="4" w:space="0" w:color="auto"/>
            </w:tcBorders>
            <w:vAlign w:val="center"/>
            <w:hideMark/>
          </w:tcPr>
          <w:p w14:paraId="280A0B54" w14:textId="77777777" w:rsidR="002B59C4" w:rsidRPr="001A0396" w:rsidRDefault="002B59C4" w:rsidP="005A7D6E">
            <w:pPr>
              <w:spacing w:after="0"/>
              <w:rPr>
                <w:rFonts w:cs="Calibri"/>
                <w:sz w:val="19"/>
                <w:szCs w:val="19"/>
              </w:rPr>
            </w:pPr>
            <w:r w:rsidRPr="001A0396">
              <w:rPr>
                <w:rFonts w:cs="Calibri"/>
                <w:sz w:val="19"/>
                <w:szCs w:val="19"/>
                <w:shd w:val="clear" w:color="auto" w:fill="FFFFFF"/>
              </w:rPr>
              <w:t>Token acquired from Azure AD based on the user credentials for further API calls.</w:t>
            </w:r>
            <w:r w:rsidR="005A7D6E" w:rsidRPr="001A0396">
              <w:rPr>
                <w:rFonts w:cs="Calibri"/>
                <w:sz w:val="19"/>
                <w:szCs w:val="19"/>
                <w:shd w:val="clear" w:color="auto" w:fill="FFFFFF"/>
              </w:rPr>
              <w:t xml:space="preserve"> </w:t>
            </w:r>
            <w:r w:rsidRPr="001A0396">
              <w:rPr>
                <w:rFonts w:cs="Calibri"/>
                <w:sz w:val="19"/>
                <w:szCs w:val="19"/>
                <w:shd w:val="clear" w:color="auto" w:fill="FFFFFF"/>
              </w:rPr>
              <w:t>Example: msal.accesstoken : { token: "Bearer {token}" }</w:t>
            </w:r>
          </w:p>
        </w:tc>
        <w:tc>
          <w:tcPr>
            <w:tcW w:w="1256" w:type="dxa"/>
            <w:tcBorders>
              <w:top w:val="single" w:sz="4" w:space="0" w:color="auto"/>
              <w:left w:val="single" w:sz="4" w:space="0" w:color="auto"/>
              <w:bottom w:val="single" w:sz="4" w:space="0" w:color="auto"/>
              <w:right w:val="single" w:sz="4" w:space="0" w:color="auto"/>
            </w:tcBorders>
            <w:vAlign w:val="center"/>
            <w:hideMark/>
          </w:tcPr>
          <w:p w14:paraId="246156B5" w14:textId="77777777" w:rsidR="002B59C4" w:rsidRPr="001A0396" w:rsidRDefault="002B59C4">
            <w:pPr>
              <w:spacing w:after="0"/>
              <w:jc w:val="center"/>
              <w:rPr>
                <w:rFonts w:cs="Calibri"/>
                <w:sz w:val="19"/>
                <w:szCs w:val="19"/>
              </w:rPr>
            </w:pPr>
            <w:r w:rsidRPr="001A0396">
              <w:rPr>
                <w:rFonts w:cs="Calibri"/>
                <w:sz w:val="19"/>
                <w:szCs w:val="19"/>
              </w:rPr>
              <w:t>M-Public</w:t>
            </w:r>
          </w:p>
        </w:tc>
        <w:tc>
          <w:tcPr>
            <w:tcW w:w="1533" w:type="dxa"/>
            <w:tcBorders>
              <w:top w:val="single" w:sz="4" w:space="0" w:color="auto"/>
              <w:left w:val="single" w:sz="4" w:space="0" w:color="auto"/>
              <w:bottom w:val="single" w:sz="4" w:space="0" w:color="auto"/>
              <w:right w:val="single" w:sz="4" w:space="0" w:color="auto"/>
            </w:tcBorders>
            <w:vAlign w:val="center"/>
            <w:hideMark/>
          </w:tcPr>
          <w:p w14:paraId="45481247" w14:textId="77777777" w:rsidR="002B59C4" w:rsidRPr="001A0396" w:rsidRDefault="002B59C4">
            <w:pPr>
              <w:spacing w:after="0"/>
              <w:jc w:val="center"/>
              <w:rPr>
                <w:rFonts w:cs="Calibri"/>
                <w:sz w:val="19"/>
                <w:szCs w:val="19"/>
              </w:rPr>
            </w:pPr>
            <w:r w:rsidRPr="001A0396">
              <w:rPr>
                <w:rFonts w:cs="Calibri"/>
                <w:sz w:val="19"/>
                <w:szCs w:val="19"/>
              </w:rPr>
              <w:t>-</w:t>
            </w:r>
          </w:p>
        </w:tc>
        <w:tc>
          <w:tcPr>
            <w:tcW w:w="1207" w:type="dxa"/>
            <w:tcBorders>
              <w:top w:val="single" w:sz="4" w:space="0" w:color="auto"/>
              <w:left w:val="single" w:sz="4" w:space="0" w:color="auto"/>
              <w:bottom w:val="single" w:sz="4" w:space="0" w:color="auto"/>
              <w:right w:val="single" w:sz="4" w:space="0" w:color="auto"/>
            </w:tcBorders>
            <w:vAlign w:val="center"/>
            <w:hideMark/>
          </w:tcPr>
          <w:p w14:paraId="78F2144B" w14:textId="77777777" w:rsidR="002B59C4" w:rsidRPr="001A0396" w:rsidRDefault="002B59C4">
            <w:pPr>
              <w:spacing w:after="0"/>
              <w:rPr>
                <w:rFonts w:cs="Calibri"/>
                <w:sz w:val="19"/>
                <w:szCs w:val="19"/>
              </w:rPr>
            </w:pPr>
            <w:r w:rsidRPr="001A0396">
              <w:rPr>
                <w:rFonts w:cs="Calibri"/>
                <w:sz w:val="19"/>
                <w:szCs w:val="19"/>
              </w:rPr>
              <w:t>String</w:t>
            </w:r>
          </w:p>
        </w:tc>
      </w:tr>
    </w:tbl>
    <w:p w14:paraId="42DB60A4" w14:textId="7D37F308" w:rsidR="00372E2A" w:rsidRPr="001A0396" w:rsidRDefault="00372E2A" w:rsidP="00372E2A">
      <w:pPr>
        <w:pStyle w:val="Heading3"/>
      </w:pPr>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542"/>
        <w:gridCol w:w="1045"/>
        <w:gridCol w:w="1533"/>
        <w:gridCol w:w="1207"/>
      </w:tblGrid>
      <w:tr w:rsidR="005249B0" w:rsidRPr="001A0396" w14:paraId="60A216B5" w14:textId="77777777" w:rsidTr="000E3332">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8624FB" w14:textId="77777777" w:rsidR="005249B0" w:rsidRPr="001A0396" w:rsidRDefault="005249B0">
            <w:pPr>
              <w:spacing w:after="0"/>
              <w:rPr>
                <w:rFonts w:cs="Calibri"/>
                <w:sz w:val="19"/>
                <w:szCs w:val="19"/>
              </w:rPr>
            </w:pPr>
            <w:r w:rsidRPr="001A0396">
              <w:rPr>
                <w:rFonts w:cs="Calibri"/>
                <w:b/>
                <w:sz w:val="19"/>
                <w:szCs w:val="19"/>
              </w:rPr>
              <w:t>Parameter</w:t>
            </w:r>
          </w:p>
        </w:tc>
        <w:tc>
          <w:tcPr>
            <w:tcW w:w="65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4570A6" w14:textId="77777777" w:rsidR="005249B0" w:rsidRPr="001A0396" w:rsidRDefault="005249B0">
            <w:pPr>
              <w:spacing w:after="0"/>
              <w:rPr>
                <w:rFonts w:cs="Calibri"/>
                <w:sz w:val="19"/>
                <w:szCs w:val="19"/>
              </w:rPr>
            </w:pPr>
            <w:r w:rsidRPr="001A0396">
              <w:rPr>
                <w:rFonts w:cs="Calibri"/>
                <w:b/>
                <w:sz w:val="19"/>
                <w:szCs w:val="19"/>
              </w:rPr>
              <w:t>Description</w:t>
            </w:r>
          </w:p>
        </w:tc>
        <w:tc>
          <w:tcPr>
            <w:tcW w:w="10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FF6460" w14:textId="77777777" w:rsidR="005249B0" w:rsidRPr="001A0396" w:rsidRDefault="00A3379D">
            <w:pPr>
              <w:spacing w:after="0"/>
              <w:jc w:val="center"/>
              <w:rPr>
                <w:rFonts w:cs="Calibri"/>
                <w:sz w:val="19"/>
                <w:szCs w:val="19"/>
              </w:rPr>
            </w:pPr>
            <w:r w:rsidRPr="001A0396">
              <w:rPr>
                <w:rFonts w:cs="Calibri"/>
                <w:b/>
                <w:kern w:val="0"/>
                <w:sz w:val="19"/>
                <w:szCs w:val="19"/>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BA8913" w14:textId="77777777" w:rsidR="005249B0" w:rsidRPr="001A0396" w:rsidRDefault="005249B0">
            <w:pPr>
              <w:spacing w:after="0"/>
              <w:rPr>
                <w:rFonts w:cs="Calibri"/>
                <w:sz w:val="19"/>
                <w:szCs w:val="19"/>
              </w:rPr>
            </w:pPr>
            <w:r w:rsidRPr="001A0396">
              <w:rPr>
                <w:rFonts w:cs="Calibri"/>
                <w:b/>
                <w:sz w:val="19"/>
                <w:szCs w:val="19"/>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295B58" w14:textId="77777777" w:rsidR="005249B0" w:rsidRPr="001A0396" w:rsidRDefault="005249B0">
            <w:pPr>
              <w:spacing w:after="0"/>
              <w:rPr>
                <w:rFonts w:cs="Calibri"/>
                <w:sz w:val="19"/>
                <w:szCs w:val="19"/>
              </w:rPr>
            </w:pPr>
            <w:r w:rsidRPr="001A0396">
              <w:rPr>
                <w:rFonts w:cs="Calibri"/>
                <w:b/>
                <w:sz w:val="19"/>
                <w:szCs w:val="19"/>
              </w:rPr>
              <w:t>Type</w:t>
            </w:r>
          </w:p>
        </w:tc>
      </w:tr>
      <w:tr w:rsidR="005249B0" w:rsidRPr="001A0396" w14:paraId="3115A049"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54E127E" w14:textId="77777777" w:rsidR="005249B0" w:rsidRPr="001A0396" w:rsidRDefault="005249B0">
            <w:pPr>
              <w:spacing w:after="0"/>
              <w:rPr>
                <w:rFonts w:cs="Calibri"/>
                <w:sz w:val="19"/>
                <w:szCs w:val="19"/>
              </w:rPr>
            </w:pPr>
            <w:r w:rsidRPr="001A0396">
              <w:rPr>
                <w:rFonts w:cs="Calibri"/>
                <w:sz w:val="19"/>
                <w:szCs w:val="19"/>
              </w:rPr>
              <w:t>startdate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F284576" w14:textId="77777777" w:rsidR="005249B0" w:rsidRPr="001A0396" w:rsidRDefault="005249B0">
            <w:pPr>
              <w:spacing w:after="0"/>
              <w:rPr>
                <w:rFonts w:cs="Calibri"/>
                <w:sz w:val="19"/>
                <w:szCs w:val="19"/>
              </w:rPr>
            </w:pPr>
            <w:r w:rsidRPr="001A0396">
              <w:rPr>
                <w:rFonts w:cs="Calibri"/>
                <w:sz w:val="19"/>
                <w:szCs w:val="19"/>
              </w:rPr>
              <w:t>Start date to perform the calculation (ISO 8601 date format (i.e., YYYY-MM-DDTHH:mm:ss.sssZ))</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6FDA9F8"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6C6E4A5C"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E279F42"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56398D66"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25B2ED48" w14:textId="77777777" w:rsidR="005249B0" w:rsidRPr="001A0396" w:rsidRDefault="005249B0">
            <w:pPr>
              <w:spacing w:after="0"/>
              <w:rPr>
                <w:rFonts w:cs="Calibri"/>
                <w:sz w:val="19"/>
                <w:szCs w:val="19"/>
              </w:rPr>
            </w:pPr>
            <w:r w:rsidRPr="001A0396">
              <w:rPr>
                <w:rFonts w:cs="Calibri"/>
                <w:sz w:val="19"/>
                <w:szCs w:val="19"/>
              </w:rPr>
              <w:t>enddate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C45B80C" w14:textId="77777777" w:rsidR="005249B0" w:rsidRPr="001A0396" w:rsidRDefault="005249B0">
            <w:pPr>
              <w:spacing w:after="0"/>
              <w:rPr>
                <w:rFonts w:cs="Calibri"/>
                <w:sz w:val="19"/>
                <w:szCs w:val="19"/>
              </w:rPr>
            </w:pPr>
            <w:r w:rsidRPr="001A0396">
              <w:rPr>
                <w:rFonts w:cs="Calibri"/>
                <w:sz w:val="19"/>
                <w:szCs w:val="19"/>
              </w:rPr>
              <w:t>End date to perform the calculation (ISO 8601 date format (i.e., YYYY-MM-DDTHH:mm:ss.sssZ))</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9B29CD7"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5437E74E"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7FB17745"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54BCBF1C"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78F25B4B" w14:textId="77777777" w:rsidR="005249B0" w:rsidRPr="001A0396" w:rsidRDefault="005249B0">
            <w:pPr>
              <w:spacing w:after="0"/>
              <w:rPr>
                <w:rFonts w:cs="Calibri"/>
                <w:sz w:val="19"/>
                <w:szCs w:val="19"/>
              </w:rPr>
            </w:pPr>
            <w:r w:rsidRPr="001A0396">
              <w:rPr>
                <w:rFonts w:cs="Calibri"/>
                <w:sz w:val="19"/>
                <w:szCs w:val="19"/>
              </w:rPr>
              <w:t>calendarOption</w:t>
            </w:r>
          </w:p>
        </w:tc>
        <w:tc>
          <w:tcPr>
            <w:tcW w:w="6542" w:type="dxa"/>
            <w:tcBorders>
              <w:top w:val="single" w:sz="4" w:space="0" w:color="auto"/>
              <w:left w:val="single" w:sz="4" w:space="0" w:color="auto"/>
              <w:bottom w:val="single" w:sz="4" w:space="0" w:color="auto"/>
              <w:right w:val="single" w:sz="4" w:space="0" w:color="auto"/>
            </w:tcBorders>
            <w:vAlign w:val="center"/>
            <w:hideMark/>
          </w:tcPr>
          <w:p w14:paraId="04A532E7" w14:textId="77777777" w:rsidR="005249B0" w:rsidRPr="001A0396" w:rsidRDefault="005249B0">
            <w:pPr>
              <w:spacing w:after="0"/>
              <w:rPr>
                <w:rFonts w:cs="Calibri"/>
                <w:sz w:val="19"/>
                <w:szCs w:val="19"/>
              </w:rPr>
            </w:pPr>
            <w:r w:rsidRPr="001A0396">
              <w:rPr>
                <w:rFonts w:cs="Calibri"/>
                <w:sz w:val="19"/>
                <w:szCs w:val="19"/>
              </w:rPr>
              <w:t xml:space="preserve">This parameter specifies whether a specific calendar option has been selected for the data range. In this case, "noselection" indicates that no specific calendar option has been selected. </w:t>
            </w:r>
          </w:p>
          <w:p w14:paraId="509E75B3" w14:textId="77777777" w:rsidR="005249B0" w:rsidRPr="001A0396" w:rsidRDefault="005249B0">
            <w:pPr>
              <w:spacing w:after="0"/>
              <w:rPr>
                <w:rFonts w:cs="Calibri"/>
                <w:sz w:val="19"/>
                <w:szCs w:val="19"/>
              </w:rPr>
            </w:pPr>
            <w:r w:rsidRPr="001A0396">
              <w:rPr>
                <w:rFonts w:cs="Calibri"/>
                <w:sz w:val="19"/>
                <w:szCs w:val="19"/>
              </w:rPr>
              <w:t>Available calendar Options (noselection, hours, day, weeks, monthly, quarterly, half-yearly, yearly, custom).</w:t>
            </w:r>
          </w:p>
        </w:tc>
        <w:tc>
          <w:tcPr>
            <w:tcW w:w="1045" w:type="dxa"/>
            <w:tcBorders>
              <w:top w:val="single" w:sz="4" w:space="0" w:color="auto"/>
              <w:left w:val="single" w:sz="4" w:space="0" w:color="auto"/>
              <w:bottom w:val="single" w:sz="4" w:space="0" w:color="auto"/>
              <w:right w:val="single" w:sz="4" w:space="0" w:color="auto"/>
            </w:tcBorders>
            <w:vAlign w:val="center"/>
            <w:hideMark/>
          </w:tcPr>
          <w:p w14:paraId="6A162D31"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6FD0907B"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2F43BD2A"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308139AB"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7FC809E" w14:textId="77777777" w:rsidR="005249B0" w:rsidRPr="001A0396" w:rsidRDefault="005249B0">
            <w:pPr>
              <w:spacing w:after="0"/>
              <w:rPr>
                <w:rFonts w:cs="Calibri"/>
                <w:sz w:val="19"/>
                <w:szCs w:val="19"/>
              </w:rPr>
            </w:pPr>
            <w:r w:rsidRPr="001A0396">
              <w:rPr>
                <w:rFonts w:cs="Calibri"/>
                <w:color w:val="111827"/>
                <w:sz w:val="19"/>
                <w:szCs w:val="19"/>
                <w:shd w:val="clear" w:color="auto" w:fill="F7F7F8"/>
              </w:rPr>
              <w:t>drilldowndetails</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CDF195E" w14:textId="77777777" w:rsidR="005249B0" w:rsidRPr="001A0396" w:rsidRDefault="005249B0">
            <w:pPr>
              <w:spacing w:after="0"/>
              <w:rPr>
                <w:rFonts w:cs="Calibri"/>
                <w:sz w:val="19"/>
                <w:szCs w:val="19"/>
              </w:rPr>
            </w:pPr>
            <w:r w:rsidRPr="001A0396">
              <w:rPr>
                <w:rFonts w:cs="Calibri"/>
                <w:sz w:val="19"/>
                <w:szCs w:val="19"/>
              </w:rPr>
              <w:t>This is an object that contains details for the drilldown operation.</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5DD2188"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3F5C5E4F"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59AD8EF"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8CDFA43"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88E1DB9"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isSameCalcfreq</w:t>
            </w:r>
          </w:p>
        </w:tc>
        <w:tc>
          <w:tcPr>
            <w:tcW w:w="6542" w:type="dxa"/>
            <w:tcBorders>
              <w:top w:val="single" w:sz="4" w:space="0" w:color="auto"/>
              <w:left w:val="single" w:sz="4" w:space="0" w:color="auto"/>
              <w:bottom w:val="single" w:sz="4" w:space="0" w:color="auto"/>
              <w:right w:val="single" w:sz="4" w:space="0" w:color="auto"/>
            </w:tcBorders>
            <w:vAlign w:val="center"/>
            <w:hideMark/>
          </w:tcPr>
          <w:p w14:paraId="2F1742C9" w14:textId="77777777" w:rsidR="005249B0" w:rsidRPr="001A0396" w:rsidRDefault="005249B0">
            <w:pPr>
              <w:spacing w:after="0"/>
              <w:rPr>
                <w:rFonts w:cs="Calibri"/>
                <w:sz w:val="19"/>
                <w:szCs w:val="19"/>
              </w:rPr>
            </w:pPr>
            <w:r w:rsidRPr="001A0396">
              <w:rPr>
                <w:rFonts w:cs="Calibri"/>
                <w:sz w:val="19"/>
                <w:szCs w:val="19"/>
              </w:rPr>
              <w:t>This is a Boolean parameter that signifies whether the calculation frequency of the parent KPI and the contributing or influencing KPI is the same. 'True' means they have the same calculation frequency. 'False' means they have different calculation frequencies.</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A69E72C"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3BD647C5"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268C20A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028FF003"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106DABE"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kpiRelationship</w:t>
            </w:r>
          </w:p>
        </w:tc>
        <w:tc>
          <w:tcPr>
            <w:tcW w:w="6542" w:type="dxa"/>
            <w:tcBorders>
              <w:top w:val="single" w:sz="4" w:space="0" w:color="auto"/>
              <w:left w:val="single" w:sz="4" w:space="0" w:color="auto"/>
              <w:bottom w:val="single" w:sz="4" w:space="0" w:color="auto"/>
              <w:right w:val="single" w:sz="4" w:space="0" w:color="auto"/>
            </w:tcBorders>
            <w:vAlign w:val="center"/>
            <w:hideMark/>
          </w:tcPr>
          <w:p w14:paraId="3F029546" w14:textId="77777777" w:rsidR="005249B0" w:rsidRPr="001A0396" w:rsidRDefault="005249B0">
            <w:pPr>
              <w:spacing w:after="0"/>
              <w:rPr>
                <w:rFonts w:cs="Calibri"/>
                <w:sz w:val="19"/>
                <w:szCs w:val="19"/>
              </w:rPr>
            </w:pPr>
            <w:r w:rsidRPr="001A0396">
              <w:rPr>
                <w:rFonts w:cs="Calibri"/>
                <w:sz w:val="19"/>
                <w:szCs w:val="19"/>
              </w:rPr>
              <w:t>This indicates the relationship of the KPI being drilled down. "AOT_ContributingKPI" means the KPI being considered is a contributing KPI. "AOT_InfluencingKPI" means the KPI being considered is an InfluencingKPI.</w:t>
            </w:r>
          </w:p>
        </w:tc>
        <w:tc>
          <w:tcPr>
            <w:tcW w:w="1045" w:type="dxa"/>
            <w:tcBorders>
              <w:top w:val="single" w:sz="4" w:space="0" w:color="auto"/>
              <w:left w:val="single" w:sz="4" w:space="0" w:color="auto"/>
              <w:bottom w:val="single" w:sz="4" w:space="0" w:color="auto"/>
              <w:right w:val="single" w:sz="4" w:space="0" w:color="auto"/>
            </w:tcBorders>
            <w:vAlign w:val="center"/>
            <w:hideMark/>
          </w:tcPr>
          <w:p w14:paraId="612567A2"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73059D72"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39761853"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F87A33A"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6F75DFB"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isdrilldown</w:t>
            </w:r>
          </w:p>
        </w:tc>
        <w:tc>
          <w:tcPr>
            <w:tcW w:w="6542" w:type="dxa"/>
            <w:tcBorders>
              <w:top w:val="single" w:sz="4" w:space="0" w:color="auto"/>
              <w:left w:val="single" w:sz="4" w:space="0" w:color="auto"/>
              <w:bottom w:val="single" w:sz="4" w:space="0" w:color="auto"/>
              <w:right w:val="single" w:sz="4" w:space="0" w:color="auto"/>
            </w:tcBorders>
            <w:vAlign w:val="center"/>
            <w:hideMark/>
          </w:tcPr>
          <w:p w14:paraId="3ADD5D8C" w14:textId="77777777" w:rsidR="005249B0" w:rsidRPr="001A0396" w:rsidRDefault="005249B0">
            <w:pPr>
              <w:spacing w:after="0"/>
              <w:rPr>
                <w:rFonts w:cs="Calibri"/>
                <w:sz w:val="19"/>
                <w:szCs w:val="19"/>
              </w:rPr>
            </w:pPr>
            <w:r w:rsidRPr="001A0396">
              <w:rPr>
                <w:rFonts w:cs="Calibri"/>
                <w:sz w:val="19"/>
                <w:szCs w:val="19"/>
              </w:rPr>
              <w:t>This is a Boolean parameter that indicates if a detail call is for contributing or influencing KPI.</w:t>
            </w:r>
          </w:p>
        </w:tc>
        <w:tc>
          <w:tcPr>
            <w:tcW w:w="1045" w:type="dxa"/>
            <w:tcBorders>
              <w:top w:val="single" w:sz="4" w:space="0" w:color="auto"/>
              <w:left w:val="single" w:sz="4" w:space="0" w:color="auto"/>
              <w:bottom w:val="single" w:sz="4" w:space="0" w:color="auto"/>
              <w:right w:val="single" w:sz="4" w:space="0" w:color="auto"/>
            </w:tcBorders>
            <w:vAlign w:val="center"/>
            <w:hideMark/>
          </w:tcPr>
          <w:p w14:paraId="595A9BE6"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41BB0CF"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355A980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0B831CD2"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18DE1FB"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KPI_calculation_Actual</w:t>
            </w:r>
          </w:p>
        </w:tc>
        <w:tc>
          <w:tcPr>
            <w:tcW w:w="6542" w:type="dxa"/>
            <w:tcBorders>
              <w:top w:val="single" w:sz="4" w:space="0" w:color="auto"/>
              <w:left w:val="single" w:sz="4" w:space="0" w:color="auto"/>
              <w:bottom w:val="single" w:sz="4" w:space="0" w:color="auto"/>
              <w:right w:val="single" w:sz="4" w:space="0" w:color="auto"/>
            </w:tcBorders>
            <w:vAlign w:val="center"/>
            <w:hideMark/>
          </w:tcPr>
          <w:p w14:paraId="7B232209" w14:textId="77777777" w:rsidR="005249B0" w:rsidRPr="001A0396" w:rsidRDefault="005249B0">
            <w:pPr>
              <w:spacing w:after="0"/>
              <w:rPr>
                <w:rFonts w:cs="Calibri"/>
                <w:sz w:val="19"/>
                <w:szCs w:val="19"/>
              </w:rPr>
            </w:pPr>
            <w:r w:rsidRPr="001A0396">
              <w:rPr>
                <w:rFonts w:cs="Calibri"/>
                <w:sz w:val="19"/>
                <w:szCs w:val="19"/>
              </w:rPr>
              <w:t>This parameter holds the calculation method for the KPI. Here, "SK.average('Performance')" means the average of performance is calculated.</w:t>
            </w:r>
          </w:p>
        </w:tc>
        <w:tc>
          <w:tcPr>
            <w:tcW w:w="1045" w:type="dxa"/>
            <w:tcBorders>
              <w:top w:val="single" w:sz="4" w:space="0" w:color="auto"/>
              <w:left w:val="single" w:sz="4" w:space="0" w:color="auto"/>
              <w:bottom w:val="single" w:sz="4" w:space="0" w:color="auto"/>
              <w:right w:val="single" w:sz="4" w:space="0" w:color="auto"/>
            </w:tcBorders>
            <w:vAlign w:val="center"/>
            <w:hideMark/>
          </w:tcPr>
          <w:p w14:paraId="0DDDBAE5"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E578DFB"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4FEE7EC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69E8D4A"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3FF56D6B"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startdate_aggregate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45738680" w14:textId="77777777" w:rsidR="005249B0" w:rsidRPr="001A0396" w:rsidRDefault="005249B0">
            <w:pPr>
              <w:spacing w:after="0"/>
              <w:rPr>
                <w:rFonts w:cs="Calibri"/>
                <w:sz w:val="19"/>
                <w:szCs w:val="19"/>
              </w:rPr>
            </w:pPr>
            <w:r w:rsidRPr="001A0396">
              <w:rPr>
                <w:rFonts w:cs="Calibri"/>
                <w:sz w:val="19"/>
                <w:szCs w:val="19"/>
              </w:rPr>
              <w:t>This parameter represents the start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BFBB42A"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23B9D08"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4403F36E"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335F14C6"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B9F47EA"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enddate_aggregate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896DBC2" w14:textId="77777777" w:rsidR="005249B0" w:rsidRPr="001A0396" w:rsidRDefault="005249B0">
            <w:pPr>
              <w:spacing w:after="0"/>
              <w:rPr>
                <w:rFonts w:cs="Calibri"/>
                <w:sz w:val="19"/>
                <w:szCs w:val="19"/>
              </w:rPr>
            </w:pPr>
            <w:r w:rsidRPr="001A0396">
              <w:rPr>
                <w:rFonts w:cs="Calibri"/>
                <w:sz w:val="19"/>
                <w:szCs w:val="19"/>
              </w:rPr>
              <w:t>This parameter represents the end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E799624"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981B5CD"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0284154" w14:textId="77777777" w:rsidR="005249B0" w:rsidRPr="001A0396" w:rsidRDefault="005249B0">
            <w:pPr>
              <w:spacing w:after="0"/>
              <w:rPr>
                <w:rFonts w:cs="Calibri"/>
                <w:sz w:val="19"/>
                <w:szCs w:val="19"/>
              </w:rPr>
            </w:pPr>
            <w:r w:rsidRPr="001A0396">
              <w:rPr>
                <w:rFonts w:cs="Calibri"/>
                <w:sz w:val="19"/>
                <w:szCs w:val="19"/>
              </w:rPr>
              <w:t>String</w:t>
            </w:r>
          </w:p>
        </w:tc>
      </w:tr>
    </w:tbl>
    <w:p w14:paraId="2AFE9E3B" w14:textId="5AABB7D8" w:rsidR="00372E2A" w:rsidRPr="001A0396" w:rsidRDefault="00372E2A" w:rsidP="00372E2A">
      <w:pPr>
        <w:pStyle w:val="Heading3"/>
      </w:pPr>
      <w:r>
        <w:t>Input Path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593"/>
        <w:gridCol w:w="1043"/>
        <w:gridCol w:w="1559"/>
        <w:gridCol w:w="1255"/>
      </w:tblGrid>
      <w:tr w:rsidR="00107524" w:rsidRPr="001A0396" w14:paraId="01A15532" w14:textId="77777777" w:rsidTr="00D6753B">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956C" w14:textId="77777777" w:rsidR="00107524" w:rsidRPr="001A0396" w:rsidRDefault="00107524">
            <w:pPr>
              <w:spacing w:after="0"/>
              <w:rPr>
                <w:rFonts w:cs="Calibri"/>
                <w:sz w:val="19"/>
                <w:szCs w:val="19"/>
              </w:rPr>
            </w:pPr>
            <w:bookmarkStart w:id="62" w:name="_Hlk153374000"/>
            <w:r w:rsidRPr="001A0396">
              <w:rPr>
                <w:rFonts w:cs="Calibri"/>
                <w:b/>
                <w:sz w:val="19"/>
                <w:szCs w:val="19"/>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6B3A42" w14:textId="77777777" w:rsidR="00107524" w:rsidRPr="001A0396" w:rsidRDefault="00107524">
            <w:pPr>
              <w:spacing w:after="0"/>
              <w:rPr>
                <w:rFonts w:cs="Calibri"/>
                <w:sz w:val="19"/>
                <w:szCs w:val="19"/>
              </w:rPr>
            </w:pPr>
            <w:r w:rsidRPr="001A0396">
              <w:rPr>
                <w:rFonts w:cs="Calibri"/>
                <w:b/>
                <w:sz w:val="19"/>
                <w:szCs w:val="19"/>
              </w:rPr>
              <w:t>Description</w:t>
            </w:r>
          </w:p>
        </w:tc>
        <w:tc>
          <w:tcPr>
            <w:tcW w:w="10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A6D0B8" w14:textId="77777777" w:rsidR="00107524" w:rsidRPr="001A0396" w:rsidRDefault="00A3379D">
            <w:pPr>
              <w:spacing w:after="0"/>
              <w:jc w:val="center"/>
              <w:rPr>
                <w:rFonts w:cs="Calibri"/>
                <w:sz w:val="19"/>
                <w:szCs w:val="19"/>
              </w:rPr>
            </w:pPr>
            <w:r w:rsidRPr="001A0396">
              <w:rPr>
                <w:rFonts w:cs="Calibri"/>
                <w:b/>
                <w:kern w:val="0"/>
                <w:sz w:val="19"/>
                <w:szCs w:val="19"/>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A1D50B" w14:textId="77777777" w:rsidR="00107524" w:rsidRPr="001A0396" w:rsidRDefault="00107524">
            <w:pPr>
              <w:spacing w:after="0"/>
              <w:rPr>
                <w:rFonts w:cs="Calibri"/>
                <w:sz w:val="19"/>
                <w:szCs w:val="19"/>
              </w:rPr>
            </w:pPr>
            <w:r w:rsidRPr="001A0396">
              <w:rPr>
                <w:rFonts w:cs="Calibri"/>
                <w:b/>
                <w:sz w:val="19"/>
                <w:szCs w:val="19"/>
              </w:rPr>
              <w:t>Max Length</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76FBA9" w14:textId="77777777" w:rsidR="00107524" w:rsidRPr="001A0396" w:rsidRDefault="00107524">
            <w:pPr>
              <w:spacing w:after="0"/>
              <w:rPr>
                <w:rFonts w:cs="Calibri"/>
                <w:sz w:val="19"/>
                <w:szCs w:val="19"/>
              </w:rPr>
            </w:pPr>
            <w:r w:rsidRPr="001A0396">
              <w:rPr>
                <w:rFonts w:cs="Calibri"/>
                <w:b/>
                <w:sz w:val="19"/>
                <w:szCs w:val="19"/>
              </w:rPr>
              <w:t>Type</w:t>
            </w:r>
          </w:p>
        </w:tc>
      </w:tr>
      <w:tr w:rsidR="00107524" w:rsidRPr="001A0396" w14:paraId="7C321DC3" w14:textId="77777777" w:rsidTr="00D6753B">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254E07A1" w14:textId="77777777" w:rsidR="00107524" w:rsidRPr="001A0396" w:rsidRDefault="00107524">
            <w:pPr>
              <w:spacing w:after="0"/>
              <w:rPr>
                <w:rFonts w:cs="Calibri"/>
                <w:sz w:val="19"/>
                <w:szCs w:val="19"/>
              </w:rPr>
            </w:pPr>
            <w:r w:rsidRPr="001A0396">
              <w:rPr>
                <w:rFonts w:cs="Calibri"/>
                <w:sz w:val="19"/>
                <w:szCs w:val="19"/>
                <w:shd w:val="clear" w:color="auto" w:fill="FFFFFF"/>
              </w:rPr>
              <w:t>assetid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3D876243" w14:textId="77777777" w:rsidR="00107524" w:rsidRPr="001A0396" w:rsidRDefault="00107524">
            <w:pPr>
              <w:spacing w:after="0"/>
              <w:rPr>
                <w:rFonts w:cs="Calibri"/>
                <w:sz w:val="19"/>
                <w:szCs w:val="19"/>
              </w:rPr>
            </w:pPr>
            <w:r w:rsidRPr="001A0396">
              <w:rPr>
                <w:rFonts w:cs="Calibri"/>
                <w:sz w:val="19"/>
                <w:szCs w:val="19"/>
              </w:rPr>
              <w:t>External id of the KPI the asset is linked to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0DD18138" w14:textId="77777777" w:rsidR="00107524" w:rsidRPr="001A0396" w:rsidRDefault="00107524">
            <w:pPr>
              <w:spacing w:after="0"/>
              <w:jc w:val="center"/>
              <w:rPr>
                <w:rFonts w:cs="Calibri"/>
                <w:sz w:val="19"/>
                <w:szCs w:val="19"/>
              </w:rPr>
            </w:pPr>
            <w:r w:rsidRPr="001A0396">
              <w:rPr>
                <w:rFonts w:cs="Calibri"/>
                <w:sz w:val="19"/>
                <w:szCs w:val="19"/>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956E71C" w14:textId="77777777" w:rsidR="00107524" w:rsidRPr="001A0396" w:rsidRDefault="00107524">
            <w:pPr>
              <w:spacing w:after="0"/>
              <w:jc w:val="center"/>
              <w:rPr>
                <w:rFonts w:cs="Calibri"/>
                <w:sz w:val="19"/>
                <w:szCs w:val="19"/>
              </w:rPr>
            </w:pPr>
            <w:r w:rsidRPr="001A0396">
              <w:rPr>
                <w:rFonts w:cs="Calibri"/>
                <w:sz w:val="19"/>
                <w:szCs w:val="19"/>
              </w:rPr>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5ECE5A0" w14:textId="45295682" w:rsidR="00107524" w:rsidRPr="001A0396" w:rsidRDefault="00E86C3C">
            <w:pPr>
              <w:spacing w:after="0"/>
              <w:jc w:val="center"/>
              <w:rPr>
                <w:rFonts w:cs="Calibri"/>
                <w:sz w:val="19"/>
                <w:szCs w:val="19"/>
              </w:rPr>
            </w:pPr>
            <w:r w:rsidRPr="001A0396">
              <w:rPr>
                <w:rFonts w:cs="Calibri"/>
                <w:sz w:val="19"/>
                <w:szCs w:val="19"/>
              </w:rPr>
              <w:t>String</w:t>
            </w:r>
          </w:p>
        </w:tc>
      </w:tr>
      <w:tr w:rsidR="00107524" w:rsidRPr="001A0396" w14:paraId="03867EDD" w14:textId="77777777" w:rsidTr="00D6753B">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29ACBE99" w14:textId="77777777" w:rsidR="00107524" w:rsidRPr="001A0396" w:rsidRDefault="00107524">
            <w:pPr>
              <w:spacing w:after="0"/>
              <w:rPr>
                <w:rFonts w:cs="Calibri"/>
                <w:sz w:val="19"/>
                <w:szCs w:val="19"/>
              </w:rPr>
            </w:pPr>
            <w:r w:rsidRPr="001A0396">
              <w:rPr>
                <w:rFonts w:cs="Calibri"/>
                <w:sz w:val="19"/>
                <w:szCs w:val="19"/>
                <w:shd w:val="clear" w:color="auto" w:fill="FFFFFF"/>
              </w:rPr>
              <w:t>kpiname</w:t>
            </w:r>
          </w:p>
        </w:tc>
        <w:tc>
          <w:tcPr>
            <w:tcW w:w="6593" w:type="dxa"/>
            <w:tcBorders>
              <w:top w:val="single" w:sz="4" w:space="0" w:color="auto"/>
              <w:left w:val="single" w:sz="4" w:space="0" w:color="auto"/>
              <w:bottom w:val="single" w:sz="4" w:space="0" w:color="auto"/>
              <w:right w:val="single" w:sz="4" w:space="0" w:color="auto"/>
            </w:tcBorders>
            <w:vAlign w:val="center"/>
            <w:hideMark/>
          </w:tcPr>
          <w:p w14:paraId="6318B7B1" w14:textId="77777777" w:rsidR="00107524" w:rsidRPr="001A0396" w:rsidRDefault="00107524">
            <w:pPr>
              <w:spacing w:after="0"/>
              <w:rPr>
                <w:rFonts w:cs="Calibri"/>
                <w:sz w:val="19"/>
                <w:szCs w:val="19"/>
              </w:rPr>
            </w:pPr>
            <w:r w:rsidRPr="001A0396">
              <w:rPr>
                <w:rFonts w:cs="Calibri"/>
                <w:sz w:val="19"/>
                <w:szCs w:val="19"/>
              </w:rPr>
              <w:t xml:space="preserve"> UID of the KPI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464BDF69" w14:textId="77777777" w:rsidR="00107524" w:rsidRPr="001A0396" w:rsidRDefault="00107524">
            <w:pPr>
              <w:spacing w:after="0"/>
              <w:jc w:val="center"/>
              <w:rPr>
                <w:rFonts w:cs="Calibri"/>
                <w:sz w:val="19"/>
                <w:szCs w:val="19"/>
              </w:rPr>
            </w:pPr>
            <w:r w:rsidRPr="001A0396">
              <w:rPr>
                <w:rFonts w:cs="Calibri"/>
                <w:sz w:val="19"/>
                <w:szCs w:val="19"/>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7C69E60" w14:textId="77777777" w:rsidR="00107524" w:rsidRPr="001A0396" w:rsidRDefault="00107524">
            <w:pPr>
              <w:spacing w:after="0"/>
              <w:jc w:val="center"/>
              <w:rPr>
                <w:rFonts w:cs="Calibri"/>
                <w:sz w:val="19"/>
                <w:szCs w:val="19"/>
              </w:rPr>
            </w:pPr>
            <w:r w:rsidRPr="001A0396">
              <w:rPr>
                <w:rFonts w:cs="Calibri"/>
                <w:sz w:val="19"/>
                <w:szCs w:val="19"/>
              </w:rPr>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9B6C3E8" w14:textId="40448EFE" w:rsidR="00107524" w:rsidRPr="001A0396" w:rsidRDefault="00E86C3C">
            <w:pPr>
              <w:spacing w:after="0"/>
              <w:jc w:val="center"/>
              <w:rPr>
                <w:rFonts w:cs="Calibri"/>
                <w:sz w:val="19"/>
                <w:szCs w:val="19"/>
              </w:rPr>
            </w:pPr>
            <w:r w:rsidRPr="001A0396">
              <w:rPr>
                <w:rFonts w:cs="Calibri"/>
                <w:sz w:val="19"/>
                <w:szCs w:val="19"/>
              </w:rPr>
              <w:t>String</w:t>
            </w:r>
          </w:p>
        </w:tc>
      </w:tr>
    </w:tbl>
    <w:bookmarkEnd w:id="62"/>
    <w:p w14:paraId="59BDA71F" w14:textId="11AECEA6" w:rsidR="00CF1FD7" w:rsidRPr="001A0396" w:rsidRDefault="00B13C4E" w:rsidP="009A1C44">
      <w:pPr>
        <w:pStyle w:val="Heading3"/>
      </w:pPr>
      <w:r>
        <w:t>Output</w:t>
      </w:r>
      <w:r w:rsidR="00372E2A">
        <w:t xml:space="preserve"> Header Parameters</w:t>
      </w:r>
    </w:p>
    <w:tbl>
      <w:tblPr>
        <w:tblW w:w="12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8550"/>
        <w:gridCol w:w="1080"/>
        <w:gridCol w:w="826"/>
      </w:tblGrid>
      <w:tr w:rsidR="00CF1FD7" w:rsidRPr="001A0396" w14:paraId="0B70F45A" w14:textId="77777777" w:rsidTr="001A0396">
        <w:trPr>
          <w:trHeight w:val="354"/>
        </w:trPr>
        <w:tc>
          <w:tcPr>
            <w:tcW w:w="2155" w:type="dxa"/>
            <w:shd w:val="clear" w:color="auto" w:fill="E7E6E6" w:themeFill="background2"/>
            <w:vAlign w:val="center"/>
            <w:hideMark/>
          </w:tcPr>
          <w:p w14:paraId="50C23C5A" w14:textId="77777777" w:rsidR="00CF1FD7" w:rsidRPr="001A0396" w:rsidRDefault="00CF1FD7">
            <w:pPr>
              <w:spacing w:after="0"/>
              <w:rPr>
                <w:rFonts w:cs="Calibri"/>
                <w:b/>
                <w:sz w:val="19"/>
                <w:szCs w:val="19"/>
              </w:rPr>
            </w:pPr>
            <w:r w:rsidRPr="001A0396">
              <w:rPr>
                <w:rFonts w:cs="Calibri"/>
                <w:b/>
                <w:sz w:val="19"/>
                <w:szCs w:val="19"/>
              </w:rPr>
              <w:t>Parameter</w:t>
            </w:r>
          </w:p>
        </w:tc>
        <w:tc>
          <w:tcPr>
            <w:tcW w:w="8550" w:type="dxa"/>
            <w:shd w:val="clear" w:color="auto" w:fill="E7E6E6" w:themeFill="background2"/>
            <w:vAlign w:val="center"/>
            <w:hideMark/>
          </w:tcPr>
          <w:p w14:paraId="469229F4" w14:textId="77777777" w:rsidR="00CF1FD7" w:rsidRPr="001A0396" w:rsidRDefault="00CF1FD7">
            <w:pPr>
              <w:spacing w:after="0"/>
              <w:rPr>
                <w:rFonts w:cs="Calibri"/>
                <w:b/>
                <w:sz w:val="19"/>
                <w:szCs w:val="19"/>
              </w:rPr>
            </w:pPr>
            <w:r w:rsidRPr="001A0396">
              <w:rPr>
                <w:rFonts w:cs="Calibri"/>
                <w:b/>
                <w:sz w:val="19"/>
                <w:szCs w:val="19"/>
              </w:rPr>
              <w:t>Description</w:t>
            </w:r>
          </w:p>
        </w:tc>
        <w:tc>
          <w:tcPr>
            <w:tcW w:w="1080" w:type="dxa"/>
            <w:shd w:val="clear" w:color="auto" w:fill="E7E6E6" w:themeFill="background2"/>
            <w:vAlign w:val="center"/>
            <w:hideMark/>
          </w:tcPr>
          <w:p w14:paraId="706046A3" w14:textId="77777777" w:rsidR="00CF1FD7" w:rsidRPr="001A0396" w:rsidRDefault="00CF1FD7">
            <w:pPr>
              <w:spacing w:after="0"/>
              <w:jc w:val="center"/>
              <w:rPr>
                <w:rFonts w:cs="Calibri"/>
                <w:b/>
                <w:sz w:val="19"/>
                <w:szCs w:val="19"/>
              </w:rPr>
            </w:pPr>
            <w:r w:rsidRPr="001A0396">
              <w:rPr>
                <w:rFonts w:cs="Calibri"/>
                <w:b/>
                <w:kern w:val="0"/>
                <w:sz w:val="19"/>
                <w:szCs w:val="19"/>
              </w:rPr>
              <w:t>M/O</w:t>
            </w:r>
          </w:p>
        </w:tc>
        <w:tc>
          <w:tcPr>
            <w:tcW w:w="826" w:type="dxa"/>
            <w:shd w:val="clear" w:color="auto" w:fill="E7E6E6" w:themeFill="background2"/>
            <w:vAlign w:val="center"/>
            <w:hideMark/>
          </w:tcPr>
          <w:p w14:paraId="3882C29E" w14:textId="77777777" w:rsidR="00CF1FD7" w:rsidRPr="001A0396" w:rsidRDefault="00CF1FD7">
            <w:pPr>
              <w:spacing w:after="0"/>
              <w:rPr>
                <w:rFonts w:cs="Calibri"/>
                <w:b/>
                <w:sz w:val="19"/>
                <w:szCs w:val="19"/>
              </w:rPr>
            </w:pPr>
            <w:r w:rsidRPr="001A0396">
              <w:rPr>
                <w:rFonts w:cs="Calibri"/>
                <w:b/>
                <w:sz w:val="19"/>
                <w:szCs w:val="19"/>
              </w:rPr>
              <w:t>Type</w:t>
            </w:r>
          </w:p>
        </w:tc>
      </w:tr>
      <w:tr w:rsidR="00CF1FD7" w:rsidRPr="001A0396" w14:paraId="21A3F293" w14:textId="77777777" w:rsidTr="001A0396">
        <w:trPr>
          <w:trHeight w:val="354"/>
        </w:trPr>
        <w:tc>
          <w:tcPr>
            <w:tcW w:w="2155" w:type="dxa"/>
            <w:vAlign w:val="center"/>
            <w:hideMark/>
          </w:tcPr>
          <w:p w14:paraId="075AE914" w14:textId="77777777" w:rsidR="00CF1FD7" w:rsidRPr="001A0396" w:rsidRDefault="00CF1FD7">
            <w:pPr>
              <w:spacing w:after="0"/>
              <w:rPr>
                <w:rFonts w:cs="Calibri"/>
                <w:bCs/>
                <w:sz w:val="19"/>
                <w:szCs w:val="19"/>
              </w:rPr>
            </w:pPr>
            <w:r w:rsidRPr="001A0396">
              <w:rPr>
                <w:rFonts w:cs="Calibri"/>
                <w:bCs/>
                <w:sz w:val="19"/>
                <w:szCs w:val="19"/>
              </w:rPr>
              <w:t>Content-Type</w:t>
            </w:r>
          </w:p>
        </w:tc>
        <w:tc>
          <w:tcPr>
            <w:tcW w:w="8550" w:type="dxa"/>
            <w:vAlign w:val="center"/>
            <w:hideMark/>
          </w:tcPr>
          <w:p w14:paraId="45AC6993" w14:textId="77777777" w:rsidR="00CF1FD7" w:rsidRPr="001A0396" w:rsidRDefault="00CF1FD7">
            <w:pPr>
              <w:spacing w:after="0"/>
              <w:rPr>
                <w:rFonts w:cs="Calibri"/>
                <w:bCs/>
                <w:sz w:val="19"/>
                <w:szCs w:val="19"/>
              </w:rPr>
            </w:pPr>
            <w:r w:rsidRPr="001A0396">
              <w:rPr>
                <w:rFonts w:cs="Calibri"/>
                <w:bCs/>
                <w:sz w:val="19"/>
                <w:szCs w:val="19"/>
              </w:rPr>
              <w:t>Type of the content. It could be application/json, text/html, application/xml, etc. It lets the receiving entity know how to interpret the data.</w:t>
            </w:r>
          </w:p>
        </w:tc>
        <w:tc>
          <w:tcPr>
            <w:tcW w:w="1080" w:type="dxa"/>
            <w:vAlign w:val="center"/>
            <w:hideMark/>
          </w:tcPr>
          <w:p w14:paraId="025B06EB" w14:textId="77777777" w:rsidR="00CF1FD7" w:rsidRPr="001A0396" w:rsidRDefault="00CF1FD7">
            <w:pPr>
              <w:spacing w:after="0"/>
              <w:jc w:val="center"/>
              <w:rPr>
                <w:rFonts w:cs="Calibri"/>
                <w:bCs/>
                <w:sz w:val="19"/>
                <w:szCs w:val="19"/>
              </w:rPr>
            </w:pPr>
            <w:r w:rsidRPr="001A0396">
              <w:rPr>
                <w:rFonts w:cs="Calibri"/>
                <w:bCs/>
                <w:sz w:val="19"/>
                <w:szCs w:val="19"/>
              </w:rPr>
              <w:t>M-Public</w:t>
            </w:r>
          </w:p>
        </w:tc>
        <w:tc>
          <w:tcPr>
            <w:tcW w:w="826" w:type="dxa"/>
            <w:vAlign w:val="center"/>
            <w:hideMark/>
          </w:tcPr>
          <w:p w14:paraId="79252907"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5A6894C8" w14:textId="77777777" w:rsidTr="001A0396">
        <w:trPr>
          <w:trHeight w:val="354"/>
        </w:trPr>
        <w:tc>
          <w:tcPr>
            <w:tcW w:w="2155" w:type="dxa"/>
            <w:vAlign w:val="center"/>
            <w:hideMark/>
          </w:tcPr>
          <w:p w14:paraId="299DB3B7" w14:textId="77777777" w:rsidR="00CF1FD7" w:rsidRPr="001A0396" w:rsidRDefault="00CF1FD7">
            <w:pPr>
              <w:spacing w:after="0"/>
              <w:rPr>
                <w:rFonts w:cs="Calibri"/>
                <w:bCs/>
                <w:sz w:val="19"/>
                <w:szCs w:val="19"/>
              </w:rPr>
            </w:pPr>
            <w:r w:rsidRPr="001A0396">
              <w:rPr>
                <w:rFonts w:cs="Calibri"/>
                <w:bCs/>
                <w:sz w:val="19"/>
                <w:szCs w:val="19"/>
              </w:rPr>
              <w:t>Content-Length</w:t>
            </w:r>
          </w:p>
        </w:tc>
        <w:tc>
          <w:tcPr>
            <w:tcW w:w="8550" w:type="dxa"/>
            <w:vAlign w:val="center"/>
            <w:hideMark/>
          </w:tcPr>
          <w:p w14:paraId="220443CE" w14:textId="77777777" w:rsidR="00CF1FD7" w:rsidRPr="001A0396" w:rsidRDefault="00CF1FD7">
            <w:pPr>
              <w:spacing w:after="0"/>
              <w:rPr>
                <w:rFonts w:cs="Calibri"/>
                <w:bCs/>
                <w:sz w:val="19"/>
                <w:szCs w:val="19"/>
              </w:rPr>
            </w:pPr>
            <w:r w:rsidRPr="001A0396">
              <w:rPr>
                <w:rFonts w:cs="Calibri"/>
                <w:bCs/>
                <w:sz w:val="19"/>
                <w:szCs w:val="19"/>
              </w:rPr>
              <w:t>Length of the content. This is an HTTP header that indicates the size of the body data in bytes.</w:t>
            </w:r>
          </w:p>
          <w:p w14:paraId="18AA04E3" w14:textId="27581E4B" w:rsidR="00CF1FD7" w:rsidRPr="001A0396" w:rsidRDefault="003F7272">
            <w:pPr>
              <w:spacing w:after="0"/>
              <w:rPr>
                <w:rFonts w:cs="Calibri"/>
                <w:bCs/>
                <w:sz w:val="19"/>
                <w:szCs w:val="19"/>
              </w:rPr>
            </w:pPr>
            <w:r>
              <w:rPr>
                <w:rFonts w:cs="Calibri"/>
                <w:bCs/>
                <w:sz w:val="19"/>
                <w:szCs w:val="19"/>
              </w:rPr>
              <w:t>It is</w:t>
            </w:r>
            <w:r w:rsidR="00CF1FD7" w:rsidRPr="001A0396">
              <w:rPr>
                <w:rFonts w:cs="Calibri"/>
                <w:bCs/>
                <w:sz w:val="19"/>
                <w:szCs w:val="19"/>
              </w:rPr>
              <w:t xml:space="preserve"> used to let the receiving entity know how much data to expect.</w:t>
            </w:r>
          </w:p>
        </w:tc>
        <w:tc>
          <w:tcPr>
            <w:tcW w:w="1080" w:type="dxa"/>
            <w:vAlign w:val="center"/>
            <w:hideMark/>
          </w:tcPr>
          <w:p w14:paraId="4D8A4424"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4C650473"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7CAC08FD" w14:textId="77777777" w:rsidTr="001A0396">
        <w:trPr>
          <w:trHeight w:val="354"/>
        </w:trPr>
        <w:tc>
          <w:tcPr>
            <w:tcW w:w="2155" w:type="dxa"/>
            <w:vAlign w:val="center"/>
            <w:hideMark/>
          </w:tcPr>
          <w:p w14:paraId="792090CC" w14:textId="77777777" w:rsidR="00CF1FD7" w:rsidRPr="001A0396" w:rsidRDefault="00CF1FD7">
            <w:pPr>
              <w:spacing w:after="0"/>
              <w:rPr>
                <w:rFonts w:cs="Calibri"/>
                <w:bCs/>
                <w:sz w:val="19"/>
                <w:szCs w:val="19"/>
              </w:rPr>
            </w:pPr>
            <w:r w:rsidRPr="001A0396">
              <w:rPr>
                <w:rFonts w:cs="Calibri"/>
                <w:bCs/>
                <w:sz w:val="19"/>
                <w:szCs w:val="19"/>
              </w:rPr>
              <w:t xml:space="preserve">date </w:t>
            </w:r>
          </w:p>
        </w:tc>
        <w:tc>
          <w:tcPr>
            <w:tcW w:w="8550" w:type="dxa"/>
            <w:vAlign w:val="center"/>
            <w:hideMark/>
          </w:tcPr>
          <w:p w14:paraId="715FE1A2" w14:textId="77777777" w:rsidR="00CF1FD7" w:rsidRPr="001A0396" w:rsidRDefault="00CF1FD7">
            <w:pPr>
              <w:spacing w:after="0"/>
              <w:rPr>
                <w:rFonts w:cs="Calibri"/>
                <w:bCs/>
                <w:sz w:val="19"/>
                <w:szCs w:val="19"/>
              </w:rPr>
            </w:pPr>
            <w:r w:rsidRPr="001A0396">
              <w:rPr>
                <w:rFonts w:cs="Calibri"/>
                <w:bCs/>
                <w:sz w:val="19"/>
                <w:szCs w:val="19"/>
              </w:rPr>
              <w:t xml:space="preserve">Date of operation execution </w:t>
            </w:r>
          </w:p>
        </w:tc>
        <w:tc>
          <w:tcPr>
            <w:tcW w:w="1080" w:type="dxa"/>
            <w:vAlign w:val="center"/>
            <w:hideMark/>
          </w:tcPr>
          <w:p w14:paraId="06600A0D"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2D6E547D"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279E58A7" w14:textId="77777777" w:rsidTr="001A0396">
        <w:trPr>
          <w:trHeight w:val="354"/>
        </w:trPr>
        <w:tc>
          <w:tcPr>
            <w:tcW w:w="2155" w:type="dxa"/>
            <w:vAlign w:val="center"/>
            <w:hideMark/>
          </w:tcPr>
          <w:p w14:paraId="6EE1B9FC" w14:textId="77777777" w:rsidR="00CF1FD7" w:rsidRPr="001A0396" w:rsidRDefault="00CF1FD7">
            <w:pPr>
              <w:spacing w:after="0"/>
              <w:rPr>
                <w:rFonts w:cs="Calibri"/>
                <w:bCs/>
                <w:sz w:val="19"/>
                <w:szCs w:val="19"/>
              </w:rPr>
            </w:pPr>
            <w:r w:rsidRPr="001A0396">
              <w:rPr>
                <w:rFonts w:cs="Calibri"/>
                <w:bCs/>
                <w:sz w:val="19"/>
                <w:szCs w:val="19"/>
              </w:rPr>
              <w:t>ocp-apim-apiid</w:t>
            </w:r>
          </w:p>
        </w:tc>
        <w:tc>
          <w:tcPr>
            <w:tcW w:w="8550" w:type="dxa"/>
            <w:vAlign w:val="center"/>
            <w:hideMark/>
          </w:tcPr>
          <w:p w14:paraId="64A8DDEC" w14:textId="74765C86" w:rsidR="00CF1FD7" w:rsidRPr="001A0396" w:rsidRDefault="00CF1FD7">
            <w:pPr>
              <w:spacing w:after="0"/>
              <w:rPr>
                <w:rFonts w:cs="Calibri"/>
                <w:bCs/>
                <w:sz w:val="19"/>
                <w:szCs w:val="19"/>
              </w:rPr>
            </w:pPr>
            <w:r w:rsidRPr="001A0396">
              <w:rPr>
                <w:rFonts w:cs="Calibri"/>
                <w:bCs/>
                <w:sz w:val="19"/>
                <w:szCs w:val="19"/>
              </w:rPr>
              <w:t>This field holds the unique identifier of the API in A</w:t>
            </w:r>
            <w:r w:rsidR="00D0041C">
              <w:rPr>
                <w:rFonts w:cs="Calibri"/>
                <w:bCs/>
                <w:sz w:val="19"/>
                <w:szCs w:val="19"/>
              </w:rPr>
              <w:t>WS API Gateway</w:t>
            </w:r>
            <w:r w:rsidRPr="001A0396">
              <w:rPr>
                <w:rFonts w:cs="Calibri"/>
                <w:bCs/>
                <w:sz w:val="19"/>
                <w:szCs w:val="19"/>
              </w:rPr>
              <w:t>. This identifier is used within the API</w:t>
            </w:r>
            <w:r w:rsidR="00D0041C">
              <w:rPr>
                <w:rFonts w:cs="Calibri"/>
                <w:bCs/>
                <w:sz w:val="19"/>
                <w:szCs w:val="19"/>
              </w:rPr>
              <w:t xml:space="preserve"> Gateway</w:t>
            </w:r>
            <w:r w:rsidRPr="001A0396">
              <w:rPr>
                <w:rFonts w:cs="Calibri"/>
                <w:bCs/>
                <w:sz w:val="19"/>
                <w:szCs w:val="19"/>
              </w:rPr>
              <w:t xml:space="preserve"> instance to distinguish between different APIs.</w:t>
            </w:r>
          </w:p>
        </w:tc>
        <w:tc>
          <w:tcPr>
            <w:tcW w:w="1080" w:type="dxa"/>
            <w:vAlign w:val="center"/>
            <w:hideMark/>
          </w:tcPr>
          <w:p w14:paraId="3D569DCC"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3EF066A3"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43CF52B0" w14:textId="77777777" w:rsidTr="001A0396">
        <w:trPr>
          <w:trHeight w:val="354"/>
        </w:trPr>
        <w:tc>
          <w:tcPr>
            <w:tcW w:w="2155" w:type="dxa"/>
            <w:vAlign w:val="center"/>
            <w:hideMark/>
          </w:tcPr>
          <w:p w14:paraId="00BBC58E" w14:textId="77777777" w:rsidR="00CF1FD7" w:rsidRPr="001A0396" w:rsidRDefault="00CF1FD7">
            <w:pPr>
              <w:spacing w:after="0"/>
              <w:rPr>
                <w:rFonts w:cs="Calibri"/>
                <w:bCs/>
                <w:sz w:val="19"/>
                <w:szCs w:val="19"/>
              </w:rPr>
            </w:pPr>
            <w:r w:rsidRPr="001A0396">
              <w:rPr>
                <w:rFonts w:cs="Calibri"/>
                <w:bCs/>
                <w:sz w:val="19"/>
                <w:szCs w:val="19"/>
              </w:rPr>
              <w:t>ocp-apim-operationid</w:t>
            </w:r>
          </w:p>
        </w:tc>
        <w:tc>
          <w:tcPr>
            <w:tcW w:w="8550" w:type="dxa"/>
            <w:vAlign w:val="center"/>
            <w:hideMark/>
          </w:tcPr>
          <w:p w14:paraId="3E96859E" w14:textId="1487B7CA" w:rsidR="00CF1FD7" w:rsidRPr="001A0396" w:rsidRDefault="00CF1FD7">
            <w:pPr>
              <w:spacing w:after="0"/>
              <w:rPr>
                <w:rFonts w:cs="Calibri"/>
                <w:bCs/>
                <w:sz w:val="19"/>
                <w:szCs w:val="19"/>
              </w:rPr>
            </w:pPr>
            <w:r w:rsidRPr="001A0396">
              <w:rPr>
                <w:rFonts w:cs="Calibri"/>
                <w:bCs/>
                <w:sz w:val="19"/>
                <w:szCs w:val="19"/>
              </w:rPr>
              <w:t>This field contains the unique identifier for a particular operation within an API in A</w:t>
            </w:r>
            <w:r w:rsidR="00815D04">
              <w:rPr>
                <w:rFonts w:cs="Calibri"/>
                <w:bCs/>
                <w:sz w:val="19"/>
                <w:szCs w:val="19"/>
              </w:rPr>
              <w:t>PI Gateway</w:t>
            </w:r>
            <w:r w:rsidRPr="001A0396">
              <w:rPr>
                <w:rFonts w:cs="Calibri"/>
                <w:bCs/>
                <w:sz w:val="19"/>
                <w:szCs w:val="19"/>
              </w:rPr>
              <w:t>. This helps in tracing the specific operation or method that was invoked.</w:t>
            </w:r>
          </w:p>
        </w:tc>
        <w:tc>
          <w:tcPr>
            <w:tcW w:w="1080" w:type="dxa"/>
            <w:vAlign w:val="center"/>
            <w:hideMark/>
          </w:tcPr>
          <w:p w14:paraId="2F90DE9C"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63B8CE4D"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52A7FF81" w14:textId="77777777" w:rsidTr="001A0396">
        <w:trPr>
          <w:trHeight w:val="354"/>
        </w:trPr>
        <w:tc>
          <w:tcPr>
            <w:tcW w:w="2155" w:type="dxa"/>
            <w:vAlign w:val="center"/>
            <w:hideMark/>
          </w:tcPr>
          <w:p w14:paraId="03A4074D" w14:textId="77777777" w:rsidR="00CF1FD7" w:rsidRPr="001A0396" w:rsidRDefault="00CF1FD7">
            <w:pPr>
              <w:spacing w:after="0"/>
              <w:rPr>
                <w:rFonts w:cs="Calibri"/>
                <w:bCs/>
                <w:sz w:val="19"/>
                <w:szCs w:val="19"/>
              </w:rPr>
            </w:pPr>
            <w:r w:rsidRPr="001A0396">
              <w:rPr>
                <w:rFonts w:cs="Calibri"/>
                <w:bCs/>
                <w:sz w:val="19"/>
                <w:szCs w:val="19"/>
              </w:rPr>
              <w:t>ocp-apim-productid</w:t>
            </w:r>
          </w:p>
        </w:tc>
        <w:tc>
          <w:tcPr>
            <w:tcW w:w="8550" w:type="dxa"/>
            <w:vAlign w:val="center"/>
            <w:hideMark/>
          </w:tcPr>
          <w:p w14:paraId="46B8D4E3" w14:textId="3A7C1DB7" w:rsidR="00CF1FD7" w:rsidRPr="001A0396" w:rsidRDefault="00CF1FD7">
            <w:pPr>
              <w:spacing w:after="0"/>
              <w:rPr>
                <w:rFonts w:cs="Calibri"/>
                <w:bCs/>
                <w:sz w:val="19"/>
                <w:szCs w:val="19"/>
              </w:rPr>
            </w:pPr>
            <w:r w:rsidRPr="001A0396">
              <w:rPr>
                <w:rFonts w:cs="Calibri"/>
                <w:bCs/>
                <w:sz w:val="19"/>
                <w:szCs w:val="19"/>
              </w:rPr>
              <w:t>This field contains the unique identifier of the product with which the API is associated. In API</w:t>
            </w:r>
            <w:r w:rsidR="00BA129B">
              <w:rPr>
                <w:rFonts w:cs="Calibri"/>
                <w:bCs/>
                <w:sz w:val="19"/>
                <w:szCs w:val="19"/>
              </w:rPr>
              <w:t xml:space="preserve"> Gateway</w:t>
            </w:r>
            <w:r w:rsidRPr="001A0396">
              <w:rPr>
                <w:rFonts w:cs="Calibri"/>
                <w:bCs/>
                <w:sz w:val="19"/>
                <w:szCs w:val="19"/>
              </w:rPr>
              <w:t>, APIs can be grouped into products, and this field helps identify which product the API belongs to.</w:t>
            </w:r>
          </w:p>
        </w:tc>
        <w:tc>
          <w:tcPr>
            <w:tcW w:w="1080" w:type="dxa"/>
            <w:vAlign w:val="center"/>
            <w:hideMark/>
          </w:tcPr>
          <w:p w14:paraId="3BCBDFFB"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175C8005"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3A9CBF0F" w14:textId="77777777" w:rsidTr="001A0396">
        <w:trPr>
          <w:trHeight w:val="354"/>
        </w:trPr>
        <w:tc>
          <w:tcPr>
            <w:tcW w:w="2155" w:type="dxa"/>
            <w:vAlign w:val="center"/>
            <w:hideMark/>
          </w:tcPr>
          <w:p w14:paraId="1201E0D7" w14:textId="77777777" w:rsidR="00CF1FD7" w:rsidRPr="001A0396" w:rsidRDefault="00CF1FD7">
            <w:pPr>
              <w:spacing w:after="0"/>
              <w:rPr>
                <w:rFonts w:cs="Calibri"/>
                <w:bCs/>
                <w:sz w:val="19"/>
                <w:szCs w:val="19"/>
              </w:rPr>
            </w:pPr>
            <w:r w:rsidRPr="001A0396">
              <w:rPr>
                <w:rFonts w:cs="Calibri"/>
                <w:bCs/>
                <w:sz w:val="19"/>
                <w:szCs w:val="19"/>
              </w:rPr>
              <w:t>ocp-apim-subscriptionid</w:t>
            </w:r>
          </w:p>
        </w:tc>
        <w:tc>
          <w:tcPr>
            <w:tcW w:w="8550" w:type="dxa"/>
            <w:vAlign w:val="center"/>
            <w:hideMark/>
          </w:tcPr>
          <w:p w14:paraId="6D1B5DF0" w14:textId="3E4A5C18" w:rsidR="00CF1FD7" w:rsidRPr="001A0396" w:rsidRDefault="00CF1FD7">
            <w:pPr>
              <w:spacing w:after="0"/>
              <w:rPr>
                <w:rFonts w:cs="Calibri"/>
                <w:bCs/>
                <w:sz w:val="19"/>
                <w:szCs w:val="19"/>
              </w:rPr>
            </w:pPr>
            <w:r w:rsidRPr="001A0396">
              <w:rPr>
                <w:rFonts w:cs="Calibri"/>
                <w:bCs/>
                <w:sz w:val="19"/>
                <w:szCs w:val="19"/>
              </w:rPr>
              <w:t>This field contains the unique identifier of the subscription associated with the API</w:t>
            </w:r>
            <w:r w:rsidR="00BA129B">
              <w:rPr>
                <w:rFonts w:cs="Calibri"/>
                <w:bCs/>
                <w:sz w:val="19"/>
                <w:szCs w:val="19"/>
              </w:rPr>
              <w:t xml:space="preserve"> Gateway</w:t>
            </w:r>
            <w:r w:rsidRPr="001A0396">
              <w:rPr>
                <w:rFonts w:cs="Calibri"/>
                <w:bCs/>
                <w:sz w:val="19"/>
                <w:szCs w:val="19"/>
              </w:rPr>
              <w:t xml:space="preserve"> instance. In API</w:t>
            </w:r>
            <w:r w:rsidR="00BA129B">
              <w:rPr>
                <w:rFonts w:cs="Calibri"/>
                <w:bCs/>
                <w:sz w:val="19"/>
                <w:szCs w:val="19"/>
              </w:rPr>
              <w:t xml:space="preserve"> Gateway</w:t>
            </w:r>
            <w:r w:rsidRPr="001A0396">
              <w:rPr>
                <w:rFonts w:cs="Calibri"/>
                <w:bCs/>
                <w:sz w:val="19"/>
                <w:szCs w:val="19"/>
              </w:rPr>
              <w:t>, a subscription relates to the agreement to use an API and provides the primary means for authorization.</w:t>
            </w:r>
          </w:p>
        </w:tc>
        <w:tc>
          <w:tcPr>
            <w:tcW w:w="1080" w:type="dxa"/>
            <w:vAlign w:val="center"/>
            <w:hideMark/>
          </w:tcPr>
          <w:p w14:paraId="4DEFA51E"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7D9E3D25"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3F09405D" w14:textId="77777777" w:rsidTr="001A0396">
        <w:trPr>
          <w:trHeight w:val="354"/>
        </w:trPr>
        <w:tc>
          <w:tcPr>
            <w:tcW w:w="2155" w:type="dxa"/>
            <w:vAlign w:val="center"/>
            <w:hideMark/>
          </w:tcPr>
          <w:p w14:paraId="2A5A7DCA" w14:textId="77777777" w:rsidR="00CF1FD7" w:rsidRPr="001A0396" w:rsidRDefault="00CF1FD7">
            <w:pPr>
              <w:spacing w:after="0"/>
              <w:rPr>
                <w:rFonts w:cs="Calibri"/>
                <w:bCs/>
                <w:sz w:val="19"/>
                <w:szCs w:val="19"/>
              </w:rPr>
            </w:pPr>
            <w:r w:rsidRPr="001A0396">
              <w:rPr>
                <w:rFonts w:cs="Calibri"/>
                <w:bCs/>
                <w:sz w:val="19"/>
                <w:szCs w:val="19"/>
              </w:rPr>
              <w:t>ocp-apim-trace-location</w:t>
            </w:r>
          </w:p>
        </w:tc>
        <w:tc>
          <w:tcPr>
            <w:tcW w:w="8550" w:type="dxa"/>
            <w:vAlign w:val="center"/>
            <w:hideMark/>
          </w:tcPr>
          <w:p w14:paraId="6C9871F7" w14:textId="7A652B01" w:rsidR="00CF1FD7" w:rsidRPr="001A0396" w:rsidRDefault="00CF1FD7">
            <w:pPr>
              <w:spacing w:after="0"/>
              <w:rPr>
                <w:rFonts w:cs="Calibri"/>
                <w:bCs/>
                <w:sz w:val="19"/>
                <w:szCs w:val="19"/>
              </w:rPr>
            </w:pPr>
            <w:r w:rsidRPr="001A0396">
              <w:rPr>
                <w:rFonts w:cs="Calibri"/>
                <w:bCs/>
                <w:sz w:val="19"/>
                <w:szCs w:val="19"/>
              </w:rPr>
              <w:t>This field contains the URL where the trace output can be found. This is typically used for debugging purposes. When API</w:t>
            </w:r>
            <w:r w:rsidR="00BA129B">
              <w:rPr>
                <w:rFonts w:cs="Calibri"/>
                <w:bCs/>
                <w:sz w:val="19"/>
                <w:szCs w:val="19"/>
              </w:rPr>
              <w:t xml:space="preserve"> Gateway</w:t>
            </w:r>
            <w:r w:rsidRPr="001A0396">
              <w:rPr>
                <w:rFonts w:cs="Calibri"/>
                <w:bCs/>
                <w:sz w:val="19"/>
                <w:szCs w:val="19"/>
              </w:rPr>
              <w:t xml:space="preserve"> tracing is enabled, detailed information about the request and response is written to this location, which can help troubleshoot issues.</w:t>
            </w:r>
          </w:p>
        </w:tc>
        <w:tc>
          <w:tcPr>
            <w:tcW w:w="1080" w:type="dxa"/>
            <w:vAlign w:val="center"/>
            <w:hideMark/>
          </w:tcPr>
          <w:p w14:paraId="2F590ACA"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05FFBD2E" w14:textId="77777777" w:rsidR="00CF1FD7" w:rsidRPr="001A0396" w:rsidRDefault="00CF1FD7">
            <w:pPr>
              <w:spacing w:after="0"/>
              <w:rPr>
                <w:rFonts w:cs="Calibri"/>
                <w:bCs/>
                <w:sz w:val="19"/>
                <w:szCs w:val="19"/>
              </w:rPr>
            </w:pPr>
            <w:r w:rsidRPr="001A0396">
              <w:rPr>
                <w:rFonts w:cs="Calibri"/>
                <w:bCs/>
                <w:sz w:val="19"/>
                <w:szCs w:val="19"/>
              </w:rPr>
              <w:t>255</w:t>
            </w:r>
          </w:p>
        </w:tc>
      </w:tr>
    </w:tbl>
    <w:p w14:paraId="13F220B1" w14:textId="521157A1" w:rsidR="00991538" w:rsidRDefault="005E579B" w:rsidP="00372E2A">
      <w:pPr>
        <w:pStyle w:val="Heading3"/>
      </w:pPr>
      <w:r>
        <w:br w:type="column"/>
      </w:r>
      <w:bookmarkStart w:id="63" w:name="OLE_LINK19"/>
      <w:r w:rsidR="00372E2A">
        <w:t>Output Body Parameters</w:t>
      </w:r>
    </w:p>
    <w:tbl>
      <w:tblPr>
        <w:tblW w:w="12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9265"/>
        <w:gridCol w:w="720"/>
        <w:gridCol w:w="845"/>
      </w:tblGrid>
      <w:tr w:rsidR="006273C9" w:rsidRPr="006273C9" w14:paraId="411DA1B0" w14:textId="77777777" w:rsidTr="006273C9">
        <w:trPr>
          <w:trHeight w:val="413"/>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73F4A6"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sz w:val="19"/>
                <w:szCs w:val="19"/>
                <w:lang w:val="en-IN"/>
              </w:rPr>
              <w:t>Parameter</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7D335D"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sz w:val="19"/>
                <w:szCs w:val="19"/>
                <w:lang w:val="en-IN"/>
              </w:rPr>
              <w:t>Description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2843F4"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kern w:val="0"/>
                <w:sz w:val="19"/>
                <w:szCs w:val="19"/>
                <w:lang w:val="en-IN"/>
              </w:rPr>
              <w:t>M/O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AC3B5AD"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sz w:val="19"/>
                <w:szCs w:val="19"/>
                <w:lang w:val="en-IN"/>
              </w:rPr>
              <w:t>Type</w:t>
            </w:r>
          </w:p>
        </w:tc>
      </w:tr>
      <w:tr w:rsidR="006273C9" w:rsidRPr="006273C9" w14:paraId="6ED63236" w14:textId="77777777" w:rsidTr="006273C9">
        <w:trPr>
          <w:trHeight w:val="416"/>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0AFE3"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errorManagement</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84DDC"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The object identifying the error. Provided only if there is an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FEC2E"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472D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Object</w:t>
            </w:r>
          </w:p>
        </w:tc>
      </w:tr>
      <w:tr w:rsidR="006273C9" w:rsidRPr="006273C9" w14:paraId="6E4A67AD"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5143EB"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errorCode</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7636B"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The numeric identifier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9DB991"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4C44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1219BB88"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8452B"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errorDescription</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025D10"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Alphanumeric explanation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8EB82"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F92A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3D9ED83D" w14:textId="77777777" w:rsidTr="006273C9">
        <w:trPr>
          <w:trHeight w:val="35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3BFFFD" w14:textId="77777777" w:rsidR="006273C9" w:rsidRPr="006273C9" w:rsidRDefault="006273C9" w:rsidP="006273C9">
            <w:pPr>
              <w:spacing w:line="256" w:lineRule="auto"/>
              <w:contextualSpacing/>
              <w:rPr>
                <w:rFonts w:eastAsia="Calibri" w:cs="Calibri"/>
                <w:sz w:val="19"/>
                <w:szCs w:val="19"/>
                <w:lang w:val="en-IN"/>
              </w:rPr>
            </w:pPr>
            <w:r w:rsidRPr="006273C9">
              <w:rPr>
                <w:rFonts w:eastAsia="Calibri" w:cs="Calibri"/>
                <w:sz w:val="19"/>
                <w:szCs w:val="19"/>
                <w:lang w:val="en-IN"/>
              </w:rPr>
              <w:t>services</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84D80"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List of the created Service&lt;s&gt;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21F102"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27A2D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List</w:t>
            </w:r>
          </w:p>
        </w:tc>
      </w:tr>
      <w:tr w:rsidR="006273C9" w:rsidRPr="006273C9" w14:paraId="0E2F5FA7"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DA769A"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Actual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04AEA4" w14:textId="77777777" w:rsidR="006273C9" w:rsidRPr="006273C9" w:rsidRDefault="006273C9" w:rsidP="006273C9">
            <w:pPr>
              <w:spacing w:after="0" w:line="256" w:lineRule="auto"/>
              <w:rPr>
                <w:rFonts w:eastAsia="Calibri" w:cs="Calibri"/>
                <w:sz w:val="19"/>
                <w:szCs w:val="19"/>
                <w:lang w:val="en-IN"/>
              </w:rPr>
            </w:pPr>
            <w:bookmarkStart w:id="64" w:name="OLE_LINK40"/>
            <w:r w:rsidRPr="006273C9">
              <w:rPr>
                <w:rFonts w:eastAsia="Calibri" w:cs="Calibri"/>
                <w:sz w:val="19"/>
                <w:szCs w:val="19"/>
                <w:shd w:val="clear" w:color="auto" w:fill="FFFFFF"/>
                <w:lang w:val="en-IN"/>
              </w:rPr>
              <w:t>The Actual calculation of the KPI depends on its configuration. For example: If a KPI is configured to be calculated at 12 AM every day, the actual value would depend on the past 24hrs data i.e., 12 AM the previous day to 12 AM the current day. ex:(</w:t>
            </w:r>
            <w:r w:rsidRPr="006273C9">
              <w:rPr>
                <w:rFonts w:eastAsia="Calibri" w:cs="Calibri"/>
                <w:color w:val="000000"/>
                <w:sz w:val="19"/>
                <w:szCs w:val="19"/>
                <w:lang w:val="en-IN"/>
              </w:rPr>
              <w:t xml:space="preserve"> </w:t>
            </w:r>
            <w:bookmarkStart w:id="65" w:name="OLE_LINK12"/>
            <w:r w:rsidRPr="006273C9">
              <w:rPr>
                <w:rFonts w:eastAsia="Calibri" w:cs="Calibri"/>
                <w:color w:val="000000"/>
                <w:sz w:val="19"/>
                <w:szCs w:val="19"/>
                <w:lang w:val="en-IN"/>
              </w:rPr>
              <w:t>C-B1-G1-R1-F1</w:t>
            </w:r>
            <w:bookmarkEnd w:id="65"/>
            <w:r w:rsidRPr="006273C9">
              <w:rPr>
                <w:rFonts w:eastAsia="Calibri" w:cs="Calibri"/>
                <w:color w:val="000000"/>
                <w:sz w:val="19"/>
                <w:szCs w:val="19"/>
                <w:lang w:val="en-IN"/>
              </w:rPr>
              <w:t>:OEE)</w:t>
            </w:r>
            <w:bookmarkEnd w:id="64"/>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AC8200"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040B39"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4CB8567B"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754A41"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Forecast</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AE8F7C" w14:textId="77777777" w:rsidR="006273C9" w:rsidRPr="006273C9" w:rsidRDefault="006273C9" w:rsidP="006273C9">
            <w:pPr>
              <w:spacing w:after="0" w:line="256" w:lineRule="auto"/>
              <w:rPr>
                <w:rFonts w:eastAsia="Calibri" w:cs="Calibri"/>
                <w:sz w:val="19"/>
                <w:szCs w:val="19"/>
                <w:shd w:val="clear" w:color="auto" w:fill="FFFFFF"/>
                <w:lang w:val="en-IN"/>
              </w:rPr>
            </w:pPr>
            <w:bookmarkStart w:id="66" w:name="OLE_LINK41"/>
            <w:r w:rsidRPr="006273C9">
              <w:rPr>
                <w:rFonts w:eastAsia="Calibri" w:cs="Calibri"/>
                <w:sz w:val="19"/>
                <w:szCs w:val="19"/>
                <w:shd w:val="clear" w:color="auto" w:fill="FFFFFF"/>
                <w:lang w:val="en-IN"/>
              </w:rPr>
              <w:t xml:space="preserve">Forecast refers to the average of the actual KPI values calculated over the past seven days. These calculated values are stored in its dedicated timeseries ID in CDF. ex:( </w:t>
            </w:r>
            <w:r w:rsidRPr="006273C9">
              <w:rPr>
                <w:rFonts w:eastAsia="Calibri" w:cs="Calibri"/>
                <w:color w:val="000000"/>
                <w:kern w:val="0"/>
                <w:sz w:val="19"/>
                <w:szCs w:val="19"/>
                <w:lang w:val="en-IN"/>
              </w:rPr>
              <w:t>C-B1-G1-R1-F1:OEE_Forecast)</w:t>
            </w:r>
            <w:bookmarkEnd w:id="66"/>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C342CB"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E628CF"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6242EF16" w14:textId="77777777" w:rsidTr="006273C9">
        <w:trPr>
          <w:trHeight w:val="421"/>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A78E2" w14:textId="77777777" w:rsidR="006273C9" w:rsidRPr="006273C9" w:rsidRDefault="006273C9" w:rsidP="006273C9">
            <w:pPr>
              <w:shd w:val="clear" w:color="auto" w:fill="FFFFFE"/>
              <w:spacing w:after="0" w:line="256" w:lineRule="auto"/>
              <w:rPr>
                <w:rFonts w:eastAsia="Calibri" w:cs="Calibri"/>
                <w:sz w:val="19"/>
                <w:szCs w:val="19"/>
                <w:lang w:val="en-IN"/>
              </w:rPr>
            </w:pPr>
            <w:r w:rsidRPr="006273C9">
              <w:rPr>
                <w:rFonts w:eastAsia="Calibri" w:cs="Calibri"/>
                <w:sz w:val="19"/>
                <w:szCs w:val="19"/>
                <w:lang w:val="en-IN"/>
              </w:rPr>
              <w:t>Historical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C6BE4" w14:textId="77777777" w:rsidR="006273C9" w:rsidRPr="006273C9" w:rsidRDefault="006273C9" w:rsidP="006273C9">
            <w:pPr>
              <w:spacing w:after="0" w:line="256" w:lineRule="auto"/>
              <w:rPr>
                <w:rFonts w:eastAsia="Calibri" w:cs="Calibri"/>
                <w:sz w:val="19"/>
                <w:szCs w:val="19"/>
                <w:shd w:val="clear" w:color="auto" w:fill="FFFFFF"/>
                <w:lang w:val="en-IN"/>
              </w:rPr>
            </w:pPr>
            <w:bookmarkStart w:id="67" w:name="OLE_LINK42"/>
            <w:r w:rsidRPr="006273C9">
              <w:rPr>
                <w:rFonts w:eastAsia="Calibri" w:cs="Calibri"/>
                <w:sz w:val="19"/>
                <w:szCs w:val="19"/>
                <w:lang w:val="en-IN"/>
              </w:rPr>
              <w:t>Historical</w:t>
            </w:r>
            <w:r w:rsidRPr="006273C9">
              <w:rPr>
                <w:rFonts w:eastAsia="Calibri" w:cs="Calibri"/>
                <w:sz w:val="19"/>
                <w:szCs w:val="19"/>
                <w:shd w:val="clear" w:color="auto" w:fill="FFFFFF"/>
                <w:lang w:val="en-IN"/>
              </w:rPr>
              <w:t xml:space="preserve"> refers to the peak performance of a specific KPI recorded on any given day during the preceding 12 months. These calculated values are stored in its dedicated timeseries ID in CDF ex:(</w:t>
            </w:r>
            <w:r w:rsidRPr="006273C9">
              <w:rPr>
                <w:rFonts w:eastAsia="Calibri" w:cs="Calibri"/>
                <w:color w:val="000000"/>
                <w:sz w:val="19"/>
                <w:szCs w:val="19"/>
                <w:lang w:val="en-IN"/>
              </w:rPr>
              <w:t xml:space="preserve"> </w:t>
            </w:r>
            <w:r w:rsidRPr="006273C9">
              <w:rPr>
                <w:rFonts w:eastAsia="Calibri" w:cs="Calibri"/>
                <w:color w:val="000000"/>
                <w:kern w:val="0"/>
                <w:sz w:val="19"/>
                <w:szCs w:val="19"/>
                <w:lang w:val="en-IN"/>
              </w:rPr>
              <w:t>C-B1-G1-R1-F1-P-PP-U1:OEE_Historical)</w:t>
            </w:r>
            <w:bookmarkEnd w:id="67"/>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A3D1FB"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BB8751"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2B2DE2FD"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DB15D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RAGStatus</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E14301" w14:textId="77777777" w:rsidR="006273C9" w:rsidRPr="006273C9" w:rsidRDefault="006273C9" w:rsidP="006273C9">
            <w:pPr>
              <w:spacing w:after="0" w:line="256" w:lineRule="auto"/>
              <w:rPr>
                <w:rFonts w:eastAsia="Calibri" w:cs="Calibri"/>
                <w:sz w:val="19"/>
                <w:szCs w:val="19"/>
                <w:shd w:val="clear" w:color="auto" w:fill="FFFFFF"/>
                <w:lang w:val="en-IN"/>
              </w:rPr>
            </w:pPr>
            <w:bookmarkStart w:id="68" w:name="OLE_LINK43"/>
            <w:r w:rsidRPr="006273C9">
              <w:rPr>
                <w:rFonts w:eastAsia="Calibri" w:cs="Calibri"/>
                <w:sz w:val="19"/>
                <w:szCs w:val="19"/>
                <w:shd w:val="clear" w:color="auto" w:fill="FFFFFF"/>
                <w:lang w:val="en-IN"/>
              </w:rPr>
              <w:t>This visually represents the performance of the KPI. For example, if the actual value of the KPI is being compared with its target value, then it represents how the performance compares.</w:t>
            </w:r>
          </w:p>
          <w:p w14:paraId="4BD440CC" w14:textId="77777777" w:rsidR="006273C9" w:rsidRPr="006273C9" w:rsidRDefault="006273C9" w:rsidP="006273C9">
            <w:pPr>
              <w:spacing w:after="0" w:line="256" w:lineRule="auto"/>
              <w:rPr>
                <w:rFonts w:eastAsia="Calibri" w:cs="Calibri"/>
                <w:sz w:val="19"/>
                <w:szCs w:val="19"/>
                <w:shd w:val="clear" w:color="auto" w:fill="FFFFFF"/>
                <w:lang w:val="en-IN"/>
              </w:rPr>
            </w:pPr>
            <w:r w:rsidRPr="006273C9">
              <w:rPr>
                <w:rFonts w:eastAsia="Calibri" w:cs="Calibri"/>
                <w:color w:val="000000"/>
                <w:sz w:val="19"/>
                <w:szCs w:val="19"/>
                <w:lang w:val="en-IN" w:eastAsia="en-IN"/>
              </w:rPr>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bookmarkEnd w:id="68"/>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C6BE3C"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7CBB6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7760CDD0"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69E0E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 xml:space="preserve">Target </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E59AFD" w14:textId="77777777" w:rsidR="006273C9" w:rsidRPr="006273C9" w:rsidRDefault="006273C9" w:rsidP="006273C9">
            <w:pPr>
              <w:spacing w:after="0" w:line="256" w:lineRule="auto"/>
              <w:rPr>
                <w:rFonts w:eastAsia="Calibri" w:cs="Calibri"/>
                <w:sz w:val="19"/>
                <w:szCs w:val="19"/>
                <w:shd w:val="clear" w:color="auto" w:fill="FFFFFF"/>
                <w:lang w:val="en-IN"/>
              </w:rPr>
            </w:pPr>
            <w:r w:rsidRPr="006273C9">
              <w:rPr>
                <w:rFonts w:eastAsia="Calibri" w:cs="Calibri"/>
                <w:sz w:val="19"/>
                <w:szCs w:val="19"/>
                <w:shd w:val="clear" w:color="auto" w:fill="FFFFFF"/>
                <w:lang w:val="en-IN"/>
              </w:rPr>
              <w:t>Target represents the target value of the KPI. This can be a static value or can also be a dynamic target such that the target might be updated every shift or at a specific time interval. ex:(</w:t>
            </w:r>
            <w:r w:rsidRPr="006273C9">
              <w:rPr>
                <w:rFonts w:eastAsia="Calibri" w:cs="Calibri"/>
                <w:color w:val="000000"/>
                <w:kern w:val="0"/>
                <w:sz w:val="19"/>
                <w:szCs w:val="19"/>
                <w:lang w:val="en-IN"/>
              </w:rPr>
              <w:t>C-B1-G1-R1-F1-P-PP-U1:OEE_target))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77C809"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41B8F1"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 xml:space="preserve">String </w:t>
            </w:r>
          </w:p>
        </w:tc>
      </w:tr>
      <w:tr w:rsidR="006273C9" w:rsidRPr="006273C9" w14:paraId="672A37C0"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C4A3B7"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CompareActual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C986C3"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 xml:space="preserve">The percentage comparison calculates the relative change between the two most recent values of a KPI. The formula for this calculation is ((current value - previous value) / previous value) * 100. If the result of the calculation is positive, indicating an increase in the KPI, an upward-pointing arrow should be displayed. Conversely, if the result is negative, signifying a decrease in the KPI, a downward-pointing arrow should be displayed. The color of the arrow is determined based on the settings specified in the KPI Config template or the KPI configuration tool. </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43B42B"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639A7A"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 xml:space="preserve">String </w:t>
            </w:r>
          </w:p>
        </w:tc>
      </w:tr>
      <w:tr w:rsidR="006273C9" w:rsidRPr="006273C9" w14:paraId="45FC8E42"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A99D49" w14:textId="77777777" w:rsidR="006273C9" w:rsidRPr="006273C9" w:rsidRDefault="006273C9" w:rsidP="006273C9">
            <w:pPr>
              <w:spacing w:after="0" w:line="256" w:lineRule="auto"/>
              <w:rPr>
                <w:rFonts w:eastAsia="Calibri" w:cs="Calibri"/>
                <w:sz w:val="19"/>
                <w:szCs w:val="19"/>
                <w:lang w:val="en-IN"/>
              </w:rPr>
            </w:pPr>
            <w:bookmarkStart w:id="69" w:name="_Hlk152584200"/>
            <w:r w:rsidRPr="006273C9">
              <w:rPr>
                <w:rFonts w:eastAsia="Calibri" w:cs="Calibri"/>
                <w:sz w:val="19"/>
                <w:szCs w:val="19"/>
                <w:shd w:val="clear" w:color="auto" w:fill="FFFFFF"/>
                <w:lang w:val="en-IN"/>
              </w:rPr>
              <w:t>assetid</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03DFDF"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Level in the asset hierarchy against which the KPI must be computed.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B04C7F"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737FDA"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bookmarkEnd w:id="69"/>
      </w:tr>
      <w:tr w:rsidR="006273C9" w:rsidRPr="006273C9" w14:paraId="695E3985"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EA5F6F"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shd w:val="clear" w:color="auto" w:fill="FFFFFF"/>
                <w:lang w:val="en-IN"/>
              </w:rPr>
              <w:t>iskpi</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5BD68E" w14:textId="77777777" w:rsidR="006273C9" w:rsidRPr="006273C9" w:rsidRDefault="006273C9" w:rsidP="006273C9">
            <w:pPr>
              <w:spacing w:before="100" w:beforeAutospacing="1" w:after="0" w:line="256" w:lineRule="auto"/>
              <w:rPr>
                <w:rFonts w:eastAsia="Calibri" w:cs="Calibri"/>
                <w:color w:val="000000"/>
                <w:sz w:val="19"/>
                <w:szCs w:val="19"/>
                <w:lang w:val="en-IN"/>
              </w:rPr>
            </w:pPr>
            <w:bookmarkStart w:id="70" w:name="OLE_LINK46"/>
            <w:r w:rsidRPr="006273C9">
              <w:rPr>
                <w:rFonts w:eastAsia="Calibri" w:cs="Calibri"/>
                <w:color w:val="000000"/>
                <w:sz w:val="19"/>
                <w:szCs w:val="19"/>
                <w:lang w:val="en-IN"/>
              </w:rPr>
              <w:t>Returns a Boolean response (</w:t>
            </w:r>
            <w:r w:rsidRPr="006273C9">
              <w:rPr>
                <w:rFonts w:eastAsia="Calibri" w:cs="Calibri"/>
                <w:b/>
                <w:bCs/>
                <w:color w:val="000000"/>
                <w:sz w:val="19"/>
                <w:szCs w:val="19"/>
                <w:lang w:val="en-IN"/>
              </w:rPr>
              <w:t>True</w:t>
            </w:r>
            <w:r w:rsidRPr="006273C9">
              <w:rPr>
                <w:rFonts w:eastAsia="Calibri" w:cs="Calibri"/>
                <w:color w:val="000000"/>
                <w:sz w:val="19"/>
                <w:szCs w:val="19"/>
                <w:lang w:val="en-IN"/>
              </w:rPr>
              <w:t xml:space="preserve"> or </w:t>
            </w:r>
            <w:r w:rsidRPr="006273C9">
              <w:rPr>
                <w:rFonts w:eastAsia="Calibri" w:cs="Calibri"/>
                <w:b/>
                <w:bCs/>
                <w:color w:val="000000"/>
                <w:sz w:val="19"/>
                <w:szCs w:val="19"/>
                <w:lang w:val="en-IN"/>
              </w:rPr>
              <w:t>False</w:t>
            </w:r>
            <w:r w:rsidRPr="006273C9">
              <w:rPr>
                <w:rFonts w:eastAsia="Calibri" w:cs="Calibri"/>
                <w:color w:val="000000"/>
                <w:sz w:val="19"/>
                <w:szCs w:val="19"/>
                <w:lang w:val="en-IN"/>
              </w:rPr>
              <w:t>) and checks whether the response is for KPI or Parameter.</w:t>
            </w:r>
            <w:bookmarkEnd w:id="70"/>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42C607"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B3B61C"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6C1D276A"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D18BFD" w14:textId="77777777" w:rsidR="006273C9" w:rsidRPr="006273C9" w:rsidRDefault="006273C9" w:rsidP="006273C9">
            <w:pPr>
              <w:spacing w:after="0" w:line="256" w:lineRule="auto"/>
              <w:rPr>
                <w:rFonts w:eastAsia="Calibri" w:cs="Calibri"/>
                <w:sz w:val="19"/>
                <w:szCs w:val="19"/>
                <w:lang w:val="en-IN"/>
              </w:rPr>
            </w:pPr>
            <w:bookmarkStart w:id="71" w:name="_Hlk152584232"/>
            <w:r w:rsidRPr="006273C9">
              <w:rPr>
                <w:rFonts w:eastAsia="Calibri" w:cs="Calibri"/>
                <w:sz w:val="19"/>
                <w:szCs w:val="19"/>
                <w:shd w:val="clear" w:color="auto" w:fill="FFFFFF"/>
                <w:lang w:val="en-IN"/>
              </w:rPr>
              <w:t>uid</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F45F99"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UID is the Unique ID that automatically generates a unique identity for each KPI created by the 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043FA1"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09F587"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bookmarkEnd w:id="71"/>
      </w:tr>
      <w:tr w:rsidR="006273C9" w:rsidRPr="006273C9" w14:paraId="495D7EE9"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7DF296" w14:textId="77777777" w:rsidR="006273C9" w:rsidRPr="006273C9" w:rsidRDefault="006273C9" w:rsidP="006273C9">
            <w:pPr>
              <w:spacing w:after="0" w:line="256" w:lineRule="auto"/>
              <w:rPr>
                <w:rFonts w:eastAsia="Calibri" w:cs="Calibri"/>
                <w:sz w:val="19"/>
                <w:szCs w:val="19"/>
                <w:shd w:val="clear" w:color="auto" w:fill="FFFFFF"/>
                <w:lang w:val="en-IN"/>
              </w:rPr>
            </w:pPr>
            <w:r w:rsidRPr="006273C9">
              <w:rPr>
                <w:rFonts w:eastAsia="Calibri" w:cs="Calibri"/>
                <w:sz w:val="19"/>
                <w:szCs w:val="19"/>
                <w:shd w:val="clear" w:color="auto" w:fill="FFFFFF"/>
                <w:lang w:val="en-IN"/>
              </w:rPr>
              <w:t>kpiDirection</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D03FAE" w14:textId="77777777" w:rsidR="006273C9" w:rsidRPr="006273C9" w:rsidRDefault="006273C9" w:rsidP="006273C9">
            <w:pPr>
              <w:spacing w:before="100" w:beforeAutospacing="1" w:after="0" w:line="256" w:lineRule="auto"/>
              <w:rPr>
                <w:rFonts w:eastAsia="Calibri" w:cs="Calibri"/>
                <w:color w:val="000000"/>
                <w:sz w:val="19"/>
                <w:szCs w:val="19"/>
                <w:lang w:val="en-IN"/>
              </w:rPr>
            </w:pPr>
            <w:bookmarkStart w:id="72" w:name="OLE_LINK47"/>
            <w:r w:rsidRPr="006273C9">
              <w:rPr>
                <w:rFonts w:eastAsia="Calibri" w:cs="Calibri"/>
                <w:color w:val="000000"/>
                <w:sz w:val="19"/>
                <w:szCs w:val="19"/>
                <w:lang w:val="en-IN"/>
              </w:rPr>
              <w:t>Returns response(Up or Down) arrow and checks whether it’s best performing or worst performing.</w:t>
            </w:r>
            <w:bookmarkEnd w:id="72"/>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27D239"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B8B0A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7AF086FA"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DA89E3" w14:textId="77777777" w:rsidR="006273C9" w:rsidRPr="006273C9" w:rsidRDefault="006273C9" w:rsidP="006273C9">
            <w:pPr>
              <w:spacing w:after="0" w:line="256" w:lineRule="auto"/>
              <w:rPr>
                <w:rFonts w:eastAsia="Calibri" w:cs="Arial"/>
                <w:sz w:val="19"/>
                <w:szCs w:val="19"/>
                <w:shd w:val="clear" w:color="auto" w:fill="FFFFFF"/>
                <w:lang w:val="en-IN"/>
              </w:rPr>
            </w:pPr>
            <w:bookmarkStart w:id="73" w:name="_Hlk152584257"/>
            <w:r w:rsidRPr="006273C9">
              <w:rPr>
                <w:rFonts w:eastAsia="Calibri" w:cs="Arial"/>
                <w:sz w:val="19"/>
                <w:szCs w:val="19"/>
                <w:shd w:val="clear" w:color="auto" w:fill="FFFFFF"/>
                <w:lang w:val="en-IN"/>
              </w:rPr>
              <w:t>UoM</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889C1" w14:textId="652E4A7D"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 xml:space="preserve">Returns the response of the respective unit of </w:t>
            </w:r>
            <w:r w:rsidR="004F5975" w:rsidRPr="006273C9">
              <w:rPr>
                <w:rFonts w:eastAsia="Calibri" w:cs="Calibri"/>
                <w:color w:val="000000"/>
                <w:sz w:val="19"/>
                <w:szCs w:val="19"/>
                <w:lang w:val="en-IN"/>
              </w:rPr>
              <w:t>measurement (</w:t>
            </w:r>
            <w:r w:rsidRPr="006273C9">
              <w:rPr>
                <w:rFonts w:eastAsia="Calibri" w:cs="Calibri"/>
                <w:color w:val="000000"/>
                <w:sz w:val="19"/>
                <w:szCs w:val="19"/>
                <w:lang w:val="en-IN"/>
              </w:rPr>
              <w:t>e.g., kg). It retrieves the value from the CDF KPI hierarchy in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F9851B"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744E67"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String</w:t>
            </w:r>
          </w:p>
        </w:tc>
        <w:bookmarkEnd w:id="73"/>
      </w:tr>
      <w:tr w:rsidR="006273C9" w:rsidRPr="006273C9" w14:paraId="376239B7"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77228C"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CalculationFrequency</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754D46" w14:textId="7D8FF6EA"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 xml:space="preserve">Frequency </w:t>
            </w:r>
            <w:r w:rsidR="004F5975" w:rsidRPr="006273C9">
              <w:rPr>
                <w:rFonts w:eastAsia="Calibri" w:cs="Arial"/>
                <w:sz w:val="19"/>
                <w:szCs w:val="19"/>
                <w:lang w:val="en-IN"/>
              </w:rPr>
              <w:t>(5</w:t>
            </w:r>
            <w:r w:rsidRPr="006273C9">
              <w:rPr>
                <w:rFonts w:eastAsia="Calibri" w:cs="Arial"/>
                <w:sz w:val="19"/>
                <w:szCs w:val="19"/>
                <w:lang w:val="en-IN"/>
              </w:rPr>
              <w:t>nin,1Hr,1day, etc.) for the calculation of KPI</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22602"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1901AF"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r w:rsidR="006273C9" w:rsidRPr="006273C9" w14:paraId="451BE454"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4D0297"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ConfiguredUoM</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92961"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Configured “Unit of Measurement” on the KPI configuration template updated by the end-user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6555DE"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BE138"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r w:rsidR="006273C9" w:rsidRPr="006273C9" w14:paraId="4BD64D0D"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135330"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StandardUoM</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B4F20"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The standard unit of measurement as per asset system id. It retrieves the value from the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C74DAC"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BB186"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r w:rsidR="006273C9" w:rsidRPr="006273C9" w14:paraId="3B8C4D48"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6D0B9"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UoM_SystemID</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9243B7" w14:textId="3B040E3B"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 xml:space="preserve">Returns the response of the respective unit of measurement system </w:t>
            </w:r>
            <w:r w:rsidR="004F5975" w:rsidRPr="006273C9">
              <w:rPr>
                <w:rFonts w:eastAsia="Calibri" w:cs="Arial"/>
                <w:sz w:val="19"/>
                <w:szCs w:val="19"/>
                <w:lang w:val="en-IN"/>
              </w:rPr>
              <w:t>ID (</w:t>
            </w:r>
            <w:r w:rsidRPr="006273C9">
              <w:rPr>
                <w:rFonts w:eastAsia="Calibri" w:cs="Arial"/>
                <w:sz w:val="19"/>
                <w:szCs w:val="19"/>
                <w:lang w:val="en-IN"/>
              </w:rPr>
              <w:t>e.g., kg). It retrieves the value Asset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3C9CB7"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55257E"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bl>
    <w:p w14:paraId="7F029EC3" w14:textId="507E2F87" w:rsidR="005E579B" w:rsidRDefault="005E579B" w:rsidP="009A1C44">
      <w:pPr>
        <w:pStyle w:val="Heading3"/>
      </w:pPr>
      <w:r>
        <w:t>API Precondition</w:t>
      </w:r>
    </w:p>
    <w:p w14:paraId="22918F4F" w14:textId="77777777" w:rsidR="005E579B" w:rsidRDefault="005E579B" w:rsidP="005E579B">
      <w:pPr>
        <w:rPr>
          <w:rFonts w:cs="Calibri"/>
        </w:rPr>
      </w:pPr>
      <w:r>
        <w:rPr>
          <w:rFonts w:cs="Calibri"/>
        </w:rPr>
        <w:t xml:space="preserve">To fetch the response from the smart-kpitile, the authorization token must exist. </w:t>
      </w:r>
    </w:p>
    <w:p w14:paraId="780208C7" w14:textId="20C2BFCC" w:rsidR="00991538" w:rsidRDefault="008A3EE7" w:rsidP="009A1C4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60"/>
        <w:gridCol w:w="9830"/>
      </w:tblGrid>
      <w:tr w:rsidR="00612FB1" w:rsidRPr="001A0396" w14:paraId="72703864" w14:textId="77777777" w:rsidTr="00417E10">
        <w:trPr>
          <w:trHeight w:val="224"/>
        </w:trPr>
        <w:tc>
          <w:tcPr>
            <w:tcW w:w="2760" w:type="dxa"/>
            <w:shd w:val="clear" w:color="auto" w:fill="D9D9D9" w:themeFill="background1" w:themeFillShade="D9"/>
            <w:tcMar>
              <w:top w:w="0" w:type="dxa"/>
              <w:left w:w="108" w:type="dxa"/>
              <w:bottom w:w="0" w:type="dxa"/>
              <w:right w:w="108" w:type="dxa"/>
            </w:tcMar>
            <w:vAlign w:val="center"/>
            <w:hideMark/>
          </w:tcPr>
          <w:bookmarkEnd w:id="63"/>
          <w:p w14:paraId="670A8E57" w14:textId="77777777" w:rsidR="00612FB1" w:rsidRPr="001A0396" w:rsidRDefault="00612FB1" w:rsidP="0080485B">
            <w:pPr>
              <w:spacing w:after="0"/>
              <w:rPr>
                <w:rFonts w:cs="Calibri"/>
                <w:b/>
                <w:bCs/>
                <w:sz w:val="19"/>
                <w:szCs w:val="19"/>
              </w:rPr>
            </w:pPr>
            <w:r w:rsidRPr="001A0396">
              <w:rPr>
                <w:rFonts w:cs="Calibri"/>
                <w:b/>
                <w:bCs/>
                <w:sz w:val="19"/>
                <w:szCs w:val="19"/>
              </w:rPr>
              <w:t>PROTOCOL</w:t>
            </w:r>
          </w:p>
        </w:tc>
        <w:tc>
          <w:tcPr>
            <w:tcW w:w="9830" w:type="dxa"/>
            <w:shd w:val="clear" w:color="auto" w:fill="FFFFFF" w:themeFill="background1"/>
            <w:tcMar>
              <w:top w:w="0" w:type="dxa"/>
              <w:left w:w="108" w:type="dxa"/>
              <w:bottom w:w="0" w:type="dxa"/>
              <w:right w:w="108" w:type="dxa"/>
            </w:tcMar>
            <w:vAlign w:val="center"/>
            <w:hideMark/>
          </w:tcPr>
          <w:p w14:paraId="1B038E21" w14:textId="77777777" w:rsidR="00612FB1" w:rsidRPr="001A0396" w:rsidRDefault="00612FB1" w:rsidP="0080485B">
            <w:pPr>
              <w:spacing w:after="0"/>
              <w:rPr>
                <w:rFonts w:cs="Calibri"/>
                <w:sz w:val="19"/>
                <w:szCs w:val="19"/>
              </w:rPr>
            </w:pPr>
            <w:r w:rsidRPr="001A0396">
              <w:rPr>
                <w:rFonts w:cs="Calibri"/>
                <w:sz w:val="19"/>
                <w:szCs w:val="19"/>
              </w:rPr>
              <w:t> HTTPS</w:t>
            </w:r>
          </w:p>
        </w:tc>
      </w:tr>
      <w:tr w:rsidR="00612FB1" w:rsidRPr="001A0396" w14:paraId="50B2647B" w14:textId="77777777" w:rsidTr="00417E10">
        <w:trPr>
          <w:trHeight w:val="112"/>
        </w:trPr>
        <w:tc>
          <w:tcPr>
            <w:tcW w:w="2760" w:type="dxa"/>
            <w:shd w:val="clear" w:color="auto" w:fill="D9D9D9" w:themeFill="background1" w:themeFillShade="D9"/>
            <w:tcMar>
              <w:top w:w="0" w:type="dxa"/>
              <w:left w:w="108" w:type="dxa"/>
              <w:bottom w:w="0" w:type="dxa"/>
              <w:right w:w="108" w:type="dxa"/>
            </w:tcMar>
            <w:vAlign w:val="center"/>
          </w:tcPr>
          <w:p w14:paraId="56303B34" w14:textId="77777777" w:rsidR="00612FB1" w:rsidRPr="001A0396" w:rsidRDefault="00612FB1" w:rsidP="0080485B">
            <w:pPr>
              <w:spacing w:after="0"/>
              <w:rPr>
                <w:rFonts w:cs="Calibri"/>
                <w:b/>
                <w:bCs/>
                <w:sz w:val="19"/>
                <w:szCs w:val="19"/>
              </w:rPr>
            </w:pPr>
            <w:r w:rsidRPr="001A0396">
              <w:rPr>
                <w:rFonts w:cs="Calibri"/>
                <w:b/>
                <w:bCs/>
                <w:sz w:val="19"/>
                <w:szCs w:val="19"/>
              </w:rPr>
              <w:t>PATH &lt;Public Exposure&gt;</w:t>
            </w:r>
          </w:p>
        </w:tc>
        <w:tc>
          <w:tcPr>
            <w:tcW w:w="9830" w:type="dxa"/>
            <w:shd w:val="clear" w:color="auto" w:fill="FFFFFF" w:themeFill="background1"/>
            <w:tcMar>
              <w:top w:w="0" w:type="dxa"/>
              <w:left w:w="108" w:type="dxa"/>
              <w:bottom w:w="0" w:type="dxa"/>
              <w:right w:w="108" w:type="dxa"/>
            </w:tcMar>
            <w:vAlign w:val="center"/>
          </w:tcPr>
          <w:p w14:paraId="135C22DE" w14:textId="5DB7568D" w:rsidR="00612FB1" w:rsidRPr="001A0396" w:rsidRDefault="000F7CF9" w:rsidP="0080485B">
            <w:pPr>
              <w:spacing w:after="0"/>
              <w:rPr>
                <w:rFonts w:cs="Calibri"/>
                <w:sz w:val="19"/>
                <w:szCs w:val="19"/>
              </w:rPr>
            </w:pPr>
            <w:hyperlink r:id="rId47" w:history="1">
              <w:r w:rsidRPr="001A0396">
                <w:rPr>
                  <w:rStyle w:val="Hyperlink"/>
                  <w:rFonts w:cs="Calibri"/>
                  <w:sz w:val="19"/>
                  <w:szCs w:val="19"/>
                </w:rPr>
                <w:t>https://apim-mw-aot-dev.azure-api.net/api/smartkpi/assets/{assetid}/kpis/{kpiname}/detail</w:t>
              </w:r>
            </w:hyperlink>
            <w:r w:rsidRPr="001A0396">
              <w:rPr>
                <w:rFonts w:cs="Calibri"/>
                <w:sz w:val="19"/>
                <w:szCs w:val="19"/>
              </w:rPr>
              <w:t xml:space="preserve"> </w:t>
            </w:r>
          </w:p>
        </w:tc>
      </w:tr>
      <w:tr w:rsidR="00FE4260" w:rsidRPr="001A0396" w14:paraId="16D7A9CA" w14:textId="77777777" w:rsidTr="00417E10">
        <w:trPr>
          <w:trHeight w:val="112"/>
        </w:trPr>
        <w:tc>
          <w:tcPr>
            <w:tcW w:w="2760" w:type="dxa"/>
            <w:shd w:val="clear" w:color="auto" w:fill="D9D9D9" w:themeFill="background1" w:themeFillShade="D9"/>
            <w:tcMar>
              <w:top w:w="0" w:type="dxa"/>
              <w:left w:w="108" w:type="dxa"/>
              <w:bottom w:w="0" w:type="dxa"/>
              <w:right w:w="108" w:type="dxa"/>
            </w:tcMar>
            <w:vAlign w:val="center"/>
          </w:tcPr>
          <w:p w14:paraId="22BAD9A2" w14:textId="64C37FC5" w:rsidR="00FE4260" w:rsidRPr="001A0396" w:rsidRDefault="00383632" w:rsidP="0080485B">
            <w:pPr>
              <w:spacing w:after="0"/>
              <w:rPr>
                <w:rFonts w:cs="Calibri"/>
                <w:b/>
                <w:bCs/>
                <w:sz w:val="19"/>
                <w:szCs w:val="19"/>
              </w:rPr>
            </w:pPr>
            <w:r w:rsidRPr="00383632">
              <w:rPr>
                <w:rFonts w:cs="Calibri"/>
                <w:b/>
                <w:bCs/>
                <w:sz w:val="19"/>
                <w:szCs w:val="19"/>
              </w:rPr>
              <w:t>PATH AOT (AWS) &lt;Public Exposure&gt;</w:t>
            </w:r>
          </w:p>
        </w:tc>
        <w:tc>
          <w:tcPr>
            <w:tcW w:w="9830" w:type="dxa"/>
            <w:shd w:val="clear" w:color="auto" w:fill="FFFFFF" w:themeFill="background1"/>
            <w:tcMar>
              <w:top w:w="0" w:type="dxa"/>
              <w:left w:w="108" w:type="dxa"/>
              <w:bottom w:w="0" w:type="dxa"/>
              <w:right w:w="108" w:type="dxa"/>
            </w:tcMar>
            <w:vAlign w:val="center"/>
          </w:tcPr>
          <w:p w14:paraId="753BEBF2" w14:textId="78F5D0A9" w:rsidR="00FE4260" w:rsidRDefault="00383632" w:rsidP="0080485B">
            <w:pPr>
              <w:spacing w:after="0"/>
            </w:pPr>
            <w:hyperlink r:id="rId48" w:history="1">
              <w:r w:rsidRPr="00BD4BF1">
                <w:rPr>
                  <w:rStyle w:val="Hyperlink"/>
                </w:rPr>
                <w:t>https://cn13sbr3r6.execute-api.us-west-2.amazonaws.com/api/smartkpi/assets/{assetid}/kpis/{kpiname}/detail</w:t>
              </w:r>
            </w:hyperlink>
            <w:r>
              <w:t xml:space="preserve"> </w:t>
            </w:r>
          </w:p>
        </w:tc>
      </w:tr>
      <w:tr w:rsidR="00612FB1" w:rsidRPr="001A0396" w14:paraId="123A97E8" w14:textId="77777777" w:rsidTr="00417E10">
        <w:trPr>
          <w:trHeight w:val="60"/>
        </w:trPr>
        <w:tc>
          <w:tcPr>
            <w:tcW w:w="2760" w:type="dxa"/>
            <w:shd w:val="clear" w:color="auto" w:fill="D9D9D9" w:themeFill="background1" w:themeFillShade="D9"/>
            <w:tcMar>
              <w:top w:w="0" w:type="dxa"/>
              <w:left w:w="108" w:type="dxa"/>
              <w:bottom w:w="0" w:type="dxa"/>
              <w:right w:w="108" w:type="dxa"/>
            </w:tcMar>
            <w:vAlign w:val="center"/>
            <w:hideMark/>
          </w:tcPr>
          <w:p w14:paraId="66C5A79C" w14:textId="77777777" w:rsidR="00612FB1" w:rsidRPr="001A0396" w:rsidRDefault="00612FB1" w:rsidP="0080485B">
            <w:pPr>
              <w:spacing w:after="0"/>
              <w:rPr>
                <w:rFonts w:cs="Calibri"/>
                <w:b/>
                <w:bCs/>
                <w:sz w:val="19"/>
                <w:szCs w:val="19"/>
              </w:rPr>
            </w:pPr>
            <w:r w:rsidRPr="001A0396">
              <w:rPr>
                <w:rFonts w:cs="Calibri"/>
                <w:b/>
                <w:bCs/>
                <w:sz w:val="19"/>
                <w:szCs w:val="19"/>
              </w:rPr>
              <w:t>METHOD</w:t>
            </w:r>
          </w:p>
        </w:tc>
        <w:tc>
          <w:tcPr>
            <w:tcW w:w="9830" w:type="dxa"/>
            <w:shd w:val="clear" w:color="auto" w:fill="FFFFFF" w:themeFill="background1"/>
            <w:tcMar>
              <w:top w:w="0" w:type="dxa"/>
              <w:left w:w="108" w:type="dxa"/>
              <w:bottom w:w="0" w:type="dxa"/>
              <w:right w:w="108" w:type="dxa"/>
            </w:tcMar>
            <w:vAlign w:val="center"/>
            <w:hideMark/>
          </w:tcPr>
          <w:p w14:paraId="47BBFF36" w14:textId="77777777" w:rsidR="00612FB1" w:rsidRPr="001A0396" w:rsidRDefault="00612FB1" w:rsidP="0080485B">
            <w:pPr>
              <w:spacing w:after="0"/>
              <w:rPr>
                <w:rFonts w:cs="Calibri"/>
                <w:sz w:val="19"/>
                <w:szCs w:val="19"/>
              </w:rPr>
            </w:pPr>
            <w:r w:rsidRPr="001A0396">
              <w:rPr>
                <w:rFonts w:cs="Calibri"/>
                <w:sz w:val="19"/>
                <w:szCs w:val="19"/>
              </w:rPr>
              <w:t> POST</w:t>
            </w:r>
          </w:p>
        </w:tc>
      </w:tr>
      <w:tr w:rsidR="00612FB1" w:rsidRPr="001A0396" w14:paraId="6572F349"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hideMark/>
          </w:tcPr>
          <w:p w14:paraId="6CE25839" w14:textId="77777777" w:rsidR="00612FB1" w:rsidRPr="001A0396" w:rsidRDefault="00612FB1" w:rsidP="0080485B">
            <w:pPr>
              <w:spacing w:after="0"/>
              <w:rPr>
                <w:rFonts w:cs="Calibri"/>
                <w:b/>
                <w:bCs/>
                <w:sz w:val="19"/>
                <w:szCs w:val="19"/>
              </w:rPr>
            </w:pPr>
            <w:r w:rsidRPr="001A0396">
              <w:rPr>
                <w:rFonts w:cs="Calibri"/>
                <w:b/>
                <w:bCs/>
                <w:sz w:val="19"/>
                <w:szCs w:val="19"/>
              </w:rPr>
              <w:t>CONTENT TYPE</w:t>
            </w:r>
          </w:p>
        </w:tc>
        <w:tc>
          <w:tcPr>
            <w:tcW w:w="9830" w:type="dxa"/>
            <w:shd w:val="clear" w:color="auto" w:fill="FFFFFF" w:themeFill="background1"/>
            <w:tcMar>
              <w:top w:w="0" w:type="dxa"/>
              <w:left w:w="108" w:type="dxa"/>
              <w:bottom w:w="0" w:type="dxa"/>
              <w:right w:w="108" w:type="dxa"/>
            </w:tcMar>
            <w:vAlign w:val="center"/>
            <w:hideMark/>
          </w:tcPr>
          <w:p w14:paraId="425F84B5" w14:textId="77777777" w:rsidR="00612FB1" w:rsidRPr="001A0396" w:rsidRDefault="00612FB1" w:rsidP="0080485B">
            <w:pPr>
              <w:spacing w:after="0"/>
              <w:rPr>
                <w:rFonts w:cs="Calibri"/>
                <w:sz w:val="19"/>
                <w:szCs w:val="19"/>
              </w:rPr>
            </w:pPr>
            <w:r w:rsidRPr="001A0396">
              <w:rPr>
                <w:rFonts w:cs="Calibri"/>
                <w:sz w:val="19"/>
                <w:szCs w:val="19"/>
              </w:rPr>
              <w:t>application / json</w:t>
            </w:r>
          </w:p>
        </w:tc>
      </w:tr>
      <w:tr w:rsidR="00883342" w:rsidRPr="001A0396" w14:paraId="09FA6EFC"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05EC2811" w14:textId="77777777" w:rsidR="00883342" w:rsidRPr="001A0396" w:rsidRDefault="00883342" w:rsidP="0080485B">
            <w:pPr>
              <w:spacing w:after="0"/>
              <w:rPr>
                <w:rFonts w:cs="Calibri"/>
                <w:b/>
                <w:bCs/>
                <w:sz w:val="19"/>
                <w:szCs w:val="19"/>
              </w:rPr>
            </w:pPr>
            <w:bookmarkStart w:id="74" w:name="_Hlk152333985"/>
            <w:r w:rsidRPr="001A0396">
              <w:rPr>
                <w:rFonts w:cs="Calibri"/>
                <w:b/>
                <w:bCs/>
                <w:sz w:val="19"/>
                <w:szCs w:val="19"/>
              </w:rPr>
              <w:t>REQUEST URL</w:t>
            </w:r>
          </w:p>
        </w:tc>
        <w:tc>
          <w:tcPr>
            <w:tcW w:w="9830" w:type="dxa"/>
            <w:shd w:val="clear" w:color="auto" w:fill="FFFFFF" w:themeFill="background1"/>
            <w:tcMar>
              <w:top w:w="0" w:type="dxa"/>
              <w:left w:w="108" w:type="dxa"/>
              <w:bottom w:w="0" w:type="dxa"/>
              <w:right w:w="108" w:type="dxa"/>
            </w:tcMar>
            <w:vAlign w:val="center"/>
          </w:tcPr>
          <w:p w14:paraId="4FC9C0E8" w14:textId="77777777" w:rsidR="00883342" w:rsidRPr="001A0396" w:rsidRDefault="008316EF" w:rsidP="0080485B">
            <w:pPr>
              <w:spacing w:after="0"/>
              <w:rPr>
                <w:sz w:val="19"/>
                <w:szCs w:val="19"/>
              </w:rPr>
            </w:pPr>
            <w:r w:rsidRPr="001A0396">
              <w:rPr>
                <w:sz w:val="19"/>
                <w:szCs w:val="19"/>
              </w:rPr>
              <w:t>https://apim-mw-aot-dev.azure-api.net/api/smartkpi/assets/C-B1-G1-R1-F1-P-PP-U3-SWLPC/kpis/d6b9f38e-28db-4eb7-806e-da9969e39ffb/detail</w:t>
            </w:r>
          </w:p>
        </w:tc>
      </w:tr>
      <w:bookmarkEnd w:id="74"/>
      <w:tr w:rsidR="00EE6897" w:rsidRPr="001A0396" w14:paraId="0F38C7D5"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67805FD5" w14:textId="77777777" w:rsidR="00EE6897" w:rsidRPr="001A0396" w:rsidRDefault="00EE6897" w:rsidP="0080485B">
            <w:pPr>
              <w:spacing w:after="0"/>
              <w:rPr>
                <w:rFonts w:cs="Calibri"/>
                <w:b/>
                <w:bCs/>
                <w:sz w:val="19"/>
                <w:szCs w:val="19"/>
              </w:rPr>
            </w:pPr>
            <w:r w:rsidRPr="001A0396">
              <w:rPr>
                <w:rFonts w:cs="Calibri"/>
                <w:b/>
                <w:bCs/>
                <w:sz w:val="19"/>
                <w:szCs w:val="19"/>
              </w:rPr>
              <w:t>REQUEST URL(PARAMETER)</w:t>
            </w:r>
          </w:p>
        </w:tc>
        <w:bookmarkStart w:id="75" w:name="OLE_LINK13"/>
        <w:tc>
          <w:tcPr>
            <w:tcW w:w="9830" w:type="dxa"/>
            <w:shd w:val="clear" w:color="auto" w:fill="FFFFFF" w:themeFill="background1"/>
            <w:tcMar>
              <w:top w:w="0" w:type="dxa"/>
              <w:left w:w="108" w:type="dxa"/>
              <w:bottom w:w="0" w:type="dxa"/>
              <w:right w:w="108" w:type="dxa"/>
            </w:tcMar>
            <w:vAlign w:val="center"/>
          </w:tcPr>
          <w:p w14:paraId="42E9679D" w14:textId="2880D5E4" w:rsidR="00EE6897" w:rsidRPr="001A0396" w:rsidRDefault="000F7CF9" w:rsidP="0080485B">
            <w:pPr>
              <w:spacing w:after="0"/>
              <w:rPr>
                <w:sz w:val="19"/>
                <w:szCs w:val="19"/>
              </w:rPr>
            </w:pPr>
            <w:r w:rsidRPr="00E02045">
              <w:rPr>
                <w:sz w:val="19"/>
                <w:szCs w:val="19"/>
              </w:rPr>
              <w:fldChar w:fldCharType="begin"/>
            </w:r>
            <w:r w:rsidRPr="001A0396">
              <w:rPr>
                <w:sz w:val="19"/>
                <w:szCs w:val="19"/>
              </w:rPr>
              <w:instrText xml:space="preserve"> HYPERLINK "https://apim-mw-aot-dev.azure-api.net/api/smartkpi/assets/C-B1-G1-R1-F1-P-PP-U1-EGCA/kpis/Available%20Hours/detail" </w:instrText>
            </w:r>
            <w:r w:rsidRPr="00E02045">
              <w:rPr>
                <w:sz w:val="19"/>
                <w:szCs w:val="19"/>
              </w:rPr>
            </w:r>
            <w:r w:rsidRPr="00E02045">
              <w:rPr>
                <w:sz w:val="19"/>
                <w:szCs w:val="19"/>
              </w:rPr>
              <w:fldChar w:fldCharType="separate"/>
            </w:r>
            <w:r w:rsidRPr="001A0396">
              <w:rPr>
                <w:rStyle w:val="Hyperlink"/>
                <w:sz w:val="19"/>
                <w:szCs w:val="19"/>
              </w:rPr>
              <w:t>https://apim-mw-aot-dev.azure-api.net/api/smartkpi/assets/C-B1-G1-R1-F1-P-PP-U1-EGCA/kpis/Available%20Hours/detail</w:t>
            </w:r>
            <w:bookmarkEnd w:id="75"/>
            <w:r w:rsidRPr="00E02045">
              <w:rPr>
                <w:sz w:val="19"/>
                <w:szCs w:val="19"/>
              </w:rPr>
              <w:fldChar w:fldCharType="end"/>
            </w:r>
            <w:r w:rsidRPr="001A0396">
              <w:rPr>
                <w:sz w:val="19"/>
                <w:szCs w:val="19"/>
              </w:rPr>
              <w:t xml:space="preserve"> </w:t>
            </w:r>
          </w:p>
        </w:tc>
      </w:tr>
      <w:tr w:rsidR="005415E7" w:rsidRPr="001A0396" w14:paraId="21D2ED15"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1056E909" w14:textId="77777777" w:rsidR="005415E7" w:rsidRPr="001A0396" w:rsidRDefault="00ED2F08" w:rsidP="0080485B">
            <w:pPr>
              <w:spacing w:after="0"/>
              <w:rPr>
                <w:rFonts w:cs="Calibri"/>
                <w:b/>
                <w:bCs/>
                <w:sz w:val="19"/>
                <w:szCs w:val="19"/>
              </w:rPr>
            </w:pPr>
            <w:r w:rsidRPr="001A0396">
              <w:rPr>
                <w:rFonts w:cs="Calibri"/>
                <w:b/>
                <w:bCs/>
                <w:sz w:val="19"/>
                <w:szCs w:val="19"/>
              </w:rPr>
              <w:t>JSON Request Body</w:t>
            </w:r>
          </w:p>
        </w:tc>
        <w:tc>
          <w:tcPr>
            <w:tcW w:w="9830" w:type="dxa"/>
            <w:shd w:val="clear" w:color="auto" w:fill="FFFFFF" w:themeFill="background1"/>
            <w:tcMar>
              <w:top w:w="0" w:type="dxa"/>
              <w:left w:w="108" w:type="dxa"/>
              <w:bottom w:w="0" w:type="dxa"/>
              <w:right w:w="108" w:type="dxa"/>
            </w:tcMar>
            <w:vAlign w:val="center"/>
          </w:tcPr>
          <w:p w14:paraId="7136A9A6" w14:textId="77777777" w:rsidR="00F7303D" w:rsidRPr="000D0086" w:rsidRDefault="00F7303D" w:rsidP="00F7303D">
            <w:pPr>
              <w:spacing w:after="0"/>
              <w:rPr>
                <w:sz w:val="19"/>
                <w:szCs w:val="19"/>
                <w:lang w:val="de-DE"/>
              </w:rPr>
            </w:pPr>
            <w:r w:rsidRPr="000D0086">
              <w:rPr>
                <w:sz w:val="19"/>
                <w:szCs w:val="19"/>
                <w:lang w:val="de-DE"/>
              </w:rPr>
              <w:t>{</w:t>
            </w:r>
          </w:p>
          <w:p w14:paraId="59174C06" w14:textId="77777777" w:rsidR="00F7303D" w:rsidRPr="000D0086" w:rsidRDefault="00F7303D" w:rsidP="00F7303D">
            <w:pPr>
              <w:spacing w:after="0"/>
              <w:rPr>
                <w:sz w:val="19"/>
                <w:szCs w:val="19"/>
                <w:lang w:val="de-DE"/>
              </w:rPr>
            </w:pPr>
            <w:r w:rsidRPr="000D0086">
              <w:rPr>
                <w:sz w:val="19"/>
                <w:szCs w:val="19"/>
                <w:lang w:val="de-DE"/>
              </w:rPr>
              <w:t>"startdate":"2023-11-29T15:47:39.061Z",</w:t>
            </w:r>
          </w:p>
          <w:p w14:paraId="6DCC72CB" w14:textId="77777777" w:rsidR="00F7303D" w:rsidRPr="000D0086" w:rsidRDefault="00F7303D" w:rsidP="00F7303D">
            <w:pPr>
              <w:spacing w:after="0"/>
              <w:rPr>
                <w:sz w:val="19"/>
                <w:szCs w:val="19"/>
                <w:lang w:val="de-DE"/>
              </w:rPr>
            </w:pPr>
            <w:r w:rsidRPr="000D0086">
              <w:rPr>
                <w:sz w:val="19"/>
                <w:szCs w:val="19"/>
                <w:lang w:val="de-DE"/>
              </w:rPr>
              <w:t>"enddate":"2023-11-29T15:47:39.061Z",</w:t>
            </w:r>
          </w:p>
          <w:p w14:paraId="575CD62C" w14:textId="77777777" w:rsidR="00F7303D" w:rsidRPr="001A0396" w:rsidRDefault="00F7303D" w:rsidP="00F7303D">
            <w:pPr>
              <w:spacing w:after="0"/>
              <w:rPr>
                <w:sz w:val="19"/>
                <w:szCs w:val="19"/>
              </w:rPr>
            </w:pPr>
            <w:r w:rsidRPr="001A0396">
              <w:rPr>
                <w:sz w:val="19"/>
                <w:szCs w:val="19"/>
              </w:rPr>
              <w:t>"calendarOption":"noselection"</w:t>
            </w:r>
          </w:p>
          <w:p w14:paraId="1F913CB7" w14:textId="77777777" w:rsidR="005415E7" w:rsidRPr="001A0396" w:rsidRDefault="00F7303D" w:rsidP="00F7303D">
            <w:pPr>
              <w:spacing w:after="0"/>
              <w:rPr>
                <w:sz w:val="19"/>
                <w:szCs w:val="19"/>
              </w:rPr>
            </w:pPr>
            <w:r w:rsidRPr="001A0396">
              <w:rPr>
                <w:sz w:val="19"/>
                <w:szCs w:val="19"/>
              </w:rPr>
              <w:t>}</w:t>
            </w:r>
          </w:p>
        </w:tc>
      </w:tr>
    </w:tbl>
    <w:p w14:paraId="33DE05BD" w14:textId="5EC89109" w:rsidR="00883342" w:rsidRDefault="008A3EE7" w:rsidP="009A1C44">
      <w:pPr>
        <w:pStyle w:val="Heading3"/>
      </w:pPr>
      <w:r>
        <w:t>Result</w:t>
      </w:r>
    </w:p>
    <w:tbl>
      <w:tblPr>
        <w:tblW w:w="496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5"/>
        <w:gridCol w:w="9957"/>
      </w:tblGrid>
      <w:tr w:rsidR="008A3EE7" w:rsidRPr="008A3EE7" w14:paraId="497BACCE" w14:textId="77777777" w:rsidTr="008A3EE7">
        <w:trPr>
          <w:trHeight w:val="336"/>
          <w:jc w:val="center"/>
        </w:trPr>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C8A5A22" w14:textId="77777777" w:rsidR="008A3EE7" w:rsidRPr="008A3EE7" w:rsidRDefault="008A3EE7" w:rsidP="008A3EE7">
            <w:pPr>
              <w:spacing w:after="0" w:line="256" w:lineRule="auto"/>
              <w:jc w:val="center"/>
              <w:rPr>
                <w:rFonts w:eastAsia="Calibri" w:cs="Calibri"/>
                <w:b/>
                <w:sz w:val="19"/>
                <w:szCs w:val="19"/>
                <w:lang w:val="en-IN"/>
              </w:rPr>
            </w:pPr>
            <w:r w:rsidRPr="008A3EE7">
              <w:rPr>
                <w:rFonts w:eastAsia="Calibri" w:cs="Calibri"/>
                <w:b/>
                <w:sz w:val="19"/>
                <w:szCs w:val="19"/>
                <w:lang w:val="en-IN"/>
              </w:rPr>
              <w:t>HTTP Code</w:t>
            </w:r>
          </w:p>
        </w:tc>
        <w:tc>
          <w:tcPr>
            <w:tcW w:w="99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2B088C5" w14:textId="77777777" w:rsidR="008A3EE7" w:rsidRPr="008A3EE7" w:rsidRDefault="008A3EE7" w:rsidP="008A3EE7">
            <w:pPr>
              <w:spacing w:after="0" w:line="256" w:lineRule="auto"/>
              <w:jc w:val="center"/>
              <w:rPr>
                <w:rFonts w:eastAsia="Calibri" w:cs="Calibri"/>
                <w:b/>
                <w:sz w:val="19"/>
                <w:szCs w:val="19"/>
                <w:lang w:val="it-IT" w:eastAsia="it-IT"/>
              </w:rPr>
            </w:pPr>
            <w:r w:rsidRPr="008A3EE7">
              <w:rPr>
                <w:rFonts w:eastAsia="Calibri" w:cs="Calibri"/>
                <w:b/>
                <w:sz w:val="19"/>
                <w:szCs w:val="19"/>
                <w:lang w:val="en-IN"/>
              </w:rPr>
              <w:t>Result Description</w:t>
            </w:r>
          </w:p>
        </w:tc>
      </w:tr>
      <w:tr w:rsidR="008A3EE7" w:rsidRPr="008A3EE7" w14:paraId="24B8A0F3" w14:textId="77777777" w:rsidTr="008A3EE7">
        <w:trPr>
          <w:trHeight w:val="336"/>
          <w:jc w:val="center"/>
        </w:trPr>
        <w:tc>
          <w:tcPr>
            <w:tcW w:w="2555" w:type="dxa"/>
            <w:tcBorders>
              <w:top w:val="single" w:sz="4" w:space="0" w:color="000000"/>
              <w:left w:val="single" w:sz="4" w:space="0" w:color="000000"/>
              <w:bottom w:val="single" w:sz="4" w:space="0" w:color="000000"/>
              <w:right w:val="single" w:sz="4" w:space="0" w:color="000000"/>
            </w:tcBorders>
            <w:hideMark/>
          </w:tcPr>
          <w:p w14:paraId="28A1405E" w14:textId="77777777" w:rsidR="008A3EE7" w:rsidRPr="008A3EE7" w:rsidRDefault="008A3EE7" w:rsidP="008A3EE7">
            <w:pPr>
              <w:spacing w:after="0" w:line="256" w:lineRule="auto"/>
              <w:jc w:val="center"/>
              <w:rPr>
                <w:rFonts w:eastAsia="Calibri" w:cs="Calibri"/>
                <w:sz w:val="19"/>
                <w:szCs w:val="19"/>
                <w:lang w:val="en-IN"/>
              </w:rPr>
            </w:pPr>
            <w:r w:rsidRPr="008A3EE7">
              <w:rPr>
                <w:rFonts w:eastAsia="Calibri" w:cs="Calibri"/>
                <w:sz w:val="19"/>
                <w:szCs w:val="19"/>
                <w:lang w:val="en-IN"/>
              </w:rPr>
              <w:t>200</w:t>
            </w:r>
          </w:p>
        </w:tc>
        <w:tc>
          <w:tcPr>
            <w:tcW w:w="9957" w:type="dxa"/>
            <w:tcBorders>
              <w:top w:val="single" w:sz="4" w:space="0" w:color="000000"/>
              <w:left w:val="single" w:sz="4" w:space="0" w:color="000000"/>
              <w:bottom w:val="single" w:sz="4" w:space="0" w:color="000000"/>
              <w:right w:val="single" w:sz="4" w:space="0" w:color="000000"/>
            </w:tcBorders>
            <w:hideMark/>
          </w:tcPr>
          <w:p w14:paraId="4D2F2559" w14:textId="77777777" w:rsidR="008A3EE7" w:rsidRPr="008A3EE7" w:rsidRDefault="008A3EE7" w:rsidP="008A3EE7">
            <w:pPr>
              <w:spacing w:after="0" w:line="256" w:lineRule="auto"/>
              <w:rPr>
                <w:rFonts w:eastAsia="Calibri" w:cs="Calibri"/>
                <w:sz w:val="19"/>
                <w:szCs w:val="19"/>
                <w:lang w:val="it-IT" w:eastAsia="it-IT"/>
              </w:rPr>
            </w:pPr>
            <w:r w:rsidRPr="008A3EE7">
              <w:rPr>
                <w:rFonts w:eastAsia="Calibri" w:cs="Calibri"/>
                <w:sz w:val="19"/>
                <w:szCs w:val="19"/>
                <w:lang w:val="en-IN"/>
              </w:rPr>
              <w:t>Service executed successfully</w:t>
            </w:r>
          </w:p>
        </w:tc>
      </w:tr>
    </w:tbl>
    <w:p w14:paraId="7AFC8366" w14:textId="76EB15CF" w:rsidR="008A3EE7" w:rsidRPr="008A3EE7" w:rsidRDefault="008A3EE7" w:rsidP="009A1C44">
      <w:pPr>
        <w:pStyle w:val="Heading3"/>
      </w:pPr>
      <w:r w:rsidRPr="001A0396">
        <w:t>Error Management</w:t>
      </w:r>
    </w:p>
    <w:tbl>
      <w:tblPr>
        <w:tblW w:w="496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3"/>
        <w:gridCol w:w="1562"/>
        <w:gridCol w:w="9187"/>
      </w:tblGrid>
      <w:tr w:rsidR="00883342" w:rsidRPr="001A0396" w14:paraId="40EAFD60" w14:textId="77777777" w:rsidTr="00E02045">
        <w:trPr>
          <w:trHeight w:val="351"/>
        </w:trPr>
        <w:tc>
          <w:tcPr>
            <w:tcW w:w="12512" w:type="dxa"/>
            <w:gridSpan w:val="3"/>
            <w:shd w:val="clear" w:color="auto" w:fill="AEAAAA" w:themeFill="background2" w:themeFillShade="BF"/>
            <w:vAlign w:val="center"/>
          </w:tcPr>
          <w:p w14:paraId="404562C5" w14:textId="361FA433" w:rsidR="00883342" w:rsidRPr="001A0396" w:rsidRDefault="00883342" w:rsidP="0080485B">
            <w:pPr>
              <w:tabs>
                <w:tab w:val="left" w:pos="475"/>
                <w:tab w:val="center" w:pos="4787"/>
              </w:tabs>
              <w:spacing w:after="0"/>
              <w:jc w:val="center"/>
              <w:rPr>
                <w:rFonts w:cs="Calibri"/>
                <w:b/>
                <w:sz w:val="19"/>
                <w:szCs w:val="19"/>
              </w:rPr>
            </w:pPr>
          </w:p>
        </w:tc>
      </w:tr>
      <w:tr w:rsidR="00883342" w:rsidRPr="001A0396" w14:paraId="2ACF5B2A" w14:textId="77777777" w:rsidTr="00E02045">
        <w:trPr>
          <w:trHeight w:val="336"/>
        </w:trPr>
        <w:tc>
          <w:tcPr>
            <w:tcW w:w="1763" w:type="dxa"/>
            <w:tcBorders>
              <w:bottom w:val="nil"/>
            </w:tcBorders>
            <w:shd w:val="clear" w:color="auto" w:fill="D9D9D9" w:themeFill="background1" w:themeFillShade="D9"/>
            <w:vAlign w:val="center"/>
          </w:tcPr>
          <w:p w14:paraId="1207359A" w14:textId="77777777" w:rsidR="00883342" w:rsidRPr="001A0396" w:rsidRDefault="00883342" w:rsidP="0080485B">
            <w:pPr>
              <w:spacing w:after="0"/>
              <w:jc w:val="center"/>
              <w:rPr>
                <w:rFonts w:cs="Calibri"/>
                <w:b/>
                <w:sz w:val="19"/>
                <w:szCs w:val="19"/>
              </w:rPr>
            </w:pPr>
            <w:r w:rsidRPr="001A0396">
              <w:rPr>
                <w:rFonts w:cs="Calibri"/>
                <w:b/>
                <w:sz w:val="19"/>
                <w:szCs w:val="19"/>
              </w:rPr>
              <w:t>HTTP Code</w:t>
            </w:r>
          </w:p>
        </w:tc>
        <w:tc>
          <w:tcPr>
            <w:tcW w:w="1562" w:type="dxa"/>
            <w:tcBorders>
              <w:bottom w:val="nil"/>
            </w:tcBorders>
            <w:shd w:val="clear" w:color="auto" w:fill="D9D9D9" w:themeFill="background1" w:themeFillShade="D9"/>
            <w:vAlign w:val="center"/>
            <w:hideMark/>
          </w:tcPr>
          <w:p w14:paraId="39A013BC" w14:textId="77777777" w:rsidR="00883342" w:rsidRPr="001A0396" w:rsidRDefault="00883342" w:rsidP="0080485B">
            <w:pPr>
              <w:spacing w:after="0"/>
              <w:jc w:val="center"/>
              <w:rPr>
                <w:rFonts w:cs="Calibri"/>
                <w:b/>
                <w:sz w:val="19"/>
                <w:szCs w:val="19"/>
                <w:lang w:val="it-IT" w:eastAsia="it-IT"/>
              </w:rPr>
            </w:pPr>
            <w:r w:rsidRPr="001A0396">
              <w:rPr>
                <w:rFonts w:cs="Calibri"/>
                <w:b/>
                <w:sz w:val="19"/>
                <w:szCs w:val="19"/>
              </w:rPr>
              <w:t>Error Code</w:t>
            </w:r>
          </w:p>
        </w:tc>
        <w:tc>
          <w:tcPr>
            <w:tcW w:w="9187" w:type="dxa"/>
            <w:tcBorders>
              <w:bottom w:val="nil"/>
            </w:tcBorders>
            <w:shd w:val="clear" w:color="auto" w:fill="D9D9D9" w:themeFill="background1" w:themeFillShade="D9"/>
            <w:vAlign w:val="center"/>
            <w:hideMark/>
          </w:tcPr>
          <w:p w14:paraId="4D21F561" w14:textId="77777777" w:rsidR="00883342" w:rsidRPr="001A0396" w:rsidRDefault="00883342" w:rsidP="0080485B">
            <w:pPr>
              <w:spacing w:after="0"/>
              <w:jc w:val="center"/>
              <w:rPr>
                <w:rFonts w:cs="Calibri"/>
                <w:b/>
                <w:sz w:val="19"/>
                <w:szCs w:val="19"/>
                <w:lang w:val="it-IT" w:eastAsia="it-IT"/>
              </w:rPr>
            </w:pPr>
            <w:r w:rsidRPr="001A0396">
              <w:rPr>
                <w:rFonts w:cs="Calibri"/>
                <w:b/>
                <w:sz w:val="19"/>
                <w:szCs w:val="19"/>
              </w:rPr>
              <w:t>Error Description</w:t>
            </w:r>
          </w:p>
        </w:tc>
      </w:tr>
      <w:tr w:rsidR="00883342" w:rsidRPr="001A0396" w14:paraId="5CAAB1DB" w14:textId="77777777" w:rsidTr="00E02045">
        <w:trPr>
          <w:trHeight w:val="336"/>
        </w:trPr>
        <w:tc>
          <w:tcPr>
            <w:tcW w:w="1763" w:type="dxa"/>
            <w:vAlign w:val="center"/>
          </w:tcPr>
          <w:p w14:paraId="6FE91453" w14:textId="77777777" w:rsidR="00883342" w:rsidRPr="001A0396" w:rsidRDefault="00883342" w:rsidP="0080485B">
            <w:pPr>
              <w:spacing w:after="0"/>
              <w:jc w:val="center"/>
              <w:rPr>
                <w:rFonts w:cs="Calibri"/>
                <w:sz w:val="19"/>
                <w:szCs w:val="19"/>
              </w:rPr>
            </w:pPr>
            <w:r w:rsidRPr="001A0396">
              <w:rPr>
                <w:rFonts w:cs="Calibri"/>
                <w:sz w:val="19"/>
                <w:szCs w:val="19"/>
              </w:rPr>
              <w:t>500</w:t>
            </w:r>
          </w:p>
        </w:tc>
        <w:tc>
          <w:tcPr>
            <w:tcW w:w="1562" w:type="dxa"/>
            <w:vAlign w:val="center"/>
          </w:tcPr>
          <w:p w14:paraId="5BBDAB96" w14:textId="77777777" w:rsidR="00883342" w:rsidRPr="001A0396" w:rsidRDefault="00883342" w:rsidP="0080485B">
            <w:pPr>
              <w:spacing w:after="0"/>
              <w:jc w:val="center"/>
              <w:rPr>
                <w:rFonts w:cs="Calibri"/>
                <w:sz w:val="19"/>
                <w:szCs w:val="19"/>
              </w:rPr>
            </w:pPr>
            <w:r w:rsidRPr="001A0396">
              <w:rPr>
                <w:rFonts w:cs="Calibri"/>
                <w:sz w:val="19"/>
                <w:szCs w:val="19"/>
              </w:rPr>
              <w:t>500</w:t>
            </w:r>
          </w:p>
        </w:tc>
        <w:tc>
          <w:tcPr>
            <w:tcW w:w="9187" w:type="dxa"/>
            <w:vAlign w:val="center"/>
          </w:tcPr>
          <w:p w14:paraId="166C8804" w14:textId="77777777" w:rsidR="00883342" w:rsidRPr="001A0396" w:rsidRDefault="00883342" w:rsidP="0080485B">
            <w:pPr>
              <w:spacing w:after="0"/>
              <w:rPr>
                <w:rFonts w:cs="Calibri"/>
                <w:sz w:val="19"/>
                <w:szCs w:val="19"/>
              </w:rPr>
            </w:pPr>
            <w:r w:rsidRPr="001A0396">
              <w:rPr>
                <w:rFonts w:cs="Calibri"/>
                <w:sz w:val="19"/>
                <w:szCs w:val="19"/>
              </w:rPr>
              <w:t xml:space="preserve">Internal server error </w:t>
            </w:r>
          </w:p>
        </w:tc>
      </w:tr>
      <w:tr w:rsidR="00883342" w:rsidRPr="001A0396" w14:paraId="53A7862D" w14:textId="77777777" w:rsidTr="00E02045">
        <w:trPr>
          <w:trHeight w:val="178"/>
        </w:trPr>
        <w:tc>
          <w:tcPr>
            <w:tcW w:w="1763" w:type="dxa"/>
            <w:vAlign w:val="center"/>
          </w:tcPr>
          <w:p w14:paraId="1B760570" w14:textId="77777777" w:rsidR="00883342" w:rsidRPr="001A0396" w:rsidRDefault="00883342" w:rsidP="0080485B">
            <w:pPr>
              <w:spacing w:after="0"/>
              <w:jc w:val="center"/>
              <w:rPr>
                <w:rFonts w:cs="Calibri"/>
                <w:sz w:val="19"/>
                <w:szCs w:val="19"/>
              </w:rPr>
            </w:pPr>
            <w:r w:rsidRPr="001A0396">
              <w:rPr>
                <w:rFonts w:cs="Calibri"/>
                <w:sz w:val="19"/>
                <w:szCs w:val="19"/>
              </w:rPr>
              <w:t>401</w:t>
            </w:r>
          </w:p>
        </w:tc>
        <w:tc>
          <w:tcPr>
            <w:tcW w:w="1562" w:type="dxa"/>
            <w:vAlign w:val="center"/>
          </w:tcPr>
          <w:p w14:paraId="19BB5C3A" w14:textId="77777777" w:rsidR="00883342" w:rsidRPr="001A0396" w:rsidRDefault="00883342" w:rsidP="0080485B">
            <w:pPr>
              <w:spacing w:after="0"/>
              <w:jc w:val="center"/>
              <w:rPr>
                <w:rFonts w:cs="Calibri"/>
                <w:sz w:val="19"/>
                <w:szCs w:val="19"/>
              </w:rPr>
            </w:pPr>
            <w:r w:rsidRPr="001A0396">
              <w:rPr>
                <w:rFonts w:cs="Calibri"/>
                <w:sz w:val="19"/>
                <w:szCs w:val="19"/>
              </w:rPr>
              <w:t>401</w:t>
            </w:r>
          </w:p>
        </w:tc>
        <w:tc>
          <w:tcPr>
            <w:tcW w:w="9187" w:type="dxa"/>
            <w:vAlign w:val="center"/>
          </w:tcPr>
          <w:p w14:paraId="43CDDBEF" w14:textId="77777777" w:rsidR="00883342" w:rsidRPr="001A0396" w:rsidRDefault="00883342" w:rsidP="0080485B">
            <w:pPr>
              <w:spacing w:after="0"/>
              <w:rPr>
                <w:rFonts w:cs="Calibri"/>
                <w:sz w:val="19"/>
                <w:szCs w:val="19"/>
              </w:rPr>
            </w:pPr>
            <w:r w:rsidRPr="001A0396">
              <w:rPr>
                <w:rFonts w:cs="Calibri"/>
                <w:sz w:val="19"/>
                <w:szCs w:val="19"/>
              </w:rPr>
              <w:t xml:space="preserve">Unauthorized </w:t>
            </w:r>
          </w:p>
          <w:p w14:paraId="4B7B48E0" w14:textId="77777777" w:rsidR="00883342" w:rsidRPr="001A0396" w:rsidRDefault="00883342" w:rsidP="0080485B">
            <w:pPr>
              <w:spacing w:after="0"/>
              <w:rPr>
                <w:sz w:val="19"/>
                <w:szCs w:val="19"/>
              </w:rPr>
            </w:pPr>
            <w:r w:rsidRPr="001A0396">
              <w:rPr>
                <w:sz w:val="19"/>
                <w:szCs w:val="19"/>
              </w:rPr>
              <w:t>{HeaderToken} Access token is missing or invalid</w:t>
            </w:r>
          </w:p>
        </w:tc>
      </w:tr>
      <w:tr w:rsidR="00883342" w:rsidRPr="001A0396" w14:paraId="016C3D66" w14:textId="77777777" w:rsidTr="00E02045">
        <w:trPr>
          <w:trHeight w:val="336"/>
        </w:trPr>
        <w:tc>
          <w:tcPr>
            <w:tcW w:w="1763" w:type="dxa"/>
            <w:vAlign w:val="center"/>
          </w:tcPr>
          <w:p w14:paraId="5CD34D27" w14:textId="77777777" w:rsidR="00883342" w:rsidRPr="001A0396" w:rsidRDefault="00883342" w:rsidP="0080485B">
            <w:pPr>
              <w:spacing w:after="0"/>
              <w:jc w:val="center"/>
              <w:rPr>
                <w:rFonts w:cs="Calibri"/>
                <w:sz w:val="19"/>
                <w:szCs w:val="19"/>
              </w:rPr>
            </w:pPr>
            <w:r w:rsidRPr="001A0396">
              <w:rPr>
                <w:rFonts w:cs="Calibri"/>
                <w:sz w:val="19"/>
                <w:szCs w:val="19"/>
              </w:rPr>
              <w:t>400</w:t>
            </w:r>
          </w:p>
        </w:tc>
        <w:tc>
          <w:tcPr>
            <w:tcW w:w="1562" w:type="dxa"/>
            <w:vAlign w:val="center"/>
          </w:tcPr>
          <w:p w14:paraId="3143C515" w14:textId="77777777" w:rsidR="00883342" w:rsidRPr="001A0396" w:rsidRDefault="00883342" w:rsidP="0080485B">
            <w:pPr>
              <w:spacing w:after="0"/>
              <w:jc w:val="center"/>
              <w:rPr>
                <w:rFonts w:cs="Calibri"/>
                <w:sz w:val="19"/>
                <w:szCs w:val="19"/>
              </w:rPr>
            </w:pPr>
            <w:r w:rsidRPr="001A0396">
              <w:rPr>
                <w:rFonts w:cs="Calibri"/>
                <w:sz w:val="19"/>
                <w:szCs w:val="19"/>
              </w:rPr>
              <w:t>400</w:t>
            </w:r>
          </w:p>
        </w:tc>
        <w:tc>
          <w:tcPr>
            <w:tcW w:w="9187" w:type="dxa"/>
            <w:vAlign w:val="center"/>
          </w:tcPr>
          <w:p w14:paraId="0FEC9065" w14:textId="77777777" w:rsidR="00883342" w:rsidRPr="001A0396" w:rsidRDefault="00883342" w:rsidP="0080485B">
            <w:pPr>
              <w:spacing w:after="0"/>
              <w:rPr>
                <w:rFonts w:cs="Calibri"/>
                <w:sz w:val="19"/>
                <w:szCs w:val="19"/>
              </w:rPr>
            </w:pPr>
            <w:r w:rsidRPr="001A0396">
              <w:rPr>
                <w:rFonts w:cs="Calibri"/>
                <w:sz w:val="19"/>
                <w:szCs w:val="19"/>
              </w:rPr>
              <w:t>Bad request</w:t>
            </w:r>
          </w:p>
        </w:tc>
      </w:tr>
    </w:tbl>
    <w:p w14:paraId="137D5E6D" w14:textId="77777777" w:rsidR="001D2C16" w:rsidRDefault="001D2C16" w:rsidP="00E75A52">
      <w:pPr>
        <w:rPr>
          <w:b/>
          <w:bCs/>
        </w:rPr>
        <w:sectPr w:rsidR="001D2C16" w:rsidSect="00BF2259">
          <w:pgSz w:w="28800" w:h="24480" w:code="5"/>
          <w:pgMar w:top="1440" w:right="1440" w:bottom="1440" w:left="1440" w:header="720" w:footer="720" w:gutter="0"/>
          <w:cols w:num="2" w:space="720"/>
          <w:docGrid w:linePitch="360"/>
        </w:sectPr>
      </w:pPr>
    </w:p>
    <w:p w14:paraId="296895D4" w14:textId="77777777" w:rsidR="00E75A52" w:rsidRDefault="00E75A52" w:rsidP="009A1C44">
      <w:pPr>
        <w:pStyle w:val="Heading3"/>
      </w:pPr>
      <w:r>
        <w:lastRenderedPageBreak/>
        <w:t>Requests and Response</w:t>
      </w:r>
    </w:p>
    <w:p w14:paraId="319B3A3A" w14:textId="77777777" w:rsidR="00CA03B8" w:rsidRDefault="00CA03B8" w:rsidP="002564FE">
      <w:pPr>
        <w:pStyle w:val="Heading4"/>
        <w:sectPr w:rsidR="00CA03B8" w:rsidSect="00BF2259">
          <w:pgSz w:w="28800" w:h="24480" w:code="5"/>
          <w:pgMar w:top="1440" w:right="1440" w:bottom="1440" w:left="1440" w:header="720" w:footer="720" w:gutter="0"/>
          <w:cols w:space="720"/>
          <w:docGrid w:linePitch="360"/>
        </w:sectPr>
      </w:pPr>
    </w:p>
    <w:p w14:paraId="342DC7D6" w14:textId="35491A5F" w:rsidR="002564FE" w:rsidRPr="002564FE" w:rsidRDefault="002564FE" w:rsidP="002564FE">
      <w:pPr>
        <w:pStyle w:val="Heading4"/>
      </w:pPr>
      <w:r>
        <w:t>Selection Options</w:t>
      </w:r>
    </w:p>
    <w:p w14:paraId="7B3ED1FD" w14:textId="0D2A446C" w:rsidR="00E71028" w:rsidRDefault="00E71028" w:rsidP="00E71028">
      <w:pPr>
        <w:pStyle w:val="ListParagraph"/>
        <w:numPr>
          <w:ilvl w:val="0"/>
          <w:numId w:val="19"/>
        </w:numPr>
      </w:pPr>
      <w:r>
        <w:t>No Calendar Selection for KPIs</w:t>
      </w:r>
      <w:r w:rsidR="00D11D75">
        <w:t>*</w:t>
      </w:r>
    </w:p>
    <w:p w14:paraId="582BD836" w14:textId="39B299AF" w:rsidR="00E71028" w:rsidRDefault="00E71028" w:rsidP="00E71028">
      <w:pPr>
        <w:pStyle w:val="ListParagraph"/>
        <w:numPr>
          <w:ilvl w:val="0"/>
          <w:numId w:val="19"/>
        </w:numPr>
      </w:pPr>
      <w:r w:rsidRPr="00E71028">
        <w:t>No Calendar Selection for Parameter</w:t>
      </w:r>
    </w:p>
    <w:p w14:paraId="2D7BEA1E" w14:textId="77777777" w:rsidR="00E71028" w:rsidRDefault="00E71028" w:rsidP="00E71028">
      <w:pPr>
        <w:pStyle w:val="ListParagraph"/>
        <w:numPr>
          <w:ilvl w:val="0"/>
          <w:numId w:val="19"/>
        </w:numPr>
      </w:pPr>
      <w:r>
        <w:t>Hours Selection for KPI</w:t>
      </w:r>
    </w:p>
    <w:p w14:paraId="05D13D98" w14:textId="77777777" w:rsidR="00E71028" w:rsidRDefault="00E71028" w:rsidP="00E71028">
      <w:pPr>
        <w:pStyle w:val="ListParagraph"/>
        <w:numPr>
          <w:ilvl w:val="0"/>
          <w:numId w:val="19"/>
        </w:numPr>
      </w:pPr>
      <w:r>
        <w:t>Hours Selection for Parameter</w:t>
      </w:r>
    </w:p>
    <w:p w14:paraId="4734A8A4" w14:textId="77777777" w:rsidR="00E71028" w:rsidRDefault="00E71028" w:rsidP="00E71028">
      <w:pPr>
        <w:pStyle w:val="ListParagraph"/>
        <w:numPr>
          <w:ilvl w:val="0"/>
          <w:numId w:val="19"/>
        </w:numPr>
      </w:pPr>
      <w:r>
        <w:t>Days Selection for KPI</w:t>
      </w:r>
    </w:p>
    <w:p w14:paraId="4A366CCD" w14:textId="77777777" w:rsidR="00E71028" w:rsidRDefault="00E71028" w:rsidP="00E71028">
      <w:pPr>
        <w:pStyle w:val="ListParagraph"/>
        <w:numPr>
          <w:ilvl w:val="0"/>
          <w:numId w:val="19"/>
        </w:numPr>
      </w:pPr>
      <w:r>
        <w:t>Days Selection for Parameter</w:t>
      </w:r>
    </w:p>
    <w:p w14:paraId="24F8CA6B" w14:textId="77777777" w:rsidR="00E71028" w:rsidRDefault="00E71028" w:rsidP="00E71028">
      <w:pPr>
        <w:pStyle w:val="ListParagraph"/>
        <w:numPr>
          <w:ilvl w:val="0"/>
          <w:numId w:val="19"/>
        </w:numPr>
      </w:pPr>
      <w:r>
        <w:t>Weeks Selection for KPI</w:t>
      </w:r>
    </w:p>
    <w:p w14:paraId="777A2B75" w14:textId="77777777" w:rsidR="00E71028" w:rsidRDefault="00E71028" w:rsidP="00E71028">
      <w:pPr>
        <w:pStyle w:val="ListParagraph"/>
        <w:numPr>
          <w:ilvl w:val="0"/>
          <w:numId w:val="19"/>
        </w:numPr>
      </w:pPr>
      <w:r>
        <w:t>Weeks Selection for Parameter</w:t>
      </w:r>
    </w:p>
    <w:p w14:paraId="24E21760" w14:textId="77777777" w:rsidR="00E71028" w:rsidRDefault="00E71028" w:rsidP="00E71028">
      <w:pPr>
        <w:pStyle w:val="ListParagraph"/>
        <w:numPr>
          <w:ilvl w:val="0"/>
          <w:numId w:val="19"/>
        </w:numPr>
      </w:pPr>
      <w:r>
        <w:t>Monthly Selection for KPI</w:t>
      </w:r>
    </w:p>
    <w:p w14:paraId="10A778B2" w14:textId="77777777" w:rsidR="00E71028" w:rsidRDefault="00E71028" w:rsidP="00E71028">
      <w:pPr>
        <w:pStyle w:val="ListParagraph"/>
        <w:numPr>
          <w:ilvl w:val="0"/>
          <w:numId w:val="19"/>
        </w:numPr>
      </w:pPr>
      <w:r>
        <w:t>Monthly Selection for Parameter</w:t>
      </w:r>
    </w:p>
    <w:p w14:paraId="03CE0EB2" w14:textId="77777777" w:rsidR="00E71028" w:rsidRDefault="00E71028" w:rsidP="00E71028">
      <w:pPr>
        <w:pStyle w:val="ListParagraph"/>
        <w:numPr>
          <w:ilvl w:val="0"/>
          <w:numId w:val="19"/>
        </w:numPr>
      </w:pPr>
      <w:r>
        <w:t>Quarterly Selection for KPI</w:t>
      </w:r>
    </w:p>
    <w:p w14:paraId="131687D3" w14:textId="77777777" w:rsidR="00E71028" w:rsidRDefault="00E71028" w:rsidP="00E71028">
      <w:pPr>
        <w:pStyle w:val="ListParagraph"/>
        <w:numPr>
          <w:ilvl w:val="0"/>
          <w:numId w:val="19"/>
        </w:numPr>
      </w:pPr>
      <w:r>
        <w:t>Quarterly Selection for Parameter</w:t>
      </w:r>
    </w:p>
    <w:p w14:paraId="6265763A" w14:textId="77777777" w:rsidR="00E71028" w:rsidRDefault="00E71028" w:rsidP="00E71028">
      <w:pPr>
        <w:pStyle w:val="ListParagraph"/>
        <w:numPr>
          <w:ilvl w:val="0"/>
          <w:numId w:val="19"/>
        </w:numPr>
      </w:pPr>
      <w:r>
        <w:t>Half-yearly Selection for KPI</w:t>
      </w:r>
    </w:p>
    <w:p w14:paraId="69758155" w14:textId="77777777" w:rsidR="00E71028" w:rsidRDefault="00E71028" w:rsidP="00E71028">
      <w:pPr>
        <w:pStyle w:val="ListParagraph"/>
        <w:numPr>
          <w:ilvl w:val="0"/>
          <w:numId w:val="19"/>
        </w:numPr>
      </w:pPr>
      <w:r>
        <w:t>Half-yearly Selection for Parameter</w:t>
      </w:r>
    </w:p>
    <w:p w14:paraId="5BEF9A28" w14:textId="77777777" w:rsidR="00E71028" w:rsidRDefault="00E71028" w:rsidP="00E71028">
      <w:pPr>
        <w:pStyle w:val="ListParagraph"/>
        <w:numPr>
          <w:ilvl w:val="0"/>
          <w:numId w:val="19"/>
        </w:numPr>
      </w:pPr>
      <w:r>
        <w:t>Yearly Selection for KPI</w:t>
      </w:r>
    </w:p>
    <w:p w14:paraId="11F9C92D" w14:textId="77777777" w:rsidR="00E71028" w:rsidRDefault="00E71028" w:rsidP="00E71028">
      <w:pPr>
        <w:pStyle w:val="ListParagraph"/>
        <w:numPr>
          <w:ilvl w:val="0"/>
          <w:numId w:val="19"/>
        </w:numPr>
      </w:pPr>
      <w:r>
        <w:t>Yearly Selection for Parameter</w:t>
      </w:r>
    </w:p>
    <w:p w14:paraId="36A77241" w14:textId="77777777" w:rsidR="00E71028" w:rsidRDefault="00E71028" w:rsidP="00E71028">
      <w:pPr>
        <w:pStyle w:val="ListParagraph"/>
        <w:numPr>
          <w:ilvl w:val="0"/>
          <w:numId w:val="19"/>
        </w:numPr>
      </w:pPr>
      <w:r>
        <w:t>Custom Selection for KPI</w:t>
      </w:r>
    </w:p>
    <w:p w14:paraId="25F42C54" w14:textId="50D6F636" w:rsidR="00E71028" w:rsidRDefault="00E71028" w:rsidP="00E71028">
      <w:pPr>
        <w:pStyle w:val="ListParagraph"/>
        <w:numPr>
          <w:ilvl w:val="0"/>
          <w:numId w:val="19"/>
        </w:numPr>
      </w:pPr>
      <w:r>
        <w:t>Custom Selection for Parameter</w:t>
      </w:r>
    </w:p>
    <w:p w14:paraId="225F1306" w14:textId="76821034" w:rsidR="002564FE" w:rsidRDefault="00CA03B8" w:rsidP="002564FE">
      <w:pPr>
        <w:pStyle w:val="Heading4"/>
      </w:pPr>
      <w:r>
        <w:br w:type="column"/>
      </w:r>
      <w:r w:rsidR="002564FE">
        <w:t>Request URLs</w:t>
      </w:r>
    </w:p>
    <w:p w14:paraId="0F20F1F5" w14:textId="5E4DAD88" w:rsidR="002564FE" w:rsidRDefault="002564FE" w:rsidP="00C72B47">
      <w:pPr>
        <w:pStyle w:val="ListParagraph"/>
        <w:numPr>
          <w:ilvl w:val="0"/>
          <w:numId w:val="20"/>
        </w:numPr>
        <w:ind w:right="10327"/>
        <w:jc w:val="left"/>
      </w:pPr>
      <w:r>
        <w:t xml:space="preserve">No Calendar: </w:t>
      </w:r>
      <w:hyperlink r:id="rId49" w:history="1">
        <w:r w:rsidRPr="00203982">
          <w:rPr>
            <w:rStyle w:val="Hyperlink"/>
          </w:rPr>
          <w:t>https://apim-mw-aot-dev.azure-api.net/api/smartkpi/assets/C-B1-G1-R1-F1-P-PP-U3-SWLPC/kpis/d6b9f38e-28db-4eb7-806e-da9969e39ffb/detail</w:t>
        </w:r>
      </w:hyperlink>
      <w:r>
        <w:t xml:space="preserve"> </w:t>
      </w:r>
    </w:p>
    <w:p w14:paraId="775AAF5B" w14:textId="0D061D6A" w:rsidR="002564FE" w:rsidRDefault="002564FE" w:rsidP="00C72B47">
      <w:pPr>
        <w:pStyle w:val="ListParagraph"/>
        <w:numPr>
          <w:ilvl w:val="0"/>
          <w:numId w:val="20"/>
        </w:numPr>
        <w:ind w:right="10327"/>
        <w:jc w:val="left"/>
      </w:pPr>
      <w:r>
        <w:t xml:space="preserve">Hours Selections: </w:t>
      </w:r>
      <w:hyperlink r:id="rId50" w:history="1">
        <w:r w:rsidRPr="00203982">
          <w:rPr>
            <w:rStyle w:val="Hyperlink"/>
          </w:rPr>
          <w:t>https://apim-mw-aot-dev.azure-api.net/api/smartkpi/assets/C-B1-G1-R1-F1-P-PP-U1-EGCA/kpis/Available%20Hours/detail</w:t>
        </w:r>
      </w:hyperlink>
      <w:r>
        <w:t xml:space="preserve"> </w:t>
      </w:r>
    </w:p>
    <w:p w14:paraId="606B6A93" w14:textId="5597DCC8" w:rsidR="002564FE" w:rsidRDefault="00C85807" w:rsidP="00C72B47">
      <w:pPr>
        <w:pStyle w:val="ListParagraph"/>
        <w:numPr>
          <w:ilvl w:val="0"/>
          <w:numId w:val="20"/>
        </w:numPr>
        <w:ind w:right="10327"/>
        <w:jc w:val="left"/>
      </w:pPr>
      <w:r>
        <w:t xml:space="preserve">Days Selections: </w:t>
      </w:r>
      <w:hyperlink r:id="rId51" w:history="1">
        <w:r w:rsidRPr="00203982">
          <w:rPr>
            <w:rStyle w:val="Hyperlink"/>
          </w:rPr>
          <w:t>https://apim-mw-aot-dev.azure-api.net/api/smartkpi/assets/C-B1-G1-R1-F1-P-PP-U3-SWLPC/kpis/d6b9f38e-28db-4eb7-806e-da9969e39ffb/detail</w:t>
        </w:r>
      </w:hyperlink>
      <w:r>
        <w:t xml:space="preserve"> </w:t>
      </w:r>
    </w:p>
    <w:p w14:paraId="3F6D2DBF" w14:textId="13BB7B9C" w:rsidR="00C85807" w:rsidRDefault="00C85807" w:rsidP="00C72B47">
      <w:pPr>
        <w:pStyle w:val="ListParagraph"/>
        <w:numPr>
          <w:ilvl w:val="0"/>
          <w:numId w:val="20"/>
        </w:numPr>
        <w:ind w:right="10327"/>
        <w:jc w:val="left"/>
      </w:pPr>
      <w:r>
        <w:t xml:space="preserve">Week, Monthly, Quarterly, Half-yearly, Yearly, and Custom Selections: </w:t>
      </w:r>
      <w:hyperlink r:id="rId52" w:history="1">
        <w:r>
          <w:rPr>
            <w:rStyle w:val="Hyperlink"/>
            <w:kern w:val="0"/>
          </w:rPr>
          <w:t>https://apim-mw-aot-dev.azure-api.net/api/smartkpi/assets/C-B1-G1-R1-F1-P-PP-U1-EGCA/kpis/Available%20Hours/detail</w:t>
        </w:r>
      </w:hyperlink>
    </w:p>
    <w:p w14:paraId="04370347" w14:textId="77777777" w:rsidR="00C72B47" w:rsidRDefault="00C72B47" w:rsidP="00C72B47">
      <w:pPr>
        <w:pStyle w:val="Heading4"/>
      </w:pPr>
      <w:r>
        <w:t>JSON Request and Responses</w:t>
      </w:r>
    </w:p>
    <w:p w14:paraId="4D8579A8" w14:textId="77777777" w:rsidR="00C72B47" w:rsidRDefault="00C72B47" w:rsidP="00C72B47">
      <w:pPr>
        <w:spacing w:before="80" w:after="80"/>
        <w:rPr>
          <w:lang w:val="en-IN"/>
        </w:rPr>
      </w:pPr>
      <w:r>
        <w:rPr>
          <w:lang w:val="en-IN"/>
        </w:rPr>
        <w:t xml:space="preserve">Refer to </w:t>
      </w:r>
      <w:hyperlink r:id="rId53" w:history="1">
        <w:r>
          <w:rPr>
            <w:rStyle w:val="Hyperlink"/>
          </w:rPr>
          <w:t>POST_smart_kpitile.zip</w:t>
        </w:r>
      </w:hyperlink>
      <w:r>
        <w:t xml:space="preserve"> </w:t>
      </w:r>
      <w:r>
        <w:rPr>
          <w:lang w:val="en-IN"/>
        </w:rPr>
        <w:t>for the JSON Requests and Responses.</w:t>
      </w:r>
    </w:p>
    <w:p w14:paraId="10F98EBE" w14:textId="491A91F3" w:rsidR="00D11D75" w:rsidRDefault="00D11D75" w:rsidP="00D11D75">
      <w:pPr>
        <w:spacing w:before="80" w:after="80"/>
        <w:ind w:right="10610"/>
        <w:rPr>
          <w:lang w:val="en-IN"/>
        </w:rPr>
      </w:pPr>
      <w:r>
        <w:rPr>
          <w:lang w:val="en-IN"/>
        </w:rPr>
        <w:t>*</w:t>
      </w:r>
      <w:r w:rsidRPr="00D11D75">
        <w:rPr>
          <w:kern w:val="0"/>
        </w:rPr>
        <w:t xml:space="preserve"> </w:t>
      </w:r>
      <w:r>
        <w:rPr>
          <w:kern w:val="0"/>
        </w:rPr>
        <w:t xml:space="preserve">The </w:t>
      </w:r>
      <w:r>
        <w:rPr>
          <w:kern w:val="0"/>
          <w:lang w:val="en-IN"/>
        </w:rPr>
        <w:t>No Calendar Selection for KPI</w:t>
      </w:r>
      <w:r>
        <w:rPr>
          <w:kern w:val="0"/>
        </w:rPr>
        <w:t xml:space="preserve"> selection also performs the aggregation of all data points into one data point. This means that the data retrieved based on the user's specified start and end times is consolidated into a singular data point, presenting a unified view of the data over the selected time.</w:t>
      </w:r>
    </w:p>
    <w:p w14:paraId="024418FD" w14:textId="77777777" w:rsidR="00C72B47" w:rsidRDefault="00C72B47" w:rsidP="00C72B47">
      <w:pPr>
        <w:sectPr w:rsidR="00C72B47" w:rsidSect="00C72B47">
          <w:type w:val="continuous"/>
          <w:pgSz w:w="28800" w:h="24480" w:code="5"/>
          <w:pgMar w:top="1440" w:right="1440" w:bottom="1440" w:left="1440" w:header="720" w:footer="720" w:gutter="0"/>
          <w:cols w:num="2" w:space="1418" w:equalWidth="0">
            <w:col w:w="5670" w:space="1418"/>
            <w:col w:w="18832"/>
          </w:cols>
          <w:docGrid w:linePitch="360"/>
        </w:sectPr>
      </w:pPr>
    </w:p>
    <w:p w14:paraId="770F6F64" w14:textId="77777777" w:rsidR="00FF6F25" w:rsidRDefault="00FF6F25" w:rsidP="00C72B47">
      <w:pPr>
        <w:pStyle w:val="Heading2"/>
        <w:sectPr w:rsidR="00FF6F25" w:rsidSect="00C72B47">
          <w:type w:val="continuous"/>
          <w:pgSz w:w="28800" w:h="24480"/>
          <w:pgMar w:top="1440" w:right="1440" w:bottom="1440" w:left="1440" w:header="720" w:footer="720" w:gutter="0"/>
          <w:cols w:space="720"/>
        </w:sectPr>
      </w:pPr>
    </w:p>
    <w:p w14:paraId="35AF1E9B" w14:textId="77777777" w:rsidR="00C72B47" w:rsidRDefault="00C72B47" w:rsidP="00FF6F25">
      <w:pPr>
        <w:pStyle w:val="Heading2"/>
        <w:ind w:right="9335"/>
        <w:rPr>
          <w:lang w:val="en-IN"/>
        </w:rPr>
      </w:pPr>
      <w:bookmarkStart w:id="76" w:name="_Toc217890923"/>
      <w:r>
        <w:t>Detail API Backend Aggregation Logic</w:t>
      </w:r>
      <w:bookmarkEnd w:id="76"/>
      <w:r>
        <w:t xml:space="preserve"> </w:t>
      </w:r>
      <w:bookmarkStart w:id="77" w:name="OLE_LINK21"/>
    </w:p>
    <w:p w14:paraId="1A35E04D" w14:textId="77777777" w:rsidR="00C72B47" w:rsidRDefault="00C72B47" w:rsidP="00FF6F25">
      <w:pPr>
        <w:spacing w:after="0"/>
        <w:ind w:right="9335"/>
        <w:jc w:val="left"/>
        <w:rPr>
          <w:rFonts w:eastAsiaTheme="majorEastAsia" w:cstheme="majorBidi"/>
          <w:b/>
          <w:bCs/>
          <w:color w:val="7030A0"/>
          <w:kern w:val="0"/>
          <w:sz w:val="24"/>
          <w:szCs w:val="24"/>
          <w:lang w:val="en-IN"/>
        </w:rPr>
        <w:sectPr w:rsidR="00C72B47" w:rsidSect="00FF6F25">
          <w:type w:val="continuous"/>
          <w:pgSz w:w="28800" w:h="24480"/>
          <w:pgMar w:top="1440" w:right="1440" w:bottom="1440" w:left="1440" w:header="720" w:footer="720" w:gutter="0"/>
          <w:cols w:space="720"/>
        </w:sectPr>
      </w:pPr>
    </w:p>
    <w:bookmarkEnd w:id="77"/>
    <w:p w14:paraId="1FEAA219" w14:textId="77777777" w:rsidR="00C72B47" w:rsidRDefault="00C72B47" w:rsidP="00FF6F25">
      <w:pPr>
        <w:pStyle w:val="Heading3"/>
        <w:ind w:right="9335"/>
      </w:pPr>
      <w:proofErr w:type="gramStart"/>
      <w:r>
        <w:t>Actual</w:t>
      </w:r>
      <w:proofErr w:type="gramEnd"/>
      <w:r>
        <w:t xml:space="preserve"> </w:t>
      </w:r>
    </w:p>
    <w:p w14:paraId="07594E6F" w14:textId="77777777" w:rsidR="00C72B47" w:rsidRDefault="00C72B47" w:rsidP="00FF6F25">
      <w:pPr>
        <w:ind w:right="9335"/>
        <w:rPr>
          <w:color w:val="000000"/>
        </w:rPr>
      </w:pPr>
      <w:r>
        <w:rPr>
          <w:color w:val="000000"/>
        </w:rPr>
        <w:t>The backend applies KPI calculation frequency as the granularity within the Detail API. For frequencies equal to or greater than one hour, a '60min' granularity is implemented. Aggregate calculations exclude data at the start timestamp and include data at the end timestamp.</w:t>
      </w:r>
    </w:p>
    <w:p w14:paraId="0822B864" w14:textId="77777777" w:rsidR="00C72B47" w:rsidRDefault="00C72B47" w:rsidP="00FF6F25">
      <w:pPr>
        <w:ind w:right="9335"/>
        <w:rPr>
          <w:color w:val="000000"/>
        </w:rPr>
      </w:pPr>
      <w:r>
        <w:rPr>
          <w:color w:val="000000"/>
        </w:rPr>
        <w:t>Data points are retrieved according to the selected KPI calculation frequency and calendar option (e.g., No Calendar, Hour, Day, Week, Month, Quarter, Half-Yearly, Yearly). Aggregations—including Average, Maximum, Minimum, or Sum—are computed and the actual value response is delivered to the front end.</w:t>
      </w:r>
    </w:p>
    <w:p w14:paraId="3708936B" w14:textId="6BBF5F8C" w:rsidR="00C72B47" w:rsidRDefault="00C72B47" w:rsidP="00FF6F25">
      <w:pPr>
        <w:pStyle w:val="Heading3"/>
        <w:ind w:right="9335"/>
      </w:pPr>
      <w:r>
        <w:t xml:space="preserve">Historical Benchmark </w:t>
      </w:r>
    </w:p>
    <w:p w14:paraId="5F0C4776" w14:textId="77777777" w:rsidR="00C72B47" w:rsidRDefault="00C72B47" w:rsidP="00FF6F25">
      <w:pPr>
        <w:ind w:right="9335"/>
        <w:rPr>
          <w:color w:val="000000"/>
        </w:rPr>
      </w:pPr>
      <w:r>
        <w:rPr>
          <w:color w:val="000000"/>
        </w:rPr>
        <w:t>Similarly, KPI calculation frequency serves as the granularity in the Detail API. When the frequency meets or exceeds one hour, a '60min' granularity is applied. The aggregation process omits data at the starting timestamp and includes data at the ending timestamp.</w:t>
      </w:r>
    </w:p>
    <w:p w14:paraId="76E432A7" w14:textId="751E60AA" w:rsidR="00C72B47" w:rsidRPr="00C72B47" w:rsidRDefault="00C72B47" w:rsidP="00FF6F25">
      <w:pPr>
        <w:ind w:right="9335"/>
      </w:pPr>
      <w:r>
        <w:rPr>
          <w:color w:val="000000"/>
          <w:kern w:val="0"/>
        </w:rPr>
        <w:t>Based on the selected calendar and frequency, relevant data points are gathered for aggregations (Average, Maximum, Minimum, Sum), followed by historical benchmark computations (Maximum, Minimum). The resulting historical value response is then transmitted to the front end</w:t>
      </w:r>
    </w:p>
    <w:p w14:paraId="5C595FDC" w14:textId="77777777" w:rsidR="00FF6F25" w:rsidRDefault="00FF6F25" w:rsidP="00C85807">
      <w:pPr>
        <w:sectPr w:rsidR="00FF6F25" w:rsidSect="00FF6F25">
          <w:type w:val="continuous"/>
          <w:pgSz w:w="28800" w:h="24480" w:code="5"/>
          <w:pgMar w:top="1440" w:right="1440" w:bottom="1440" w:left="1440" w:header="720" w:footer="720" w:gutter="0"/>
          <w:cols w:space="1418"/>
          <w:docGrid w:linePitch="360"/>
        </w:sectPr>
      </w:pPr>
    </w:p>
    <w:p w14:paraId="60617D2E" w14:textId="77777777" w:rsidR="00883342" w:rsidRPr="00883342" w:rsidRDefault="00883342" w:rsidP="00883342">
      <w:pPr>
        <w:sectPr w:rsidR="00883342" w:rsidRPr="00883342" w:rsidSect="00BF2259">
          <w:type w:val="continuous"/>
          <w:pgSz w:w="28800" w:h="24480"/>
          <w:pgMar w:top="1440" w:right="1440" w:bottom="1440" w:left="1440" w:header="720" w:footer="720" w:gutter="0"/>
          <w:cols w:space="720"/>
        </w:sectPr>
      </w:pPr>
    </w:p>
    <w:p w14:paraId="01256890" w14:textId="77777777" w:rsidR="00612FB1" w:rsidRDefault="00612FB1" w:rsidP="003828BA">
      <w:pPr>
        <w:pStyle w:val="Heading2"/>
      </w:pPr>
      <w:bookmarkStart w:id="78" w:name="_Toc115182699"/>
      <w:bookmarkStart w:id="79" w:name="_Toc217890924"/>
      <w:r w:rsidRPr="006E2058">
        <w:lastRenderedPageBreak/>
        <w:t xml:space="preserve">POST- </w:t>
      </w:r>
      <w:r w:rsidR="009E36E1">
        <w:t>TRENDLINE</w:t>
      </w:r>
      <w:bookmarkEnd w:id="78"/>
      <w:bookmarkEnd w:id="79"/>
    </w:p>
    <w:p w14:paraId="0A0DBC7C" w14:textId="77777777" w:rsidR="00C64351" w:rsidRDefault="00612FB1" w:rsidP="360C22E2">
      <w:pPr>
        <w:rPr>
          <w:rFonts w:cs="Calibri"/>
          <w:color w:val="000000"/>
          <w:lang w:eastAsia="en-IN"/>
        </w:rPr>
      </w:pPr>
      <w:r w:rsidRPr="006E2058">
        <w:rPr>
          <w:rFonts w:cs="Calibri"/>
        </w:rPr>
        <w:t xml:space="preserve">The Trendline API  is part of the AOT-SmartKPI-Middleware </w:t>
      </w:r>
      <w:r w:rsidR="254193F5" w:rsidRPr="360C22E2">
        <w:rPr>
          <w:rFonts w:ascii="Calibri" w:hAnsi="Calibri" w:cs="Calibri"/>
        </w:rPr>
        <w:t>Microservice</w:t>
      </w:r>
      <w:r w:rsidRPr="006E2058">
        <w:rPr>
          <w:rFonts w:cs="Calibri"/>
        </w:rPr>
        <w:t xml:space="preserve"> that is invoked by the UI and consumed by the UI.</w:t>
      </w:r>
      <w:r w:rsidR="00066F05">
        <w:rPr>
          <w:rFonts w:cs="Calibri"/>
        </w:rPr>
        <w:t xml:space="preserve"> </w:t>
      </w:r>
      <w:r w:rsidRPr="006E2058">
        <w:rPr>
          <w:rFonts w:cs="Calibri"/>
        </w:rPr>
        <w:t xml:space="preserve">A </w:t>
      </w:r>
      <w:r w:rsidR="1051246F" w:rsidRPr="006E2058">
        <w:rPr>
          <w:rFonts w:cs="Calibri"/>
        </w:rPr>
        <w:t xml:space="preserve">Trendline API </w:t>
      </w:r>
      <w:r w:rsidRPr="006E2058">
        <w:rPr>
          <w:rFonts w:cs="Calibri"/>
        </w:rPr>
        <w:t xml:space="preserve"> </w:t>
      </w:r>
      <w:r w:rsidR="12E285C7" w:rsidRPr="006E2058">
        <w:rPr>
          <w:rFonts w:cs="Calibri"/>
        </w:rPr>
        <w:t xml:space="preserve">is </w:t>
      </w:r>
      <w:r w:rsidRPr="006E2058">
        <w:rPr>
          <w:rFonts w:cs="Calibri"/>
        </w:rPr>
        <w:t>a POST call to the Smart KPI AOT DEV server hosted to execute Multiple APIs concurrently and return the consolidated result of all four APIs in JSON format.</w:t>
      </w:r>
      <w:r w:rsidR="009A3DF5">
        <w:rPr>
          <w:rFonts w:cs="Calibri"/>
        </w:rPr>
        <w:t xml:space="preserve"> </w:t>
      </w:r>
      <w:r w:rsidRPr="006E2058">
        <w:rPr>
          <w:rFonts w:cs="Calibri"/>
          <w:color w:val="000000"/>
          <w:shd w:val="clear" w:color="auto" w:fill="FFFFFF"/>
        </w:rPr>
        <w:t xml:space="preserve">Trendline displays the trend charts for the selected KPIs for the </w:t>
      </w:r>
      <w:r w:rsidR="00066F05">
        <w:rPr>
          <w:rFonts w:cs="Calibri"/>
          <w:color w:val="000000"/>
          <w:shd w:val="clear" w:color="auto" w:fill="FFFFFF"/>
        </w:rPr>
        <w:t xml:space="preserve">selected </w:t>
      </w:r>
      <w:r w:rsidRPr="006E2058">
        <w:rPr>
          <w:rFonts w:cs="Calibri"/>
          <w:color w:val="000000"/>
          <w:shd w:val="clear" w:color="auto" w:fill="FFFFFF"/>
        </w:rPr>
        <w:t>timeframe in the calendar.</w:t>
      </w:r>
      <w:r w:rsidRPr="006E2058">
        <w:rPr>
          <w:rFonts w:cs="Calibri"/>
          <w:color w:val="000000"/>
        </w:rPr>
        <w:t xml:space="preserve"> </w:t>
      </w:r>
      <w:r w:rsidRPr="006E2058">
        <w:rPr>
          <w:rFonts w:cs="Calibri"/>
          <w:color w:val="000000"/>
          <w:lang w:eastAsia="en-IN"/>
        </w:rPr>
        <w:t>Viewing Insights and Actions are still applicable in the KPI comparison scenario.</w:t>
      </w:r>
    </w:p>
    <w:p w14:paraId="694C4D1F" w14:textId="43C8CBC4" w:rsidR="00991538" w:rsidRDefault="002672A1" w:rsidP="009A1C44">
      <w:pPr>
        <w:pStyle w:val="Heading3"/>
        <w:rPr>
          <w:lang w:eastAsia="en-IN"/>
        </w:rPr>
      </w:pPr>
      <w:r>
        <w:rPr>
          <w:lang w:eastAsia="en-IN"/>
        </w:rPr>
        <w:t>Input</w:t>
      </w:r>
      <w:r w:rsidR="00FF6F25">
        <w:rPr>
          <w:lang w:eastAsia="en-IN"/>
        </w:rPr>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6"/>
        <w:gridCol w:w="6697"/>
        <w:gridCol w:w="1417"/>
        <w:gridCol w:w="1474"/>
        <w:gridCol w:w="1126"/>
      </w:tblGrid>
      <w:tr w:rsidR="00E06157" w:rsidRPr="00E06157" w14:paraId="63AA2B21" w14:textId="77777777" w:rsidTr="2A412CE9">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346B04"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FA233C"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26AA23" w14:textId="77777777" w:rsidR="00E06157" w:rsidRPr="00E06157" w:rsidRDefault="00E06157" w:rsidP="00E06157">
            <w:pPr>
              <w:spacing w:after="0" w:line="256" w:lineRule="auto"/>
              <w:jc w:val="center"/>
              <w:rPr>
                <w:rFonts w:eastAsia="Calibri" w:cs="Calibri"/>
                <w:lang w:val="en-IN"/>
              </w:rPr>
            </w:pPr>
            <w:r w:rsidRPr="00E06157">
              <w:rPr>
                <w:rFonts w:eastAsia="Calibri" w:cs="Calibri"/>
                <w:b/>
                <w:kern w:val="0"/>
                <w:lang w:val="en-IN"/>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59C592"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FD6F79"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Type</w:t>
            </w:r>
          </w:p>
        </w:tc>
      </w:tr>
      <w:tr w:rsidR="00E06157" w:rsidRPr="00E06157" w14:paraId="6CE130A5" w14:textId="77777777" w:rsidTr="2A412CE9">
        <w:trPr>
          <w:trHeight w:val="550"/>
        </w:trPr>
        <w:tc>
          <w:tcPr>
            <w:tcW w:w="1876" w:type="dxa"/>
            <w:tcBorders>
              <w:top w:val="single" w:sz="4" w:space="0" w:color="auto"/>
              <w:left w:val="single" w:sz="4" w:space="0" w:color="auto"/>
              <w:bottom w:val="single" w:sz="4" w:space="0" w:color="auto"/>
              <w:right w:val="single" w:sz="4" w:space="0" w:color="auto"/>
            </w:tcBorders>
            <w:vAlign w:val="center"/>
            <w:hideMark/>
          </w:tcPr>
          <w:p w14:paraId="12457758" w14:textId="77777777" w:rsidR="00E06157" w:rsidRPr="00E06157" w:rsidRDefault="00E06157" w:rsidP="00E06157">
            <w:pPr>
              <w:spacing w:after="0" w:line="256" w:lineRule="auto"/>
              <w:rPr>
                <w:rFonts w:eastAsia="Calibri" w:cs="Calibri"/>
                <w:lang w:val="en-IN"/>
              </w:rPr>
            </w:pPr>
            <w:r w:rsidRPr="00E06157">
              <w:rPr>
                <w:rFonts w:eastAsia="Calibri" w:cs="Calibri"/>
                <w:lang w:val="en-IN"/>
              </w:rPr>
              <w:t>Authorization</w:t>
            </w:r>
          </w:p>
        </w:tc>
        <w:tc>
          <w:tcPr>
            <w:tcW w:w="6697" w:type="dxa"/>
            <w:tcBorders>
              <w:top w:val="single" w:sz="4" w:space="0" w:color="auto"/>
              <w:left w:val="single" w:sz="4" w:space="0" w:color="auto"/>
              <w:bottom w:val="single" w:sz="4" w:space="0" w:color="auto"/>
              <w:right w:val="single" w:sz="4" w:space="0" w:color="auto"/>
            </w:tcBorders>
            <w:vAlign w:val="center"/>
            <w:hideMark/>
          </w:tcPr>
          <w:p w14:paraId="0E002318" w14:textId="77777777" w:rsidR="00E06157" w:rsidRPr="00E06157" w:rsidRDefault="00E06157"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 token: "&lt;token value&gt;"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64F0512" w14:textId="77777777" w:rsidR="00E06157" w:rsidRPr="00E06157" w:rsidRDefault="00E06157" w:rsidP="00E06157">
            <w:pPr>
              <w:spacing w:after="0" w:line="256" w:lineRule="auto"/>
              <w:jc w:val="center"/>
              <w:rPr>
                <w:rFonts w:eastAsia="Calibri" w:cs="Calibri"/>
                <w:lang w:val="en-IN"/>
              </w:rPr>
            </w:pPr>
            <w:r w:rsidRPr="00E06157">
              <w:rPr>
                <w:rFonts w:eastAsia="Calibri" w:cs="Calibri"/>
                <w:lang w:val="en-IN"/>
              </w:rPr>
              <w:t>M-Public</w:t>
            </w:r>
          </w:p>
        </w:tc>
        <w:tc>
          <w:tcPr>
            <w:tcW w:w="1474" w:type="dxa"/>
            <w:tcBorders>
              <w:top w:val="single" w:sz="4" w:space="0" w:color="auto"/>
              <w:left w:val="single" w:sz="4" w:space="0" w:color="auto"/>
              <w:bottom w:val="single" w:sz="4" w:space="0" w:color="auto"/>
              <w:right w:val="single" w:sz="4" w:space="0" w:color="auto"/>
            </w:tcBorders>
            <w:vAlign w:val="center"/>
            <w:hideMark/>
          </w:tcPr>
          <w:p w14:paraId="1082439B" w14:textId="77777777" w:rsidR="00E06157" w:rsidRPr="00E06157" w:rsidRDefault="00E06157" w:rsidP="00E06157">
            <w:pPr>
              <w:spacing w:after="0" w:line="256" w:lineRule="auto"/>
              <w:jc w:val="center"/>
              <w:rPr>
                <w:rFonts w:eastAsia="Calibri" w:cs="Calibri"/>
                <w:lang w:val="en-IN"/>
              </w:rPr>
            </w:pPr>
            <w:r w:rsidRPr="00E06157">
              <w:rPr>
                <w:rFonts w:eastAsia="Calibri" w:cs="Calibri"/>
                <w:lang w:val="en-IN"/>
              </w:rPr>
              <w:t>-</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0685065" w14:textId="77777777" w:rsidR="00E06157" w:rsidRPr="00E06157" w:rsidRDefault="00E06157" w:rsidP="00E06157">
            <w:pPr>
              <w:spacing w:after="0" w:line="256" w:lineRule="auto"/>
              <w:jc w:val="center"/>
              <w:rPr>
                <w:rFonts w:eastAsia="Calibri" w:cs="Calibri"/>
                <w:lang w:val="en-IN"/>
              </w:rPr>
            </w:pPr>
            <w:r w:rsidRPr="00E06157">
              <w:rPr>
                <w:rFonts w:eastAsia="Calibri" w:cs="Calibri"/>
                <w:lang w:val="en-IN"/>
              </w:rPr>
              <w:t>String</w:t>
            </w:r>
          </w:p>
        </w:tc>
      </w:tr>
    </w:tbl>
    <w:p w14:paraId="5734F9F4" w14:textId="6ED176EF" w:rsidR="00FF6F25" w:rsidRPr="00E06157" w:rsidRDefault="00FF6F25" w:rsidP="00FF6F25">
      <w:pPr>
        <w:pStyle w:val="Heading3"/>
        <w:rPr>
          <w:lang w:eastAsia="en-IN"/>
        </w:rPr>
      </w:pPr>
      <w:r>
        <w:rPr>
          <w:lang w:eastAsia="en-IN"/>
        </w:rP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6"/>
        <w:gridCol w:w="6697"/>
        <w:gridCol w:w="1417"/>
        <w:gridCol w:w="1474"/>
        <w:gridCol w:w="1126"/>
      </w:tblGrid>
      <w:tr w:rsidR="00986709" w14:paraId="4CE1D8CD" w14:textId="77777777" w:rsidTr="00991538">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FD99CA" w14:textId="77777777" w:rsidR="00FB0EFB" w:rsidRDefault="00FB0EFB">
            <w:pPr>
              <w:spacing w:after="0"/>
              <w:rPr>
                <w:rFonts w:cs="Calibri"/>
              </w:rPr>
            </w:pPr>
            <w:r>
              <w:rPr>
                <w:rFonts w:cs="Calibri"/>
                <w:b/>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019174" w14:textId="77777777" w:rsidR="00FB0EFB" w:rsidRDefault="00FB0EFB">
            <w:pPr>
              <w:spacing w:after="0"/>
              <w:rPr>
                <w:rFonts w:cs="Calibri"/>
              </w:rPr>
            </w:pPr>
            <w:r>
              <w:rPr>
                <w:rFonts w:cs="Calibri"/>
                <w:b/>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35FC64" w14:textId="77777777" w:rsidR="00FB0EFB" w:rsidRDefault="00AB7873">
            <w:pPr>
              <w:spacing w:after="0"/>
              <w:jc w:val="center"/>
              <w:rPr>
                <w:rFonts w:cs="Calibri"/>
              </w:rPr>
            </w:pPr>
            <w:r>
              <w:rPr>
                <w:rFonts w:cs="Calibri"/>
                <w:b/>
                <w:kern w:val="0"/>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203583" w14:textId="77777777" w:rsidR="00FB0EFB" w:rsidRDefault="00FB0EFB">
            <w:pPr>
              <w:spacing w:after="0"/>
              <w:rPr>
                <w:rFonts w:cs="Calibri"/>
              </w:rPr>
            </w:pPr>
            <w:r>
              <w:rPr>
                <w:rFonts w:cs="Calibri"/>
                <w:b/>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B1AA5F" w14:textId="77777777" w:rsidR="00FB0EFB" w:rsidRDefault="00FB0EFB">
            <w:pPr>
              <w:spacing w:after="0"/>
              <w:rPr>
                <w:rFonts w:cs="Calibri"/>
              </w:rPr>
            </w:pPr>
            <w:r>
              <w:rPr>
                <w:rFonts w:cs="Calibri"/>
                <w:b/>
              </w:rPr>
              <w:t>Type</w:t>
            </w:r>
          </w:p>
        </w:tc>
      </w:tr>
      <w:tr w:rsidR="00561D9E" w14:paraId="2EE8C9F6" w14:textId="77777777" w:rsidTr="00991538">
        <w:trPr>
          <w:trHeight w:val="192"/>
        </w:trPr>
        <w:tc>
          <w:tcPr>
            <w:tcW w:w="1876" w:type="dxa"/>
            <w:tcBorders>
              <w:top w:val="single" w:sz="4" w:space="0" w:color="auto"/>
              <w:left w:val="single" w:sz="4" w:space="0" w:color="auto"/>
              <w:bottom w:val="single" w:sz="4" w:space="0" w:color="auto"/>
              <w:right w:val="single" w:sz="4" w:space="0" w:color="auto"/>
            </w:tcBorders>
            <w:vAlign w:val="center"/>
            <w:hideMark/>
          </w:tcPr>
          <w:p w14:paraId="0F470598" w14:textId="77777777" w:rsidR="00FB0EFB" w:rsidRDefault="00FB0EFB">
            <w:pPr>
              <w:spacing w:after="0"/>
              <w:rPr>
                <w:rFonts w:cs="Calibri"/>
              </w:rPr>
            </w:pPr>
            <w:r>
              <w:rPr>
                <w:rFonts w:cs="Calibri"/>
              </w:rPr>
              <w:t>startdate</w:t>
            </w:r>
          </w:p>
        </w:tc>
        <w:tc>
          <w:tcPr>
            <w:tcW w:w="6697" w:type="dxa"/>
            <w:tcBorders>
              <w:top w:val="single" w:sz="4" w:space="0" w:color="auto"/>
              <w:left w:val="single" w:sz="4" w:space="0" w:color="auto"/>
              <w:bottom w:val="single" w:sz="4" w:space="0" w:color="auto"/>
              <w:right w:val="single" w:sz="4" w:space="0" w:color="auto"/>
            </w:tcBorders>
            <w:vAlign w:val="center"/>
            <w:hideMark/>
          </w:tcPr>
          <w:p w14:paraId="32AE58E2" w14:textId="77777777" w:rsidR="00FB0EFB" w:rsidRDefault="00FB0EFB">
            <w:pPr>
              <w:spacing w:after="0"/>
              <w:rPr>
                <w:rFonts w:cs="Calibri"/>
              </w:rPr>
            </w:pPr>
            <w:r>
              <w:rPr>
                <w:rFonts w:cs="Calibri"/>
              </w:rPr>
              <w:t xml:space="preserve">Start date to perform the calculation(Unix Timestamp) </w:t>
            </w:r>
            <w:hyperlink r:id="rId54" w:history="1">
              <w:r>
                <w:rPr>
                  <w:rStyle w:val="Hyperlink"/>
                  <w:rFonts w:eastAsiaTheme="majorEastAsia"/>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vAlign w:val="center"/>
            <w:hideMark/>
          </w:tcPr>
          <w:p w14:paraId="6594A693"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12C73264"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EE4E9C3" w14:textId="77777777" w:rsidR="00FB0EFB" w:rsidRDefault="00FB0EFB">
            <w:pPr>
              <w:spacing w:after="0"/>
              <w:jc w:val="center"/>
              <w:rPr>
                <w:rFonts w:cs="Calibri"/>
              </w:rPr>
            </w:pPr>
            <w:r>
              <w:rPr>
                <w:rFonts w:cs="Calibri"/>
              </w:rPr>
              <w:t>String</w:t>
            </w:r>
          </w:p>
        </w:tc>
      </w:tr>
      <w:tr w:rsidR="00561D9E" w14:paraId="035DC0E9" w14:textId="77777777" w:rsidTr="00991538">
        <w:trPr>
          <w:trHeight w:val="192"/>
        </w:trPr>
        <w:tc>
          <w:tcPr>
            <w:tcW w:w="1876" w:type="dxa"/>
            <w:tcBorders>
              <w:top w:val="single" w:sz="4" w:space="0" w:color="auto"/>
              <w:left w:val="single" w:sz="4" w:space="0" w:color="auto"/>
              <w:bottom w:val="single" w:sz="4" w:space="0" w:color="auto"/>
              <w:right w:val="single" w:sz="4" w:space="0" w:color="auto"/>
            </w:tcBorders>
            <w:vAlign w:val="center"/>
            <w:hideMark/>
          </w:tcPr>
          <w:p w14:paraId="3398C067" w14:textId="77777777" w:rsidR="00FB0EFB" w:rsidRDefault="00FB0EFB">
            <w:pPr>
              <w:spacing w:after="0"/>
              <w:rPr>
                <w:rFonts w:cs="Calibri"/>
              </w:rPr>
            </w:pPr>
            <w:r>
              <w:rPr>
                <w:rFonts w:cs="Calibri"/>
              </w:rPr>
              <w:t>enddate</w:t>
            </w:r>
          </w:p>
        </w:tc>
        <w:tc>
          <w:tcPr>
            <w:tcW w:w="6697" w:type="dxa"/>
            <w:tcBorders>
              <w:top w:val="single" w:sz="4" w:space="0" w:color="auto"/>
              <w:left w:val="single" w:sz="4" w:space="0" w:color="auto"/>
              <w:bottom w:val="single" w:sz="4" w:space="0" w:color="auto"/>
              <w:right w:val="single" w:sz="4" w:space="0" w:color="auto"/>
            </w:tcBorders>
            <w:vAlign w:val="center"/>
            <w:hideMark/>
          </w:tcPr>
          <w:p w14:paraId="061A07B0" w14:textId="77777777" w:rsidR="00FB0EFB" w:rsidRDefault="00FB0EFB">
            <w:pPr>
              <w:spacing w:after="0"/>
              <w:rPr>
                <w:rFonts w:cs="Calibri"/>
              </w:rPr>
            </w:pPr>
            <w:r>
              <w:rPr>
                <w:rFonts w:cs="Calibri"/>
              </w:rPr>
              <w:t xml:space="preserve">End date to perform the calculation(Unix Timestamp) </w:t>
            </w:r>
            <w:hyperlink r:id="rId55" w:history="1">
              <w:r>
                <w:rPr>
                  <w:rStyle w:val="Hyperlink"/>
                  <w:rFonts w:eastAsiaTheme="majorEastAsia"/>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vAlign w:val="center"/>
            <w:hideMark/>
          </w:tcPr>
          <w:p w14:paraId="2FA59D5E"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7F92DBFD"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00E65A2" w14:textId="77777777" w:rsidR="00FB0EFB" w:rsidRDefault="00FB0EFB">
            <w:pPr>
              <w:spacing w:after="0"/>
              <w:jc w:val="center"/>
              <w:rPr>
                <w:rFonts w:cs="Calibri"/>
              </w:rPr>
            </w:pPr>
            <w:r>
              <w:rPr>
                <w:rFonts w:cs="Calibri"/>
              </w:rPr>
              <w:t>String</w:t>
            </w:r>
          </w:p>
        </w:tc>
      </w:tr>
      <w:tr w:rsidR="00561D9E" w14:paraId="052C0FE2" w14:textId="77777777" w:rsidTr="00991538">
        <w:trPr>
          <w:trHeight w:val="170"/>
        </w:trPr>
        <w:tc>
          <w:tcPr>
            <w:tcW w:w="1876" w:type="dxa"/>
            <w:tcBorders>
              <w:top w:val="single" w:sz="4" w:space="0" w:color="auto"/>
              <w:left w:val="single" w:sz="4" w:space="0" w:color="auto"/>
              <w:bottom w:val="single" w:sz="4" w:space="0" w:color="auto"/>
              <w:right w:val="single" w:sz="4" w:space="0" w:color="auto"/>
            </w:tcBorders>
            <w:vAlign w:val="center"/>
            <w:hideMark/>
          </w:tcPr>
          <w:p w14:paraId="3EBE61F1" w14:textId="77777777" w:rsidR="00FB0EFB" w:rsidRDefault="00FB0EFB">
            <w:pPr>
              <w:shd w:val="clear" w:color="auto" w:fill="FFFFFE"/>
              <w:spacing w:after="0" w:line="255" w:lineRule="atLeast"/>
              <w:rPr>
                <w:rFonts w:cs="Calibri"/>
              </w:rPr>
            </w:pPr>
            <w:r>
              <w:rPr>
                <w:rFonts w:cs="Calibri"/>
              </w:rPr>
              <w:t>kpilist</w:t>
            </w:r>
          </w:p>
        </w:tc>
        <w:tc>
          <w:tcPr>
            <w:tcW w:w="6697" w:type="dxa"/>
            <w:tcBorders>
              <w:top w:val="single" w:sz="4" w:space="0" w:color="auto"/>
              <w:left w:val="single" w:sz="4" w:space="0" w:color="auto"/>
              <w:bottom w:val="single" w:sz="4" w:space="0" w:color="auto"/>
              <w:right w:val="single" w:sz="4" w:space="0" w:color="auto"/>
            </w:tcBorders>
            <w:vAlign w:val="center"/>
            <w:hideMark/>
          </w:tcPr>
          <w:p w14:paraId="28C03657" w14:textId="0CD820EF" w:rsidR="00FB0EFB" w:rsidRPr="000D0086" w:rsidRDefault="00FB0EFB">
            <w:pPr>
              <w:spacing w:after="0"/>
              <w:rPr>
                <w:rFonts w:cs="Calibri"/>
                <w:lang w:val="de-DE"/>
              </w:rPr>
            </w:pPr>
            <w:r w:rsidRPr="000D0086">
              <w:rPr>
                <w:rFonts w:cs="Calibri"/>
                <w:lang w:val="de-DE"/>
              </w:rPr>
              <w:t xml:space="preserve"> ExternalId of the KPI (</w:t>
            </w:r>
            <w:r w:rsidR="003F73F9" w:rsidRPr="000D0086">
              <w:rPr>
                <w:rFonts w:cs="Calibri"/>
                <w:lang w:val="de-DE"/>
              </w:rPr>
              <w:t>e.g.,</w:t>
            </w:r>
            <w:r w:rsidRPr="000D0086">
              <w:rPr>
                <w:rFonts w:cs="Courier New"/>
                <w:lang w:val="de-DE"/>
              </w:rPr>
              <w:t xml:space="preserve"> </w:t>
            </w:r>
            <w:r w:rsidRPr="000D0086">
              <w:rPr>
                <w:kern w:val="0"/>
                <w:lang w:val="de-DE"/>
              </w:rPr>
              <w:t>C-B1-G1-R1-F1-P-PP-U1-EGCA:d6b9f38e-28db-4eb7-806e-da9969e39ffb</w:t>
            </w:r>
            <w:r w:rsidRPr="000D0086">
              <w:rPr>
                <w:rFonts w:cs="Courier New"/>
                <w:lang w:val="de-DE"/>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0F16EA3"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792E448B"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F0886E6" w14:textId="77777777" w:rsidR="00FB0EFB" w:rsidRDefault="00FB0EFB">
            <w:pPr>
              <w:spacing w:after="0"/>
              <w:jc w:val="center"/>
              <w:rPr>
                <w:rFonts w:cs="Calibri"/>
              </w:rPr>
            </w:pPr>
            <w:r>
              <w:rPr>
                <w:rFonts w:cs="Calibri"/>
              </w:rPr>
              <w:t>String</w:t>
            </w:r>
          </w:p>
        </w:tc>
      </w:tr>
    </w:tbl>
    <w:p w14:paraId="0669FAFE" w14:textId="190453E6" w:rsidR="00FB0EFB" w:rsidRPr="00B52E70" w:rsidRDefault="002672A1" w:rsidP="009A1C44">
      <w:pPr>
        <w:pStyle w:val="Heading3"/>
      </w:pPr>
      <w:r w:rsidRPr="00B52E70">
        <w:t>Output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6"/>
        <w:gridCol w:w="8112"/>
        <w:gridCol w:w="1534"/>
        <w:gridCol w:w="1068"/>
      </w:tblGrid>
      <w:tr w:rsidR="00561D9E" w14:paraId="70A8D47E" w14:textId="77777777" w:rsidTr="00B52E70">
        <w:trPr>
          <w:trHeight w:val="579"/>
        </w:trPr>
        <w:tc>
          <w:tcPr>
            <w:tcW w:w="1876" w:type="dxa"/>
            <w:shd w:val="clear" w:color="auto" w:fill="D9D9D9" w:themeFill="background1" w:themeFillShade="D9"/>
            <w:vAlign w:val="center"/>
            <w:hideMark/>
          </w:tcPr>
          <w:p w14:paraId="26556DFF" w14:textId="77777777" w:rsidR="00561D9E" w:rsidRDefault="00561D9E">
            <w:pPr>
              <w:spacing w:after="0"/>
              <w:rPr>
                <w:rFonts w:cs="Calibri"/>
                <w:b/>
              </w:rPr>
            </w:pPr>
            <w:r>
              <w:rPr>
                <w:rFonts w:cs="Calibri"/>
                <w:b/>
              </w:rPr>
              <w:t>Parameter</w:t>
            </w:r>
          </w:p>
        </w:tc>
        <w:tc>
          <w:tcPr>
            <w:tcW w:w="8112" w:type="dxa"/>
            <w:shd w:val="clear" w:color="auto" w:fill="D9D9D9" w:themeFill="background1" w:themeFillShade="D9"/>
            <w:vAlign w:val="center"/>
            <w:hideMark/>
          </w:tcPr>
          <w:p w14:paraId="3669A714" w14:textId="77777777" w:rsidR="00561D9E" w:rsidRDefault="00561D9E">
            <w:pPr>
              <w:spacing w:after="0"/>
              <w:rPr>
                <w:rFonts w:cs="Calibri"/>
                <w:b/>
              </w:rPr>
            </w:pPr>
            <w:r>
              <w:rPr>
                <w:rFonts w:cs="Calibri"/>
                <w:b/>
              </w:rPr>
              <w:t>Description</w:t>
            </w:r>
          </w:p>
        </w:tc>
        <w:tc>
          <w:tcPr>
            <w:tcW w:w="1534" w:type="dxa"/>
            <w:shd w:val="clear" w:color="auto" w:fill="D9D9D9" w:themeFill="background1" w:themeFillShade="D9"/>
            <w:vAlign w:val="center"/>
            <w:hideMark/>
          </w:tcPr>
          <w:p w14:paraId="0E3B8322" w14:textId="77777777" w:rsidR="00561D9E" w:rsidRDefault="00AB7873">
            <w:pPr>
              <w:spacing w:after="0"/>
              <w:jc w:val="center"/>
              <w:rPr>
                <w:rFonts w:cs="Calibri"/>
                <w:b/>
              </w:rPr>
            </w:pPr>
            <w:r>
              <w:rPr>
                <w:rFonts w:cs="Calibri"/>
                <w:b/>
                <w:kern w:val="0"/>
              </w:rPr>
              <w:t>M/O</w:t>
            </w:r>
          </w:p>
        </w:tc>
        <w:tc>
          <w:tcPr>
            <w:tcW w:w="1068" w:type="dxa"/>
            <w:shd w:val="clear" w:color="auto" w:fill="D9D9D9" w:themeFill="background1" w:themeFillShade="D9"/>
            <w:vAlign w:val="center"/>
            <w:hideMark/>
          </w:tcPr>
          <w:p w14:paraId="1C22732A" w14:textId="77777777" w:rsidR="00561D9E" w:rsidRDefault="00561D9E">
            <w:pPr>
              <w:spacing w:after="0"/>
              <w:rPr>
                <w:rFonts w:cs="Calibri"/>
                <w:b/>
              </w:rPr>
            </w:pPr>
            <w:r>
              <w:rPr>
                <w:rFonts w:cs="Calibri"/>
                <w:b/>
              </w:rPr>
              <w:t>Type</w:t>
            </w:r>
          </w:p>
        </w:tc>
      </w:tr>
      <w:tr w:rsidR="00561D9E" w14:paraId="769CA090" w14:textId="77777777" w:rsidTr="00B52E70">
        <w:trPr>
          <w:trHeight w:val="282"/>
        </w:trPr>
        <w:tc>
          <w:tcPr>
            <w:tcW w:w="1876" w:type="dxa"/>
            <w:vAlign w:val="center"/>
            <w:hideMark/>
          </w:tcPr>
          <w:p w14:paraId="17ECD57F" w14:textId="77777777" w:rsidR="00561D9E" w:rsidRDefault="00561D9E">
            <w:pPr>
              <w:spacing w:after="0"/>
              <w:rPr>
                <w:rFonts w:cs="Calibri"/>
                <w:b/>
              </w:rPr>
            </w:pPr>
            <w:r>
              <w:rPr>
                <w:rFonts w:cs="Calibri"/>
                <w:shd w:val="clear" w:color="auto" w:fill="FFFFFF"/>
              </w:rPr>
              <w:t>Content-Type</w:t>
            </w:r>
          </w:p>
        </w:tc>
        <w:tc>
          <w:tcPr>
            <w:tcW w:w="8112" w:type="dxa"/>
            <w:vAlign w:val="center"/>
            <w:hideMark/>
          </w:tcPr>
          <w:p w14:paraId="73C71604" w14:textId="77777777" w:rsidR="00561D9E" w:rsidRDefault="00561D9E">
            <w:pPr>
              <w:spacing w:after="0"/>
              <w:rPr>
                <w:rFonts w:cs="Calibri"/>
                <w:b/>
              </w:rPr>
            </w:pPr>
            <w:r>
              <w:rPr>
                <w:rFonts w:cs="Calibri"/>
              </w:rPr>
              <w:t>Type of the content. It could be application/json, text/html, application/xml, etc. It lets the receiving entity know how to interpret the data.</w:t>
            </w:r>
          </w:p>
        </w:tc>
        <w:tc>
          <w:tcPr>
            <w:tcW w:w="1534" w:type="dxa"/>
            <w:vAlign w:val="center"/>
            <w:hideMark/>
          </w:tcPr>
          <w:p w14:paraId="37A49017" w14:textId="77777777" w:rsidR="00561D9E" w:rsidRDefault="00561D9E">
            <w:pPr>
              <w:spacing w:after="0"/>
              <w:jc w:val="center"/>
              <w:rPr>
                <w:rFonts w:cs="Calibri"/>
                <w:b/>
              </w:rPr>
            </w:pPr>
            <w:r>
              <w:rPr>
                <w:rFonts w:cs="Calibri"/>
              </w:rPr>
              <w:t>M-Public</w:t>
            </w:r>
          </w:p>
        </w:tc>
        <w:tc>
          <w:tcPr>
            <w:tcW w:w="1068" w:type="dxa"/>
            <w:vAlign w:val="center"/>
            <w:hideMark/>
          </w:tcPr>
          <w:p w14:paraId="3F3886EA" w14:textId="77777777" w:rsidR="00561D9E" w:rsidRDefault="00561D9E">
            <w:pPr>
              <w:spacing w:after="0"/>
              <w:rPr>
                <w:rFonts w:cs="Calibri"/>
                <w:b/>
              </w:rPr>
            </w:pPr>
            <w:r>
              <w:rPr>
                <w:rFonts w:cs="Calibri"/>
              </w:rPr>
              <w:t>255</w:t>
            </w:r>
          </w:p>
        </w:tc>
      </w:tr>
      <w:tr w:rsidR="00561D9E" w14:paraId="6151BCFE" w14:textId="77777777" w:rsidTr="00B52E70">
        <w:trPr>
          <w:trHeight w:val="282"/>
        </w:trPr>
        <w:tc>
          <w:tcPr>
            <w:tcW w:w="1876" w:type="dxa"/>
            <w:vAlign w:val="center"/>
            <w:hideMark/>
          </w:tcPr>
          <w:p w14:paraId="71C8A12E" w14:textId="77777777" w:rsidR="00561D9E" w:rsidRDefault="00561D9E">
            <w:pPr>
              <w:spacing w:after="0"/>
              <w:rPr>
                <w:rFonts w:cs="Calibri"/>
              </w:rPr>
            </w:pPr>
            <w:r>
              <w:rPr>
                <w:rFonts w:cs="Calibri"/>
                <w:shd w:val="clear" w:color="auto" w:fill="FFFFFF"/>
              </w:rPr>
              <w:t>Content-Length</w:t>
            </w:r>
          </w:p>
        </w:tc>
        <w:tc>
          <w:tcPr>
            <w:tcW w:w="8112" w:type="dxa"/>
            <w:vAlign w:val="center"/>
            <w:hideMark/>
          </w:tcPr>
          <w:p w14:paraId="38DC5F11" w14:textId="77777777" w:rsidR="00561D9E" w:rsidRDefault="00561D9E">
            <w:pPr>
              <w:spacing w:after="0"/>
              <w:rPr>
                <w:rFonts w:cs="Calibri"/>
              </w:rPr>
            </w:pPr>
            <w:r>
              <w:rPr>
                <w:rFonts w:cs="Calibri"/>
              </w:rPr>
              <w:t>Length of the content. This is an HTTP header that indicates the size of the body data in bytes.</w:t>
            </w:r>
          </w:p>
          <w:p w14:paraId="7937E4AA" w14:textId="77777777" w:rsidR="00561D9E" w:rsidRDefault="00561D9E">
            <w:pPr>
              <w:spacing w:after="0"/>
              <w:rPr>
                <w:rFonts w:cs="Calibri"/>
              </w:rPr>
            </w:pPr>
            <w:r>
              <w:rPr>
                <w:rFonts w:cs="Calibri"/>
              </w:rPr>
              <w:t xml:space="preserve"> It is used to let the receiving entity know how much data to expect.</w:t>
            </w:r>
          </w:p>
        </w:tc>
        <w:tc>
          <w:tcPr>
            <w:tcW w:w="1534" w:type="dxa"/>
            <w:vAlign w:val="center"/>
            <w:hideMark/>
          </w:tcPr>
          <w:p w14:paraId="704C57A0" w14:textId="77777777" w:rsidR="00561D9E" w:rsidRDefault="00561D9E">
            <w:pPr>
              <w:spacing w:after="0"/>
              <w:jc w:val="center"/>
              <w:rPr>
                <w:rFonts w:cs="Calibri"/>
              </w:rPr>
            </w:pPr>
            <w:r>
              <w:rPr>
                <w:rFonts w:cs="Calibri"/>
              </w:rPr>
              <w:t>O-Public</w:t>
            </w:r>
          </w:p>
        </w:tc>
        <w:tc>
          <w:tcPr>
            <w:tcW w:w="1068" w:type="dxa"/>
            <w:vAlign w:val="center"/>
            <w:hideMark/>
          </w:tcPr>
          <w:p w14:paraId="3BCA775B" w14:textId="77777777" w:rsidR="00561D9E" w:rsidRDefault="00561D9E">
            <w:pPr>
              <w:spacing w:after="0"/>
              <w:rPr>
                <w:rFonts w:cs="Calibri"/>
              </w:rPr>
            </w:pPr>
            <w:r>
              <w:rPr>
                <w:rFonts w:cs="Calibri"/>
              </w:rPr>
              <w:t>255</w:t>
            </w:r>
          </w:p>
        </w:tc>
      </w:tr>
      <w:tr w:rsidR="00561D9E" w14:paraId="188DE293" w14:textId="77777777" w:rsidTr="00B52E70">
        <w:trPr>
          <w:trHeight w:val="282"/>
        </w:trPr>
        <w:tc>
          <w:tcPr>
            <w:tcW w:w="1876" w:type="dxa"/>
            <w:vAlign w:val="center"/>
            <w:hideMark/>
          </w:tcPr>
          <w:p w14:paraId="17CC3B6F" w14:textId="77777777" w:rsidR="00561D9E" w:rsidRDefault="00561D9E">
            <w:pPr>
              <w:spacing w:after="0"/>
              <w:rPr>
                <w:rFonts w:cs="Calibri"/>
                <w:shd w:val="clear" w:color="auto" w:fill="FFFFFF"/>
              </w:rPr>
            </w:pPr>
            <w:r>
              <w:rPr>
                <w:rFonts w:cs="Calibri"/>
                <w:shd w:val="clear" w:color="auto" w:fill="FFFFFF"/>
              </w:rPr>
              <w:t xml:space="preserve">date </w:t>
            </w:r>
          </w:p>
        </w:tc>
        <w:tc>
          <w:tcPr>
            <w:tcW w:w="8112" w:type="dxa"/>
            <w:vAlign w:val="center"/>
            <w:hideMark/>
          </w:tcPr>
          <w:p w14:paraId="1110DF07" w14:textId="77777777" w:rsidR="00561D9E" w:rsidRDefault="00561D9E">
            <w:pPr>
              <w:spacing w:after="0"/>
              <w:rPr>
                <w:rFonts w:cs="Calibri"/>
                <w:shd w:val="clear" w:color="auto" w:fill="FFFFFF"/>
              </w:rPr>
            </w:pPr>
            <w:r>
              <w:rPr>
                <w:rFonts w:cs="Calibri"/>
              </w:rPr>
              <w:t xml:space="preserve">Date of operation execution </w:t>
            </w:r>
          </w:p>
        </w:tc>
        <w:tc>
          <w:tcPr>
            <w:tcW w:w="1534" w:type="dxa"/>
            <w:vAlign w:val="center"/>
            <w:hideMark/>
          </w:tcPr>
          <w:p w14:paraId="4F48D0E1"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823090" w14:textId="77777777" w:rsidR="00561D9E" w:rsidRDefault="00561D9E">
            <w:pPr>
              <w:spacing w:after="0"/>
              <w:rPr>
                <w:rFonts w:cs="Calibri"/>
                <w:shd w:val="clear" w:color="auto" w:fill="FFFFFF"/>
              </w:rPr>
            </w:pPr>
            <w:r>
              <w:rPr>
                <w:rFonts w:cs="Calibri"/>
              </w:rPr>
              <w:t>255</w:t>
            </w:r>
          </w:p>
        </w:tc>
      </w:tr>
      <w:tr w:rsidR="00561D9E" w14:paraId="5CEAAE97" w14:textId="77777777" w:rsidTr="00B52E70">
        <w:trPr>
          <w:trHeight w:val="282"/>
        </w:trPr>
        <w:tc>
          <w:tcPr>
            <w:tcW w:w="1876" w:type="dxa"/>
            <w:vAlign w:val="center"/>
            <w:hideMark/>
          </w:tcPr>
          <w:p w14:paraId="1639E836" w14:textId="77777777" w:rsidR="00561D9E" w:rsidRDefault="00561D9E">
            <w:pPr>
              <w:spacing w:after="0"/>
              <w:rPr>
                <w:rFonts w:cs="Calibri"/>
                <w:shd w:val="clear" w:color="auto" w:fill="FFFFFF"/>
              </w:rPr>
            </w:pPr>
            <w:r>
              <w:rPr>
                <w:rFonts w:cs="Calibri"/>
                <w:shd w:val="clear" w:color="auto" w:fill="FFFFFF"/>
              </w:rPr>
              <w:t>ocp-apim-apiid</w:t>
            </w:r>
          </w:p>
        </w:tc>
        <w:tc>
          <w:tcPr>
            <w:tcW w:w="8112" w:type="dxa"/>
            <w:vAlign w:val="center"/>
            <w:hideMark/>
          </w:tcPr>
          <w:p w14:paraId="468E2C0B" w14:textId="0ACD2DA5" w:rsidR="00561D9E" w:rsidRDefault="00561D9E">
            <w:pPr>
              <w:spacing w:after="0"/>
              <w:rPr>
                <w:rFonts w:cs="Calibri"/>
                <w:shd w:val="clear" w:color="auto" w:fill="FFFFFF"/>
              </w:rPr>
            </w:pPr>
            <w:r>
              <w:rPr>
                <w:rFonts w:cs="Calibri"/>
              </w:rPr>
              <w:t>This field holds the unique identifier of the API in A</w:t>
            </w:r>
            <w:r w:rsidR="00644CBA">
              <w:rPr>
                <w:rFonts w:cs="Calibri"/>
              </w:rPr>
              <w:t>WS API Gateway</w:t>
            </w:r>
            <w:r>
              <w:rPr>
                <w:rFonts w:cs="Calibri"/>
              </w:rPr>
              <w:t>. This identifier is used within the API</w:t>
            </w:r>
            <w:r w:rsidR="00644CBA">
              <w:rPr>
                <w:rFonts w:cs="Calibri"/>
              </w:rPr>
              <w:t xml:space="preserve"> Gateway </w:t>
            </w:r>
            <w:r>
              <w:rPr>
                <w:rFonts w:cs="Calibri"/>
              </w:rPr>
              <w:t>instance to distinguish between different APIs.</w:t>
            </w:r>
          </w:p>
        </w:tc>
        <w:tc>
          <w:tcPr>
            <w:tcW w:w="1534" w:type="dxa"/>
            <w:vAlign w:val="center"/>
            <w:hideMark/>
          </w:tcPr>
          <w:p w14:paraId="573C8653"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47FA004F" w14:textId="77777777" w:rsidR="00561D9E" w:rsidRDefault="00561D9E">
            <w:pPr>
              <w:spacing w:after="0"/>
              <w:rPr>
                <w:rFonts w:cs="Calibri"/>
                <w:shd w:val="clear" w:color="auto" w:fill="FFFFFF"/>
              </w:rPr>
            </w:pPr>
            <w:r>
              <w:rPr>
                <w:rFonts w:cs="Calibri"/>
              </w:rPr>
              <w:t>255</w:t>
            </w:r>
          </w:p>
        </w:tc>
      </w:tr>
      <w:tr w:rsidR="00561D9E" w14:paraId="69AFF131" w14:textId="77777777" w:rsidTr="00B52E70">
        <w:trPr>
          <w:trHeight w:val="282"/>
        </w:trPr>
        <w:tc>
          <w:tcPr>
            <w:tcW w:w="1876" w:type="dxa"/>
            <w:vAlign w:val="center"/>
            <w:hideMark/>
          </w:tcPr>
          <w:p w14:paraId="3238B32B" w14:textId="77777777" w:rsidR="00561D9E" w:rsidRDefault="00561D9E">
            <w:pPr>
              <w:spacing w:after="0"/>
              <w:rPr>
                <w:rFonts w:cs="Calibri"/>
                <w:shd w:val="clear" w:color="auto" w:fill="FFFFFF"/>
              </w:rPr>
            </w:pPr>
            <w:r>
              <w:rPr>
                <w:rFonts w:cs="Calibri"/>
                <w:shd w:val="clear" w:color="auto" w:fill="FFFFFF"/>
              </w:rPr>
              <w:t>ocp-apim-operationid</w:t>
            </w:r>
          </w:p>
        </w:tc>
        <w:tc>
          <w:tcPr>
            <w:tcW w:w="8112" w:type="dxa"/>
            <w:vAlign w:val="center"/>
            <w:hideMark/>
          </w:tcPr>
          <w:p w14:paraId="443E4A11" w14:textId="612D4237" w:rsidR="00561D9E" w:rsidRDefault="00561D9E">
            <w:pPr>
              <w:spacing w:after="0"/>
              <w:rPr>
                <w:rFonts w:cs="Calibri"/>
                <w:shd w:val="clear" w:color="auto" w:fill="FFFFFF"/>
              </w:rPr>
            </w:pPr>
            <w:r>
              <w:rPr>
                <w:rFonts w:cs="Calibri"/>
              </w:rPr>
              <w:t>This field contains the unique identifier for a particular operation within an API in API</w:t>
            </w:r>
            <w:r w:rsidR="00644CBA">
              <w:rPr>
                <w:rFonts w:cs="Calibri"/>
              </w:rPr>
              <w:t xml:space="preserve"> Gateway</w:t>
            </w:r>
            <w:r>
              <w:rPr>
                <w:rFonts w:cs="Calibri"/>
              </w:rPr>
              <w:t>. This helps in tracing the specific operation or method that was invoked.</w:t>
            </w:r>
          </w:p>
        </w:tc>
        <w:tc>
          <w:tcPr>
            <w:tcW w:w="1534" w:type="dxa"/>
            <w:vAlign w:val="center"/>
            <w:hideMark/>
          </w:tcPr>
          <w:p w14:paraId="24AC5907"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02E015C6" w14:textId="77777777" w:rsidR="00561D9E" w:rsidRDefault="00561D9E">
            <w:pPr>
              <w:spacing w:after="0"/>
              <w:rPr>
                <w:rFonts w:cs="Calibri"/>
                <w:shd w:val="clear" w:color="auto" w:fill="FFFFFF"/>
              </w:rPr>
            </w:pPr>
            <w:r>
              <w:rPr>
                <w:rFonts w:cs="Calibri"/>
              </w:rPr>
              <w:t>255</w:t>
            </w:r>
          </w:p>
        </w:tc>
      </w:tr>
      <w:tr w:rsidR="00561D9E" w14:paraId="2FB5D588" w14:textId="77777777" w:rsidTr="00B52E70">
        <w:trPr>
          <w:trHeight w:val="282"/>
        </w:trPr>
        <w:tc>
          <w:tcPr>
            <w:tcW w:w="1876" w:type="dxa"/>
            <w:vAlign w:val="center"/>
            <w:hideMark/>
          </w:tcPr>
          <w:p w14:paraId="1DC4E1B6" w14:textId="77777777" w:rsidR="00561D9E" w:rsidRDefault="00561D9E">
            <w:pPr>
              <w:spacing w:after="0"/>
              <w:rPr>
                <w:rFonts w:cs="Calibri"/>
                <w:shd w:val="clear" w:color="auto" w:fill="FFFFFF"/>
              </w:rPr>
            </w:pPr>
            <w:r>
              <w:rPr>
                <w:rFonts w:cs="Calibri"/>
                <w:shd w:val="clear" w:color="auto" w:fill="FFFFFF"/>
              </w:rPr>
              <w:t>ocp-apim-productid</w:t>
            </w:r>
          </w:p>
        </w:tc>
        <w:tc>
          <w:tcPr>
            <w:tcW w:w="8112" w:type="dxa"/>
            <w:vAlign w:val="center"/>
            <w:hideMark/>
          </w:tcPr>
          <w:p w14:paraId="2513C5BB" w14:textId="725D6273" w:rsidR="00561D9E" w:rsidRDefault="00561D9E">
            <w:pPr>
              <w:spacing w:after="0"/>
              <w:rPr>
                <w:rFonts w:cs="Calibri"/>
                <w:shd w:val="clear" w:color="auto" w:fill="FFFFFF"/>
              </w:rPr>
            </w:pPr>
            <w:r>
              <w:rPr>
                <w:rFonts w:cs="Calibri"/>
              </w:rPr>
              <w:t>This field contains the unique identifier of the product with which the API is associated. In API</w:t>
            </w:r>
            <w:r w:rsidR="00644CBA">
              <w:rPr>
                <w:rFonts w:cs="Calibri"/>
              </w:rPr>
              <w:t xml:space="preserve"> Gateway</w:t>
            </w:r>
            <w:r>
              <w:rPr>
                <w:rFonts w:cs="Calibri"/>
              </w:rPr>
              <w:t>, APIs can be grouped into products, and this field helps identify which product the API belongs to.</w:t>
            </w:r>
          </w:p>
        </w:tc>
        <w:tc>
          <w:tcPr>
            <w:tcW w:w="1534" w:type="dxa"/>
            <w:vAlign w:val="center"/>
            <w:hideMark/>
          </w:tcPr>
          <w:p w14:paraId="02955CC5"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14B022" w14:textId="77777777" w:rsidR="00561D9E" w:rsidRDefault="00561D9E">
            <w:pPr>
              <w:spacing w:after="0"/>
              <w:rPr>
                <w:rFonts w:cs="Calibri"/>
                <w:shd w:val="clear" w:color="auto" w:fill="FFFFFF"/>
              </w:rPr>
            </w:pPr>
            <w:r>
              <w:rPr>
                <w:rFonts w:cs="Calibri"/>
              </w:rPr>
              <w:t>255</w:t>
            </w:r>
          </w:p>
        </w:tc>
      </w:tr>
      <w:tr w:rsidR="00561D9E" w14:paraId="5ECEF45A" w14:textId="77777777" w:rsidTr="00B52E70">
        <w:trPr>
          <w:trHeight w:val="282"/>
        </w:trPr>
        <w:tc>
          <w:tcPr>
            <w:tcW w:w="1876" w:type="dxa"/>
            <w:vAlign w:val="center"/>
            <w:hideMark/>
          </w:tcPr>
          <w:p w14:paraId="6DCD9054" w14:textId="77777777" w:rsidR="00561D9E" w:rsidRDefault="00561D9E">
            <w:pPr>
              <w:spacing w:after="0"/>
              <w:rPr>
                <w:rFonts w:cs="Calibri"/>
                <w:shd w:val="clear" w:color="auto" w:fill="FFFFFF"/>
              </w:rPr>
            </w:pPr>
            <w:r>
              <w:rPr>
                <w:rFonts w:cs="Calibri"/>
                <w:shd w:val="clear" w:color="auto" w:fill="FFFFFF"/>
              </w:rPr>
              <w:t>ocp-apim-subscriptionid</w:t>
            </w:r>
          </w:p>
        </w:tc>
        <w:tc>
          <w:tcPr>
            <w:tcW w:w="8112" w:type="dxa"/>
            <w:vAlign w:val="center"/>
            <w:hideMark/>
          </w:tcPr>
          <w:p w14:paraId="0226E320" w14:textId="3D76CBE8" w:rsidR="00561D9E" w:rsidRDefault="00561D9E">
            <w:pPr>
              <w:spacing w:after="0"/>
              <w:rPr>
                <w:rFonts w:cs="Calibri"/>
                <w:shd w:val="clear" w:color="auto" w:fill="FFFFFF"/>
              </w:rPr>
            </w:pPr>
            <w:r>
              <w:rPr>
                <w:rFonts w:cs="Calibri"/>
              </w:rPr>
              <w:t>This field contains the unique identifier of the subscription associated with the API</w:t>
            </w:r>
            <w:r w:rsidR="00E25DA3">
              <w:rPr>
                <w:rFonts w:cs="Calibri"/>
              </w:rPr>
              <w:t xml:space="preserve"> Gateway</w:t>
            </w:r>
            <w:r>
              <w:rPr>
                <w:rFonts w:cs="Calibri"/>
              </w:rPr>
              <w:t xml:space="preserve"> instance. In API</w:t>
            </w:r>
            <w:r w:rsidR="00E25DA3">
              <w:rPr>
                <w:rFonts w:cs="Calibri"/>
              </w:rPr>
              <w:t xml:space="preserve"> Gateway</w:t>
            </w:r>
            <w:r>
              <w:rPr>
                <w:rFonts w:cs="Calibri"/>
              </w:rPr>
              <w:t>, a subscription relates to the agreement to use an API and provides the primary means for authorization.</w:t>
            </w:r>
          </w:p>
        </w:tc>
        <w:tc>
          <w:tcPr>
            <w:tcW w:w="1534" w:type="dxa"/>
            <w:vAlign w:val="center"/>
            <w:hideMark/>
          </w:tcPr>
          <w:p w14:paraId="28E3F8CD"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4CCC9077" w14:textId="77777777" w:rsidR="00561D9E" w:rsidRDefault="00561D9E">
            <w:pPr>
              <w:spacing w:after="0"/>
              <w:rPr>
                <w:rFonts w:cs="Calibri"/>
                <w:shd w:val="clear" w:color="auto" w:fill="FFFFFF"/>
              </w:rPr>
            </w:pPr>
            <w:r>
              <w:rPr>
                <w:rFonts w:cs="Calibri"/>
              </w:rPr>
              <w:t>255</w:t>
            </w:r>
          </w:p>
        </w:tc>
      </w:tr>
      <w:tr w:rsidR="00561D9E" w14:paraId="256BF10D" w14:textId="77777777" w:rsidTr="00B52E70">
        <w:trPr>
          <w:trHeight w:val="282"/>
        </w:trPr>
        <w:tc>
          <w:tcPr>
            <w:tcW w:w="1876" w:type="dxa"/>
            <w:vAlign w:val="center"/>
            <w:hideMark/>
          </w:tcPr>
          <w:p w14:paraId="448119B4" w14:textId="77777777" w:rsidR="00561D9E" w:rsidRDefault="00561D9E">
            <w:pPr>
              <w:spacing w:after="0"/>
              <w:rPr>
                <w:rFonts w:cs="Calibri"/>
                <w:shd w:val="clear" w:color="auto" w:fill="FFFFFF"/>
              </w:rPr>
            </w:pPr>
            <w:r>
              <w:rPr>
                <w:rFonts w:cs="Calibri"/>
                <w:shd w:val="clear" w:color="auto" w:fill="FFFFFF"/>
              </w:rPr>
              <w:t>ocp-apim-trace-location</w:t>
            </w:r>
          </w:p>
        </w:tc>
        <w:tc>
          <w:tcPr>
            <w:tcW w:w="8112" w:type="dxa"/>
            <w:vAlign w:val="center"/>
            <w:hideMark/>
          </w:tcPr>
          <w:p w14:paraId="27C3F5A5" w14:textId="32922F7C" w:rsidR="00561D9E" w:rsidRDefault="00561D9E">
            <w:pPr>
              <w:spacing w:after="0"/>
              <w:rPr>
                <w:rFonts w:cs="Calibri"/>
                <w:shd w:val="clear" w:color="auto" w:fill="FFFFFF"/>
              </w:rPr>
            </w:pPr>
            <w:r>
              <w:rPr>
                <w:rFonts w:cs="Calibri"/>
              </w:rPr>
              <w:t>This field contains the URL where the trace output can be found. This is typically used for debugging purposes. When API</w:t>
            </w:r>
            <w:r w:rsidR="00E25DA3">
              <w:rPr>
                <w:rFonts w:cs="Calibri"/>
              </w:rPr>
              <w:t xml:space="preserve"> Gateway</w:t>
            </w:r>
            <w:r>
              <w:rPr>
                <w:rFonts w:cs="Calibri"/>
              </w:rPr>
              <w:t xml:space="preserve"> tracing is enabled, detailed information about the request and response is written to this location, which can help troubleshoot issues.</w:t>
            </w:r>
          </w:p>
        </w:tc>
        <w:tc>
          <w:tcPr>
            <w:tcW w:w="1534" w:type="dxa"/>
            <w:vAlign w:val="center"/>
            <w:hideMark/>
          </w:tcPr>
          <w:p w14:paraId="23B379F5"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5A7CA1" w14:textId="77777777" w:rsidR="00561D9E" w:rsidRDefault="00561D9E">
            <w:pPr>
              <w:spacing w:after="0"/>
              <w:rPr>
                <w:rFonts w:cs="Calibri"/>
                <w:shd w:val="clear" w:color="auto" w:fill="FFFFFF"/>
              </w:rPr>
            </w:pPr>
            <w:r>
              <w:rPr>
                <w:rFonts w:cs="Calibri"/>
              </w:rPr>
              <w:t>255</w:t>
            </w:r>
          </w:p>
        </w:tc>
      </w:tr>
    </w:tbl>
    <w:p w14:paraId="3B85FF9C" w14:textId="79EF62F8" w:rsidR="00FF6F25" w:rsidRDefault="00FF6F25" w:rsidP="00FF6F25">
      <w:pPr>
        <w:pStyle w:val="Heading3"/>
        <w:rPr>
          <w:lang w:eastAsia="en-IN"/>
        </w:rPr>
      </w:pPr>
      <w:r>
        <w:rPr>
          <w:lang w:eastAsia="en-IN"/>
        </w:rPr>
        <w:t>Output Body Parameters</w:t>
      </w:r>
    </w:p>
    <w:tbl>
      <w:tblPr>
        <w:tblW w:w="12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2"/>
        <w:gridCol w:w="8580"/>
        <w:gridCol w:w="1091"/>
        <w:gridCol w:w="992"/>
      </w:tblGrid>
      <w:tr w:rsidR="006A117D" w:rsidRPr="006A117D" w14:paraId="70E92EF3" w14:textId="77777777" w:rsidTr="00FF6F25">
        <w:trPr>
          <w:trHeight w:val="345"/>
          <w:tblHeader/>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4EA18A8" w14:textId="77777777" w:rsidR="006A117D" w:rsidRPr="006A117D" w:rsidRDefault="006A117D" w:rsidP="006A117D">
            <w:pPr>
              <w:spacing w:after="0" w:line="256" w:lineRule="auto"/>
              <w:rPr>
                <w:rFonts w:eastAsia="Calibri" w:cs="Calibri"/>
                <w:b/>
                <w:lang w:val="en-IN"/>
              </w:rPr>
            </w:pPr>
            <w:r w:rsidRPr="006A117D">
              <w:rPr>
                <w:rFonts w:eastAsia="Calibri" w:cs="Calibri"/>
                <w:b/>
                <w:lang w:val="en-IN"/>
              </w:rPr>
              <w:t>Parameter</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3C0A1B8" w14:textId="77777777" w:rsidR="006A117D" w:rsidRPr="006A117D" w:rsidRDefault="006A117D" w:rsidP="006A117D">
            <w:pPr>
              <w:spacing w:after="0" w:line="256" w:lineRule="auto"/>
              <w:rPr>
                <w:rFonts w:eastAsia="Calibri" w:cs="Calibri"/>
                <w:b/>
                <w:lang w:val="en-IN"/>
              </w:rPr>
            </w:pPr>
            <w:r w:rsidRPr="006A117D">
              <w:rPr>
                <w:rFonts w:eastAsia="Calibri" w:cs="Calibri"/>
                <w:b/>
                <w:lang w:val="en-IN"/>
              </w:rPr>
              <w:t>Description</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0914FE" w14:textId="77777777" w:rsidR="006A117D" w:rsidRPr="006A117D" w:rsidRDefault="006A117D" w:rsidP="006A117D">
            <w:pPr>
              <w:spacing w:after="0" w:line="256" w:lineRule="auto"/>
              <w:jc w:val="center"/>
              <w:rPr>
                <w:rFonts w:eastAsia="Calibri" w:cs="Calibri"/>
                <w:b/>
                <w:lang w:val="en-IN"/>
              </w:rPr>
            </w:pPr>
            <w:r w:rsidRPr="006A117D">
              <w:rPr>
                <w:rFonts w:eastAsia="Calibri" w:cs="Calibri"/>
                <w:b/>
                <w:kern w:val="0"/>
                <w:lang w:val="en-IN"/>
              </w:rPr>
              <w:t>M/O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7772592" w14:textId="77777777" w:rsidR="006A117D" w:rsidRPr="006A117D" w:rsidRDefault="006A117D" w:rsidP="006A117D">
            <w:pPr>
              <w:spacing w:after="0" w:line="256" w:lineRule="auto"/>
              <w:rPr>
                <w:rFonts w:eastAsia="Calibri" w:cs="Calibri"/>
                <w:b/>
                <w:lang w:val="en-IN"/>
              </w:rPr>
            </w:pPr>
            <w:r w:rsidRPr="006A117D">
              <w:rPr>
                <w:rFonts w:eastAsia="Calibri" w:cs="Calibri"/>
                <w:b/>
                <w:lang w:val="en-IN"/>
              </w:rPr>
              <w:t>Type</w:t>
            </w:r>
          </w:p>
        </w:tc>
      </w:tr>
      <w:tr w:rsidR="006A117D" w:rsidRPr="006A117D" w14:paraId="3113977D" w14:textId="77777777" w:rsidTr="00FF6F25">
        <w:trPr>
          <w:trHeight w:val="143"/>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B031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errorManagement</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731320"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The object identifying the error. Provided only if there is an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B1972D"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19090"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Object</w:t>
            </w:r>
          </w:p>
        </w:tc>
      </w:tr>
      <w:tr w:rsidR="006A117D" w:rsidRPr="006A117D" w14:paraId="03AAC764" w14:textId="77777777" w:rsidTr="00FF6F25">
        <w:trPr>
          <w:trHeight w:val="28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A77292"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errorCode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334EA"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The numeric identifier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71C1BD"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22323"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7FE6C688" w14:textId="77777777" w:rsidTr="00FF6F25">
        <w:trPr>
          <w:trHeight w:val="28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FFA5B"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errorDescription</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44348"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Alphanumeric explanation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61346"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8E307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0C8A60C5" w14:textId="77777777" w:rsidTr="00FF6F25">
        <w:trPr>
          <w:trHeight w:val="29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5B462B" w14:textId="77777777" w:rsidR="006A117D" w:rsidRPr="006A117D" w:rsidRDefault="006A117D" w:rsidP="006A117D">
            <w:pPr>
              <w:spacing w:line="256" w:lineRule="auto"/>
              <w:contextualSpacing/>
              <w:rPr>
                <w:rFonts w:eastAsia="Calibri" w:cs="Calibri"/>
                <w:lang w:val="en-IN"/>
              </w:rPr>
            </w:pPr>
            <w:r w:rsidRPr="006A117D">
              <w:rPr>
                <w:rFonts w:eastAsia="Calibri" w:cs="Calibri"/>
                <w:lang w:val="en-IN"/>
              </w:rPr>
              <w:t>Services</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9FB5B6"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List of the created Service&lt;s&gt;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0AFC01"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7299FE"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List</w:t>
            </w:r>
          </w:p>
        </w:tc>
      </w:tr>
      <w:tr w:rsidR="006A117D" w:rsidRPr="006A117D" w14:paraId="67DB15BE"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AF2196"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Actual</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83DEC" w14:textId="77777777" w:rsidR="006A117D" w:rsidRPr="006A117D" w:rsidRDefault="006A117D" w:rsidP="006A117D">
            <w:pPr>
              <w:spacing w:after="0" w:line="256" w:lineRule="auto"/>
              <w:rPr>
                <w:rFonts w:eastAsia="Calibri" w:cs="Calibri"/>
                <w:lang w:val="en-IN"/>
              </w:rPr>
            </w:pPr>
            <w:r w:rsidRPr="006A117D">
              <w:rPr>
                <w:rFonts w:eastAsia="Calibri" w:cs="Calibri"/>
                <w:shd w:val="clear" w:color="auto" w:fill="FFFFFF"/>
                <w:lang w:val="en-IN"/>
              </w:rPr>
              <w:t>The Actual calculation of the KPI depends on its configuration. For example: If a KPI is configured to be calculated at 12 AM every day, the actual value would depend on the past 24hrs data i.e., 12 AM the previous day to 12 AM the current day. ex:(</w:t>
            </w:r>
            <w:r w:rsidRPr="006A117D">
              <w:rPr>
                <w:rFonts w:eastAsia="Calibri" w:cs="Calibri"/>
                <w:color w:val="000000"/>
                <w:lang w:val="en-IN"/>
              </w:rPr>
              <w:t xml:space="preserve"> C-B1-G1-R1-F1:OEE)</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C7D0C"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3607EE"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2816253F"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DE0385"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Forecast</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39FBEE"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Forecast refers to the average of the actual KPI values calculated over the past seven days. These calculated values are stored in its dedicated timeseries ID in CDF. ex:( C-B1-G1-R1-F1</w:t>
            </w:r>
            <w:r w:rsidRPr="006A117D">
              <w:rPr>
                <w:rFonts w:eastAsia="Calibri" w:cs="Calibri"/>
                <w:color w:val="000000"/>
                <w:lang w:val="en-IN"/>
              </w:rPr>
              <w:t>:OEE_Forecast)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82A18A"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7C214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0D8762BB" w14:textId="77777777" w:rsidTr="00FF6F25">
        <w:trPr>
          <w:trHeight w:val="425"/>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9FA40C" w14:textId="77777777" w:rsidR="006A117D" w:rsidRPr="006A117D" w:rsidRDefault="006A117D" w:rsidP="006A117D">
            <w:pPr>
              <w:shd w:val="clear" w:color="auto" w:fill="FFFFFE"/>
              <w:spacing w:after="0" w:line="256" w:lineRule="auto"/>
              <w:rPr>
                <w:rFonts w:eastAsia="Calibri" w:cs="Calibri"/>
                <w:lang w:val="en-IN"/>
              </w:rPr>
            </w:pPr>
            <w:r w:rsidRPr="006A117D">
              <w:rPr>
                <w:rFonts w:eastAsia="Calibri" w:cs="Calibri"/>
                <w:lang w:val="en-IN"/>
              </w:rPr>
              <w:t>Historical</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65491C"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lang w:val="en-IN"/>
              </w:rPr>
              <w:t>Historical</w:t>
            </w:r>
            <w:r w:rsidRPr="006A117D">
              <w:rPr>
                <w:rFonts w:eastAsia="Calibri" w:cs="Calibri"/>
                <w:shd w:val="clear" w:color="auto" w:fill="FFFFFF"/>
                <w:lang w:val="en-IN"/>
              </w:rPr>
              <w:t xml:space="preserve"> refers to the peak performance of a specific KPI recorded on any given day during the preceding 12 months. These calculated values are stored in its dedicated timeseries ID in CDF ex:(</w:t>
            </w:r>
            <w:r w:rsidRPr="006A117D">
              <w:rPr>
                <w:rFonts w:eastAsia="Calibri" w:cs="Calibri"/>
                <w:color w:val="000000"/>
                <w:lang w:val="en-IN"/>
              </w:rPr>
              <w:t xml:space="preserve"> C-B1-G1-R1-F1-P-PP-U1:OEE_Historical)</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B28E9C"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15F5E6"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10E0621E"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E3622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 xml:space="preserve">Target </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39FB57"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Target represents the target value of the KPI. This can be a static value or can also be a dynamic target such that the target might be updated every shift or at a specific time interval. ex:(</w:t>
            </w:r>
            <w:r w:rsidRPr="006A117D">
              <w:rPr>
                <w:rFonts w:eastAsia="Calibri" w:cs="Calibri"/>
                <w:color w:val="000000"/>
                <w:lang w:val="en-IN"/>
              </w:rPr>
              <w:t>C-B1-G1-R1-F1-P-PP-U1:OEE_target))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C0BC7"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0C9C99"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 xml:space="preserve">String </w:t>
            </w:r>
          </w:p>
        </w:tc>
      </w:tr>
      <w:tr w:rsidR="006A117D" w:rsidRPr="006A117D" w14:paraId="5D0BD79A"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20C5C9"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kpititle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05BEE"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Timeseries external_id</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37DDF"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0A7A1"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12F0C0BC"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5B2290"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kpiname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49AC35"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Name of that KPI</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602213"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83547"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5186BA5C"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1E9AE7"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uid</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296901" w14:textId="77777777" w:rsidR="006A117D" w:rsidRPr="006A117D" w:rsidRDefault="006A117D" w:rsidP="006A117D">
            <w:pPr>
              <w:spacing w:before="100" w:beforeAutospacing="1" w:after="0" w:line="256" w:lineRule="auto"/>
              <w:rPr>
                <w:rFonts w:eastAsia="Calibri" w:cs="Calibri"/>
                <w:color w:val="000000"/>
                <w:lang w:val="en-IN"/>
              </w:rPr>
            </w:pPr>
            <w:r w:rsidRPr="006A117D">
              <w:rPr>
                <w:rFonts w:eastAsia="Calibri" w:cs="Calibri"/>
                <w:color w:val="000000"/>
                <w:lang w:val="en-IN"/>
              </w:rPr>
              <w:t>UID is the Unique ID that automatically generates a unique identity for each KPI created by the user.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AE4A71"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6AAD4B"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62A72BB4"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A84A65"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assetid</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3ACF8C" w14:textId="77777777" w:rsidR="006A117D" w:rsidRPr="006A117D" w:rsidRDefault="006A117D" w:rsidP="006A117D">
            <w:pPr>
              <w:spacing w:before="100" w:beforeAutospacing="1" w:after="0" w:line="256" w:lineRule="auto"/>
              <w:rPr>
                <w:rFonts w:eastAsia="Calibri" w:cs="Calibri"/>
                <w:color w:val="000000"/>
                <w:lang w:val="en-IN"/>
              </w:rPr>
            </w:pPr>
            <w:bookmarkStart w:id="80" w:name="OLE_LINK39"/>
            <w:r w:rsidRPr="006A117D">
              <w:rPr>
                <w:rFonts w:eastAsia="Calibri" w:cs="Calibri"/>
                <w:color w:val="000000"/>
                <w:lang w:val="en-IN"/>
              </w:rPr>
              <w:t>Level in the asset hierarchy against which the KPI must be computed.</w:t>
            </w:r>
            <w:bookmarkEnd w:id="80"/>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38F2F2"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CCF386"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1687F065"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4471EE" w14:textId="77777777" w:rsidR="006A117D" w:rsidRPr="006A117D" w:rsidRDefault="006A117D" w:rsidP="006A117D">
            <w:pPr>
              <w:spacing w:after="0" w:line="256" w:lineRule="auto"/>
              <w:rPr>
                <w:rFonts w:eastAsia="Calibri" w:cs="Arial"/>
                <w:lang w:val="en-IN"/>
              </w:rPr>
            </w:pPr>
            <w:r w:rsidRPr="006A117D">
              <w:rPr>
                <w:rFonts w:eastAsia="Calibri" w:cs="Arial"/>
                <w:lang w:val="en-IN"/>
              </w:rPr>
              <w:t>UoM</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3939F" w14:textId="77777777" w:rsidR="006A117D" w:rsidRPr="006A117D" w:rsidRDefault="006A117D" w:rsidP="006A117D">
            <w:pPr>
              <w:spacing w:before="100" w:beforeAutospacing="1" w:after="0" w:line="256" w:lineRule="auto"/>
              <w:rPr>
                <w:rFonts w:eastAsia="Calibri" w:cs="Calibri"/>
                <w:color w:val="000000"/>
                <w:lang w:val="en-IN"/>
              </w:rPr>
            </w:pPr>
            <w:r w:rsidRPr="006A117D">
              <w:rPr>
                <w:rFonts w:eastAsia="Calibri" w:cs="Calibri"/>
                <w:color w:val="000000"/>
                <w:lang w:val="en-IN"/>
              </w:rPr>
              <w:t>Returns the response of the respective unit of measurement (e.g.: ”kg”). It retrieves the value from the CDF KPI hierarchy in timeseries metadata.</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D324A4"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314DF0"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bl>
    <w:p w14:paraId="1B7AC895" w14:textId="3523CF1A" w:rsidR="00292394" w:rsidRDefault="00AC5662" w:rsidP="003E7773">
      <w:pPr>
        <w:rPr>
          <w:rFonts w:cs="Calibri"/>
          <w:color w:val="000000"/>
          <w:lang w:eastAsia="en-IN"/>
        </w:rPr>
      </w:pPr>
      <w:r>
        <w:rPr>
          <w:rFonts w:cs="Calibri"/>
          <w:color w:val="000000"/>
          <w:lang w:eastAsia="en-IN"/>
        </w:rPr>
        <w:br w:type="column"/>
      </w:r>
    </w:p>
    <w:p w14:paraId="390B3AEB" w14:textId="1CFE2E3A" w:rsidR="003E7773" w:rsidRDefault="003E7773" w:rsidP="009A1C44">
      <w:pPr>
        <w:pStyle w:val="Heading3"/>
      </w:pPr>
      <w:r>
        <w:t>API Precondition</w:t>
      </w:r>
    </w:p>
    <w:p w14:paraId="7EE00FE0" w14:textId="77777777" w:rsidR="003E7773" w:rsidRDefault="003E7773" w:rsidP="003E7773">
      <w:pPr>
        <w:rPr>
          <w:rFonts w:cs="Calibri"/>
        </w:rPr>
      </w:pPr>
      <w:r>
        <w:rPr>
          <w:rFonts w:cs="Calibri"/>
        </w:rPr>
        <w:t xml:space="preserve">To fetch the response from the smart-kpitile, the authorization token must exist. </w:t>
      </w:r>
    </w:p>
    <w:p w14:paraId="3D5BDDCB" w14:textId="013D321B" w:rsidR="00991538" w:rsidRPr="006E2058" w:rsidRDefault="00292394" w:rsidP="009A1C44">
      <w:pPr>
        <w:pStyle w:val="Heading3"/>
        <w:rPr>
          <w:lang w:eastAsia="en-IN"/>
        </w:rPr>
      </w:pPr>
      <w:r>
        <w:rPr>
          <w:lang w:eastAsia="en-IN"/>
        </w:rPr>
        <w:t>Specification</w:t>
      </w:r>
    </w:p>
    <w:tbl>
      <w:tblPr>
        <w:tblW w:w="5000"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57"/>
        <w:gridCol w:w="9233"/>
      </w:tblGrid>
      <w:tr w:rsidR="00612FB1" w:rsidRPr="006E2058" w14:paraId="47259A74" w14:textId="77777777" w:rsidTr="0070677B">
        <w:trPr>
          <w:trHeight w:val="323"/>
        </w:trPr>
        <w:tc>
          <w:tcPr>
            <w:tcW w:w="3357" w:type="dxa"/>
            <w:shd w:val="clear" w:color="auto" w:fill="D9D9D9" w:themeFill="background1" w:themeFillShade="D9"/>
            <w:tcMar>
              <w:top w:w="0" w:type="dxa"/>
              <w:left w:w="108" w:type="dxa"/>
              <w:bottom w:w="0" w:type="dxa"/>
              <w:right w:w="108" w:type="dxa"/>
            </w:tcMar>
            <w:vAlign w:val="center"/>
            <w:hideMark/>
          </w:tcPr>
          <w:p w14:paraId="1E22587C" w14:textId="77777777" w:rsidR="00612FB1" w:rsidRPr="006E2058" w:rsidRDefault="00612FB1" w:rsidP="0080485B">
            <w:pPr>
              <w:spacing w:after="0"/>
              <w:rPr>
                <w:rFonts w:cs="Calibri"/>
                <w:b/>
                <w:bCs/>
              </w:rPr>
            </w:pPr>
            <w:bookmarkStart w:id="81" w:name="_Hlk152246895"/>
            <w:r w:rsidRPr="006E2058">
              <w:rPr>
                <w:rFonts w:cs="Calibri"/>
                <w:b/>
                <w:bCs/>
              </w:rPr>
              <w:t>PROTOCOL</w:t>
            </w:r>
          </w:p>
        </w:tc>
        <w:tc>
          <w:tcPr>
            <w:tcW w:w="9233" w:type="dxa"/>
            <w:shd w:val="clear" w:color="auto" w:fill="FFFFFF" w:themeFill="background1"/>
            <w:tcMar>
              <w:top w:w="0" w:type="dxa"/>
              <w:left w:w="108" w:type="dxa"/>
              <w:bottom w:w="0" w:type="dxa"/>
              <w:right w:w="108" w:type="dxa"/>
            </w:tcMar>
            <w:vAlign w:val="center"/>
            <w:hideMark/>
          </w:tcPr>
          <w:p w14:paraId="26A9476B" w14:textId="3CF192D0" w:rsidR="00612FB1" w:rsidRPr="006E2058" w:rsidRDefault="00612FB1" w:rsidP="0080485B">
            <w:pPr>
              <w:spacing w:after="0"/>
              <w:rPr>
                <w:rFonts w:cs="Calibri"/>
              </w:rPr>
            </w:pPr>
            <w:r w:rsidRPr="006E2058">
              <w:rPr>
                <w:rFonts w:cs="Calibri"/>
              </w:rPr>
              <w:t>HTTPS</w:t>
            </w:r>
          </w:p>
        </w:tc>
      </w:tr>
      <w:tr w:rsidR="00612FB1" w:rsidRPr="006E2058" w14:paraId="0F054C0C" w14:textId="77777777" w:rsidTr="0070677B">
        <w:trPr>
          <w:trHeight w:val="128"/>
        </w:trPr>
        <w:tc>
          <w:tcPr>
            <w:tcW w:w="3357" w:type="dxa"/>
            <w:shd w:val="clear" w:color="auto" w:fill="D9D9D9" w:themeFill="background1" w:themeFillShade="D9"/>
            <w:tcMar>
              <w:top w:w="0" w:type="dxa"/>
              <w:left w:w="108" w:type="dxa"/>
              <w:bottom w:w="0" w:type="dxa"/>
              <w:right w:w="108" w:type="dxa"/>
            </w:tcMar>
            <w:vAlign w:val="center"/>
          </w:tcPr>
          <w:p w14:paraId="08A33208" w14:textId="77777777" w:rsidR="00612FB1" w:rsidRPr="006E2058" w:rsidRDefault="00612FB1" w:rsidP="0080485B">
            <w:pPr>
              <w:spacing w:after="0"/>
              <w:rPr>
                <w:rFonts w:cs="Calibri"/>
                <w:b/>
                <w:bCs/>
              </w:rPr>
            </w:pPr>
            <w:bookmarkStart w:id="82" w:name="_Hlk152246710"/>
            <w:r w:rsidRPr="006E2058">
              <w:rPr>
                <w:rFonts w:cs="Calibri"/>
                <w:b/>
                <w:bCs/>
              </w:rPr>
              <w:t>PATH &lt;Public Exposure&gt;</w:t>
            </w:r>
          </w:p>
        </w:tc>
        <w:tc>
          <w:tcPr>
            <w:tcW w:w="9233" w:type="dxa"/>
            <w:shd w:val="clear" w:color="auto" w:fill="FFFFFF" w:themeFill="background1"/>
            <w:tcMar>
              <w:top w:w="0" w:type="dxa"/>
              <w:left w:w="108" w:type="dxa"/>
              <w:bottom w:w="0" w:type="dxa"/>
              <w:right w:w="108" w:type="dxa"/>
            </w:tcMar>
            <w:vAlign w:val="center"/>
          </w:tcPr>
          <w:p w14:paraId="77C300DE" w14:textId="7FC730D4" w:rsidR="00612FB1" w:rsidRPr="006E2058" w:rsidRDefault="00612FB1" w:rsidP="0080485B">
            <w:pPr>
              <w:spacing w:after="0"/>
              <w:rPr>
                <w:rFonts w:cs="Calibri"/>
              </w:rPr>
            </w:pPr>
            <w:r w:rsidRPr="006E2058">
              <w:rPr>
                <w:rFonts w:cs="Calibri"/>
              </w:rPr>
              <w:t>https://apim-</w:t>
            </w:r>
            <w:r w:rsidR="67CE4D12" w:rsidRPr="351A239D">
              <w:rPr>
                <w:rFonts w:cs="Calibri"/>
              </w:rPr>
              <w:t>mw-</w:t>
            </w:r>
            <w:r w:rsidRPr="006E2058">
              <w:rPr>
                <w:rFonts w:cs="Calibri"/>
              </w:rPr>
              <w:t>aot-dev.azure-api.net/api/smartkpi/trendline</w:t>
            </w:r>
          </w:p>
        </w:tc>
      </w:tr>
      <w:tr w:rsidR="0070677B" w:rsidRPr="006E2058" w14:paraId="02658AB4" w14:textId="77777777" w:rsidTr="0070677B">
        <w:trPr>
          <w:trHeight w:val="128"/>
        </w:trPr>
        <w:tc>
          <w:tcPr>
            <w:tcW w:w="3357" w:type="dxa"/>
            <w:shd w:val="clear" w:color="auto" w:fill="D9D9D9" w:themeFill="background1" w:themeFillShade="D9"/>
            <w:tcMar>
              <w:top w:w="0" w:type="dxa"/>
              <w:left w:w="108" w:type="dxa"/>
              <w:bottom w:w="0" w:type="dxa"/>
              <w:right w:w="108" w:type="dxa"/>
            </w:tcMar>
            <w:vAlign w:val="center"/>
          </w:tcPr>
          <w:p w14:paraId="649E50F9" w14:textId="4097C2CA" w:rsidR="0070677B" w:rsidRPr="006E2058" w:rsidRDefault="0070677B" w:rsidP="0080485B">
            <w:pPr>
              <w:spacing w:after="0"/>
              <w:rPr>
                <w:rFonts w:cs="Calibri"/>
                <w:b/>
                <w:bCs/>
              </w:rPr>
            </w:pPr>
            <w:r w:rsidRPr="0070677B">
              <w:rPr>
                <w:rFonts w:cs="Calibri"/>
                <w:b/>
                <w:bCs/>
              </w:rPr>
              <w:t>PATH AOT (AWS) &lt;Public Exposure&gt;</w:t>
            </w:r>
          </w:p>
        </w:tc>
        <w:tc>
          <w:tcPr>
            <w:tcW w:w="9233" w:type="dxa"/>
            <w:shd w:val="clear" w:color="auto" w:fill="FFFFFF" w:themeFill="background1"/>
            <w:tcMar>
              <w:top w:w="0" w:type="dxa"/>
              <w:left w:w="108" w:type="dxa"/>
              <w:bottom w:w="0" w:type="dxa"/>
              <w:right w:w="108" w:type="dxa"/>
            </w:tcMar>
            <w:vAlign w:val="center"/>
          </w:tcPr>
          <w:p w14:paraId="28954ADB" w14:textId="13BC73C0" w:rsidR="0070677B" w:rsidRPr="006E2058" w:rsidRDefault="0025483F" w:rsidP="0080485B">
            <w:pPr>
              <w:spacing w:after="0"/>
              <w:rPr>
                <w:rFonts w:cs="Calibri"/>
              </w:rPr>
            </w:pPr>
            <w:hyperlink r:id="rId56" w:history="1">
              <w:r w:rsidRPr="00BD4BF1">
                <w:rPr>
                  <w:rStyle w:val="Hyperlink"/>
                  <w:rFonts w:cs="Calibri"/>
                </w:rPr>
                <w:t>https://cn13sbr3r6.execute-api.us-west-2.amazonaws.com/api/smartkpi/trendline</w:t>
              </w:r>
            </w:hyperlink>
            <w:r>
              <w:rPr>
                <w:rFonts w:cs="Calibri"/>
              </w:rPr>
              <w:t xml:space="preserve"> </w:t>
            </w:r>
          </w:p>
        </w:tc>
      </w:tr>
      <w:bookmarkEnd w:id="82"/>
      <w:tr w:rsidR="00612FB1" w:rsidRPr="006E2058" w14:paraId="61A46136" w14:textId="77777777" w:rsidTr="0070677B">
        <w:trPr>
          <w:trHeight w:val="67"/>
        </w:trPr>
        <w:tc>
          <w:tcPr>
            <w:tcW w:w="3357" w:type="dxa"/>
            <w:shd w:val="clear" w:color="auto" w:fill="D9D9D9" w:themeFill="background1" w:themeFillShade="D9"/>
            <w:tcMar>
              <w:top w:w="0" w:type="dxa"/>
              <w:left w:w="108" w:type="dxa"/>
              <w:bottom w:w="0" w:type="dxa"/>
              <w:right w:w="108" w:type="dxa"/>
            </w:tcMar>
            <w:vAlign w:val="center"/>
            <w:hideMark/>
          </w:tcPr>
          <w:p w14:paraId="59432487" w14:textId="77777777" w:rsidR="00612FB1" w:rsidRPr="006E2058" w:rsidRDefault="00612FB1" w:rsidP="0080485B">
            <w:pPr>
              <w:spacing w:after="0"/>
              <w:rPr>
                <w:rFonts w:cs="Calibri"/>
                <w:b/>
                <w:bCs/>
              </w:rPr>
            </w:pPr>
            <w:r w:rsidRPr="006E2058">
              <w:rPr>
                <w:rFonts w:cs="Calibri"/>
                <w:b/>
                <w:bCs/>
              </w:rPr>
              <w:t>METHOD</w:t>
            </w:r>
          </w:p>
        </w:tc>
        <w:tc>
          <w:tcPr>
            <w:tcW w:w="9233" w:type="dxa"/>
            <w:shd w:val="clear" w:color="auto" w:fill="FFFFFF" w:themeFill="background1"/>
            <w:tcMar>
              <w:top w:w="0" w:type="dxa"/>
              <w:left w:w="108" w:type="dxa"/>
              <w:bottom w:w="0" w:type="dxa"/>
              <w:right w:w="108" w:type="dxa"/>
            </w:tcMar>
            <w:vAlign w:val="center"/>
            <w:hideMark/>
          </w:tcPr>
          <w:p w14:paraId="7FDD2369" w14:textId="1A9A0ECE" w:rsidR="00612FB1" w:rsidRPr="006E2058" w:rsidRDefault="00612FB1" w:rsidP="0080485B">
            <w:pPr>
              <w:spacing w:after="0"/>
              <w:rPr>
                <w:rFonts w:cs="Calibri"/>
              </w:rPr>
            </w:pPr>
            <w:r w:rsidRPr="006E2058">
              <w:rPr>
                <w:rFonts w:cs="Calibri"/>
              </w:rPr>
              <w:t>POST</w:t>
            </w:r>
          </w:p>
        </w:tc>
      </w:tr>
      <w:tr w:rsidR="00612FB1" w:rsidRPr="006E2058" w14:paraId="46FE9D29"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hideMark/>
          </w:tcPr>
          <w:p w14:paraId="7A324E5F" w14:textId="77777777" w:rsidR="00612FB1" w:rsidRPr="006E2058" w:rsidRDefault="00612FB1" w:rsidP="0080485B">
            <w:pPr>
              <w:spacing w:after="0"/>
              <w:rPr>
                <w:rFonts w:cs="Calibri"/>
                <w:b/>
                <w:bCs/>
              </w:rPr>
            </w:pPr>
            <w:r w:rsidRPr="006E2058">
              <w:rPr>
                <w:rFonts w:cs="Calibri"/>
                <w:b/>
                <w:bCs/>
              </w:rPr>
              <w:t>CONTENT TYPE</w:t>
            </w:r>
          </w:p>
        </w:tc>
        <w:tc>
          <w:tcPr>
            <w:tcW w:w="9233" w:type="dxa"/>
            <w:shd w:val="clear" w:color="auto" w:fill="FFFFFF" w:themeFill="background1"/>
            <w:tcMar>
              <w:top w:w="0" w:type="dxa"/>
              <w:left w:w="108" w:type="dxa"/>
              <w:bottom w:w="0" w:type="dxa"/>
              <w:right w:w="108" w:type="dxa"/>
            </w:tcMar>
            <w:vAlign w:val="center"/>
            <w:hideMark/>
          </w:tcPr>
          <w:p w14:paraId="76F59914" w14:textId="77777777" w:rsidR="00612FB1" w:rsidRPr="006E2058" w:rsidRDefault="00612FB1" w:rsidP="0080485B">
            <w:pPr>
              <w:spacing w:after="0"/>
              <w:rPr>
                <w:rFonts w:cs="Calibri"/>
              </w:rPr>
            </w:pPr>
            <w:r w:rsidRPr="006E2058">
              <w:rPr>
                <w:rFonts w:cs="Calibri"/>
              </w:rPr>
              <w:t>application / json</w:t>
            </w:r>
          </w:p>
        </w:tc>
      </w:tr>
      <w:tr w:rsidR="009268F5" w:rsidRPr="006E2058" w14:paraId="08E6A35C"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tcPr>
          <w:p w14:paraId="30E00257" w14:textId="77777777" w:rsidR="009268F5" w:rsidRPr="006E2058" w:rsidRDefault="009268F5" w:rsidP="0080485B">
            <w:pPr>
              <w:spacing w:after="0"/>
              <w:rPr>
                <w:rFonts w:cs="Calibri"/>
                <w:b/>
                <w:bCs/>
              </w:rPr>
            </w:pPr>
            <w:r>
              <w:rPr>
                <w:rFonts w:cs="Calibri"/>
                <w:b/>
                <w:bCs/>
              </w:rPr>
              <w:t>REQUEST URL</w:t>
            </w:r>
          </w:p>
        </w:tc>
        <w:tc>
          <w:tcPr>
            <w:tcW w:w="9233" w:type="dxa"/>
            <w:shd w:val="clear" w:color="auto" w:fill="FFFFFF" w:themeFill="background1"/>
            <w:tcMar>
              <w:top w:w="0" w:type="dxa"/>
              <w:left w:w="108" w:type="dxa"/>
              <w:bottom w:w="0" w:type="dxa"/>
              <w:right w:w="108" w:type="dxa"/>
            </w:tcMar>
            <w:vAlign w:val="center"/>
          </w:tcPr>
          <w:p w14:paraId="1CC69248" w14:textId="21EB9F6D" w:rsidR="009268F5" w:rsidRPr="006E2058" w:rsidRDefault="1D58DB34" w:rsidP="0080485B">
            <w:pPr>
              <w:spacing w:after="0"/>
              <w:rPr>
                <w:rFonts w:cs="Calibri"/>
              </w:rPr>
            </w:pPr>
            <w:hyperlink r:id="rId57">
              <w:r w:rsidRPr="351A239D">
                <w:rPr>
                  <w:rStyle w:val="Hyperlink"/>
                  <w:rFonts w:cs="Calibri"/>
                </w:rPr>
                <w:t>https://apim-</w:t>
              </w:r>
              <w:r w:rsidR="7352689D" w:rsidRPr="351A239D">
                <w:rPr>
                  <w:rStyle w:val="Hyperlink"/>
                  <w:rFonts w:cs="Calibri"/>
                </w:rPr>
                <w:t>mw-</w:t>
              </w:r>
              <w:r w:rsidRPr="351A239D">
                <w:rPr>
                  <w:rStyle w:val="Hyperlink"/>
                  <w:rFonts w:cs="Calibri"/>
                </w:rPr>
                <w:t>aot-dev.azure-api.net/api/smartkpi/trendline</w:t>
              </w:r>
            </w:hyperlink>
            <w:r w:rsidRPr="351A239D">
              <w:rPr>
                <w:rFonts w:cs="Calibri"/>
              </w:rPr>
              <w:t xml:space="preserve"> </w:t>
            </w:r>
          </w:p>
        </w:tc>
      </w:tr>
      <w:tr w:rsidR="00385A98" w:rsidRPr="006E2058" w14:paraId="785C393D"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tcPr>
          <w:p w14:paraId="1315B3AD" w14:textId="77777777" w:rsidR="00385A98" w:rsidRDefault="00385A98" w:rsidP="0080485B">
            <w:pPr>
              <w:spacing w:after="0"/>
              <w:rPr>
                <w:rFonts w:cs="Calibri"/>
                <w:b/>
                <w:bCs/>
              </w:rPr>
            </w:pPr>
            <w:r>
              <w:rPr>
                <w:rFonts w:cs="Calibri"/>
                <w:b/>
                <w:bCs/>
              </w:rPr>
              <w:t>JSON Request</w:t>
            </w:r>
          </w:p>
        </w:tc>
        <w:tc>
          <w:tcPr>
            <w:tcW w:w="9233" w:type="dxa"/>
            <w:shd w:val="clear" w:color="auto" w:fill="FFFFFF" w:themeFill="background1"/>
            <w:tcMar>
              <w:top w:w="0" w:type="dxa"/>
              <w:left w:w="108" w:type="dxa"/>
              <w:bottom w:w="0" w:type="dxa"/>
              <w:right w:w="108" w:type="dxa"/>
            </w:tcMar>
            <w:vAlign w:val="center"/>
          </w:tcPr>
          <w:p w14:paraId="429AB09D" w14:textId="77777777" w:rsidR="001678B4" w:rsidRPr="000D0086" w:rsidRDefault="001678B4" w:rsidP="001678B4">
            <w:pPr>
              <w:spacing w:after="0"/>
              <w:rPr>
                <w:lang w:val="de-DE"/>
              </w:rPr>
            </w:pPr>
            <w:bookmarkStart w:id="83" w:name="OLE_LINK6"/>
            <w:r w:rsidRPr="000D0086">
              <w:rPr>
                <w:lang w:val="de-DE"/>
              </w:rPr>
              <w:t>{</w:t>
            </w:r>
          </w:p>
          <w:p w14:paraId="43765CCA" w14:textId="77777777" w:rsidR="001678B4" w:rsidRPr="000D0086" w:rsidRDefault="001678B4" w:rsidP="001678B4">
            <w:pPr>
              <w:spacing w:after="0"/>
              <w:rPr>
                <w:lang w:val="de-DE"/>
              </w:rPr>
            </w:pPr>
            <w:r w:rsidRPr="000D0086">
              <w:rPr>
                <w:lang w:val="de-DE"/>
              </w:rPr>
              <w:t>"startedate":1700764200000,</w:t>
            </w:r>
          </w:p>
          <w:p w14:paraId="2ED27E7C" w14:textId="77777777" w:rsidR="001678B4" w:rsidRPr="000D0086" w:rsidRDefault="001678B4" w:rsidP="001678B4">
            <w:pPr>
              <w:spacing w:after="0"/>
              <w:rPr>
                <w:lang w:val="de-DE"/>
              </w:rPr>
            </w:pPr>
            <w:r w:rsidRPr="000D0086">
              <w:rPr>
                <w:lang w:val="de-DE"/>
              </w:rPr>
              <w:t>"enddate":1701368999000,</w:t>
            </w:r>
          </w:p>
          <w:p w14:paraId="5C4B315D" w14:textId="77777777" w:rsidR="001678B4" w:rsidRPr="000D0086" w:rsidRDefault="001678B4" w:rsidP="001678B4">
            <w:pPr>
              <w:spacing w:after="0"/>
              <w:rPr>
                <w:lang w:val="de-DE"/>
              </w:rPr>
            </w:pPr>
            <w:r w:rsidRPr="000D0086">
              <w:rPr>
                <w:lang w:val="de-DE"/>
              </w:rPr>
              <w:t>"kpilist":"</w:t>
            </w:r>
            <w:bookmarkStart w:id="84" w:name="OLE_LINK5"/>
            <w:r w:rsidRPr="000D0086">
              <w:rPr>
                <w:lang w:val="de-DE"/>
              </w:rPr>
              <w:t>C-B1-G1-R1-F1-P-PP-U1-EGCA:d6b9f38e-28db-4eb7-806e-da9969e39ffb</w:t>
            </w:r>
            <w:bookmarkEnd w:id="84"/>
            <w:r w:rsidRPr="000D0086">
              <w:rPr>
                <w:lang w:val="de-DE"/>
              </w:rPr>
              <w:t>"</w:t>
            </w:r>
          </w:p>
          <w:p w14:paraId="4BB1A037" w14:textId="77777777" w:rsidR="00385A98" w:rsidRDefault="001678B4" w:rsidP="001678B4">
            <w:pPr>
              <w:spacing w:after="0"/>
            </w:pPr>
            <w:r>
              <w:t>}</w:t>
            </w:r>
            <w:bookmarkEnd w:id="83"/>
          </w:p>
        </w:tc>
      </w:tr>
      <w:tr w:rsidR="00385A98" w:rsidRPr="006E2058" w14:paraId="5459366D"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tcPr>
          <w:p w14:paraId="050CE282" w14:textId="77777777" w:rsidR="00385A98" w:rsidRDefault="00385A98" w:rsidP="0080485B">
            <w:pPr>
              <w:spacing w:after="0"/>
              <w:rPr>
                <w:rFonts w:cs="Calibri"/>
                <w:b/>
                <w:bCs/>
              </w:rPr>
            </w:pPr>
            <w:r>
              <w:rPr>
                <w:rFonts w:cs="Calibri"/>
                <w:b/>
                <w:bCs/>
              </w:rPr>
              <w:t>JSON Response</w:t>
            </w:r>
          </w:p>
        </w:tc>
        <w:tc>
          <w:tcPr>
            <w:tcW w:w="9233" w:type="dxa"/>
            <w:shd w:val="clear" w:color="auto" w:fill="FFFFFF" w:themeFill="background1"/>
            <w:tcMar>
              <w:top w:w="0" w:type="dxa"/>
              <w:left w:w="108" w:type="dxa"/>
              <w:bottom w:w="0" w:type="dxa"/>
              <w:right w:w="108" w:type="dxa"/>
            </w:tcMar>
            <w:vAlign w:val="center"/>
          </w:tcPr>
          <w:p w14:paraId="5A5A46C1" w14:textId="16AAE44A" w:rsidR="00385A98" w:rsidRDefault="007E3B7D" w:rsidP="0080485B">
            <w:pPr>
              <w:spacing w:after="0"/>
            </w:pPr>
            <w:hyperlink r:id="rId58" w:history="1">
              <w:r w:rsidRPr="007E3B7D">
                <w:rPr>
                  <w:rStyle w:val="Hyperlink"/>
                </w:rPr>
                <w:t>Link</w:t>
              </w:r>
            </w:hyperlink>
            <w:r>
              <w:t xml:space="preserve"> </w:t>
            </w:r>
          </w:p>
        </w:tc>
      </w:tr>
    </w:tbl>
    <w:bookmarkEnd w:id="81"/>
    <w:p w14:paraId="7D89C50B" w14:textId="7AFE2725" w:rsidR="001B41A5" w:rsidRDefault="006D5B7D" w:rsidP="009A1C44">
      <w:pPr>
        <w:pStyle w:val="Heading3"/>
      </w:pPr>
      <w:r w:rsidRPr="006D5B7D">
        <w:t>Result</w:t>
      </w:r>
    </w:p>
    <w:tbl>
      <w:tblPr>
        <w:tblW w:w="5000" w:type="pc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1"/>
        <w:gridCol w:w="9559"/>
      </w:tblGrid>
      <w:tr w:rsidR="006D5B7D" w:rsidRPr="006D5B7D" w14:paraId="74FAD99C" w14:textId="77777777" w:rsidTr="006D5B7D">
        <w:trPr>
          <w:trHeight w:val="260"/>
        </w:trPr>
        <w:tc>
          <w:tcPr>
            <w:tcW w:w="30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E44AC40" w14:textId="77777777" w:rsidR="006D5B7D" w:rsidRPr="006D5B7D" w:rsidRDefault="006D5B7D" w:rsidP="006D5B7D">
            <w:pPr>
              <w:spacing w:after="0" w:line="256" w:lineRule="auto"/>
              <w:jc w:val="center"/>
              <w:rPr>
                <w:rFonts w:eastAsia="Calibri" w:cs="Calibri"/>
                <w:b/>
                <w:lang w:val="en-IN"/>
              </w:rPr>
            </w:pPr>
            <w:r w:rsidRPr="006D5B7D">
              <w:rPr>
                <w:rFonts w:eastAsia="Calibri" w:cs="Calibri"/>
                <w:b/>
                <w:lang w:val="en-IN"/>
              </w:rPr>
              <w:t>HTTP Code</w:t>
            </w:r>
          </w:p>
        </w:tc>
        <w:tc>
          <w:tcPr>
            <w:tcW w:w="9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B9101B2" w14:textId="77777777" w:rsidR="006D5B7D" w:rsidRPr="006D5B7D" w:rsidRDefault="006D5B7D" w:rsidP="006D5B7D">
            <w:pPr>
              <w:spacing w:after="0" w:line="256" w:lineRule="auto"/>
              <w:jc w:val="center"/>
              <w:rPr>
                <w:rFonts w:eastAsia="Calibri" w:cs="Calibri"/>
                <w:b/>
                <w:lang w:val="it-IT" w:eastAsia="it-IT"/>
              </w:rPr>
            </w:pPr>
            <w:r w:rsidRPr="006D5B7D">
              <w:rPr>
                <w:rFonts w:eastAsia="Calibri" w:cs="Calibri"/>
                <w:b/>
                <w:lang w:val="en-IN"/>
              </w:rPr>
              <w:t>Result Description</w:t>
            </w:r>
          </w:p>
        </w:tc>
      </w:tr>
      <w:tr w:rsidR="006D5B7D" w:rsidRPr="006D5B7D" w14:paraId="7CCFDA18" w14:textId="77777777" w:rsidTr="006D5B7D">
        <w:trPr>
          <w:trHeight w:val="85"/>
        </w:trPr>
        <w:tc>
          <w:tcPr>
            <w:tcW w:w="3031" w:type="dxa"/>
            <w:tcBorders>
              <w:top w:val="single" w:sz="4" w:space="0" w:color="000000"/>
              <w:left w:val="single" w:sz="4" w:space="0" w:color="000000"/>
              <w:bottom w:val="single" w:sz="4" w:space="0" w:color="000000"/>
              <w:right w:val="single" w:sz="4" w:space="0" w:color="000000"/>
            </w:tcBorders>
            <w:hideMark/>
          </w:tcPr>
          <w:p w14:paraId="567B2E9B" w14:textId="77777777" w:rsidR="006D5B7D" w:rsidRPr="006D5B7D" w:rsidRDefault="006D5B7D" w:rsidP="006D5B7D">
            <w:pPr>
              <w:spacing w:after="0" w:line="256" w:lineRule="auto"/>
              <w:jc w:val="center"/>
              <w:rPr>
                <w:rFonts w:eastAsia="Calibri" w:cs="Calibri"/>
                <w:lang w:val="en-IN"/>
              </w:rPr>
            </w:pPr>
            <w:r w:rsidRPr="006D5B7D">
              <w:rPr>
                <w:rFonts w:eastAsia="Calibri" w:cs="Calibri"/>
                <w:lang w:val="en-IN"/>
              </w:rPr>
              <w:t>200</w:t>
            </w:r>
          </w:p>
        </w:tc>
        <w:tc>
          <w:tcPr>
            <w:tcW w:w="9559" w:type="dxa"/>
            <w:tcBorders>
              <w:top w:val="single" w:sz="4" w:space="0" w:color="000000"/>
              <w:left w:val="single" w:sz="4" w:space="0" w:color="000000"/>
              <w:bottom w:val="single" w:sz="4" w:space="0" w:color="000000"/>
              <w:right w:val="single" w:sz="4" w:space="0" w:color="000000"/>
            </w:tcBorders>
            <w:hideMark/>
          </w:tcPr>
          <w:p w14:paraId="4EB7D0BE" w14:textId="77777777" w:rsidR="006D5B7D" w:rsidRPr="006D5B7D" w:rsidRDefault="006D5B7D" w:rsidP="006D5B7D">
            <w:pPr>
              <w:spacing w:after="0" w:line="256" w:lineRule="auto"/>
              <w:rPr>
                <w:rFonts w:eastAsia="Calibri" w:cs="Calibri"/>
                <w:lang w:val="it-IT" w:eastAsia="it-IT"/>
              </w:rPr>
            </w:pPr>
            <w:r w:rsidRPr="006D5B7D">
              <w:rPr>
                <w:rFonts w:eastAsia="Calibri" w:cs="Calibri"/>
                <w:lang w:val="en-IN"/>
              </w:rPr>
              <w:t>Service executed successfully</w:t>
            </w:r>
          </w:p>
        </w:tc>
      </w:tr>
    </w:tbl>
    <w:p w14:paraId="56FCAC95" w14:textId="4CD82E10" w:rsidR="006D5B7D" w:rsidRPr="006D5B7D" w:rsidRDefault="006D5B7D" w:rsidP="009A1C44">
      <w:pPr>
        <w:pStyle w:val="Heading3"/>
      </w:pPr>
      <w:r>
        <w:t>Error Management</w:t>
      </w:r>
    </w:p>
    <w:tbl>
      <w:tblPr>
        <w:tblW w:w="5000" w:type="pc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7"/>
        <w:gridCol w:w="2320"/>
        <w:gridCol w:w="7993"/>
      </w:tblGrid>
      <w:tr w:rsidR="00CB762C" w:rsidRPr="006E2058" w14:paraId="24375151" w14:textId="77777777" w:rsidTr="006D5B7D">
        <w:trPr>
          <w:trHeight w:val="170"/>
        </w:trPr>
        <w:tc>
          <w:tcPr>
            <w:tcW w:w="2277" w:type="dxa"/>
            <w:tcBorders>
              <w:bottom w:val="nil"/>
            </w:tcBorders>
            <w:shd w:val="clear" w:color="auto" w:fill="D9D9D9" w:themeFill="background1" w:themeFillShade="D9"/>
            <w:vAlign w:val="center"/>
            <w:hideMark/>
          </w:tcPr>
          <w:p w14:paraId="0A2808F8" w14:textId="77777777" w:rsidR="001B41A5" w:rsidRDefault="001B41A5" w:rsidP="0080485B">
            <w:pPr>
              <w:spacing w:after="0"/>
              <w:jc w:val="center"/>
              <w:rPr>
                <w:rFonts w:cs="Calibri"/>
                <w:b/>
              </w:rPr>
            </w:pPr>
            <w:r>
              <w:rPr>
                <w:rFonts w:cs="Calibri"/>
                <w:b/>
              </w:rPr>
              <w:t>HTTP Code</w:t>
            </w:r>
          </w:p>
        </w:tc>
        <w:tc>
          <w:tcPr>
            <w:tcW w:w="2320" w:type="dxa"/>
            <w:tcBorders>
              <w:bottom w:val="nil"/>
            </w:tcBorders>
            <w:shd w:val="clear" w:color="auto" w:fill="D9D9D9" w:themeFill="background1" w:themeFillShade="D9"/>
            <w:vAlign w:val="center"/>
            <w:hideMark/>
          </w:tcPr>
          <w:p w14:paraId="3CECB8AF" w14:textId="77777777" w:rsidR="001B41A5" w:rsidRPr="006E2058" w:rsidRDefault="001B41A5" w:rsidP="0080485B">
            <w:pPr>
              <w:spacing w:after="0"/>
              <w:jc w:val="center"/>
              <w:rPr>
                <w:rFonts w:cs="Calibri"/>
                <w:b/>
                <w:lang w:val="it-IT" w:eastAsia="it-IT"/>
              </w:rPr>
            </w:pPr>
            <w:r>
              <w:rPr>
                <w:rFonts w:cs="Calibri"/>
                <w:b/>
              </w:rPr>
              <w:t>Error Code</w:t>
            </w:r>
          </w:p>
        </w:tc>
        <w:tc>
          <w:tcPr>
            <w:tcW w:w="7993" w:type="dxa"/>
            <w:tcBorders>
              <w:bottom w:val="nil"/>
            </w:tcBorders>
            <w:shd w:val="clear" w:color="auto" w:fill="D9D9D9" w:themeFill="background1" w:themeFillShade="D9"/>
            <w:vAlign w:val="center"/>
            <w:hideMark/>
          </w:tcPr>
          <w:p w14:paraId="6075D9F4" w14:textId="77777777" w:rsidR="001B41A5" w:rsidRPr="006E2058" w:rsidRDefault="001B41A5" w:rsidP="0080485B">
            <w:pPr>
              <w:spacing w:after="0"/>
              <w:jc w:val="center"/>
              <w:rPr>
                <w:rFonts w:cs="Calibri"/>
                <w:b/>
                <w:lang w:val="it-IT" w:eastAsia="it-IT"/>
              </w:rPr>
            </w:pPr>
            <w:r>
              <w:rPr>
                <w:rFonts w:cs="Calibri"/>
                <w:b/>
              </w:rPr>
              <w:t>Error Description</w:t>
            </w:r>
          </w:p>
        </w:tc>
      </w:tr>
      <w:tr w:rsidR="00CB762C" w:rsidRPr="006E2058" w14:paraId="4A64B8CF" w14:textId="77777777" w:rsidTr="006D5B7D">
        <w:trPr>
          <w:trHeight w:val="197"/>
        </w:trPr>
        <w:tc>
          <w:tcPr>
            <w:tcW w:w="2277" w:type="dxa"/>
            <w:vAlign w:val="center"/>
            <w:hideMark/>
          </w:tcPr>
          <w:p w14:paraId="79374493" w14:textId="77777777" w:rsidR="001B41A5" w:rsidRDefault="001B41A5" w:rsidP="0080485B">
            <w:pPr>
              <w:spacing w:after="0"/>
              <w:jc w:val="center"/>
              <w:rPr>
                <w:rFonts w:cs="Calibri"/>
              </w:rPr>
            </w:pPr>
            <w:r>
              <w:rPr>
                <w:rFonts w:cs="Calibri"/>
              </w:rPr>
              <w:t>500</w:t>
            </w:r>
          </w:p>
        </w:tc>
        <w:tc>
          <w:tcPr>
            <w:tcW w:w="2320" w:type="dxa"/>
            <w:vAlign w:val="center"/>
            <w:hideMark/>
          </w:tcPr>
          <w:p w14:paraId="584EA56D" w14:textId="77777777" w:rsidR="001B41A5" w:rsidRDefault="001B41A5" w:rsidP="0080485B">
            <w:pPr>
              <w:spacing w:after="0"/>
              <w:jc w:val="center"/>
              <w:rPr>
                <w:rFonts w:cs="Calibri"/>
              </w:rPr>
            </w:pPr>
            <w:r>
              <w:rPr>
                <w:rFonts w:cs="Calibri"/>
              </w:rPr>
              <w:t>500</w:t>
            </w:r>
          </w:p>
        </w:tc>
        <w:tc>
          <w:tcPr>
            <w:tcW w:w="7993" w:type="dxa"/>
            <w:vAlign w:val="center"/>
            <w:hideMark/>
          </w:tcPr>
          <w:p w14:paraId="5C2D2156" w14:textId="77777777" w:rsidR="001B41A5" w:rsidRDefault="001B41A5" w:rsidP="0080485B">
            <w:pPr>
              <w:spacing w:after="0"/>
              <w:rPr>
                <w:rFonts w:cs="Calibri"/>
              </w:rPr>
            </w:pPr>
            <w:r>
              <w:rPr>
                <w:rFonts w:cs="Calibri"/>
              </w:rPr>
              <w:t>Generic Error</w:t>
            </w:r>
          </w:p>
        </w:tc>
      </w:tr>
      <w:tr w:rsidR="00CB762C" w:rsidRPr="006E2058" w14:paraId="37E05F92" w14:textId="77777777" w:rsidTr="006D5B7D">
        <w:trPr>
          <w:trHeight w:val="276"/>
        </w:trPr>
        <w:tc>
          <w:tcPr>
            <w:tcW w:w="2277" w:type="dxa"/>
            <w:vAlign w:val="center"/>
            <w:hideMark/>
          </w:tcPr>
          <w:p w14:paraId="1512AB81" w14:textId="77777777" w:rsidR="001B41A5" w:rsidRDefault="001B41A5" w:rsidP="0080485B">
            <w:pPr>
              <w:spacing w:after="0"/>
              <w:jc w:val="center"/>
              <w:rPr>
                <w:rFonts w:cs="Calibri"/>
              </w:rPr>
            </w:pPr>
            <w:r>
              <w:rPr>
                <w:rFonts w:cs="Calibri"/>
              </w:rPr>
              <w:t>400</w:t>
            </w:r>
          </w:p>
        </w:tc>
        <w:tc>
          <w:tcPr>
            <w:tcW w:w="2320" w:type="dxa"/>
            <w:vAlign w:val="center"/>
            <w:hideMark/>
          </w:tcPr>
          <w:p w14:paraId="084A2039" w14:textId="77777777" w:rsidR="001B41A5" w:rsidRDefault="001B41A5" w:rsidP="0080485B">
            <w:pPr>
              <w:spacing w:after="0"/>
              <w:jc w:val="center"/>
              <w:rPr>
                <w:rFonts w:cs="Calibri"/>
              </w:rPr>
            </w:pPr>
            <w:r>
              <w:rPr>
                <w:rFonts w:cs="Calibri"/>
              </w:rPr>
              <w:t>401</w:t>
            </w:r>
          </w:p>
        </w:tc>
        <w:tc>
          <w:tcPr>
            <w:tcW w:w="7993" w:type="dxa"/>
            <w:vAlign w:val="center"/>
            <w:hideMark/>
          </w:tcPr>
          <w:p w14:paraId="1EC2F291" w14:textId="77777777" w:rsidR="001B41A5" w:rsidRDefault="001B41A5" w:rsidP="0080485B">
            <w:pPr>
              <w:spacing w:after="0"/>
            </w:pPr>
            <w:r>
              <w:rPr>
                <w:rFonts w:cs="Calibri"/>
              </w:rPr>
              <w:t xml:space="preserve">Unauthorized  / </w:t>
            </w:r>
            <w:r>
              <w:t>{HeaderToken} could be missing or expired</w:t>
            </w:r>
          </w:p>
        </w:tc>
      </w:tr>
      <w:tr w:rsidR="00CB762C" w:rsidRPr="006E2058" w14:paraId="52874111" w14:textId="77777777" w:rsidTr="006D5B7D">
        <w:trPr>
          <w:trHeight w:val="85"/>
        </w:trPr>
        <w:tc>
          <w:tcPr>
            <w:tcW w:w="2277" w:type="dxa"/>
            <w:vAlign w:val="center"/>
            <w:hideMark/>
          </w:tcPr>
          <w:p w14:paraId="35BF350A" w14:textId="77777777" w:rsidR="001B41A5" w:rsidRDefault="001B41A5" w:rsidP="0080485B">
            <w:pPr>
              <w:spacing w:after="0"/>
              <w:jc w:val="center"/>
              <w:rPr>
                <w:rFonts w:cs="Calibri"/>
              </w:rPr>
            </w:pPr>
            <w:r>
              <w:rPr>
                <w:rFonts w:cs="Calibri"/>
              </w:rPr>
              <w:t>400</w:t>
            </w:r>
          </w:p>
        </w:tc>
        <w:tc>
          <w:tcPr>
            <w:tcW w:w="2320" w:type="dxa"/>
            <w:vAlign w:val="center"/>
            <w:hideMark/>
          </w:tcPr>
          <w:p w14:paraId="036281AD" w14:textId="77777777" w:rsidR="001B41A5" w:rsidRDefault="001B41A5" w:rsidP="0080485B">
            <w:pPr>
              <w:spacing w:after="0"/>
              <w:jc w:val="center"/>
              <w:rPr>
                <w:rFonts w:cs="Calibri"/>
              </w:rPr>
            </w:pPr>
            <w:r>
              <w:rPr>
                <w:rFonts w:cs="Calibri"/>
              </w:rPr>
              <w:t>400</w:t>
            </w:r>
          </w:p>
        </w:tc>
        <w:tc>
          <w:tcPr>
            <w:tcW w:w="7993" w:type="dxa"/>
            <w:vAlign w:val="center"/>
            <w:hideMark/>
          </w:tcPr>
          <w:p w14:paraId="7515706F" w14:textId="77777777" w:rsidR="001B41A5" w:rsidRDefault="001B41A5" w:rsidP="0080485B">
            <w:pPr>
              <w:spacing w:after="0"/>
              <w:rPr>
                <w:rFonts w:cs="Calibri"/>
                <w:lang w:eastAsia="it-IT"/>
              </w:rPr>
            </w:pPr>
            <w:r>
              <w:rPr>
                <w:rFonts w:cs="Calibri"/>
              </w:rPr>
              <w:t>Bad request</w:t>
            </w:r>
          </w:p>
        </w:tc>
      </w:tr>
    </w:tbl>
    <w:p w14:paraId="61AA6316" w14:textId="77777777" w:rsidR="001B0851" w:rsidRDefault="001B0851" w:rsidP="00AC0323">
      <w:pPr>
        <w:rPr>
          <w:b/>
          <w:bCs/>
        </w:rPr>
        <w:sectPr w:rsidR="001B0851" w:rsidSect="00BF2259">
          <w:pgSz w:w="28800" w:h="24480" w:code="5"/>
          <w:pgMar w:top="1440" w:right="1440" w:bottom="1440" w:left="1440" w:header="720" w:footer="283" w:gutter="0"/>
          <w:cols w:num="2" w:space="720"/>
          <w:docGrid w:linePitch="360"/>
        </w:sectPr>
      </w:pPr>
    </w:p>
    <w:p w14:paraId="60A824C6" w14:textId="77777777" w:rsidR="00C31D6D" w:rsidRDefault="00C31D6D" w:rsidP="00AC0323">
      <w:pPr>
        <w:rPr>
          <w:b/>
          <w:bCs/>
        </w:rPr>
        <w:sectPr w:rsidR="00C31D6D" w:rsidSect="00BF2259">
          <w:type w:val="continuous"/>
          <w:pgSz w:w="28800" w:h="24480"/>
          <w:pgMar w:top="1440" w:right="1440" w:bottom="1440" w:left="1440" w:header="720" w:footer="720" w:gutter="0"/>
          <w:cols w:num="2" w:space="720"/>
        </w:sectPr>
      </w:pPr>
    </w:p>
    <w:p w14:paraId="5FC1852A" w14:textId="77777777" w:rsidR="00C64351" w:rsidRDefault="00C64351" w:rsidP="001B41A5">
      <w:pPr>
        <w:sectPr w:rsidR="00C64351" w:rsidSect="00BF2259">
          <w:type w:val="continuous"/>
          <w:pgSz w:w="28800" w:h="24480" w:code="5"/>
          <w:pgMar w:top="1440" w:right="1440" w:bottom="1440" w:left="1440" w:header="720" w:footer="283" w:gutter="0"/>
          <w:cols w:space="720"/>
          <w:docGrid w:linePitch="360"/>
        </w:sectPr>
      </w:pPr>
    </w:p>
    <w:p w14:paraId="1BC8D9D7" w14:textId="77777777" w:rsidR="00612FB1" w:rsidRDefault="00612FB1" w:rsidP="003828BA">
      <w:pPr>
        <w:pStyle w:val="Heading2"/>
      </w:pPr>
      <w:bookmarkStart w:id="85" w:name="_Toc217890925"/>
      <w:r w:rsidRPr="006E2058">
        <w:lastRenderedPageBreak/>
        <w:t xml:space="preserve">GET- </w:t>
      </w:r>
      <w:r w:rsidR="005C566C">
        <w:t>LIST</w:t>
      </w:r>
      <w:bookmarkEnd w:id="85"/>
    </w:p>
    <w:p w14:paraId="2B99803D" w14:textId="4FC93D19" w:rsidR="00991538" w:rsidRDefault="00A410C3" w:rsidP="00A410C3">
      <w:r w:rsidRPr="00A410C3">
        <w:t>The List API, part of the AOT-SmartKPI-Middleware Microservice, is a GET endpoint used by the UI to retrieve all available timeseries from the Smart KPI AOT DEV server in JSON format. It integrates with the People Management and GET Roles APIs, and requires a path parameter specifying a plant's external ID. For multi-plant queries, the external ID should be formatted as “Multi-Plant.”</w:t>
      </w:r>
    </w:p>
    <w:p w14:paraId="418A78FA" w14:textId="0D987BFE" w:rsidR="009A1C44" w:rsidRPr="00A410C3" w:rsidRDefault="009A1C44" w:rsidP="009A1C44">
      <w:pPr>
        <w:pStyle w:val="Heading3"/>
      </w:pPr>
      <w:r>
        <w:t>Input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786"/>
        <w:gridCol w:w="1275"/>
        <w:gridCol w:w="1418"/>
        <w:gridCol w:w="971"/>
      </w:tblGrid>
      <w:tr w:rsidR="00BF70F2" w14:paraId="1B68523F" w14:textId="77777777" w:rsidTr="00C6214E">
        <w:trPr>
          <w:trHeight w:val="237"/>
        </w:trPr>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3D5B4B" w14:textId="77777777" w:rsidR="00BF70F2" w:rsidRDefault="00BF70F2">
            <w:pPr>
              <w:spacing w:after="0"/>
              <w:rPr>
                <w:rFonts w:cs="Calibri"/>
              </w:rPr>
            </w:pPr>
            <w:r>
              <w:rPr>
                <w:rFonts w:cs="Calibri"/>
                <w:b/>
              </w:rPr>
              <w:t>Parameter</w:t>
            </w:r>
          </w:p>
        </w:tc>
        <w:tc>
          <w:tcPr>
            <w:tcW w:w="67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E43CB6" w14:textId="77777777" w:rsidR="00BF70F2" w:rsidRDefault="00BF70F2">
            <w:pPr>
              <w:spacing w:after="0"/>
              <w:rPr>
                <w:rFonts w:cs="Calibri"/>
              </w:rPr>
            </w:pPr>
            <w:r>
              <w:rPr>
                <w:rFonts w:cs="Calibri"/>
                <w:b/>
              </w:rPr>
              <w:t>Description</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FA049B" w14:textId="77777777" w:rsidR="00BF70F2" w:rsidRDefault="00B37636">
            <w:pPr>
              <w:spacing w:after="0"/>
              <w:jc w:val="center"/>
              <w:rPr>
                <w:rFonts w:cs="Calibri"/>
              </w:rPr>
            </w:pPr>
            <w:bookmarkStart w:id="86" w:name="OLE_LINK15"/>
            <w:r>
              <w:rPr>
                <w:rFonts w:cs="Calibri"/>
                <w:b/>
              </w:rPr>
              <w:t>M/O</w:t>
            </w:r>
            <w:bookmarkEnd w:id="86"/>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8F9D20" w14:textId="77777777" w:rsidR="00BF70F2" w:rsidRDefault="00BF70F2">
            <w:pPr>
              <w:spacing w:after="0"/>
              <w:rPr>
                <w:rFonts w:cs="Calibri"/>
              </w:rPr>
            </w:pPr>
            <w:r>
              <w:rPr>
                <w:rFonts w:cs="Calibri"/>
                <w:b/>
              </w:rPr>
              <w:t>Max Length</w:t>
            </w:r>
          </w:p>
        </w:tc>
        <w:tc>
          <w:tcPr>
            <w:tcW w:w="9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8BC743" w14:textId="77777777" w:rsidR="00BF70F2" w:rsidRDefault="00BF70F2">
            <w:pPr>
              <w:spacing w:after="0"/>
              <w:rPr>
                <w:rFonts w:cs="Calibri"/>
              </w:rPr>
            </w:pPr>
            <w:r>
              <w:rPr>
                <w:rFonts w:cs="Calibri"/>
                <w:b/>
              </w:rPr>
              <w:t>Type</w:t>
            </w:r>
          </w:p>
        </w:tc>
      </w:tr>
      <w:tr w:rsidR="00BF70F2" w14:paraId="6DB35E30" w14:textId="77777777" w:rsidTr="00C6214E">
        <w:trPr>
          <w:trHeight w:val="484"/>
        </w:trPr>
        <w:tc>
          <w:tcPr>
            <w:tcW w:w="2140" w:type="dxa"/>
            <w:tcBorders>
              <w:top w:val="single" w:sz="4" w:space="0" w:color="auto"/>
              <w:left w:val="single" w:sz="4" w:space="0" w:color="auto"/>
              <w:bottom w:val="single" w:sz="4" w:space="0" w:color="auto"/>
              <w:right w:val="single" w:sz="4" w:space="0" w:color="auto"/>
            </w:tcBorders>
            <w:vAlign w:val="center"/>
            <w:hideMark/>
          </w:tcPr>
          <w:p w14:paraId="0C280CDD" w14:textId="77777777" w:rsidR="00BF70F2" w:rsidRDefault="00BF70F2">
            <w:pPr>
              <w:spacing w:after="0"/>
              <w:rPr>
                <w:rFonts w:cs="Calibri"/>
              </w:rPr>
            </w:pPr>
            <w:r>
              <w:rPr>
                <w:rFonts w:cs="Calibri"/>
              </w:rPr>
              <w:t>Authorization</w:t>
            </w:r>
          </w:p>
        </w:tc>
        <w:tc>
          <w:tcPr>
            <w:tcW w:w="6786" w:type="dxa"/>
            <w:tcBorders>
              <w:top w:val="single" w:sz="4" w:space="0" w:color="auto"/>
              <w:left w:val="single" w:sz="4" w:space="0" w:color="auto"/>
              <w:bottom w:val="single" w:sz="4" w:space="0" w:color="auto"/>
              <w:right w:val="single" w:sz="4" w:space="0" w:color="auto"/>
            </w:tcBorders>
            <w:vAlign w:val="center"/>
            <w:hideMark/>
          </w:tcPr>
          <w:p w14:paraId="778222D1" w14:textId="77777777" w:rsidR="00BF70F2" w:rsidRDefault="00BF70F2">
            <w:pPr>
              <w:spacing w:after="0"/>
              <w:rPr>
                <w:rFonts w:cs="Calibri"/>
                <w:shd w:val="clear" w:color="auto" w:fill="FFFFFF"/>
              </w:rPr>
            </w:pPr>
            <w:r>
              <w:rPr>
                <w:rFonts w:cs="Calibri"/>
                <w:shd w:val="clear" w:color="auto" w:fill="FFFFFF"/>
              </w:rPr>
              <w:t>Token acquired from Azure AD based on the user credentials for further API calls.</w:t>
            </w:r>
          </w:p>
          <w:p w14:paraId="567EB664" w14:textId="77777777" w:rsidR="00BF70F2" w:rsidRDefault="00BF70F2">
            <w:pPr>
              <w:spacing w:after="0"/>
              <w:rPr>
                <w:rFonts w:cs="Calibri"/>
              </w:rPr>
            </w:pPr>
            <w:r>
              <w:rPr>
                <w:rFonts w:cs="Calibri"/>
                <w:shd w:val="clear" w:color="auto" w:fill="FFFFFF"/>
              </w:rPr>
              <w:t>e.g., msal.accesstoken : { token: "&lt;token value&gt;"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6280DF1" w14:textId="77777777" w:rsidR="00BF70F2" w:rsidRDefault="00BF70F2">
            <w:pPr>
              <w:spacing w:after="0"/>
              <w:jc w:val="center"/>
              <w:rPr>
                <w:rFonts w:cs="Calibri"/>
              </w:rPr>
            </w:pPr>
            <w:r>
              <w:rPr>
                <w:rFonts w:cs="Calibri"/>
              </w:rPr>
              <w:t>M-Public</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ABBACE" w14:textId="77777777" w:rsidR="00BF70F2" w:rsidRDefault="00BF70F2">
            <w:pPr>
              <w:spacing w:after="0"/>
              <w:jc w:val="center"/>
              <w:rPr>
                <w:rFonts w:cs="Calibri"/>
              </w:rPr>
            </w:pPr>
            <w:r>
              <w:rPr>
                <w:rFonts w:cs="Calibri"/>
              </w:rPr>
              <w:t>-</w:t>
            </w:r>
          </w:p>
        </w:tc>
        <w:tc>
          <w:tcPr>
            <w:tcW w:w="971" w:type="dxa"/>
            <w:tcBorders>
              <w:top w:val="single" w:sz="4" w:space="0" w:color="auto"/>
              <w:left w:val="single" w:sz="4" w:space="0" w:color="auto"/>
              <w:bottom w:val="single" w:sz="4" w:space="0" w:color="auto"/>
              <w:right w:val="single" w:sz="4" w:space="0" w:color="auto"/>
            </w:tcBorders>
            <w:vAlign w:val="center"/>
            <w:hideMark/>
          </w:tcPr>
          <w:p w14:paraId="2C2A4C06" w14:textId="77777777" w:rsidR="00BF70F2" w:rsidRDefault="00BF70F2">
            <w:pPr>
              <w:spacing w:after="0"/>
              <w:rPr>
                <w:rFonts w:cs="Calibri"/>
              </w:rPr>
            </w:pPr>
            <w:r>
              <w:rPr>
                <w:rFonts w:cs="Calibri"/>
              </w:rPr>
              <w:t>String</w:t>
            </w:r>
          </w:p>
        </w:tc>
      </w:tr>
    </w:tbl>
    <w:p w14:paraId="153159BE" w14:textId="721E0D8F" w:rsidR="00A41DFB" w:rsidRPr="009A1C44" w:rsidRDefault="009A1C44" w:rsidP="009A1C44">
      <w:pPr>
        <w:pStyle w:val="Heading3"/>
      </w:pPr>
      <w:r w:rsidRPr="009A1C44">
        <w:t>Output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8264"/>
        <w:gridCol w:w="1214"/>
        <w:gridCol w:w="971"/>
      </w:tblGrid>
      <w:tr w:rsidR="00B92E59" w14:paraId="5AB2C2DD" w14:textId="77777777" w:rsidTr="00C6214E">
        <w:trPr>
          <w:trHeight w:val="582"/>
        </w:trPr>
        <w:tc>
          <w:tcPr>
            <w:tcW w:w="2141" w:type="dxa"/>
            <w:shd w:val="clear" w:color="auto" w:fill="D9D9D9" w:themeFill="background1" w:themeFillShade="D9"/>
            <w:vAlign w:val="center"/>
            <w:hideMark/>
          </w:tcPr>
          <w:p w14:paraId="5FAEB095" w14:textId="77777777" w:rsidR="00B92E59" w:rsidRDefault="00B92E59">
            <w:pPr>
              <w:spacing w:after="0"/>
              <w:rPr>
                <w:rFonts w:cs="Calibri"/>
                <w:b/>
              </w:rPr>
            </w:pPr>
            <w:r>
              <w:rPr>
                <w:rFonts w:cs="Calibri"/>
                <w:b/>
              </w:rPr>
              <w:t>Parameter</w:t>
            </w:r>
          </w:p>
        </w:tc>
        <w:tc>
          <w:tcPr>
            <w:tcW w:w="8264" w:type="dxa"/>
            <w:shd w:val="clear" w:color="auto" w:fill="D9D9D9" w:themeFill="background1" w:themeFillShade="D9"/>
            <w:vAlign w:val="center"/>
            <w:hideMark/>
          </w:tcPr>
          <w:p w14:paraId="4BB91E7E" w14:textId="77777777" w:rsidR="00B92E59" w:rsidRDefault="00B92E59">
            <w:pPr>
              <w:spacing w:after="0"/>
              <w:rPr>
                <w:rFonts w:cs="Calibri"/>
                <w:b/>
              </w:rPr>
            </w:pPr>
            <w:r>
              <w:rPr>
                <w:rFonts w:cs="Calibri"/>
                <w:b/>
              </w:rPr>
              <w:t>Description</w:t>
            </w:r>
          </w:p>
        </w:tc>
        <w:tc>
          <w:tcPr>
            <w:tcW w:w="1214" w:type="dxa"/>
            <w:shd w:val="clear" w:color="auto" w:fill="D9D9D9" w:themeFill="background1" w:themeFillShade="D9"/>
            <w:vAlign w:val="center"/>
            <w:hideMark/>
          </w:tcPr>
          <w:p w14:paraId="17D3A3DD" w14:textId="77777777" w:rsidR="00B92E59" w:rsidRDefault="00B37636">
            <w:pPr>
              <w:spacing w:after="0"/>
              <w:jc w:val="center"/>
              <w:rPr>
                <w:rFonts w:cs="Calibri"/>
                <w:b/>
              </w:rPr>
            </w:pPr>
            <w:r>
              <w:rPr>
                <w:rFonts w:cs="Calibri"/>
                <w:b/>
                <w:kern w:val="0"/>
              </w:rPr>
              <w:t>M/O</w:t>
            </w:r>
          </w:p>
        </w:tc>
        <w:tc>
          <w:tcPr>
            <w:tcW w:w="971" w:type="dxa"/>
            <w:shd w:val="clear" w:color="auto" w:fill="D9D9D9" w:themeFill="background1" w:themeFillShade="D9"/>
            <w:vAlign w:val="center"/>
            <w:hideMark/>
          </w:tcPr>
          <w:p w14:paraId="2D4211D4" w14:textId="77777777" w:rsidR="00B92E59" w:rsidRDefault="00B92E59">
            <w:pPr>
              <w:spacing w:after="0"/>
              <w:rPr>
                <w:rFonts w:cs="Calibri"/>
                <w:b/>
              </w:rPr>
            </w:pPr>
            <w:r>
              <w:rPr>
                <w:rFonts w:cs="Calibri"/>
                <w:b/>
              </w:rPr>
              <w:t>Type</w:t>
            </w:r>
          </w:p>
        </w:tc>
      </w:tr>
      <w:tr w:rsidR="00B92E59" w14:paraId="5C8225FA" w14:textId="77777777" w:rsidTr="00C6214E">
        <w:trPr>
          <w:trHeight w:val="284"/>
        </w:trPr>
        <w:tc>
          <w:tcPr>
            <w:tcW w:w="2141" w:type="dxa"/>
            <w:vAlign w:val="center"/>
            <w:hideMark/>
          </w:tcPr>
          <w:p w14:paraId="16EA71C1" w14:textId="77777777" w:rsidR="00B92E59" w:rsidRDefault="00B92E59">
            <w:pPr>
              <w:spacing w:after="0"/>
              <w:rPr>
                <w:rFonts w:cs="Calibri"/>
                <w:b/>
              </w:rPr>
            </w:pPr>
            <w:r>
              <w:rPr>
                <w:rFonts w:cs="Calibri"/>
                <w:shd w:val="clear" w:color="auto" w:fill="FFFFFF"/>
              </w:rPr>
              <w:t>Content-Type</w:t>
            </w:r>
          </w:p>
        </w:tc>
        <w:tc>
          <w:tcPr>
            <w:tcW w:w="8264" w:type="dxa"/>
            <w:vAlign w:val="center"/>
            <w:hideMark/>
          </w:tcPr>
          <w:p w14:paraId="3B1AA7F2" w14:textId="77777777" w:rsidR="00B92E59" w:rsidRDefault="00B92E59">
            <w:pPr>
              <w:spacing w:after="0"/>
              <w:rPr>
                <w:rFonts w:cs="Calibri"/>
                <w:b/>
              </w:rPr>
            </w:pPr>
            <w:r>
              <w:rPr>
                <w:rFonts w:cs="Calibri"/>
              </w:rPr>
              <w:t>Type of the content. It could be application/json, text/html, application/xml, etc. It lets the receiving entity know how to interpret the data.</w:t>
            </w:r>
          </w:p>
        </w:tc>
        <w:tc>
          <w:tcPr>
            <w:tcW w:w="1214" w:type="dxa"/>
            <w:vAlign w:val="center"/>
            <w:hideMark/>
          </w:tcPr>
          <w:p w14:paraId="08A9B68D" w14:textId="77777777" w:rsidR="00B92E59" w:rsidRDefault="00B92E59">
            <w:pPr>
              <w:spacing w:after="0"/>
              <w:jc w:val="center"/>
              <w:rPr>
                <w:rFonts w:cs="Calibri"/>
                <w:b/>
              </w:rPr>
            </w:pPr>
            <w:r>
              <w:rPr>
                <w:rFonts w:cs="Calibri"/>
              </w:rPr>
              <w:t>M-Public</w:t>
            </w:r>
          </w:p>
        </w:tc>
        <w:tc>
          <w:tcPr>
            <w:tcW w:w="971" w:type="dxa"/>
            <w:vAlign w:val="center"/>
            <w:hideMark/>
          </w:tcPr>
          <w:p w14:paraId="71CCE535" w14:textId="77777777" w:rsidR="00B92E59" w:rsidRDefault="00B92E59">
            <w:pPr>
              <w:spacing w:after="0"/>
              <w:rPr>
                <w:rFonts w:cs="Calibri"/>
                <w:b/>
              </w:rPr>
            </w:pPr>
            <w:r>
              <w:rPr>
                <w:rFonts w:cs="Calibri"/>
              </w:rPr>
              <w:t>255</w:t>
            </w:r>
          </w:p>
        </w:tc>
      </w:tr>
      <w:tr w:rsidR="00B92E59" w14:paraId="3CEC42BF" w14:textId="77777777" w:rsidTr="00C6214E">
        <w:trPr>
          <w:trHeight w:val="284"/>
        </w:trPr>
        <w:tc>
          <w:tcPr>
            <w:tcW w:w="2141" w:type="dxa"/>
            <w:vAlign w:val="center"/>
            <w:hideMark/>
          </w:tcPr>
          <w:p w14:paraId="07F7CE40" w14:textId="77777777" w:rsidR="00B92E59" w:rsidRDefault="00B92E59">
            <w:pPr>
              <w:spacing w:after="0"/>
              <w:rPr>
                <w:rFonts w:cs="Calibri"/>
              </w:rPr>
            </w:pPr>
            <w:r>
              <w:rPr>
                <w:rFonts w:cs="Calibri"/>
                <w:shd w:val="clear" w:color="auto" w:fill="FFFFFF"/>
              </w:rPr>
              <w:t>Content-Length</w:t>
            </w:r>
          </w:p>
        </w:tc>
        <w:tc>
          <w:tcPr>
            <w:tcW w:w="8264" w:type="dxa"/>
            <w:vAlign w:val="center"/>
            <w:hideMark/>
          </w:tcPr>
          <w:p w14:paraId="48B02C57" w14:textId="37C92B4E" w:rsidR="00B92E59" w:rsidRDefault="00B92E59">
            <w:pPr>
              <w:spacing w:after="0"/>
              <w:rPr>
                <w:rFonts w:cs="Calibri"/>
              </w:rPr>
            </w:pPr>
            <w:r>
              <w:rPr>
                <w:rFonts w:cs="Calibri"/>
              </w:rPr>
              <w:t>Length of the content</w:t>
            </w:r>
            <w:r w:rsidR="003F73F9">
              <w:rPr>
                <w:rFonts w:cs="Calibri"/>
              </w:rPr>
              <w:t>.</w:t>
            </w:r>
            <w:r>
              <w:t xml:space="preserve"> </w:t>
            </w:r>
            <w:r>
              <w:rPr>
                <w:rFonts w:cs="Calibri"/>
              </w:rPr>
              <w:t>This is an HTTP header that indicates the size of the body data in bytes.</w:t>
            </w:r>
          </w:p>
          <w:p w14:paraId="29A1DD33" w14:textId="77777777" w:rsidR="00B92E59" w:rsidRDefault="00B92E59">
            <w:pPr>
              <w:spacing w:after="0"/>
              <w:rPr>
                <w:rFonts w:cs="Calibri"/>
              </w:rPr>
            </w:pPr>
            <w:r>
              <w:rPr>
                <w:rFonts w:cs="Calibri"/>
              </w:rPr>
              <w:t xml:space="preserve"> It</w:t>
            </w:r>
            <w:r w:rsidR="00207909">
              <w:rPr>
                <w:rFonts w:cs="Calibri"/>
              </w:rPr>
              <w:t xml:space="preserve"> is</w:t>
            </w:r>
            <w:r>
              <w:rPr>
                <w:rFonts w:cs="Calibri"/>
              </w:rPr>
              <w:t xml:space="preserve"> used to let the receiving entity know how much data to expect.</w:t>
            </w:r>
          </w:p>
        </w:tc>
        <w:tc>
          <w:tcPr>
            <w:tcW w:w="1214" w:type="dxa"/>
            <w:vAlign w:val="center"/>
            <w:hideMark/>
          </w:tcPr>
          <w:p w14:paraId="41AFADF7" w14:textId="77777777" w:rsidR="00B92E59" w:rsidRDefault="00B92E59">
            <w:pPr>
              <w:spacing w:after="0"/>
              <w:jc w:val="center"/>
              <w:rPr>
                <w:rFonts w:cs="Calibri"/>
              </w:rPr>
            </w:pPr>
            <w:r>
              <w:rPr>
                <w:rFonts w:cs="Calibri"/>
              </w:rPr>
              <w:t>O-Public</w:t>
            </w:r>
          </w:p>
        </w:tc>
        <w:tc>
          <w:tcPr>
            <w:tcW w:w="971" w:type="dxa"/>
            <w:vAlign w:val="center"/>
            <w:hideMark/>
          </w:tcPr>
          <w:p w14:paraId="0BB1BEAA" w14:textId="77777777" w:rsidR="00B92E59" w:rsidRDefault="00B92E59">
            <w:pPr>
              <w:spacing w:after="0"/>
              <w:rPr>
                <w:rFonts w:cs="Calibri"/>
              </w:rPr>
            </w:pPr>
            <w:r>
              <w:rPr>
                <w:rFonts w:cs="Calibri"/>
              </w:rPr>
              <w:t>255</w:t>
            </w:r>
          </w:p>
        </w:tc>
      </w:tr>
      <w:tr w:rsidR="00B92E59" w14:paraId="531F8D2F" w14:textId="77777777" w:rsidTr="00C6214E">
        <w:trPr>
          <w:trHeight w:val="284"/>
        </w:trPr>
        <w:tc>
          <w:tcPr>
            <w:tcW w:w="2141" w:type="dxa"/>
            <w:vAlign w:val="center"/>
            <w:hideMark/>
          </w:tcPr>
          <w:p w14:paraId="4EC95BB3" w14:textId="77777777" w:rsidR="00B92E59" w:rsidRDefault="00B92E59">
            <w:pPr>
              <w:spacing w:after="0"/>
              <w:rPr>
                <w:rFonts w:cs="Calibri"/>
                <w:shd w:val="clear" w:color="auto" w:fill="FFFFFF"/>
              </w:rPr>
            </w:pPr>
            <w:r>
              <w:rPr>
                <w:rFonts w:cs="Calibri"/>
                <w:shd w:val="clear" w:color="auto" w:fill="FFFFFF"/>
              </w:rPr>
              <w:t xml:space="preserve">date </w:t>
            </w:r>
          </w:p>
        </w:tc>
        <w:tc>
          <w:tcPr>
            <w:tcW w:w="8264" w:type="dxa"/>
            <w:vAlign w:val="center"/>
            <w:hideMark/>
          </w:tcPr>
          <w:p w14:paraId="1DCFB25A" w14:textId="77777777" w:rsidR="00B92E59" w:rsidRDefault="00B92E59">
            <w:pPr>
              <w:spacing w:after="0"/>
              <w:rPr>
                <w:rFonts w:cs="Calibri"/>
                <w:shd w:val="clear" w:color="auto" w:fill="FFFFFF"/>
              </w:rPr>
            </w:pPr>
            <w:r>
              <w:rPr>
                <w:rFonts w:cs="Calibri"/>
              </w:rPr>
              <w:t xml:space="preserve">Date of operation execution </w:t>
            </w:r>
          </w:p>
        </w:tc>
        <w:tc>
          <w:tcPr>
            <w:tcW w:w="1214" w:type="dxa"/>
            <w:vAlign w:val="center"/>
            <w:hideMark/>
          </w:tcPr>
          <w:p w14:paraId="43F9F5BF"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67556C10" w14:textId="77777777" w:rsidR="00B92E59" w:rsidRDefault="00B92E59">
            <w:pPr>
              <w:spacing w:after="0"/>
              <w:rPr>
                <w:rFonts w:cs="Calibri"/>
                <w:shd w:val="clear" w:color="auto" w:fill="FFFFFF"/>
              </w:rPr>
            </w:pPr>
            <w:r>
              <w:rPr>
                <w:rFonts w:cs="Calibri"/>
              </w:rPr>
              <w:t>255</w:t>
            </w:r>
          </w:p>
        </w:tc>
      </w:tr>
      <w:tr w:rsidR="00B92E59" w14:paraId="7E91A49B" w14:textId="77777777" w:rsidTr="00C6214E">
        <w:trPr>
          <w:trHeight w:val="284"/>
        </w:trPr>
        <w:tc>
          <w:tcPr>
            <w:tcW w:w="2141" w:type="dxa"/>
            <w:vAlign w:val="center"/>
            <w:hideMark/>
          </w:tcPr>
          <w:p w14:paraId="7C782913" w14:textId="77777777" w:rsidR="00B92E59" w:rsidRDefault="00B92E59">
            <w:pPr>
              <w:spacing w:after="0"/>
              <w:rPr>
                <w:rFonts w:cs="Calibri"/>
                <w:shd w:val="clear" w:color="auto" w:fill="FFFFFF"/>
              </w:rPr>
            </w:pPr>
            <w:r>
              <w:rPr>
                <w:rFonts w:cs="Calibri"/>
                <w:shd w:val="clear" w:color="auto" w:fill="FFFFFF"/>
              </w:rPr>
              <w:t>ocp-apim-apiid</w:t>
            </w:r>
          </w:p>
        </w:tc>
        <w:tc>
          <w:tcPr>
            <w:tcW w:w="8264" w:type="dxa"/>
            <w:vAlign w:val="center"/>
            <w:hideMark/>
          </w:tcPr>
          <w:p w14:paraId="28CCB869" w14:textId="6213E6A3" w:rsidR="00B92E59" w:rsidRDefault="00B92E59">
            <w:pPr>
              <w:spacing w:after="0"/>
              <w:rPr>
                <w:rFonts w:cs="Calibri"/>
                <w:shd w:val="clear" w:color="auto" w:fill="FFFFFF"/>
              </w:rPr>
            </w:pPr>
            <w:r>
              <w:rPr>
                <w:rFonts w:cs="Calibri"/>
              </w:rPr>
              <w:t>This field holds the unique identifier of the API in A</w:t>
            </w:r>
            <w:r w:rsidR="0025483F">
              <w:rPr>
                <w:rFonts w:cs="Calibri"/>
              </w:rPr>
              <w:t>WS API Gateway</w:t>
            </w:r>
            <w:r>
              <w:rPr>
                <w:rFonts w:cs="Calibri"/>
              </w:rPr>
              <w:t>. This identifier is used within the API</w:t>
            </w:r>
            <w:r w:rsidR="0025483F">
              <w:rPr>
                <w:rFonts w:cs="Calibri"/>
              </w:rPr>
              <w:t xml:space="preserve"> Gateway</w:t>
            </w:r>
            <w:r>
              <w:rPr>
                <w:rFonts w:cs="Calibri"/>
              </w:rPr>
              <w:t xml:space="preserve"> instance to distinguish between different APIs.</w:t>
            </w:r>
          </w:p>
        </w:tc>
        <w:tc>
          <w:tcPr>
            <w:tcW w:w="1214" w:type="dxa"/>
            <w:vAlign w:val="center"/>
            <w:hideMark/>
          </w:tcPr>
          <w:p w14:paraId="50CB6D62"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27302F41" w14:textId="77777777" w:rsidR="00B92E59" w:rsidRDefault="00B92E59">
            <w:pPr>
              <w:spacing w:after="0"/>
              <w:rPr>
                <w:rFonts w:cs="Calibri"/>
                <w:shd w:val="clear" w:color="auto" w:fill="FFFFFF"/>
              </w:rPr>
            </w:pPr>
            <w:r>
              <w:rPr>
                <w:rFonts w:cs="Calibri"/>
              </w:rPr>
              <w:t>255</w:t>
            </w:r>
          </w:p>
        </w:tc>
      </w:tr>
      <w:tr w:rsidR="00B92E59" w14:paraId="43138FB1" w14:textId="77777777" w:rsidTr="00C6214E">
        <w:trPr>
          <w:trHeight w:val="284"/>
        </w:trPr>
        <w:tc>
          <w:tcPr>
            <w:tcW w:w="2141" w:type="dxa"/>
            <w:vAlign w:val="center"/>
            <w:hideMark/>
          </w:tcPr>
          <w:p w14:paraId="3464BFE7" w14:textId="77777777" w:rsidR="00B92E59" w:rsidRDefault="00B92E59">
            <w:pPr>
              <w:spacing w:after="0"/>
              <w:rPr>
                <w:rFonts w:cs="Calibri"/>
                <w:shd w:val="clear" w:color="auto" w:fill="FFFFFF"/>
              </w:rPr>
            </w:pPr>
            <w:r>
              <w:rPr>
                <w:rFonts w:cs="Calibri"/>
                <w:shd w:val="clear" w:color="auto" w:fill="FFFFFF"/>
              </w:rPr>
              <w:t>ocp-apim-operationid</w:t>
            </w:r>
          </w:p>
        </w:tc>
        <w:tc>
          <w:tcPr>
            <w:tcW w:w="8264" w:type="dxa"/>
            <w:vAlign w:val="center"/>
            <w:hideMark/>
          </w:tcPr>
          <w:p w14:paraId="1822C27C" w14:textId="6FD345BC" w:rsidR="00B92E59" w:rsidRDefault="00B92E59">
            <w:pPr>
              <w:spacing w:after="0"/>
              <w:rPr>
                <w:rFonts w:cs="Calibri"/>
                <w:shd w:val="clear" w:color="auto" w:fill="FFFFFF"/>
              </w:rPr>
            </w:pPr>
            <w:r>
              <w:rPr>
                <w:rFonts w:cs="Calibri"/>
              </w:rPr>
              <w:t>This field contains the unique identifier for a particular operation within an API in API</w:t>
            </w:r>
            <w:r w:rsidR="0025483F">
              <w:rPr>
                <w:rFonts w:cs="Calibri"/>
              </w:rPr>
              <w:t xml:space="preserve"> Gateway</w:t>
            </w:r>
            <w:r>
              <w:rPr>
                <w:rFonts w:cs="Calibri"/>
              </w:rPr>
              <w:t>. This helps in tracing the specific operation or method that was invoked.</w:t>
            </w:r>
          </w:p>
        </w:tc>
        <w:tc>
          <w:tcPr>
            <w:tcW w:w="1214" w:type="dxa"/>
            <w:vAlign w:val="center"/>
            <w:hideMark/>
          </w:tcPr>
          <w:p w14:paraId="088BC00E"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7453849E" w14:textId="77777777" w:rsidR="00B92E59" w:rsidRDefault="00B92E59">
            <w:pPr>
              <w:spacing w:after="0"/>
              <w:rPr>
                <w:rFonts w:cs="Calibri"/>
                <w:shd w:val="clear" w:color="auto" w:fill="FFFFFF"/>
              </w:rPr>
            </w:pPr>
            <w:r>
              <w:rPr>
                <w:rFonts w:cs="Calibri"/>
              </w:rPr>
              <w:t>255</w:t>
            </w:r>
          </w:p>
        </w:tc>
      </w:tr>
      <w:tr w:rsidR="00B92E59" w14:paraId="3A6931F0" w14:textId="77777777" w:rsidTr="00C6214E">
        <w:trPr>
          <w:trHeight w:val="284"/>
        </w:trPr>
        <w:tc>
          <w:tcPr>
            <w:tcW w:w="2141" w:type="dxa"/>
            <w:vAlign w:val="center"/>
            <w:hideMark/>
          </w:tcPr>
          <w:p w14:paraId="607C6186" w14:textId="77777777" w:rsidR="00B92E59" w:rsidRDefault="00B92E59">
            <w:pPr>
              <w:spacing w:after="0"/>
              <w:rPr>
                <w:rFonts w:cs="Calibri"/>
                <w:shd w:val="clear" w:color="auto" w:fill="FFFFFF"/>
              </w:rPr>
            </w:pPr>
            <w:r>
              <w:rPr>
                <w:rFonts w:cs="Calibri"/>
                <w:shd w:val="clear" w:color="auto" w:fill="FFFFFF"/>
              </w:rPr>
              <w:t>ocp-apim-productid</w:t>
            </w:r>
          </w:p>
        </w:tc>
        <w:tc>
          <w:tcPr>
            <w:tcW w:w="8264" w:type="dxa"/>
            <w:vAlign w:val="center"/>
            <w:hideMark/>
          </w:tcPr>
          <w:p w14:paraId="1EB644EC" w14:textId="496BFA94" w:rsidR="00B92E59" w:rsidRDefault="00B92E59">
            <w:pPr>
              <w:spacing w:after="0"/>
              <w:rPr>
                <w:rFonts w:cs="Calibri"/>
                <w:shd w:val="clear" w:color="auto" w:fill="FFFFFF"/>
              </w:rPr>
            </w:pPr>
            <w:r>
              <w:rPr>
                <w:rFonts w:cs="Calibri"/>
              </w:rPr>
              <w:t>This field contains the unique identifier of the product with which the API is associated. In API</w:t>
            </w:r>
            <w:r w:rsidR="00513B78">
              <w:rPr>
                <w:rFonts w:cs="Calibri"/>
              </w:rPr>
              <w:t xml:space="preserve"> Gateway</w:t>
            </w:r>
            <w:r>
              <w:rPr>
                <w:rFonts w:cs="Calibri"/>
              </w:rPr>
              <w:t xml:space="preserve">, APIs can be grouped into products, and this field helps identify which product the API belongs </w:t>
            </w:r>
          </w:p>
        </w:tc>
        <w:tc>
          <w:tcPr>
            <w:tcW w:w="1214" w:type="dxa"/>
            <w:vAlign w:val="center"/>
            <w:hideMark/>
          </w:tcPr>
          <w:p w14:paraId="517ED325"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0977223D" w14:textId="77777777" w:rsidR="00B92E59" w:rsidRDefault="00B92E59">
            <w:pPr>
              <w:spacing w:after="0"/>
              <w:rPr>
                <w:rFonts w:cs="Calibri"/>
                <w:shd w:val="clear" w:color="auto" w:fill="FFFFFF"/>
              </w:rPr>
            </w:pPr>
            <w:r>
              <w:rPr>
                <w:rFonts w:cs="Calibri"/>
              </w:rPr>
              <w:t>255</w:t>
            </w:r>
          </w:p>
        </w:tc>
      </w:tr>
      <w:tr w:rsidR="00B92E59" w14:paraId="60DC126C" w14:textId="77777777" w:rsidTr="00C6214E">
        <w:trPr>
          <w:trHeight w:val="284"/>
        </w:trPr>
        <w:tc>
          <w:tcPr>
            <w:tcW w:w="2141" w:type="dxa"/>
            <w:vAlign w:val="center"/>
            <w:hideMark/>
          </w:tcPr>
          <w:p w14:paraId="70AD8B5E" w14:textId="77777777" w:rsidR="00B92E59" w:rsidRDefault="00B92E59">
            <w:pPr>
              <w:spacing w:after="0"/>
              <w:rPr>
                <w:rFonts w:cs="Calibri"/>
                <w:shd w:val="clear" w:color="auto" w:fill="FFFFFF"/>
              </w:rPr>
            </w:pPr>
            <w:r>
              <w:rPr>
                <w:rFonts w:cs="Calibri"/>
                <w:shd w:val="clear" w:color="auto" w:fill="FFFFFF"/>
              </w:rPr>
              <w:t>ocp-apim-subscriptionid</w:t>
            </w:r>
          </w:p>
        </w:tc>
        <w:tc>
          <w:tcPr>
            <w:tcW w:w="8264" w:type="dxa"/>
            <w:vAlign w:val="center"/>
            <w:hideMark/>
          </w:tcPr>
          <w:p w14:paraId="4CC8846B" w14:textId="7DB2D027" w:rsidR="00B92E59" w:rsidRDefault="00B92E59">
            <w:pPr>
              <w:spacing w:after="0"/>
              <w:rPr>
                <w:rFonts w:cs="Calibri"/>
                <w:shd w:val="clear" w:color="auto" w:fill="FFFFFF"/>
              </w:rPr>
            </w:pPr>
            <w:r>
              <w:rPr>
                <w:rFonts w:cs="Calibri"/>
              </w:rPr>
              <w:t>This field contains the unique identifier of the subscription associated with the API</w:t>
            </w:r>
            <w:r w:rsidR="00513B78">
              <w:rPr>
                <w:rFonts w:cs="Calibri"/>
              </w:rPr>
              <w:t xml:space="preserve"> Gateway</w:t>
            </w:r>
            <w:r>
              <w:rPr>
                <w:rFonts w:cs="Calibri"/>
              </w:rPr>
              <w:t xml:space="preserve"> instance. In API</w:t>
            </w:r>
            <w:r w:rsidR="00513B78">
              <w:rPr>
                <w:rFonts w:cs="Calibri"/>
              </w:rPr>
              <w:t xml:space="preserve"> Gateway</w:t>
            </w:r>
            <w:r>
              <w:rPr>
                <w:rFonts w:cs="Calibri"/>
              </w:rPr>
              <w:t>, a subscription relates to the agreement to use an API and provides the primary means for authorization.</w:t>
            </w:r>
          </w:p>
        </w:tc>
        <w:tc>
          <w:tcPr>
            <w:tcW w:w="1214" w:type="dxa"/>
            <w:vAlign w:val="center"/>
            <w:hideMark/>
          </w:tcPr>
          <w:p w14:paraId="438CCCAB"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0B94A71F" w14:textId="77777777" w:rsidR="00B92E59" w:rsidRDefault="00B92E59">
            <w:pPr>
              <w:spacing w:after="0"/>
              <w:rPr>
                <w:rFonts w:cs="Calibri"/>
                <w:shd w:val="clear" w:color="auto" w:fill="FFFFFF"/>
              </w:rPr>
            </w:pPr>
            <w:r>
              <w:rPr>
                <w:rFonts w:cs="Calibri"/>
              </w:rPr>
              <w:t>255</w:t>
            </w:r>
          </w:p>
        </w:tc>
      </w:tr>
      <w:tr w:rsidR="00B92E59" w14:paraId="7FD1DA87" w14:textId="77777777" w:rsidTr="00C6214E">
        <w:trPr>
          <w:trHeight w:val="284"/>
        </w:trPr>
        <w:tc>
          <w:tcPr>
            <w:tcW w:w="2141" w:type="dxa"/>
            <w:vAlign w:val="center"/>
            <w:hideMark/>
          </w:tcPr>
          <w:p w14:paraId="75BBA1FB" w14:textId="77777777" w:rsidR="00B92E59" w:rsidRDefault="00B92E59">
            <w:pPr>
              <w:spacing w:after="0"/>
              <w:rPr>
                <w:rFonts w:cs="Calibri"/>
                <w:shd w:val="clear" w:color="auto" w:fill="FFFFFF"/>
              </w:rPr>
            </w:pPr>
            <w:r>
              <w:rPr>
                <w:rFonts w:cs="Calibri"/>
                <w:shd w:val="clear" w:color="auto" w:fill="FFFFFF"/>
              </w:rPr>
              <w:t>ocp-apim-trace-location</w:t>
            </w:r>
          </w:p>
        </w:tc>
        <w:tc>
          <w:tcPr>
            <w:tcW w:w="8264" w:type="dxa"/>
            <w:vAlign w:val="center"/>
            <w:hideMark/>
          </w:tcPr>
          <w:p w14:paraId="3A4217D7" w14:textId="5E3B6B3D" w:rsidR="00B92E59" w:rsidRDefault="00B92E59">
            <w:pPr>
              <w:spacing w:after="0"/>
              <w:rPr>
                <w:rFonts w:cs="Calibri"/>
                <w:shd w:val="clear" w:color="auto" w:fill="FFFFFF"/>
              </w:rPr>
            </w:pPr>
            <w:r>
              <w:rPr>
                <w:rFonts w:cs="Calibri"/>
              </w:rPr>
              <w:t>This field contains the URL where the trace output can be found. This is typically used for debugging purposes. When API</w:t>
            </w:r>
            <w:r w:rsidR="00D301EB">
              <w:rPr>
                <w:rFonts w:cs="Calibri"/>
              </w:rPr>
              <w:t xml:space="preserve"> Gateway</w:t>
            </w:r>
            <w:r>
              <w:rPr>
                <w:rFonts w:cs="Calibri"/>
              </w:rPr>
              <w:t xml:space="preserve"> tracing is enabled, detailed information about the request and response is written to this location, which can help troubleshoot issues.</w:t>
            </w:r>
          </w:p>
        </w:tc>
        <w:tc>
          <w:tcPr>
            <w:tcW w:w="1214" w:type="dxa"/>
            <w:vAlign w:val="center"/>
            <w:hideMark/>
          </w:tcPr>
          <w:p w14:paraId="14995E1D"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5ABC2B31" w14:textId="77777777" w:rsidR="00B92E59" w:rsidRDefault="00B92E59">
            <w:pPr>
              <w:spacing w:after="0"/>
              <w:rPr>
                <w:rFonts w:cs="Calibri"/>
                <w:shd w:val="clear" w:color="auto" w:fill="FFFFFF"/>
              </w:rPr>
            </w:pPr>
            <w:r>
              <w:rPr>
                <w:rFonts w:cs="Calibri"/>
              </w:rPr>
              <w:t>255</w:t>
            </w:r>
          </w:p>
        </w:tc>
      </w:tr>
    </w:tbl>
    <w:p w14:paraId="5215E196" w14:textId="23D1E776" w:rsidR="00FF6F25" w:rsidRDefault="00FF6F25" w:rsidP="00FF6F25">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8139"/>
        <w:gridCol w:w="1382"/>
        <w:gridCol w:w="929"/>
      </w:tblGrid>
      <w:tr w:rsidR="00202D51" w14:paraId="77541A60" w14:textId="77777777" w:rsidTr="00846C2F">
        <w:trPr>
          <w:trHeight w:val="346"/>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9FE6B63" w14:textId="77777777" w:rsidR="00202D51" w:rsidRDefault="00202D51">
            <w:pPr>
              <w:spacing w:after="0"/>
              <w:rPr>
                <w:rFonts w:cs="Calibri"/>
                <w:b/>
              </w:rPr>
            </w:pPr>
            <w:r>
              <w:rPr>
                <w:rFonts w:cs="Calibri"/>
                <w:b/>
              </w:rPr>
              <w:t>Parameter</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06A9685" w14:textId="77777777" w:rsidR="00202D51" w:rsidRDefault="00202D51">
            <w:pPr>
              <w:spacing w:after="0"/>
              <w:rPr>
                <w:rFonts w:cs="Calibri"/>
                <w:b/>
              </w:rPr>
            </w:pPr>
            <w:r>
              <w:rPr>
                <w:rFonts w:cs="Calibri"/>
                <w:b/>
              </w:rPr>
              <w:t>Description</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41D5930" w14:textId="77777777" w:rsidR="00202D51" w:rsidRDefault="00B37636">
            <w:pPr>
              <w:spacing w:after="0"/>
              <w:jc w:val="center"/>
              <w:rPr>
                <w:rFonts w:cs="Calibri"/>
                <w:b/>
              </w:rPr>
            </w:pPr>
            <w:r>
              <w:rPr>
                <w:rFonts w:cs="Calibri"/>
                <w:b/>
                <w:kern w:val="0"/>
              </w:rPr>
              <w:t>M/O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F35D6E" w14:textId="77777777" w:rsidR="00202D51" w:rsidRDefault="00202D51">
            <w:pPr>
              <w:spacing w:after="0"/>
              <w:rPr>
                <w:rFonts w:cs="Calibri"/>
                <w:b/>
              </w:rPr>
            </w:pPr>
            <w:r>
              <w:rPr>
                <w:rFonts w:cs="Calibri"/>
                <w:b/>
              </w:rPr>
              <w:t>Type</w:t>
            </w:r>
          </w:p>
        </w:tc>
      </w:tr>
      <w:tr w:rsidR="00202D51" w14:paraId="5B325367" w14:textId="77777777" w:rsidTr="00846C2F">
        <w:trPr>
          <w:trHeight w:val="233"/>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84D7C6" w14:textId="77777777" w:rsidR="00202D51" w:rsidRDefault="00202D51">
            <w:pPr>
              <w:spacing w:after="0"/>
              <w:rPr>
                <w:rFonts w:cs="Calibri"/>
              </w:rPr>
            </w:pPr>
            <w:r>
              <w:rPr>
                <w:rFonts w:cs="Calibri"/>
              </w:rPr>
              <w:t>errorManagement</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56AD5C" w14:textId="77777777" w:rsidR="00202D51" w:rsidRDefault="00202D51">
            <w:pPr>
              <w:spacing w:after="0"/>
              <w:rPr>
                <w:rFonts w:cs="Calibri"/>
              </w:rPr>
            </w:pPr>
            <w:r>
              <w:rPr>
                <w:rFonts w:cs="Calibri"/>
              </w:rPr>
              <w:t>The object identifying the error. Provided only if there is an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56197" w14:textId="77777777" w:rsidR="00202D51" w:rsidRDefault="00202D51">
            <w:pPr>
              <w:spacing w:after="0"/>
              <w:jc w:val="center"/>
              <w:rPr>
                <w:rFonts w:cs="Calibri"/>
              </w:rPr>
            </w:pPr>
            <w:r>
              <w:rPr>
                <w:rFonts w:cs="Calibri"/>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D960D" w14:textId="77777777" w:rsidR="00202D51" w:rsidRDefault="00202D51">
            <w:pPr>
              <w:spacing w:after="0"/>
              <w:rPr>
                <w:rFonts w:cs="Calibri"/>
              </w:rPr>
            </w:pPr>
            <w:r>
              <w:rPr>
                <w:rFonts w:cs="Calibri"/>
              </w:rPr>
              <w:t>Object</w:t>
            </w:r>
          </w:p>
        </w:tc>
      </w:tr>
      <w:tr w:rsidR="00202D51" w14:paraId="56AF9347"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B678BA" w14:textId="77777777" w:rsidR="00202D51" w:rsidRDefault="00202D51">
            <w:pPr>
              <w:spacing w:after="0"/>
              <w:rPr>
                <w:rFonts w:cs="Calibri"/>
              </w:rPr>
            </w:pPr>
            <w:r>
              <w:rPr>
                <w:rFonts w:cs="Calibri"/>
              </w:rPr>
              <w:t>errorCode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23709" w14:textId="14D17ACE" w:rsidR="00202D51" w:rsidRDefault="003F7272">
            <w:pPr>
              <w:spacing w:after="0"/>
              <w:rPr>
                <w:rFonts w:cs="Calibri"/>
              </w:rPr>
            </w:pPr>
            <w:r>
              <w:rPr>
                <w:rFonts w:cs="Calibri"/>
              </w:rPr>
              <w:t>The n</w:t>
            </w:r>
            <w:r w:rsidR="00202D51">
              <w:rPr>
                <w:rFonts w:cs="Calibri"/>
              </w:rPr>
              <w:t>umeric identifier of the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62857"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8663CC" w14:textId="77777777" w:rsidR="00202D51" w:rsidRDefault="00202D51">
            <w:pPr>
              <w:spacing w:after="0"/>
              <w:rPr>
                <w:rFonts w:cs="Calibri"/>
              </w:rPr>
            </w:pPr>
            <w:r>
              <w:rPr>
                <w:rFonts w:cs="Calibri"/>
              </w:rPr>
              <w:t>String</w:t>
            </w:r>
          </w:p>
        </w:tc>
      </w:tr>
      <w:tr w:rsidR="00202D51" w14:paraId="483596A0"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B1E289" w14:textId="77777777" w:rsidR="00202D51" w:rsidRDefault="00202D51">
            <w:pPr>
              <w:spacing w:after="0"/>
              <w:rPr>
                <w:rFonts w:cs="Calibri"/>
              </w:rPr>
            </w:pPr>
            <w:r>
              <w:rPr>
                <w:rFonts w:cs="Calibri"/>
              </w:rPr>
              <w:t>errorDescription</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C7025" w14:textId="77777777" w:rsidR="00202D51" w:rsidRDefault="00202D51">
            <w:pPr>
              <w:spacing w:after="0"/>
              <w:rPr>
                <w:rFonts w:cs="Calibri"/>
              </w:rPr>
            </w:pPr>
            <w:r>
              <w:rPr>
                <w:rFonts w:cs="Calibri"/>
              </w:rPr>
              <w:t>Alphanumeric explanation of the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71521"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27D16" w14:textId="77777777" w:rsidR="00202D51" w:rsidRDefault="00202D51">
            <w:pPr>
              <w:spacing w:after="0"/>
              <w:rPr>
                <w:rFonts w:cs="Calibri"/>
              </w:rPr>
            </w:pPr>
            <w:r>
              <w:rPr>
                <w:rFonts w:cs="Calibri"/>
              </w:rPr>
              <w:t>String</w:t>
            </w:r>
          </w:p>
        </w:tc>
      </w:tr>
      <w:tr w:rsidR="00202D51" w14:paraId="1F26CA78" w14:textId="77777777" w:rsidTr="00846C2F">
        <w:trPr>
          <w:trHeight w:val="385"/>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E0459A" w14:textId="77777777" w:rsidR="00202D51" w:rsidRDefault="00202D51">
            <w:pPr>
              <w:contextualSpacing/>
              <w:rPr>
                <w:rFonts w:cs="Calibri"/>
              </w:rPr>
            </w:pPr>
            <w:r>
              <w:rPr>
                <w:rFonts w:cs="Calibri"/>
              </w:rPr>
              <w:t>Services</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AF7BE" w14:textId="77777777" w:rsidR="00202D51" w:rsidRDefault="00202D51">
            <w:pPr>
              <w:spacing w:after="0"/>
              <w:rPr>
                <w:rFonts w:cs="Calibri"/>
              </w:rPr>
            </w:pPr>
            <w:r>
              <w:rPr>
                <w:rFonts w:cs="Calibri"/>
              </w:rPr>
              <w:t>List of the created Service&lt;s&gt;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5F02DA" w14:textId="77777777" w:rsidR="00202D51" w:rsidRDefault="00202D51">
            <w:pPr>
              <w:spacing w:after="0"/>
              <w:jc w:val="center"/>
              <w:rPr>
                <w:rFonts w:cs="Calibri"/>
              </w:rPr>
            </w:pPr>
            <w:r>
              <w:rPr>
                <w:rFonts w:cs="Calibri"/>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FD1BF9" w14:textId="77777777" w:rsidR="00202D51" w:rsidRDefault="00202D51">
            <w:pPr>
              <w:spacing w:after="0"/>
              <w:rPr>
                <w:rFonts w:cs="Calibri"/>
              </w:rPr>
            </w:pPr>
            <w:r>
              <w:rPr>
                <w:rFonts w:cs="Calibri"/>
              </w:rPr>
              <w:t>List</w:t>
            </w:r>
          </w:p>
        </w:tc>
      </w:tr>
      <w:tr w:rsidR="00202D51" w14:paraId="4F8337D7"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321B1C" w14:textId="77777777" w:rsidR="00202D51" w:rsidRDefault="00202D51">
            <w:pPr>
              <w:spacing w:after="0"/>
              <w:rPr>
                <w:rFonts w:cs="Calibri"/>
              </w:rPr>
            </w:pPr>
            <w:bookmarkStart w:id="87" w:name="_Hlk153444681"/>
            <w:r>
              <w:rPr>
                <w:rFonts w:cs="Calibri"/>
                <w:shd w:val="clear" w:color="auto" w:fill="FFFFFF"/>
                <w:lang w:eastAsia="en-IN"/>
              </w:rPr>
              <w:t>assetHierarchyLevel</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46DFE1" w14:textId="77777777" w:rsidR="00202D51" w:rsidRDefault="00202D51">
            <w:pPr>
              <w:spacing w:after="0"/>
              <w:rPr>
                <w:rFonts w:cs="Calibri"/>
              </w:rPr>
            </w:pPr>
            <w:r>
              <w:rPr>
                <w:rFonts w:cs="Calibri"/>
              </w:rPr>
              <w:t xml:space="preserve">Returns the Level (plant, unit, system, sub-system) of the timeseries of KPI and parameter </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7AB5B"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459C1E" w14:textId="77777777" w:rsidR="00202D51" w:rsidRDefault="00207909">
            <w:pPr>
              <w:spacing w:after="0"/>
              <w:rPr>
                <w:rFonts w:cs="Calibri"/>
              </w:rPr>
            </w:pPr>
            <w:r>
              <w:rPr>
                <w:rFonts w:cs="Calibri"/>
              </w:rPr>
              <w:t>String</w:t>
            </w:r>
          </w:p>
        </w:tc>
      </w:tr>
      <w:tr w:rsidR="00202D51" w14:paraId="4DAA1969"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020034" w14:textId="77777777" w:rsidR="00202D51" w:rsidRDefault="00202D51">
            <w:pPr>
              <w:spacing w:after="0"/>
              <w:rPr>
                <w:rFonts w:cs="Calibri"/>
                <w:shd w:val="clear" w:color="auto" w:fill="FFFFFF"/>
                <w:lang w:eastAsia="en-IN"/>
              </w:rPr>
            </w:pPr>
            <w:r>
              <w:rPr>
                <w:rFonts w:cs="Calibri"/>
                <w:shd w:val="clear" w:color="auto" w:fill="FFFFFF"/>
                <w:lang w:eastAsia="en-IN"/>
              </w:rPr>
              <w:t>computationtrigger</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CEC791" w14:textId="57FA6B30" w:rsidR="00202D51" w:rsidRDefault="00E3653F">
            <w:pPr>
              <w:spacing w:after="0"/>
              <w:rPr>
                <w:rFonts w:cs="Calibri"/>
              </w:rPr>
            </w:pPr>
            <w:r>
              <w:t xml:space="preserve">Returns </w:t>
            </w:r>
            <w:r w:rsidRPr="00E3653F">
              <w:t>whenever any computation is getting triggered</w:t>
            </w:r>
            <w:r w:rsidR="003F7272">
              <w:t xml:space="preserve">. For example, </w:t>
            </w:r>
            <w:r w:rsidR="003B2163">
              <w:t>Time-based</w:t>
            </w:r>
            <w:r w:rsidR="003F7272">
              <w: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CB0F78" w14:textId="146E0D83" w:rsidR="00202D51" w:rsidRDefault="00ED1223">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1D49EF" w14:textId="30E5F72B" w:rsidR="00202D51" w:rsidRDefault="00ED1223">
            <w:pPr>
              <w:spacing w:after="0"/>
              <w:rPr>
                <w:rFonts w:cs="Calibri"/>
              </w:rPr>
            </w:pPr>
            <w:r>
              <w:rPr>
                <w:rFonts w:cs="Calibri"/>
              </w:rPr>
              <w:t>String</w:t>
            </w:r>
          </w:p>
        </w:tc>
      </w:tr>
      <w:tr w:rsidR="00202D51" w14:paraId="4FD34E2D"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DA4D8" w14:textId="77777777" w:rsidR="00202D51" w:rsidRDefault="00202D51">
            <w:pPr>
              <w:spacing w:after="0"/>
              <w:rPr>
                <w:rFonts w:cs="Calibri"/>
              </w:rPr>
            </w:pPr>
            <w:r>
              <w:rPr>
                <w:rFonts w:cs="Calibri"/>
                <w:shd w:val="clear" w:color="auto" w:fill="FFFFFF"/>
                <w:lang w:eastAsia="en-IN"/>
              </w:rPr>
              <w:t>department</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C9A1D2" w14:textId="77777777" w:rsidR="00202D51" w:rsidRDefault="00202D51">
            <w:pPr>
              <w:spacing w:after="0"/>
              <w:rPr>
                <w:rFonts w:cs="Calibri"/>
                <w:shd w:val="clear" w:color="auto" w:fill="FFFFFF"/>
                <w:lang w:eastAsia="en-IN"/>
              </w:rPr>
            </w:pPr>
            <w:r>
              <w:rPr>
                <w:rFonts w:cs="Calibri"/>
              </w:rPr>
              <w:t>Contains “</w:t>
            </w:r>
            <w:r>
              <w:rPr>
                <w:rFonts w:cs="Calibri"/>
                <w:shd w:val="clear" w:color="auto" w:fill="FFFFFF"/>
                <w:lang w:eastAsia="en-IN"/>
              </w:rPr>
              <w:t>departmentId”</w:t>
            </w:r>
            <w:r>
              <w:rPr>
                <w:rFonts w:cs="Calibri"/>
              </w:rPr>
              <w:t xml:space="preserve"> and “departmentName”</w:t>
            </w:r>
            <w:r>
              <w:rPr>
                <w:rFonts w:cs="Calibri"/>
                <w:shd w:val="clear" w:color="auto" w:fill="FFFFFF"/>
                <w:lang w:eastAsia="en-IN"/>
              </w:rPr>
              <w:t>.</w:t>
            </w:r>
            <w:r>
              <w:rPr>
                <w:rFonts w:cs="Calibri"/>
              </w:rPr>
              <w:t xml:space="preserve"> Each KPI is </w:t>
            </w:r>
            <w:proofErr w:type="gramStart"/>
            <w:r>
              <w:rPr>
                <w:rFonts w:cs="Calibri"/>
              </w:rPr>
              <w:t>assigned</w:t>
            </w:r>
            <w:proofErr w:type="gramEnd"/>
            <w:r>
              <w:rPr>
                <w:rFonts w:cs="Calibri"/>
              </w:rPr>
              <w:t xml:space="preserve"> a department based on its relevancy to the department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51EDB3"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18C1E6" w14:textId="77777777" w:rsidR="00202D51" w:rsidRDefault="00207909">
            <w:pPr>
              <w:spacing w:after="0"/>
              <w:rPr>
                <w:rFonts w:cs="Calibri"/>
              </w:rPr>
            </w:pPr>
            <w:r>
              <w:rPr>
                <w:rFonts w:cs="Calibri"/>
              </w:rPr>
              <w:t>String</w:t>
            </w:r>
          </w:p>
        </w:tc>
      </w:tr>
      <w:tr w:rsidR="00202D51" w14:paraId="09535CA2" w14:textId="77777777" w:rsidTr="00846C2F">
        <w:trPr>
          <w:trHeight w:val="353"/>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AE1F8" w14:textId="77777777" w:rsidR="00202D51" w:rsidRDefault="00202D51">
            <w:pPr>
              <w:shd w:val="clear" w:color="auto" w:fill="FFFFFE"/>
              <w:spacing w:after="0"/>
              <w:rPr>
                <w:rFonts w:cs="Calibri"/>
              </w:rPr>
            </w:pPr>
            <w:r>
              <w:rPr>
                <w:rFonts w:cs="Calibri"/>
                <w:shd w:val="clear" w:color="auto" w:fill="FFFFFF"/>
                <w:lang w:eastAsia="en-IN"/>
              </w:rPr>
              <w:t>frequency</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BEE31" w14:textId="77777777" w:rsidR="00202D51" w:rsidRDefault="00202D51">
            <w:pPr>
              <w:spacing w:after="0"/>
              <w:rPr>
                <w:rFonts w:cs="Calibri"/>
              </w:rPr>
            </w:pPr>
            <w:r>
              <w:rPr>
                <w:rFonts w:cs="Calibri"/>
              </w:rPr>
              <w:t xml:space="preserve">Frequency of KPI calculation </w:t>
            </w:r>
            <w:r w:rsidR="00876870">
              <w:rPr>
                <w:rFonts w:cs="Calibri"/>
              </w:rPr>
              <w:t xml:space="preserve">e.g., </w:t>
            </w:r>
            <w:r>
              <w:rPr>
                <w:rFonts w:cs="Calibri"/>
              </w:rPr>
              <w:t>5min,10min,15min,30min</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9D9475"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55315C" w14:textId="77777777" w:rsidR="00202D51" w:rsidRDefault="00207909">
            <w:pPr>
              <w:spacing w:after="0"/>
              <w:rPr>
                <w:rFonts w:cs="Calibri"/>
              </w:rPr>
            </w:pPr>
            <w:r>
              <w:rPr>
                <w:rFonts w:cs="Calibri"/>
              </w:rPr>
              <w:t>String</w:t>
            </w:r>
          </w:p>
        </w:tc>
      </w:tr>
      <w:tr w:rsidR="00202D51" w14:paraId="7DF35D5B"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156DE5" w14:textId="77777777" w:rsidR="00202D51" w:rsidRDefault="00202D51">
            <w:pPr>
              <w:spacing w:after="0"/>
              <w:rPr>
                <w:rFonts w:cs="Calibri"/>
              </w:rPr>
            </w:pPr>
            <w:r>
              <w:rPr>
                <w:rFonts w:cs="Calibri"/>
                <w:shd w:val="clear" w:color="auto" w:fill="FFFFFF"/>
                <w:lang w:eastAsia="en-IN"/>
              </w:rPr>
              <w:t>name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25C91F" w14:textId="0EDCA038" w:rsidR="00202D51" w:rsidRDefault="004C40B3">
            <w:pPr>
              <w:spacing w:after="0"/>
              <w:rPr>
                <w:rFonts w:cs="Calibri"/>
              </w:rPr>
            </w:pPr>
            <w:r w:rsidRPr="004C40B3">
              <w:rPr>
                <w:rFonts w:cs="Calibri"/>
              </w:rPr>
              <w:t xml:space="preserve">Contains Assetname and KPI name (e.g. </w:t>
            </w:r>
            <w:r w:rsidRPr="004C40B3">
              <w:rPr>
                <w:rFonts w:cs="Calibri"/>
                <w:lang w:val="en-IN"/>
              </w:rPr>
              <w:t>Field 2_MOL P-0191:OEE</w:t>
            </w:r>
            <w:r w:rsidRPr="004C40B3">
              <w:rPr>
                <w:rFonts w:cs="Calibri"/>
              </w:rPr>
              <w: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A1AFC8"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E17FDE" w14:textId="77777777" w:rsidR="00202D51" w:rsidRDefault="00207909">
            <w:pPr>
              <w:spacing w:after="0"/>
              <w:rPr>
                <w:rFonts w:cs="Calibri"/>
              </w:rPr>
            </w:pPr>
            <w:r>
              <w:rPr>
                <w:rFonts w:cs="Calibri"/>
              </w:rPr>
              <w:t>String</w:t>
            </w:r>
          </w:p>
        </w:tc>
      </w:tr>
      <w:tr w:rsidR="00202D51" w14:paraId="086A2C64"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517A0B" w14:textId="77777777" w:rsidR="00202D51" w:rsidRDefault="00202D51" w:rsidP="12077BE0">
            <w:pPr>
              <w:spacing w:after="0"/>
              <w:rPr>
                <w:shd w:val="clear" w:color="auto" w:fill="FFFFFF"/>
                <w:lang w:eastAsia="en-IN"/>
              </w:rPr>
            </w:pPr>
            <w:r w:rsidRPr="12077BE0">
              <w:rPr>
                <w:shd w:val="clear" w:color="auto" w:fill="FFFFFF"/>
                <w:lang w:eastAsia="en-IN"/>
              </w:rPr>
              <w:t>plantname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C4004A" w14:textId="40FB4528" w:rsidR="00202D51" w:rsidRDefault="00202D51">
            <w:pPr>
              <w:spacing w:after="0"/>
              <w:rPr>
                <w:rFonts w:cs="Calibri"/>
              </w:rPr>
            </w:pPr>
            <w:r>
              <w:rPr>
                <w:rFonts w:cs="Calibri"/>
              </w:rPr>
              <w:t>Name of the parent plantname</w:t>
            </w:r>
            <w:r w:rsidR="00C72894">
              <w:rPr>
                <w:rFonts w:cs="Calibri"/>
              </w:rPr>
              <w:t xml:space="preserve"> </w:t>
            </w:r>
            <w:r>
              <w:rPr>
                <w:rFonts w:cs="Calibri"/>
              </w:rPr>
              <w:t>(</w:t>
            </w:r>
            <w:r w:rsidR="00876870">
              <w:rPr>
                <w:rFonts w:cs="Calibri"/>
              </w:rPr>
              <w:t>e.g.,</w:t>
            </w:r>
            <w:r>
              <w:rPr>
                <w:rFonts w:cs="Calibri"/>
              </w:rPr>
              <w:t xml:space="preserve"> </w:t>
            </w:r>
            <w:r w:rsidR="00A34B4C" w:rsidRPr="00A34B4C">
              <w:rPr>
                <w:rFonts w:cs="Calibri"/>
                <w:lang w:val="en-IN"/>
              </w:rPr>
              <w:t>Oil &amp; Gas Field 2</w:t>
            </w:r>
            <w:r>
              <w:rPr>
                <w:rFonts w:cs="Calibri"/>
              </w:rPr>
              <w: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4C004E" w14:textId="77777777" w:rsidR="00202D51" w:rsidRDefault="51E99B21" w:rsidP="12077BE0">
            <w:pPr>
              <w:spacing w:after="0"/>
              <w:jc w:val="center"/>
            </w:pPr>
            <w:r w:rsidRPr="12077BE0">
              <w:t xml:space="preserve">M </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B49FFC" w14:textId="77777777" w:rsidR="00202D51" w:rsidRDefault="51E99B21" w:rsidP="12077BE0">
            <w:pPr>
              <w:spacing w:after="0"/>
            </w:pPr>
            <w:r w:rsidRPr="12077BE0">
              <w:t>String</w:t>
            </w:r>
          </w:p>
        </w:tc>
      </w:tr>
      <w:tr w:rsidR="00202D51" w14:paraId="15F6ED7B"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35A163" w14:textId="77777777" w:rsidR="00202D51" w:rsidRDefault="00202D51">
            <w:pPr>
              <w:spacing w:after="0"/>
              <w:rPr>
                <w:rFonts w:cs="Calibri"/>
              </w:rPr>
            </w:pPr>
            <w:r>
              <w:rPr>
                <w:rFonts w:cs="Calibri"/>
                <w:shd w:val="clear" w:color="auto" w:fill="FFFFFF"/>
                <w:lang w:eastAsia="en-IN"/>
              </w:rPr>
              <w:t>role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7D417C" w14:textId="77777777" w:rsidR="00202D51" w:rsidRDefault="00202D51">
            <w:pPr>
              <w:spacing w:after="0"/>
              <w:rPr>
                <w:rFonts w:cs="Calibri"/>
                <w:shd w:val="clear" w:color="auto" w:fill="FFFFFF"/>
              </w:rPr>
            </w:pPr>
            <w:r>
              <w:rPr>
                <w:rFonts w:cs="Calibri"/>
                <w:shd w:val="clear" w:color="auto" w:fill="FFFFFF"/>
              </w:rPr>
              <w:t>Contains “</w:t>
            </w:r>
            <w:r>
              <w:rPr>
                <w:rFonts w:cs="Calibri"/>
                <w:shd w:val="clear" w:color="auto" w:fill="FFFFFF"/>
                <w:lang w:eastAsia="en-IN"/>
              </w:rPr>
              <w:t xml:space="preserve">roleId” and “roleName”. Represent the </w:t>
            </w:r>
            <w:r>
              <w:rPr>
                <w:rFonts w:cs="Calibri"/>
                <w:shd w:val="clear" w:color="auto" w:fill="FFFFFF"/>
              </w:rPr>
              <w:t xml:space="preserve">Owner role assigned to the KPI in the KPI hierarchy </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608E4"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CFDA4F" w14:textId="77777777" w:rsidR="00202D51" w:rsidRDefault="00202D51">
            <w:pPr>
              <w:spacing w:after="0"/>
              <w:rPr>
                <w:rFonts w:cs="Calibri"/>
              </w:rPr>
            </w:pPr>
            <w:r>
              <w:rPr>
                <w:rFonts w:cs="Calibri"/>
              </w:rPr>
              <w:t xml:space="preserve">String </w:t>
            </w:r>
          </w:p>
        </w:tc>
      </w:tr>
      <w:tr w:rsidR="00202D51" w14:paraId="4F6CEED8"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0146EC" w14:textId="77777777" w:rsidR="00202D51" w:rsidRDefault="00202D51">
            <w:pPr>
              <w:spacing w:after="0"/>
              <w:rPr>
                <w:rFonts w:cs="Calibri"/>
                <w:shd w:val="clear" w:color="auto" w:fill="FFFFFF"/>
                <w:lang w:eastAsia="en-IN"/>
              </w:rPr>
            </w:pPr>
            <w:r>
              <w:rPr>
                <w:rFonts w:cs="Calibri"/>
                <w:shd w:val="clear" w:color="auto" w:fill="FFFFFF"/>
                <w:lang w:eastAsia="en-IN"/>
              </w:rPr>
              <w:t>type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0AB142" w14:textId="77777777" w:rsidR="00202D51" w:rsidRDefault="00202D51">
            <w:pPr>
              <w:spacing w:after="0"/>
              <w:rPr>
                <w:rFonts w:cs="Calibri"/>
                <w:shd w:val="clear" w:color="auto" w:fill="FFFFFF"/>
              </w:rPr>
            </w:pPr>
            <w:r>
              <w:rPr>
                <w:rFonts w:cs="Calibri"/>
                <w:shd w:val="clear" w:color="auto" w:fill="FFFFFF"/>
              </w:rPr>
              <w:t>Displays the type whether it is of type  KPI or parameter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3F35E6"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039B63" w14:textId="77777777" w:rsidR="00202D51" w:rsidRDefault="00202D51">
            <w:pPr>
              <w:spacing w:after="0"/>
              <w:rPr>
                <w:rFonts w:cs="Calibri"/>
              </w:rPr>
            </w:pPr>
            <w:r>
              <w:rPr>
                <w:rFonts w:cs="Calibri"/>
              </w:rPr>
              <w:t xml:space="preserve">String </w:t>
            </w:r>
          </w:p>
        </w:tc>
      </w:tr>
      <w:tr w:rsidR="00202D51" w14:paraId="315176CB"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13B20E" w14:textId="77777777" w:rsidR="00202D51" w:rsidRDefault="00202D51">
            <w:pPr>
              <w:spacing w:after="0"/>
              <w:rPr>
                <w:rFonts w:cs="Calibri"/>
                <w:shd w:val="clear" w:color="auto" w:fill="FFFFFF"/>
                <w:lang w:eastAsia="en-IN"/>
              </w:rPr>
            </w:pPr>
            <w:r>
              <w:rPr>
                <w:rFonts w:cs="Calibri"/>
                <w:shd w:val="clear" w:color="auto" w:fill="FFFFFF"/>
                <w:lang w:eastAsia="en-IN"/>
              </w:rPr>
              <w:t>uid</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A297E9" w14:textId="77777777" w:rsidR="00202D51" w:rsidRDefault="00202D51">
            <w:pPr>
              <w:spacing w:after="0"/>
              <w:rPr>
                <w:rFonts w:cs="Calibri"/>
                <w:shd w:val="clear" w:color="auto" w:fill="FFFFFF"/>
              </w:rPr>
            </w:pPr>
            <w:r>
              <w:rPr>
                <w:rFonts w:cs="Calibri"/>
                <w:shd w:val="clear" w:color="auto" w:fill="FFFFFF"/>
              </w:rPr>
              <w:t>unique identity only for KPI that is created by the user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AA6A6E"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C20548" w14:textId="77777777" w:rsidR="00202D51" w:rsidRDefault="00202D51">
            <w:pPr>
              <w:spacing w:after="0"/>
              <w:rPr>
                <w:rFonts w:cs="Calibri"/>
              </w:rPr>
            </w:pPr>
            <w:r>
              <w:rPr>
                <w:rFonts w:cs="Calibri"/>
              </w:rPr>
              <w:t xml:space="preserve">String </w:t>
            </w:r>
          </w:p>
        </w:tc>
      </w:tr>
    </w:tbl>
    <w:bookmarkEnd w:id="87"/>
    <w:p w14:paraId="17AE77EE" w14:textId="77777777" w:rsidR="00991538" w:rsidRDefault="00202D51" w:rsidP="00202D51">
      <w:pPr>
        <w:rPr>
          <w:rFonts w:cs="Calibri"/>
        </w:rPr>
      </w:pPr>
      <w:r>
        <w:rPr>
          <w:rFonts w:cs="Calibri"/>
        </w:rPr>
        <w:br w:type="column"/>
      </w:r>
    </w:p>
    <w:p w14:paraId="4E049977" w14:textId="0C39924E" w:rsidR="00202D51" w:rsidRDefault="00202D51" w:rsidP="00846C2F">
      <w:pPr>
        <w:pStyle w:val="Heading3"/>
      </w:pPr>
      <w:r>
        <w:t>API Precondition</w:t>
      </w:r>
    </w:p>
    <w:p w14:paraId="21804173" w14:textId="77777777" w:rsidR="00202D51" w:rsidRDefault="00202D51" w:rsidP="00202D51">
      <w:pPr>
        <w:rPr>
          <w:rFonts w:cs="Calibri"/>
        </w:rPr>
      </w:pPr>
      <w:r>
        <w:rPr>
          <w:rFonts w:cs="Calibri"/>
        </w:rPr>
        <w:t>To fetch the response from the smart-kpitile, the authorization token must exist.</w:t>
      </w:r>
    </w:p>
    <w:p w14:paraId="5A2D2C6D" w14:textId="10373BEE" w:rsidR="00991538" w:rsidRDefault="00846C2F" w:rsidP="00846C2F">
      <w:pPr>
        <w:pStyle w:val="Heading3"/>
      </w:pPr>
      <w:r>
        <w:t>Specification</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24"/>
        <w:gridCol w:w="9848"/>
      </w:tblGrid>
      <w:tr w:rsidR="00612FB1" w:rsidRPr="006E2058" w14:paraId="03590BF3" w14:textId="77777777" w:rsidTr="00C13806">
        <w:trPr>
          <w:trHeight w:val="224"/>
        </w:trPr>
        <w:tc>
          <w:tcPr>
            <w:tcW w:w="2724" w:type="dxa"/>
            <w:shd w:val="clear" w:color="auto" w:fill="D9D9D9" w:themeFill="background1" w:themeFillShade="D9"/>
            <w:tcMar>
              <w:top w:w="0" w:type="dxa"/>
              <w:left w:w="108" w:type="dxa"/>
              <w:bottom w:w="0" w:type="dxa"/>
              <w:right w:w="108" w:type="dxa"/>
            </w:tcMar>
            <w:vAlign w:val="center"/>
            <w:hideMark/>
          </w:tcPr>
          <w:p w14:paraId="3243A8DB" w14:textId="77777777" w:rsidR="00612FB1" w:rsidRPr="006E2058" w:rsidRDefault="00612FB1" w:rsidP="007E45A0">
            <w:pPr>
              <w:spacing w:after="0"/>
              <w:rPr>
                <w:rFonts w:cs="Calibri"/>
                <w:b/>
                <w:bCs/>
              </w:rPr>
            </w:pPr>
            <w:bookmarkStart w:id="88" w:name="OLE_LINK2"/>
            <w:r w:rsidRPr="006E2058">
              <w:t xml:space="preserve"> </w:t>
            </w:r>
            <w:bookmarkEnd w:id="88"/>
            <w:r w:rsidRPr="006E2058">
              <w:rPr>
                <w:rFonts w:cs="Calibri"/>
                <w:b/>
                <w:bCs/>
              </w:rPr>
              <w:t>PROTOCOL</w:t>
            </w:r>
          </w:p>
        </w:tc>
        <w:tc>
          <w:tcPr>
            <w:tcW w:w="9848" w:type="dxa"/>
            <w:shd w:val="clear" w:color="auto" w:fill="FFFFFF" w:themeFill="background1"/>
            <w:tcMar>
              <w:top w:w="0" w:type="dxa"/>
              <w:left w:w="108" w:type="dxa"/>
              <w:bottom w:w="0" w:type="dxa"/>
              <w:right w:w="108" w:type="dxa"/>
            </w:tcMar>
            <w:vAlign w:val="center"/>
            <w:hideMark/>
          </w:tcPr>
          <w:p w14:paraId="68B1AD7A" w14:textId="5409B9A4" w:rsidR="00612FB1" w:rsidRPr="006E2058" w:rsidRDefault="00612FB1" w:rsidP="007E45A0">
            <w:pPr>
              <w:spacing w:after="0"/>
              <w:rPr>
                <w:rFonts w:cs="Calibri"/>
              </w:rPr>
            </w:pPr>
            <w:r w:rsidRPr="006E2058">
              <w:rPr>
                <w:rFonts w:cs="Calibri"/>
              </w:rPr>
              <w:t>HTTPS</w:t>
            </w:r>
          </w:p>
        </w:tc>
      </w:tr>
      <w:tr w:rsidR="00612FB1" w:rsidRPr="006E2058" w14:paraId="3CB358D2" w14:textId="77777777" w:rsidTr="00C13806">
        <w:trPr>
          <w:trHeight w:val="112"/>
        </w:trPr>
        <w:tc>
          <w:tcPr>
            <w:tcW w:w="2724" w:type="dxa"/>
            <w:shd w:val="clear" w:color="auto" w:fill="D9D9D9" w:themeFill="background1" w:themeFillShade="D9"/>
            <w:tcMar>
              <w:top w:w="0" w:type="dxa"/>
              <w:left w:w="108" w:type="dxa"/>
              <w:bottom w:w="0" w:type="dxa"/>
              <w:right w:w="108" w:type="dxa"/>
            </w:tcMar>
            <w:vAlign w:val="center"/>
          </w:tcPr>
          <w:p w14:paraId="0A2C089A" w14:textId="77777777" w:rsidR="00612FB1" w:rsidRPr="006E2058" w:rsidRDefault="00D739DA" w:rsidP="007E45A0">
            <w:pPr>
              <w:spacing w:after="0"/>
              <w:rPr>
                <w:rFonts w:cs="Calibri"/>
                <w:b/>
                <w:bCs/>
              </w:rPr>
            </w:pPr>
            <w:r>
              <w:rPr>
                <w:rFonts w:cs="Calibri"/>
                <w:b/>
                <w:bCs/>
              </w:rPr>
              <w:t>REQUEST URL</w:t>
            </w:r>
          </w:p>
        </w:tc>
        <w:tc>
          <w:tcPr>
            <w:tcW w:w="9848" w:type="dxa"/>
            <w:shd w:val="clear" w:color="auto" w:fill="FFFFFF" w:themeFill="background1"/>
            <w:tcMar>
              <w:top w:w="0" w:type="dxa"/>
              <w:left w:w="108" w:type="dxa"/>
              <w:bottom w:w="0" w:type="dxa"/>
              <w:right w:w="108" w:type="dxa"/>
            </w:tcMar>
            <w:vAlign w:val="center"/>
          </w:tcPr>
          <w:p w14:paraId="7DDAE9FF" w14:textId="77777777" w:rsidR="00A858B2" w:rsidRPr="00A858B2" w:rsidRDefault="00A858B2" w:rsidP="00A858B2">
            <w:pPr>
              <w:spacing w:after="0"/>
              <w:rPr>
                <w:rFonts w:cs="Calibri"/>
              </w:rPr>
            </w:pPr>
            <w:r w:rsidRPr="00A858B2">
              <w:rPr>
                <w:rFonts w:cs="Calibri"/>
              </w:rPr>
              <w:t>https://apim-mw-aot-dev.azure-api.net/api/smartkpi/listkpi?asset=C-B1-G2-R1-F1</w:t>
            </w:r>
          </w:p>
          <w:p w14:paraId="5652AC93" w14:textId="524FE0B5" w:rsidR="00612FB1" w:rsidRPr="006E2058" w:rsidRDefault="00A858B2" w:rsidP="00A858B2">
            <w:pPr>
              <w:spacing w:after="0"/>
              <w:rPr>
                <w:rFonts w:cs="Calibri"/>
              </w:rPr>
            </w:pPr>
            <w:r w:rsidRPr="00A858B2">
              <w:rPr>
                <w:rFonts w:cs="Calibri"/>
              </w:rPr>
              <w:t>https://apim-mw-aot-dev.azure-api.net/api/smartkpi/listkpi?asset=Multi-Plant</w:t>
            </w:r>
          </w:p>
        </w:tc>
      </w:tr>
      <w:tr w:rsidR="00C13806" w:rsidRPr="006E2058" w14:paraId="4D4251BE" w14:textId="77777777" w:rsidTr="00C13806">
        <w:trPr>
          <w:trHeight w:val="112"/>
        </w:trPr>
        <w:tc>
          <w:tcPr>
            <w:tcW w:w="2724" w:type="dxa"/>
            <w:shd w:val="clear" w:color="auto" w:fill="D9D9D9" w:themeFill="background1" w:themeFillShade="D9"/>
            <w:tcMar>
              <w:top w:w="0" w:type="dxa"/>
              <w:left w:w="108" w:type="dxa"/>
              <w:bottom w:w="0" w:type="dxa"/>
              <w:right w:w="108" w:type="dxa"/>
            </w:tcMar>
            <w:vAlign w:val="center"/>
          </w:tcPr>
          <w:p w14:paraId="30B11DEE" w14:textId="701C8A9F" w:rsidR="00C13806" w:rsidRDefault="00C13806" w:rsidP="007E45A0">
            <w:pPr>
              <w:spacing w:after="0"/>
              <w:rPr>
                <w:rFonts w:cs="Calibri"/>
                <w:b/>
                <w:bCs/>
              </w:rPr>
            </w:pPr>
            <w:r w:rsidRPr="00C13806">
              <w:rPr>
                <w:rFonts w:cs="Calibri"/>
                <w:b/>
                <w:bCs/>
              </w:rPr>
              <w:t>PATH AOT (AWS) &lt;Public Exposure&gt;</w:t>
            </w:r>
          </w:p>
        </w:tc>
        <w:tc>
          <w:tcPr>
            <w:tcW w:w="9848" w:type="dxa"/>
            <w:shd w:val="clear" w:color="auto" w:fill="FFFFFF" w:themeFill="background1"/>
            <w:tcMar>
              <w:top w:w="0" w:type="dxa"/>
              <w:left w:w="108" w:type="dxa"/>
              <w:bottom w:w="0" w:type="dxa"/>
              <w:right w:w="108" w:type="dxa"/>
            </w:tcMar>
            <w:vAlign w:val="center"/>
          </w:tcPr>
          <w:p w14:paraId="15D5FC72" w14:textId="3DAD401A" w:rsidR="00C13806" w:rsidRPr="00A858B2" w:rsidRDefault="000D5D08" w:rsidP="00A858B2">
            <w:pPr>
              <w:spacing w:after="0"/>
              <w:rPr>
                <w:rFonts w:cs="Calibri"/>
              </w:rPr>
            </w:pPr>
            <w:hyperlink r:id="rId59" w:history="1">
              <w:r w:rsidRPr="00BD4BF1">
                <w:rPr>
                  <w:rStyle w:val="Hyperlink"/>
                  <w:rFonts w:cs="Calibri"/>
                </w:rPr>
                <w:t>https://cn13sbr3r6.execute-api.us-west-2.amazonaws.com/api/smartkpi/listkpi</w:t>
              </w:r>
            </w:hyperlink>
            <w:r>
              <w:rPr>
                <w:rFonts w:cs="Calibri"/>
              </w:rPr>
              <w:t xml:space="preserve"> </w:t>
            </w:r>
          </w:p>
        </w:tc>
      </w:tr>
      <w:tr w:rsidR="00612FB1" w:rsidRPr="006E2058" w14:paraId="260A01DA" w14:textId="77777777" w:rsidTr="00C13806">
        <w:trPr>
          <w:trHeight w:val="60"/>
        </w:trPr>
        <w:tc>
          <w:tcPr>
            <w:tcW w:w="2724" w:type="dxa"/>
            <w:shd w:val="clear" w:color="auto" w:fill="D9D9D9" w:themeFill="background1" w:themeFillShade="D9"/>
            <w:tcMar>
              <w:top w:w="0" w:type="dxa"/>
              <w:left w:w="108" w:type="dxa"/>
              <w:bottom w:w="0" w:type="dxa"/>
              <w:right w:w="108" w:type="dxa"/>
            </w:tcMar>
            <w:vAlign w:val="center"/>
            <w:hideMark/>
          </w:tcPr>
          <w:p w14:paraId="47634CD3" w14:textId="77777777" w:rsidR="00612FB1" w:rsidRPr="006E2058" w:rsidRDefault="00612FB1" w:rsidP="007E45A0">
            <w:pPr>
              <w:spacing w:after="0"/>
              <w:rPr>
                <w:rFonts w:cs="Calibri"/>
                <w:b/>
                <w:bCs/>
              </w:rPr>
            </w:pPr>
            <w:r w:rsidRPr="006E2058">
              <w:rPr>
                <w:rFonts w:cs="Calibri"/>
                <w:b/>
                <w:bCs/>
              </w:rPr>
              <w:t>METHOD</w:t>
            </w:r>
          </w:p>
        </w:tc>
        <w:tc>
          <w:tcPr>
            <w:tcW w:w="9848" w:type="dxa"/>
            <w:shd w:val="clear" w:color="auto" w:fill="FFFFFF" w:themeFill="background1"/>
            <w:tcMar>
              <w:top w:w="0" w:type="dxa"/>
              <w:left w:w="108" w:type="dxa"/>
              <w:bottom w:w="0" w:type="dxa"/>
              <w:right w:w="108" w:type="dxa"/>
            </w:tcMar>
            <w:vAlign w:val="center"/>
            <w:hideMark/>
          </w:tcPr>
          <w:p w14:paraId="47872101" w14:textId="142398C1" w:rsidR="00612FB1" w:rsidRPr="006E2058" w:rsidRDefault="00612FB1" w:rsidP="007E45A0">
            <w:pPr>
              <w:spacing w:after="0"/>
              <w:rPr>
                <w:rFonts w:cs="Calibri"/>
              </w:rPr>
            </w:pPr>
            <w:r w:rsidRPr="006E2058">
              <w:rPr>
                <w:rFonts w:cs="Calibri"/>
              </w:rPr>
              <w:t>GET</w:t>
            </w:r>
          </w:p>
        </w:tc>
      </w:tr>
      <w:tr w:rsidR="00612FB1" w:rsidRPr="006E2058" w14:paraId="50873A30" w14:textId="77777777" w:rsidTr="00C13806">
        <w:trPr>
          <w:trHeight w:val="244"/>
        </w:trPr>
        <w:tc>
          <w:tcPr>
            <w:tcW w:w="2724" w:type="dxa"/>
            <w:shd w:val="clear" w:color="auto" w:fill="D9D9D9" w:themeFill="background1" w:themeFillShade="D9"/>
            <w:tcMar>
              <w:top w:w="0" w:type="dxa"/>
              <w:left w:w="108" w:type="dxa"/>
              <w:bottom w:w="0" w:type="dxa"/>
              <w:right w:w="108" w:type="dxa"/>
            </w:tcMar>
            <w:vAlign w:val="center"/>
            <w:hideMark/>
          </w:tcPr>
          <w:p w14:paraId="68F5BD8B" w14:textId="77777777" w:rsidR="00612FB1" w:rsidRPr="006E2058" w:rsidRDefault="00612FB1" w:rsidP="007E45A0">
            <w:pPr>
              <w:spacing w:after="0"/>
              <w:rPr>
                <w:rFonts w:cs="Calibri"/>
                <w:b/>
                <w:bCs/>
              </w:rPr>
            </w:pPr>
            <w:r w:rsidRPr="006E2058">
              <w:rPr>
                <w:rFonts w:cs="Calibri"/>
                <w:b/>
                <w:bCs/>
              </w:rPr>
              <w:t>CONTENT TYPE</w:t>
            </w:r>
          </w:p>
        </w:tc>
        <w:tc>
          <w:tcPr>
            <w:tcW w:w="9848" w:type="dxa"/>
            <w:shd w:val="clear" w:color="auto" w:fill="FFFFFF" w:themeFill="background1"/>
            <w:tcMar>
              <w:top w:w="0" w:type="dxa"/>
              <w:left w:w="108" w:type="dxa"/>
              <w:bottom w:w="0" w:type="dxa"/>
              <w:right w:w="108" w:type="dxa"/>
            </w:tcMar>
            <w:vAlign w:val="center"/>
            <w:hideMark/>
          </w:tcPr>
          <w:p w14:paraId="367563ED" w14:textId="77777777" w:rsidR="00612FB1" w:rsidRPr="006E2058" w:rsidRDefault="00612FB1" w:rsidP="007E45A0">
            <w:pPr>
              <w:spacing w:after="0"/>
              <w:rPr>
                <w:rFonts w:cs="Calibri"/>
              </w:rPr>
            </w:pPr>
            <w:r w:rsidRPr="006E2058">
              <w:rPr>
                <w:rFonts w:cs="Calibri"/>
              </w:rPr>
              <w:t>application / json</w:t>
            </w:r>
          </w:p>
        </w:tc>
      </w:tr>
      <w:tr w:rsidR="00BF1760" w:rsidRPr="006E2058" w14:paraId="4B918BE6" w14:textId="77777777" w:rsidTr="00C13806">
        <w:trPr>
          <w:trHeight w:val="244"/>
        </w:trPr>
        <w:tc>
          <w:tcPr>
            <w:tcW w:w="2724" w:type="dxa"/>
            <w:shd w:val="clear" w:color="auto" w:fill="D9D9D9" w:themeFill="background1" w:themeFillShade="D9"/>
            <w:tcMar>
              <w:top w:w="0" w:type="dxa"/>
              <w:left w:w="108" w:type="dxa"/>
              <w:bottom w:w="0" w:type="dxa"/>
              <w:right w:w="108" w:type="dxa"/>
            </w:tcMar>
            <w:vAlign w:val="center"/>
          </w:tcPr>
          <w:p w14:paraId="6ED01B07" w14:textId="77777777" w:rsidR="00BF1760" w:rsidRPr="006E2058" w:rsidRDefault="00BF1760" w:rsidP="007E45A0">
            <w:pPr>
              <w:spacing w:after="0"/>
              <w:rPr>
                <w:rFonts w:cs="Calibri"/>
                <w:b/>
                <w:bCs/>
              </w:rPr>
            </w:pPr>
            <w:bookmarkStart w:id="89" w:name="_Hlk152250170"/>
            <w:r>
              <w:rPr>
                <w:rFonts w:cs="Calibri"/>
                <w:b/>
                <w:bCs/>
              </w:rPr>
              <w:t>JSON Response</w:t>
            </w:r>
          </w:p>
        </w:tc>
        <w:tc>
          <w:tcPr>
            <w:tcW w:w="9848" w:type="dxa"/>
            <w:shd w:val="clear" w:color="auto" w:fill="FFFFFF" w:themeFill="background1"/>
            <w:tcMar>
              <w:top w:w="0" w:type="dxa"/>
              <w:left w:w="108" w:type="dxa"/>
              <w:bottom w:w="0" w:type="dxa"/>
              <w:right w:w="108" w:type="dxa"/>
            </w:tcMar>
            <w:vAlign w:val="center"/>
          </w:tcPr>
          <w:p w14:paraId="40A9C258" w14:textId="7FA7020F" w:rsidR="00BF1760" w:rsidRPr="006E2058" w:rsidRDefault="009149D8" w:rsidP="007E45A0">
            <w:pPr>
              <w:spacing w:after="0"/>
              <w:rPr>
                <w:rFonts w:cs="Calibri"/>
              </w:rPr>
            </w:pPr>
            <w:r>
              <w:t xml:space="preserve">Plant- </w:t>
            </w:r>
            <w:hyperlink r:id="rId60" w:history="1">
              <w:r w:rsidR="00BF1760" w:rsidRPr="001A566F">
                <w:rPr>
                  <w:rStyle w:val="Hyperlink"/>
                  <w:rFonts w:cs="Calibri"/>
                </w:rPr>
                <w:t>Link</w:t>
              </w:r>
            </w:hyperlink>
            <w:r>
              <w:rPr>
                <w:rStyle w:val="Hyperlink"/>
                <w:rFonts w:cs="Calibri"/>
              </w:rPr>
              <w:br/>
            </w:r>
            <w:r w:rsidRPr="005D68CE">
              <w:rPr>
                <w:rStyle w:val="Hyperlink"/>
                <w:color w:val="auto"/>
                <w:u w:val="none"/>
              </w:rPr>
              <w:t>Multi-plant</w:t>
            </w:r>
            <w:r w:rsidR="00EB0F05" w:rsidRPr="007030F8">
              <w:rPr>
                <w:rStyle w:val="Hyperlink"/>
                <w:color w:val="auto"/>
                <w:u w:val="none"/>
              </w:rPr>
              <w:t xml:space="preserve"> </w:t>
            </w:r>
            <w:r w:rsidR="00EB0F05" w:rsidRPr="007030F8">
              <w:rPr>
                <w:rStyle w:val="Hyperlink"/>
                <w:u w:val="none"/>
              </w:rPr>
              <w:t xml:space="preserve">- </w:t>
            </w:r>
            <w:hyperlink r:id="rId61" w:history="1">
              <w:r w:rsidR="009B188C" w:rsidRPr="009B188C">
                <w:rPr>
                  <w:rStyle w:val="Hyperlink"/>
                </w:rPr>
                <w:t>Link</w:t>
              </w:r>
            </w:hyperlink>
          </w:p>
        </w:tc>
      </w:tr>
    </w:tbl>
    <w:bookmarkEnd w:id="89"/>
    <w:p w14:paraId="29B0DFE8" w14:textId="3F587057" w:rsidR="00333B61" w:rsidRDefault="00144BDC" w:rsidP="00144BDC">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10881"/>
      </w:tblGrid>
      <w:tr w:rsidR="00144BDC" w:rsidRPr="00144BDC" w14:paraId="35D5ED0F" w14:textId="77777777" w:rsidTr="00144BDC">
        <w:trPr>
          <w:trHeight w:val="219"/>
          <w:jc w:val="center"/>
        </w:trPr>
        <w:tc>
          <w:tcPr>
            <w:tcW w:w="17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3B36F75" w14:textId="77777777" w:rsidR="00144BDC" w:rsidRPr="00144BDC" w:rsidRDefault="00144BDC" w:rsidP="00144BDC">
            <w:pPr>
              <w:spacing w:after="0" w:line="256" w:lineRule="auto"/>
              <w:jc w:val="center"/>
              <w:rPr>
                <w:rFonts w:eastAsia="Calibri" w:cs="Calibri"/>
                <w:b/>
                <w:lang w:val="en-IN"/>
              </w:rPr>
            </w:pPr>
            <w:r w:rsidRPr="00144BDC">
              <w:rPr>
                <w:rFonts w:eastAsia="Calibri" w:cs="Calibri"/>
                <w:b/>
                <w:lang w:val="en-IN"/>
              </w:rPr>
              <w:t>HTTP Code</w:t>
            </w:r>
          </w:p>
        </w:tc>
        <w:tc>
          <w:tcPr>
            <w:tcW w:w="108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5C79CC4" w14:textId="77777777" w:rsidR="00144BDC" w:rsidRPr="00144BDC" w:rsidRDefault="00144BDC" w:rsidP="00144BDC">
            <w:pPr>
              <w:spacing w:after="0" w:line="256" w:lineRule="auto"/>
              <w:jc w:val="center"/>
              <w:rPr>
                <w:rFonts w:eastAsia="Calibri" w:cs="Calibri"/>
                <w:b/>
                <w:lang w:val="it-IT" w:eastAsia="it-IT"/>
              </w:rPr>
            </w:pPr>
            <w:r w:rsidRPr="00144BDC">
              <w:rPr>
                <w:rFonts w:eastAsia="Calibri" w:cs="Calibri"/>
                <w:b/>
                <w:lang w:val="en-IN"/>
              </w:rPr>
              <w:t>Result Description</w:t>
            </w:r>
          </w:p>
        </w:tc>
      </w:tr>
      <w:tr w:rsidR="00144BDC" w:rsidRPr="00144BDC" w14:paraId="2B41D283" w14:textId="77777777" w:rsidTr="00144BDC">
        <w:trPr>
          <w:trHeight w:val="219"/>
          <w:jc w:val="center"/>
        </w:trPr>
        <w:tc>
          <w:tcPr>
            <w:tcW w:w="1709" w:type="dxa"/>
            <w:tcBorders>
              <w:top w:val="single" w:sz="4" w:space="0" w:color="000000"/>
              <w:left w:val="single" w:sz="4" w:space="0" w:color="000000"/>
              <w:bottom w:val="single" w:sz="4" w:space="0" w:color="000000"/>
              <w:right w:val="single" w:sz="4" w:space="0" w:color="000000"/>
            </w:tcBorders>
            <w:hideMark/>
          </w:tcPr>
          <w:p w14:paraId="6AF43AD4" w14:textId="77777777" w:rsidR="00144BDC" w:rsidRPr="00144BDC" w:rsidRDefault="00144BDC" w:rsidP="00144BDC">
            <w:pPr>
              <w:spacing w:after="0" w:line="256" w:lineRule="auto"/>
              <w:jc w:val="center"/>
              <w:rPr>
                <w:rFonts w:eastAsia="Calibri" w:cs="Calibri"/>
                <w:lang w:val="en-IN"/>
              </w:rPr>
            </w:pPr>
            <w:r w:rsidRPr="00144BDC">
              <w:rPr>
                <w:rFonts w:eastAsia="Calibri" w:cs="Calibri"/>
                <w:lang w:val="en-IN"/>
              </w:rPr>
              <w:t>200</w:t>
            </w:r>
          </w:p>
        </w:tc>
        <w:tc>
          <w:tcPr>
            <w:tcW w:w="10881" w:type="dxa"/>
            <w:tcBorders>
              <w:top w:val="single" w:sz="4" w:space="0" w:color="000000"/>
              <w:left w:val="single" w:sz="4" w:space="0" w:color="000000"/>
              <w:bottom w:val="single" w:sz="4" w:space="0" w:color="000000"/>
              <w:right w:val="single" w:sz="4" w:space="0" w:color="000000"/>
            </w:tcBorders>
            <w:hideMark/>
          </w:tcPr>
          <w:p w14:paraId="3681C3D0" w14:textId="77777777" w:rsidR="00144BDC" w:rsidRPr="00144BDC" w:rsidRDefault="00144BDC" w:rsidP="00144BDC">
            <w:pPr>
              <w:spacing w:after="0" w:line="256" w:lineRule="auto"/>
              <w:rPr>
                <w:rFonts w:eastAsia="Calibri" w:cs="Calibri"/>
                <w:lang w:val="it-IT" w:eastAsia="it-IT"/>
              </w:rPr>
            </w:pPr>
            <w:r w:rsidRPr="00144BDC">
              <w:rPr>
                <w:rFonts w:eastAsia="Calibri" w:cs="Calibri"/>
                <w:lang w:val="en-IN"/>
              </w:rPr>
              <w:t>Service executed successfully</w:t>
            </w:r>
          </w:p>
        </w:tc>
      </w:tr>
    </w:tbl>
    <w:p w14:paraId="236583B7" w14:textId="59EDDE87" w:rsidR="00144BDC" w:rsidRPr="00144BDC" w:rsidRDefault="00144BDC" w:rsidP="00144BDC">
      <w:pPr>
        <w:pStyle w:val="Heading3"/>
      </w:pPr>
      <w:r>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2044"/>
        <w:gridCol w:w="8815"/>
      </w:tblGrid>
      <w:tr w:rsidR="00333B61" w14:paraId="2CC64034" w14:textId="77777777" w:rsidTr="00144BDC">
        <w:trPr>
          <w:trHeight w:val="219"/>
          <w:jc w:val="center"/>
        </w:trPr>
        <w:tc>
          <w:tcPr>
            <w:tcW w:w="1731" w:type="dxa"/>
            <w:tcBorders>
              <w:bottom w:val="nil"/>
            </w:tcBorders>
            <w:shd w:val="clear" w:color="auto" w:fill="D9D9D9" w:themeFill="background1" w:themeFillShade="D9"/>
            <w:vAlign w:val="center"/>
            <w:hideMark/>
          </w:tcPr>
          <w:p w14:paraId="0CC03876" w14:textId="77777777" w:rsidR="00333B61" w:rsidRDefault="00333B61">
            <w:pPr>
              <w:spacing w:after="0"/>
              <w:jc w:val="center"/>
              <w:rPr>
                <w:rFonts w:cs="Calibri"/>
                <w:b/>
              </w:rPr>
            </w:pPr>
            <w:r>
              <w:rPr>
                <w:rFonts w:cs="Calibri"/>
                <w:b/>
              </w:rPr>
              <w:t>HTTP Code</w:t>
            </w:r>
          </w:p>
        </w:tc>
        <w:tc>
          <w:tcPr>
            <w:tcW w:w="2044" w:type="dxa"/>
            <w:tcBorders>
              <w:bottom w:val="nil"/>
            </w:tcBorders>
            <w:shd w:val="clear" w:color="auto" w:fill="D9D9D9" w:themeFill="background1" w:themeFillShade="D9"/>
            <w:vAlign w:val="center"/>
            <w:hideMark/>
          </w:tcPr>
          <w:p w14:paraId="4542B612" w14:textId="77777777" w:rsidR="00333B61" w:rsidRDefault="00333B61">
            <w:pPr>
              <w:spacing w:after="0"/>
              <w:jc w:val="center"/>
              <w:rPr>
                <w:rFonts w:cs="Calibri"/>
                <w:b/>
                <w:lang w:val="it-IT" w:eastAsia="it-IT"/>
              </w:rPr>
            </w:pPr>
            <w:r>
              <w:rPr>
                <w:rFonts w:cs="Calibri"/>
                <w:b/>
              </w:rPr>
              <w:t>Error Code</w:t>
            </w:r>
          </w:p>
        </w:tc>
        <w:tc>
          <w:tcPr>
            <w:tcW w:w="8815" w:type="dxa"/>
            <w:tcBorders>
              <w:bottom w:val="nil"/>
            </w:tcBorders>
            <w:shd w:val="clear" w:color="auto" w:fill="D9D9D9" w:themeFill="background1" w:themeFillShade="D9"/>
            <w:vAlign w:val="center"/>
            <w:hideMark/>
          </w:tcPr>
          <w:p w14:paraId="2B4FBB04" w14:textId="77777777" w:rsidR="00333B61" w:rsidRDefault="00333B61">
            <w:pPr>
              <w:spacing w:after="0"/>
              <w:jc w:val="center"/>
              <w:rPr>
                <w:rFonts w:cs="Calibri"/>
                <w:b/>
                <w:lang w:val="it-IT" w:eastAsia="it-IT"/>
              </w:rPr>
            </w:pPr>
            <w:r>
              <w:rPr>
                <w:rFonts w:cs="Calibri"/>
                <w:b/>
              </w:rPr>
              <w:t>Error Description</w:t>
            </w:r>
          </w:p>
        </w:tc>
      </w:tr>
      <w:tr w:rsidR="00333B61" w14:paraId="2ED7F209" w14:textId="77777777" w:rsidTr="00144BDC">
        <w:trPr>
          <w:trHeight w:val="219"/>
          <w:jc w:val="center"/>
        </w:trPr>
        <w:tc>
          <w:tcPr>
            <w:tcW w:w="1731" w:type="dxa"/>
            <w:vAlign w:val="center"/>
            <w:hideMark/>
          </w:tcPr>
          <w:p w14:paraId="4C99C3C3" w14:textId="77777777" w:rsidR="00333B61" w:rsidRDefault="00333B61">
            <w:pPr>
              <w:spacing w:after="0"/>
              <w:jc w:val="center"/>
              <w:rPr>
                <w:rFonts w:cs="Calibri"/>
              </w:rPr>
            </w:pPr>
            <w:r>
              <w:rPr>
                <w:rFonts w:cs="Calibri"/>
              </w:rPr>
              <w:t>500</w:t>
            </w:r>
          </w:p>
        </w:tc>
        <w:tc>
          <w:tcPr>
            <w:tcW w:w="2044" w:type="dxa"/>
            <w:vAlign w:val="center"/>
            <w:hideMark/>
          </w:tcPr>
          <w:p w14:paraId="41F7E482" w14:textId="77777777" w:rsidR="00333B61" w:rsidRDefault="00333B61">
            <w:pPr>
              <w:spacing w:after="0"/>
              <w:jc w:val="center"/>
              <w:rPr>
                <w:rFonts w:cs="Calibri"/>
              </w:rPr>
            </w:pPr>
            <w:r>
              <w:rPr>
                <w:rFonts w:cs="Calibri"/>
              </w:rPr>
              <w:t>500</w:t>
            </w:r>
          </w:p>
        </w:tc>
        <w:tc>
          <w:tcPr>
            <w:tcW w:w="8815" w:type="dxa"/>
            <w:vAlign w:val="center"/>
            <w:hideMark/>
          </w:tcPr>
          <w:p w14:paraId="5E0632CE" w14:textId="77777777" w:rsidR="00333B61" w:rsidRDefault="00333B61">
            <w:pPr>
              <w:spacing w:after="0"/>
              <w:rPr>
                <w:rFonts w:cs="Calibri"/>
              </w:rPr>
            </w:pPr>
            <w:r>
              <w:rPr>
                <w:rFonts w:cs="Calibri"/>
              </w:rPr>
              <w:t>Generic Error</w:t>
            </w:r>
          </w:p>
        </w:tc>
      </w:tr>
      <w:tr w:rsidR="00333B61" w14:paraId="3E296EFC" w14:textId="77777777" w:rsidTr="00144BDC">
        <w:trPr>
          <w:trHeight w:val="116"/>
          <w:jc w:val="center"/>
        </w:trPr>
        <w:tc>
          <w:tcPr>
            <w:tcW w:w="1731" w:type="dxa"/>
            <w:vAlign w:val="center"/>
            <w:hideMark/>
          </w:tcPr>
          <w:p w14:paraId="2D6D1E02" w14:textId="77777777" w:rsidR="00333B61" w:rsidRDefault="00333B61">
            <w:pPr>
              <w:spacing w:after="0"/>
              <w:jc w:val="center"/>
              <w:rPr>
                <w:rFonts w:cs="Calibri"/>
              </w:rPr>
            </w:pPr>
            <w:r>
              <w:rPr>
                <w:rFonts w:cs="Calibri"/>
              </w:rPr>
              <w:t>400</w:t>
            </w:r>
          </w:p>
        </w:tc>
        <w:tc>
          <w:tcPr>
            <w:tcW w:w="2044" w:type="dxa"/>
            <w:vAlign w:val="center"/>
            <w:hideMark/>
          </w:tcPr>
          <w:p w14:paraId="4E250B4B" w14:textId="77777777" w:rsidR="00333B61" w:rsidRDefault="00333B61">
            <w:pPr>
              <w:spacing w:after="0"/>
              <w:jc w:val="center"/>
              <w:rPr>
                <w:rFonts w:cs="Calibri"/>
              </w:rPr>
            </w:pPr>
            <w:r>
              <w:rPr>
                <w:rFonts w:cs="Calibri"/>
              </w:rPr>
              <w:t>401</w:t>
            </w:r>
          </w:p>
        </w:tc>
        <w:tc>
          <w:tcPr>
            <w:tcW w:w="8815" w:type="dxa"/>
            <w:vAlign w:val="center"/>
            <w:hideMark/>
          </w:tcPr>
          <w:p w14:paraId="7E2F0A8B" w14:textId="77777777" w:rsidR="00333B61" w:rsidRDefault="00333B61">
            <w:pPr>
              <w:spacing w:after="0"/>
              <w:rPr>
                <w:rFonts w:cs="Calibri"/>
              </w:rPr>
            </w:pPr>
            <w:r>
              <w:rPr>
                <w:rFonts w:cs="Calibri"/>
              </w:rPr>
              <w:t xml:space="preserve">Unauthorized </w:t>
            </w:r>
          </w:p>
          <w:p w14:paraId="6DB46F94" w14:textId="77777777" w:rsidR="00333B61" w:rsidRDefault="00333B61">
            <w:pPr>
              <w:spacing w:after="0"/>
            </w:pPr>
            <w:r>
              <w:t>{HeaderToken} could be missing or expired</w:t>
            </w:r>
          </w:p>
        </w:tc>
      </w:tr>
      <w:tr w:rsidR="00333B61" w14:paraId="3A9CC8E3" w14:textId="77777777" w:rsidTr="00144BDC">
        <w:trPr>
          <w:trHeight w:val="219"/>
          <w:jc w:val="center"/>
        </w:trPr>
        <w:tc>
          <w:tcPr>
            <w:tcW w:w="1731" w:type="dxa"/>
            <w:vAlign w:val="center"/>
            <w:hideMark/>
          </w:tcPr>
          <w:p w14:paraId="56939AE1" w14:textId="77777777" w:rsidR="00333B61" w:rsidRDefault="00333B61">
            <w:pPr>
              <w:spacing w:after="0"/>
              <w:jc w:val="center"/>
              <w:rPr>
                <w:rFonts w:cs="Calibri"/>
              </w:rPr>
            </w:pPr>
            <w:r>
              <w:rPr>
                <w:rFonts w:cs="Calibri"/>
              </w:rPr>
              <w:t>400</w:t>
            </w:r>
          </w:p>
        </w:tc>
        <w:tc>
          <w:tcPr>
            <w:tcW w:w="2044" w:type="dxa"/>
            <w:vAlign w:val="center"/>
            <w:hideMark/>
          </w:tcPr>
          <w:p w14:paraId="77A981B3" w14:textId="77777777" w:rsidR="00333B61" w:rsidRDefault="00333B61">
            <w:pPr>
              <w:spacing w:after="0"/>
              <w:jc w:val="center"/>
              <w:rPr>
                <w:rFonts w:cs="Calibri"/>
              </w:rPr>
            </w:pPr>
            <w:r>
              <w:rPr>
                <w:rFonts w:cs="Calibri"/>
              </w:rPr>
              <w:t>400</w:t>
            </w:r>
          </w:p>
        </w:tc>
        <w:tc>
          <w:tcPr>
            <w:tcW w:w="8815" w:type="dxa"/>
            <w:vAlign w:val="center"/>
            <w:hideMark/>
          </w:tcPr>
          <w:p w14:paraId="3CE1B9AC" w14:textId="77777777" w:rsidR="00333B61" w:rsidRDefault="00333B61">
            <w:pPr>
              <w:spacing w:after="0"/>
              <w:rPr>
                <w:rFonts w:cs="Calibri"/>
                <w:lang w:eastAsia="it-IT"/>
              </w:rPr>
            </w:pPr>
            <w:r>
              <w:rPr>
                <w:rFonts w:cs="Calibri"/>
              </w:rPr>
              <w:t>Bad request</w:t>
            </w:r>
          </w:p>
        </w:tc>
      </w:tr>
    </w:tbl>
    <w:p w14:paraId="6C51045F" w14:textId="77777777" w:rsidR="00550786" w:rsidRPr="00C6697D" w:rsidRDefault="00550786" w:rsidP="00C6697D">
      <w:pPr>
        <w:rPr>
          <w:rFonts w:cs="Calibri"/>
        </w:rPr>
        <w:sectPr w:rsidR="00550786" w:rsidRPr="00C6697D" w:rsidSect="00BF2259">
          <w:type w:val="continuous"/>
          <w:pgSz w:w="28800" w:h="24480" w:code="5"/>
          <w:pgMar w:top="1440" w:right="1440" w:bottom="1440" w:left="1440" w:header="720" w:footer="283" w:gutter="0"/>
          <w:cols w:num="2" w:space="720"/>
          <w:docGrid w:linePitch="360"/>
        </w:sectPr>
      </w:pPr>
    </w:p>
    <w:p w14:paraId="7B21B3B5" w14:textId="77777777" w:rsidR="00612FB1" w:rsidRPr="006E2058" w:rsidRDefault="00612FB1" w:rsidP="00612FB1">
      <w:pPr>
        <w:rPr>
          <w:rFonts w:cs="Calibri"/>
          <w:color w:val="4472C4" w:themeColor="accent1"/>
        </w:rPr>
        <w:sectPr w:rsidR="00612FB1" w:rsidRPr="006E2058" w:rsidSect="00BF2259">
          <w:type w:val="continuous"/>
          <w:pgSz w:w="28800" w:h="24480"/>
          <w:pgMar w:top="1440" w:right="1440" w:bottom="1440" w:left="1440" w:header="720" w:footer="720" w:gutter="0"/>
          <w:cols w:num="2" w:space="720"/>
        </w:sectPr>
      </w:pPr>
    </w:p>
    <w:p w14:paraId="66E7026B" w14:textId="77777777" w:rsidR="000F19AA" w:rsidRDefault="000F19AA" w:rsidP="003828BA">
      <w:pPr>
        <w:pStyle w:val="Heading2"/>
        <w:sectPr w:rsidR="000F19AA" w:rsidSect="00BF2259">
          <w:type w:val="continuous"/>
          <w:pgSz w:w="28800" w:h="24480" w:code="5"/>
          <w:pgMar w:top="1440" w:right="1440" w:bottom="1440" w:left="1440" w:header="720" w:footer="288" w:gutter="0"/>
          <w:cols w:num="2" w:space="720"/>
          <w:docGrid w:linePitch="360"/>
        </w:sectPr>
      </w:pPr>
    </w:p>
    <w:p w14:paraId="439C285C" w14:textId="77777777" w:rsidR="00612FB1" w:rsidRDefault="00612FB1" w:rsidP="003828BA">
      <w:pPr>
        <w:pStyle w:val="Heading2"/>
      </w:pPr>
      <w:bookmarkStart w:id="90" w:name="_Toc217890926"/>
      <w:r w:rsidRPr="006E2058">
        <w:lastRenderedPageBreak/>
        <w:t xml:space="preserve">POST- </w:t>
      </w:r>
      <w:r w:rsidR="005C566C">
        <w:t>DEVIATION</w:t>
      </w:r>
      <w:bookmarkEnd w:id="90"/>
    </w:p>
    <w:p w14:paraId="2883E373" w14:textId="35CF29C2" w:rsidR="00612FB1" w:rsidRDefault="75F8B729" w:rsidP="360C22E2">
      <w:pPr>
        <w:tabs>
          <w:tab w:val="left" w:pos="10800"/>
        </w:tabs>
        <w:ind w:right="1800"/>
        <w:rPr>
          <w:rFonts w:cs="Calibri"/>
          <w:szCs w:val="20"/>
        </w:rPr>
      </w:pPr>
      <w:r w:rsidRPr="00270F5F">
        <w:rPr>
          <w:rFonts w:cs="Calibri"/>
          <w:szCs w:val="20"/>
        </w:rPr>
        <w:t>The Deviation API is part of the AOT-SmartKPI-Middleware</w:t>
      </w:r>
      <w:r w:rsidR="1D13B7A2" w:rsidRPr="00270F5F">
        <w:rPr>
          <w:rFonts w:cs="Calibri"/>
          <w:szCs w:val="20"/>
        </w:rPr>
        <w:t xml:space="preserve"> Microservice</w:t>
      </w:r>
      <w:r w:rsidRPr="00270F5F">
        <w:rPr>
          <w:rFonts w:cs="Calibri"/>
          <w:szCs w:val="20"/>
        </w:rPr>
        <w:t xml:space="preserve"> that is invoked by the UI and consumed by the UI. This API is </w:t>
      </w:r>
      <w:r w:rsidR="6A10D5FB" w:rsidRPr="00270F5F">
        <w:rPr>
          <w:rFonts w:cs="Calibri"/>
          <w:szCs w:val="20"/>
        </w:rPr>
        <w:t xml:space="preserve">a POST </w:t>
      </w:r>
      <w:r w:rsidR="202261CA" w:rsidRPr="00270F5F">
        <w:rPr>
          <w:rFonts w:cs="Calibri"/>
          <w:szCs w:val="20"/>
        </w:rPr>
        <w:t>call</w:t>
      </w:r>
      <w:r w:rsidR="734F915D" w:rsidRPr="00270F5F">
        <w:rPr>
          <w:rFonts w:cs="Calibri"/>
          <w:szCs w:val="20"/>
        </w:rPr>
        <w:t xml:space="preserve"> </w:t>
      </w:r>
      <w:r w:rsidR="003F7272">
        <w:rPr>
          <w:rFonts w:cs="Calibri"/>
          <w:szCs w:val="20"/>
        </w:rPr>
        <w:t>that</w:t>
      </w:r>
      <w:r w:rsidR="734F915D" w:rsidRPr="00270F5F">
        <w:rPr>
          <w:rFonts w:cs="Calibri"/>
          <w:szCs w:val="20"/>
        </w:rPr>
        <w:t xml:space="preserve"> is</w:t>
      </w:r>
      <w:r w:rsidRPr="00270F5F">
        <w:rPr>
          <w:rFonts w:cs="Calibri"/>
          <w:szCs w:val="20"/>
        </w:rPr>
        <w:t xml:space="preserve"> used to calculate the deviated value for each KPI and </w:t>
      </w:r>
      <w:r w:rsidR="734F915D" w:rsidRPr="00270F5F">
        <w:rPr>
          <w:rFonts w:cs="Calibri"/>
          <w:szCs w:val="20"/>
        </w:rPr>
        <w:t xml:space="preserve">to </w:t>
      </w:r>
      <w:r w:rsidRPr="00270F5F">
        <w:rPr>
          <w:rFonts w:cs="Calibri"/>
          <w:szCs w:val="20"/>
        </w:rPr>
        <w:t>send the consolidated output</w:t>
      </w:r>
      <w:r w:rsidR="00FC2F41">
        <w:rPr>
          <w:rFonts w:cs="Calibri"/>
          <w:szCs w:val="20"/>
        </w:rPr>
        <w:t xml:space="preserve"> (all KPI deviation values)</w:t>
      </w:r>
      <w:r w:rsidRPr="00270F5F">
        <w:rPr>
          <w:rFonts w:cs="Calibri"/>
          <w:szCs w:val="20"/>
        </w:rPr>
        <w:t xml:space="preserve"> </w:t>
      </w:r>
      <w:r w:rsidR="00B84C0C">
        <w:rPr>
          <w:rFonts w:cs="Calibri"/>
          <w:szCs w:val="20"/>
        </w:rPr>
        <w:t>according to which KPIs are sorted by performance and displayed on the UI.</w:t>
      </w:r>
      <w:r w:rsidRPr="00270F5F">
        <w:rPr>
          <w:rFonts w:cs="Calibri"/>
          <w:szCs w:val="20"/>
        </w:rPr>
        <w:t xml:space="preserve"> </w:t>
      </w:r>
    </w:p>
    <w:p w14:paraId="5A129C87" w14:textId="0D9E7C62" w:rsidR="00991538" w:rsidRDefault="0040421B" w:rsidP="0040421B">
      <w:pPr>
        <w:pStyle w:val="Heading3"/>
      </w:pPr>
      <w:r>
        <w:t>Input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8"/>
        <w:gridCol w:w="6785"/>
        <w:gridCol w:w="1160"/>
        <w:gridCol w:w="1483"/>
        <w:gridCol w:w="924"/>
      </w:tblGrid>
      <w:tr w:rsidR="00E44CEA" w14:paraId="4A76BB53" w14:textId="77777777" w:rsidTr="0040421B">
        <w:trPr>
          <w:trHeight w:val="85"/>
        </w:trPr>
        <w:tc>
          <w:tcPr>
            <w:tcW w:w="2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F244D0" w14:textId="77777777" w:rsidR="00180314" w:rsidRDefault="00180314">
            <w:pPr>
              <w:spacing w:after="0"/>
              <w:rPr>
                <w:rFonts w:cs="Calibri"/>
              </w:rPr>
            </w:pPr>
            <w:r>
              <w:rPr>
                <w:rFonts w:cs="Calibri"/>
                <w:b/>
              </w:rPr>
              <w:t>Parameter</w:t>
            </w:r>
          </w:p>
        </w:tc>
        <w:tc>
          <w:tcPr>
            <w:tcW w:w="6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46BA87" w14:textId="77777777" w:rsidR="00180314" w:rsidRDefault="00180314">
            <w:pPr>
              <w:spacing w:after="0"/>
              <w:rPr>
                <w:rFonts w:cs="Calibri"/>
              </w:rPr>
            </w:pPr>
            <w:r>
              <w:rPr>
                <w:rFonts w:cs="Calibri"/>
                <w:b/>
              </w:rPr>
              <w:t>Description</w:t>
            </w:r>
          </w:p>
        </w:tc>
        <w:tc>
          <w:tcPr>
            <w:tcW w:w="1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6E9427" w14:textId="77777777" w:rsidR="00180314" w:rsidRDefault="003D36DC">
            <w:pPr>
              <w:spacing w:after="0"/>
              <w:jc w:val="center"/>
              <w:rPr>
                <w:rFonts w:cs="Calibri"/>
              </w:rPr>
            </w:pPr>
            <w:bookmarkStart w:id="91" w:name="OLE_LINK3"/>
            <w:r>
              <w:rPr>
                <w:rFonts w:cs="Calibri"/>
                <w:b/>
              </w:rPr>
              <w:t>M/O</w:t>
            </w:r>
            <w:bookmarkEnd w:id="91"/>
          </w:p>
        </w:tc>
        <w:tc>
          <w:tcPr>
            <w:tcW w:w="14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365E1B" w14:textId="77777777" w:rsidR="00180314" w:rsidRDefault="00180314">
            <w:pPr>
              <w:spacing w:after="0"/>
              <w:rPr>
                <w:rFonts w:cs="Calibri"/>
              </w:rPr>
            </w:pPr>
            <w:r>
              <w:rPr>
                <w:rFonts w:cs="Calibri"/>
                <w:b/>
              </w:rPr>
              <w:t>Max Length</w:t>
            </w:r>
          </w:p>
        </w:tc>
        <w:tc>
          <w:tcPr>
            <w:tcW w:w="9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C505A7" w14:textId="77777777" w:rsidR="00180314" w:rsidRDefault="00180314">
            <w:pPr>
              <w:spacing w:after="0"/>
              <w:rPr>
                <w:rFonts w:cs="Calibri"/>
              </w:rPr>
            </w:pPr>
            <w:r>
              <w:rPr>
                <w:rFonts w:cs="Calibri"/>
                <w:b/>
              </w:rPr>
              <w:t>Type</w:t>
            </w:r>
          </w:p>
        </w:tc>
      </w:tr>
      <w:tr w:rsidR="00180314" w14:paraId="2DCC522D" w14:textId="77777777" w:rsidTr="0040421B">
        <w:trPr>
          <w:trHeight w:val="85"/>
        </w:trPr>
        <w:tc>
          <w:tcPr>
            <w:tcW w:w="2238" w:type="dxa"/>
            <w:tcBorders>
              <w:top w:val="single" w:sz="4" w:space="0" w:color="auto"/>
              <w:left w:val="single" w:sz="4" w:space="0" w:color="auto"/>
              <w:bottom w:val="single" w:sz="4" w:space="0" w:color="auto"/>
              <w:right w:val="single" w:sz="4" w:space="0" w:color="auto"/>
            </w:tcBorders>
            <w:vAlign w:val="center"/>
            <w:hideMark/>
          </w:tcPr>
          <w:p w14:paraId="47FD28F5" w14:textId="7C1188DD" w:rsidR="00180314" w:rsidRDefault="002150CA">
            <w:pPr>
              <w:spacing w:after="0"/>
              <w:rPr>
                <w:rFonts w:cs="Calibri"/>
              </w:rPr>
            </w:pPr>
            <w:r>
              <w:rPr>
                <w:rFonts w:cs="Calibri"/>
              </w:rPr>
              <w:t>a</w:t>
            </w:r>
            <w:r w:rsidR="00180314">
              <w:rPr>
                <w:rFonts w:cs="Calibri"/>
              </w:rPr>
              <w:t>uthorization</w:t>
            </w:r>
          </w:p>
        </w:tc>
        <w:tc>
          <w:tcPr>
            <w:tcW w:w="6785" w:type="dxa"/>
            <w:tcBorders>
              <w:top w:val="single" w:sz="4" w:space="0" w:color="auto"/>
              <w:left w:val="single" w:sz="4" w:space="0" w:color="auto"/>
              <w:bottom w:val="single" w:sz="4" w:space="0" w:color="auto"/>
              <w:right w:val="single" w:sz="4" w:space="0" w:color="auto"/>
            </w:tcBorders>
            <w:vAlign w:val="center"/>
            <w:hideMark/>
          </w:tcPr>
          <w:p w14:paraId="5619159F" w14:textId="77777777" w:rsidR="00180314" w:rsidRDefault="00180314">
            <w:pPr>
              <w:spacing w:after="0"/>
              <w:rPr>
                <w:rFonts w:cs="Calibri"/>
              </w:rPr>
            </w:pPr>
            <w:r>
              <w:rPr>
                <w:rFonts w:cs="Calibri"/>
                <w:shd w:val="clear" w:color="auto" w:fill="FFFFFF"/>
              </w:rPr>
              <w:t>Token acquired from Azure AD based on the user credentials for further API calls. e.g., msal.accesstoken : { token: "&lt;token value&gt;"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B5F4DB4" w14:textId="77777777" w:rsidR="00180314" w:rsidRDefault="00180314">
            <w:pPr>
              <w:spacing w:after="0"/>
              <w:jc w:val="center"/>
              <w:rPr>
                <w:rFonts w:cs="Calibri"/>
              </w:rPr>
            </w:pPr>
            <w:r>
              <w:rPr>
                <w:rFonts w:cs="Calibri"/>
              </w:rPr>
              <w:t>M-Public</w:t>
            </w:r>
          </w:p>
        </w:tc>
        <w:tc>
          <w:tcPr>
            <w:tcW w:w="1483" w:type="dxa"/>
            <w:tcBorders>
              <w:top w:val="single" w:sz="4" w:space="0" w:color="auto"/>
              <w:left w:val="single" w:sz="4" w:space="0" w:color="auto"/>
              <w:bottom w:val="single" w:sz="4" w:space="0" w:color="auto"/>
              <w:right w:val="single" w:sz="4" w:space="0" w:color="auto"/>
            </w:tcBorders>
            <w:vAlign w:val="center"/>
            <w:hideMark/>
          </w:tcPr>
          <w:p w14:paraId="3234BD2C" w14:textId="77777777" w:rsidR="00180314" w:rsidRDefault="00180314">
            <w:pPr>
              <w:spacing w:after="0"/>
              <w:jc w:val="center"/>
              <w:rPr>
                <w:rFonts w:cs="Calibri"/>
              </w:rPr>
            </w:pPr>
            <w:r>
              <w:rPr>
                <w:rFonts w:cs="Calibri"/>
              </w:rPr>
              <w:t>-</w:t>
            </w:r>
          </w:p>
        </w:tc>
        <w:tc>
          <w:tcPr>
            <w:tcW w:w="924" w:type="dxa"/>
            <w:tcBorders>
              <w:top w:val="single" w:sz="4" w:space="0" w:color="auto"/>
              <w:left w:val="single" w:sz="4" w:space="0" w:color="auto"/>
              <w:bottom w:val="single" w:sz="4" w:space="0" w:color="auto"/>
              <w:right w:val="single" w:sz="4" w:space="0" w:color="auto"/>
            </w:tcBorders>
            <w:vAlign w:val="center"/>
            <w:hideMark/>
          </w:tcPr>
          <w:p w14:paraId="2C49FF1A" w14:textId="77777777" w:rsidR="00180314" w:rsidRDefault="00180314">
            <w:pPr>
              <w:spacing w:after="0"/>
              <w:rPr>
                <w:rFonts w:cs="Calibri"/>
              </w:rPr>
            </w:pPr>
            <w:r>
              <w:rPr>
                <w:rFonts w:cs="Calibri"/>
              </w:rPr>
              <w:t>String</w:t>
            </w:r>
          </w:p>
        </w:tc>
      </w:tr>
    </w:tbl>
    <w:p w14:paraId="3AE54314" w14:textId="7E5AB644" w:rsidR="00FF6F25" w:rsidRDefault="00FF6F25" w:rsidP="00FF6F25">
      <w:pPr>
        <w:pStyle w:val="Heading3"/>
      </w:pPr>
      <w:bookmarkStart w:id="92" w:name="_Hlk152251154"/>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8"/>
        <w:gridCol w:w="6785"/>
        <w:gridCol w:w="1160"/>
        <w:gridCol w:w="1483"/>
        <w:gridCol w:w="924"/>
      </w:tblGrid>
      <w:tr w:rsidR="004D795A" w:rsidRPr="004D795A" w14:paraId="62839394" w14:textId="77777777" w:rsidTr="004D795A">
        <w:trPr>
          <w:trHeight w:val="417"/>
        </w:trPr>
        <w:tc>
          <w:tcPr>
            <w:tcW w:w="2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AB9CC1"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Parameter</w:t>
            </w:r>
          </w:p>
        </w:tc>
        <w:tc>
          <w:tcPr>
            <w:tcW w:w="6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A96E47"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Description</w:t>
            </w:r>
          </w:p>
        </w:tc>
        <w:tc>
          <w:tcPr>
            <w:tcW w:w="1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F895A6" w14:textId="77777777" w:rsidR="004D795A" w:rsidRPr="004D795A" w:rsidRDefault="004D795A" w:rsidP="004D795A">
            <w:pPr>
              <w:spacing w:after="0" w:line="256" w:lineRule="auto"/>
              <w:jc w:val="center"/>
              <w:rPr>
                <w:rFonts w:eastAsia="Calibri" w:cs="Calibri"/>
                <w:lang w:val="en-IN"/>
              </w:rPr>
            </w:pPr>
            <w:r w:rsidRPr="004D795A">
              <w:rPr>
                <w:rFonts w:eastAsia="Calibri" w:cs="Calibri"/>
                <w:b/>
                <w:kern w:val="0"/>
                <w:lang w:val="en-IN"/>
              </w:rPr>
              <w:t>M/O</w:t>
            </w:r>
          </w:p>
        </w:tc>
        <w:tc>
          <w:tcPr>
            <w:tcW w:w="14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91E4E3"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Max Length</w:t>
            </w:r>
          </w:p>
        </w:tc>
        <w:tc>
          <w:tcPr>
            <w:tcW w:w="9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069B60"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Type</w:t>
            </w:r>
          </w:p>
        </w:tc>
      </w:tr>
      <w:tr w:rsidR="004D795A" w:rsidRPr="004D795A" w14:paraId="185ECDBE" w14:textId="77777777" w:rsidTr="004D795A">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6CC18F92"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startdate</w:t>
            </w:r>
          </w:p>
        </w:tc>
        <w:tc>
          <w:tcPr>
            <w:tcW w:w="6785" w:type="dxa"/>
            <w:tcBorders>
              <w:top w:val="single" w:sz="4" w:space="0" w:color="auto"/>
              <w:left w:val="single" w:sz="4" w:space="0" w:color="auto"/>
              <w:bottom w:val="single" w:sz="4" w:space="0" w:color="auto"/>
              <w:right w:val="single" w:sz="4" w:space="0" w:color="auto"/>
            </w:tcBorders>
            <w:vAlign w:val="center"/>
            <w:hideMark/>
          </w:tcPr>
          <w:p w14:paraId="58ADC913"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 xml:space="preserve">Start date to perform the calculation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E07D39E"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2D4E1596"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279EF662"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String</w:t>
            </w:r>
          </w:p>
        </w:tc>
      </w:tr>
      <w:tr w:rsidR="004D795A" w:rsidRPr="004D795A" w14:paraId="0A0AFD4E" w14:textId="77777777" w:rsidTr="004D795A">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0807B816"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enddate</w:t>
            </w:r>
          </w:p>
        </w:tc>
        <w:tc>
          <w:tcPr>
            <w:tcW w:w="6785" w:type="dxa"/>
            <w:tcBorders>
              <w:top w:val="single" w:sz="4" w:space="0" w:color="auto"/>
              <w:left w:val="single" w:sz="4" w:space="0" w:color="auto"/>
              <w:bottom w:val="single" w:sz="4" w:space="0" w:color="auto"/>
              <w:right w:val="single" w:sz="4" w:space="0" w:color="auto"/>
            </w:tcBorders>
            <w:vAlign w:val="center"/>
            <w:hideMark/>
          </w:tcPr>
          <w:p w14:paraId="2B2DD11A"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 xml:space="preserve">End date to perform the calculation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7BB9343"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120D2964"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1DF98FB6"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String</w:t>
            </w:r>
          </w:p>
        </w:tc>
      </w:tr>
      <w:tr w:rsidR="004D795A" w:rsidRPr="004D795A" w14:paraId="492B0588" w14:textId="77777777" w:rsidTr="004D795A">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62A4580D"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calendarOption</w:t>
            </w:r>
          </w:p>
        </w:tc>
        <w:tc>
          <w:tcPr>
            <w:tcW w:w="6785" w:type="dxa"/>
            <w:tcBorders>
              <w:top w:val="single" w:sz="4" w:space="0" w:color="auto"/>
              <w:left w:val="single" w:sz="4" w:space="0" w:color="auto"/>
              <w:bottom w:val="single" w:sz="4" w:space="0" w:color="auto"/>
              <w:right w:val="single" w:sz="4" w:space="0" w:color="auto"/>
            </w:tcBorders>
            <w:vAlign w:val="center"/>
            <w:hideMark/>
          </w:tcPr>
          <w:p w14:paraId="55D2C5D6"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 xml:space="preserve">Available calendar Options (noselection, hours, day, weeks, monthly, quarterly, half-yearly, yearly, custom)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1FC77CA"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1D8C3A14"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279CE5DD"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String</w:t>
            </w:r>
          </w:p>
        </w:tc>
      </w:tr>
    </w:tbl>
    <w:p w14:paraId="204D7AFE" w14:textId="710A0EA3" w:rsidR="000F19AA" w:rsidRDefault="0040421B" w:rsidP="0040421B">
      <w:pPr>
        <w:pStyle w:val="Heading3"/>
      </w:pPr>
      <w:r>
        <w:t>Output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7"/>
        <w:gridCol w:w="8069"/>
        <w:gridCol w:w="1395"/>
        <w:gridCol w:w="929"/>
      </w:tblGrid>
      <w:tr w:rsidR="00231962" w14:paraId="4FB42649" w14:textId="77777777" w:rsidTr="000F19AA">
        <w:trPr>
          <w:trHeight w:val="574"/>
        </w:trPr>
        <w:tc>
          <w:tcPr>
            <w:tcW w:w="2197" w:type="dxa"/>
            <w:shd w:val="clear" w:color="auto" w:fill="D9D9D9" w:themeFill="background1" w:themeFillShade="D9"/>
            <w:vAlign w:val="center"/>
            <w:hideMark/>
          </w:tcPr>
          <w:p w14:paraId="048C7D6D" w14:textId="77777777" w:rsidR="00231962" w:rsidRDefault="00231962">
            <w:pPr>
              <w:spacing w:after="0"/>
              <w:rPr>
                <w:rFonts w:cs="Calibri"/>
                <w:b/>
              </w:rPr>
            </w:pPr>
            <w:r>
              <w:rPr>
                <w:rFonts w:cs="Calibri"/>
                <w:b/>
              </w:rPr>
              <w:t>Parameter</w:t>
            </w:r>
          </w:p>
        </w:tc>
        <w:tc>
          <w:tcPr>
            <w:tcW w:w="8069" w:type="dxa"/>
            <w:shd w:val="clear" w:color="auto" w:fill="D9D9D9" w:themeFill="background1" w:themeFillShade="D9"/>
            <w:vAlign w:val="center"/>
            <w:hideMark/>
          </w:tcPr>
          <w:p w14:paraId="1CB47526" w14:textId="77777777" w:rsidR="00231962" w:rsidRDefault="00231962">
            <w:pPr>
              <w:spacing w:after="0"/>
              <w:rPr>
                <w:rFonts w:cs="Calibri"/>
                <w:b/>
              </w:rPr>
            </w:pPr>
            <w:r>
              <w:rPr>
                <w:rFonts w:cs="Calibri"/>
                <w:b/>
              </w:rPr>
              <w:t>Description</w:t>
            </w:r>
          </w:p>
        </w:tc>
        <w:tc>
          <w:tcPr>
            <w:tcW w:w="1395" w:type="dxa"/>
            <w:shd w:val="clear" w:color="auto" w:fill="D9D9D9" w:themeFill="background1" w:themeFillShade="D9"/>
            <w:vAlign w:val="center"/>
            <w:hideMark/>
          </w:tcPr>
          <w:p w14:paraId="51FEEF45" w14:textId="77777777" w:rsidR="00231962" w:rsidRDefault="001E7FAE">
            <w:pPr>
              <w:spacing w:after="0"/>
              <w:jc w:val="center"/>
              <w:rPr>
                <w:rFonts w:cs="Calibri"/>
                <w:b/>
              </w:rPr>
            </w:pPr>
            <w:r>
              <w:rPr>
                <w:rFonts w:cs="Calibri"/>
                <w:b/>
                <w:kern w:val="0"/>
              </w:rPr>
              <w:t>M/O</w:t>
            </w:r>
          </w:p>
        </w:tc>
        <w:tc>
          <w:tcPr>
            <w:tcW w:w="929" w:type="dxa"/>
            <w:shd w:val="clear" w:color="auto" w:fill="D9D9D9" w:themeFill="background1" w:themeFillShade="D9"/>
            <w:vAlign w:val="center"/>
            <w:hideMark/>
          </w:tcPr>
          <w:p w14:paraId="3C2E1A4F" w14:textId="77777777" w:rsidR="00231962" w:rsidRDefault="00231962">
            <w:pPr>
              <w:spacing w:after="0"/>
              <w:rPr>
                <w:rFonts w:cs="Calibri"/>
                <w:b/>
              </w:rPr>
            </w:pPr>
            <w:r>
              <w:rPr>
                <w:rFonts w:cs="Calibri"/>
                <w:b/>
              </w:rPr>
              <w:t>Type</w:t>
            </w:r>
          </w:p>
        </w:tc>
      </w:tr>
      <w:tr w:rsidR="00231962" w14:paraId="18425816" w14:textId="77777777" w:rsidTr="000F19AA">
        <w:trPr>
          <w:trHeight w:val="280"/>
        </w:trPr>
        <w:tc>
          <w:tcPr>
            <w:tcW w:w="2197" w:type="dxa"/>
            <w:vAlign w:val="center"/>
            <w:hideMark/>
          </w:tcPr>
          <w:p w14:paraId="4D2D9356" w14:textId="5CEBD282" w:rsidR="00231962" w:rsidRDefault="00C41730">
            <w:pPr>
              <w:spacing w:after="0"/>
              <w:rPr>
                <w:rFonts w:cs="Calibri"/>
                <w:b/>
              </w:rPr>
            </w:pPr>
            <w:r>
              <w:rPr>
                <w:rFonts w:cs="Calibri"/>
                <w:shd w:val="clear" w:color="auto" w:fill="FFFFFF"/>
              </w:rPr>
              <w:t>c</w:t>
            </w:r>
            <w:r w:rsidR="00231962">
              <w:rPr>
                <w:rFonts w:cs="Calibri"/>
                <w:shd w:val="clear" w:color="auto" w:fill="FFFFFF"/>
              </w:rPr>
              <w:t>ontent-Type</w:t>
            </w:r>
          </w:p>
        </w:tc>
        <w:tc>
          <w:tcPr>
            <w:tcW w:w="8069" w:type="dxa"/>
            <w:vAlign w:val="center"/>
            <w:hideMark/>
          </w:tcPr>
          <w:p w14:paraId="687A3BC2" w14:textId="77777777" w:rsidR="00231962" w:rsidRDefault="00231962">
            <w:pPr>
              <w:spacing w:after="0"/>
              <w:rPr>
                <w:rFonts w:cs="Calibri"/>
                <w:b/>
              </w:rPr>
            </w:pPr>
            <w:r>
              <w:rPr>
                <w:rFonts w:cs="Calibri"/>
              </w:rPr>
              <w:t>Type of the content. It could be application/json, text/html, application/xml, etc. It lets the receiving entity know how to interpret the data.</w:t>
            </w:r>
          </w:p>
        </w:tc>
        <w:tc>
          <w:tcPr>
            <w:tcW w:w="1395" w:type="dxa"/>
            <w:vAlign w:val="center"/>
            <w:hideMark/>
          </w:tcPr>
          <w:p w14:paraId="3453626F" w14:textId="77777777" w:rsidR="00231962" w:rsidRDefault="00231962">
            <w:pPr>
              <w:spacing w:after="0"/>
              <w:jc w:val="center"/>
              <w:rPr>
                <w:rFonts w:cs="Calibri"/>
                <w:b/>
              </w:rPr>
            </w:pPr>
            <w:r>
              <w:rPr>
                <w:rFonts w:cs="Calibri"/>
              </w:rPr>
              <w:t>M-Public</w:t>
            </w:r>
          </w:p>
        </w:tc>
        <w:tc>
          <w:tcPr>
            <w:tcW w:w="929" w:type="dxa"/>
            <w:vAlign w:val="center"/>
            <w:hideMark/>
          </w:tcPr>
          <w:p w14:paraId="7DF417CF" w14:textId="77777777" w:rsidR="00231962" w:rsidRDefault="00231962">
            <w:pPr>
              <w:spacing w:after="0"/>
              <w:rPr>
                <w:rFonts w:cs="Calibri"/>
                <w:b/>
              </w:rPr>
            </w:pPr>
            <w:r>
              <w:rPr>
                <w:rFonts w:cs="Calibri"/>
              </w:rPr>
              <w:t>255</w:t>
            </w:r>
          </w:p>
        </w:tc>
      </w:tr>
      <w:tr w:rsidR="00231962" w14:paraId="4797ED7B" w14:textId="77777777" w:rsidTr="000F19AA">
        <w:trPr>
          <w:trHeight w:val="280"/>
        </w:trPr>
        <w:tc>
          <w:tcPr>
            <w:tcW w:w="2197" w:type="dxa"/>
            <w:vAlign w:val="center"/>
            <w:hideMark/>
          </w:tcPr>
          <w:p w14:paraId="443A0F72" w14:textId="4F53B418" w:rsidR="00231962" w:rsidRDefault="00C41730">
            <w:pPr>
              <w:spacing w:after="0"/>
              <w:rPr>
                <w:rFonts w:cs="Calibri"/>
              </w:rPr>
            </w:pPr>
            <w:r>
              <w:rPr>
                <w:rFonts w:cs="Calibri"/>
                <w:shd w:val="clear" w:color="auto" w:fill="FFFFFF"/>
              </w:rPr>
              <w:t>c</w:t>
            </w:r>
            <w:r w:rsidR="00231962">
              <w:rPr>
                <w:rFonts w:cs="Calibri"/>
                <w:shd w:val="clear" w:color="auto" w:fill="FFFFFF"/>
              </w:rPr>
              <w:t>ontent-Length</w:t>
            </w:r>
          </w:p>
        </w:tc>
        <w:tc>
          <w:tcPr>
            <w:tcW w:w="8069" w:type="dxa"/>
            <w:vAlign w:val="center"/>
            <w:hideMark/>
          </w:tcPr>
          <w:p w14:paraId="026F5EE3" w14:textId="44E407EA" w:rsidR="00231962" w:rsidRDefault="00231962">
            <w:pPr>
              <w:spacing w:after="0"/>
              <w:rPr>
                <w:rFonts w:cs="Calibri"/>
              </w:rPr>
            </w:pPr>
            <w:r>
              <w:rPr>
                <w:rFonts w:cs="Calibri"/>
              </w:rPr>
              <w:t>Length of the content</w:t>
            </w:r>
            <w:r w:rsidR="00B84C0C">
              <w:rPr>
                <w:rFonts w:cs="Calibri"/>
              </w:rPr>
              <w:t>.</w:t>
            </w:r>
            <w:r>
              <w:t xml:space="preserve"> </w:t>
            </w:r>
            <w:r>
              <w:rPr>
                <w:rFonts w:cs="Calibri"/>
              </w:rPr>
              <w:t>This is an HTTP header that indicates the size of the body data in bytes.</w:t>
            </w:r>
          </w:p>
          <w:p w14:paraId="0597CF1C" w14:textId="77777777" w:rsidR="00231962" w:rsidRDefault="00231962">
            <w:pPr>
              <w:spacing w:after="0"/>
              <w:rPr>
                <w:rFonts w:cs="Calibri"/>
              </w:rPr>
            </w:pPr>
            <w:r>
              <w:rPr>
                <w:rFonts w:cs="Calibri"/>
              </w:rPr>
              <w:t xml:space="preserve"> It is used to let the receiving entity know how much data to expect.</w:t>
            </w:r>
          </w:p>
        </w:tc>
        <w:tc>
          <w:tcPr>
            <w:tcW w:w="1395" w:type="dxa"/>
            <w:vAlign w:val="center"/>
            <w:hideMark/>
          </w:tcPr>
          <w:p w14:paraId="2BF111D5" w14:textId="77777777" w:rsidR="00231962" w:rsidRDefault="00231962">
            <w:pPr>
              <w:spacing w:after="0"/>
              <w:jc w:val="center"/>
              <w:rPr>
                <w:rFonts w:cs="Calibri"/>
              </w:rPr>
            </w:pPr>
            <w:r>
              <w:rPr>
                <w:rFonts w:cs="Calibri"/>
              </w:rPr>
              <w:t>O-Public</w:t>
            </w:r>
          </w:p>
        </w:tc>
        <w:tc>
          <w:tcPr>
            <w:tcW w:w="929" w:type="dxa"/>
            <w:vAlign w:val="center"/>
            <w:hideMark/>
          </w:tcPr>
          <w:p w14:paraId="5A45ECBD" w14:textId="77777777" w:rsidR="00231962" w:rsidRDefault="00231962">
            <w:pPr>
              <w:spacing w:after="0"/>
              <w:rPr>
                <w:rFonts w:cs="Calibri"/>
              </w:rPr>
            </w:pPr>
            <w:r>
              <w:rPr>
                <w:rFonts w:cs="Calibri"/>
              </w:rPr>
              <w:t>255</w:t>
            </w:r>
          </w:p>
        </w:tc>
      </w:tr>
      <w:tr w:rsidR="00231962" w14:paraId="05FC292D" w14:textId="77777777" w:rsidTr="000F19AA">
        <w:trPr>
          <w:trHeight w:val="280"/>
        </w:trPr>
        <w:tc>
          <w:tcPr>
            <w:tcW w:w="2197" w:type="dxa"/>
            <w:vAlign w:val="center"/>
            <w:hideMark/>
          </w:tcPr>
          <w:p w14:paraId="2A7E6F89" w14:textId="77777777" w:rsidR="00231962" w:rsidRDefault="00231962">
            <w:pPr>
              <w:spacing w:after="0"/>
              <w:rPr>
                <w:rFonts w:cs="Calibri"/>
                <w:shd w:val="clear" w:color="auto" w:fill="FFFFFF"/>
              </w:rPr>
            </w:pPr>
            <w:r>
              <w:rPr>
                <w:rFonts w:cs="Calibri"/>
                <w:shd w:val="clear" w:color="auto" w:fill="FFFFFF"/>
              </w:rPr>
              <w:t xml:space="preserve">date </w:t>
            </w:r>
          </w:p>
        </w:tc>
        <w:tc>
          <w:tcPr>
            <w:tcW w:w="8069" w:type="dxa"/>
            <w:vAlign w:val="center"/>
            <w:hideMark/>
          </w:tcPr>
          <w:p w14:paraId="4F89AB2B" w14:textId="77777777" w:rsidR="00231962" w:rsidRDefault="00231962">
            <w:pPr>
              <w:spacing w:after="0"/>
              <w:rPr>
                <w:rFonts w:cs="Calibri"/>
                <w:shd w:val="clear" w:color="auto" w:fill="FFFFFF"/>
              </w:rPr>
            </w:pPr>
            <w:r>
              <w:rPr>
                <w:rFonts w:cs="Calibri"/>
              </w:rPr>
              <w:t xml:space="preserve">Date of operation execution </w:t>
            </w:r>
          </w:p>
        </w:tc>
        <w:tc>
          <w:tcPr>
            <w:tcW w:w="1395" w:type="dxa"/>
            <w:vAlign w:val="center"/>
            <w:hideMark/>
          </w:tcPr>
          <w:p w14:paraId="6F7866A3"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79066922" w14:textId="77777777" w:rsidR="00231962" w:rsidRDefault="00231962">
            <w:pPr>
              <w:spacing w:after="0"/>
              <w:rPr>
                <w:rFonts w:cs="Calibri"/>
                <w:shd w:val="clear" w:color="auto" w:fill="FFFFFF"/>
              </w:rPr>
            </w:pPr>
            <w:r>
              <w:rPr>
                <w:rFonts w:cs="Calibri"/>
              </w:rPr>
              <w:t>255</w:t>
            </w:r>
          </w:p>
        </w:tc>
      </w:tr>
      <w:tr w:rsidR="00231962" w14:paraId="2392FA49" w14:textId="77777777" w:rsidTr="000F19AA">
        <w:trPr>
          <w:trHeight w:val="280"/>
        </w:trPr>
        <w:tc>
          <w:tcPr>
            <w:tcW w:w="2197" w:type="dxa"/>
            <w:vAlign w:val="center"/>
            <w:hideMark/>
          </w:tcPr>
          <w:p w14:paraId="35C46583" w14:textId="77777777" w:rsidR="00231962" w:rsidRDefault="00231962">
            <w:pPr>
              <w:spacing w:after="0"/>
              <w:rPr>
                <w:rFonts w:cs="Calibri"/>
                <w:shd w:val="clear" w:color="auto" w:fill="FFFFFF"/>
              </w:rPr>
            </w:pPr>
            <w:r>
              <w:rPr>
                <w:rFonts w:cs="Calibri"/>
                <w:shd w:val="clear" w:color="auto" w:fill="FFFFFF"/>
              </w:rPr>
              <w:t>ocp-apim-apiid</w:t>
            </w:r>
          </w:p>
        </w:tc>
        <w:tc>
          <w:tcPr>
            <w:tcW w:w="8069" w:type="dxa"/>
            <w:vAlign w:val="center"/>
            <w:hideMark/>
          </w:tcPr>
          <w:p w14:paraId="4A7714FA" w14:textId="1408FD47" w:rsidR="00231962" w:rsidRDefault="00231962">
            <w:pPr>
              <w:spacing w:after="0"/>
              <w:rPr>
                <w:rFonts w:cs="Calibri"/>
                <w:shd w:val="clear" w:color="auto" w:fill="FFFFFF"/>
              </w:rPr>
            </w:pPr>
            <w:r>
              <w:rPr>
                <w:rFonts w:cs="Calibri"/>
              </w:rPr>
              <w:t>This field holds the unique identifier of the API in A</w:t>
            </w:r>
            <w:r w:rsidR="00CB3741">
              <w:rPr>
                <w:rFonts w:cs="Calibri"/>
              </w:rPr>
              <w:t>WS Gateway</w:t>
            </w:r>
            <w:r>
              <w:rPr>
                <w:rFonts w:cs="Calibri"/>
              </w:rPr>
              <w:t>. This identifier is used within the API</w:t>
            </w:r>
            <w:r w:rsidR="00CB3741">
              <w:rPr>
                <w:rFonts w:cs="Calibri"/>
              </w:rPr>
              <w:t xml:space="preserve"> Gateway</w:t>
            </w:r>
            <w:r>
              <w:rPr>
                <w:rFonts w:cs="Calibri"/>
              </w:rPr>
              <w:t xml:space="preserve"> instance to distinguish between different APIs.</w:t>
            </w:r>
          </w:p>
        </w:tc>
        <w:tc>
          <w:tcPr>
            <w:tcW w:w="1395" w:type="dxa"/>
            <w:vAlign w:val="center"/>
            <w:hideMark/>
          </w:tcPr>
          <w:p w14:paraId="556C921C"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412E2D77" w14:textId="77777777" w:rsidR="00231962" w:rsidRDefault="00231962">
            <w:pPr>
              <w:spacing w:after="0"/>
              <w:rPr>
                <w:rFonts w:cs="Calibri"/>
                <w:shd w:val="clear" w:color="auto" w:fill="FFFFFF"/>
              </w:rPr>
            </w:pPr>
            <w:r>
              <w:rPr>
                <w:rFonts w:cs="Calibri"/>
              </w:rPr>
              <w:t>255</w:t>
            </w:r>
          </w:p>
        </w:tc>
      </w:tr>
      <w:tr w:rsidR="00231962" w14:paraId="4B238EE2" w14:textId="77777777" w:rsidTr="000F19AA">
        <w:trPr>
          <w:trHeight w:val="280"/>
        </w:trPr>
        <w:tc>
          <w:tcPr>
            <w:tcW w:w="2197" w:type="dxa"/>
            <w:vAlign w:val="center"/>
            <w:hideMark/>
          </w:tcPr>
          <w:p w14:paraId="58988401" w14:textId="77777777" w:rsidR="00231962" w:rsidRDefault="00231962">
            <w:pPr>
              <w:spacing w:after="0"/>
              <w:rPr>
                <w:rFonts w:cs="Calibri"/>
                <w:shd w:val="clear" w:color="auto" w:fill="FFFFFF"/>
              </w:rPr>
            </w:pPr>
            <w:r>
              <w:rPr>
                <w:rFonts w:cs="Calibri"/>
                <w:shd w:val="clear" w:color="auto" w:fill="FFFFFF"/>
              </w:rPr>
              <w:t>ocp-apim-operationid</w:t>
            </w:r>
          </w:p>
        </w:tc>
        <w:tc>
          <w:tcPr>
            <w:tcW w:w="8069" w:type="dxa"/>
            <w:vAlign w:val="center"/>
            <w:hideMark/>
          </w:tcPr>
          <w:p w14:paraId="6E0D111F" w14:textId="2D84CF3D" w:rsidR="00231962" w:rsidRDefault="00231962">
            <w:pPr>
              <w:spacing w:after="0"/>
              <w:rPr>
                <w:rFonts w:cs="Calibri"/>
                <w:shd w:val="clear" w:color="auto" w:fill="FFFFFF"/>
              </w:rPr>
            </w:pPr>
            <w:r>
              <w:rPr>
                <w:rFonts w:cs="Calibri"/>
              </w:rPr>
              <w:t>This field contains the unique identifier for a particular operation within an API in API</w:t>
            </w:r>
            <w:r w:rsidR="00CB3741">
              <w:rPr>
                <w:rFonts w:cs="Calibri"/>
              </w:rPr>
              <w:t xml:space="preserve"> Gateway</w:t>
            </w:r>
            <w:r>
              <w:rPr>
                <w:rFonts w:cs="Calibri"/>
              </w:rPr>
              <w:t>. This helps in tracing the specific operation or method that was invoked.</w:t>
            </w:r>
          </w:p>
        </w:tc>
        <w:tc>
          <w:tcPr>
            <w:tcW w:w="1395" w:type="dxa"/>
            <w:vAlign w:val="center"/>
            <w:hideMark/>
          </w:tcPr>
          <w:p w14:paraId="0656CEA6"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4B42577F" w14:textId="77777777" w:rsidR="00231962" w:rsidRDefault="00231962">
            <w:pPr>
              <w:spacing w:after="0"/>
              <w:rPr>
                <w:rFonts w:cs="Calibri"/>
                <w:shd w:val="clear" w:color="auto" w:fill="FFFFFF"/>
              </w:rPr>
            </w:pPr>
            <w:r>
              <w:rPr>
                <w:rFonts w:cs="Calibri"/>
              </w:rPr>
              <w:t>255</w:t>
            </w:r>
          </w:p>
        </w:tc>
      </w:tr>
      <w:tr w:rsidR="00231962" w14:paraId="0062B718" w14:textId="77777777" w:rsidTr="000F19AA">
        <w:trPr>
          <w:trHeight w:val="280"/>
        </w:trPr>
        <w:tc>
          <w:tcPr>
            <w:tcW w:w="2197" w:type="dxa"/>
            <w:vAlign w:val="center"/>
            <w:hideMark/>
          </w:tcPr>
          <w:p w14:paraId="2E2D5596" w14:textId="77777777" w:rsidR="00231962" w:rsidRDefault="00231962">
            <w:pPr>
              <w:spacing w:after="0"/>
              <w:rPr>
                <w:rFonts w:cs="Calibri"/>
                <w:shd w:val="clear" w:color="auto" w:fill="FFFFFF"/>
              </w:rPr>
            </w:pPr>
            <w:r>
              <w:rPr>
                <w:rFonts w:cs="Calibri"/>
                <w:shd w:val="clear" w:color="auto" w:fill="FFFFFF"/>
              </w:rPr>
              <w:t>ocp-apim-productid</w:t>
            </w:r>
          </w:p>
        </w:tc>
        <w:tc>
          <w:tcPr>
            <w:tcW w:w="8069" w:type="dxa"/>
            <w:vAlign w:val="center"/>
            <w:hideMark/>
          </w:tcPr>
          <w:p w14:paraId="1C391B09" w14:textId="0C3024F6" w:rsidR="00231962" w:rsidRDefault="00231962">
            <w:pPr>
              <w:spacing w:after="0"/>
              <w:rPr>
                <w:rFonts w:cs="Calibri"/>
                <w:shd w:val="clear" w:color="auto" w:fill="FFFFFF"/>
              </w:rPr>
            </w:pPr>
            <w:r>
              <w:rPr>
                <w:rFonts w:cs="Calibri"/>
              </w:rPr>
              <w:t>This field contains the unique identifier of the product with which the API is associated. In API</w:t>
            </w:r>
            <w:r w:rsidR="003F2489">
              <w:rPr>
                <w:rFonts w:cs="Calibri"/>
              </w:rPr>
              <w:t xml:space="preserve"> Gateway</w:t>
            </w:r>
            <w:r>
              <w:rPr>
                <w:rFonts w:cs="Calibri"/>
              </w:rPr>
              <w:t>, APIs can be grouped into products, and this field helps identify which product the API belongs to.</w:t>
            </w:r>
          </w:p>
        </w:tc>
        <w:tc>
          <w:tcPr>
            <w:tcW w:w="1395" w:type="dxa"/>
            <w:vAlign w:val="center"/>
            <w:hideMark/>
          </w:tcPr>
          <w:p w14:paraId="55CEDCF1"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7BFEFDFC" w14:textId="77777777" w:rsidR="00231962" w:rsidRDefault="00231962">
            <w:pPr>
              <w:spacing w:after="0"/>
              <w:rPr>
                <w:rFonts w:cs="Calibri"/>
                <w:shd w:val="clear" w:color="auto" w:fill="FFFFFF"/>
              </w:rPr>
            </w:pPr>
            <w:r>
              <w:rPr>
                <w:rFonts w:cs="Calibri"/>
              </w:rPr>
              <w:t>255</w:t>
            </w:r>
          </w:p>
        </w:tc>
      </w:tr>
      <w:tr w:rsidR="00231962" w14:paraId="1CA33639" w14:textId="77777777" w:rsidTr="000F19AA">
        <w:trPr>
          <w:trHeight w:val="280"/>
        </w:trPr>
        <w:tc>
          <w:tcPr>
            <w:tcW w:w="2197" w:type="dxa"/>
            <w:vAlign w:val="center"/>
            <w:hideMark/>
          </w:tcPr>
          <w:p w14:paraId="6616C1A6" w14:textId="77777777" w:rsidR="00231962" w:rsidRDefault="00231962">
            <w:pPr>
              <w:spacing w:after="0"/>
              <w:rPr>
                <w:rFonts w:cs="Calibri"/>
                <w:shd w:val="clear" w:color="auto" w:fill="FFFFFF"/>
              </w:rPr>
            </w:pPr>
            <w:r>
              <w:rPr>
                <w:rFonts w:cs="Calibri"/>
                <w:shd w:val="clear" w:color="auto" w:fill="FFFFFF"/>
              </w:rPr>
              <w:t>ocp-apim-subscriptionid</w:t>
            </w:r>
          </w:p>
        </w:tc>
        <w:tc>
          <w:tcPr>
            <w:tcW w:w="8069" w:type="dxa"/>
            <w:vAlign w:val="center"/>
            <w:hideMark/>
          </w:tcPr>
          <w:p w14:paraId="120FE469" w14:textId="73F3EAA7" w:rsidR="00231962" w:rsidRDefault="00231962">
            <w:pPr>
              <w:spacing w:after="0"/>
              <w:rPr>
                <w:rFonts w:cs="Calibri"/>
                <w:shd w:val="clear" w:color="auto" w:fill="FFFFFF"/>
              </w:rPr>
            </w:pPr>
            <w:r>
              <w:rPr>
                <w:rFonts w:cs="Calibri"/>
              </w:rPr>
              <w:t>This field contains the unique identifier of the subscription associated with the API</w:t>
            </w:r>
            <w:r w:rsidR="003F2489">
              <w:rPr>
                <w:rFonts w:cs="Calibri"/>
              </w:rPr>
              <w:t xml:space="preserve"> Gateway</w:t>
            </w:r>
            <w:r>
              <w:rPr>
                <w:rFonts w:cs="Calibri"/>
              </w:rPr>
              <w:t xml:space="preserve"> instance. In API</w:t>
            </w:r>
            <w:r w:rsidR="00493EBB">
              <w:rPr>
                <w:rFonts w:cs="Calibri"/>
              </w:rPr>
              <w:t xml:space="preserve"> Gateway</w:t>
            </w:r>
            <w:r>
              <w:rPr>
                <w:rFonts w:cs="Calibri"/>
              </w:rPr>
              <w:t>, a subscription relates to the agreement to use an API and provides the primary means for authorization.</w:t>
            </w:r>
          </w:p>
        </w:tc>
        <w:tc>
          <w:tcPr>
            <w:tcW w:w="1395" w:type="dxa"/>
            <w:vAlign w:val="center"/>
            <w:hideMark/>
          </w:tcPr>
          <w:p w14:paraId="06BA4F9D"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348CE7BE" w14:textId="77777777" w:rsidR="00231962" w:rsidRDefault="00231962">
            <w:pPr>
              <w:spacing w:after="0"/>
              <w:rPr>
                <w:rFonts w:cs="Calibri"/>
                <w:shd w:val="clear" w:color="auto" w:fill="FFFFFF"/>
              </w:rPr>
            </w:pPr>
            <w:r>
              <w:rPr>
                <w:rFonts w:cs="Calibri"/>
              </w:rPr>
              <w:t>255</w:t>
            </w:r>
          </w:p>
        </w:tc>
      </w:tr>
      <w:tr w:rsidR="00231962" w14:paraId="1261DE39" w14:textId="77777777" w:rsidTr="000F19AA">
        <w:trPr>
          <w:trHeight w:val="280"/>
        </w:trPr>
        <w:tc>
          <w:tcPr>
            <w:tcW w:w="2197" w:type="dxa"/>
            <w:vAlign w:val="center"/>
            <w:hideMark/>
          </w:tcPr>
          <w:p w14:paraId="3C63E626" w14:textId="77777777" w:rsidR="00231962" w:rsidRDefault="00231962">
            <w:pPr>
              <w:spacing w:after="0"/>
              <w:rPr>
                <w:rFonts w:cs="Calibri"/>
                <w:shd w:val="clear" w:color="auto" w:fill="FFFFFF"/>
              </w:rPr>
            </w:pPr>
            <w:r>
              <w:rPr>
                <w:rFonts w:cs="Calibri"/>
                <w:shd w:val="clear" w:color="auto" w:fill="FFFFFF"/>
              </w:rPr>
              <w:t>ocp-apim-trace-location</w:t>
            </w:r>
          </w:p>
        </w:tc>
        <w:tc>
          <w:tcPr>
            <w:tcW w:w="8069" w:type="dxa"/>
            <w:vAlign w:val="center"/>
            <w:hideMark/>
          </w:tcPr>
          <w:p w14:paraId="5F81178B" w14:textId="0A8BBB95" w:rsidR="00231962" w:rsidRDefault="00231962">
            <w:pPr>
              <w:spacing w:after="0"/>
              <w:rPr>
                <w:rFonts w:cs="Calibri"/>
                <w:shd w:val="clear" w:color="auto" w:fill="FFFFFF"/>
              </w:rPr>
            </w:pPr>
            <w:r>
              <w:rPr>
                <w:rFonts w:cs="Calibri"/>
              </w:rPr>
              <w:t>This field contains the URL where the trace output can be found. This is typically used for debugging purposes. When API</w:t>
            </w:r>
            <w:r w:rsidR="00493EBB">
              <w:rPr>
                <w:rFonts w:cs="Calibri"/>
              </w:rPr>
              <w:t xml:space="preserve"> Gatew</w:t>
            </w:r>
            <w:r w:rsidR="0025076A">
              <w:rPr>
                <w:rFonts w:cs="Calibri"/>
              </w:rPr>
              <w:t>ay</w:t>
            </w:r>
            <w:r>
              <w:rPr>
                <w:rFonts w:cs="Calibri"/>
              </w:rPr>
              <w:t xml:space="preserve"> tracing is enabled, detailed information about the request and response is written to this location, which can help troubleshoot issues.</w:t>
            </w:r>
          </w:p>
        </w:tc>
        <w:tc>
          <w:tcPr>
            <w:tcW w:w="1395" w:type="dxa"/>
            <w:vAlign w:val="center"/>
            <w:hideMark/>
          </w:tcPr>
          <w:p w14:paraId="7671243B"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6D87EB7C" w14:textId="77777777" w:rsidR="00231962" w:rsidRDefault="00231962">
            <w:pPr>
              <w:spacing w:after="0"/>
              <w:rPr>
                <w:rFonts w:cs="Calibri"/>
                <w:shd w:val="clear" w:color="auto" w:fill="FFFFFF"/>
              </w:rPr>
            </w:pPr>
            <w:r>
              <w:rPr>
                <w:rFonts w:cs="Calibri"/>
              </w:rPr>
              <w:t>255</w:t>
            </w:r>
          </w:p>
        </w:tc>
      </w:tr>
    </w:tbl>
    <w:bookmarkEnd w:id="92"/>
    <w:p w14:paraId="3434254A" w14:textId="1DA97DF3" w:rsidR="00FF6F25" w:rsidRDefault="00FF6F25" w:rsidP="00FF6F25">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7"/>
        <w:gridCol w:w="8069"/>
        <w:gridCol w:w="1395"/>
        <w:gridCol w:w="929"/>
      </w:tblGrid>
      <w:tr w:rsidR="00B23E71" w:rsidRPr="00B23E71" w14:paraId="2C3EB63D" w14:textId="77777777" w:rsidTr="00B23E71">
        <w:trPr>
          <w:trHeight w:val="342"/>
        </w:trPr>
        <w:tc>
          <w:tcPr>
            <w:tcW w:w="21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2C6353" w14:textId="77777777" w:rsidR="00B23E71" w:rsidRPr="00B23E71" w:rsidRDefault="00B23E71" w:rsidP="00B23E71">
            <w:pPr>
              <w:spacing w:after="0" w:line="256" w:lineRule="auto"/>
              <w:rPr>
                <w:rFonts w:eastAsia="Calibri" w:cs="Calibri"/>
                <w:b/>
                <w:lang w:val="en-IN"/>
              </w:rPr>
            </w:pPr>
            <w:r w:rsidRPr="00B23E71">
              <w:rPr>
                <w:rFonts w:eastAsia="Calibri" w:cs="Calibri"/>
                <w:b/>
                <w:lang w:val="en-IN"/>
              </w:rPr>
              <w:t>Parameter</w:t>
            </w:r>
          </w:p>
        </w:tc>
        <w:tc>
          <w:tcPr>
            <w:tcW w:w="80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DEB4317" w14:textId="77777777" w:rsidR="00B23E71" w:rsidRPr="00B23E71" w:rsidRDefault="00B23E71" w:rsidP="00B23E71">
            <w:pPr>
              <w:spacing w:after="0" w:line="256" w:lineRule="auto"/>
              <w:rPr>
                <w:rFonts w:eastAsia="Calibri" w:cs="Calibri"/>
                <w:b/>
                <w:lang w:val="en-IN"/>
              </w:rPr>
            </w:pPr>
            <w:r w:rsidRPr="00B23E71">
              <w:rPr>
                <w:rFonts w:eastAsia="Calibri" w:cs="Calibri"/>
                <w:b/>
                <w:lang w:val="en-IN"/>
              </w:rPr>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5799E54" w14:textId="77777777" w:rsidR="00B23E71" w:rsidRPr="00B23E71" w:rsidRDefault="00B23E71" w:rsidP="00B23E71">
            <w:pPr>
              <w:spacing w:after="0" w:line="256" w:lineRule="auto"/>
              <w:jc w:val="center"/>
              <w:rPr>
                <w:rFonts w:eastAsia="Calibri" w:cs="Calibri"/>
                <w:b/>
                <w:lang w:val="en-IN"/>
              </w:rPr>
            </w:pPr>
            <w:r w:rsidRPr="00B23E71">
              <w:rPr>
                <w:rFonts w:eastAsia="Calibri" w:cs="Calibri"/>
                <w:b/>
                <w:kern w:val="0"/>
                <w:lang w:val="en-IN"/>
              </w:rPr>
              <w:t>M/O</w:t>
            </w:r>
          </w:p>
        </w:tc>
        <w:tc>
          <w:tcPr>
            <w:tcW w:w="9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5BBAF3E" w14:textId="77777777" w:rsidR="00B23E71" w:rsidRPr="00B23E71" w:rsidRDefault="00B23E71" w:rsidP="00B23E71">
            <w:pPr>
              <w:spacing w:after="0" w:line="256" w:lineRule="auto"/>
              <w:rPr>
                <w:rFonts w:eastAsia="Calibri" w:cs="Calibri"/>
                <w:b/>
                <w:lang w:val="en-IN"/>
              </w:rPr>
            </w:pPr>
            <w:r w:rsidRPr="00B23E71">
              <w:rPr>
                <w:rFonts w:eastAsia="Calibri" w:cs="Calibri"/>
                <w:b/>
                <w:lang w:val="en-IN"/>
              </w:rPr>
              <w:t>Type</w:t>
            </w:r>
          </w:p>
        </w:tc>
      </w:tr>
      <w:tr w:rsidR="00B23E71" w:rsidRPr="00B23E71" w14:paraId="3ED8EA70" w14:textId="77777777" w:rsidTr="00B23E71">
        <w:trPr>
          <w:trHeight w:val="31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E21E65"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errorManagement</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4F989"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D5C585"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078DD4"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Object</w:t>
            </w:r>
          </w:p>
        </w:tc>
      </w:tr>
      <w:tr w:rsidR="00B23E71" w:rsidRPr="00B23E71" w14:paraId="3F8B6F8C"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69E29"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errorCode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E4BB5"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The 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7B3D2A"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E64901"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293EEE30"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4332F0"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errorDescription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05FC4D"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CEB05"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C0D883"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4C7C3848" w14:textId="77777777" w:rsidTr="00B23E71">
        <w:trPr>
          <w:trHeight w:val="29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445DAF" w14:textId="77777777" w:rsidR="00B23E71" w:rsidRPr="00B23E71" w:rsidRDefault="00B23E71" w:rsidP="00B23E71">
            <w:pPr>
              <w:spacing w:line="256" w:lineRule="auto"/>
              <w:contextualSpacing/>
              <w:rPr>
                <w:rFonts w:eastAsia="Calibri" w:cs="Calibri"/>
                <w:lang w:val="en-IN"/>
              </w:rPr>
            </w:pPr>
            <w:r w:rsidRPr="00B23E71">
              <w:rPr>
                <w:rFonts w:eastAsia="Calibri" w:cs="Calibri"/>
                <w:lang w:val="en-IN"/>
              </w:rPr>
              <w:t>Services</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CAEFE5"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1FEA1"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72498B"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List</w:t>
            </w:r>
          </w:p>
        </w:tc>
      </w:tr>
      <w:tr w:rsidR="00B23E71" w:rsidRPr="00B23E71" w14:paraId="46E1A330"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87F361" w14:textId="77777777" w:rsidR="00B23E71" w:rsidRPr="00B23E71" w:rsidRDefault="00B23E71" w:rsidP="00B23E71">
            <w:pPr>
              <w:spacing w:after="0" w:line="256" w:lineRule="auto"/>
              <w:rPr>
                <w:rFonts w:eastAsia="Calibri" w:cs="Calibri"/>
                <w:lang w:val="en-IN"/>
              </w:rPr>
            </w:pPr>
            <w:r w:rsidRPr="00B23E71">
              <w:rPr>
                <w:rFonts w:eastAsia="Calibri" w:cs="Calibri"/>
                <w:shd w:val="clear" w:color="auto" w:fill="FFFFFF"/>
                <w:lang w:val="en-IN" w:eastAsia="en-IN"/>
              </w:rPr>
              <w:t>kpitile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90A62D"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419AA"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995869"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26C56DFA"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3E499E" w14:textId="77777777" w:rsidR="00B23E71" w:rsidRPr="00B23E71" w:rsidRDefault="00B23E71" w:rsidP="00B23E71">
            <w:pPr>
              <w:spacing w:after="0" w:line="256" w:lineRule="auto"/>
              <w:rPr>
                <w:rFonts w:eastAsia="Calibri" w:cs="Calibri"/>
                <w:lang w:val="en-IN"/>
              </w:rPr>
            </w:pPr>
            <w:r w:rsidRPr="00B23E71">
              <w:rPr>
                <w:rFonts w:eastAsia="Calibri" w:cs="Calibri"/>
                <w:shd w:val="clear" w:color="auto" w:fill="FFFFFF"/>
                <w:lang w:val="en-IN" w:eastAsia="en-IN"/>
              </w:rPr>
              <w:t>id</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9B22CA"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928AE7"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E7B2DB"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444D30C5" w14:textId="77777777" w:rsidTr="00B23E71">
        <w:trPr>
          <w:trHeight w:val="34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18D161" w14:textId="77777777" w:rsidR="00B23E71" w:rsidRPr="00B23E71" w:rsidRDefault="00B23E71" w:rsidP="00B23E71">
            <w:pPr>
              <w:shd w:val="clear" w:color="auto" w:fill="FFFFFE"/>
              <w:spacing w:after="0" w:line="256" w:lineRule="auto"/>
              <w:rPr>
                <w:rFonts w:eastAsia="Calibri" w:cs="Calibri"/>
                <w:lang w:val="en-IN"/>
              </w:rPr>
            </w:pPr>
            <w:r w:rsidRPr="00B23E71">
              <w:rPr>
                <w:rFonts w:eastAsia="Calibri" w:cs="Calibri"/>
                <w:shd w:val="clear" w:color="auto" w:fill="FFFFFF"/>
                <w:lang w:val="en-IN" w:eastAsia="en-IN"/>
              </w:rPr>
              <w:t>deviation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2573F7"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EC325"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F11206"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210D1451" w14:textId="77777777" w:rsidTr="00B23E71">
        <w:trPr>
          <w:trHeight w:val="77"/>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54BF12" w14:textId="77777777" w:rsidR="00B23E71" w:rsidRPr="00B23E71" w:rsidRDefault="00B23E71" w:rsidP="00B23E71">
            <w:pPr>
              <w:spacing w:after="0" w:line="256" w:lineRule="auto"/>
              <w:rPr>
                <w:rFonts w:eastAsia="Calibri" w:cs="Calibri"/>
                <w:lang w:val="en-IN"/>
              </w:rPr>
            </w:pPr>
            <w:r w:rsidRPr="00B23E71">
              <w:rPr>
                <w:rFonts w:eastAsia="Calibri" w:cs="Calibri"/>
                <w:shd w:val="clear" w:color="auto" w:fill="FFFFFF"/>
                <w:lang w:val="en-IN" w:eastAsia="en-IN"/>
              </w:rPr>
              <w:t>error</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32F6A6"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2D015D"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9A3C6D"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bl>
    <w:p w14:paraId="0242E886" w14:textId="55919C86" w:rsidR="00742962" w:rsidRDefault="00DE0B94" w:rsidP="00CC0BB9">
      <w:pPr>
        <w:pStyle w:val="Heading3"/>
      </w:pPr>
      <w:r>
        <w:rPr>
          <w:rFonts w:cs="Calibri"/>
        </w:rPr>
        <w:br w:type="column"/>
      </w:r>
      <w:r w:rsidR="00742962">
        <w:t>API Precondition</w:t>
      </w:r>
    </w:p>
    <w:p w14:paraId="5BDF036B" w14:textId="32A3E9A2" w:rsidR="00742962" w:rsidRDefault="00742962" w:rsidP="00742962">
      <w:pPr>
        <w:rPr>
          <w:rFonts w:cs="Calibri"/>
        </w:rPr>
      </w:pPr>
      <w:r>
        <w:rPr>
          <w:rFonts w:cs="Calibri"/>
        </w:rPr>
        <w:t xml:space="preserve">To fetch the response from the </w:t>
      </w:r>
      <w:r w:rsidR="00B83760">
        <w:rPr>
          <w:rFonts w:cs="Calibri"/>
        </w:rPr>
        <w:t>Deviation API</w:t>
      </w:r>
      <w:r>
        <w:rPr>
          <w:rFonts w:cs="Calibri"/>
        </w:rPr>
        <w:t xml:space="preserve"> the authorization token must exist. </w:t>
      </w:r>
    </w:p>
    <w:p w14:paraId="67730B7B" w14:textId="0890CB84" w:rsidR="000F19AA" w:rsidRPr="006E2058" w:rsidRDefault="00B23E71" w:rsidP="00B23E71">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68"/>
        <w:gridCol w:w="10022"/>
      </w:tblGrid>
      <w:tr w:rsidR="00733F18" w:rsidRPr="006E2058" w14:paraId="11928F10" w14:textId="77777777" w:rsidTr="351A239D">
        <w:trPr>
          <w:trHeight w:val="224"/>
        </w:trPr>
        <w:tc>
          <w:tcPr>
            <w:tcW w:w="2568" w:type="dxa"/>
            <w:shd w:val="clear" w:color="auto" w:fill="D9D9D9" w:themeFill="background1" w:themeFillShade="D9"/>
            <w:tcMar>
              <w:top w:w="0" w:type="dxa"/>
              <w:left w:w="108" w:type="dxa"/>
              <w:bottom w:w="0" w:type="dxa"/>
              <w:right w:w="108" w:type="dxa"/>
            </w:tcMar>
            <w:vAlign w:val="center"/>
            <w:hideMark/>
          </w:tcPr>
          <w:p w14:paraId="41FB89DF" w14:textId="77777777" w:rsidR="00733F18" w:rsidRPr="006E2058" w:rsidRDefault="00733F18" w:rsidP="00733F18">
            <w:pPr>
              <w:spacing w:after="0"/>
              <w:rPr>
                <w:rFonts w:cs="Calibri"/>
                <w:b/>
                <w:bCs/>
              </w:rPr>
            </w:pPr>
            <w:r>
              <w:rPr>
                <w:rFonts w:cs="Calibri"/>
                <w:b/>
                <w:bCs/>
              </w:rPr>
              <w:t>PROTOCOL</w:t>
            </w:r>
          </w:p>
        </w:tc>
        <w:tc>
          <w:tcPr>
            <w:tcW w:w="10022" w:type="dxa"/>
            <w:shd w:val="clear" w:color="auto" w:fill="FFFFFF" w:themeFill="background1"/>
            <w:tcMar>
              <w:top w:w="0" w:type="dxa"/>
              <w:left w:w="108" w:type="dxa"/>
              <w:bottom w:w="0" w:type="dxa"/>
              <w:right w:w="108" w:type="dxa"/>
            </w:tcMar>
            <w:vAlign w:val="center"/>
            <w:hideMark/>
          </w:tcPr>
          <w:p w14:paraId="69E50235" w14:textId="7A08B1E5" w:rsidR="00733F18" w:rsidRPr="006E2058" w:rsidRDefault="00733F18" w:rsidP="00733F18">
            <w:pPr>
              <w:spacing w:after="0"/>
              <w:rPr>
                <w:rFonts w:cs="Calibri"/>
              </w:rPr>
            </w:pPr>
            <w:r>
              <w:rPr>
                <w:rFonts w:cs="Calibri"/>
              </w:rPr>
              <w:t>HTTPS</w:t>
            </w:r>
          </w:p>
        </w:tc>
      </w:tr>
      <w:tr w:rsidR="00733F18" w:rsidRPr="006E2058" w14:paraId="2F72400A" w14:textId="77777777" w:rsidTr="351A239D">
        <w:trPr>
          <w:trHeight w:val="112"/>
        </w:trPr>
        <w:tc>
          <w:tcPr>
            <w:tcW w:w="2568" w:type="dxa"/>
            <w:shd w:val="clear" w:color="auto" w:fill="D9D9D9" w:themeFill="background1" w:themeFillShade="D9"/>
            <w:tcMar>
              <w:top w:w="0" w:type="dxa"/>
              <w:left w:w="108" w:type="dxa"/>
              <w:bottom w:w="0" w:type="dxa"/>
              <w:right w:w="108" w:type="dxa"/>
            </w:tcMar>
            <w:vAlign w:val="center"/>
          </w:tcPr>
          <w:p w14:paraId="3E870A31" w14:textId="77777777" w:rsidR="00733F18" w:rsidRPr="006E2058" w:rsidRDefault="00733F18" w:rsidP="00733F18">
            <w:pPr>
              <w:spacing w:after="0"/>
              <w:rPr>
                <w:rFonts w:cs="Calibri"/>
                <w:b/>
                <w:bCs/>
              </w:rPr>
            </w:pPr>
            <w:r>
              <w:rPr>
                <w:rFonts w:cs="Calibri"/>
                <w:b/>
                <w:bCs/>
              </w:rPr>
              <w:t>PATH &lt;Public Exposure&gt;</w:t>
            </w:r>
          </w:p>
        </w:tc>
        <w:tc>
          <w:tcPr>
            <w:tcW w:w="10022" w:type="dxa"/>
            <w:shd w:val="clear" w:color="auto" w:fill="FFFFFF" w:themeFill="background1"/>
            <w:tcMar>
              <w:top w:w="0" w:type="dxa"/>
              <w:left w:w="108" w:type="dxa"/>
              <w:bottom w:w="0" w:type="dxa"/>
              <w:right w:w="108" w:type="dxa"/>
            </w:tcMar>
            <w:vAlign w:val="center"/>
          </w:tcPr>
          <w:p w14:paraId="5D9EC82D" w14:textId="1D4AD804" w:rsidR="00733F18" w:rsidRPr="006E2058" w:rsidRDefault="5493BCC7" w:rsidP="00733F18">
            <w:pPr>
              <w:spacing w:after="0"/>
              <w:rPr>
                <w:rFonts w:cs="Calibri"/>
              </w:rPr>
            </w:pPr>
            <w:hyperlink r:id="rId62">
              <w:r w:rsidRPr="351A239D">
                <w:rPr>
                  <w:rStyle w:val="Hyperlink"/>
                  <w:rFonts w:cs="Calibri"/>
                </w:rPr>
                <w:t>https://apim-</w:t>
              </w:r>
              <w:r w:rsidR="49CADB08" w:rsidRPr="351A239D">
                <w:rPr>
                  <w:rStyle w:val="Hyperlink"/>
                  <w:rFonts w:cs="Calibri"/>
                </w:rPr>
                <w:t>mw-</w:t>
              </w:r>
              <w:r w:rsidRPr="351A239D">
                <w:rPr>
                  <w:rStyle w:val="Hyperlink"/>
                  <w:rFonts w:cs="Calibri"/>
                </w:rPr>
                <w:t>aot-dev.azure-api.net/api/smartkpi/assets/{assetid}/kpis/{kpiname}/deviation</w:t>
              </w:r>
            </w:hyperlink>
            <w:r w:rsidRPr="351A239D">
              <w:rPr>
                <w:rFonts w:cs="Calibri"/>
              </w:rPr>
              <w:t xml:space="preserve"> </w:t>
            </w:r>
          </w:p>
        </w:tc>
      </w:tr>
      <w:tr w:rsidR="000D5D08" w:rsidRPr="006E2058" w14:paraId="69EA3C60" w14:textId="77777777" w:rsidTr="351A239D">
        <w:trPr>
          <w:trHeight w:val="112"/>
        </w:trPr>
        <w:tc>
          <w:tcPr>
            <w:tcW w:w="2568" w:type="dxa"/>
            <w:shd w:val="clear" w:color="auto" w:fill="D9D9D9" w:themeFill="background1" w:themeFillShade="D9"/>
            <w:tcMar>
              <w:top w:w="0" w:type="dxa"/>
              <w:left w:w="108" w:type="dxa"/>
              <w:bottom w:w="0" w:type="dxa"/>
              <w:right w:w="108" w:type="dxa"/>
            </w:tcMar>
            <w:vAlign w:val="center"/>
          </w:tcPr>
          <w:p w14:paraId="7FC1D336" w14:textId="3E4FF014" w:rsidR="000D5D08" w:rsidRDefault="000D5D08" w:rsidP="00733F18">
            <w:pPr>
              <w:spacing w:after="0"/>
              <w:rPr>
                <w:rFonts w:cs="Calibri"/>
                <w:b/>
                <w:bCs/>
              </w:rPr>
            </w:pPr>
            <w:r w:rsidRPr="000D5D08">
              <w:rPr>
                <w:rFonts w:cs="Calibri"/>
                <w:b/>
                <w:bCs/>
              </w:rPr>
              <w:t>PATH AOT (AWS) &lt;Public Exposure&gt;</w:t>
            </w:r>
          </w:p>
        </w:tc>
        <w:tc>
          <w:tcPr>
            <w:tcW w:w="10022" w:type="dxa"/>
            <w:shd w:val="clear" w:color="auto" w:fill="FFFFFF" w:themeFill="background1"/>
            <w:tcMar>
              <w:top w:w="0" w:type="dxa"/>
              <w:left w:w="108" w:type="dxa"/>
              <w:bottom w:w="0" w:type="dxa"/>
              <w:right w:w="108" w:type="dxa"/>
            </w:tcMar>
            <w:vAlign w:val="center"/>
          </w:tcPr>
          <w:p w14:paraId="49D0CA35" w14:textId="6452EBCB" w:rsidR="000D5D08" w:rsidRDefault="00CD12FB" w:rsidP="00733F18">
            <w:pPr>
              <w:spacing w:after="0"/>
            </w:pPr>
            <w:hyperlink r:id="rId63" w:history="1">
              <w:r w:rsidRPr="00BD4BF1">
                <w:rPr>
                  <w:rStyle w:val="Hyperlink"/>
                </w:rPr>
                <w:t>https://cn13sbr3r6.execute-api.us-west-2.amazonaws.com/api/smartkpi/assets/{assetid}/kpis/all/deviation</w:t>
              </w:r>
            </w:hyperlink>
            <w:r>
              <w:t xml:space="preserve"> </w:t>
            </w:r>
          </w:p>
        </w:tc>
      </w:tr>
      <w:tr w:rsidR="00733F18" w:rsidRPr="006E2058" w14:paraId="26855C22" w14:textId="77777777" w:rsidTr="351A239D">
        <w:trPr>
          <w:trHeight w:val="60"/>
        </w:trPr>
        <w:tc>
          <w:tcPr>
            <w:tcW w:w="2568" w:type="dxa"/>
            <w:shd w:val="clear" w:color="auto" w:fill="D9D9D9" w:themeFill="background1" w:themeFillShade="D9"/>
            <w:tcMar>
              <w:top w:w="0" w:type="dxa"/>
              <w:left w:w="108" w:type="dxa"/>
              <w:bottom w:w="0" w:type="dxa"/>
              <w:right w:w="108" w:type="dxa"/>
            </w:tcMar>
            <w:vAlign w:val="center"/>
            <w:hideMark/>
          </w:tcPr>
          <w:p w14:paraId="4D0F835E" w14:textId="77777777" w:rsidR="00733F18" w:rsidRPr="006E2058" w:rsidRDefault="00733F18" w:rsidP="00733F18">
            <w:pPr>
              <w:spacing w:after="0"/>
              <w:rPr>
                <w:rFonts w:cs="Calibri"/>
                <w:b/>
                <w:bCs/>
              </w:rPr>
            </w:pPr>
            <w:r>
              <w:rPr>
                <w:rFonts w:cs="Calibri"/>
                <w:b/>
                <w:bCs/>
              </w:rPr>
              <w:t>METHOD</w:t>
            </w:r>
          </w:p>
        </w:tc>
        <w:tc>
          <w:tcPr>
            <w:tcW w:w="10022" w:type="dxa"/>
            <w:shd w:val="clear" w:color="auto" w:fill="FFFFFF" w:themeFill="background1"/>
            <w:tcMar>
              <w:top w:w="0" w:type="dxa"/>
              <w:left w:w="108" w:type="dxa"/>
              <w:bottom w:w="0" w:type="dxa"/>
              <w:right w:w="108" w:type="dxa"/>
            </w:tcMar>
            <w:vAlign w:val="center"/>
            <w:hideMark/>
          </w:tcPr>
          <w:p w14:paraId="672F8EC7" w14:textId="3A9DA7AF" w:rsidR="00733F18" w:rsidRPr="006E2058" w:rsidRDefault="00733F18" w:rsidP="00733F18">
            <w:pPr>
              <w:spacing w:after="0"/>
              <w:rPr>
                <w:rFonts w:cs="Calibri"/>
              </w:rPr>
            </w:pPr>
            <w:r>
              <w:rPr>
                <w:rFonts w:cs="Calibri"/>
              </w:rPr>
              <w:t>POST</w:t>
            </w:r>
          </w:p>
        </w:tc>
      </w:tr>
      <w:tr w:rsidR="00733F18" w:rsidRPr="006E2058" w14:paraId="44E8CCA0"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hideMark/>
          </w:tcPr>
          <w:p w14:paraId="652C5725" w14:textId="77777777" w:rsidR="00733F18" w:rsidRPr="006E2058" w:rsidRDefault="00733F18" w:rsidP="00733F18">
            <w:pPr>
              <w:spacing w:after="0"/>
              <w:rPr>
                <w:rFonts w:cs="Calibri"/>
                <w:b/>
                <w:bCs/>
              </w:rPr>
            </w:pPr>
            <w:r>
              <w:rPr>
                <w:rFonts w:cs="Calibri"/>
                <w:b/>
                <w:bCs/>
              </w:rPr>
              <w:t>CONTENT TYPE</w:t>
            </w:r>
          </w:p>
        </w:tc>
        <w:tc>
          <w:tcPr>
            <w:tcW w:w="10022" w:type="dxa"/>
            <w:shd w:val="clear" w:color="auto" w:fill="FFFFFF" w:themeFill="background1"/>
            <w:tcMar>
              <w:top w:w="0" w:type="dxa"/>
              <w:left w:w="108" w:type="dxa"/>
              <w:bottom w:w="0" w:type="dxa"/>
              <w:right w:w="108" w:type="dxa"/>
            </w:tcMar>
            <w:vAlign w:val="center"/>
            <w:hideMark/>
          </w:tcPr>
          <w:p w14:paraId="71181BA0" w14:textId="77777777" w:rsidR="00733F18" w:rsidRPr="006E2058" w:rsidRDefault="00733F18" w:rsidP="00733F18">
            <w:pPr>
              <w:spacing w:after="0"/>
              <w:rPr>
                <w:rFonts w:cs="Calibri"/>
              </w:rPr>
            </w:pPr>
            <w:r>
              <w:rPr>
                <w:rFonts w:cs="Calibri"/>
              </w:rPr>
              <w:t>application / json</w:t>
            </w:r>
          </w:p>
        </w:tc>
      </w:tr>
      <w:tr w:rsidR="00733F18" w:rsidRPr="006E2058" w14:paraId="6BA2FD0D"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31FEE793" w14:textId="77777777" w:rsidR="00733F18" w:rsidRPr="006E2058" w:rsidRDefault="00733F18" w:rsidP="00733F18">
            <w:pPr>
              <w:spacing w:after="0"/>
              <w:rPr>
                <w:rFonts w:cs="Calibri"/>
                <w:b/>
                <w:bCs/>
              </w:rPr>
            </w:pPr>
            <w:r>
              <w:rPr>
                <w:rFonts w:cs="Calibri"/>
                <w:b/>
                <w:bCs/>
              </w:rPr>
              <w:t>REQUEST URL</w:t>
            </w:r>
          </w:p>
        </w:tc>
        <w:tc>
          <w:tcPr>
            <w:tcW w:w="10022" w:type="dxa"/>
            <w:shd w:val="clear" w:color="auto" w:fill="FFFFFF" w:themeFill="background1"/>
            <w:tcMar>
              <w:top w:w="0" w:type="dxa"/>
              <w:left w:w="108" w:type="dxa"/>
              <w:bottom w:w="0" w:type="dxa"/>
              <w:right w:w="108" w:type="dxa"/>
            </w:tcMar>
            <w:vAlign w:val="center"/>
          </w:tcPr>
          <w:p w14:paraId="1B06B6E4" w14:textId="77777777" w:rsidR="00733F18" w:rsidRPr="006E2058" w:rsidRDefault="00BA7DFC" w:rsidP="00733F18">
            <w:pPr>
              <w:spacing w:after="0"/>
              <w:rPr>
                <w:rFonts w:cs="Calibri"/>
              </w:rPr>
            </w:pPr>
            <w:hyperlink r:id="rId64" w:history="1">
              <w:r w:rsidRPr="006D5D48">
                <w:rPr>
                  <w:rStyle w:val="Hyperlink"/>
                </w:rPr>
                <w:t>https://apim-mw-aot-test.azure-api.net/api/smartkpi/assets/all/kpis/all/deviation</w:t>
              </w:r>
            </w:hyperlink>
            <w:r>
              <w:t xml:space="preserve"> </w:t>
            </w:r>
          </w:p>
        </w:tc>
      </w:tr>
      <w:tr w:rsidR="00733F18" w:rsidRPr="006E2058" w14:paraId="113A2B56"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66D2CCB6" w14:textId="77777777" w:rsidR="00733F18" w:rsidRDefault="00733F18" w:rsidP="00733F18">
            <w:pPr>
              <w:spacing w:after="0"/>
              <w:rPr>
                <w:rFonts w:cs="Calibri"/>
                <w:b/>
                <w:bCs/>
              </w:rPr>
            </w:pPr>
            <w:r>
              <w:rPr>
                <w:rFonts w:cs="Calibri"/>
                <w:b/>
                <w:bCs/>
              </w:rPr>
              <w:t>JSON Request</w:t>
            </w:r>
          </w:p>
        </w:tc>
        <w:tc>
          <w:tcPr>
            <w:tcW w:w="10022" w:type="dxa"/>
            <w:shd w:val="clear" w:color="auto" w:fill="FFFFFF" w:themeFill="background1"/>
            <w:tcMar>
              <w:top w:w="0" w:type="dxa"/>
              <w:left w:w="108" w:type="dxa"/>
              <w:bottom w:w="0" w:type="dxa"/>
              <w:right w:w="108" w:type="dxa"/>
            </w:tcMar>
            <w:vAlign w:val="center"/>
          </w:tcPr>
          <w:p w14:paraId="40045F06" w14:textId="77777777" w:rsidR="00733F18" w:rsidRPr="000D0086" w:rsidRDefault="00733F18" w:rsidP="00733F18">
            <w:pPr>
              <w:spacing w:after="0"/>
              <w:rPr>
                <w:lang w:val="de-DE"/>
              </w:rPr>
            </w:pPr>
            <w:r w:rsidRPr="000D0086">
              <w:rPr>
                <w:lang w:val="de-DE"/>
              </w:rPr>
              <w:t>{</w:t>
            </w:r>
          </w:p>
          <w:p w14:paraId="02BE3B28" w14:textId="77777777" w:rsidR="00733F18" w:rsidRPr="000D0086" w:rsidRDefault="00733F18" w:rsidP="00733F18">
            <w:pPr>
              <w:spacing w:after="0"/>
              <w:rPr>
                <w:lang w:val="de-DE"/>
              </w:rPr>
            </w:pPr>
            <w:r w:rsidRPr="000D0086">
              <w:rPr>
                <w:lang w:val="de-DE"/>
              </w:rPr>
              <w:t>"startdate":"2023-11-29T16:09:05.594Z",</w:t>
            </w:r>
          </w:p>
          <w:p w14:paraId="56F01611" w14:textId="77777777" w:rsidR="00733F18" w:rsidRPr="000D0086" w:rsidRDefault="00733F18" w:rsidP="00733F18">
            <w:pPr>
              <w:spacing w:after="0"/>
              <w:rPr>
                <w:lang w:val="de-DE"/>
              </w:rPr>
            </w:pPr>
            <w:r w:rsidRPr="000D0086">
              <w:rPr>
                <w:lang w:val="de-DE"/>
              </w:rPr>
              <w:t>"enddate":"2023-11-29T16:09:05.594Z",</w:t>
            </w:r>
          </w:p>
          <w:p w14:paraId="538B6E48" w14:textId="77777777" w:rsidR="00733F18" w:rsidRDefault="00733F18" w:rsidP="00733F18">
            <w:pPr>
              <w:spacing w:after="0"/>
            </w:pPr>
            <w:r w:rsidRPr="00733F18">
              <w:t>"calendarOption":"noselection"</w:t>
            </w:r>
          </w:p>
          <w:p w14:paraId="2712A46A" w14:textId="77777777" w:rsidR="00733F18" w:rsidRPr="00EF211D" w:rsidRDefault="00733F18" w:rsidP="00733F18">
            <w:pPr>
              <w:spacing w:after="0"/>
              <w:rPr>
                <w:rFonts w:cs="Calibri"/>
              </w:rPr>
            </w:pPr>
            <w:r w:rsidRPr="00733F18">
              <w:t>}</w:t>
            </w:r>
          </w:p>
        </w:tc>
      </w:tr>
      <w:tr w:rsidR="00733F18" w14:paraId="432E913F"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7F9D37E3" w14:textId="77777777" w:rsidR="00733F18" w:rsidRDefault="00733F18">
            <w:pPr>
              <w:spacing w:after="0"/>
              <w:rPr>
                <w:rFonts w:cs="Calibri"/>
                <w:b/>
                <w:bCs/>
              </w:rPr>
            </w:pPr>
            <w:r>
              <w:rPr>
                <w:rFonts w:cs="Calibri"/>
                <w:b/>
                <w:bCs/>
              </w:rPr>
              <w:t>JSON Response</w:t>
            </w:r>
          </w:p>
        </w:tc>
        <w:tc>
          <w:tcPr>
            <w:tcW w:w="10022" w:type="dxa"/>
            <w:shd w:val="clear" w:color="auto" w:fill="FFFFFF" w:themeFill="background1"/>
            <w:tcMar>
              <w:top w:w="0" w:type="dxa"/>
              <w:left w:w="108" w:type="dxa"/>
              <w:bottom w:w="0" w:type="dxa"/>
              <w:right w:w="108" w:type="dxa"/>
            </w:tcMar>
            <w:vAlign w:val="center"/>
          </w:tcPr>
          <w:p w14:paraId="4D7601C4" w14:textId="67321724" w:rsidR="00733F18" w:rsidRPr="00733F18" w:rsidRDefault="00733F18">
            <w:pPr>
              <w:spacing w:after="0"/>
            </w:pPr>
            <w:hyperlink r:id="rId65" w:history="1">
              <w:r w:rsidRPr="00733F18">
                <w:rPr>
                  <w:rStyle w:val="Hyperlink"/>
                </w:rPr>
                <w:t>Link</w:t>
              </w:r>
            </w:hyperlink>
          </w:p>
        </w:tc>
      </w:tr>
    </w:tbl>
    <w:p w14:paraId="6C86FDF1" w14:textId="22D5E62C" w:rsidR="00001E8F" w:rsidRDefault="00B23E71" w:rsidP="00DC2476">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10881"/>
      </w:tblGrid>
      <w:tr w:rsidR="00DC2476" w:rsidRPr="00DC2476" w14:paraId="768344A4" w14:textId="77777777" w:rsidTr="00DC2476">
        <w:trPr>
          <w:trHeight w:val="219"/>
          <w:jc w:val="center"/>
        </w:trPr>
        <w:tc>
          <w:tcPr>
            <w:tcW w:w="17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7FE867" w14:textId="77777777" w:rsidR="00DC2476" w:rsidRPr="00DC2476" w:rsidRDefault="00DC2476" w:rsidP="00DC2476">
            <w:pPr>
              <w:spacing w:after="0" w:line="256" w:lineRule="auto"/>
              <w:jc w:val="center"/>
              <w:rPr>
                <w:rFonts w:eastAsia="Calibri" w:cs="Calibri"/>
                <w:b/>
                <w:lang w:val="en-IN"/>
              </w:rPr>
            </w:pPr>
            <w:r w:rsidRPr="00DC2476">
              <w:rPr>
                <w:rFonts w:eastAsia="Calibri" w:cs="Calibri"/>
                <w:b/>
                <w:lang w:val="en-IN"/>
              </w:rPr>
              <w:t>HTTP Code</w:t>
            </w:r>
          </w:p>
        </w:tc>
        <w:tc>
          <w:tcPr>
            <w:tcW w:w="108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003A2A5" w14:textId="77777777" w:rsidR="00DC2476" w:rsidRPr="00DC2476" w:rsidRDefault="00DC2476" w:rsidP="00DC2476">
            <w:pPr>
              <w:spacing w:after="0" w:line="256" w:lineRule="auto"/>
              <w:jc w:val="center"/>
              <w:rPr>
                <w:rFonts w:eastAsia="Calibri" w:cs="Calibri"/>
                <w:b/>
                <w:lang w:val="it-IT" w:eastAsia="it-IT"/>
              </w:rPr>
            </w:pPr>
            <w:r w:rsidRPr="00DC2476">
              <w:rPr>
                <w:rFonts w:eastAsia="Calibri" w:cs="Calibri"/>
                <w:b/>
                <w:lang w:val="en-IN"/>
              </w:rPr>
              <w:t>Result Description</w:t>
            </w:r>
          </w:p>
        </w:tc>
      </w:tr>
      <w:tr w:rsidR="00DC2476" w:rsidRPr="00DC2476" w14:paraId="1DB58110" w14:textId="77777777" w:rsidTr="00DC2476">
        <w:trPr>
          <w:trHeight w:val="219"/>
          <w:jc w:val="center"/>
        </w:trPr>
        <w:tc>
          <w:tcPr>
            <w:tcW w:w="1709" w:type="dxa"/>
            <w:tcBorders>
              <w:top w:val="single" w:sz="4" w:space="0" w:color="000000"/>
              <w:left w:val="single" w:sz="4" w:space="0" w:color="000000"/>
              <w:bottom w:val="single" w:sz="4" w:space="0" w:color="000000"/>
              <w:right w:val="single" w:sz="4" w:space="0" w:color="000000"/>
            </w:tcBorders>
            <w:hideMark/>
          </w:tcPr>
          <w:p w14:paraId="24ED4A54" w14:textId="77777777" w:rsidR="00DC2476" w:rsidRPr="00DC2476" w:rsidRDefault="00DC2476" w:rsidP="00DC2476">
            <w:pPr>
              <w:spacing w:after="0" w:line="256" w:lineRule="auto"/>
              <w:jc w:val="center"/>
              <w:rPr>
                <w:rFonts w:eastAsia="Calibri" w:cs="Calibri"/>
                <w:lang w:val="en-IN"/>
              </w:rPr>
            </w:pPr>
            <w:r w:rsidRPr="00DC2476">
              <w:rPr>
                <w:rFonts w:eastAsia="Calibri" w:cs="Calibri"/>
                <w:lang w:val="en-IN"/>
              </w:rPr>
              <w:t>200</w:t>
            </w:r>
          </w:p>
        </w:tc>
        <w:tc>
          <w:tcPr>
            <w:tcW w:w="10881" w:type="dxa"/>
            <w:tcBorders>
              <w:top w:val="single" w:sz="4" w:space="0" w:color="000000"/>
              <w:left w:val="single" w:sz="4" w:space="0" w:color="000000"/>
              <w:bottom w:val="single" w:sz="4" w:space="0" w:color="000000"/>
              <w:right w:val="single" w:sz="4" w:space="0" w:color="000000"/>
            </w:tcBorders>
            <w:hideMark/>
          </w:tcPr>
          <w:p w14:paraId="3E495102" w14:textId="77777777" w:rsidR="00DC2476" w:rsidRPr="00DC2476" w:rsidRDefault="00DC2476" w:rsidP="00DC2476">
            <w:pPr>
              <w:spacing w:after="0" w:line="256" w:lineRule="auto"/>
              <w:rPr>
                <w:rFonts w:eastAsia="Calibri" w:cs="Calibri"/>
                <w:lang w:val="it-IT" w:eastAsia="it-IT"/>
              </w:rPr>
            </w:pPr>
            <w:r w:rsidRPr="00DC2476">
              <w:rPr>
                <w:rFonts w:eastAsia="Calibri" w:cs="Calibri"/>
                <w:lang w:val="en-IN"/>
              </w:rPr>
              <w:t>Service executed successfully</w:t>
            </w:r>
          </w:p>
        </w:tc>
      </w:tr>
    </w:tbl>
    <w:p w14:paraId="4ACA58BC" w14:textId="26217830" w:rsidR="00DC2476" w:rsidRPr="00DC2476" w:rsidRDefault="00DC2476" w:rsidP="00711EA6">
      <w:pPr>
        <w:pStyle w:val="Heading3"/>
      </w:pPr>
      <w:r>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3041"/>
        <w:gridCol w:w="7818"/>
      </w:tblGrid>
      <w:tr w:rsidR="0063581B" w14:paraId="476CAD0B" w14:textId="77777777" w:rsidTr="00DC2476">
        <w:trPr>
          <w:trHeight w:val="219"/>
          <w:jc w:val="center"/>
        </w:trPr>
        <w:tc>
          <w:tcPr>
            <w:tcW w:w="1731" w:type="dxa"/>
            <w:tcBorders>
              <w:bottom w:val="nil"/>
            </w:tcBorders>
            <w:shd w:val="clear" w:color="auto" w:fill="D9D9D9" w:themeFill="background1" w:themeFillShade="D9"/>
            <w:vAlign w:val="center"/>
            <w:hideMark/>
          </w:tcPr>
          <w:p w14:paraId="14ECB2E2" w14:textId="77777777" w:rsidR="0063581B" w:rsidRDefault="0063581B">
            <w:pPr>
              <w:spacing w:after="0"/>
              <w:jc w:val="center"/>
              <w:rPr>
                <w:rFonts w:cs="Calibri"/>
                <w:b/>
              </w:rPr>
            </w:pPr>
            <w:r>
              <w:rPr>
                <w:rFonts w:cs="Calibri"/>
                <w:b/>
              </w:rPr>
              <w:t>HTTP Code</w:t>
            </w:r>
          </w:p>
        </w:tc>
        <w:tc>
          <w:tcPr>
            <w:tcW w:w="3041" w:type="dxa"/>
            <w:tcBorders>
              <w:bottom w:val="nil"/>
            </w:tcBorders>
            <w:shd w:val="clear" w:color="auto" w:fill="D9D9D9" w:themeFill="background1" w:themeFillShade="D9"/>
            <w:vAlign w:val="center"/>
            <w:hideMark/>
          </w:tcPr>
          <w:p w14:paraId="5797356F" w14:textId="77777777" w:rsidR="0063581B" w:rsidRDefault="0063581B">
            <w:pPr>
              <w:spacing w:after="0"/>
              <w:jc w:val="center"/>
              <w:rPr>
                <w:rFonts w:cs="Calibri"/>
                <w:b/>
                <w:lang w:val="it-IT" w:eastAsia="it-IT"/>
              </w:rPr>
            </w:pPr>
            <w:r>
              <w:rPr>
                <w:rFonts w:cs="Calibri"/>
                <w:b/>
              </w:rPr>
              <w:t>Error Code</w:t>
            </w:r>
          </w:p>
        </w:tc>
        <w:tc>
          <w:tcPr>
            <w:tcW w:w="7818" w:type="dxa"/>
            <w:tcBorders>
              <w:bottom w:val="nil"/>
            </w:tcBorders>
            <w:shd w:val="clear" w:color="auto" w:fill="D9D9D9" w:themeFill="background1" w:themeFillShade="D9"/>
            <w:vAlign w:val="center"/>
            <w:hideMark/>
          </w:tcPr>
          <w:p w14:paraId="5EE9B90A" w14:textId="77777777" w:rsidR="0063581B" w:rsidRDefault="0063581B">
            <w:pPr>
              <w:spacing w:after="0"/>
              <w:jc w:val="center"/>
              <w:rPr>
                <w:rFonts w:cs="Calibri"/>
                <w:b/>
                <w:lang w:val="it-IT" w:eastAsia="it-IT"/>
              </w:rPr>
            </w:pPr>
            <w:r>
              <w:rPr>
                <w:rFonts w:cs="Calibri"/>
                <w:b/>
              </w:rPr>
              <w:t>Error Description</w:t>
            </w:r>
          </w:p>
        </w:tc>
      </w:tr>
      <w:tr w:rsidR="0063581B" w14:paraId="113E8D09" w14:textId="77777777" w:rsidTr="00DC2476">
        <w:trPr>
          <w:trHeight w:val="219"/>
          <w:jc w:val="center"/>
        </w:trPr>
        <w:tc>
          <w:tcPr>
            <w:tcW w:w="1731" w:type="dxa"/>
            <w:vAlign w:val="center"/>
            <w:hideMark/>
          </w:tcPr>
          <w:p w14:paraId="2F3754DE" w14:textId="77777777" w:rsidR="0063581B" w:rsidRDefault="0063581B">
            <w:pPr>
              <w:spacing w:after="0"/>
              <w:jc w:val="center"/>
              <w:rPr>
                <w:rFonts w:cs="Calibri"/>
              </w:rPr>
            </w:pPr>
            <w:r>
              <w:rPr>
                <w:rFonts w:cs="Calibri"/>
              </w:rPr>
              <w:t>500</w:t>
            </w:r>
          </w:p>
        </w:tc>
        <w:tc>
          <w:tcPr>
            <w:tcW w:w="3041" w:type="dxa"/>
            <w:vAlign w:val="center"/>
            <w:hideMark/>
          </w:tcPr>
          <w:p w14:paraId="78BF8244" w14:textId="77777777" w:rsidR="0063581B" w:rsidRDefault="0063581B">
            <w:pPr>
              <w:spacing w:after="0"/>
              <w:jc w:val="center"/>
              <w:rPr>
                <w:rFonts w:cs="Calibri"/>
              </w:rPr>
            </w:pPr>
            <w:r>
              <w:rPr>
                <w:rFonts w:cs="Calibri"/>
              </w:rPr>
              <w:t>500</w:t>
            </w:r>
          </w:p>
        </w:tc>
        <w:tc>
          <w:tcPr>
            <w:tcW w:w="7818" w:type="dxa"/>
            <w:vAlign w:val="center"/>
            <w:hideMark/>
          </w:tcPr>
          <w:p w14:paraId="65F55EB1" w14:textId="77777777" w:rsidR="0063581B" w:rsidRDefault="0063581B">
            <w:pPr>
              <w:spacing w:after="0"/>
              <w:rPr>
                <w:rFonts w:cs="Calibri"/>
              </w:rPr>
            </w:pPr>
            <w:r>
              <w:rPr>
                <w:rFonts w:cs="Calibri"/>
              </w:rPr>
              <w:t>Generic Error</w:t>
            </w:r>
          </w:p>
        </w:tc>
      </w:tr>
      <w:tr w:rsidR="0063581B" w14:paraId="13F89FCE" w14:textId="77777777" w:rsidTr="00DC2476">
        <w:trPr>
          <w:trHeight w:val="116"/>
          <w:jc w:val="center"/>
        </w:trPr>
        <w:tc>
          <w:tcPr>
            <w:tcW w:w="1731" w:type="dxa"/>
            <w:vAlign w:val="center"/>
            <w:hideMark/>
          </w:tcPr>
          <w:p w14:paraId="27B558DB" w14:textId="77777777" w:rsidR="0063581B" w:rsidRDefault="0063581B">
            <w:pPr>
              <w:spacing w:after="0"/>
              <w:jc w:val="center"/>
              <w:rPr>
                <w:rFonts w:cs="Calibri"/>
              </w:rPr>
            </w:pPr>
            <w:r>
              <w:rPr>
                <w:rFonts w:cs="Calibri"/>
              </w:rPr>
              <w:t>400</w:t>
            </w:r>
          </w:p>
        </w:tc>
        <w:tc>
          <w:tcPr>
            <w:tcW w:w="3041" w:type="dxa"/>
            <w:vAlign w:val="center"/>
            <w:hideMark/>
          </w:tcPr>
          <w:p w14:paraId="731E8114" w14:textId="77777777" w:rsidR="0063581B" w:rsidRDefault="0063581B">
            <w:pPr>
              <w:spacing w:after="0"/>
              <w:jc w:val="center"/>
              <w:rPr>
                <w:rFonts w:cs="Calibri"/>
              </w:rPr>
            </w:pPr>
            <w:r>
              <w:rPr>
                <w:rFonts w:cs="Calibri"/>
              </w:rPr>
              <w:t>401</w:t>
            </w:r>
          </w:p>
        </w:tc>
        <w:tc>
          <w:tcPr>
            <w:tcW w:w="7818" w:type="dxa"/>
            <w:vAlign w:val="center"/>
            <w:hideMark/>
          </w:tcPr>
          <w:p w14:paraId="744ACCF4" w14:textId="77777777" w:rsidR="0063581B" w:rsidRDefault="0063581B">
            <w:pPr>
              <w:spacing w:after="0"/>
              <w:rPr>
                <w:rFonts w:cs="Calibri"/>
              </w:rPr>
            </w:pPr>
            <w:r>
              <w:rPr>
                <w:rFonts w:cs="Calibri"/>
              </w:rPr>
              <w:t xml:space="preserve">Unauthorized </w:t>
            </w:r>
          </w:p>
          <w:p w14:paraId="74A5B408" w14:textId="77777777" w:rsidR="0063581B" w:rsidRDefault="0063581B">
            <w:pPr>
              <w:spacing w:after="0"/>
            </w:pPr>
            <w:r>
              <w:t>{HeaderToken} could be missing or expired</w:t>
            </w:r>
          </w:p>
        </w:tc>
      </w:tr>
      <w:tr w:rsidR="0063581B" w14:paraId="08C1D791" w14:textId="77777777" w:rsidTr="00DC2476">
        <w:trPr>
          <w:trHeight w:val="219"/>
          <w:jc w:val="center"/>
        </w:trPr>
        <w:tc>
          <w:tcPr>
            <w:tcW w:w="1731" w:type="dxa"/>
            <w:vAlign w:val="center"/>
            <w:hideMark/>
          </w:tcPr>
          <w:p w14:paraId="44174FEB" w14:textId="77777777" w:rsidR="0063581B" w:rsidRDefault="0063581B">
            <w:pPr>
              <w:spacing w:after="0"/>
              <w:jc w:val="center"/>
              <w:rPr>
                <w:rFonts w:cs="Calibri"/>
              </w:rPr>
            </w:pPr>
            <w:r>
              <w:rPr>
                <w:rFonts w:cs="Calibri"/>
              </w:rPr>
              <w:t>400</w:t>
            </w:r>
          </w:p>
        </w:tc>
        <w:tc>
          <w:tcPr>
            <w:tcW w:w="3041" w:type="dxa"/>
            <w:vAlign w:val="center"/>
            <w:hideMark/>
          </w:tcPr>
          <w:p w14:paraId="4D61B90C" w14:textId="77777777" w:rsidR="0063581B" w:rsidRDefault="0063581B">
            <w:pPr>
              <w:spacing w:after="0"/>
              <w:jc w:val="center"/>
              <w:rPr>
                <w:rFonts w:cs="Calibri"/>
              </w:rPr>
            </w:pPr>
            <w:r>
              <w:rPr>
                <w:rFonts w:cs="Calibri"/>
              </w:rPr>
              <w:t>400</w:t>
            </w:r>
          </w:p>
        </w:tc>
        <w:tc>
          <w:tcPr>
            <w:tcW w:w="7818" w:type="dxa"/>
            <w:vAlign w:val="center"/>
            <w:hideMark/>
          </w:tcPr>
          <w:p w14:paraId="3904D08F" w14:textId="77777777" w:rsidR="0063581B" w:rsidRDefault="0063581B">
            <w:pPr>
              <w:spacing w:after="0"/>
              <w:rPr>
                <w:rFonts w:cs="Calibri"/>
                <w:lang w:eastAsia="it-IT"/>
              </w:rPr>
            </w:pPr>
            <w:r>
              <w:rPr>
                <w:rFonts w:cs="Calibri"/>
              </w:rPr>
              <w:t>Bad request</w:t>
            </w:r>
          </w:p>
        </w:tc>
      </w:tr>
    </w:tbl>
    <w:p w14:paraId="7939DECD" w14:textId="77777777" w:rsidR="00001E8F" w:rsidRDefault="00001E8F" w:rsidP="00E44CEA">
      <w:pPr>
        <w:sectPr w:rsidR="00001E8F" w:rsidSect="00BF2259">
          <w:pgSz w:w="28800" w:h="24480" w:code="5"/>
          <w:pgMar w:top="1440" w:right="1440" w:bottom="1440" w:left="1440" w:header="720" w:footer="288" w:gutter="0"/>
          <w:cols w:num="2" w:space="720"/>
          <w:docGrid w:linePitch="360"/>
        </w:sectPr>
      </w:pPr>
    </w:p>
    <w:p w14:paraId="18570AFC" w14:textId="77777777" w:rsidR="001C184B" w:rsidRDefault="001C184B" w:rsidP="00FC7893">
      <w:pPr>
        <w:pStyle w:val="Heading2"/>
        <w:sectPr w:rsidR="001C184B" w:rsidSect="00BF2259">
          <w:type w:val="continuous"/>
          <w:pgSz w:w="28800" w:h="24480"/>
          <w:pgMar w:top="1440" w:right="1440" w:bottom="1440" w:left="1440" w:header="720" w:footer="720" w:gutter="0"/>
          <w:cols w:num="2" w:space="720"/>
        </w:sectPr>
      </w:pPr>
      <w:bookmarkStart w:id="93" w:name="OLE_LINK28"/>
      <w:bookmarkStart w:id="94" w:name="OLE_LINK7"/>
    </w:p>
    <w:p w14:paraId="48FD534F" w14:textId="77777777" w:rsidR="00FC7893" w:rsidRDefault="00FC7893" w:rsidP="00FC7893">
      <w:pPr>
        <w:pStyle w:val="Heading2"/>
      </w:pPr>
      <w:bookmarkStart w:id="95" w:name="_Toc217890927"/>
      <w:r>
        <w:lastRenderedPageBreak/>
        <w:t>POST- DRILLDOWN DEVIATION</w:t>
      </w:r>
      <w:bookmarkEnd w:id="93"/>
      <w:bookmarkEnd w:id="95"/>
    </w:p>
    <w:p w14:paraId="69808A67" w14:textId="5578C777" w:rsidR="00FC7893" w:rsidRDefault="00FC7893" w:rsidP="00FC7893">
      <w:r>
        <w:t xml:space="preserve">The drilldown deviation API is part of the AOT-SmartKPI-Middleware </w:t>
      </w:r>
      <w:r w:rsidRPr="360C22E2">
        <w:rPr>
          <w:rFonts w:ascii="Calibri" w:hAnsi="Calibri" w:cs="Calibri"/>
        </w:rPr>
        <w:t>Microservice</w:t>
      </w:r>
      <w:r>
        <w:t xml:space="preserve"> that is invoked by the UI and consumed by the UI. This API is a POST call </w:t>
      </w:r>
      <w:r w:rsidR="003F7272">
        <w:t>that</w:t>
      </w:r>
      <w:r>
        <w:t xml:space="preserve"> is used to calculate the deviated value for each contributor and influencer. After calculating all deviated values, the drilldown details are shown on the UI. </w:t>
      </w:r>
    </w:p>
    <w:p w14:paraId="686CAFE2" w14:textId="6F7ADD13" w:rsidR="001C184B" w:rsidRDefault="00B32F1D" w:rsidP="00B32F1D">
      <w:pPr>
        <w:pStyle w:val="Heading3"/>
      </w:pPr>
      <w:r>
        <w:t>Input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732"/>
        <w:gridCol w:w="1255"/>
        <w:gridCol w:w="1422"/>
        <w:gridCol w:w="1040"/>
      </w:tblGrid>
      <w:tr w:rsidR="000374ED" w:rsidRPr="000374ED" w14:paraId="38AD08DB"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C46075"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B55095"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E12325" w14:textId="77777777" w:rsidR="000374ED" w:rsidRPr="000374ED" w:rsidRDefault="000374ED" w:rsidP="000374ED">
            <w:pPr>
              <w:spacing w:after="0" w:line="256" w:lineRule="auto"/>
              <w:jc w:val="center"/>
              <w:rPr>
                <w:rFonts w:eastAsia="Calibri" w:cs="Calibri"/>
                <w:lang w:val="en-IN"/>
              </w:rPr>
            </w:pPr>
            <w:r w:rsidRPr="000374ED">
              <w:rPr>
                <w:rFonts w:eastAsia="Calibri" w:cs="Calibri"/>
                <w:b/>
                <w:kern w:val="0"/>
                <w:lang w:val="en-IN"/>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0E1311"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FE37BC"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Type</w:t>
            </w:r>
          </w:p>
        </w:tc>
      </w:tr>
      <w:tr w:rsidR="000374ED" w:rsidRPr="000374ED" w14:paraId="34736578"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61398010" w14:textId="77777777" w:rsidR="000374ED" w:rsidRPr="000374ED" w:rsidRDefault="000374ED" w:rsidP="000374ED">
            <w:pPr>
              <w:spacing w:after="0" w:line="256" w:lineRule="auto"/>
              <w:rPr>
                <w:rFonts w:eastAsia="Calibri" w:cs="Calibri"/>
                <w:lang w:val="en-IN"/>
              </w:rPr>
            </w:pPr>
            <w:r w:rsidRPr="000374ED">
              <w:rPr>
                <w:rFonts w:eastAsia="Calibri" w:cs="Calibri"/>
                <w:lang w:val="en-IN"/>
              </w:rPr>
              <w:t>Authorization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75F2E317" w14:textId="77777777" w:rsidR="000374ED" w:rsidRPr="000374ED" w:rsidRDefault="000374ED"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 token: "&lt;token value&gt;"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01FEDE2C" w14:textId="77777777" w:rsidR="000374ED" w:rsidRPr="000374ED" w:rsidRDefault="000374ED" w:rsidP="000374ED">
            <w:pPr>
              <w:spacing w:after="0" w:line="256" w:lineRule="auto"/>
              <w:jc w:val="center"/>
              <w:rPr>
                <w:rFonts w:eastAsia="Calibri" w:cs="Calibri"/>
                <w:lang w:val="en-IN"/>
              </w:rPr>
            </w:pPr>
            <w:r w:rsidRPr="000374ED">
              <w:rPr>
                <w:rFonts w:eastAsia="Calibri" w:cs="Calibri"/>
                <w:lang w:val="en-IN"/>
              </w:rPr>
              <w:t>M-Public</w:t>
            </w:r>
          </w:p>
        </w:tc>
        <w:tc>
          <w:tcPr>
            <w:tcW w:w="1422" w:type="dxa"/>
            <w:tcBorders>
              <w:top w:val="single" w:sz="4" w:space="0" w:color="auto"/>
              <w:left w:val="single" w:sz="4" w:space="0" w:color="auto"/>
              <w:bottom w:val="single" w:sz="4" w:space="0" w:color="auto"/>
              <w:right w:val="single" w:sz="4" w:space="0" w:color="auto"/>
            </w:tcBorders>
            <w:vAlign w:val="center"/>
            <w:hideMark/>
          </w:tcPr>
          <w:p w14:paraId="299DF85B" w14:textId="77777777" w:rsidR="000374ED" w:rsidRPr="000374ED" w:rsidRDefault="000374ED" w:rsidP="000374ED">
            <w:pPr>
              <w:spacing w:after="0" w:line="256" w:lineRule="auto"/>
              <w:jc w:val="center"/>
              <w:rPr>
                <w:rFonts w:eastAsia="Calibri" w:cs="Calibri"/>
                <w:lang w:val="en-IN"/>
              </w:rPr>
            </w:pPr>
            <w:r w:rsidRPr="000374ED">
              <w:rPr>
                <w:rFonts w:eastAsia="Calibri" w:cs="Calibri"/>
                <w:lang w:val="en-IN"/>
              </w:rPr>
              <w:t>-</w:t>
            </w:r>
          </w:p>
        </w:tc>
        <w:tc>
          <w:tcPr>
            <w:tcW w:w="1040" w:type="dxa"/>
            <w:tcBorders>
              <w:top w:val="single" w:sz="4" w:space="0" w:color="auto"/>
              <w:left w:val="single" w:sz="4" w:space="0" w:color="auto"/>
              <w:bottom w:val="single" w:sz="4" w:space="0" w:color="auto"/>
              <w:right w:val="single" w:sz="4" w:space="0" w:color="auto"/>
            </w:tcBorders>
            <w:vAlign w:val="center"/>
            <w:hideMark/>
          </w:tcPr>
          <w:p w14:paraId="2C4D81A5" w14:textId="77777777" w:rsidR="000374ED" w:rsidRPr="000374ED" w:rsidRDefault="000374ED" w:rsidP="000374ED">
            <w:pPr>
              <w:spacing w:after="0" w:line="256" w:lineRule="auto"/>
              <w:rPr>
                <w:rFonts w:eastAsia="Calibri" w:cs="Calibri"/>
                <w:lang w:val="en-IN"/>
              </w:rPr>
            </w:pPr>
            <w:r w:rsidRPr="000374ED">
              <w:rPr>
                <w:rFonts w:eastAsia="Calibri" w:cs="Calibri"/>
                <w:lang w:val="en-IN"/>
              </w:rPr>
              <w:t>String</w:t>
            </w:r>
          </w:p>
        </w:tc>
      </w:tr>
    </w:tbl>
    <w:p w14:paraId="7EB993FA" w14:textId="06815441" w:rsidR="00FF6F25" w:rsidRPr="000374ED" w:rsidRDefault="00FF6F25" w:rsidP="00FF6F25">
      <w:pPr>
        <w:pStyle w:val="Heading3"/>
      </w:pPr>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732"/>
        <w:gridCol w:w="1255"/>
        <w:gridCol w:w="1422"/>
        <w:gridCol w:w="1040"/>
      </w:tblGrid>
      <w:tr w:rsidR="00FC7893" w14:paraId="5405216B" w14:textId="77777777" w:rsidTr="000374ED">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68F1C" w14:textId="77777777" w:rsidR="00FC7893" w:rsidRDefault="00FC7893" w:rsidP="00876AAB">
            <w:pPr>
              <w:spacing w:after="0"/>
              <w:rPr>
                <w:rFonts w:cs="Calibri"/>
              </w:rPr>
            </w:pPr>
            <w:bookmarkStart w:id="96" w:name="_Hlk153365950"/>
            <w:r>
              <w:rPr>
                <w:rFonts w:cs="Calibri"/>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CCE203" w14:textId="77777777" w:rsidR="00FC7893" w:rsidRDefault="00FC7893" w:rsidP="00876AAB">
            <w:pPr>
              <w:spacing w:after="0"/>
              <w:rPr>
                <w:rFonts w:cs="Calibri"/>
              </w:rPr>
            </w:pPr>
            <w:r>
              <w:rPr>
                <w:rFonts w:cs="Calibri"/>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0779D0" w14:textId="77777777" w:rsidR="00FC7893" w:rsidRDefault="00FC7893" w:rsidP="00876AAB">
            <w:pPr>
              <w:spacing w:after="0"/>
              <w:jc w:val="center"/>
              <w:rPr>
                <w:rFonts w:cs="Calibri"/>
              </w:rPr>
            </w:pPr>
            <w:r>
              <w:rPr>
                <w:rFonts w:cs="Calibri"/>
                <w:b/>
                <w:kern w:val="0"/>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D8E98A" w14:textId="77777777" w:rsidR="00FC7893" w:rsidRDefault="00FC7893" w:rsidP="00876AAB">
            <w:pPr>
              <w:spacing w:after="0"/>
              <w:rPr>
                <w:rFonts w:cs="Calibri"/>
              </w:rPr>
            </w:pPr>
            <w:r>
              <w:rPr>
                <w:rFonts w:cs="Calibri"/>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845031" w14:textId="77777777" w:rsidR="00FC7893" w:rsidRDefault="00FC7893" w:rsidP="00876AAB">
            <w:pPr>
              <w:spacing w:after="0"/>
              <w:rPr>
                <w:rFonts w:cs="Calibri"/>
              </w:rPr>
            </w:pPr>
            <w:r>
              <w:rPr>
                <w:rFonts w:cs="Calibri"/>
                <w:b/>
              </w:rPr>
              <w:t>Type</w:t>
            </w:r>
          </w:p>
        </w:tc>
      </w:tr>
      <w:tr w:rsidR="00FC7893" w14:paraId="3304EED9"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63DFF9DC" w14:textId="77777777" w:rsidR="00FC7893" w:rsidRDefault="00FC7893" w:rsidP="00876AAB">
            <w:pPr>
              <w:spacing w:after="0"/>
              <w:rPr>
                <w:rFonts w:cs="Calibri"/>
              </w:rPr>
            </w:pPr>
            <w:r>
              <w:rPr>
                <w:rFonts w:cs="Calibri"/>
              </w:rPr>
              <w:t>startdate</w:t>
            </w:r>
          </w:p>
        </w:tc>
        <w:tc>
          <w:tcPr>
            <w:tcW w:w="6732" w:type="dxa"/>
            <w:tcBorders>
              <w:top w:val="single" w:sz="4" w:space="0" w:color="auto"/>
              <w:left w:val="single" w:sz="4" w:space="0" w:color="auto"/>
              <w:bottom w:val="single" w:sz="4" w:space="0" w:color="auto"/>
              <w:right w:val="single" w:sz="4" w:space="0" w:color="auto"/>
            </w:tcBorders>
            <w:vAlign w:val="center"/>
            <w:hideMark/>
          </w:tcPr>
          <w:p w14:paraId="22814DA8" w14:textId="77777777" w:rsidR="00FC7893" w:rsidRDefault="00FC7893" w:rsidP="00876AAB">
            <w:pPr>
              <w:spacing w:after="0"/>
              <w:rPr>
                <w:rFonts w:cs="Calibri"/>
              </w:rPr>
            </w:pPr>
            <w:r>
              <w:rPr>
                <w:rFonts w:cs="Calibri"/>
              </w:rPr>
              <w:t xml:space="preserve">Start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58CEC9D"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A5E20EC"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2821C811" w14:textId="77777777" w:rsidR="00FC7893" w:rsidRDefault="00FC7893" w:rsidP="00876AAB">
            <w:pPr>
              <w:spacing w:after="0"/>
              <w:rPr>
                <w:rFonts w:cs="Calibri"/>
              </w:rPr>
            </w:pPr>
            <w:r>
              <w:rPr>
                <w:rFonts w:cs="Calibri"/>
              </w:rPr>
              <w:t>String</w:t>
            </w:r>
          </w:p>
        </w:tc>
      </w:tr>
      <w:tr w:rsidR="00FC7893" w14:paraId="39106662"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5F4BB6EC" w14:textId="77777777" w:rsidR="00FC7893" w:rsidRDefault="00FC7893" w:rsidP="00876AAB">
            <w:pPr>
              <w:spacing w:after="0"/>
              <w:rPr>
                <w:rFonts w:cs="Calibri"/>
              </w:rPr>
            </w:pPr>
            <w:r>
              <w:rPr>
                <w:rFonts w:cs="Calibri"/>
              </w:rPr>
              <w:t>enddate</w:t>
            </w:r>
          </w:p>
        </w:tc>
        <w:tc>
          <w:tcPr>
            <w:tcW w:w="6732" w:type="dxa"/>
            <w:tcBorders>
              <w:top w:val="single" w:sz="4" w:space="0" w:color="auto"/>
              <w:left w:val="single" w:sz="4" w:space="0" w:color="auto"/>
              <w:bottom w:val="single" w:sz="4" w:space="0" w:color="auto"/>
              <w:right w:val="single" w:sz="4" w:space="0" w:color="auto"/>
            </w:tcBorders>
            <w:vAlign w:val="center"/>
            <w:hideMark/>
          </w:tcPr>
          <w:p w14:paraId="76B56F7F" w14:textId="77777777" w:rsidR="00FC7893" w:rsidRDefault="00FC7893" w:rsidP="00876AAB">
            <w:pPr>
              <w:spacing w:after="0"/>
              <w:rPr>
                <w:rFonts w:cs="Calibri"/>
              </w:rPr>
            </w:pPr>
            <w:r>
              <w:rPr>
                <w:rFonts w:cs="Calibri"/>
              </w:rPr>
              <w:t xml:space="preserve">End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29834D54"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2D3A6276"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33E025A1" w14:textId="77777777" w:rsidR="00FC7893" w:rsidRDefault="00FC7893" w:rsidP="00876AAB">
            <w:pPr>
              <w:spacing w:after="0"/>
              <w:rPr>
                <w:rFonts w:cs="Calibri"/>
              </w:rPr>
            </w:pPr>
            <w:r>
              <w:rPr>
                <w:rFonts w:cs="Calibri"/>
              </w:rPr>
              <w:t>String</w:t>
            </w:r>
          </w:p>
        </w:tc>
      </w:tr>
      <w:tr w:rsidR="00FC7893" w14:paraId="0CEC3942"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45348FB9" w14:textId="77777777" w:rsidR="00FC7893" w:rsidRDefault="00FC7893" w:rsidP="00876AAB">
            <w:pPr>
              <w:spacing w:after="0"/>
              <w:rPr>
                <w:rFonts w:cs="Calibri"/>
              </w:rPr>
            </w:pPr>
            <w:r>
              <w:rPr>
                <w:rFonts w:cs="Calibri"/>
              </w:rPr>
              <w:t>calendarOption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0C7A890C" w14:textId="77777777" w:rsidR="00FC7893" w:rsidRDefault="00FC7893" w:rsidP="00876AAB">
            <w:pPr>
              <w:spacing w:after="0"/>
              <w:rPr>
                <w:rFonts w:cs="Calibri"/>
              </w:rPr>
            </w:pPr>
            <w:r>
              <w:rPr>
                <w:rFonts w:cs="Calibri"/>
              </w:rPr>
              <w:t xml:space="preserve">Available calendar Options (noselection}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3E846DB"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0F333ED"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5D1BC1F2" w14:textId="77777777" w:rsidR="00FC7893" w:rsidRDefault="00FC7893" w:rsidP="00876AAB">
            <w:pPr>
              <w:spacing w:after="0"/>
              <w:rPr>
                <w:rFonts w:cs="Calibri"/>
              </w:rPr>
            </w:pPr>
            <w:r>
              <w:rPr>
                <w:rFonts w:cs="Calibri"/>
              </w:rPr>
              <w:t>String</w:t>
            </w:r>
          </w:p>
        </w:tc>
      </w:tr>
      <w:tr w:rsidR="00FC7893" w14:paraId="13479202"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5D5D525F" w14:textId="77777777" w:rsidR="00FC7893" w:rsidRDefault="00FC7893" w:rsidP="00876AAB">
            <w:pPr>
              <w:shd w:val="clear" w:color="auto" w:fill="FFFFFE"/>
              <w:spacing w:after="0" w:line="270" w:lineRule="atLeast"/>
              <w:rPr>
                <w:lang w:eastAsia="en-IN"/>
              </w:rPr>
            </w:pPr>
            <w:r>
              <w:rPr>
                <w:rFonts w:cs="Calibri"/>
                <w:kern w:val="0"/>
              </w:rPr>
              <w:t>kpiList</w:t>
            </w:r>
          </w:p>
        </w:tc>
        <w:tc>
          <w:tcPr>
            <w:tcW w:w="6732" w:type="dxa"/>
            <w:tcBorders>
              <w:top w:val="single" w:sz="4" w:space="0" w:color="auto"/>
              <w:left w:val="single" w:sz="4" w:space="0" w:color="auto"/>
              <w:bottom w:val="single" w:sz="4" w:space="0" w:color="auto"/>
              <w:right w:val="single" w:sz="4" w:space="0" w:color="auto"/>
            </w:tcBorders>
            <w:vAlign w:val="center"/>
            <w:hideMark/>
          </w:tcPr>
          <w:p w14:paraId="602DE598" w14:textId="77777777" w:rsidR="00FC7893" w:rsidRDefault="00FC7893" w:rsidP="00876AAB">
            <w:pPr>
              <w:spacing w:after="0"/>
              <w:rPr>
                <w:rFonts w:cs="Calibri"/>
              </w:rPr>
            </w:pPr>
            <w:r>
              <w:rPr>
                <w:lang w:eastAsia="en-IN"/>
              </w:rPr>
              <w:t>List of kpiList ex.[“C-B1-G1-R1-F1”]</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BCDE550" w14:textId="77777777" w:rsidR="00FC7893" w:rsidRDefault="00FC7893" w:rsidP="00876AAB">
            <w:pPr>
              <w:spacing w:after="0"/>
              <w:jc w:val="center"/>
              <w:rPr>
                <w:rFonts w:cs="Calibri"/>
              </w:rPr>
            </w:pPr>
            <w:r>
              <w:rPr>
                <w:lang w:eastAsia="en-IN"/>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04E319E3" w14:textId="77777777" w:rsidR="00FC7893" w:rsidRDefault="00FC7893" w:rsidP="00876AAB">
            <w:pPr>
              <w:spacing w:after="0"/>
              <w:jc w:val="center"/>
              <w:rPr>
                <w:rFonts w:cs="Calibri"/>
              </w:rPr>
            </w:pPr>
            <w:r>
              <w:rPr>
                <w:lang w:eastAsia="en-IN"/>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1764DB8E" w14:textId="77777777" w:rsidR="00FC7893" w:rsidRDefault="00FC7893" w:rsidP="00876AAB">
            <w:pPr>
              <w:spacing w:after="0"/>
              <w:rPr>
                <w:rFonts w:cs="Calibri"/>
              </w:rPr>
            </w:pPr>
            <w:r>
              <w:rPr>
                <w:lang w:eastAsia="en-IN"/>
              </w:rPr>
              <w:t>List</w:t>
            </w:r>
          </w:p>
        </w:tc>
      </w:tr>
    </w:tbl>
    <w:bookmarkEnd w:id="96"/>
    <w:p w14:paraId="751E699E" w14:textId="3394341F" w:rsidR="001C184B" w:rsidRDefault="00B32F1D" w:rsidP="00B32F1D">
      <w:pPr>
        <w:pStyle w:val="Heading3"/>
        <w:rPr>
          <w:rStyle w:val="ui-provider"/>
        </w:rPr>
      </w:pPr>
      <w:r>
        <w:rPr>
          <w:rStyle w:val="ui-provider"/>
        </w:rPr>
        <w:t>Output</w:t>
      </w:r>
      <w:r w:rsidR="00FF6F25">
        <w:rPr>
          <w:rStyle w:val="ui-provider"/>
        </w:rPr>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986"/>
        <w:gridCol w:w="1395"/>
        <w:gridCol w:w="1068"/>
      </w:tblGrid>
      <w:tr w:rsidR="00FC7893" w14:paraId="44AD3C55" w14:textId="77777777" w:rsidTr="001C184B">
        <w:trPr>
          <w:trHeight w:val="574"/>
        </w:trPr>
        <w:tc>
          <w:tcPr>
            <w:tcW w:w="2141" w:type="dxa"/>
            <w:shd w:val="clear" w:color="auto" w:fill="D9D9D9" w:themeFill="background1" w:themeFillShade="D9"/>
            <w:vAlign w:val="center"/>
            <w:hideMark/>
          </w:tcPr>
          <w:p w14:paraId="1EE42B30" w14:textId="77777777" w:rsidR="00FC7893" w:rsidRDefault="00FC7893" w:rsidP="00876AAB">
            <w:pPr>
              <w:spacing w:after="0"/>
              <w:rPr>
                <w:rFonts w:cs="Calibri"/>
                <w:b/>
              </w:rPr>
            </w:pPr>
            <w:r>
              <w:rPr>
                <w:rFonts w:cs="Calibri"/>
                <w:b/>
              </w:rPr>
              <w:t>Parameter</w:t>
            </w:r>
          </w:p>
        </w:tc>
        <w:tc>
          <w:tcPr>
            <w:tcW w:w="7986" w:type="dxa"/>
            <w:shd w:val="clear" w:color="auto" w:fill="D9D9D9" w:themeFill="background1" w:themeFillShade="D9"/>
            <w:vAlign w:val="center"/>
            <w:hideMark/>
          </w:tcPr>
          <w:p w14:paraId="325982DE" w14:textId="77777777" w:rsidR="00FC7893" w:rsidRDefault="00FC7893" w:rsidP="00876AAB">
            <w:pPr>
              <w:spacing w:after="0"/>
              <w:rPr>
                <w:rFonts w:cs="Calibri"/>
                <w:b/>
              </w:rPr>
            </w:pPr>
            <w:r>
              <w:rPr>
                <w:rFonts w:cs="Calibri"/>
                <w:b/>
              </w:rPr>
              <w:t>Description</w:t>
            </w:r>
          </w:p>
        </w:tc>
        <w:tc>
          <w:tcPr>
            <w:tcW w:w="1395" w:type="dxa"/>
            <w:shd w:val="clear" w:color="auto" w:fill="D9D9D9" w:themeFill="background1" w:themeFillShade="D9"/>
            <w:vAlign w:val="center"/>
            <w:hideMark/>
          </w:tcPr>
          <w:p w14:paraId="2EFE3B7E" w14:textId="77777777" w:rsidR="00FC7893" w:rsidRDefault="00FC7893" w:rsidP="00876AAB">
            <w:pPr>
              <w:spacing w:after="0"/>
              <w:jc w:val="center"/>
              <w:rPr>
                <w:rFonts w:cs="Calibri"/>
                <w:b/>
              </w:rPr>
            </w:pPr>
            <w:r>
              <w:rPr>
                <w:rFonts w:cs="Calibri"/>
                <w:b/>
                <w:kern w:val="0"/>
              </w:rPr>
              <w:t>M/O</w:t>
            </w:r>
          </w:p>
        </w:tc>
        <w:tc>
          <w:tcPr>
            <w:tcW w:w="1068" w:type="dxa"/>
            <w:shd w:val="clear" w:color="auto" w:fill="D9D9D9" w:themeFill="background1" w:themeFillShade="D9"/>
            <w:vAlign w:val="center"/>
            <w:hideMark/>
          </w:tcPr>
          <w:p w14:paraId="6A3D1721" w14:textId="77777777" w:rsidR="00FC7893" w:rsidRDefault="00FC7893" w:rsidP="00876AAB">
            <w:pPr>
              <w:spacing w:after="0"/>
              <w:rPr>
                <w:rFonts w:cs="Calibri"/>
                <w:b/>
              </w:rPr>
            </w:pPr>
            <w:r>
              <w:rPr>
                <w:rFonts w:cs="Calibri"/>
                <w:b/>
              </w:rPr>
              <w:t>Type</w:t>
            </w:r>
          </w:p>
        </w:tc>
      </w:tr>
      <w:tr w:rsidR="00FC7893" w14:paraId="7CE9996A" w14:textId="77777777" w:rsidTr="001C184B">
        <w:trPr>
          <w:trHeight w:val="280"/>
        </w:trPr>
        <w:tc>
          <w:tcPr>
            <w:tcW w:w="2141" w:type="dxa"/>
            <w:vAlign w:val="center"/>
            <w:hideMark/>
          </w:tcPr>
          <w:p w14:paraId="44F05F92" w14:textId="77777777" w:rsidR="00FC7893" w:rsidRDefault="00FC7893" w:rsidP="00876AAB">
            <w:pPr>
              <w:spacing w:after="0"/>
              <w:rPr>
                <w:rFonts w:cs="Calibri"/>
                <w:b/>
              </w:rPr>
            </w:pPr>
            <w:r>
              <w:rPr>
                <w:rFonts w:cs="Calibri"/>
                <w:shd w:val="clear" w:color="auto" w:fill="FFFFFF"/>
              </w:rPr>
              <w:t>Content-Type</w:t>
            </w:r>
          </w:p>
        </w:tc>
        <w:tc>
          <w:tcPr>
            <w:tcW w:w="7986" w:type="dxa"/>
            <w:vAlign w:val="center"/>
            <w:hideMark/>
          </w:tcPr>
          <w:p w14:paraId="548F43F2" w14:textId="77777777" w:rsidR="00FC7893" w:rsidRDefault="00FC7893" w:rsidP="00876AAB">
            <w:pPr>
              <w:spacing w:after="0"/>
              <w:rPr>
                <w:rFonts w:cs="Calibri"/>
                <w:b/>
              </w:rPr>
            </w:pPr>
            <w:r>
              <w:rPr>
                <w:rFonts w:cs="Calibri"/>
              </w:rPr>
              <w:t>Type of the content. It could be application/json, text/html, application/xml, etc. It lets the receiving entity know how to interpret the data.</w:t>
            </w:r>
          </w:p>
        </w:tc>
        <w:tc>
          <w:tcPr>
            <w:tcW w:w="1395" w:type="dxa"/>
            <w:vAlign w:val="center"/>
            <w:hideMark/>
          </w:tcPr>
          <w:p w14:paraId="172E87F0" w14:textId="77777777" w:rsidR="00FC7893" w:rsidRDefault="00FC7893" w:rsidP="00876AAB">
            <w:pPr>
              <w:spacing w:after="0"/>
              <w:jc w:val="center"/>
              <w:rPr>
                <w:rFonts w:cs="Calibri"/>
                <w:b/>
              </w:rPr>
            </w:pPr>
            <w:r>
              <w:rPr>
                <w:rFonts w:cs="Calibri"/>
              </w:rPr>
              <w:t>M-Public</w:t>
            </w:r>
          </w:p>
        </w:tc>
        <w:tc>
          <w:tcPr>
            <w:tcW w:w="1068" w:type="dxa"/>
            <w:vAlign w:val="center"/>
            <w:hideMark/>
          </w:tcPr>
          <w:p w14:paraId="6F21C0AD" w14:textId="77777777" w:rsidR="00FC7893" w:rsidRDefault="00FC7893" w:rsidP="00876AAB">
            <w:pPr>
              <w:spacing w:after="0"/>
              <w:rPr>
                <w:rFonts w:cs="Calibri"/>
                <w:b/>
              </w:rPr>
            </w:pPr>
            <w:r>
              <w:rPr>
                <w:rFonts w:cs="Calibri"/>
              </w:rPr>
              <w:t>255</w:t>
            </w:r>
          </w:p>
        </w:tc>
      </w:tr>
      <w:tr w:rsidR="00FC7893" w14:paraId="79E1641F" w14:textId="77777777" w:rsidTr="001C184B">
        <w:trPr>
          <w:trHeight w:val="280"/>
        </w:trPr>
        <w:tc>
          <w:tcPr>
            <w:tcW w:w="2141" w:type="dxa"/>
            <w:vAlign w:val="center"/>
            <w:hideMark/>
          </w:tcPr>
          <w:p w14:paraId="28AF7F5B" w14:textId="77777777" w:rsidR="00FC7893" w:rsidRDefault="00FC7893" w:rsidP="00876AAB">
            <w:pPr>
              <w:spacing w:after="0"/>
              <w:rPr>
                <w:rFonts w:cs="Calibri"/>
              </w:rPr>
            </w:pPr>
            <w:r>
              <w:rPr>
                <w:rFonts w:cs="Calibri"/>
                <w:shd w:val="clear" w:color="auto" w:fill="FFFFFF"/>
              </w:rPr>
              <w:t>Content-Length</w:t>
            </w:r>
          </w:p>
        </w:tc>
        <w:tc>
          <w:tcPr>
            <w:tcW w:w="7986" w:type="dxa"/>
            <w:vAlign w:val="center"/>
            <w:hideMark/>
          </w:tcPr>
          <w:p w14:paraId="6FB585AC" w14:textId="69947587" w:rsidR="00FC7893" w:rsidRDefault="00FC7893" w:rsidP="00876AAB">
            <w:pPr>
              <w:spacing w:after="0"/>
              <w:rPr>
                <w:rFonts w:cs="Calibri"/>
              </w:rPr>
            </w:pPr>
            <w:r>
              <w:rPr>
                <w:rFonts w:cs="Calibri"/>
              </w:rPr>
              <w:t>Length of the content</w:t>
            </w:r>
            <w:r w:rsidR="00175CEF">
              <w:rPr>
                <w:rFonts w:cs="Calibri"/>
              </w:rPr>
              <w:t>.</w:t>
            </w:r>
            <w:r>
              <w:t xml:space="preserve"> </w:t>
            </w:r>
            <w:r>
              <w:rPr>
                <w:rFonts w:cs="Calibri"/>
              </w:rPr>
              <w:t>This is an HTTP header that indicates the size of the body data in bytes. It is used to let the receiving entity know how much data to expect.</w:t>
            </w:r>
          </w:p>
        </w:tc>
        <w:tc>
          <w:tcPr>
            <w:tcW w:w="1395" w:type="dxa"/>
            <w:vAlign w:val="center"/>
            <w:hideMark/>
          </w:tcPr>
          <w:p w14:paraId="21D5F97E" w14:textId="77777777" w:rsidR="00FC7893" w:rsidRDefault="00FC7893" w:rsidP="00876AAB">
            <w:pPr>
              <w:spacing w:after="0"/>
              <w:jc w:val="center"/>
              <w:rPr>
                <w:rFonts w:cs="Calibri"/>
              </w:rPr>
            </w:pPr>
            <w:r>
              <w:rPr>
                <w:rFonts w:cs="Calibri"/>
              </w:rPr>
              <w:t>O-Public</w:t>
            </w:r>
          </w:p>
        </w:tc>
        <w:tc>
          <w:tcPr>
            <w:tcW w:w="1068" w:type="dxa"/>
            <w:vAlign w:val="center"/>
            <w:hideMark/>
          </w:tcPr>
          <w:p w14:paraId="28D120BB" w14:textId="77777777" w:rsidR="00FC7893" w:rsidRDefault="00FC7893" w:rsidP="00876AAB">
            <w:pPr>
              <w:spacing w:after="0"/>
              <w:rPr>
                <w:rFonts w:cs="Calibri"/>
              </w:rPr>
            </w:pPr>
            <w:r>
              <w:rPr>
                <w:rFonts w:cs="Calibri"/>
              </w:rPr>
              <w:t>255</w:t>
            </w:r>
          </w:p>
        </w:tc>
      </w:tr>
      <w:tr w:rsidR="00FC7893" w14:paraId="136E870A" w14:textId="77777777" w:rsidTr="001C184B">
        <w:trPr>
          <w:trHeight w:val="280"/>
        </w:trPr>
        <w:tc>
          <w:tcPr>
            <w:tcW w:w="2141" w:type="dxa"/>
            <w:vAlign w:val="center"/>
            <w:hideMark/>
          </w:tcPr>
          <w:p w14:paraId="56CAF052" w14:textId="77777777" w:rsidR="00FC7893" w:rsidRDefault="00FC7893" w:rsidP="00876AAB">
            <w:pPr>
              <w:spacing w:after="0"/>
              <w:rPr>
                <w:rFonts w:cs="Calibri"/>
                <w:shd w:val="clear" w:color="auto" w:fill="FFFFFF"/>
              </w:rPr>
            </w:pPr>
            <w:r>
              <w:rPr>
                <w:rFonts w:cs="Calibri"/>
                <w:shd w:val="clear" w:color="auto" w:fill="FFFFFF"/>
              </w:rPr>
              <w:t xml:space="preserve">date </w:t>
            </w:r>
          </w:p>
        </w:tc>
        <w:tc>
          <w:tcPr>
            <w:tcW w:w="7986" w:type="dxa"/>
            <w:vAlign w:val="center"/>
            <w:hideMark/>
          </w:tcPr>
          <w:p w14:paraId="42726BC1" w14:textId="77777777" w:rsidR="00FC7893" w:rsidRDefault="00FC7893" w:rsidP="00876AAB">
            <w:pPr>
              <w:spacing w:after="0"/>
              <w:rPr>
                <w:rFonts w:cs="Calibri"/>
                <w:shd w:val="clear" w:color="auto" w:fill="FFFFFF"/>
              </w:rPr>
            </w:pPr>
            <w:r>
              <w:rPr>
                <w:rFonts w:cs="Calibri"/>
              </w:rPr>
              <w:t xml:space="preserve">Date of operation execution </w:t>
            </w:r>
          </w:p>
        </w:tc>
        <w:tc>
          <w:tcPr>
            <w:tcW w:w="1395" w:type="dxa"/>
            <w:vAlign w:val="center"/>
            <w:hideMark/>
          </w:tcPr>
          <w:p w14:paraId="3A9CAF85"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28064414" w14:textId="77777777" w:rsidR="00FC7893" w:rsidRDefault="00FC7893" w:rsidP="00876AAB">
            <w:pPr>
              <w:spacing w:after="0"/>
              <w:rPr>
                <w:rFonts w:cs="Calibri"/>
                <w:shd w:val="clear" w:color="auto" w:fill="FFFFFF"/>
              </w:rPr>
            </w:pPr>
            <w:r>
              <w:rPr>
                <w:rFonts w:cs="Calibri"/>
              </w:rPr>
              <w:t>255</w:t>
            </w:r>
          </w:p>
        </w:tc>
      </w:tr>
      <w:tr w:rsidR="00FC7893" w14:paraId="65533F94" w14:textId="77777777" w:rsidTr="001C184B">
        <w:trPr>
          <w:trHeight w:val="280"/>
        </w:trPr>
        <w:tc>
          <w:tcPr>
            <w:tcW w:w="2141" w:type="dxa"/>
            <w:vAlign w:val="center"/>
            <w:hideMark/>
          </w:tcPr>
          <w:p w14:paraId="123F40F5" w14:textId="77777777" w:rsidR="00FC7893" w:rsidRDefault="00FC7893" w:rsidP="00876AAB">
            <w:pPr>
              <w:spacing w:after="0"/>
              <w:rPr>
                <w:rFonts w:cs="Calibri"/>
                <w:shd w:val="clear" w:color="auto" w:fill="FFFFFF"/>
              </w:rPr>
            </w:pPr>
            <w:r>
              <w:rPr>
                <w:rFonts w:cs="Calibri"/>
                <w:shd w:val="clear" w:color="auto" w:fill="FFFFFF"/>
              </w:rPr>
              <w:t>ocp-apim-apiid</w:t>
            </w:r>
          </w:p>
        </w:tc>
        <w:tc>
          <w:tcPr>
            <w:tcW w:w="7986" w:type="dxa"/>
            <w:vAlign w:val="center"/>
            <w:hideMark/>
          </w:tcPr>
          <w:p w14:paraId="1FABC4EE" w14:textId="77B5D98C" w:rsidR="00FC7893" w:rsidRDefault="00FC7893" w:rsidP="00876AAB">
            <w:pPr>
              <w:spacing w:after="0"/>
              <w:rPr>
                <w:rFonts w:cs="Calibri"/>
                <w:shd w:val="clear" w:color="auto" w:fill="FFFFFF"/>
              </w:rPr>
            </w:pPr>
            <w:r>
              <w:rPr>
                <w:rFonts w:cs="Calibri"/>
              </w:rPr>
              <w:t>This field holds the unique identifier of the API in A</w:t>
            </w:r>
            <w:r w:rsidR="0025076A">
              <w:rPr>
                <w:rFonts w:cs="Calibri"/>
              </w:rPr>
              <w:t>WS Gateway</w:t>
            </w:r>
            <w:r>
              <w:rPr>
                <w:rFonts w:cs="Calibri"/>
              </w:rPr>
              <w:t>. This identifier is used within the API</w:t>
            </w:r>
            <w:r w:rsidR="00BC6053">
              <w:rPr>
                <w:rFonts w:cs="Calibri"/>
              </w:rPr>
              <w:t xml:space="preserve"> Gateway</w:t>
            </w:r>
            <w:r>
              <w:rPr>
                <w:rFonts w:cs="Calibri"/>
              </w:rPr>
              <w:t xml:space="preserve"> instance to distinguish between different APIs.</w:t>
            </w:r>
          </w:p>
        </w:tc>
        <w:tc>
          <w:tcPr>
            <w:tcW w:w="1395" w:type="dxa"/>
            <w:vAlign w:val="center"/>
            <w:hideMark/>
          </w:tcPr>
          <w:p w14:paraId="1BAEB4B5"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185739DB" w14:textId="77777777" w:rsidR="00FC7893" w:rsidRDefault="00FC7893" w:rsidP="00876AAB">
            <w:pPr>
              <w:spacing w:after="0"/>
              <w:rPr>
                <w:rFonts w:cs="Calibri"/>
                <w:shd w:val="clear" w:color="auto" w:fill="FFFFFF"/>
              </w:rPr>
            </w:pPr>
            <w:r>
              <w:rPr>
                <w:rFonts w:cs="Calibri"/>
              </w:rPr>
              <w:t>255</w:t>
            </w:r>
          </w:p>
        </w:tc>
      </w:tr>
      <w:tr w:rsidR="00FC7893" w14:paraId="72B4A269" w14:textId="77777777" w:rsidTr="001C184B">
        <w:trPr>
          <w:trHeight w:val="280"/>
        </w:trPr>
        <w:tc>
          <w:tcPr>
            <w:tcW w:w="2141" w:type="dxa"/>
            <w:vAlign w:val="center"/>
            <w:hideMark/>
          </w:tcPr>
          <w:p w14:paraId="45BAF35F" w14:textId="77777777" w:rsidR="00FC7893" w:rsidRDefault="00FC7893" w:rsidP="00876AAB">
            <w:pPr>
              <w:spacing w:after="0"/>
              <w:rPr>
                <w:rFonts w:cs="Calibri"/>
                <w:shd w:val="clear" w:color="auto" w:fill="FFFFFF"/>
              </w:rPr>
            </w:pPr>
            <w:r>
              <w:rPr>
                <w:rFonts w:cs="Calibri"/>
                <w:shd w:val="clear" w:color="auto" w:fill="FFFFFF"/>
              </w:rPr>
              <w:t>ocp-apim-operationid</w:t>
            </w:r>
          </w:p>
        </w:tc>
        <w:tc>
          <w:tcPr>
            <w:tcW w:w="7986" w:type="dxa"/>
            <w:vAlign w:val="center"/>
            <w:hideMark/>
          </w:tcPr>
          <w:p w14:paraId="30175EDA" w14:textId="35970DBA" w:rsidR="00FC7893" w:rsidRDefault="00FC7893" w:rsidP="00876AAB">
            <w:pPr>
              <w:spacing w:after="0"/>
              <w:rPr>
                <w:rFonts w:cs="Calibri"/>
                <w:shd w:val="clear" w:color="auto" w:fill="FFFFFF"/>
              </w:rPr>
            </w:pPr>
            <w:r>
              <w:rPr>
                <w:rFonts w:cs="Calibri"/>
              </w:rPr>
              <w:t>This field contains the unique identifier for a particular operation within an API in API</w:t>
            </w:r>
            <w:r w:rsidR="00BC6053">
              <w:rPr>
                <w:rFonts w:cs="Calibri"/>
              </w:rPr>
              <w:t xml:space="preserve"> Gateway</w:t>
            </w:r>
            <w:r>
              <w:rPr>
                <w:rFonts w:cs="Calibri"/>
              </w:rPr>
              <w:t>. This helps in tracing the specific operation or method that was invoked.</w:t>
            </w:r>
          </w:p>
        </w:tc>
        <w:tc>
          <w:tcPr>
            <w:tcW w:w="1395" w:type="dxa"/>
            <w:vAlign w:val="center"/>
            <w:hideMark/>
          </w:tcPr>
          <w:p w14:paraId="0B9E94C9"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5DBE905A" w14:textId="77777777" w:rsidR="00FC7893" w:rsidRDefault="00FC7893" w:rsidP="00876AAB">
            <w:pPr>
              <w:spacing w:after="0"/>
              <w:rPr>
                <w:rFonts w:cs="Calibri"/>
                <w:shd w:val="clear" w:color="auto" w:fill="FFFFFF"/>
              </w:rPr>
            </w:pPr>
            <w:r>
              <w:rPr>
                <w:rFonts w:cs="Calibri"/>
              </w:rPr>
              <w:t>255</w:t>
            </w:r>
          </w:p>
        </w:tc>
      </w:tr>
      <w:tr w:rsidR="00FC7893" w14:paraId="2858B9B0" w14:textId="77777777" w:rsidTr="001C184B">
        <w:trPr>
          <w:trHeight w:val="280"/>
        </w:trPr>
        <w:tc>
          <w:tcPr>
            <w:tcW w:w="2141" w:type="dxa"/>
            <w:vAlign w:val="center"/>
            <w:hideMark/>
          </w:tcPr>
          <w:p w14:paraId="16C78E8F" w14:textId="77777777" w:rsidR="00FC7893" w:rsidRDefault="00FC7893" w:rsidP="00876AAB">
            <w:pPr>
              <w:spacing w:after="0"/>
              <w:rPr>
                <w:rFonts w:cs="Calibri"/>
                <w:shd w:val="clear" w:color="auto" w:fill="FFFFFF"/>
              </w:rPr>
            </w:pPr>
            <w:r>
              <w:rPr>
                <w:rFonts w:cs="Calibri"/>
                <w:shd w:val="clear" w:color="auto" w:fill="FFFFFF"/>
              </w:rPr>
              <w:t>ocp-apim-productid</w:t>
            </w:r>
          </w:p>
        </w:tc>
        <w:tc>
          <w:tcPr>
            <w:tcW w:w="7986" w:type="dxa"/>
            <w:vAlign w:val="center"/>
            <w:hideMark/>
          </w:tcPr>
          <w:p w14:paraId="00B4B388" w14:textId="6DE50FA4" w:rsidR="00FC7893" w:rsidRDefault="00FC7893" w:rsidP="00876AAB">
            <w:pPr>
              <w:spacing w:after="0"/>
              <w:rPr>
                <w:rFonts w:cs="Calibri"/>
                <w:shd w:val="clear" w:color="auto" w:fill="FFFFFF"/>
              </w:rPr>
            </w:pPr>
            <w:r>
              <w:rPr>
                <w:rFonts w:cs="Calibri"/>
              </w:rPr>
              <w:t>This field contains the unique identifier of the product with which the API is associated. In API</w:t>
            </w:r>
            <w:r w:rsidR="00BC6053">
              <w:rPr>
                <w:rFonts w:cs="Calibri"/>
              </w:rPr>
              <w:t xml:space="preserve"> Gateway</w:t>
            </w:r>
            <w:r>
              <w:rPr>
                <w:rFonts w:cs="Calibri"/>
              </w:rPr>
              <w:t>, APIs can be grouped into products, and this field helps identify which product the API belongs to.</w:t>
            </w:r>
          </w:p>
        </w:tc>
        <w:tc>
          <w:tcPr>
            <w:tcW w:w="1395" w:type="dxa"/>
            <w:vAlign w:val="center"/>
            <w:hideMark/>
          </w:tcPr>
          <w:p w14:paraId="2F5828FF"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64298824" w14:textId="77777777" w:rsidR="00FC7893" w:rsidRDefault="00FC7893" w:rsidP="00876AAB">
            <w:pPr>
              <w:spacing w:after="0"/>
              <w:rPr>
                <w:rFonts w:cs="Calibri"/>
                <w:shd w:val="clear" w:color="auto" w:fill="FFFFFF"/>
              </w:rPr>
            </w:pPr>
            <w:r>
              <w:rPr>
                <w:rFonts w:cs="Calibri"/>
              </w:rPr>
              <w:t>255</w:t>
            </w:r>
          </w:p>
        </w:tc>
      </w:tr>
      <w:tr w:rsidR="00FC7893" w14:paraId="33C666B4" w14:textId="77777777" w:rsidTr="001C184B">
        <w:trPr>
          <w:trHeight w:val="280"/>
        </w:trPr>
        <w:tc>
          <w:tcPr>
            <w:tcW w:w="2141" w:type="dxa"/>
            <w:vAlign w:val="center"/>
            <w:hideMark/>
          </w:tcPr>
          <w:p w14:paraId="6ED8669B" w14:textId="77777777" w:rsidR="00FC7893" w:rsidRDefault="00FC7893" w:rsidP="00876AAB">
            <w:pPr>
              <w:spacing w:after="0"/>
              <w:rPr>
                <w:rFonts w:cs="Calibri"/>
                <w:shd w:val="clear" w:color="auto" w:fill="FFFFFF"/>
              </w:rPr>
            </w:pPr>
            <w:r>
              <w:rPr>
                <w:rFonts w:cs="Calibri"/>
                <w:shd w:val="clear" w:color="auto" w:fill="FFFFFF"/>
              </w:rPr>
              <w:t>ocp-apim-subscriptionid</w:t>
            </w:r>
          </w:p>
        </w:tc>
        <w:tc>
          <w:tcPr>
            <w:tcW w:w="7986" w:type="dxa"/>
            <w:vAlign w:val="center"/>
            <w:hideMark/>
          </w:tcPr>
          <w:p w14:paraId="7EE5480F" w14:textId="1EC903E2" w:rsidR="00FC7893" w:rsidRDefault="00FC7893" w:rsidP="00876AAB">
            <w:pPr>
              <w:spacing w:after="0"/>
              <w:rPr>
                <w:rFonts w:cs="Calibri"/>
                <w:shd w:val="clear" w:color="auto" w:fill="FFFFFF"/>
              </w:rPr>
            </w:pPr>
            <w:r>
              <w:rPr>
                <w:rFonts w:cs="Calibri"/>
              </w:rPr>
              <w:t>This field contains the unique identifier of the subscription associated with the API</w:t>
            </w:r>
            <w:r w:rsidR="001163B7">
              <w:rPr>
                <w:rFonts w:cs="Calibri"/>
              </w:rPr>
              <w:t xml:space="preserve"> Gateway</w:t>
            </w:r>
            <w:r>
              <w:rPr>
                <w:rFonts w:cs="Calibri"/>
              </w:rPr>
              <w:t xml:space="preserve"> instance. In API</w:t>
            </w:r>
            <w:r w:rsidR="001163B7">
              <w:rPr>
                <w:rFonts w:cs="Calibri"/>
              </w:rPr>
              <w:t xml:space="preserve"> Gateway</w:t>
            </w:r>
            <w:r>
              <w:rPr>
                <w:rFonts w:cs="Calibri"/>
              </w:rPr>
              <w:t>, a subscription relates to the agreement to use an API and provides the primary means for authorization.</w:t>
            </w:r>
          </w:p>
        </w:tc>
        <w:tc>
          <w:tcPr>
            <w:tcW w:w="1395" w:type="dxa"/>
            <w:vAlign w:val="center"/>
            <w:hideMark/>
          </w:tcPr>
          <w:p w14:paraId="3D0A5C1D"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517C9755" w14:textId="77777777" w:rsidR="00FC7893" w:rsidRDefault="00FC7893" w:rsidP="00876AAB">
            <w:pPr>
              <w:spacing w:after="0"/>
              <w:rPr>
                <w:rFonts w:cs="Calibri"/>
                <w:shd w:val="clear" w:color="auto" w:fill="FFFFFF"/>
              </w:rPr>
            </w:pPr>
            <w:r>
              <w:rPr>
                <w:rFonts w:cs="Calibri"/>
              </w:rPr>
              <w:t>255</w:t>
            </w:r>
          </w:p>
        </w:tc>
      </w:tr>
      <w:tr w:rsidR="00FC7893" w14:paraId="77EDF119" w14:textId="77777777" w:rsidTr="001C184B">
        <w:trPr>
          <w:trHeight w:val="280"/>
        </w:trPr>
        <w:tc>
          <w:tcPr>
            <w:tcW w:w="2141" w:type="dxa"/>
            <w:vAlign w:val="center"/>
            <w:hideMark/>
          </w:tcPr>
          <w:p w14:paraId="5D5EE486" w14:textId="77777777" w:rsidR="00FC7893" w:rsidRDefault="00FC7893" w:rsidP="00876AAB">
            <w:pPr>
              <w:spacing w:after="0"/>
              <w:rPr>
                <w:rFonts w:cs="Calibri"/>
                <w:shd w:val="clear" w:color="auto" w:fill="FFFFFF"/>
              </w:rPr>
            </w:pPr>
            <w:r>
              <w:rPr>
                <w:rFonts w:cs="Calibri"/>
                <w:shd w:val="clear" w:color="auto" w:fill="FFFFFF"/>
              </w:rPr>
              <w:t>ocp-apim-trace-location</w:t>
            </w:r>
          </w:p>
        </w:tc>
        <w:tc>
          <w:tcPr>
            <w:tcW w:w="7986" w:type="dxa"/>
            <w:vAlign w:val="center"/>
            <w:hideMark/>
          </w:tcPr>
          <w:p w14:paraId="1C71E06B" w14:textId="1D09EED5" w:rsidR="00FC7893" w:rsidRDefault="00FC7893" w:rsidP="00876AAB">
            <w:pPr>
              <w:spacing w:after="0"/>
              <w:rPr>
                <w:rFonts w:cs="Calibri"/>
                <w:shd w:val="clear" w:color="auto" w:fill="FFFFFF"/>
              </w:rPr>
            </w:pPr>
            <w:r>
              <w:rPr>
                <w:rFonts w:cs="Calibri"/>
              </w:rPr>
              <w:t>This field contains the URL where the trace output can be found. This is typically used for debugging purposes. When API</w:t>
            </w:r>
            <w:r w:rsidR="001163B7">
              <w:rPr>
                <w:rFonts w:cs="Calibri"/>
              </w:rPr>
              <w:t xml:space="preserve"> Gateway</w:t>
            </w:r>
            <w:r>
              <w:rPr>
                <w:rFonts w:cs="Calibri"/>
              </w:rPr>
              <w:t xml:space="preserve"> tracing is enabled, detailed information about the request and response is written to this location, which can help troubleshoot issues.</w:t>
            </w:r>
          </w:p>
        </w:tc>
        <w:tc>
          <w:tcPr>
            <w:tcW w:w="1395" w:type="dxa"/>
            <w:vAlign w:val="center"/>
            <w:hideMark/>
          </w:tcPr>
          <w:p w14:paraId="57BB2663"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41BC82AD" w14:textId="77777777" w:rsidR="00FC7893" w:rsidRDefault="00FC7893" w:rsidP="00876AAB">
            <w:pPr>
              <w:spacing w:after="0"/>
              <w:rPr>
                <w:rFonts w:cs="Calibri"/>
                <w:shd w:val="clear" w:color="auto" w:fill="FFFFFF"/>
              </w:rPr>
            </w:pPr>
            <w:r>
              <w:rPr>
                <w:rFonts w:cs="Calibri"/>
              </w:rPr>
              <w:t>255</w:t>
            </w:r>
          </w:p>
        </w:tc>
      </w:tr>
    </w:tbl>
    <w:p w14:paraId="4451E3C0" w14:textId="49619CCC" w:rsidR="00FF6F25" w:rsidRDefault="00FF6F25" w:rsidP="00FF6F25">
      <w:pPr>
        <w:pStyle w:val="Heading3"/>
        <w:rPr>
          <w:rStyle w:val="ui-provider"/>
        </w:rPr>
      </w:pPr>
      <w:r>
        <w:rPr>
          <w:rStyle w:val="ui-provider"/>
        </w:rP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986"/>
        <w:gridCol w:w="1395"/>
        <w:gridCol w:w="1068"/>
      </w:tblGrid>
      <w:tr w:rsidR="00C52B48" w:rsidRPr="00C52B48" w14:paraId="4E6CB9B7" w14:textId="77777777" w:rsidTr="00C52B48">
        <w:trPr>
          <w:trHeight w:val="342"/>
        </w:trPr>
        <w:tc>
          <w:tcPr>
            <w:tcW w:w="21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4D0837A" w14:textId="77777777" w:rsidR="00C52B48" w:rsidRPr="00C52B48" w:rsidRDefault="00C52B48" w:rsidP="00C52B48">
            <w:pPr>
              <w:spacing w:after="0" w:line="256" w:lineRule="auto"/>
              <w:rPr>
                <w:rFonts w:eastAsia="Calibri" w:cs="Calibri"/>
                <w:b/>
                <w:lang w:val="en-IN"/>
              </w:rPr>
            </w:pPr>
            <w:r w:rsidRPr="00C52B48">
              <w:rPr>
                <w:rFonts w:eastAsia="Calibri" w:cs="Calibri"/>
                <w:b/>
                <w:lang w:val="en-IN"/>
              </w:rPr>
              <w:t>Parameter</w:t>
            </w:r>
          </w:p>
        </w:tc>
        <w:tc>
          <w:tcPr>
            <w:tcW w:w="79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E50BC3B" w14:textId="77777777" w:rsidR="00C52B48" w:rsidRPr="00C52B48" w:rsidRDefault="00C52B48" w:rsidP="00C52B48">
            <w:pPr>
              <w:spacing w:after="0" w:line="256" w:lineRule="auto"/>
              <w:rPr>
                <w:rFonts w:eastAsia="Calibri" w:cs="Calibri"/>
                <w:b/>
                <w:lang w:val="en-IN"/>
              </w:rPr>
            </w:pPr>
            <w:r w:rsidRPr="00C52B48">
              <w:rPr>
                <w:rFonts w:eastAsia="Calibri" w:cs="Calibri"/>
                <w:b/>
                <w:lang w:val="en-IN"/>
              </w:rPr>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520643" w14:textId="77777777" w:rsidR="00C52B48" w:rsidRPr="00C52B48" w:rsidRDefault="00C52B48" w:rsidP="00C52B48">
            <w:pPr>
              <w:spacing w:after="0" w:line="256" w:lineRule="auto"/>
              <w:jc w:val="center"/>
              <w:rPr>
                <w:rFonts w:eastAsia="Calibri" w:cs="Calibri"/>
                <w:b/>
                <w:lang w:val="en-IN"/>
              </w:rPr>
            </w:pPr>
            <w:r w:rsidRPr="00C52B48">
              <w:rPr>
                <w:rFonts w:eastAsia="Calibri" w:cs="Calibri"/>
                <w:b/>
                <w:kern w:val="0"/>
                <w:lang w:val="en-IN"/>
              </w:rPr>
              <w:t>M/O</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C72896" w14:textId="77777777" w:rsidR="00C52B48" w:rsidRPr="00C52B48" w:rsidRDefault="00C52B48" w:rsidP="00C52B48">
            <w:pPr>
              <w:spacing w:after="0" w:line="256" w:lineRule="auto"/>
              <w:rPr>
                <w:rFonts w:eastAsia="Calibri" w:cs="Calibri"/>
                <w:b/>
                <w:lang w:val="en-IN"/>
              </w:rPr>
            </w:pPr>
            <w:r w:rsidRPr="00C52B48">
              <w:rPr>
                <w:rFonts w:eastAsia="Calibri" w:cs="Calibri"/>
                <w:b/>
                <w:lang w:val="en-IN"/>
              </w:rPr>
              <w:t>Type</w:t>
            </w:r>
          </w:p>
        </w:tc>
      </w:tr>
      <w:tr w:rsidR="00C52B48" w:rsidRPr="00C52B48" w14:paraId="182B9CEC" w14:textId="77777777" w:rsidTr="00C52B48">
        <w:trPr>
          <w:trHeight w:val="36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1D764D"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errorManagement</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50332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C63396"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B5B69E"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Object</w:t>
            </w:r>
          </w:p>
        </w:tc>
      </w:tr>
      <w:tr w:rsidR="00C52B48" w:rsidRPr="00C52B48" w14:paraId="333BB7DD"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2FD53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errorCode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1268E8"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The 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F574A"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45E8B"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6C57602C"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96A1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errorDescription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3693F2"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D6843B"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9B92B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06674E9D" w14:textId="77777777" w:rsidTr="00C52B48">
        <w:trPr>
          <w:trHeight w:val="29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116A19" w14:textId="77777777" w:rsidR="00C52B48" w:rsidRPr="00C52B48" w:rsidRDefault="00C52B48" w:rsidP="00C52B48">
            <w:pPr>
              <w:spacing w:line="256" w:lineRule="auto"/>
              <w:contextualSpacing/>
              <w:rPr>
                <w:rFonts w:eastAsia="Calibri" w:cs="Calibri"/>
                <w:lang w:val="en-IN"/>
              </w:rPr>
            </w:pPr>
            <w:r w:rsidRPr="00C52B48">
              <w:rPr>
                <w:rFonts w:eastAsia="Calibri" w:cs="Calibri"/>
                <w:lang w:val="en-IN"/>
              </w:rPr>
              <w:t>Services</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20338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647711"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38782D"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List</w:t>
            </w:r>
          </w:p>
        </w:tc>
      </w:tr>
      <w:tr w:rsidR="00C52B48" w:rsidRPr="00C52B48" w14:paraId="5BB5C4D3"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3F7EAE" w14:textId="77777777" w:rsidR="00C52B48" w:rsidRPr="00C52B48" w:rsidRDefault="00C52B48" w:rsidP="00C52B48">
            <w:pPr>
              <w:spacing w:after="0" w:line="256" w:lineRule="auto"/>
              <w:rPr>
                <w:rFonts w:eastAsia="Calibri" w:cs="Calibri"/>
                <w:lang w:val="en-IN"/>
              </w:rPr>
            </w:pPr>
            <w:r w:rsidRPr="00C52B48">
              <w:rPr>
                <w:rFonts w:eastAsia="Calibri" w:cs="Calibri"/>
                <w:shd w:val="clear" w:color="auto" w:fill="FFFFFF"/>
                <w:lang w:val="en-IN" w:eastAsia="en-IN"/>
              </w:rPr>
              <w:t>kpitile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EBA20A"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B448C1"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7D5E8"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2B7E937F"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4CBE8C" w14:textId="77777777" w:rsidR="00C52B48" w:rsidRPr="00C52B48" w:rsidRDefault="00C52B48" w:rsidP="00C52B48">
            <w:pPr>
              <w:spacing w:after="0" w:line="256" w:lineRule="auto"/>
              <w:rPr>
                <w:rFonts w:eastAsia="Calibri" w:cs="Calibri"/>
                <w:lang w:val="en-IN"/>
              </w:rPr>
            </w:pPr>
            <w:r w:rsidRPr="00C52B48">
              <w:rPr>
                <w:rFonts w:eastAsia="Calibri" w:cs="Calibri"/>
                <w:shd w:val="clear" w:color="auto" w:fill="FFFFFF"/>
                <w:lang w:val="en-IN" w:eastAsia="en-IN"/>
              </w:rPr>
              <w:t>id</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36F048"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CB175"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208AED"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3CD1BCA5" w14:textId="77777777" w:rsidTr="00C52B48">
        <w:trPr>
          <w:trHeight w:val="34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ED2A1B" w14:textId="77777777" w:rsidR="00C52B48" w:rsidRPr="00C52B48" w:rsidRDefault="00C52B48" w:rsidP="00C52B48">
            <w:pPr>
              <w:shd w:val="clear" w:color="auto" w:fill="FFFFFE"/>
              <w:spacing w:after="0" w:line="256" w:lineRule="auto"/>
              <w:rPr>
                <w:rFonts w:eastAsia="Calibri" w:cs="Calibri"/>
                <w:lang w:val="en-IN"/>
              </w:rPr>
            </w:pPr>
            <w:r w:rsidRPr="00C52B48">
              <w:rPr>
                <w:rFonts w:eastAsia="Calibri" w:cs="Calibri"/>
                <w:shd w:val="clear" w:color="auto" w:fill="FFFFFF"/>
                <w:lang w:val="en-IN" w:eastAsia="en-IN"/>
              </w:rPr>
              <w:t>deviation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7525C6"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370036"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0FE505"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3FE51308" w14:textId="77777777" w:rsidTr="00C52B48">
        <w:trPr>
          <w:trHeight w:val="31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ED8E3" w14:textId="77777777" w:rsidR="00C52B48" w:rsidRPr="00C52B48" w:rsidRDefault="00C52B48" w:rsidP="00C52B48">
            <w:pPr>
              <w:spacing w:after="0" w:line="256" w:lineRule="auto"/>
              <w:rPr>
                <w:rFonts w:eastAsia="Calibri" w:cs="Calibri"/>
                <w:lang w:val="en-IN"/>
              </w:rPr>
            </w:pPr>
            <w:r w:rsidRPr="00C52B48">
              <w:rPr>
                <w:rFonts w:eastAsia="Calibri" w:cs="Calibri"/>
                <w:shd w:val="clear" w:color="auto" w:fill="FFFFFF"/>
                <w:lang w:val="en-IN" w:eastAsia="en-IN"/>
              </w:rPr>
              <w:t>error</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135939"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52DAF6"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A707DA"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bl>
    <w:p w14:paraId="02366A0A" w14:textId="1EEE474E" w:rsidR="00FC7893" w:rsidRPr="00CC0BB9" w:rsidRDefault="00FC7893" w:rsidP="00CC0BB9">
      <w:pPr>
        <w:pStyle w:val="Heading3"/>
      </w:pPr>
      <w:r w:rsidRPr="00D01AE7">
        <w:rPr>
          <w:sz w:val="32"/>
          <w:szCs w:val="36"/>
        </w:rPr>
        <w:br w:type="column"/>
      </w:r>
      <w:r>
        <w:t>API Precondition</w:t>
      </w:r>
    </w:p>
    <w:p w14:paraId="7C8EA36C" w14:textId="77777777" w:rsidR="00FC7893" w:rsidRDefault="00FC7893" w:rsidP="00FC7893">
      <w:bookmarkStart w:id="97" w:name="OLE_LINK11"/>
      <w:r>
        <w:t>To fetch the response from the drilldown deviation API, the authorization token must exist.</w:t>
      </w:r>
    </w:p>
    <w:bookmarkEnd w:id="97"/>
    <w:p w14:paraId="372C2218" w14:textId="2ACAEBF8" w:rsidR="001C184B" w:rsidRDefault="00C74A28" w:rsidP="00C74A28">
      <w:pPr>
        <w:pStyle w:val="Heading3"/>
      </w:pPr>
      <w:r>
        <w:t>Specification</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53"/>
        <w:gridCol w:w="9819"/>
      </w:tblGrid>
      <w:tr w:rsidR="00FC7893" w14:paraId="1DA549CD" w14:textId="77777777" w:rsidTr="001163B7">
        <w:trPr>
          <w:trHeight w:val="224"/>
        </w:trPr>
        <w:tc>
          <w:tcPr>
            <w:tcW w:w="2753" w:type="dxa"/>
            <w:shd w:val="clear" w:color="auto" w:fill="D9D9D9" w:themeFill="background1" w:themeFillShade="D9"/>
            <w:tcMar>
              <w:top w:w="0" w:type="dxa"/>
              <w:left w:w="108" w:type="dxa"/>
              <w:bottom w:w="0" w:type="dxa"/>
              <w:right w:w="108" w:type="dxa"/>
            </w:tcMar>
            <w:vAlign w:val="center"/>
            <w:hideMark/>
          </w:tcPr>
          <w:p w14:paraId="0090E4BE" w14:textId="77777777" w:rsidR="00FC7893" w:rsidRDefault="00FC7893" w:rsidP="00876AAB">
            <w:pPr>
              <w:spacing w:after="0"/>
              <w:rPr>
                <w:rFonts w:cs="Calibri"/>
                <w:b/>
                <w:bCs/>
              </w:rPr>
            </w:pPr>
            <w:r>
              <w:rPr>
                <w:rFonts w:cs="Calibri"/>
                <w:b/>
                <w:bCs/>
              </w:rPr>
              <w:t>PROTOCOL</w:t>
            </w:r>
          </w:p>
        </w:tc>
        <w:tc>
          <w:tcPr>
            <w:tcW w:w="9819" w:type="dxa"/>
            <w:shd w:val="clear" w:color="auto" w:fill="FFFFFF" w:themeFill="background1"/>
            <w:tcMar>
              <w:top w:w="0" w:type="dxa"/>
              <w:left w:w="108" w:type="dxa"/>
              <w:bottom w:w="0" w:type="dxa"/>
              <w:right w:w="108" w:type="dxa"/>
            </w:tcMar>
            <w:vAlign w:val="center"/>
            <w:hideMark/>
          </w:tcPr>
          <w:p w14:paraId="51A40D76" w14:textId="07E0D25F" w:rsidR="00FC7893" w:rsidRDefault="00FC7893" w:rsidP="00876AAB">
            <w:pPr>
              <w:spacing w:after="0"/>
              <w:rPr>
                <w:rFonts w:cs="Calibri"/>
              </w:rPr>
            </w:pPr>
            <w:r>
              <w:rPr>
                <w:rFonts w:cs="Calibri"/>
              </w:rPr>
              <w:t>HTTPS</w:t>
            </w:r>
          </w:p>
        </w:tc>
      </w:tr>
      <w:tr w:rsidR="00FC7893" w14:paraId="76330B4D" w14:textId="77777777" w:rsidTr="001163B7">
        <w:trPr>
          <w:trHeight w:val="112"/>
        </w:trPr>
        <w:tc>
          <w:tcPr>
            <w:tcW w:w="2753" w:type="dxa"/>
            <w:shd w:val="clear" w:color="auto" w:fill="D9D9D9" w:themeFill="background1" w:themeFillShade="D9"/>
            <w:tcMar>
              <w:top w:w="0" w:type="dxa"/>
              <w:left w:w="108" w:type="dxa"/>
              <w:bottom w:w="0" w:type="dxa"/>
              <w:right w:w="108" w:type="dxa"/>
            </w:tcMar>
            <w:vAlign w:val="center"/>
            <w:hideMark/>
          </w:tcPr>
          <w:p w14:paraId="690D0BEC" w14:textId="77777777" w:rsidR="00FC7893" w:rsidRDefault="00FC7893" w:rsidP="00876AAB">
            <w:pPr>
              <w:spacing w:after="0"/>
              <w:rPr>
                <w:rFonts w:cs="Calibri"/>
                <w:b/>
                <w:bCs/>
              </w:rPr>
            </w:pPr>
            <w:r>
              <w:rPr>
                <w:rFonts w:cs="Calibri"/>
                <w:b/>
                <w:bCs/>
              </w:rPr>
              <w:t>REQUEST URL</w:t>
            </w:r>
          </w:p>
        </w:tc>
        <w:tc>
          <w:tcPr>
            <w:tcW w:w="9819" w:type="dxa"/>
            <w:shd w:val="clear" w:color="auto" w:fill="FFFFFF" w:themeFill="background1"/>
            <w:tcMar>
              <w:top w:w="0" w:type="dxa"/>
              <w:left w:w="108" w:type="dxa"/>
              <w:bottom w:w="0" w:type="dxa"/>
              <w:right w:w="108" w:type="dxa"/>
            </w:tcMar>
            <w:vAlign w:val="center"/>
            <w:hideMark/>
          </w:tcPr>
          <w:p w14:paraId="348F3D65" w14:textId="4D5A8131" w:rsidR="00FC7893" w:rsidRDefault="00FC7893" w:rsidP="00876AAB">
            <w:pPr>
              <w:spacing w:after="0"/>
              <w:rPr>
                <w:rFonts w:cs="Calibri"/>
              </w:rPr>
            </w:pPr>
            <w:hyperlink r:id="rId66">
              <w:r w:rsidRPr="75406306">
                <w:rPr>
                  <w:rStyle w:val="Hyperlink"/>
                </w:rPr>
                <w:t>https://apim-mw-aot-dev.azure-api.net/api/smartkpi/deviation</w:t>
              </w:r>
            </w:hyperlink>
          </w:p>
        </w:tc>
      </w:tr>
      <w:tr w:rsidR="001163B7" w14:paraId="7BA629F2" w14:textId="77777777" w:rsidTr="001163B7">
        <w:trPr>
          <w:trHeight w:val="112"/>
        </w:trPr>
        <w:tc>
          <w:tcPr>
            <w:tcW w:w="2753" w:type="dxa"/>
            <w:shd w:val="clear" w:color="auto" w:fill="D9D9D9" w:themeFill="background1" w:themeFillShade="D9"/>
            <w:tcMar>
              <w:top w:w="0" w:type="dxa"/>
              <w:left w:w="108" w:type="dxa"/>
              <w:bottom w:w="0" w:type="dxa"/>
              <w:right w:w="108" w:type="dxa"/>
            </w:tcMar>
            <w:vAlign w:val="center"/>
          </w:tcPr>
          <w:p w14:paraId="4EC0E518" w14:textId="5448856C" w:rsidR="001163B7" w:rsidRDefault="00BB174D" w:rsidP="00876AAB">
            <w:pPr>
              <w:spacing w:after="0"/>
              <w:rPr>
                <w:rFonts w:cs="Calibri"/>
                <w:b/>
                <w:bCs/>
              </w:rPr>
            </w:pPr>
            <w:r w:rsidRPr="00BB174D">
              <w:rPr>
                <w:rFonts w:cs="Calibri"/>
                <w:b/>
                <w:bCs/>
              </w:rPr>
              <w:t>PATH AOT (AWS) &lt;Public Exposure&gt;</w:t>
            </w:r>
          </w:p>
        </w:tc>
        <w:tc>
          <w:tcPr>
            <w:tcW w:w="9819" w:type="dxa"/>
            <w:shd w:val="clear" w:color="auto" w:fill="FFFFFF" w:themeFill="background1"/>
            <w:tcMar>
              <w:top w:w="0" w:type="dxa"/>
              <w:left w:w="108" w:type="dxa"/>
              <w:bottom w:w="0" w:type="dxa"/>
              <w:right w:w="108" w:type="dxa"/>
            </w:tcMar>
            <w:vAlign w:val="center"/>
          </w:tcPr>
          <w:p w14:paraId="5921AAE6" w14:textId="15C3E536" w:rsidR="001163B7" w:rsidRDefault="007E3BCB" w:rsidP="00876AAB">
            <w:pPr>
              <w:spacing w:after="0"/>
            </w:pPr>
            <w:hyperlink r:id="rId67" w:history="1">
              <w:r w:rsidRPr="00BD4BF1">
                <w:rPr>
                  <w:rStyle w:val="Hyperlink"/>
                </w:rPr>
                <w:t>https://cn13sbr3r6.execute-api.us-west-2.amazonaws.com/api/smartkpi/deviation</w:t>
              </w:r>
            </w:hyperlink>
            <w:r>
              <w:t xml:space="preserve"> </w:t>
            </w:r>
          </w:p>
        </w:tc>
      </w:tr>
      <w:tr w:rsidR="00FC7893" w14:paraId="67419049" w14:textId="77777777" w:rsidTr="001163B7">
        <w:trPr>
          <w:trHeight w:val="60"/>
        </w:trPr>
        <w:tc>
          <w:tcPr>
            <w:tcW w:w="2753" w:type="dxa"/>
            <w:shd w:val="clear" w:color="auto" w:fill="D9D9D9" w:themeFill="background1" w:themeFillShade="D9"/>
            <w:tcMar>
              <w:top w:w="0" w:type="dxa"/>
              <w:left w:w="108" w:type="dxa"/>
              <w:bottom w:w="0" w:type="dxa"/>
              <w:right w:w="108" w:type="dxa"/>
            </w:tcMar>
            <w:vAlign w:val="center"/>
            <w:hideMark/>
          </w:tcPr>
          <w:p w14:paraId="1F459158" w14:textId="296AF90B" w:rsidR="00FC7893" w:rsidRDefault="00FC7893" w:rsidP="00876AAB">
            <w:pPr>
              <w:spacing w:after="0"/>
              <w:rPr>
                <w:rFonts w:cs="Calibri"/>
                <w:b/>
                <w:bCs/>
              </w:rPr>
            </w:pPr>
            <w:r>
              <w:rPr>
                <w:rFonts w:cs="Calibri"/>
                <w:b/>
                <w:bCs/>
              </w:rPr>
              <w:t>METHOD</w:t>
            </w:r>
          </w:p>
        </w:tc>
        <w:tc>
          <w:tcPr>
            <w:tcW w:w="9819" w:type="dxa"/>
            <w:shd w:val="clear" w:color="auto" w:fill="FFFFFF" w:themeFill="background1"/>
            <w:tcMar>
              <w:top w:w="0" w:type="dxa"/>
              <w:left w:w="108" w:type="dxa"/>
              <w:bottom w:w="0" w:type="dxa"/>
              <w:right w:w="108" w:type="dxa"/>
            </w:tcMar>
            <w:vAlign w:val="center"/>
            <w:hideMark/>
          </w:tcPr>
          <w:p w14:paraId="4AE5A6EC" w14:textId="56F342E7" w:rsidR="00FC7893" w:rsidRDefault="00FC7893" w:rsidP="00876AAB">
            <w:pPr>
              <w:spacing w:after="0"/>
              <w:rPr>
                <w:rFonts w:cs="Calibri"/>
              </w:rPr>
            </w:pPr>
            <w:r>
              <w:rPr>
                <w:rFonts w:cs="Calibri"/>
              </w:rPr>
              <w:t>POST</w:t>
            </w:r>
          </w:p>
        </w:tc>
      </w:tr>
      <w:tr w:rsidR="00FC7893" w14:paraId="5E997C77" w14:textId="77777777" w:rsidTr="001163B7">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59493794" w14:textId="77777777" w:rsidR="00FC7893" w:rsidRDefault="00FC7893" w:rsidP="00876AAB">
            <w:pPr>
              <w:spacing w:after="0"/>
              <w:rPr>
                <w:rFonts w:cs="Calibri"/>
                <w:b/>
                <w:bCs/>
              </w:rPr>
            </w:pPr>
            <w:r>
              <w:rPr>
                <w:rFonts w:cs="Calibri"/>
                <w:b/>
                <w:bCs/>
              </w:rPr>
              <w:t>CONTENT TYPE</w:t>
            </w:r>
          </w:p>
        </w:tc>
        <w:tc>
          <w:tcPr>
            <w:tcW w:w="9819" w:type="dxa"/>
            <w:shd w:val="clear" w:color="auto" w:fill="FFFFFF" w:themeFill="background1"/>
            <w:tcMar>
              <w:top w:w="0" w:type="dxa"/>
              <w:left w:w="108" w:type="dxa"/>
              <w:bottom w:w="0" w:type="dxa"/>
              <w:right w:w="108" w:type="dxa"/>
            </w:tcMar>
            <w:vAlign w:val="center"/>
            <w:hideMark/>
          </w:tcPr>
          <w:p w14:paraId="68E61AA8" w14:textId="77777777" w:rsidR="00FC7893" w:rsidRDefault="00FC7893" w:rsidP="00876AAB">
            <w:pPr>
              <w:spacing w:after="0"/>
              <w:rPr>
                <w:rFonts w:cs="Calibri"/>
              </w:rPr>
            </w:pPr>
            <w:r>
              <w:rPr>
                <w:rFonts w:cs="Calibri"/>
              </w:rPr>
              <w:t>application / json</w:t>
            </w:r>
          </w:p>
        </w:tc>
      </w:tr>
      <w:tr w:rsidR="00FC7893" w14:paraId="47B5D354" w14:textId="77777777" w:rsidTr="001163B7">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4148CE7A" w14:textId="77777777" w:rsidR="00FC7893" w:rsidRDefault="00FC7893" w:rsidP="00876AAB">
            <w:pPr>
              <w:spacing w:after="0"/>
              <w:rPr>
                <w:rFonts w:cs="Calibri"/>
                <w:b/>
                <w:bCs/>
              </w:rPr>
            </w:pPr>
            <w:r>
              <w:rPr>
                <w:rFonts w:cs="Calibri"/>
                <w:b/>
                <w:bCs/>
              </w:rPr>
              <w:t>JSON Request</w:t>
            </w:r>
          </w:p>
        </w:tc>
        <w:tc>
          <w:tcPr>
            <w:tcW w:w="9819" w:type="dxa"/>
            <w:shd w:val="clear" w:color="auto" w:fill="FFFFFF" w:themeFill="background1"/>
            <w:tcMar>
              <w:top w:w="0" w:type="dxa"/>
              <w:left w:w="108" w:type="dxa"/>
              <w:bottom w:w="0" w:type="dxa"/>
              <w:right w:w="108" w:type="dxa"/>
            </w:tcMar>
            <w:vAlign w:val="center"/>
            <w:hideMark/>
          </w:tcPr>
          <w:p w14:paraId="2125F1B8" w14:textId="77777777" w:rsidR="00FC7893" w:rsidRPr="000D0086" w:rsidRDefault="00FC7893" w:rsidP="00876AAB">
            <w:pPr>
              <w:spacing w:after="0"/>
              <w:rPr>
                <w:rFonts w:cs="Calibri"/>
                <w:lang w:val="de-DE"/>
              </w:rPr>
            </w:pPr>
            <w:r w:rsidRPr="000D0086">
              <w:rPr>
                <w:rFonts w:cs="Calibri"/>
                <w:lang w:val="de-DE"/>
              </w:rPr>
              <w:t>{</w:t>
            </w:r>
          </w:p>
          <w:p w14:paraId="47B6D9B0" w14:textId="77777777" w:rsidR="00FC7893" w:rsidRPr="000D0086" w:rsidRDefault="00FC7893" w:rsidP="00876AAB">
            <w:pPr>
              <w:spacing w:after="0"/>
              <w:rPr>
                <w:rFonts w:cs="Calibri"/>
                <w:lang w:val="de-DE"/>
              </w:rPr>
            </w:pPr>
            <w:r w:rsidRPr="000D0086">
              <w:rPr>
                <w:rFonts w:cs="Calibri"/>
                <w:lang w:val="de-DE"/>
              </w:rPr>
              <w:t xml:space="preserve">    "startdate": "2023-10-10T08:57:07.209Z",</w:t>
            </w:r>
          </w:p>
          <w:p w14:paraId="4CCA1778" w14:textId="77777777" w:rsidR="00FC7893" w:rsidRPr="000D0086" w:rsidRDefault="00FC7893" w:rsidP="00876AAB">
            <w:pPr>
              <w:spacing w:after="0"/>
              <w:rPr>
                <w:rFonts w:cs="Calibri"/>
                <w:lang w:val="de-DE"/>
              </w:rPr>
            </w:pPr>
            <w:r w:rsidRPr="000D0086">
              <w:rPr>
                <w:rFonts w:cs="Calibri"/>
                <w:lang w:val="de-DE"/>
              </w:rPr>
              <w:t xml:space="preserve">    "enddate": "2023-10-10T08:57:07.209Z",</w:t>
            </w:r>
          </w:p>
          <w:p w14:paraId="7FF32AF6" w14:textId="77777777" w:rsidR="00FC7893" w:rsidRDefault="00FC7893" w:rsidP="00876AAB">
            <w:pPr>
              <w:spacing w:after="0"/>
              <w:rPr>
                <w:rFonts w:cs="Calibri"/>
              </w:rPr>
            </w:pPr>
            <w:r w:rsidRPr="000D0086">
              <w:rPr>
                <w:rFonts w:cs="Calibri"/>
                <w:lang w:val="de-DE"/>
              </w:rPr>
              <w:t xml:space="preserve">    </w:t>
            </w:r>
            <w:r>
              <w:rPr>
                <w:rFonts w:cs="Calibri"/>
              </w:rPr>
              <w:t>"calendarOption": "noselection",</w:t>
            </w:r>
          </w:p>
          <w:p w14:paraId="2EC40D70" w14:textId="77777777" w:rsidR="00FC7893" w:rsidRDefault="00FC7893" w:rsidP="00876AAB">
            <w:pPr>
              <w:spacing w:after="0"/>
              <w:rPr>
                <w:rFonts w:cs="Calibri"/>
              </w:rPr>
            </w:pPr>
            <w:r>
              <w:rPr>
                <w:rFonts w:cs="Calibri"/>
              </w:rPr>
              <w:t xml:space="preserve">    "</w:t>
            </w:r>
            <w:bookmarkStart w:id="98" w:name="OLE_LINK26"/>
            <w:r>
              <w:rPr>
                <w:rFonts w:cs="Calibri"/>
              </w:rPr>
              <w:t>kpiList</w:t>
            </w:r>
            <w:bookmarkEnd w:id="98"/>
            <w:r>
              <w:rPr>
                <w:rFonts w:cs="Calibri"/>
              </w:rPr>
              <w:t>": [</w:t>
            </w:r>
          </w:p>
          <w:p w14:paraId="32445515" w14:textId="77777777" w:rsidR="00FC7893" w:rsidRDefault="00FC7893" w:rsidP="00876AAB">
            <w:pPr>
              <w:spacing w:after="0"/>
              <w:rPr>
                <w:rFonts w:cs="Calibri"/>
              </w:rPr>
            </w:pPr>
            <w:r>
              <w:rPr>
                <w:rFonts w:cs="Calibri"/>
              </w:rPr>
              <w:t xml:space="preserve">     "C-B1-G1-R1-F1-P-PP-U2:ea737d1b-97f6-41cb-b6fa-159b47abb884",</w:t>
            </w:r>
          </w:p>
          <w:p w14:paraId="0280E6D7" w14:textId="77777777" w:rsidR="00FC7893" w:rsidRDefault="00FC7893" w:rsidP="00876AAB">
            <w:pPr>
              <w:spacing w:after="0"/>
              <w:rPr>
                <w:rFonts w:cs="Calibri"/>
              </w:rPr>
            </w:pPr>
            <w:r>
              <w:rPr>
                <w:rFonts w:cs="Calibri"/>
              </w:rPr>
              <w:t xml:space="preserve">     "C-B1-G1-R1-F1-P-PP-U1:ea737d1b-97f6-41cb-b6fa-159b47abb884",</w:t>
            </w:r>
          </w:p>
          <w:p w14:paraId="26248246" w14:textId="77777777" w:rsidR="00FC7893" w:rsidRDefault="00FC7893" w:rsidP="00876AAB">
            <w:pPr>
              <w:spacing w:after="0"/>
              <w:rPr>
                <w:rFonts w:cs="Calibri"/>
              </w:rPr>
            </w:pPr>
            <w:r>
              <w:rPr>
                <w:rFonts w:cs="Calibri"/>
              </w:rPr>
              <w:t xml:space="preserve">     "C-B1-G1-R1-F1-P-PP-U3:ea737d1b-97f6-41cb-b6fa-159b47abb884"   </w:t>
            </w:r>
          </w:p>
          <w:p w14:paraId="61A68BCD" w14:textId="77777777" w:rsidR="00FC7893" w:rsidRDefault="00FC7893" w:rsidP="00876AAB">
            <w:pPr>
              <w:spacing w:after="0"/>
              <w:rPr>
                <w:rFonts w:cs="Calibri"/>
              </w:rPr>
            </w:pPr>
            <w:r>
              <w:rPr>
                <w:rFonts w:cs="Calibri"/>
              </w:rPr>
              <w:t xml:space="preserve">      ]</w:t>
            </w:r>
          </w:p>
          <w:p w14:paraId="4D4E162E" w14:textId="77777777" w:rsidR="00FC7893" w:rsidRDefault="00FC7893" w:rsidP="00876AAB">
            <w:pPr>
              <w:spacing w:after="0"/>
              <w:rPr>
                <w:rFonts w:cs="Calibri"/>
              </w:rPr>
            </w:pPr>
            <w:r>
              <w:rPr>
                <w:rFonts w:cs="Calibri"/>
              </w:rPr>
              <w:t>}</w:t>
            </w:r>
          </w:p>
        </w:tc>
      </w:tr>
      <w:tr w:rsidR="00FC7893" w14:paraId="26DE4FFF" w14:textId="77777777" w:rsidTr="001163B7">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25791795" w14:textId="1336691B" w:rsidR="00FC7893" w:rsidRDefault="00FC7893" w:rsidP="00876AAB">
            <w:pPr>
              <w:spacing w:after="0"/>
              <w:rPr>
                <w:b/>
                <w:bCs/>
              </w:rPr>
            </w:pPr>
            <w:r w:rsidRPr="12077BE0">
              <w:rPr>
                <w:b/>
                <w:bCs/>
              </w:rPr>
              <w:t xml:space="preserve"> JSON Response</w:t>
            </w:r>
          </w:p>
        </w:tc>
        <w:tc>
          <w:tcPr>
            <w:tcW w:w="9819" w:type="dxa"/>
            <w:shd w:val="clear" w:color="auto" w:fill="FFFFFF" w:themeFill="background1"/>
            <w:tcMar>
              <w:top w:w="0" w:type="dxa"/>
              <w:left w:w="108" w:type="dxa"/>
              <w:bottom w:w="0" w:type="dxa"/>
              <w:right w:w="108" w:type="dxa"/>
            </w:tcMar>
            <w:vAlign w:val="center"/>
            <w:hideMark/>
          </w:tcPr>
          <w:p w14:paraId="318A6F58" w14:textId="07AEBE7C" w:rsidR="00FC7893" w:rsidRPr="00175CEF" w:rsidRDefault="00175CEF" w:rsidP="00175CEF">
            <w:pPr>
              <w:spacing w:after="0"/>
              <w:rPr>
                <w:rFonts w:cs="Calibri"/>
              </w:rPr>
            </w:pPr>
            <w:hyperlink r:id="rId68" w:history="1">
              <w:r w:rsidRPr="00175CEF">
                <w:rPr>
                  <w:rStyle w:val="Hyperlink"/>
                  <w:rFonts w:cs="Calibri"/>
                </w:rPr>
                <w:t>Link</w:t>
              </w:r>
            </w:hyperlink>
          </w:p>
        </w:tc>
      </w:tr>
    </w:tbl>
    <w:p w14:paraId="2558831A" w14:textId="70B282A8" w:rsidR="00FC7893" w:rsidRPr="00C868F9" w:rsidRDefault="00571BF2" w:rsidP="00571BF2">
      <w:pPr>
        <w:pStyle w:val="Heading3"/>
      </w:pPr>
      <w:r>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0718"/>
      </w:tblGrid>
      <w:tr w:rsidR="00FC7893" w14:paraId="6CC333A3" w14:textId="77777777" w:rsidTr="00571BF2">
        <w:trPr>
          <w:trHeight w:val="219"/>
        </w:trPr>
        <w:tc>
          <w:tcPr>
            <w:tcW w:w="1872" w:type="dxa"/>
            <w:shd w:val="clear" w:color="auto" w:fill="D9D9D9" w:themeFill="background1" w:themeFillShade="D9"/>
            <w:hideMark/>
          </w:tcPr>
          <w:p w14:paraId="4FAA30F8" w14:textId="77777777" w:rsidR="00FC7893" w:rsidRDefault="00FC7893" w:rsidP="00876AAB">
            <w:pPr>
              <w:spacing w:after="40"/>
              <w:jc w:val="center"/>
              <w:rPr>
                <w:rFonts w:cs="Calibri"/>
                <w:b/>
              </w:rPr>
            </w:pPr>
            <w:bookmarkStart w:id="99" w:name="_Hlk153372784"/>
            <w:r>
              <w:rPr>
                <w:rFonts w:cs="Calibri"/>
                <w:b/>
              </w:rPr>
              <w:t>HTTP Code</w:t>
            </w:r>
          </w:p>
        </w:tc>
        <w:tc>
          <w:tcPr>
            <w:tcW w:w="10718" w:type="dxa"/>
            <w:shd w:val="clear" w:color="auto" w:fill="D9D9D9" w:themeFill="background1" w:themeFillShade="D9"/>
            <w:hideMark/>
          </w:tcPr>
          <w:p w14:paraId="4F258098" w14:textId="77777777" w:rsidR="00FC7893" w:rsidRDefault="00FC7893" w:rsidP="00876AAB">
            <w:pPr>
              <w:spacing w:after="40"/>
              <w:jc w:val="center"/>
              <w:rPr>
                <w:rFonts w:cs="Calibri"/>
                <w:b/>
                <w:lang w:val="it-IT" w:eastAsia="it-IT"/>
              </w:rPr>
            </w:pPr>
            <w:r>
              <w:rPr>
                <w:rFonts w:cs="Calibri"/>
                <w:b/>
              </w:rPr>
              <w:t>Result Description</w:t>
            </w:r>
          </w:p>
        </w:tc>
      </w:tr>
      <w:tr w:rsidR="00FC7893" w14:paraId="0D210AED" w14:textId="77777777" w:rsidTr="00571BF2">
        <w:trPr>
          <w:trHeight w:val="219"/>
        </w:trPr>
        <w:tc>
          <w:tcPr>
            <w:tcW w:w="1872" w:type="dxa"/>
            <w:hideMark/>
          </w:tcPr>
          <w:p w14:paraId="17A0EE0D" w14:textId="77777777" w:rsidR="00FC7893" w:rsidRDefault="00FC7893" w:rsidP="00876AAB">
            <w:pPr>
              <w:spacing w:after="40"/>
              <w:jc w:val="center"/>
              <w:rPr>
                <w:rFonts w:cs="Calibri"/>
              </w:rPr>
            </w:pPr>
            <w:r>
              <w:rPr>
                <w:rFonts w:cs="Calibri"/>
              </w:rPr>
              <w:t>200</w:t>
            </w:r>
          </w:p>
        </w:tc>
        <w:tc>
          <w:tcPr>
            <w:tcW w:w="10718" w:type="dxa"/>
            <w:hideMark/>
          </w:tcPr>
          <w:p w14:paraId="13D929B0" w14:textId="77777777" w:rsidR="00FC7893" w:rsidRDefault="00FC7893" w:rsidP="00876AAB">
            <w:pPr>
              <w:spacing w:after="40"/>
              <w:rPr>
                <w:rFonts w:cs="Calibri"/>
                <w:lang w:val="it-IT" w:eastAsia="it-IT"/>
              </w:rPr>
            </w:pPr>
            <w:r>
              <w:rPr>
                <w:rFonts w:cs="Calibri"/>
              </w:rPr>
              <w:t>Service executed successfully</w:t>
            </w:r>
          </w:p>
        </w:tc>
      </w:tr>
    </w:tbl>
    <w:bookmarkEnd w:id="99"/>
    <w:p w14:paraId="62503C66" w14:textId="0164B3E6" w:rsidR="00FC7893" w:rsidRPr="00697844" w:rsidRDefault="00571BF2" w:rsidP="00697844">
      <w:pPr>
        <w:pStyle w:val="Heading3"/>
      </w:pPr>
      <w:r w:rsidRPr="00697844">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3032"/>
        <w:gridCol w:w="7686"/>
      </w:tblGrid>
      <w:tr w:rsidR="00571BF2" w:rsidRPr="00571BF2" w14:paraId="5B77665E" w14:textId="77777777" w:rsidTr="00571BF2">
        <w:trPr>
          <w:trHeight w:val="219"/>
        </w:trPr>
        <w:tc>
          <w:tcPr>
            <w:tcW w:w="187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E2C5D80" w14:textId="77777777" w:rsidR="00571BF2" w:rsidRPr="00571BF2" w:rsidRDefault="00571BF2" w:rsidP="00571BF2">
            <w:pPr>
              <w:spacing w:after="40" w:line="256" w:lineRule="auto"/>
              <w:jc w:val="center"/>
              <w:rPr>
                <w:rFonts w:eastAsia="Calibri" w:cs="Calibri"/>
                <w:b/>
                <w:lang w:val="en-IN"/>
              </w:rPr>
            </w:pPr>
            <w:r w:rsidRPr="00571BF2">
              <w:rPr>
                <w:rFonts w:eastAsia="Calibri" w:cs="Calibri"/>
                <w:b/>
                <w:lang w:val="en-IN"/>
              </w:rPr>
              <w:t>HTTP Code</w:t>
            </w:r>
          </w:p>
        </w:tc>
        <w:tc>
          <w:tcPr>
            <w:tcW w:w="303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70BCB0C" w14:textId="77777777" w:rsidR="00571BF2" w:rsidRPr="00571BF2" w:rsidRDefault="00571BF2" w:rsidP="00571BF2">
            <w:pPr>
              <w:spacing w:after="40" w:line="256" w:lineRule="auto"/>
              <w:jc w:val="center"/>
              <w:rPr>
                <w:rFonts w:eastAsia="Calibri" w:cs="Calibri"/>
                <w:b/>
                <w:lang w:val="it-IT" w:eastAsia="it-IT"/>
              </w:rPr>
            </w:pPr>
            <w:r w:rsidRPr="00571BF2">
              <w:rPr>
                <w:rFonts w:eastAsia="Calibri" w:cs="Calibri"/>
                <w:b/>
                <w:lang w:val="en-IN"/>
              </w:rPr>
              <w:t>Error Code</w:t>
            </w:r>
          </w:p>
        </w:tc>
        <w:tc>
          <w:tcPr>
            <w:tcW w:w="7686"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A795324" w14:textId="77777777" w:rsidR="00571BF2" w:rsidRPr="00571BF2" w:rsidRDefault="00571BF2" w:rsidP="00571BF2">
            <w:pPr>
              <w:spacing w:after="40" w:line="256" w:lineRule="auto"/>
              <w:jc w:val="center"/>
              <w:rPr>
                <w:rFonts w:eastAsia="Calibri" w:cs="Calibri"/>
                <w:b/>
                <w:lang w:val="it-IT" w:eastAsia="it-IT"/>
              </w:rPr>
            </w:pPr>
            <w:r w:rsidRPr="00571BF2">
              <w:rPr>
                <w:rFonts w:eastAsia="Calibri" w:cs="Calibri"/>
                <w:b/>
                <w:lang w:val="en-IN"/>
              </w:rPr>
              <w:t>Error Description</w:t>
            </w:r>
          </w:p>
        </w:tc>
      </w:tr>
      <w:tr w:rsidR="00571BF2" w:rsidRPr="00571BF2" w14:paraId="39751CC5" w14:textId="77777777" w:rsidTr="00571BF2">
        <w:trPr>
          <w:trHeight w:val="219"/>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0E9EF945"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500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03CD8CBC"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500</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7F9CB267" w14:textId="77777777" w:rsidR="00571BF2" w:rsidRPr="00571BF2" w:rsidRDefault="00571BF2" w:rsidP="00571BF2">
            <w:pPr>
              <w:spacing w:after="40" w:line="256" w:lineRule="auto"/>
              <w:rPr>
                <w:rFonts w:eastAsia="Calibri" w:cs="Calibri"/>
                <w:lang w:val="en-IN"/>
              </w:rPr>
            </w:pPr>
            <w:r w:rsidRPr="00571BF2">
              <w:rPr>
                <w:rFonts w:eastAsia="Calibri" w:cs="Calibri"/>
                <w:lang w:val="en-IN"/>
              </w:rPr>
              <w:t>Generic Error</w:t>
            </w:r>
          </w:p>
        </w:tc>
      </w:tr>
      <w:tr w:rsidR="00571BF2" w:rsidRPr="00571BF2" w14:paraId="2B4CD835" w14:textId="77777777" w:rsidTr="00571BF2">
        <w:trPr>
          <w:trHeight w:val="116"/>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5CDD7513"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36E14CFE"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401</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7C53861C" w14:textId="69BD2A6B" w:rsidR="00571BF2" w:rsidRPr="00571BF2" w:rsidRDefault="0096709C" w:rsidP="00571BF2">
            <w:pPr>
              <w:spacing w:after="40" w:line="256" w:lineRule="auto"/>
              <w:rPr>
                <w:rFonts w:eastAsia="Calibri" w:cs="Arial"/>
                <w:lang w:val="en-IN"/>
              </w:rPr>
            </w:pPr>
            <w:r w:rsidRPr="00571BF2">
              <w:rPr>
                <w:rFonts w:eastAsia="Calibri" w:cs="Calibri"/>
                <w:lang w:val="en-IN"/>
              </w:rPr>
              <w:t>Unauthorized /</w:t>
            </w:r>
            <w:r w:rsidR="00571BF2" w:rsidRPr="00571BF2">
              <w:rPr>
                <w:rFonts w:eastAsia="Calibri" w:cs="Calibri"/>
                <w:lang w:val="en-IN"/>
              </w:rPr>
              <w:t xml:space="preserve"> </w:t>
            </w:r>
            <w:r w:rsidR="00571BF2" w:rsidRPr="00571BF2">
              <w:rPr>
                <w:rFonts w:eastAsia="Calibri" w:cs="Arial"/>
                <w:lang w:val="en-IN"/>
              </w:rPr>
              <w:t>{HeaderToken} could be missing or expired</w:t>
            </w:r>
          </w:p>
        </w:tc>
      </w:tr>
      <w:tr w:rsidR="00571BF2" w:rsidRPr="00571BF2" w14:paraId="587B0A42" w14:textId="77777777" w:rsidTr="00571BF2">
        <w:trPr>
          <w:trHeight w:val="219"/>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3E0F42CB"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6A8241E8"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400</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22274B28" w14:textId="77777777" w:rsidR="00571BF2" w:rsidRPr="00571BF2" w:rsidRDefault="00571BF2" w:rsidP="00571BF2">
            <w:pPr>
              <w:spacing w:after="40" w:line="256" w:lineRule="auto"/>
              <w:rPr>
                <w:rFonts w:eastAsia="Calibri" w:cs="Calibri"/>
                <w:lang w:val="en-IN" w:eastAsia="it-IT"/>
              </w:rPr>
            </w:pPr>
            <w:r w:rsidRPr="00571BF2">
              <w:rPr>
                <w:rFonts w:eastAsia="Calibri" w:cs="Calibri"/>
                <w:lang w:val="en-IN"/>
              </w:rPr>
              <w:t>Bad request</w:t>
            </w:r>
          </w:p>
        </w:tc>
      </w:tr>
    </w:tbl>
    <w:p w14:paraId="29439A3E" w14:textId="77777777" w:rsidR="00FC7893" w:rsidRDefault="00FC7893" w:rsidP="003828BA">
      <w:pPr>
        <w:pStyle w:val="Heading2"/>
        <w:sectPr w:rsidR="00FC7893" w:rsidSect="00BF2259">
          <w:type w:val="nextColumn"/>
          <w:pgSz w:w="28800" w:h="24480" w:code="5"/>
          <w:pgMar w:top="1440" w:right="1440" w:bottom="1440" w:left="1440" w:header="720" w:footer="720" w:gutter="0"/>
          <w:cols w:num="2" w:space="720"/>
          <w:docGrid w:linePitch="360"/>
        </w:sectPr>
      </w:pPr>
    </w:p>
    <w:p w14:paraId="2D3932DE" w14:textId="77777777" w:rsidR="00CC0BB9" w:rsidRDefault="00CC0BB9" w:rsidP="003828BA">
      <w:pPr>
        <w:pStyle w:val="Heading2"/>
        <w:sectPr w:rsidR="00CC0BB9" w:rsidSect="00414681">
          <w:type w:val="continuous"/>
          <w:pgSz w:w="28800" w:h="24480" w:code="5"/>
          <w:pgMar w:top="1440" w:right="1440" w:bottom="1440" w:left="1440" w:header="720" w:footer="510" w:gutter="0"/>
          <w:cols w:num="2" w:space="720" w:equalWidth="0">
            <w:col w:w="13680" w:space="720"/>
            <w:col w:w="11520"/>
          </w:cols>
          <w:docGrid w:linePitch="360"/>
        </w:sectPr>
      </w:pPr>
    </w:p>
    <w:p w14:paraId="1634BA2E" w14:textId="77777777" w:rsidR="00330BA9" w:rsidRDefault="00330BA9" w:rsidP="003828BA">
      <w:pPr>
        <w:pStyle w:val="Heading2"/>
      </w:pPr>
      <w:bookmarkStart w:id="100" w:name="_Toc217890928"/>
      <w:r w:rsidRPr="006E2058">
        <w:lastRenderedPageBreak/>
        <w:t>POST- RAG</w:t>
      </w:r>
      <w:bookmarkEnd w:id="94"/>
      <w:bookmarkEnd w:id="100"/>
    </w:p>
    <w:p w14:paraId="08E3053D" w14:textId="6A2DD747" w:rsidR="00330BA9" w:rsidRDefault="002A4932" w:rsidP="00056BCD">
      <w:pPr>
        <w:rPr>
          <w:kern w:val="0"/>
        </w:rPr>
      </w:pPr>
      <w:r w:rsidRPr="006E2058">
        <w:t>The RAG API, a component of the AOT-SmartKPI-Middleware API, is both invoked and utilized by the UI</w:t>
      </w:r>
      <w:r w:rsidR="00332CB6">
        <w:t>.</w:t>
      </w:r>
      <w:r w:rsidR="00400925">
        <w:t xml:space="preserve"> </w:t>
      </w:r>
      <w:r w:rsidRPr="006E2058">
        <w:t xml:space="preserve">This API is integrated into the Operation Hierarchy, specifically with the asset list. The RAG API generates a response that includes a </w:t>
      </w:r>
      <w:r w:rsidR="00B84C0C" w:rsidRPr="006E2058">
        <w:t>colo</w:t>
      </w:r>
      <w:r w:rsidR="00B84C0C">
        <w:t>r</w:t>
      </w:r>
      <w:r w:rsidRPr="006E2058">
        <w:t xml:space="preserve"> code (Red, Amber, or Green) for a specific requested asset, based on asset calculations. Within the Operation Hierarchy, the </w:t>
      </w:r>
      <w:r w:rsidR="00B84C0C" w:rsidRPr="006E2058">
        <w:t>colo</w:t>
      </w:r>
      <w:r w:rsidR="00B84C0C">
        <w:t>r</w:t>
      </w:r>
      <w:r w:rsidRPr="006E2058">
        <w:t xml:space="preserve"> code for each asset is displayed using the RAG API</w:t>
      </w:r>
      <w:r w:rsidR="000A22FA">
        <w:t xml:space="preserve">. </w:t>
      </w:r>
      <w:r w:rsidR="000A22FA">
        <w:rPr>
          <w:kern w:val="0"/>
        </w:rPr>
        <w:t xml:space="preserve"> Additionally, </w:t>
      </w:r>
      <w:r w:rsidR="00332CB6">
        <w:rPr>
          <w:kern w:val="0"/>
        </w:rPr>
        <w:t xml:space="preserve">it </w:t>
      </w:r>
      <w:r w:rsidR="000A22FA">
        <w:rPr>
          <w:kern w:val="0"/>
        </w:rPr>
        <w:t>check</w:t>
      </w:r>
      <w:r w:rsidR="00332CB6">
        <w:rPr>
          <w:kern w:val="0"/>
        </w:rPr>
        <w:t>s</w:t>
      </w:r>
      <w:r w:rsidR="000A22FA">
        <w:rPr>
          <w:kern w:val="0"/>
        </w:rPr>
        <w:t xml:space="preserve"> </w:t>
      </w:r>
      <w:r w:rsidR="008846E1">
        <w:rPr>
          <w:kern w:val="0"/>
        </w:rPr>
        <w:t xml:space="preserve">the </w:t>
      </w:r>
      <w:r w:rsidR="00805AB1">
        <w:rPr>
          <w:kern w:val="0"/>
        </w:rPr>
        <w:t>role-based</w:t>
      </w:r>
      <w:r w:rsidR="000A22FA">
        <w:rPr>
          <w:kern w:val="0"/>
        </w:rPr>
        <w:t xml:space="preserve"> permission</w:t>
      </w:r>
      <w:r w:rsidR="00332CB6">
        <w:rPr>
          <w:kern w:val="0"/>
        </w:rPr>
        <w:t>s</w:t>
      </w:r>
      <w:r w:rsidR="000A22FA">
        <w:rPr>
          <w:kern w:val="0"/>
        </w:rPr>
        <w:t xml:space="preserve"> of each KPI </w:t>
      </w:r>
      <w:r w:rsidR="00332CB6">
        <w:rPr>
          <w:kern w:val="0"/>
        </w:rPr>
        <w:t>that</w:t>
      </w:r>
      <w:r w:rsidR="000A22FA">
        <w:rPr>
          <w:kern w:val="0"/>
        </w:rPr>
        <w:t xml:space="preserve"> are mapped for requested assets.</w:t>
      </w:r>
    </w:p>
    <w:p w14:paraId="0052E25D" w14:textId="570B3DF5" w:rsidR="001C184B" w:rsidRDefault="00697844" w:rsidP="00697844">
      <w:pPr>
        <w:pStyle w:val="Heading3"/>
      </w:pPr>
      <w:r>
        <w:t>Input</w:t>
      </w:r>
      <w:r w:rsidR="00927834">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8"/>
        <w:gridCol w:w="5921"/>
        <w:gridCol w:w="1194"/>
        <w:gridCol w:w="1341"/>
        <w:gridCol w:w="1006"/>
      </w:tblGrid>
      <w:tr w:rsidR="007619A0" w:rsidRPr="006E2058" w14:paraId="1BD3A578" w14:textId="77777777" w:rsidTr="00927834">
        <w:trPr>
          <w:trHeight w:val="85"/>
        </w:trPr>
        <w:tc>
          <w:tcPr>
            <w:tcW w:w="2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9231E3" w14:textId="77777777" w:rsidR="007619A0" w:rsidRPr="006E2058" w:rsidRDefault="007619A0">
            <w:pPr>
              <w:spacing w:after="0"/>
              <w:rPr>
                <w:rFonts w:cs="Calibri"/>
              </w:rPr>
            </w:pPr>
            <w:bookmarkStart w:id="101" w:name="OLE_LINK25"/>
            <w:r w:rsidRPr="006E2058">
              <w:rPr>
                <w:rFonts w:cs="Calibri"/>
                <w:b/>
              </w:rPr>
              <w:t>Parameter</w:t>
            </w:r>
          </w:p>
        </w:tc>
        <w:tc>
          <w:tcPr>
            <w:tcW w:w="59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90A709" w14:textId="77777777" w:rsidR="007619A0" w:rsidRPr="006E2058" w:rsidRDefault="007619A0">
            <w:pPr>
              <w:spacing w:after="0"/>
              <w:rPr>
                <w:rFonts w:cs="Calibri"/>
              </w:rPr>
            </w:pPr>
            <w:r w:rsidRPr="006E2058">
              <w:rPr>
                <w:rFonts w:cs="Calibri"/>
                <w:b/>
              </w:rPr>
              <w:t>Description</w:t>
            </w:r>
          </w:p>
        </w:tc>
        <w:tc>
          <w:tcPr>
            <w:tcW w:w="1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64DF61" w14:textId="77777777" w:rsidR="007619A0" w:rsidRPr="006E2058" w:rsidRDefault="00BA7DFC">
            <w:pPr>
              <w:spacing w:after="0"/>
              <w:jc w:val="center"/>
              <w:rPr>
                <w:rFonts w:cs="Calibri"/>
              </w:rPr>
            </w:pPr>
            <w:r>
              <w:rPr>
                <w:rFonts w:cs="Calibri"/>
                <w:b/>
                <w:kern w:val="0"/>
              </w:rPr>
              <w:t>M/O</w:t>
            </w:r>
          </w:p>
        </w:tc>
        <w:tc>
          <w:tcPr>
            <w:tcW w:w="13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DA87A6" w14:textId="77777777" w:rsidR="007619A0" w:rsidRPr="006E2058" w:rsidRDefault="007619A0">
            <w:pPr>
              <w:spacing w:after="0"/>
              <w:rPr>
                <w:rFonts w:cs="Calibri"/>
              </w:rPr>
            </w:pPr>
            <w:r w:rsidRPr="006E2058">
              <w:rPr>
                <w:rFonts w:cs="Calibri"/>
                <w:b/>
              </w:rPr>
              <w:t>Max Length</w:t>
            </w:r>
          </w:p>
        </w:tc>
        <w:tc>
          <w:tcPr>
            <w:tcW w:w="10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92A513" w14:textId="77777777" w:rsidR="007619A0" w:rsidRPr="006E2058" w:rsidRDefault="007619A0">
            <w:pPr>
              <w:spacing w:after="0"/>
              <w:rPr>
                <w:rFonts w:cs="Calibri"/>
              </w:rPr>
            </w:pPr>
            <w:r w:rsidRPr="006E2058">
              <w:rPr>
                <w:rFonts w:cs="Calibri"/>
                <w:b/>
              </w:rPr>
              <w:t>Type</w:t>
            </w:r>
          </w:p>
        </w:tc>
      </w:tr>
      <w:tr w:rsidR="007619A0" w:rsidRPr="006E2058" w14:paraId="611BA95A" w14:textId="77777777" w:rsidTr="00927834">
        <w:trPr>
          <w:trHeight w:val="85"/>
        </w:trPr>
        <w:tc>
          <w:tcPr>
            <w:tcW w:w="2048" w:type="dxa"/>
            <w:tcBorders>
              <w:top w:val="single" w:sz="4" w:space="0" w:color="auto"/>
              <w:left w:val="single" w:sz="4" w:space="0" w:color="auto"/>
              <w:bottom w:val="single" w:sz="4" w:space="0" w:color="auto"/>
              <w:right w:val="single" w:sz="4" w:space="0" w:color="auto"/>
            </w:tcBorders>
            <w:vAlign w:val="center"/>
          </w:tcPr>
          <w:p w14:paraId="217F9EB9" w14:textId="7A534ADA" w:rsidR="007619A0" w:rsidRPr="006E2058" w:rsidRDefault="00790F02">
            <w:pPr>
              <w:spacing w:after="0"/>
              <w:rPr>
                <w:rFonts w:cs="Calibri"/>
              </w:rPr>
            </w:pPr>
            <w:r w:rsidRPr="006E2058">
              <w:rPr>
                <w:rFonts w:cs="Calibri"/>
              </w:rPr>
              <w:t>Authorization</w:t>
            </w:r>
          </w:p>
        </w:tc>
        <w:tc>
          <w:tcPr>
            <w:tcW w:w="5921" w:type="dxa"/>
            <w:tcBorders>
              <w:top w:val="single" w:sz="4" w:space="0" w:color="auto"/>
              <w:left w:val="single" w:sz="4" w:space="0" w:color="auto"/>
              <w:bottom w:val="single" w:sz="4" w:space="0" w:color="auto"/>
              <w:right w:val="single" w:sz="4" w:space="0" w:color="auto"/>
            </w:tcBorders>
            <w:vAlign w:val="center"/>
          </w:tcPr>
          <w:p w14:paraId="37F8E68A" w14:textId="77777777" w:rsidR="007619A0" w:rsidRPr="006E2058" w:rsidRDefault="007619A0">
            <w:pPr>
              <w:spacing w:after="0"/>
              <w:rPr>
                <w:rFonts w:cs="Calibri"/>
              </w:rPr>
            </w:pPr>
            <w:r w:rsidRPr="006E2058">
              <w:rPr>
                <w:rFonts w:cs="Calibri"/>
                <w:shd w:val="clear" w:color="auto" w:fill="FFFFFF"/>
              </w:rPr>
              <w:t>Token acquired from Azure AD based on the user credentials for further API calls.</w:t>
            </w:r>
            <w:r>
              <w:rPr>
                <w:rFonts w:cs="Calibri"/>
                <w:shd w:val="clear" w:color="auto" w:fill="FFFFFF"/>
              </w:rPr>
              <w:t xml:space="preserve"> E</w:t>
            </w:r>
            <w:r w:rsidRPr="006E2058">
              <w:rPr>
                <w:rFonts w:cs="Calibri"/>
                <w:shd w:val="clear" w:color="auto" w:fill="FFFFFF"/>
              </w:rPr>
              <w:t>.g., msal.accesstoken : { token: "&lt;token value&gt;" }</w:t>
            </w:r>
          </w:p>
        </w:tc>
        <w:tc>
          <w:tcPr>
            <w:tcW w:w="1194" w:type="dxa"/>
            <w:tcBorders>
              <w:top w:val="single" w:sz="4" w:space="0" w:color="auto"/>
              <w:left w:val="single" w:sz="4" w:space="0" w:color="auto"/>
              <w:bottom w:val="single" w:sz="4" w:space="0" w:color="auto"/>
              <w:right w:val="single" w:sz="4" w:space="0" w:color="auto"/>
            </w:tcBorders>
            <w:vAlign w:val="center"/>
          </w:tcPr>
          <w:p w14:paraId="62B112F9" w14:textId="77777777" w:rsidR="007619A0" w:rsidRPr="006E2058" w:rsidRDefault="007619A0">
            <w:pPr>
              <w:spacing w:after="0"/>
              <w:jc w:val="center"/>
              <w:rPr>
                <w:rFonts w:cs="Calibri"/>
              </w:rPr>
            </w:pPr>
            <w:r w:rsidRPr="006E2058">
              <w:rPr>
                <w:rFonts w:cs="Calibri"/>
              </w:rPr>
              <w:t>M-Public</w:t>
            </w:r>
          </w:p>
        </w:tc>
        <w:tc>
          <w:tcPr>
            <w:tcW w:w="1341" w:type="dxa"/>
            <w:tcBorders>
              <w:top w:val="single" w:sz="4" w:space="0" w:color="auto"/>
              <w:left w:val="single" w:sz="4" w:space="0" w:color="auto"/>
              <w:bottom w:val="single" w:sz="4" w:space="0" w:color="auto"/>
              <w:right w:val="single" w:sz="4" w:space="0" w:color="auto"/>
            </w:tcBorders>
            <w:vAlign w:val="center"/>
          </w:tcPr>
          <w:p w14:paraId="3E31C84D" w14:textId="77777777" w:rsidR="007619A0" w:rsidRPr="006E2058" w:rsidRDefault="007619A0">
            <w:pPr>
              <w:spacing w:after="0"/>
              <w:jc w:val="center"/>
              <w:rPr>
                <w:rFonts w:cs="Calibri"/>
              </w:rPr>
            </w:pPr>
            <w:r w:rsidRPr="006E2058">
              <w:rPr>
                <w:rFonts w:cs="Calibri"/>
              </w:rPr>
              <w:t>-</w:t>
            </w:r>
          </w:p>
        </w:tc>
        <w:tc>
          <w:tcPr>
            <w:tcW w:w="1006" w:type="dxa"/>
            <w:tcBorders>
              <w:top w:val="single" w:sz="4" w:space="0" w:color="auto"/>
              <w:left w:val="single" w:sz="4" w:space="0" w:color="auto"/>
              <w:bottom w:val="single" w:sz="4" w:space="0" w:color="auto"/>
              <w:right w:val="single" w:sz="4" w:space="0" w:color="auto"/>
            </w:tcBorders>
            <w:vAlign w:val="center"/>
          </w:tcPr>
          <w:p w14:paraId="16DE16C1" w14:textId="77777777" w:rsidR="007619A0" w:rsidRPr="006E2058" w:rsidRDefault="007619A0">
            <w:pPr>
              <w:spacing w:after="0"/>
              <w:rPr>
                <w:rFonts w:cs="Calibri"/>
              </w:rPr>
            </w:pPr>
            <w:r w:rsidRPr="006E2058">
              <w:rPr>
                <w:rFonts w:cs="Calibri"/>
              </w:rPr>
              <w:t>String</w:t>
            </w:r>
          </w:p>
        </w:tc>
      </w:tr>
    </w:tbl>
    <w:p w14:paraId="0B916762" w14:textId="1AAE099F" w:rsidR="00927834" w:rsidRDefault="00927834" w:rsidP="00927834">
      <w:pPr>
        <w:pStyle w:val="Heading3"/>
      </w:pPr>
      <w:bookmarkStart w:id="102" w:name="_Hlk153370398"/>
      <w:bookmarkEnd w:id="101"/>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8"/>
        <w:gridCol w:w="5921"/>
        <w:gridCol w:w="1194"/>
        <w:gridCol w:w="1341"/>
        <w:gridCol w:w="1006"/>
      </w:tblGrid>
      <w:tr w:rsidR="00697844" w:rsidRPr="00697844" w14:paraId="4E9D6571" w14:textId="77777777" w:rsidTr="00927834">
        <w:trPr>
          <w:trHeight w:val="85"/>
        </w:trPr>
        <w:tc>
          <w:tcPr>
            <w:tcW w:w="2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CDE931"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Parameter</w:t>
            </w:r>
          </w:p>
        </w:tc>
        <w:tc>
          <w:tcPr>
            <w:tcW w:w="59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77CA6E"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Description</w:t>
            </w:r>
          </w:p>
        </w:tc>
        <w:tc>
          <w:tcPr>
            <w:tcW w:w="1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9D9854" w14:textId="77777777" w:rsidR="00697844" w:rsidRPr="00697844" w:rsidRDefault="00697844" w:rsidP="00697844">
            <w:pPr>
              <w:spacing w:after="0" w:line="256" w:lineRule="auto"/>
              <w:jc w:val="center"/>
              <w:rPr>
                <w:rFonts w:eastAsia="Calibri" w:cs="Calibri"/>
                <w:lang w:val="en-IN"/>
              </w:rPr>
            </w:pPr>
            <w:r w:rsidRPr="00697844">
              <w:rPr>
                <w:rFonts w:eastAsia="Calibri" w:cs="Calibri"/>
                <w:b/>
                <w:kern w:val="0"/>
                <w:lang w:val="en-IN"/>
              </w:rPr>
              <w:t>M/O</w:t>
            </w:r>
          </w:p>
        </w:tc>
        <w:tc>
          <w:tcPr>
            <w:tcW w:w="13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E9BB76"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Max Length</w:t>
            </w:r>
          </w:p>
        </w:tc>
        <w:tc>
          <w:tcPr>
            <w:tcW w:w="10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7BC0"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Type</w:t>
            </w:r>
          </w:p>
        </w:tc>
      </w:tr>
      <w:tr w:rsidR="00697844" w:rsidRPr="00697844" w14:paraId="75365419"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07498116"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startdate</w:t>
            </w:r>
          </w:p>
        </w:tc>
        <w:tc>
          <w:tcPr>
            <w:tcW w:w="5921" w:type="dxa"/>
            <w:tcBorders>
              <w:top w:val="single" w:sz="4" w:space="0" w:color="auto"/>
              <w:left w:val="single" w:sz="4" w:space="0" w:color="auto"/>
              <w:bottom w:val="single" w:sz="4" w:space="0" w:color="auto"/>
              <w:right w:val="single" w:sz="4" w:space="0" w:color="auto"/>
            </w:tcBorders>
            <w:vAlign w:val="center"/>
            <w:hideMark/>
          </w:tcPr>
          <w:p w14:paraId="29E9E516"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 xml:space="preserve">Start date to perform the calculation </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D064A66"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4560D085"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E2C5143"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String</w:t>
            </w:r>
          </w:p>
        </w:tc>
      </w:tr>
      <w:tr w:rsidR="00697844" w:rsidRPr="00697844" w14:paraId="5BC67321"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40453E57"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enddate</w:t>
            </w:r>
          </w:p>
        </w:tc>
        <w:tc>
          <w:tcPr>
            <w:tcW w:w="5921" w:type="dxa"/>
            <w:tcBorders>
              <w:top w:val="single" w:sz="4" w:space="0" w:color="auto"/>
              <w:left w:val="single" w:sz="4" w:space="0" w:color="auto"/>
              <w:bottom w:val="single" w:sz="4" w:space="0" w:color="auto"/>
              <w:right w:val="single" w:sz="4" w:space="0" w:color="auto"/>
            </w:tcBorders>
            <w:vAlign w:val="center"/>
            <w:hideMark/>
          </w:tcPr>
          <w:p w14:paraId="3B7561CD"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 xml:space="preserve">End date to perform the calculation </w:t>
            </w:r>
          </w:p>
        </w:tc>
        <w:tc>
          <w:tcPr>
            <w:tcW w:w="1194" w:type="dxa"/>
            <w:tcBorders>
              <w:top w:val="single" w:sz="4" w:space="0" w:color="auto"/>
              <w:left w:val="single" w:sz="4" w:space="0" w:color="auto"/>
              <w:bottom w:val="single" w:sz="4" w:space="0" w:color="auto"/>
              <w:right w:val="single" w:sz="4" w:space="0" w:color="auto"/>
            </w:tcBorders>
            <w:vAlign w:val="center"/>
            <w:hideMark/>
          </w:tcPr>
          <w:p w14:paraId="2135D948"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29DD5089"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A676625"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String</w:t>
            </w:r>
          </w:p>
        </w:tc>
      </w:tr>
      <w:tr w:rsidR="00697844" w:rsidRPr="00697844" w14:paraId="0AAA1DC1"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673BA316"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calendarOption</w:t>
            </w:r>
          </w:p>
        </w:tc>
        <w:tc>
          <w:tcPr>
            <w:tcW w:w="5921" w:type="dxa"/>
            <w:tcBorders>
              <w:top w:val="single" w:sz="4" w:space="0" w:color="auto"/>
              <w:left w:val="single" w:sz="4" w:space="0" w:color="auto"/>
              <w:bottom w:val="single" w:sz="4" w:space="0" w:color="auto"/>
              <w:right w:val="single" w:sz="4" w:space="0" w:color="auto"/>
            </w:tcBorders>
            <w:vAlign w:val="center"/>
            <w:hideMark/>
          </w:tcPr>
          <w:p w14:paraId="75EC649F"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 xml:space="preserve">Available calendar Options (noselection} </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8DD1B9B"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2578B5E5"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2E6C897"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String</w:t>
            </w:r>
          </w:p>
        </w:tc>
      </w:tr>
      <w:tr w:rsidR="00697844" w:rsidRPr="00697844" w14:paraId="15C18170"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3B4420DF" w14:textId="77777777" w:rsidR="00697844" w:rsidRPr="00697844" w:rsidRDefault="00697844" w:rsidP="00697844">
            <w:pPr>
              <w:shd w:val="clear" w:color="auto" w:fill="FFFFFE"/>
              <w:spacing w:after="0" w:line="270" w:lineRule="atLeast"/>
              <w:rPr>
                <w:rFonts w:eastAsia="Calibri" w:cs="Arial"/>
                <w:lang w:val="en-IN" w:eastAsia="en-IN"/>
              </w:rPr>
            </w:pPr>
            <w:r w:rsidRPr="00697844">
              <w:rPr>
                <w:rFonts w:eastAsia="Calibri" w:cs="Arial"/>
                <w:lang w:val="en-IN" w:eastAsia="en-IN"/>
              </w:rPr>
              <w:t>Asset_ExternalIds</w:t>
            </w:r>
          </w:p>
        </w:tc>
        <w:tc>
          <w:tcPr>
            <w:tcW w:w="5921" w:type="dxa"/>
            <w:tcBorders>
              <w:top w:val="single" w:sz="4" w:space="0" w:color="auto"/>
              <w:left w:val="single" w:sz="4" w:space="0" w:color="auto"/>
              <w:bottom w:val="single" w:sz="4" w:space="0" w:color="auto"/>
              <w:right w:val="single" w:sz="4" w:space="0" w:color="auto"/>
            </w:tcBorders>
            <w:vAlign w:val="center"/>
            <w:hideMark/>
          </w:tcPr>
          <w:p w14:paraId="3FADE7D9" w14:textId="77777777" w:rsidR="00697844" w:rsidRPr="00697844" w:rsidRDefault="00697844" w:rsidP="00697844">
            <w:pPr>
              <w:spacing w:after="0" w:line="256" w:lineRule="auto"/>
              <w:rPr>
                <w:rFonts w:eastAsia="Calibri" w:cs="Calibri"/>
                <w:lang w:val="en-IN"/>
              </w:rPr>
            </w:pPr>
            <w:r w:rsidRPr="00697844">
              <w:rPr>
                <w:rFonts w:eastAsia="Calibri" w:cs="Arial"/>
                <w:lang w:val="en-IN" w:eastAsia="en-IN"/>
              </w:rPr>
              <w:t>List of asset external IDs ex.[“C-B1-G1-R1-F1”]</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DA44BB3" w14:textId="77777777" w:rsidR="00697844" w:rsidRPr="00697844" w:rsidRDefault="00697844" w:rsidP="00697844">
            <w:pPr>
              <w:spacing w:after="0" w:line="256" w:lineRule="auto"/>
              <w:jc w:val="center"/>
              <w:rPr>
                <w:rFonts w:eastAsia="Calibri" w:cs="Calibri"/>
                <w:lang w:val="en-IN"/>
              </w:rPr>
            </w:pPr>
            <w:r w:rsidRPr="00697844">
              <w:rPr>
                <w:rFonts w:eastAsia="Calibri" w:cs="Arial"/>
                <w:lang w:val="en-IN" w:eastAsia="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72F8B9A9" w14:textId="77777777" w:rsidR="00697844" w:rsidRPr="00697844" w:rsidRDefault="00697844" w:rsidP="00697844">
            <w:pPr>
              <w:spacing w:after="0" w:line="256" w:lineRule="auto"/>
              <w:jc w:val="center"/>
              <w:rPr>
                <w:rFonts w:eastAsia="Calibri" w:cs="Calibri"/>
                <w:lang w:val="en-IN"/>
              </w:rPr>
            </w:pPr>
            <w:r w:rsidRPr="00697844">
              <w:rPr>
                <w:rFonts w:eastAsia="Calibri" w:cs="Arial"/>
                <w:lang w:val="en-IN" w:eastAsia="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4AF78BF8" w14:textId="77777777" w:rsidR="00697844" w:rsidRPr="00697844" w:rsidRDefault="00697844" w:rsidP="00697844">
            <w:pPr>
              <w:spacing w:after="0" w:line="256" w:lineRule="auto"/>
              <w:rPr>
                <w:rFonts w:eastAsia="Calibri" w:cs="Calibri"/>
                <w:lang w:val="en-IN"/>
              </w:rPr>
            </w:pPr>
            <w:r w:rsidRPr="00697844">
              <w:rPr>
                <w:rFonts w:eastAsia="Calibri" w:cs="Arial"/>
                <w:lang w:val="en-IN" w:eastAsia="en-IN"/>
              </w:rPr>
              <w:t>List</w:t>
            </w:r>
          </w:p>
        </w:tc>
      </w:tr>
    </w:tbl>
    <w:p w14:paraId="7803677E" w14:textId="01FB337B" w:rsidR="001C184B" w:rsidRDefault="00697844" w:rsidP="00697844">
      <w:pPr>
        <w:pStyle w:val="Heading3"/>
      </w:pPr>
      <w:r>
        <w:t>Output</w:t>
      </w:r>
      <w:r w:rsidR="00927834">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4"/>
        <w:gridCol w:w="7187"/>
        <w:gridCol w:w="1306"/>
        <w:gridCol w:w="973"/>
      </w:tblGrid>
      <w:tr w:rsidR="00401F7C" w14:paraId="78D71EA6" w14:textId="77777777" w:rsidTr="00927834">
        <w:trPr>
          <w:trHeight w:val="574"/>
        </w:trPr>
        <w:tc>
          <w:tcPr>
            <w:tcW w:w="2044" w:type="dxa"/>
            <w:shd w:val="clear" w:color="auto" w:fill="D9D9D9" w:themeFill="background1" w:themeFillShade="D9"/>
            <w:vAlign w:val="center"/>
            <w:hideMark/>
          </w:tcPr>
          <w:p w14:paraId="51C053C3" w14:textId="77777777" w:rsidR="00401F7C" w:rsidRDefault="00401F7C">
            <w:pPr>
              <w:spacing w:after="0"/>
              <w:rPr>
                <w:rFonts w:cs="Calibri"/>
                <w:b/>
              </w:rPr>
            </w:pPr>
            <w:r>
              <w:rPr>
                <w:rFonts w:cs="Calibri"/>
                <w:b/>
              </w:rPr>
              <w:t>Parameter</w:t>
            </w:r>
          </w:p>
        </w:tc>
        <w:tc>
          <w:tcPr>
            <w:tcW w:w="7187" w:type="dxa"/>
            <w:shd w:val="clear" w:color="auto" w:fill="D9D9D9" w:themeFill="background1" w:themeFillShade="D9"/>
            <w:vAlign w:val="center"/>
            <w:hideMark/>
          </w:tcPr>
          <w:p w14:paraId="5A5A4092" w14:textId="77777777" w:rsidR="00401F7C" w:rsidRDefault="00401F7C">
            <w:pPr>
              <w:spacing w:after="0"/>
              <w:rPr>
                <w:rFonts w:cs="Calibri"/>
                <w:b/>
              </w:rPr>
            </w:pPr>
            <w:r>
              <w:rPr>
                <w:rFonts w:cs="Calibri"/>
                <w:b/>
              </w:rPr>
              <w:t>Description</w:t>
            </w:r>
          </w:p>
        </w:tc>
        <w:tc>
          <w:tcPr>
            <w:tcW w:w="1306" w:type="dxa"/>
            <w:shd w:val="clear" w:color="auto" w:fill="D9D9D9" w:themeFill="background1" w:themeFillShade="D9"/>
            <w:vAlign w:val="center"/>
            <w:hideMark/>
          </w:tcPr>
          <w:p w14:paraId="536C0DFC" w14:textId="77777777" w:rsidR="00401F7C" w:rsidRDefault="00BA7DFC">
            <w:pPr>
              <w:spacing w:after="0"/>
              <w:jc w:val="center"/>
              <w:rPr>
                <w:rFonts w:cs="Calibri"/>
                <w:b/>
              </w:rPr>
            </w:pPr>
            <w:r>
              <w:rPr>
                <w:rFonts w:cs="Calibri"/>
                <w:b/>
                <w:kern w:val="0"/>
              </w:rPr>
              <w:t>M/O</w:t>
            </w:r>
          </w:p>
        </w:tc>
        <w:tc>
          <w:tcPr>
            <w:tcW w:w="973" w:type="dxa"/>
            <w:shd w:val="clear" w:color="auto" w:fill="D9D9D9" w:themeFill="background1" w:themeFillShade="D9"/>
            <w:vAlign w:val="center"/>
            <w:hideMark/>
          </w:tcPr>
          <w:p w14:paraId="73615A6E" w14:textId="77777777" w:rsidR="00401F7C" w:rsidRDefault="00401F7C">
            <w:pPr>
              <w:spacing w:after="0"/>
              <w:rPr>
                <w:rFonts w:cs="Calibri"/>
                <w:b/>
              </w:rPr>
            </w:pPr>
            <w:r>
              <w:rPr>
                <w:rFonts w:cs="Calibri"/>
                <w:b/>
              </w:rPr>
              <w:t>Type</w:t>
            </w:r>
          </w:p>
        </w:tc>
      </w:tr>
      <w:tr w:rsidR="00401F7C" w14:paraId="33E72A59" w14:textId="77777777" w:rsidTr="00927834">
        <w:trPr>
          <w:trHeight w:val="280"/>
        </w:trPr>
        <w:tc>
          <w:tcPr>
            <w:tcW w:w="2044" w:type="dxa"/>
            <w:vAlign w:val="center"/>
            <w:hideMark/>
          </w:tcPr>
          <w:p w14:paraId="6FBFCDB3" w14:textId="77777777" w:rsidR="00401F7C" w:rsidRDefault="00401F7C">
            <w:pPr>
              <w:spacing w:after="0"/>
              <w:rPr>
                <w:rFonts w:cs="Calibri"/>
                <w:b/>
              </w:rPr>
            </w:pPr>
            <w:r>
              <w:rPr>
                <w:rFonts w:cs="Calibri"/>
                <w:shd w:val="clear" w:color="auto" w:fill="FFFFFF"/>
              </w:rPr>
              <w:t>Content-Type</w:t>
            </w:r>
          </w:p>
        </w:tc>
        <w:tc>
          <w:tcPr>
            <w:tcW w:w="7187" w:type="dxa"/>
            <w:vAlign w:val="center"/>
            <w:hideMark/>
          </w:tcPr>
          <w:p w14:paraId="2C432E8F" w14:textId="77777777" w:rsidR="00401F7C" w:rsidRDefault="00401F7C">
            <w:pPr>
              <w:spacing w:after="0"/>
              <w:rPr>
                <w:rFonts w:cs="Calibri"/>
                <w:b/>
              </w:rPr>
            </w:pPr>
            <w:r>
              <w:rPr>
                <w:rFonts w:cs="Calibri"/>
              </w:rPr>
              <w:t>Type of the content. It could be application/json, text/html, application/xml, etc. It lets the receiving entity know how to interpret the data.</w:t>
            </w:r>
          </w:p>
        </w:tc>
        <w:tc>
          <w:tcPr>
            <w:tcW w:w="1306" w:type="dxa"/>
            <w:vAlign w:val="center"/>
            <w:hideMark/>
          </w:tcPr>
          <w:p w14:paraId="285DF865" w14:textId="77777777" w:rsidR="00401F7C" w:rsidRDefault="00401F7C">
            <w:pPr>
              <w:spacing w:after="0"/>
              <w:jc w:val="center"/>
              <w:rPr>
                <w:rFonts w:cs="Calibri"/>
                <w:b/>
              </w:rPr>
            </w:pPr>
            <w:r>
              <w:rPr>
                <w:rFonts w:cs="Calibri"/>
              </w:rPr>
              <w:t>M-Public</w:t>
            </w:r>
          </w:p>
        </w:tc>
        <w:tc>
          <w:tcPr>
            <w:tcW w:w="973" w:type="dxa"/>
            <w:vAlign w:val="center"/>
            <w:hideMark/>
          </w:tcPr>
          <w:p w14:paraId="380F095E" w14:textId="77777777" w:rsidR="00401F7C" w:rsidRDefault="00401F7C">
            <w:pPr>
              <w:spacing w:after="0"/>
              <w:rPr>
                <w:rFonts w:cs="Calibri"/>
                <w:b/>
              </w:rPr>
            </w:pPr>
            <w:r>
              <w:rPr>
                <w:rFonts w:cs="Calibri"/>
              </w:rPr>
              <w:t>255</w:t>
            </w:r>
          </w:p>
        </w:tc>
      </w:tr>
      <w:tr w:rsidR="00401F7C" w14:paraId="76632F04" w14:textId="77777777" w:rsidTr="00927834">
        <w:trPr>
          <w:trHeight w:val="280"/>
        </w:trPr>
        <w:tc>
          <w:tcPr>
            <w:tcW w:w="2044" w:type="dxa"/>
            <w:vAlign w:val="center"/>
            <w:hideMark/>
          </w:tcPr>
          <w:p w14:paraId="465071F2" w14:textId="77777777" w:rsidR="00401F7C" w:rsidRDefault="00401F7C">
            <w:pPr>
              <w:spacing w:after="0"/>
              <w:rPr>
                <w:rFonts w:cs="Calibri"/>
              </w:rPr>
            </w:pPr>
            <w:r>
              <w:rPr>
                <w:rFonts w:cs="Calibri"/>
                <w:shd w:val="clear" w:color="auto" w:fill="FFFFFF"/>
              </w:rPr>
              <w:t>Content-Length</w:t>
            </w:r>
          </w:p>
        </w:tc>
        <w:tc>
          <w:tcPr>
            <w:tcW w:w="7187" w:type="dxa"/>
            <w:vAlign w:val="center"/>
            <w:hideMark/>
          </w:tcPr>
          <w:p w14:paraId="1730340C" w14:textId="77777777" w:rsidR="00401F7C" w:rsidRDefault="00401F7C">
            <w:pPr>
              <w:spacing w:after="0"/>
              <w:rPr>
                <w:rFonts w:cs="Calibri"/>
              </w:rPr>
            </w:pPr>
            <w:r>
              <w:rPr>
                <w:rFonts w:cs="Calibri"/>
              </w:rPr>
              <w:t>Length of the content.</w:t>
            </w:r>
            <w:r>
              <w:t xml:space="preserve"> </w:t>
            </w:r>
            <w:r>
              <w:rPr>
                <w:rFonts w:cs="Calibri"/>
              </w:rPr>
              <w:t>This is an HTTP header that indicates the size of the body data in bytes.</w:t>
            </w:r>
          </w:p>
          <w:p w14:paraId="2F496FC0" w14:textId="77777777" w:rsidR="00401F7C" w:rsidRDefault="00401F7C">
            <w:pPr>
              <w:spacing w:after="0"/>
              <w:rPr>
                <w:rFonts w:cs="Calibri"/>
              </w:rPr>
            </w:pPr>
            <w:r>
              <w:rPr>
                <w:rFonts w:cs="Calibri"/>
              </w:rPr>
              <w:t xml:space="preserve"> It is used to let the receiving entity know how much data to expect.</w:t>
            </w:r>
          </w:p>
        </w:tc>
        <w:tc>
          <w:tcPr>
            <w:tcW w:w="1306" w:type="dxa"/>
            <w:vAlign w:val="center"/>
            <w:hideMark/>
          </w:tcPr>
          <w:p w14:paraId="2F50E5DA" w14:textId="77777777" w:rsidR="00401F7C" w:rsidRDefault="00401F7C">
            <w:pPr>
              <w:spacing w:after="0"/>
              <w:jc w:val="center"/>
              <w:rPr>
                <w:rFonts w:cs="Calibri"/>
              </w:rPr>
            </w:pPr>
            <w:r>
              <w:rPr>
                <w:rFonts w:cs="Calibri"/>
              </w:rPr>
              <w:t>O-Public</w:t>
            </w:r>
          </w:p>
        </w:tc>
        <w:tc>
          <w:tcPr>
            <w:tcW w:w="973" w:type="dxa"/>
            <w:vAlign w:val="center"/>
            <w:hideMark/>
          </w:tcPr>
          <w:p w14:paraId="4D8EB283" w14:textId="77777777" w:rsidR="00401F7C" w:rsidRDefault="00401F7C">
            <w:pPr>
              <w:spacing w:after="0"/>
              <w:rPr>
                <w:rFonts w:cs="Calibri"/>
              </w:rPr>
            </w:pPr>
            <w:r>
              <w:rPr>
                <w:rFonts w:cs="Calibri"/>
              </w:rPr>
              <w:t>255</w:t>
            </w:r>
          </w:p>
        </w:tc>
      </w:tr>
      <w:tr w:rsidR="00401F7C" w14:paraId="5F207845" w14:textId="77777777" w:rsidTr="00927834">
        <w:trPr>
          <w:trHeight w:val="280"/>
        </w:trPr>
        <w:tc>
          <w:tcPr>
            <w:tcW w:w="2044" w:type="dxa"/>
            <w:vAlign w:val="center"/>
            <w:hideMark/>
          </w:tcPr>
          <w:p w14:paraId="560FAE14" w14:textId="77777777" w:rsidR="00401F7C" w:rsidRDefault="00401F7C">
            <w:pPr>
              <w:spacing w:after="0"/>
              <w:rPr>
                <w:rFonts w:cs="Calibri"/>
                <w:shd w:val="clear" w:color="auto" w:fill="FFFFFF"/>
              </w:rPr>
            </w:pPr>
            <w:r>
              <w:rPr>
                <w:rFonts w:cs="Calibri"/>
                <w:shd w:val="clear" w:color="auto" w:fill="FFFFFF"/>
              </w:rPr>
              <w:t xml:space="preserve">date </w:t>
            </w:r>
          </w:p>
        </w:tc>
        <w:tc>
          <w:tcPr>
            <w:tcW w:w="7187" w:type="dxa"/>
            <w:vAlign w:val="center"/>
            <w:hideMark/>
          </w:tcPr>
          <w:p w14:paraId="32961866" w14:textId="77777777" w:rsidR="00401F7C" w:rsidRDefault="00401F7C">
            <w:pPr>
              <w:spacing w:after="0"/>
              <w:rPr>
                <w:rFonts w:cs="Calibri"/>
                <w:shd w:val="clear" w:color="auto" w:fill="FFFFFF"/>
              </w:rPr>
            </w:pPr>
            <w:r>
              <w:rPr>
                <w:rFonts w:cs="Calibri"/>
              </w:rPr>
              <w:t xml:space="preserve">Date of operation execution </w:t>
            </w:r>
          </w:p>
        </w:tc>
        <w:tc>
          <w:tcPr>
            <w:tcW w:w="1306" w:type="dxa"/>
            <w:vAlign w:val="center"/>
            <w:hideMark/>
          </w:tcPr>
          <w:p w14:paraId="4332C072"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0D0DA285" w14:textId="77777777" w:rsidR="00401F7C" w:rsidRDefault="00401F7C">
            <w:pPr>
              <w:spacing w:after="0"/>
              <w:rPr>
                <w:rFonts w:cs="Calibri"/>
                <w:shd w:val="clear" w:color="auto" w:fill="FFFFFF"/>
              </w:rPr>
            </w:pPr>
            <w:r>
              <w:rPr>
                <w:rFonts w:cs="Calibri"/>
              </w:rPr>
              <w:t>255</w:t>
            </w:r>
          </w:p>
        </w:tc>
      </w:tr>
      <w:tr w:rsidR="00401F7C" w14:paraId="0A182F1F" w14:textId="77777777" w:rsidTr="00927834">
        <w:trPr>
          <w:trHeight w:val="280"/>
        </w:trPr>
        <w:tc>
          <w:tcPr>
            <w:tcW w:w="2044" w:type="dxa"/>
            <w:vAlign w:val="center"/>
            <w:hideMark/>
          </w:tcPr>
          <w:p w14:paraId="7BB2D27E" w14:textId="77777777" w:rsidR="00401F7C" w:rsidRDefault="00401F7C">
            <w:pPr>
              <w:spacing w:after="0"/>
              <w:rPr>
                <w:rFonts w:cs="Calibri"/>
                <w:shd w:val="clear" w:color="auto" w:fill="FFFFFF"/>
              </w:rPr>
            </w:pPr>
            <w:r>
              <w:rPr>
                <w:rFonts w:cs="Calibri"/>
                <w:shd w:val="clear" w:color="auto" w:fill="FFFFFF"/>
              </w:rPr>
              <w:t>ocp-apim-apiid</w:t>
            </w:r>
          </w:p>
        </w:tc>
        <w:tc>
          <w:tcPr>
            <w:tcW w:w="7187" w:type="dxa"/>
            <w:vAlign w:val="center"/>
            <w:hideMark/>
          </w:tcPr>
          <w:p w14:paraId="16422D67" w14:textId="56894D56" w:rsidR="00401F7C" w:rsidRDefault="00401F7C">
            <w:pPr>
              <w:spacing w:after="0"/>
              <w:rPr>
                <w:rFonts w:cs="Calibri"/>
                <w:shd w:val="clear" w:color="auto" w:fill="FFFFFF"/>
              </w:rPr>
            </w:pPr>
            <w:r>
              <w:rPr>
                <w:rFonts w:cs="Calibri"/>
              </w:rPr>
              <w:t>This field holds the unique identifier of the API in A</w:t>
            </w:r>
            <w:r w:rsidR="00880D63">
              <w:rPr>
                <w:rFonts w:cs="Calibri"/>
              </w:rPr>
              <w:t>WS API Gateway</w:t>
            </w:r>
            <w:r>
              <w:rPr>
                <w:rFonts w:cs="Calibri"/>
              </w:rPr>
              <w:t>. This identifier is used within the API</w:t>
            </w:r>
            <w:r w:rsidR="00880D63">
              <w:rPr>
                <w:rFonts w:cs="Calibri"/>
              </w:rPr>
              <w:t xml:space="preserve"> Gatewa</w:t>
            </w:r>
            <w:r w:rsidR="00590E64">
              <w:rPr>
                <w:rFonts w:cs="Calibri"/>
              </w:rPr>
              <w:t>y</w:t>
            </w:r>
            <w:r>
              <w:rPr>
                <w:rFonts w:cs="Calibri"/>
              </w:rPr>
              <w:t xml:space="preserve"> instance to distinguish between different APIs.</w:t>
            </w:r>
          </w:p>
        </w:tc>
        <w:tc>
          <w:tcPr>
            <w:tcW w:w="1306" w:type="dxa"/>
            <w:vAlign w:val="center"/>
            <w:hideMark/>
          </w:tcPr>
          <w:p w14:paraId="03D48530"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0B0641D5" w14:textId="77777777" w:rsidR="00401F7C" w:rsidRDefault="00401F7C">
            <w:pPr>
              <w:spacing w:after="0"/>
              <w:rPr>
                <w:rFonts w:cs="Calibri"/>
                <w:shd w:val="clear" w:color="auto" w:fill="FFFFFF"/>
              </w:rPr>
            </w:pPr>
            <w:r>
              <w:rPr>
                <w:rFonts w:cs="Calibri"/>
              </w:rPr>
              <w:t>255</w:t>
            </w:r>
          </w:p>
        </w:tc>
      </w:tr>
      <w:tr w:rsidR="00401F7C" w14:paraId="37B1C4A8" w14:textId="77777777" w:rsidTr="00927834">
        <w:trPr>
          <w:trHeight w:val="280"/>
        </w:trPr>
        <w:tc>
          <w:tcPr>
            <w:tcW w:w="2044" w:type="dxa"/>
            <w:vAlign w:val="center"/>
            <w:hideMark/>
          </w:tcPr>
          <w:p w14:paraId="5CD46837" w14:textId="77777777" w:rsidR="00401F7C" w:rsidRDefault="00401F7C">
            <w:pPr>
              <w:spacing w:after="0"/>
              <w:rPr>
                <w:rFonts w:cs="Calibri"/>
                <w:shd w:val="clear" w:color="auto" w:fill="FFFFFF"/>
              </w:rPr>
            </w:pPr>
            <w:r>
              <w:rPr>
                <w:rFonts w:cs="Calibri"/>
                <w:shd w:val="clear" w:color="auto" w:fill="FFFFFF"/>
              </w:rPr>
              <w:t>ocp-apim-operationid</w:t>
            </w:r>
          </w:p>
        </w:tc>
        <w:tc>
          <w:tcPr>
            <w:tcW w:w="7187" w:type="dxa"/>
            <w:vAlign w:val="center"/>
            <w:hideMark/>
          </w:tcPr>
          <w:p w14:paraId="5BAEE969" w14:textId="56123262" w:rsidR="00401F7C" w:rsidRDefault="00401F7C">
            <w:pPr>
              <w:spacing w:after="0"/>
              <w:rPr>
                <w:rFonts w:cs="Calibri"/>
                <w:shd w:val="clear" w:color="auto" w:fill="FFFFFF"/>
              </w:rPr>
            </w:pPr>
            <w:r>
              <w:rPr>
                <w:rFonts w:cs="Calibri"/>
              </w:rPr>
              <w:t>This field contains the unique identifier for a particular operation within an API in API</w:t>
            </w:r>
            <w:r w:rsidR="00590E64">
              <w:rPr>
                <w:rFonts w:cs="Calibri"/>
              </w:rPr>
              <w:t xml:space="preserve"> Gateway</w:t>
            </w:r>
            <w:r>
              <w:rPr>
                <w:rFonts w:cs="Calibri"/>
              </w:rPr>
              <w:t>. This helps in tracing the specific operation or method that was invoked.</w:t>
            </w:r>
          </w:p>
        </w:tc>
        <w:tc>
          <w:tcPr>
            <w:tcW w:w="1306" w:type="dxa"/>
            <w:vAlign w:val="center"/>
            <w:hideMark/>
          </w:tcPr>
          <w:p w14:paraId="603D3C68"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284344C3" w14:textId="77777777" w:rsidR="00401F7C" w:rsidRDefault="00401F7C">
            <w:pPr>
              <w:spacing w:after="0"/>
              <w:rPr>
                <w:rFonts w:cs="Calibri"/>
                <w:shd w:val="clear" w:color="auto" w:fill="FFFFFF"/>
              </w:rPr>
            </w:pPr>
            <w:r>
              <w:rPr>
                <w:rFonts w:cs="Calibri"/>
              </w:rPr>
              <w:t>255</w:t>
            </w:r>
          </w:p>
        </w:tc>
      </w:tr>
      <w:tr w:rsidR="00401F7C" w14:paraId="10539D9F" w14:textId="77777777" w:rsidTr="00927834">
        <w:trPr>
          <w:trHeight w:val="280"/>
        </w:trPr>
        <w:tc>
          <w:tcPr>
            <w:tcW w:w="2044" w:type="dxa"/>
            <w:vAlign w:val="center"/>
            <w:hideMark/>
          </w:tcPr>
          <w:p w14:paraId="39D23660" w14:textId="77777777" w:rsidR="00401F7C" w:rsidRDefault="00401F7C">
            <w:pPr>
              <w:spacing w:after="0"/>
              <w:rPr>
                <w:rFonts w:cs="Calibri"/>
                <w:shd w:val="clear" w:color="auto" w:fill="FFFFFF"/>
              </w:rPr>
            </w:pPr>
            <w:r>
              <w:rPr>
                <w:rFonts w:cs="Calibri"/>
                <w:shd w:val="clear" w:color="auto" w:fill="FFFFFF"/>
              </w:rPr>
              <w:t>ocp-apim-productid</w:t>
            </w:r>
          </w:p>
        </w:tc>
        <w:tc>
          <w:tcPr>
            <w:tcW w:w="7187" w:type="dxa"/>
            <w:vAlign w:val="center"/>
            <w:hideMark/>
          </w:tcPr>
          <w:p w14:paraId="507CD671" w14:textId="3CEA3954" w:rsidR="00401F7C" w:rsidRDefault="00401F7C">
            <w:pPr>
              <w:spacing w:after="0"/>
              <w:rPr>
                <w:rFonts w:cs="Calibri"/>
                <w:shd w:val="clear" w:color="auto" w:fill="FFFFFF"/>
              </w:rPr>
            </w:pPr>
            <w:r>
              <w:rPr>
                <w:rFonts w:cs="Calibri"/>
              </w:rPr>
              <w:t>This field contains the unique identifier of the product with which the API is associated. In API</w:t>
            </w:r>
            <w:r w:rsidR="00A15461">
              <w:rPr>
                <w:rFonts w:cs="Calibri"/>
              </w:rPr>
              <w:t xml:space="preserve"> Gateway</w:t>
            </w:r>
            <w:r>
              <w:rPr>
                <w:rFonts w:cs="Calibri"/>
              </w:rPr>
              <w:t xml:space="preserve">, APIs can be grouped into products, and this field helps identify which product the API belongs </w:t>
            </w:r>
          </w:p>
        </w:tc>
        <w:tc>
          <w:tcPr>
            <w:tcW w:w="1306" w:type="dxa"/>
            <w:vAlign w:val="center"/>
            <w:hideMark/>
          </w:tcPr>
          <w:p w14:paraId="603B9786"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6930CDCA" w14:textId="77777777" w:rsidR="00401F7C" w:rsidRDefault="00401F7C">
            <w:pPr>
              <w:spacing w:after="0"/>
              <w:rPr>
                <w:rFonts w:cs="Calibri"/>
                <w:shd w:val="clear" w:color="auto" w:fill="FFFFFF"/>
              </w:rPr>
            </w:pPr>
            <w:r>
              <w:rPr>
                <w:rFonts w:cs="Calibri"/>
              </w:rPr>
              <w:t>255</w:t>
            </w:r>
          </w:p>
        </w:tc>
      </w:tr>
      <w:tr w:rsidR="00401F7C" w14:paraId="1950F8EE" w14:textId="77777777" w:rsidTr="00927834">
        <w:trPr>
          <w:trHeight w:val="280"/>
        </w:trPr>
        <w:tc>
          <w:tcPr>
            <w:tcW w:w="2044" w:type="dxa"/>
            <w:vAlign w:val="center"/>
            <w:hideMark/>
          </w:tcPr>
          <w:p w14:paraId="72D28B11" w14:textId="77777777" w:rsidR="00401F7C" w:rsidRDefault="00401F7C">
            <w:pPr>
              <w:spacing w:after="0"/>
              <w:rPr>
                <w:rFonts w:cs="Calibri"/>
                <w:shd w:val="clear" w:color="auto" w:fill="FFFFFF"/>
              </w:rPr>
            </w:pPr>
            <w:r>
              <w:rPr>
                <w:rFonts w:cs="Calibri"/>
                <w:shd w:val="clear" w:color="auto" w:fill="FFFFFF"/>
              </w:rPr>
              <w:t>ocp-apim-subscriptionid</w:t>
            </w:r>
          </w:p>
        </w:tc>
        <w:tc>
          <w:tcPr>
            <w:tcW w:w="7187" w:type="dxa"/>
            <w:vAlign w:val="center"/>
            <w:hideMark/>
          </w:tcPr>
          <w:p w14:paraId="122DEEC2" w14:textId="69FA0A6C" w:rsidR="00401F7C" w:rsidRDefault="00401F7C">
            <w:pPr>
              <w:spacing w:after="0"/>
              <w:rPr>
                <w:rFonts w:cs="Calibri"/>
                <w:shd w:val="clear" w:color="auto" w:fill="FFFFFF"/>
              </w:rPr>
            </w:pPr>
            <w:r>
              <w:rPr>
                <w:rFonts w:cs="Calibri"/>
              </w:rPr>
              <w:t>This field contains the unique identifier of the subscription associated with the API</w:t>
            </w:r>
            <w:r w:rsidR="00A15461">
              <w:rPr>
                <w:rFonts w:cs="Calibri"/>
              </w:rPr>
              <w:t xml:space="preserve"> Gateway</w:t>
            </w:r>
            <w:r>
              <w:rPr>
                <w:rFonts w:cs="Calibri"/>
              </w:rPr>
              <w:t xml:space="preserve"> instance. In API</w:t>
            </w:r>
            <w:r w:rsidR="00A15461">
              <w:rPr>
                <w:rFonts w:cs="Calibri"/>
              </w:rPr>
              <w:t xml:space="preserve"> Gateway</w:t>
            </w:r>
            <w:r>
              <w:rPr>
                <w:rFonts w:cs="Calibri"/>
              </w:rPr>
              <w:t>, a subscription relates to the agreement to use an API and provides the primary means for authorization.</w:t>
            </w:r>
          </w:p>
        </w:tc>
        <w:tc>
          <w:tcPr>
            <w:tcW w:w="1306" w:type="dxa"/>
            <w:vAlign w:val="center"/>
            <w:hideMark/>
          </w:tcPr>
          <w:p w14:paraId="072D4B64"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6FB1F6AB" w14:textId="77777777" w:rsidR="00401F7C" w:rsidRDefault="00401F7C">
            <w:pPr>
              <w:spacing w:after="0"/>
              <w:rPr>
                <w:rFonts w:cs="Calibri"/>
                <w:shd w:val="clear" w:color="auto" w:fill="FFFFFF"/>
              </w:rPr>
            </w:pPr>
            <w:r>
              <w:rPr>
                <w:rFonts w:cs="Calibri"/>
              </w:rPr>
              <w:t>255</w:t>
            </w:r>
          </w:p>
        </w:tc>
      </w:tr>
      <w:tr w:rsidR="00401F7C" w14:paraId="616461F3" w14:textId="77777777" w:rsidTr="00927834">
        <w:trPr>
          <w:trHeight w:val="280"/>
        </w:trPr>
        <w:tc>
          <w:tcPr>
            <w:tcW w:w="2044" w:type="dxa"/>
            <w:vAlign w:val="center"/>
            <w:hideMark/>
          </w:tcPr>
          <w:p w14:paraId="526A9136" w14:textId="77777777" w:rsidR="00401F7C" w:rsidRDefault="00401F7C">
            <w:pPr>
              <w:spacing w:after="0"/>
              <w:rPr>
                <w:rFonts w:cs="Calibri"/>
                <w:shd w:val="clear" w:color="auto" w:fill="FFFFFF"/>
              </w:rPr>
            </w:pPr>
            <w:r>
              <w:rPr>
                <w:rFonts w:cs="Calibri"/>
                <w:shd w:val="clear" w:color="auto" w:fill="FFFFFF"/>
              </w:rPr>
              <w:t>ocp-apim-trace-location</w:t>
            </w:r>
          </w:p>
        </w:tc>
        <w:tc>
          <w:tcPr>
            <w:tcW w:w="7187" w:type="dxa"/>
            <w:vAlign w:val="center"/>
            <w:hideMark/>
          </w:tcPr>
          <w:p w14:paraId="5D519AC9" w14:textId="56BF2393" w:rsidR="00401F7C" w:rsidRDefault="00401F7C">
            <w:pPr>
              <w:spacing w:after="0"/>
              <w:rPr>
                <w:rFonts w:cs="Calibri"/>
                <w:shd w:val="clear" w:color="auto" w:fill="FFFFFF"/>
              </w:rPr>
            </w:pPr>
            <w:r>
              <w:rPr>
                <w:rFonts w:cs="Calibri"/>
              </w:rPr>
              <w:t>This field contains the URL where the trace output can be found. This is typically used for debugging purposes. When API</w:t>
            </w:r>
            <w:r w:rsidR="00A15461">
              <w:rPr>
                <w:rFonts w:cs="Calibri"/>
              </w:rPr>
              <w:t xml:space="preserve"> Gateway</w:t>
            </w:r>
            <w:r>
              <w:rPr>
                <w:rFonts w:cs="Calibri"/>
              </w:rPr>
              <w:t xml:space="preserve"> tracing is enabled, detailed information about the request and response is written to this location, which can help troubleshoot issues.</w:t>
            </w:r>
          </w:p>
        </w:tc>
        <w:tc>
          <w:tcPr>
            <w:tcW w:w="1306" w:type="dxa"/>
            <w:vAlign w:val="center"/>
            <w:hideMark/>
          </w:tcPr>
          <w:p w14:paraId="1EABE684"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43B71318" w14:textId="77777777" w:rsidR="00401F7C" w:rsidRDefault="00401F7C">
            <w:pPr>
              <w:spacing w:after="0"/>
              <w:rPr>
                <w:rFonts w:cs="Calibri"/>
                <w:shd w:val="clear" w:color="auto" w:fill="FFFFFF"/>
              </w:rPr>
            </w:pPr>
            <w:r>
              <w:rPr>
                <w:rFonts w:cs="Calibri"/>
              </w:rPr>
              <w:t>255</w:t>
            </w:r>
          </w:p>
        </w:tc>
      </w:tr>
    </w:tbl>
    <w:bookmarkEnd w:id="102"/>
    <w:p w14:paraId="17918998" w14:textId="168B0208" w:rsidR="00927834" w:rsidRDefault="00927834" w:rsidP="00927834">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4"/>
        <w:gridCol w:w="7107"/>
        <w:gridCol w:w="1306"/>
        <w:gridCol w:w="973"/>
      </w:tblGrid>
      <w:tr w:rsidR="00F7159A" w:rsidRPr="00F7159A" w14:paraId="1C2DB454" w14:textId="77777777" w:rsidTr="00927834">
        <w:trPr>
          <w:trHeight w:val="242"/>
          <w:tblHeader/>
        </w:trPr>
        <w:tc>
          <w:tcPr>
            <w:tcW w:w="2124" w:type="dxa"/>
            <w:shd w:val="clear" w:color="auto" w:fill="D9D9D9" w:themeFill="background1" w:themeFillShade="D9"/>
            <w:vAlign w:val="center"/>
            <w:hideMark/>
          </w:tcPr>
          <w:p w14:paraId="0BC30883" w14:textId="77777777" w:rsidR="00F7159A" w:rsidRPr="00F7159A" w:rsidRDefault="00F7159A" w:rsidP="00F7159A">
            <w:pPr>
              <w:spacing w:after="0" w:line="256" w:lineRule="auto"/>
              <w:rPr>
                <w:rFonts w:cs="Calibri"/>
                <w:b/>
              </w:rPr>
            </w:pPr>
            <w:r w:rsidRPr="00F7159A">
              <w:rPr>
                <w:rFonts w:cs="Calibri"/>
                <w:b/>
              </w:rPr>
              <w:t>Parameter</w:t>
            </w:r>
          </w:p>
        </w:tc>
        <w:tc>
          <w:tcPr>
            <w:tcW w:w="7107" w:type="dxa"/>
            <w:shd w:val="clear" w:color="auto" w:fill="D9D9D9" w:themeFill="background1" w:themeFillShade="D9"/>
            <w:vAlign w:val="center"/>
            <w:hideMark/>
          </w:tcPr>
          <w:p w14:paraId="542A4E86" w14:textId="77777777" w:rsidR="00F7159A" w:rsidRPr="00F7159A" w:rsidRDefault="00F7159A" w:rsidP="00F7159A">
            <w:pPr>
              <w:spacing w:after="0" w:line="256" w:lineRule="auto"/>
              <w:rPr>
                <w:rFonts w:cs="Calibri"/>
                <w:b/>
              </w:rPr>
            </w:pPr>
            <w:r w:rsidRPr="00F7159A">
              <w:rPr>
                <w:rFonts w:cs="Calibri"/>
                <w:b/>
              </w:rPr>
              <w:t>Description</w:t>
            </w:r>
          </w:p>
        </w:tc>
        <w:tc>
          <w:tcPr>
            <w:tcW w:w="1306" w:type="dxa"/>
            <w:shd w:val="clear" w:color="auto" w:fill="D9D9D9" w:themeFill="background1" w:themeFillShade="D9"/>
            <w:vAlign w:val="center"/>
            <w:hideMark/>
          </w:tcPr>
          <w:p w14:paraId="761348B6" w14:textId="77777777" w:rsidR="00F7159A" w:rsidRPr="00F7159A" w:rsidRDefault="00BA7DFC" w:rsidP="00BA7DFC">
            <w:pPr>
              <w:spacing w:after="0" w:line="256" w:lineRule="auto"/>
              <w:jc w:val="center"/>
              <w:rPr>
                <w:rFonts w:cs="Calibri"/>
                <w:b/>
              </w:rPr>
            </w:pPr>
            <w:r>
              <w:rPr>
                <w:rFonts w:cs="Calibri"/>
                <w:b/>
                <w:kern w:val="0"/>
              </w:rPr>
              <w:t>M/O</w:t>
            </w:r>
          </w:p>
        </w:tc>
        <w:tc>
          <w:tcPr>
            <w:tcW w:w="973" w:type="dxa"/>
            <w:shd w:val="clear" w:color="auto" w:fill="D9D9D9" w:themeFill="background1" w:themeFillShade="D9"/>
            <w:vAlign w:val="center"/>
            <w:hideMark/>
          </w:tcPr>
          <w:p w14:paraId="5CD96CBF" w14:textId="77777777" w:rsidR="00F7159A" w:rsidRPr="00F7159A" w:rsidRDefault="00F7159A" w:rsidP="00F7159A">
            <w:pPr>
              <w:spacing w:after="0" w:line="256" w:lineRule="auto"/>
              <w:rPr>
                <w:rFonts w:cs="Calibri"/>
                <w:b/>
              </w:rPr>
            </w:pPr>
            <w:r w:rsidRPr="00F7159A">
              <w:rPr>
                <w:rFonts w:cs="Calibri"/>
                <w:b/>
              </w:rPr>
              <w:t>Type</w:t>
            </w:r>
          </w:p>
        </w:tc>
      </w:tr>
      <w:tr w:rsidR="00F7159A" w:rsidRPr="00F7159A" w14:paraId="076430D4" w14:textId="77777777" w:rsidTr="00927834">
        <w:trPr>
          <w:trHeight w:val="179"/>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6BC54C" w14:textId="77777777" w:rsidR="00F7159A" w:rsidRPr="00F7159A" w:rsidRDefault="00F7159A" w:rsidP="00F7159A">
            <w:pPr>
              <w:spacing w:after="0" w:line="256" w:lineRule="auto"/>
              <w:rPr>
                <w:rFonts w:cs="Calibri"/>
              </w:rPr>
            </w:pPr>
            <w:r w:rsidRPr="00F7159A">
              <w:rPr>
                <w:rFonts w:cs="Calibri"/>
              </w:rPr>
              <w:t>errorManagement</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7CB2B9" w14:textId="77777777" w:rsidR="00F7159A" w:rsidRPr="00F7159A" w:rsidRDefault="00F7159A" w:rsidP="00F7159A">
            <w:pPr>
              <w:spacing w:after="0" w:line="256" w:lineRule="auto"/>
              <w:rPr>
                <w:rFonts w:cs="Calibri"/>
              </w:rPr>
            </w:pPr>
            <w:r w:rsidRPr="00F7159A">
              <w:rPr>
                <w:rFonts w:cs="Calibri"/>
              </w:rPr>
              <w:t>The object identifying the error. Provided only if there is an error.</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1534E" w14:textId="77777777" w:rsidR="00F7159A" w:rsidRPr="00F7159A" w:rsidRDefault="00F7159A" w:rsidP="00F7159A">
            <w:pPr>
              <w:spacing w:after="0" w:line="256" w:lineRule="auto"/>
              <w:jc w:val="center"/>
              <w:rPr>
                <w:rFonts w:cs="Calibri"/>
              </w:rPr>
            </w:pPr>
            <w:r w:rsidRPr="00F7159A">
              <w:rPr>
                <w:rFonts w:cs="Calibri"/>
              </w:rPr>
              <w:t>O</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45809F" w14:textId="77777777" w:rsidR="00F7159A" w:rsidRPr="00F7159A" w:rsidRDefault="00F7159A" w:rsidP="00F7159A">
            <w:pPr>
              <w:spacing w:after="0" w:line="256" w:lineRule="auto"/>
              <w:rPr>
                <w:rFonts w:cs="Calibri"/>
              </w:rPr>
            </w:pPr>
            <w:r w:rsidRPr="00F7159A">
              <w:rPr>
                <w:rFonts w:cs="Calibri"/>
              </w:rPr>
              <w:t>Object</w:t>
            </w:r>
          </w:p>
        </w:tc>
      </w:tr>
      <w:tr w:rsidR="00F7159A" w:rsidRPr="00F7159A" w14:paraId="0870818E"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B1D90F" w14:textId="77777777" w:rsidR="00F7159A" w:rsidRPr="00F7159A" w:rsidRDefault="00F7159A" w:rsidP="00F7159A">
            <w:pPr>
              <w:spacing w:after="0" w:line="256" w:lineRule="auto"/>
              <w:rPr>
                <w:rFonts w:cs="Calibri"/>
              </w:rPr>
            </w:pPr>
            <w:r w:rsidRPr="00F7159A">
              <w:rPr>
                <w:rFonts w:cs="Calibri"/>
              </w:rPr>
              <w:t>errorCode</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E0D617" w14:textId="6EAD24F2" w:rsidR="00F7159A" w:rsidRPr="00F7159A" w:rsidRDefault="000007C5" w:rsidP="00F7159A">
            <w:pPr>
              <w:spacing w:after="0" w:line="256" w:lineRule="auto"/>
              <w:rPr>
                <w:rFonts w:cs="Calibri"/>
              </w:rPr>
            </w:pPr>
            <w:r>
              <w:rPr>
                <w:rFonts w:cs="Calibri"/>
              </w:rPr>
              <w:t>The n</w:t>
            </w:r>
            <w:r w:rsidR="00F7159A" w:rsidRPr="00F7159A">
              <w:rPr>
                <w:rFonts w:cs="Calibri"/>
              </w:rPr>
              <w:t>umeric identifier of the error</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1E854"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BAAC4C" w14:textId="77777777" w:rsidR="00F7159A" w:rsidRPr="00F7159A" w:rsidRDefault="00F7159A" w:rsidP="00F7159A">
            <w:pPr>
              <w:spacing w:after="0" w:line="256" w:lineRule="auto"/>
              <w:rPr>
                <w:rFonts w:cs="Calibri"/>
              </w:rPr>
            </w:pPr>
            <w:r w:rsidRPr="00F7159A">
              <w:rPr>
                <w:rFonts w:cs="Calibri"/>
              </w:rPr>
              <w:t>String</w:t>
            </w:r>
          </w:p>
        </w:tc>
      </w:tr>
      <w:tr w:rsidR="00F7159A" w:rsidRPr="00F7159A" w14:paraId="3B18E002"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26E2ED" w14:textId="77777777" w:rsidR="00F7159A" w:rsidRPr="00F7159A" w:rsidRDefault="00F7159A" w:rsidP="00F7159A">
            <w:pPr>
              <w:spacing w:after="0" w:line="256" w:lineRule="auto"/>
              <w:rPr>
                <w:rFonts w:cs="Calibri"/>
              </w:rPr>
            </w:pPr>
            <w:r w:rsidRPr="00F7159A">
              <w:rPr>
                <w:rFonts w:cs="Calibri"/>
              </w:rPr>
              <w:t>errorDescription</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DC7CBB" w14:textId="77777777" w:rsidR="00F7159A" w:rsidRPr="00F7159A" w:rsidRDefault="00F7159A" w:rsidP="00F7159A">
            <w:pPr>
              <w:spacing w:after="0" w:line="256" w:lineRule="auto"/>
              <w:rPr>
                <w:rFonts w:cs="Calibri"/>
              </w:rPr>
            </w:pPr>
            <w:r w:rsidRPr="00F7159A">
              <w:rPr>
                <w:rFonts w:cs="Calibri"/>
              </w:rPr>
              <w:t>Alphanumeric explanation of the error</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9FB95"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56177" w14:textId="77777777" w:rsidR="00F7159A" w:rsidRPr="00F7159A" w:rsidRDefault="00F7159A" w:rsidP="00F7159A">
            <w:pPr>
              <w:spacing w:after="0" w:line="256" w:lineRule="auto"/>
              <w:rPr>
                <w:rFonts w:cs="Calibri"/>
              </w:rPr>
            </w:pPr>
            <w:r w:rsidRPr="00F7159A">
              <w:rPr>
                <w:rFonts w:cs="Calibri"/>
              </w:rPr>
              <w:t>String</w:t>
            </w:r>
          </w:p>
        </w:tc>
      </w:tr>
      <w:tr w:rsidR="00F7159A" w:rsidRPr="00F7159A" w14:paraId="5EB7A5BB" w14:textId="77777777" w:rsidTr="00927834">
        <w:trPr>
          <w:trHeight w:val="29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567508" w14:textId="77777777" w:rsidR="00F7159A" w:rsidRPr="00F7159A" w:rsidRDefault="00F7159A" w:rsidP="00F7159A">
            <w:pPr>
              <w:spacing w:after="0" w:line="256" w:lineRule="auto"/>
              <w:rPr>
                <w:rFonts w:cs="Calibri"/>
              </w:rPr>
            </w:pPr>
            <w:r w:rsidRPr="00F7159A">
              <w:rPr>
                <w:rFonts w:cs="Calibri"/>
              </w:rPr>
              <w:t>Services</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D4989C" w14:textId="77777777" w:rsidR="00F7159A" w:rsidRPr="00F7159A" w:rsidRDefault="00F7159A" w:rsidP="00F7159A">
            <w:pPr>
              <w:spacing w:after="0" w:line="256" w:lineRule="auto"/>
              <w:rPr>
                <w:rFonts w:cs="Calibri"/>
              </w:rPr>
            </w:pPr>
            <w:r w:rsidRPr="00F7159A">
              <w:rPr>
                <w:rFonts w:cs="Calibri"/>
              </w:rPr>
              <w:t>List of the created Service&lt;s&gt;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EF774E" w14:textId="77777777" w:rsidR="00F7159A" w:rsidRPr="00F7159A" w:rsidRDefault="00F7159A" w:rsidP="00F7159A">
            <w:pPr>
              <w:spacing w:after="0" w:line="256" w:lineRule="auto"/>
              <w:jc w:val="center"/>
              <w:rPr>
                <w:rFonts w:cs="Calibri"/>
              </w:rPr>
            </w:pPr>
            <w:r w:rsidRPr="00F7159A">
              <w:rPr>
                <w:rFonts w:cs="Calibri"/>
              </w:rPr>
              <w:t>O</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C0D4FB" w14:textId="77777777" w:rsidR="00F7159A" w:rsidRPr="00F7159A" w:rsidRDefault="00F7159A" w:rsidP="00F7159A">
            <w:pPr>
              <w:spacing w:after="0" w:line="256" w:lineRule="auto"/>
              <w:rPr>
                <w:rFonts w:cs="Calibri"/>
              </w:rPr>
            </w:pPr>
            <w:r w:rsidRPr="00F7159A">
              <w:rPr>
                <w:rFonts w:cs="Calibri"/>
              </w:rPr>
              <w:t>List</w:t>
            </w:r>
          </w:p>
        </w:tc>
      </w:tr>
      <w:tr w:rsidR="00F7159A" w:rsidRPr="00F7159A" w14:paraId="29F711C0"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5DDD36" w14:textId="77777777" w:rsidR="00F7159A" w:rsidRPr="00F7159A" w:rsidRDefault="00F7159A" w:rsidP="00F7159A">
            <w:pPr>
              <w:spacing w:after="0" w:line="256" w:lineRule="auto"/>
              <w:rPr>
                <w:rFonts w:cs="Calibri"/>
              </w:rPr>
            </w:pPr>
            <w:r w:rsidRPr="00F7159A">
              <w:rPr>
                <w:rFonts w:cs="Segoe UI"/>
                <w:color w:val="333333"/>
                <w:shd w:val="clear" w:color="auto" w:fill="F5F5F5"/>
              </w:rPr>
              <w:t>AssetExternalId</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FC3823" w14:textId="77777777" w:rsidR="00F7159A" w:rsidRPr="00F7159A" w:rsidRDefault="00F7159A" w:rsidP="00F7159A">
            <w:pPr>
              <w:spacing w:after="0" w:line="256" w:lineRule="auto"/>
              <w:rPr>
                <w:rFonts w:cs="Calibri"/>
              </w:rPr>
            </w:pPr>
            <w:r w:rsidRPr="00F7159A">
              <w:rPr>
                <w:rFonts w:cs="Calibri"/>
              </w:rPr>
              <w:t xml:space="preserve">External id of the asset </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02502E"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CB011F"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38D8C975" w14:textId="77777777" w:rsidTr="00927834">
        <w:trPr>
          <w:trHeight w:val="349"/>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70C699" w14:textId="77777777" w:rsidR="00F7159A" w:rsidRPr="00F7159A" w:rsidRDefault="00F7159A" w:rsidP="00F7159A">
            <w:pPr>
              <w:shd w:val="clear" w:color="auto" w:fill="FFFFFE"/>
              <w:spacing w:after="0" w:line="256" w:lineRule="auto"/>
              <w:rPr>
                <w:rFonts w:cs="Calibri"/>
              </w:rPr>
            </w:pPr>
            <w:r w:rsidRPr="00F7159A">
              <w:rPr>
                <w:rFonts w:cs="Segoe UI"/>
                <w:color w:val="333333"/>
                <w:shd w:val="clear" w:color="auto" w:fill="F5F5F5"/>
              </w:rPr>
              <w:t>AssetName</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F98E0" w14:textId="77777777" w:rsidR="00F7159A" w:rsidRPr="00F7159A" w:rsidRDefault="00F7159A" w:rsidP="00F7159A">
            <w:pPr>
              <w:spacing w:after="0" w:line="256" w:lineRule="auto"/>
              <w:rPr>
                <w:rFonts w:cs="Calibri"/>
              </w:rPr>
            </w:pPr>
            <w:r w:rsidRPr="00F7159A">
              <w:rPr>
                <w:rFonts w:cs="Calibri"/>
              </w:rPr>
              <w:t xml:space="preserve">Name of asset </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18932E"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D32254"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60FF6643"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B55848" w14:textId="77777777" w:rsidR="00F7159A" w:rsidRPr="00F7159A" w:rsidRDefault="00F7159A" w:rsidP="00F7159A">
            <w:pPr>
              <w:spacing w:after="0" w:line="256" w:lineRule="auto"/>
              <w:rPr>
                <w:rFonts w:cs="Calibri"/>
              </w:rPr>
            </w:pPr>
            <w:r w:rsidRPr="00F7159A">
              <w:rPr>
                <w:rFonts w:cs="Segoe UI"/>
                <w:color w:val="333333"/>
              </w:rPr>
              <w:t>Asset_ExternalId</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08A6A3" w14:textId="77777777" w:rsidR="00F7159A" w:rsidRPr="00F7159A" w:rsidRDefault="00F7159A" w:rsidP="00F7159A">
            <w:pPr>
              <w:spacing w:after="0" w:line="256" w:lineRule="auto"/>
              <w:rPr>
                <w:rFonts w:cs="Calibri"/>
              </w:rPr>
            </w:pPr>
            <w:r w:rsidRPr="00F7159A">
              <w:rPr>
                <w:rFonts w:cs="Calibri"/>
              </w:rPr>
              <w:t>The external ID of the asset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ED8505"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14E76E"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23F30362"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03098F" w14:textId="77777777" w:rsidR="00F7159A" w:rsidRPr="00F7159A" w:rsidRDefault="00F7159A" w:rsidP="00F7159A">
            <w:pPr>
              <w:spacing w:after="0" w:line="256" w:lineRule="auto"/>
              <w:rPr>
                <w:rFonts w:cs="Segoe UI"/>
                <w:color w:val="333333"/>
              </w:rPr>
            </w:pPr>
            <w:r w:rsidRPr="00F7159A">
              <w:rPr>
                <w:rFonts w:cs="Segoe UI"/>
                <w:color w:val="333333"/>
              </w:rPr>
              <w:t>RAGStatus</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927809" w14:textId="77777777" w:rsidR="00F7159A" w:rsidRPr="00F7159A" w:rsidRDefault="00F7159A" w:rsidP="00F7159A">
            <w:pPr>
              <w:spacing w:after="0" w:line="256" w:lineRule="auto"/>
              <w:rPr>
                <w:rFonts w:cs="Calibri"/>
              </w:rPr>
            </w:pPr>
            <w:r w:rsidRPr="00F7159A">
              <w:rPr>
                <w:rFonts w:cs="Calibri"/>
              </w:rPr>
              <w:t>RAG (Red, Amber, and Green) status of color that is updated in the RAG API</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13B6E2"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BA5C3" w14:textId="77777777" w:rsidR="00F7159A" w:rsidRPr="00F7159A" w:rsidRDefault="00F7159A" w:rsidP="00F7159A">
            <w:pPr>
              <w:spacing w:after="0" w:line="256" w:lineRule="auto"/>
              <w:rPr>
                <w:rFonts w:cs="Calibri"/>
              </w:rPr>
            </w:pPr>
            <w:r w:rsidRPr="00F7159A">
              <w:rPr>
                <w:rFonts w:cs="Calibri"/>
              </w:rPr>
              <w:t>String</w:t>
            </w:r>
          </w:p>
        </w:tc>
      </w:tr>
    </w:tbl>
    <w:p w14:paraId="65123EED" w14:textId="7BB4A22F" w:rsidR="00BA78AB" w:rsidRDefault="00BA78AB" w:rsidP="00383770">
      <w:pPr>
        <w:pStyle w:val="Heading3"/>
      </w:pPr>
      <w:r>
        <w:rPr>
          <w:kern w:val="0"/>
        </w:rPr>
        <w:br w:type="column"/>
      </w:r>
      <w:r>
        <w:t>API Precondition</w:t>
      </w:r>
    </w:p>
    <w:p w14:paraId="0804FD31" w14:textId="77777777" w:rsidR="00BA78AB" w:rsidRDefault="00BA78AB" w:rsidP="00BA78AB">
      <w:r>
        <w:rPr>
          <w:rFonts w:cs="Calibri"/>
        </w:rPr>
        <w:t>To fetch the response from the smart-kpitile, the authorization token must exist.</w:t>
      </w:r>
    </w:p>
    <w:p w14:paraId="4271F447" w14:textId="201D64EF" w:rsidR="002B255C" w:rsidRPr="00B07148" w:rsidRDefault="00995DF4" w:rsidP="00995DF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62"/>
        <w:gridCol w:w="9348"/>
      </w:tblGrid>
      <w:tr w:rsidR="00330BA9" w:rsidRPr="006E2058" w14:paraId="0D054DAB" w14:textId="77777777" w:rsidTr="0016223C">
        <w:trPr>
          <w:trHeight w:val="224"/>
        </w:trPr>
        <w:tc>
          <w:tcPr>
            <w:tcW w:w="2162" w:type="dxa"/>
            <w:shd w:val="clear" w:color="auto" w:fill="D9D9D9" w:themeFill="background1" w:themeFillShade="D9"/>
            <w:tcMar>
              <w:top w:w="0" w:type="dxa"/>
              <w:left w:w="108" w:type="dxa"/>
              <w:bottom w:w="0" w:type="dxa"/>
              <w:right w:w="108" w:type="dxa"/>
            </w:tcMar>
            <w:vAlign w:val="center"/>
            <w:hideMark/>
          </w:tcPr>
          <w:p w14:paraId="469EC39F" w14:textId="77777777" w:rsidR="00330BA9" w:rsidRPr="006E2058" w:rsidRDefault="00330BA9" w:rsidP="0074091D">
            <w:pPr>
              <w:spacing w:after="0"/>
              <w:rPr>
                <w:rFonts w:cs="Calibri"/>
                <w:b/>
                <w:bCs/>
              </w:rPr>
            </w:pPr>
            <w:bookmarkStart w:id="103" w:name="_Hlk152245460"/>
            <w:r w:rsidRPr="006E2058">
              <w:rPr>
                <w:rFonts w:cs="Calibri"/>
                <w:b/>
                <w:bCs/>
              </w:rPr>
              <w:t>PROTOCOL</w:t>
            </w:r>
          </w:p>
        </w:tc>
        <w:tc>
          <w:tcPr>
            <w:tcW w:w="9348" w:type="dxa"/>
            <w:shd w:val="clear" w:color="auto" w:fill="FFFFFF" w:themeFill="background1"/>
            <w:tcMar>
              <w:top w:w="0" w:type="dxa"/>
              <w:left w:w="108" w:type="dxa"/>
              <w:bottom w:w="0" w:type="dxa"/>
              <w:right w:w="108" w:type="dxa"/>
            </w:tcMar>
            <w:vAlign w:val="center"/>
            <w:hideMark/>
          </w:tcPr>
          <w:p w14:paraId="53C378FC" w14:textId="77777777" w:rsidR="00330BA9" w:rsidRPr="006E2058" w:rsidRDefault="00330BA9" w:rsidP="0074091D">
            <w:pPr>
              <w:spacing w:after="0"/>
              <w:rPr>
                <w:rFonts w:cs="Calibri"/>
              </w:rPr>
            </w:pPr>
            <w:r w:rsidRPr="006E2058">
              <w:rPr>
                <w:rFonts w:cs="Calibri"/>
              </w:rPr>
              <w:t> HTTPS</w:t>
            </w:r>
          </w:p>
        </w:tc>
      </w:tr>
      <w:tr w:rsidR="00330BA9" w:rsidRPr="006E2058" w14:paraId="7A2B203A" w14:textId="77777777" w:rsidTr="0016223C">
        <w:trPr>
          <w:trHeight w:val="112"/>
        </w:trPr>
        <w:tc>
          <w:tcPr>
            <w:tcW w:w="2162" w:type="dxa"/>
            <w:shd w:val="clear" w:color="auto" w:fill="D9D9D9" w:themeFill="background1" w:themeFillShade="D9"/>
            <w:tcMar>
              <w:top w:w="0" w:type="dxa"/>
              <w:left w:w="108" w:type="dxa"/>
              <w:bottom w:w="0" w:type="dxa"/>
              <w:right w:w="108" w:type="dxa"/>
            </w:tcMar>
            <w:vAlign w:val="center"/>
          </w:tcPr>
          <w:p w14:paraId="1F813EBD" w14:textId="77777777" w:rsidR="00330BA9" w:rsidRPr="006E2058" w:rsidRDefault="008E3BA6" w:rsidP="0074091D">
            <w:pPr>
              <w:spacing w:after="0"/>
              <w:rPr>
                <w:rFonts w:cs="Calibri"/>
                <w:b/>
                <w:bCs/>
              </w:rPr>
            </w:pPr>
            <w:r>
              <w:rPr>
                <w:rFonts w:cs="Calibri"/>
                <w:b/>
                <w:bCs/>
              </w:rPr>
              <w:t>REQUEST URL</w:t>
            </w:r>
          </w:p>
        </w:tc>
        <w:tc>
          <w:tcPr>
            <w:tcW w:w="9348" w:type="dxa"/>
            <w:shd w:val="clear" w:color="auto" w:fill="FFFFFF" w:themeFill="background1"/>
            <w:tcMar>
              <w:top w:w="0" w:type="dxa"/>
              <w:left w:w="108" w:type="dxa"/>
              <w:bottom w:w="0" w:type="dxa"/>
              <w:right w:w="108" w:type="dxa"/>
            </w:tcMar>
            <w:vAlign w:val="center"/>
          </w:tcPr>
          <w:p w14:paraId="3C50932E" w14:textId="5F06085F" w:rsidR="00330BA9" w:rsidRPr="006E2058" w:rsidRDefault="0B51F2AE" w:rsidP="0074091D">
            <w:pPr>
              <w:spacing w:after="0"/>
              <w:rPr>
                <w:rFonts w:cs="Calibri"/>
              </w:rPr>
            </w:pPr>
            <w:hyperlink r:id="rId69">
              <w:r w:rsidRPr="351A239D">
                <w:rPr>
                  <w:rStyle w:val="Hyperlink"/>
                  <w:lang w:eastAsia="en-IN"/>
                </w:rPr>
                <w:t>https://apim-</w:t>
              </w:r>
              <w:r w:rsidR="279D34BA" w:rsidRPr="351A239D">
                <w:rPr>
                  <w:rStyle w:val="Hyperlink"/>
                  <w:lang w:eastAsia="en-IN"/>
                </w:rPr>
                <w:t>mw-</w:t>
              </w:r>
              <w:r w:rsidRPr="351A239D">
                <w:rPr>
                  <w:rStyle w:val="Hyperlink"/>
                  <w:lang w:eastAsia="en-IN"/>
                </w:rPr>
                <w:t>aot-dev.azure-api.net/api/smartkpi/ragkpi</w:t>
              </w:r>
            </w:hyperlink>
            <w:r w:rsidRPr="351A239D">
              <w:rPr>
                <w:lang w:eastAsia="en-IN"/>
              </w:rPr>
              <w:t xml:space="preserve"> </w:t>
            </w:r>
          </w:p>
        </w:tc>
      </w:tr>
      <w:tr w:rsidR="0016223C" w:rsidRPr="006E2058" w14:paraId="7A4E8752" w14:textId="77777777" w:rsidTr="0016223C">
        <w:trPr>
          <w:trHeight w:val="112"/>
        </w:trPr>
        <w:tc>
          <w:tcPr>
            <w:tcW w:w="2162" w:type="dxa"/>
            <w:shd w:val="clear" w:color="auto" w:fill="D9D9D9" w:themeFill="background1" w:themeFillShade="D9"/>
            <w:tcMar>
              <w:top w:w="0" w:type="dxa"/>
              <w:left w:w="108" w:type="dxa"/>
              <w:bottom w:w="0" w:type="dxa"/>
              <w:right w:w="108" w:type="dxa"/>
            </w:tcMar>
            <w:vAlign w:val="center"/>
          </w:tcPr>
          <w:p w14:paraId="319A4D94" w14:textId="2EF8642E" w:rsidR="0016223C" w:rsidRDefault="008F48D9" w:rsidP="0074091D">
            <w:pPr>
              <w:spacing w:after="0"/>
              <w:rPr>
                <w:rFonts w:cs="Calibri"/>
                <w:b/>
                <w:bCs/>
              </w:rPr>
            </w:pPr>
            <w:r w:rsidRPr="008F48D9">
              <w:rPr>
                <w:rFonts w:cs="Calibri"/>
                <w:b/>
                <w:bCs/>
              </w:rPr>
              <w:t>PATH AOT (AWS) &lt;Public Exposure&gt;</w:t>
            </w:r>
          </w:p>
        </w:tc>
        <w:tc>
          <w:tcPr>
            <w:tcW w:w="9348" w:type="dxa"/>
            <w:shd w:val="clear" w:color="auto" w:fill="FFFFFF" w:themeFill="background1"/>
            <w:tcMar>
              <w:top w:w="0" w:type="dxa"/>
              <w:left w:w="108" w:type="dxa"/>
              <w:bottom w:w="0" w:type="dxa"/>
              <w:right w:w="108" w:type="dxa"/>
            </w:tcMar>
            <w:vAlign w:val="center"/>
          </w:tcPr>
          <w:p w14:paraId="079F034E" w14:textId="15376D46" w:rsidR="0016223C" w:rsidRDefault="008F48D9" w:rsidP="0074091D">
            <w:pPr>
              <w:spacing w:after="0"/>
            </w:pPr>
            <w:hyperlink r:id="rId70" w:history="1">
              <w:r w:rsidRPr="00BD4BF1">
                <w:rPr>
                  <w:rStyle w:val="Hyperlink"/>
                </w:rPr>
                <w:t>https://cn13sbr3r6.execute-api.us-west-2.amazonaws.com/api/smartkpi/ragkpi</w:t>
              </w:r>
            </w:hyperlink>
            <w:r>
              <w:t xml:space="preserve"> </w:t>
            </w:r>
          </w:p>
        </w:tc>
      </w:tr>
      <w:tr w:rsidR="00330BA9" w:rsidRPr="006E2058" w14:paraId="136AC0D5" w14:textId="77777777" w:rsidTr="0016223C">
        <w:trPr>
          <w:trHeight w:val="60"/>
        </w:trPr>
        <w:tc>
          <w:tcPr>
            <w:tcW w:w="2162" w:type="dxa"/>
            <w:shd w:val="clear" w:color="auto" w:fill="D9D9D9" w:themeFill="background1" w:themeFillShade="D9"/>
            <w:tcMar>
              <w:top w:w="0" w:type="dxa"/>
              <w:left w:w="108" w:type="dxa"/>
              <w:bottom w:w="0" w:type="dxa"/>
              <w:right w:w="108" w:type="dxa"/>
            </w:tcMar>
            <w:vAlign w:val="center"/>
            <w:hideMark/>
          </w:tcPr>
          <w:p w14:paraId="63804D13" w14:textId="77777777" w:rsidR="00330BA9" w:rsidRPr="006E2058" w:rsidRDefault="00330BA9" w:rsidP="0074091D">
            <w:pPr>
              <w:spacing w:after="0"/>
              <w:rPr>
                <w:rFonts w:cs="Calibri"/>
                <w:b/>
                <w:bCs/>
              </w:rPr>
            </w:pPr>
            <w:r w:rsidRPr="006E2058">
              <w:rPr>
                <w:rFonts w:cs="Calibri"/>
                <w:b/>
                <w:bCs/>
              </w:rPr>
              <w:t>METHOD</w:t>
            </w:r>
          </w:p>
        </w:tc>
        <w:tc>
          <w:tcPr>
            <w:tcW w:w="9348" w:type="dxa"/>
            <w:shd w:val="clear" w:color="auto" w:fill="FFFFFF" w:themeFill="background1"/>
            <w:tcMar>
              <w:top w:w="0" w:type="dxa"/>
              <w:left w:w="108" w:type="dxa"/>
              <w:bottom w:w="0" w:type="dxa"/>
              <w:right w:w="108" w:type="dxa"/>
            </w:tcMar>
            <w:vAlign w:val="center"/>
            <w:hideMark/>
          </w:tcPr>
          <w:p w14:paraId="4C19C36B" w14:textId="77777777" w:rsidR="00330BA9" w:rsidRPr="006E2058" w:rsidRDefault="00330BA9" w:rsidP="0074091D">
            <w:pPr>
              <w:spacing w:after="0"/>
              <w:rPr>
                <w:rFonts w:cs="Calibri"/>
              </w:rPr>
            </w:pPr>
            <w:r w:rsidRPr="006E2058">
              <w:rPr>
                <w:rFonts w:cs="Calibri"/>
              </w:rPr>
              <w:t> POST</w:t>
            </w:r>
          </w:p>
        </w:tc>
      </w:tr>
      <w:tr w:rsidR="00330BA9" w:rsidRPr="006E2058" w14:paraId="6AACCF6B" w14:textId="77777777" w:rsidTr="0016223C">
        <w:trPr>
          <w:trHeight w:val="244"/>
        </w:trPr>
        <w:tc>
          <w:tcPr>
            <w:tcW w:w="2162" w:type="dxa"/>
            <w:shd w:val="clear" w:color="auto" w:fill="D9D9D9" w:themeFill="background1" w:themeFillShade="D9"/>
            <w:tcMar>
              <w:top w:w="0" w:type="dxa"/>
              <w:left w:w="108" w:type="dxa"/>
              <w:bottom w:w="0" w:type="dxa"/>
              <w:right w:w="108" w:type="dxa"/>
            </w:tcMar>
            <w:vAlign w:val="center"/>
            <w:hideMark/>
          </w:tcPr>
          <w:p w14:paraId="01746082" w14:textId="77777777" w:rsidR="00330BA9" w:rsidRPr="006E2058" w:rsidRDefault="00330BA9" w:rsidP="0074091D">
            <w:pPr>
              <w:spacing w:after="0"/>
              <w:rPr>
                <w:rFonts w:cs="Calibri"/>
                <w:b/>
                <w:bCs/>
              </w:rPr>
            </w:pPr>
            <w:r w:rsidRPr="006E2058">
              <w:rPr>
                <w:rFonts w:cs="Calibri"/>
                <w:b/>
                <w:bCs/>
              </w:rPr>
              <w:t>CONTENT TYPE</w:t>
            </w:r>
          </w:p>
        </w:tc>
        <w:tc>
          <w:tcPr>
            <w:tcW w:w="9348" w:type="dxa"/>
            <w:shd w:val="clear" w:color="auto" w:fill="FFFFFF" w:themeFill="background1"/>
            <w:tcMar>
              <w:top w:w="0" w:type="dxa"/>
              <w:left w:w="108" w:type="dxa"/>
              <w:bottom w:w="0" w:type="dxa"/>
              <w:right w:w="108" w:type="dxa"/>
            </w:tcMar>
            <w:vAlign w:val="center"/>
            <w:hideMark/>
          </w:tcPr>
          <w:p w14:paraId="68A70662" w14:textId="77777777" w:rsidR="00330BA9" w:rsidRPr="006E2058" w:rsidRDefault="00330BA9" w:rsidP="0074091D">
            <w:pPr>
              <w:spacing w:after="0"/>
              <w:rPr>
                <w:rFonts w:cs="Calibri"/>
              </w:rPr>
            </w:pPr>
            <w:r w:rsidRPr="006E2058">
              <w:rPr>
                <w:rFonts w:cs="Calibri"/>
              </w:rPr>
              <w:t>application / json</w:t>
            </w:r>
          </w:p>
        </w:tc>
      </w:tr>
      <w:tr w:rsidR="00334E80" w:rsidRPr="006E2058" w14:paraId="55631CCE" w14:textId="77777777" w:rsidTr="0016223C">
        <w:trPr>
          <w:trHeight w:val="244"/>
        </w:trPr>
        <w:tc>
          <w:tcPr>
            <w:tcW w:w="2162" w:type="dxa"/>
            <w:shd w:val="clear" w:color="auto" w:fill="D9D9D9" w:themeFill="background1" w:themeFillShade="D9"/>
            <w:tcMar>
              <w:top w:w="0" w:type="dxa"/>
              <w:left w:w="108" w:type="dxa"/>
              <w:bottom w:w="0" w:type="dxa"/>
              <w:right w:w="108" w:type="dxa"/>
            </w:tcMar>
            <w:vAlign w:val="center"/>
          </w:tcPr>
          <w:p w14:paraId="029E1DCE" w14:textId="77777777" w:rsidR="00334E80" w:rsidRPr="006E2058" w:rsidRDefault="00334E80" w:rsidP="0074091D">
            <w:pPr>
              <w:spacing w:after="0"/>
              <w:rPr>
                <w:rFonts w:cs="Calibri"/>
                <w:b/>
                <w:bCs/>
              </w:rPr>
            </w:pPr>
            <w:r>
              <w:rPr>
                <w:rFonts w:cs="Calibri"/>
                <w:b/>
                <w:bCs/>
              </w:rPr>
              <w:t>JSON Request</w:t>
            </w:r>
          </w:p>
        </w:tc>
        <w:tc>
          <w:tcPr>
            <w:tcW w:w="9348" w:type="dxa"/>
            <w:shd w:val="clear" w:color="auto" w:fill="FFFFFF" w:themeFill="background1"/>
            <w:tcMar>
              <w:top w:w="0" w:type="dxa"/>
              <w:left w:w="108" w:type="dxa"/>
              <w:bottom w:w="0" w:type="dxa"/>
              <w:right w:w="108" w:type="dxa"/>
            </w:tcMar>
            <w:vAlign w:val="center"/>
          </w:tcPr>
          <w:p w14:paraId="06EA2AD3" w14:textId="77777777" w:rsidR="00334E80" w:rsidRPr="000D0086" w:rsidRDefault="00334E80" w:rsidP="0074091D">
            <w:pPr>
              <w:spacing w:after="0"/>
              <w:rPr>
                <w:rFonts w:cs="Calibri"/>
                <w:lang w:val="de-DE"/>
              </w:rPr>
            </w:pPr>
            <w:r w:rsidRPr="000D0086">
              <w:rPr>
                <w:rFonts w:cs="Calibri"/>
                <w:lang w:val="de-DE"/>
              </w:rPr>
              <w:t>{</w:t>
            </w:r>
          </w:p>
          <w:p w14:paraId="6079A2F7" w14:textId="77777777" w:rsidR="00334E80" w:rsidRPr="000D0086" w:rsidRDefault="00334E80" w:rsidP="0074091D">
            <w:pPr>
              <w:spacing w:after="0"/>
              <w:rPr>
                <w:rFonts w:cs="Calibri"/>
                <w:lang w:val="de-DE"/>
              </w:rPr>
            </w:pPr>
            <w:r w:rsidRPr="000D0086">
              <w:rPr>
                <w:rFonts w:cs="Calibri"/>
                <w:lang w:val="de-DE"/>
              </w:rPr>
              <w:t xml:space="preserve">    "startdate": "</w:t>
            </w:r>
            <w:r w:rsidR="005E4DE8" w:rsidRPr="000D0086">
              <w:rPr>
                <w:rFonts w:cs="Calibri"/>
                <w:lang w:val="de-DE"/>
              </w:rPr>
              <w:t xml:space="preserve">2023-11-30T06:06:01.855Z </w:t>
            </w:r>
            <w:r w:rsidRPr="000D0086">
              <w:rPr>
                <w:rFonts w:cs="Calibri"/>
                <w:lang w:val="de-DE"/>
              </w:rPr>
              <w:t>",</w:t>
            </w:r>
          </w:p>
          <w:p w14:paraId="356DC50C" w14:textId="77777777" w:rsidR="00334E80" w:rsidRPr="000D0086" w:rsidRDefault="00334E80" w:rsidP="0074091D">
            <w:pPr>
              <w:spacing w:after="0"/>
              <w:rPr>
                <w:rFonts w:cs="Calibri"/>
                <w:lang w:val="de-DE"/>
              </w:rPr>
            </w:pPr>
            <w:r w:rsidRPr="000D0086">
              <w:rPr>
                <w:rFonts w:cs="Calibri"/>
                <w:lang w:val="de-DE"/>
              </w:rPr>
              <w:t xml:space="preserve">    "enddate": "2023-</w:t>
            </w:r>
            <w:r w:rsidR="005E4DE8" w:rsidRPr="000D0086">
              <w:rPr>
                <w:rFonts w:cs="Calibri"/>
                <w:lang w:val="de-DE"/>
              </w:rPr>
              <w:t>11</w:t>
            </w:r>
            <w:r w:rsidRPr="000D0086">
              <w:rPr>
                <w:rFonts w:cs="Calibri"/>
                <w:lang w:val="de-DE"/>
              </w:rPr>
              <w:t>-</w:t>
            </w:r>
            <w:r w:rsidR="005E4DE8" w:rsidRPr="000D0086">
              <w:rPr>
                <w:rFonts w:cs="Calibri"/>
                <w:lang w:val="de-DE"/>
              </w:rPr>
              <w:t>30</w:t>
            </w:r>
            <w:r w:rsidRPr="000D0086">
              <w:rPr>
                <w:rFonts w:cs="Calibri"/>
                <w:lang w:val="de-DE"/>
              </w:rPr>
              <w:t>T06:06:01.855Z",</w:t>
            </w:r>
          </w:p>
          <w:p w14:paraId="4F2D3A6B" w14:textId="77777777" w:rsidR="00334E80" w:rsidRPr="00334E80" w:rsidRDefault="00334E80" w:rsidP="0074091D">
            <w:pPr>
              <w:spacing w:after="0"/>
              <w:rPr>
                <w:rFonts w:cs="Calibri"/>
              </w:rPr>
            </w:pPr>
            <w:r w:rsidRPr="000D0086">
              <w:rPr>
                <w:rFonts w:cs="Calibri"/>
                <w:lang w:val="de-DE"/>
              </w:rPr>
              <w:t xml:space="preserve">    </w:t>
            </w:r>
            <w:r w:rsidRPr="00334E80">
              <w:rPr>
                <w:rFonts w:cs="Calibri"/>
              </w:rPr>
              <w:t>"calendarOption": "noselection",</w:t>
            </w:r>
          </w:p>
          <w:p w14:paraId="15270BA4" w14:textId="77777777" w:rsidR="00334E80" w:rsidRPr="00334E80" w:rsidRDefault="00334E80" w:rsidP="0074091D">
            <w:pPr>
              <w:spacing w:after="0"/>
              <w:rPr>
                <w:rFonts w:cs="Calibri"/>
              </w:rPr>
            </w:pPr>
            <w:r w:rsidRPr="00334E80">
              <w:rPr>
                <w:rFonts w:cs="Calibri"/>
              </w:rPr>
              <w:t xml:space="preserve">    "Asset_ExternalIds": [</w:t>
            </w:r>
          </w:p>
          <w:p w14:paraId="15F65438" w14:textId="77777777" w:rsidR="005E4DE8" w:rsidRPr="005E4DE8" w:rsidRDefault="005E4DE8" w:rsidP="005E4DE8">
            <w:pPr>
              <w:spacing w:after="0"/>
              <w:rPr>
                <w:rFonts w:cs="Calibri"/>
              </w:rPr>
            </w:pPr>
            <w:r>
              <w:rPr>
                <w:rFonts w:cs="Calibri"/>
              </w:rPr>
              <w:t xml:space="preserve">        </w:t>
            </w:r>
            <w:r w:rsidRPr="005E4DE8">
              <w:rPr>
                <w:rFonts w:cs="Calibri"/>
              </w:rPr>
              <w:t>"C-B1-G2-R1-F1-P-PP-U2-MOLP1",</w:t>
            </w:r>
          </w:p>
          <w:p w14:paraId="2609A051" w14:textId="77777777" w:rsidR="005E4DE8" w:rsidRPr="005E4DE8" w:rsidRDefault="005E4DE8" w:rsidP="005E4DE8">
            <w:pPr>
              <w:spacing w:after="0"/>
              <w:rPr>
                <w:rFonts w:cs="Calibri"/>
              </w:rPr>
            </w:pPr>
            <w:r w:rsidRPr="005E4DE8">
              <w:rPr>
                <w:rFonts w:cs="Calibri"/>
              </w:rPr>
              <w:t xml:space="preserve">        "C-B1-G2-R1-F1",</w:t>
            </w:r>
          </w:p>
          <w:p w14:paraId="5A581133" w14:textId="77777777" w:rsidR="005E4DE8" w:rsidRPr="005E4DE8" w:rsidRDefault="005E4DE8" w:rsidP="005E4DE8">
            <w:pPr>
              <w:spacing w:after="0"/>
              <w:rPr>
                <w:rFonts w:cs="Calibri"/>
              </w:rPr>
            </w:pPr>
            <w:r w:rsidRPr="005E4DE8">
              <w:rPr>
                <w:rFonts w:cs="Calibri"/>
              </w:rPr>
              <w:t xml:space="preserve">        "C",</w:t>
            </w:r>
          </w:p>
          <w:p w14:paraId="7F98C031" w14:textId="77777777" w:rsidR="005E4DE8" w:rsidRDefault="005E4DE8" w:rsidP="005E4DE8">
            <w:pPr>
              <w:spacing w:after="0"/>
              <w:rPr>
                <w:rFonts w:cs="Calibri"/>
              </w:rPr>
            </w:pPr>
            <w:r w:rsidRPr="005E4DE8">
              <w:rPr>
                <w:rFonts w:cs="Calibri"/>
              </w:rPr>
              <w:t xml:space="preserve">        "C-B1-G1-R1-F1-P-PP-U2-MOLP2"</w:t>
            </w:r>
            <w:r w:rsidR="00334E80" w:rsidRPr="00334E80">
              <w:rPr>
                <w:rFonts w:cs="Calibri"/>
              </w:rPr>
              <w:t xml:space="preserve">    </w:t>
            </w:r>
          </w:p>
          <w:p w14:paraId="221222DF" w14:textId="77777777" w:rsidR="00334E80" w:rsidRPr="00334E80" w:rsidRDefault="005E4DE8" w:rsidP="005E4DE8">
            <w:pPr>
              <w:spacing w:after="0"/>
              <w:rPr>
                <w:rFonts w:cs="Calibri"/>
              </w:rPr>
            </w:pPr>
            <w:r>
              <w:rPr>
                <w:rFonts w:cs="Calibri"/>
              </w:rPr>
              <w:t xml:space="preserve">      </w:t>
            </w:r>
            <w:r w:rsidR="00334E80" w:rsidRPr="00334E80">
              <w:rPr>
                <w:rFonts w:cs="Calibri"/>
              </w:rPr>
              <w:t>]</w:t>
            </w:r>
          </w:p>
          <w:p w14:paraId="2CD07D49" w14:textId="77777777" w:rsidR="00334E80" w:rsidRPr="006E2058" w:rsidRDefault="00334E80" w:rsidP="0074091D">
            <w:pPr>
              <w:spacing w:after="0"/>
              <w:rPr>
                <w:rFonts w:cs="Calibri"/>
              </w:rPr>
            </w:pPr>
            <w:r w:rsidRPr="00334E80">
              <w:rPr>
                <w:rFonts w:cs="Calibri"/>
              </w:rPr>
              <w:t>}</w:t>
            </w:r>
          </w:p>
        </w:tc>
      </w:tr>
      <w:tr w:rsidR="00334E80" w:rsidRPr="006E2058" w14:paraId="4556CF5D" w14:textId="77777777" w:rsidTr="0016223C">
        <w:trPr>
          <w:trHeight w:val="244"/>
        </w:trPr>
        <w:tc>
          <w:tcPr>
            <w:tcW w:w="2162" w:type="dxa"/>
            <w:shd w:val="clear" w:color="auto" w:fill="D9D9D9" w:themeFill="background1" w:themeFillShade="D9"/>
            <w:tcMar>
              <w:top w:w="0" w:type="dxa"/>
              <w:left w:w="108" w:type="dxa"/>
              <w:bottom w:w="0" w:type="dxa"/>
              <w:right w:w="108" w:type="dxa"/>
            </w:tcMar>
            <w:vAlign w:val="center"/>
          </w:tcPr>
          <w:p w14:paraId="5654E905" w14:textId="77777777" w:rsidR="00334E80" w:rsidRDefault="00334E80" w:rsidP="0074091D">
            <w:pPr>
              <w:spacing w:after="0"/>
              <w:rPr>
                <w:rFonts w:cs="Calibri"/>
                <w:b/>
                <w:bCs/>
              </w:rPr>
            </w:pPr>
            <w:r>
              <w:rPr>
                <w:rFonts w:cs="Calibri"/>
                <w:b/>
                <w:bCs/>
              </w:rPr>
              <w:t>JSON Response</w:t>
            </w:r>
          </w:p>
        </w:tc>
        <w:tc>
          <w:tcPr>
            <w:tcW w:w="9348" w:type="dxa"/>
            <w:shd w:val="clear" w:color="auto" w:fill="FFFFFF" w:themeFill="background1"/>
            <w:tcMar>
              <w:top w:w="0" w:type="dxa"/>
              <w:left w:w="108" w:type="dxa"/>
              <w:bottom w:w="0" w:type="dxa"/>
              <w:right w:w="108" w:type="dxa"/>
            </w:tcMar>
            <w:vAlign w:val="center"/>
          </w:tcPr>
          <w:p w14:paraId="127C4B06" w14:textId="7EB291E7" w:rsidR="00334E80" w:rsidRPr="00334E80" w:rsidRDefault="00334E80" w:rsidP="0074091D">
            <w:pPr>
              <w:spacing w:after="0"/>
              <w:rPr>
                <w:rFonts w:cs="Calibri"/>
              </w:rPr>
            </w:pPr>
            <w:hyperlink r:id="rId71" w:history="1">
              <w:r w:rsidRPr="00394627">
                <w:rPr>
                  <w:rStyle w:val="Hyperlink"/>
                  <w:rFonts w:cs="Calibri"/>
                </w:rPr>
                <w:t>Link</w:t>
              </w:r>
            </w:hyperlink>
          </w:p>
        </w:tc>
      </w:tr>
    </w:tbl>
    <w:bookmarkEnd w:id="103"/>
    <w:p w14:paraId="2E5E06BE" w14:textId="29920C38" w:rsidR="00B07148" w:rsidRDefault="00995DF4" w:rsidP="00995DF4">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5"/>
        <w:gridCol w:w="9815"/>
      </w:tblGrid>
      <w:tr w:rsidR="000046D4" w14:paraId="207E761A" w14:textId="77777777" w:rsidTr="00995DF4">
        <w:trPr>
          <w:trHeight w:val="219"/>
          <w:jc w:val="center"/>
        </w:trPr>
        <w:tc>
          <w:tcPr>
            <w:tcW w:w="1803" w:type="dxa"/>
            <w:shd w:val="clear" w:color="auto" w:fill="D9D9D9" w:themeFill="background1" w:themeFillShade="D9"/>
            <w:hideMark/>
          </w:tcPr>
          <w:p w14:paraId="68356656" w14:textId="77777777" w:rsidR="000046D4" w:rsidRDefault="000046D4">
            <w:pPr>
              <w:spacing w:after="40"/>
              <w:jc w:val="center"/>
              <w:rPr>
                <w:rFonts w:cs="Calibri"/>
                <w:b/>
              </w:rPr>
            </w:pPr>
            <w:bookmarkStart w:id="104" w:name="OLE_LINK23"/>
            <w:r>
              <w:rPr>
                <w:rFonts w:cs="Calibri"/>
                <w:b/>
              </w:rPr>
              <w:t>HTTP Code</w:t>
            </w:r>
          </w:p>
        </w:tc>
        <w:tc>
          <w:tcPr>
            <w:tcW w:w="10787" w:type="dxa"/>
            <w:shd w:val="clear" w:color="auto" w:fill="D9D9D9" w:themeFill="background1" w:themeFillShade="D9"/>
            <w:hideMark/>
          </w:tcPr>
          <w:p w14:paraId="63A3DDBD" w14:textId="77777777" w:rsidR="000046D4" w:rsidRDefault="000046D4">
            <w:pPr>
              <w:spacing w:after="40"/>
              <w:jc w:val="center"/>
              <w:rPr>
                <w:rFonts w:cs="Calibri"/>
                <w:b/>
                <w:lang w:val="it-IT" w:eastAsia="it-IT"/>
              </w:rPr>
            </w:pPr>
            <w:r>
              <w:rPr>
                <w:rFonts w:cs="Calibri"/>
                <w:b/>
              </w:rPr>
              <w:t>Result Description</w:t>
            </w:r>
          </w:p>
        </w:tc>
      </w:tr>
      <w:tr w:rsidR="000046D4" w14:paraId="375408B9" w14:textId="77777777" w:rsidTr="00995DF4">
        <w:trPr>
          <w:trHeight w:val="219"/>
          <w:jc w:val="center"/>
        </w:trPr>
        <w:tc>
          <w:tcPr>
            <w:tcW w:w="1803" w:type="dxa"/>
            <w:hideMark/>
          </w:tcPr>
          <w:p w14:paraId="2E858023" w14:textId="77777777" w:rsidR="000046D4" w:rsidRDefault="000046D4">
            <w:pPr>
              <w:spacing w:after="40"/>
              <w:jc w:val="center"/>
              <w:rPr>
                <w:rFonts w:cs="Calibri"/>
              </w:rPr>
            </w:pPr>
            <w:r>
              <w:rPr>
                <w:rFonts w:cs="Calibri"/>
              </w:rPr>
              <w:t>200</w:t>
            </w:r>
          </w:p>
        </w:tc>
        <w:tc>
          <w:tcPr>
            <w:tcW w:w="10787" w:type="dxa"/>
            <w:hideMark/>
          </w:tcPr>
          <w:p w14:paraId="52919D80" w14:textId="77777777" w:rsidR="000046D4" w:rsidRDefault="000046D4">
            <w:pPr>
              <w:spacing w:after="40"/>
              <w:rPr>
                <w:rFonts w:cs="Calibri"/>
                <w:lang w:val="it-IT" w:eastAsia="it-IT"/>
              </w:rPr>
            </w:pPr>
            <w:r>
              <w:rPr>
                <w:rFonts w:cs="Calibri"/>
              </w:rPr>
              <w:t>Service executed successfully</w:t>
            </w:r>
          </w:p>
        </w:tc>
      </w:tr>
    </w:tbl>
    <w:bookmarkEnd w:id="104"/>
    <w:p w14:paraId="26BF066C" w14:textId="371B1689" w:rsidR="00B07148" w:rsidRDefault="00995DF4" w:rsidP="00995DF4">
      <w:pPr>
        <w:pStyle w:val="Heading3"/>
      </w:pPr>
      <w:r>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1"/>
        <w:gridCol w:w="2782"/>
        <w:gridCol w:w="7077"/>
      </w:tblGrid>
      <w:tr w:rsidR="00995DF4" w:rsidRPr="00995DF4" w14:paraId="1DB1E1CF" w14:textId="77777777" w:rsidTr="00995DF4">
        <w:trPr>
          <w:trHeight w:val="219"/>
          <w:jc w:val="center"/>
        </w:trPr>
        <w:tc>
          <w:tcPr>
            <w:tcW w:w="154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715C07A" w14:textId="77777777" w:rsidR="00995DF4" w:rsidRPr="00995DF4" w:rsidRDefault="00995DF4" w:rsidP="00995DF4">
            <w:pPr>
              <w:spacing w:after="40" w:line="256" w:lineRule="auto"/>
              <w:jc w:val="center"/>
              <w:rPr>
                <w:rFonts w:eastAsia="Calibri" w:cs="Calibri"/>
                <w:b/>
                <w:lang w:val="en-IN"/>
              </w:rPr>
            </w:pPr>
            <w:r w:rsidRPr="00995DF4">
              <w:rPr>
                <w:rFonts w:eastAsia="Calibri" w:cs="Calibri"/>
                <w:b/>
                <w:lang w:val="en-IN"/>
              </w:rPr>
              <w:t>HTTP Code</w:t>
            </w:r>
          </w:p>
        </w:tc>
        <w:tc>
          <w:tcPr>
            <w:tcW w:w="260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885CDC7" w14:textId="77777777" w:rsidR="00995DF4" w:rsidRPr="00995DF4" w:rsidRDefault="00995DF4" w:rsidP="00995DF4">
            <w:pPr>
              <w:spacing w:after="40" w:line="256" w:lineRule="auto"/>
              <w:jc w:val="center"/>
              <w:rPr>
                <w:rFonts w:eastAsia="Calibri" w:cs="Calibri"/>
                <w:b/>
                <w:lang w:val="it-IT" w:eastAsia="it-IT"/>
              </w:rPr>
            </w:pPr>
            <w:r w:rsidRPr="00995DF4">
              <w:rPr>
                <w:rFonts w:eastAsia="Calibri" w:cs="Calibri"/>
                <w:b/>
                <w:lang w:val="en-IN"/>
              </w:rPr>
              <w:t>Error Code</w:t>
            </w:r>
          </w:p>
        </w:tc>
        <w:tc>
          <w:tcPr>
            <w:tcW w:w="6634"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03433BE" w14:textId="77777777" w:rsidR="00995DF4" w:rsidRPr="00995DF4" w:rsidRDefault="00995DF4" w:rsidP="00995DF4">
            <w:pPr>
              <w:spacing w:after="40" w:line="256" w:lineRule="auto"/>
              <w:jc w:val="center"/>
              <w:rPr>
                <w:rFonts w:eastAsia="Calibri" w:cs="Calibri"/>
                <w:b/>
                <w:lang w:val="it-IT" w:eastAsia="it-IT"/>
              </w:rPr>
            </w:pPr>
            <w:r w:rsidRPr="00995DF4">
              <w:rPr>
                <w:rFonts w:eastAsia="Calibri" w:cs="Calibri"/>
                <w:b/>
                <w:lang w:val="en-IN"/>
              </w:rPr>
              <w:t>Error Description</w:t>
            </w:r>
          </w:p>
        </w:tc>
      </w:tr>
      <w:tr w:rsidR="00995DF4" w:rsidRPr="00995DF4" w14:paraId="11349485" w14:textId="77777777" w:rsidTr="00995DF4">
        <w:trPr>
          <w:trHeight w:val="219"/>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4C307753"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500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7A5E7CAC"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500</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15E1C44E" w14:textId="77777777" w:rsidR="00995DF4" w:rsidRPr="00995DF4" w:rsidRDefault="00995DF4" w:rsidP="00995DF4">
            <w:pPr>
              <w:spacing w:after="40" w:line="256" w:lineRule="auto"/>
              <w:rPr>
                <w:rFonts w:eastAsia="Calibri" w:cs="Calibri"/>
                <w:lang w:val="en-IN"/>
              </w:rPr>
            </w:pPr>
            <w:r w:rsidRPr="00995DF4">
              <w:rPr>
                <w:rFonts w:eastAsia="Calibri" w:cs="Calibri"/>
                <w:lang w:val="en-IN"/>
              </w:rPr>
              <w:t>Generic Error</w:t>
            </w:r>
          </w:p>
        </w:tc>
      </w:tr>
      <w:tr w:rsidR="00995DF4" w:rsidRPr="00995DF4" w14:paraId="13B3EB47" w14:textId="77777777" w:rsidTr="00995DF4">
        <w:trPr>
          <w:trHeight w:val="116"/>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29325DED"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0C4A1C00"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401</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1220E9BE" w14:textId="4371F801" w:rsidR="00995DF4" w:rsidRPr="00995DF4" w:rsidRDefault="0096709C" w:rsidP="00995DF4">
            <w:pPr>
              <w:spacing w:after="40" w:line="256" w:lineRule="auto"/>
              <w:rPr>
                <w:rFonts w:eastAsia="Calibri" w:cs="Arial"/>
                <w:lang w:val="en-IN"/>
              </w:rPr>
            </w:pPr>
            <w:r w:rsidRPr="00995DF4">
              <w:rPr>
                <w:rFonts w:eastAsia="Calibri" w:cs="Calibri"/>
                <w:lang w:val="en-IN"/>
              </w:rPr>
              <w:t>Unauthorized /</w:t>
            </w:r>
            <w:r w:rsidR="00995DF4" w:rsidRPr="00995DF4">
              <w:rPr>
                <w:rFonts w:eastAsia="Calibri" w:cs="Calibri"/>
                <w:lang w:val="en-IN"/>
              </w:rPr>
              <w:t xml:space="preserve"> </w:t>
            </w:r>
            <w:r w:rsidR="00995DF4" w:rsidRPr="00995DF4">
              <w:rPr>
                <w:rFonts w:eastAsia="Calibri" w:cs="Arial"/>
                <w:lang w:val="en-IN"/>
              </w:rPr>
              <w:t>{HeaderToken} could be missing or expired</w:t>
            </w:r>
          </w:p>
        </w:tc>
      </w:tr>
      <w:tr w:rsidR="00995DF4" w:rsidRPr="00995DF4" w14:paraId="67911F00" w14:textId="77777777" w:rsidTr="00995DF4">
        <w:trPr>
          <w:trHeight w:val="219"/>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7855C0AE"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0CCDD4C4"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400</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4F6818ED" w14:textId="77777777" w:rsidR="00995DF4" w:rsidRPr="00995DF4" w:rsidRDefault="00995DF4" w:rsidP="00995DF4">
            <w:pPr>
              <w:spacing w:after="40" w:line="256" w:lineRule="auto"/>
              <w:rPr>
                <w:rFonts w:eastAsia="Calibri" w:cs="Calibri"/>
                <w:lang w:val="en-IN" w:eastAsia="it-IT"/>
              </w:rPr>
            </w:pPr>
            <w:r w:rsidRPr="00995DF4">
              <w:rPr>
                <w:rFonts w:eastAsia="Calibri" w:cs="Calibri"/>
                <w:lang w:val="en-IN"/>
              </w:rPr>
              <w:t>Bad request</w:t>
            </w:r>
          </w:p>
        </w:tc>
      </w:tr>
    </w:tbl>
    <w:p w14:paraId="22AE268C" w14:textId="2DB7E7E9" w:rsidR="0045736D" w:rsidRDefault="00394627" w:rsidP="003828BA">
      <w:pPr>
        <w:pStyle w:val="Heading2"/>
      </w:pPr>
      <w:r>
        <w:rPr>
          <w:rFonts w:cs="Calibri"/>
        </w:rPr>
        <w:br w:type="column"/>
      </w:r>
      <w:bookmarkStart w:id="105" w:name="_Toc217890929"/>
      <w:r w:rsidR="0045736D">
        <w:lastRenderedPageBreak/>
        <w:t>POST- INSIGHT API</w:t>
      </w:r>
      <w:bookmarkEnd w:id="105"/>
    </w:p>
    <w:p w14:paraId="1CDFA1D2" w14:textId="04C93A72" w:rsidR="0045736D" w:rsidRDefault="0045736D" w:rsidP="0045736D">
      <w:r>
        <w:t xml:space="preserve">The </w:t>
      </w:r>
      <w:r w:rsidR="005C66C6">
        <w:t xml:space="preserve">INSIGHT </w:t>
      </w:r>
      <w:r>
        <w:t xml:space="preserve">API is part of the AOT-SmartKPI-Middleware </w:t>
      </w:r>
      <w:r>
        <w:rPr>
          <w:rFonts w:ascii="Calibri" w:hAnsi="Calibri" w:cs="Calibri"/>
        </w:rPr>
        <w:t>Microservice</w:t>
      </w:r>
      <w:r>
        <w:t xml:space="preserve"> that is invoked by the UI and consumed by the UI.</w:t>
      </w:r>
      <w:r w:rsidR="0027533B" w:rsidRPr="0027533B">
        <w:t xml:space="preserve"> </w:t>
      </w:r>
      <w:r w:rsidR="0027533B">
        <w:t>Insight API is a POST call to the Smart KPI AOT DEV server is hosted at the backend to get the details of actual, forecast, historical, target, RAGStatus</w:t>
      </w:r>
      <w:r w:rsidR="00AA516E">
        <w:t>,</w:t>
      </w:r>
      <w:r w:rsidR="0027533B">
        <w:t xml:space="preserve"> and CompareActual calculations for</w:t>
      </w:r>
      <w:r w:rsidR="00AA516E">
        <w:t xml:space="preserve"> a</w:t>
      </w:r>
      <w:r w:rsidR="0027533B">
        <w:t xml:space="preserve"> KPI.</w:t>
      </w:r>
    </w:p>
    <w:p w14:paraId="05A64609" w14:textId="63231FCA" w:rsidR="0045736D" w:rsidRDefault="008B04B3" w:rsidP="008B04B3">
      <w:pPr>
        <w:pStyle w:val="Heading3"/>
      </w:pPr>
      <w:r>
        <w:t>Input</w:t>
      </w:r>
      <w:bookmarkStart w:id="106" w:name="OLE_LINK32"/>
      <w:r w:rsidR="00927834">
        <w:t xml:space="preserve"> Header Parameters</w:t>
      </w:r>
    </w:p>
    <w:tbl>
      <w:tblPr>
        <w:tblW w:w="5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61"/>
        <w:gridCol w:w="7124"/>
        <w:gridCol w:w="1440"/>
        <w:gridCol w:w="1620"/>
        <w:gridCol w:w="1621"/>
      </w:tblGrid>
      <w:tr w:rsidR="0045736D" w14:paraId="771F3325" w14:textId="77777777" w:rsidTr="00687316">
        <w:trPr>
          <w:trHeight w:val="85"/>
        </w:trPr>
        <w:tc>
          <w:tcPr>
            <w:tcW w:w="1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338654" w14:textId="77777777" w:rsidR="0045736D" w:rsidRDefault="0045736D">
            <w:pPr>
              <w:spacing w:after="0"/>
              <w:rPr>
                <w:rFonts w:cs="Calibri"/>
              </w:rPr>
            </w:pPr>
            <w:r>
              <w:rPr>
                <w:rFonts w:cs="Calibri"/>
                <w:b/>
              </w:rPr>
              <w:t>Parameter</w:t>
            </w:r>
          </w:p>
        </w:tc>
        <w:tc>
          <w:tcPr>
            <w:tcW w:w="71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B4E75C" w14:textId="77777777" w:rsidR="0045736D" w:rsidRDefault="0045736D">
            <w:pPr>
              <w:spacing w:after="0"/>
              <w:rPr>
                <w:rFonts w:cs="Calibri"/>
              </w:rPr>
            </w:pPr>
            <w:r>
              <w:rPr>
                <w:rFonts w:cs="Calibri"/>
                <w:b/>
              </w:rPr>
              <w:t>Description</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1C79A8" w14:textId="77777777" w:rsidR="0045736D" w:rsidRDefault="0045736D">
            <w:pPr>
              <w:spacing w:after="0"/>
              <w:jc w:val="center"/>
              <w:rPr>
                <w:rFonts w:cs="Calibri"/>
              </w:rPr>
            </w:pPr>
            <w:r>
              <w:rPr>
                <w:rFonts w:cs="Calibri"/>
                <w:b/>
                <w:kern w:val="0"/>
              </w:rPr>
              <w:t>M/O</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73F594" w14:textId="77777777" w:rsidR="0045736D" w:rsidRDefault="0045736D">
            <w:pPr>
              <w:spacing w:after="0"/>
              <w:rPr>
                <w:rFonts w:cs="Calibri"/>
              </w:rPr>
            </w:pPr>
            <w:r>
              <w:rPr>
                <w:rFonts w:cs="Calibri"/>
                <w:b/>
              </w:rPr>
              <w:t>Max Length</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A0F68C" w14:textId="77777777" w:rsidR="0045736D" w:rsidRDefault="0045736D">
            <w:pPr>
              <w:spacing w:after="0"/>
              <w:rPr>
                <w:rFonts w:cs="Calibri"/>
              </w:rPr>
            </w:pPr>
            <w:r>
              <w:rPr>
                <w:rFonts w:cs="Calibri"/>
                <w:b/>
              </w:rPr>
              <w:t>Type</w:t>
            </w:r>
          </w:p>
        </w:tc>
      </w:tr>
      <w:tr w:rsidR="0045736D" w14:paraId="42FCE916" w14:textId="77777777" w:rsidTr="00687316">
        <w:trPr>
          <w:trHeight w:val="85"/>
        </w:trPr>
        <w:tc>
          <w:tcPr>
            <w:tcW w:w="1961" w:type="dxa"/>
            <w:tcBorders>
              <w:top w:val="single" w:sz="4" w:space="0" w:color="auto"/>
              <w:left w:val="single" w:sz="4" w:space="0" w:color="auto"/>
              <w:bottom w:val="single" w:sz="4" w:space="0" w:color="auto"/>
              <w:right w:val="single" w:sz="4" w:space="0" w:color="auto"/>
            </w:tcBorders>
            <w:vAlign w:val="center"/>
            <w:hideMark/>
          </w:tcPr>
          <w:p w14:paraId="02FA0DED" w14:textId="77777777" w:rsidR="0045736D" w:rsidRDefault="0045736D">
            <w:pPr>
              <w:spacing w:after="0"/>
              <w:rPr>
                <w:rFonts w:cs="Calibri"/>
              </w:rPr>
            </w:pPr>
            <w:r>
              <w:rPr>
                <w:rFonts w:cs="Calibri"/>
              </w:rPr>
              <w:t>authorization</w:t>
            </w:r>
          </w:p>
        </w:tc>
        <w:tc>
          <w:tcPr>
            <w:tcW w:w="7124" w:type="dxa"/>
            <w:tcBorders>
              <w:top w:val="single" w:sz="4" w:space="0" w:color="auto"/>
              <w:left w:val="single" w:sz="4" w:space="0" w:color="auto"/>
              <w:bottom w:val="single" w:sz="4" w:space="0" w:color="auto"/>
              <w:right w:val="single" w:sz="4" w:space="0" w:color="auto"/>
            </w:tcBorders>
            <w:vAlign w:val="center"/>
            <w:hideMark/>
          </w:tcPr>
          <w:p w14:paraId="4DF4FDC3" w14:textId="77777777" w:rsidR="0045736D" w:rsidRDefault="0045736D">
            <w:pPr>
              <w:spacing w:after="0"/>
              <w:rPr>
                <w:rFonts w:cs="Calibri"/>
              </w:rPr>
            </w:pPr>
            <w:r>
              <w:rPr>
                <w:rFonts w:cs="Calibri"/>
                <w:shd w:val="clear" w:color="auto" w:fill="FFFFFF"/>
              </w:rPr>
              <w:t>Token acquired from Azure AD based on the user credentials for further API calls. E.g., msal.accesstoken : { token: "&lt;token value&gt;"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AB7F251" w14:textId="77777777" w:rsidR="0045736D" w:rsidRDefault="0045736D">
            <w:pPr>
              <w:spacing w:after="0"/>
              <w:jc w:val="center"/>
              <w:rPr>
                <w:rFonts w:cs="Calibri"/>
              </w:rPr>
            </w:pPr>
            <w:r>
              <w:rPr>
                <w:rFonts w:cs="Calibri"/>
              </w:rPr>
              <w:t>M-Public</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DD7DB0E" w14:textId="77777777" w:rsidR="0045736D" w:rsidRDefault="0045736D">
            <w:pPr>
              <w:spacing w:after="0"/>
              <w:jc w:val="center"/>
              <w:rPr>
                <w:rFonts w:cs="Calibri"/>
              </w:rPr>
            </w:pPr>
            <w:r>
              <w:rPr>
                <w:rFonts w:cs="Calibri"/>
              </w:rPr>
              <w:t>-</w:t>
            </w:r>
          </w:p>
        </w:tc>
        <w:tc>
          <w:tcPr>
            <w:tcW w:w="1621" w:type="dxa"/>
            <w:tcBorders>
              <w:top w:val="single" w:sz="4" w:space="0" w:color="auto"/>
              <w:left w:val="single" w:sz="4" w:space="0" w:color="auto"/>
              <w:bottom w:val="single" w:sz="4" w:space="0" w:color="auto"/>
              <w:right w:val="single" w:sz="4" w:space="0" w:color="auto"/>
            </w:tcBorders>
            <w:vAlign w:val="center"/>
            <w:hideMark/>
          </w:tcPr>
          <w:p w14:paraId="2CFB6275" w14:textId="77777777" w:rsidR="0045736D" w:rsidRDefault="0045736D">
            <w:pPr>
              <w:spacing w:after="0"/>
              <w:rPr>
                <w:rFonts w:cs="Calibri"/>
              </w:rPr>
            </w:pPr>
            <w:r>
              <w:rPr>
                <w:rFonts w:cs="Calibri"/>
              </w:rPr>
              <w:t>String</w:t>
            </w:r>
          </w:p>
        </w:tc>
      </w:tr>
      <w:bookmarkEnd w:id="106"/>
    </w:tbl>
    <w:p w14:paraId="6C25D7EE" w14:textId="77777777" w:rsidR="008B04B3" w:rsidRPr="009F3143" w:rsidRDefault="008B04B3" w:rsidP="008B04B3">
      <w:pPr>
        <w:rPr>
          <w:sz w:val="2"/>
          <w:szCs w:val="2"/>
        </w:rPr>
      </w:pPr>
    </w:p>
    <w:p w14:paraId="4DD96B7A" w14:textId="52DE211F" w:rsidR="00927834" w:rsidRDefault="00927834" w:rsidP="00927834">
      <w:pPr>
        <w:pStyle w:val="Heading3"/>
      </w:pPr>
      <w:r>
        <w:t>Input Body Parameters</w:t>
      </w:r>
    </w:p>
    <w:tbl>
      <w:tblPr>
        <w:tblW w:w="5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61"/>
        <w:gridCol w:w="7124"/>
        <w:gridCol w:w="1440"/>
        <w:gridCol w:w="1620"/>
        <w:gridCol w:w="1621"/>
      </w:tblGrid>
      <w:tr w:rsidR="008B04B3" w:rsidRPr="008B04B3" w14:paraId="5DAEA177" w14:textId="77777777" w:rsidTr="00687316">
        <w:trPr>
          <w:trHeight w:val="85"/>
        </w:trPr>
        <w:tc>
          <w:tcPr>
            <w:tcW w:w="1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070056"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Parameter</w:t>
            </w:r>
          </w:p>
        </w:tc>
        <w:tc>
          <w:tcPr>
            <w:tcW w:w="71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A4B54B"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Description</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CBADC0" w14:textId="77777777" w:rsidR="008B04B3" w:rsidRPr="008B04B3" w:rsidRDefault="008B04B3" w:rsidP="008B04B3">
            <w:pPr>
              <w:spacing w:after="0" w:line="256" w:lineRule="auto"/>
              <w:jc w:val="center"/>
              <w:rPr>
                <w:rFonts w:eastAsia="Calibri" w:cs="Calibri"/>
                <w:lang w:val="en-IN"/>
              </w:rPr>
            </w:pPr>
            <w:r w:rsidRPr="008B04B3">
              <w:rPr>
                <w:rFonts w:eastAsia="Calibri" w:cs="Calibri"/>
                <w:b/>
                <w:kern w:val="0"/>
                <w:lang w:val="en-IN"/>
              </w:rPr>
              <w:t>M/O</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D57EBC"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Max Length</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6BBFEC"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Type</w:t>
            </w:r>
          </w:p>
        </w:tc>
      </w:tr>
      <w:tr w:rsidR="008B04B3" w:rsidRPr="008B04B3" w14:paraId="5D4B9ECF" w14:textId="77777777" w:rsidTr="00687316">
        <w:trPr>
          <w:trHeight w:val="196"/>
        </w:trPr>
        <w:tc>
          <w:tcPr>
            <w:tcW w:w="1961" w:type="dxa"/>
            <w:tcBorders>
              <w:top w:val="single" w:sz="4" w:space="0" w:color="auto"/>
              <w:left w:val="single" w:sz="4" w:space="0" w:color="auto"/>
              <w:bottom w:val="single" w:sz="4" w:space="0" w:color="auto"/>
              <w:right w:val="single" w:sz="4" w:space="0" w:color="auto"/>
            </w:tcBorders>
            <w:vAlign w:val="center"/>
            <w:hideMark/>
          </w:tcPr>
          <w:p w14:paraId="0F753F2E"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startdate</w:t>
            </w:r>
          </w:p>
        </w:tc>
        <w:tc>
          <w:tcPr>
            <w:tcW w:w="7124" w:type="dxa"/>
            <w:tcBorders>
              <w:top w:val="single" w:sz="4" w:space="0" w:color="auto"/>
              <w:left w:val="single" w:sz="4" w:space="0" w:color="auto"/>
              <w:bottom w:val="single" w:sz="4" w:space="0" w:color="auto"/>
              <w:right w:val="single" w:sz="4" w:space="0" w:color="auto"/>
            </w:tcBorders>
            <w:vAlign w:val="center"/>
            <w:hideMark/>
          </w:tcPr>
          <w:p w14:paraId="20057F3C"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 xml:space="preserve">Start date to perform the calculation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DEEEB21"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1BF0BA9"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255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392F0E7D"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String</w:t>
            </w:r>
          </w:p>
        </w:tc>
      </w:tr>
      <w:tr w:rsidR="008B04B3" w:rsidRPr="008B04B3" w14:paraId="48B2FBC9" w14:textId="77777777" w:rsidTr="00687316">
        <w:trPr>
          <w:trHeight w:val="196"/>
        </w:trPr>
        <w:tc>
          <w:tcPr>
            <w:tcW w:w="1961" w:type="dxa"/>
            <w:tcBorders>
              <w:top w:val="single" w:sz="4" w:space="0" w:color="auto"/>
              <w:left w:val="single" w:sz="4" w:space="0" w:color="auto"/>
              <w:bottom w:val="single" w:sz="4" w:space="0" w:color="auto"/>
              <w:right w:val="single" w:sz="4" w:space="0" w:color="auto"/>
            </w:tcBorders>
            <w:vAlign w:val="center"/>
            <w:hideMark/>
          </w:tcPr>
          <w:p w14:paraId="39185D64"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enddate</w:t>
            </w:r>
          </w:p>
        </w:tc>
        <w:tc>
          <w:tcPr>
            <w:tcW w:w="7124" w:type="dxa"/>
            <w:tcBorders>
              <w:top w:val="single" w:sz="4" w:space="0" w:color="auto"/>
              <w:left w:val="single" w:sz="4" w:space="0" w:color="auto"/>
              <w:bottom w:val="single" w:sz="4" w:space="0" w:color="auto"/>
              <w:right w:val="single" w:sz="4" w:space="0" w:color="auto"/>
            </w:tcBorders>
            <w:vAlign w:val="center"/>
            <w:hideMark/>
          </w:tcPr>
          <w:p w14:paraId="76C39845"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 xml:space="preserve">End date to perform the calculation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8B59231"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8B636D7"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255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0162DC88"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String</w:t>
            </w:r>
          </w:p>
        </w:tc>
      </w:tr>
      <w:tr w:rsidR="008B04B3" w:rsidRPr="008B04B3" w14:paraId="080D6B46" w14:textId="77777777" w:rsidTr="00687316">
        <w:trPr>
          <w:trHeight w:val="196"/>
        </w:trPr>
        <w:tc>
          <w:tcPr>
            <w:tcW w:w="1961" w:type="dxa"/>
            <w:tcBorders>
              <w:top w:val="single" w:sz="4" w:space="0" w:color="auto"/>
              <w:left w:val="single" w:sz="4" w:space="0" w:color="auto"/>
              <w:bottom w:val="single" w:sz="4" w:space="0" w:color="auto"/>
              <w:right w:val="single" w:sz="4" w:space="0" w:color="auto"/>
            </w:tcBorders>
            <w:vAlign w:val="center"/>
            <w:hideMark/>
          </w:tcPr>
          <w:p w14:paraId="15723892"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calendarOption</w:t>
            </w:r>
          </w:p>
        </w:tc>
        <w:tc>
          <w:tcPr>
            <w:tcW w:w="7124" w:type="dxa"/>
            <w:tcBorders>
              <w:top w:val="single" w:sz="4" w:space="0" w:color="auto"/>
              <w:left w:val="single" w:sz="4" w:space="0" w:color="auto"/>
              <w:bottom w:val="single" w:sz="4" w:space="0" w:color="auto"/>
              <w:right w:val="single" w:sz="4" w:space="0" w:color="auto"/>
            </w:tcBorders>
            <w:vAlign w:val="center"/>
            <w:hideMark/>
          </w:tcPr>
          <w:p w14:paraId="59F10338"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Available calendar Options (custom)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E154E71"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26F0962"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255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58C7E79E"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String</w:t>
            </w:r>
          </w:p>
        </w:tc>
      </w:tr>
    </w:tbl>
    <w:p w14:paraId="29504383" w14:textId="07CD5906" w:rsidR="0045736D" w:rsidRDefault="008B04B3" w:rsidP="008B04B3">
      <w:pPr>
        <w:pStyle w:val="Heading3"/>
      </w:pPr>
      <w:r>
        <w:t>Output</w:t>
      </w:r>
      <w:r w:rsidR="00927834">
        <w:t xml:space="preserve"> Header Parameters</w:t>
      </w:r>
    </w:p>
    <w:tbl>
      <w:tblPr>
        <w:tblW w:w="5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4"/>
        <w:gridCol w:w="8481"/>
        <w:gridCol w:w="1620"/>
        <w:gridCol w:w="1621"/>
      </w:tblGrid>
      <w:tr w:rsidR="0045736D" w14:paraId="2B016CC3" w14:textId="77777777" w:rsidTr="00687316">
        <w:trPr>
          <w:trHeight w:val="574"/>
        </w:trPr>
        <w:tc>
          <w:tcPr>
            <w:tcW w:w="20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F31B79" w14:textId="77777777" w:rsidR="0045736D" w:rsidRDefault="0045736D">
            <w:pPr>
              <w:spacing w:after="0"/>
              <w:rPr>
                <w:rFonts w:cs="Calibri"/>
                <w:b/>
              </w:rPr>
            </w:pPr>
            <w:r>
              <w:rPr>
                <w:rFonts w:cs="Calibri"/>
                <w:b/>
              </w:rPr>
              <w:t>Parameter</w:t>
            </w:r>
          </w:p>
        </w:tc>
        <w:tc>
          <w:tcPr>
            <w:tcW w:w="84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C71EB17" w14:textId="77777777" w:rsidR="0045736D" w:rsidRDefault="0045736D">
            <w:pPr>
              <w:spacing w:after="0"/>
              <w:rPr>
                <w:rFonts w:cs="Calibri"/>
                <w:b/>
              </w:rPr>
            </w:pPr>
            <w:r>
              <w:rPr>
                <w:rFonts w:cs="Calibri"/>
                <w:b/>
              </w:rPr>
              <w:t>Description</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54AE32" w14:textId="77777777" w:rsidR="0045736D" w:rsidRDefault="0045736D">
            <w:pPr>
              <w:spacing w:after="0"/>
              <w:jc w:val="center"/>
              <w:rPr>
                <w:rFonts w:cs="Calibri"/>
                <w:b/>
              </w:rPr>
            </w:pPr>
            <w:r>
              <w:rPr>
                <w:rFonts w:cs="Calibri"/>
                <w:b/>
                <w:kern w:val="0"/>
              </w:rPr>
              <w:t>M/O</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0AB69A9" w14:textId="77777777" w:rsidR="0045736D" w:rsidRDefault="0045736D">
            <w:pPr>
              <w:spacing w:after="0"/>
              <w:rPr>
                <w:rFonts w:cs="Calibri"/>
                <w:b/>
              </w:rPr>
            </w:pPr>
            <w:r>
              <w:rPr>
                <w:rFonts w:cs="Calibri"/>
                <w:b/>
              </w:rPr>
              <w:t>Type</w:t>
            </w:r>
          </w:p>
        </w:tc>
      </w:tr>
      <w:tr w:rsidR="0045736D" w14:paraId="52701552"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70B62BAF" w14:textId="77777777" w:rsidR="0045736D" w:rsidRDefault="0045736D">
            <w:pPr>
              <w:spacing w:after="0"/>
              <w:rPr>
                <w:rFonts w:cs="Calibri"/>
                <w:b/>
              </w:rPr>
            </w:pPr>
            <w:r>
              <w:rPr>
                <w:rFonts w:cs="Calibri"/>
                <w:shd w:val="clear" w:color="auto" w:fill="FFFFFF"/>
              </w:rPr>
              <w:t>Content-Type</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17B6D748" w14:textId="77777777" w:rsidR="0045736D" w:rsidRDefault="0045736D">
            <w:pPr>
              <w:spacing w:after="0"/>
              <w:rPr>
                <w:rFonts w:cs="Calibri"/>
                <w:b/>
              </w:rPr>
            </w:pPr>
            <w:r>
              <w:rPr>
                <w:rFonts w:cs="Calibri"/>
              </w:rPr>
              <w:t>Type of the content. It could be application/json, text/html, application/xml, etc. It lets the receiving entity know how to interpret the data.</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5C6D9EA0" w14:textId="77777777" w:rsidR="0045736D" w:rsidRDefault="0045736D">
            <w:pPr>
              <w:spacing w:after="0"/>
              <w:jc w:val="center"/>
              <w:rPr>
                <w:rFonts w:cs="Calibri"/>
                <w:b/>
              </w:rPr>
            </w:pPr>
            <w:r>
              <w:rPr>
                <w:rFonts w:cs="Calibri"/>
              </w:rPr>
              <w:t>M-Public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746B462D" w14:textId="77777777" w:rsidR="0045736D" w:rsidRDefault="0045736D">
            <w:pPr>
              <w:spacing w:after="0"/>
              <w:rPr>
                <w:rFonts w:cs="Calibri"/>
                <w:b/>
              </w:rPr>
            </w:pPr>
            <w:r>
              <w:rPr>
                <w:rFonts w:cs="Calibri"/>
              </w:rPr>
              <w:t>255</w:t>
            </w:r>
          </w:p>
        </w:tc>
      </w:tr>
      <w:tr w:rsidR="0045736D" w14:paraId="1B80850B"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30EED710" w14:textId="77777777" w:rsidR="0045736D" w:rsidRDefault="0045736D">
            <w:pPr>
              <w:spacing w:after="0"/>
              <w:rPr>
                <w:rFonts w:cs="Calibri"/>
              </w:rPr>
            </w:pPr>
            <w:r>
              <w:rPr>
                <w:rFonts w:cs="Calibri"/>
                <w:shd w:val="clear" w:color="auto" w:fill="FFFFFF"/>
              </w:rPr>
              <w:t>Content-Length</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55BD4658" w14:textId="77777777" w:rsidR="0045736D" w:rsidRDefault="0045736D">
            <w:pPr>
              <w:spacing w:after="0"/>
              <w:rPr>
                <w:rFonts w:cs="Calibri"/>
              </w:rPr>
            </w:pPr>
            <w:r>
              <w:rPr>
                <w:rFonts w:cs="Calibri"/>
              </w:rPr>
              <w:t>Length of the content.</w:t>
            </w:r>
            <w:r>
              <w:t xml:space="preserve"> </w:t>
            </w:r>
            <w:r>
              <w:rPr>
                <w:rFonts w:cs="Calibri"/>
              </w:rPr>
              <w:t>This is an HTTP header that indicates the size of the body data in bytes.</w:t>
            </w:r>
          </w:p>
          <w:p w14:paraId="59408D63" w14:textId="77777777" w:rsidR="0045736D" w:rsidRDefault="0045736D">
            <w:pPr>
              <w:spacing w:after="0"/>
              <w:rPr>
                <w:rFonts w:cs="Calibri"/>
              </w:rPr>
            </w:pPr>
            <w:r>
              <w:rPr>
                <w:rFonts w:cs="Calibri"/>
              </w:rPr>
              <w:t xml:space="preserve"> It is used to let the receiving entity know how much data to expect.</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1C7CECA1" w14:textId="77777777" w:rsidR="0045736D" w:rsidRDefault="0045736D">
            <w:pPr>
              <w:spacing w:after="0"/>
              <w:jc w:val="center"/>
              <w:rPr>
                <w:rFonts w:cs="Calibri"/>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7F8E91E9" w14:textId="77777777" w:rsidR="0045736D" w:rsidRDefault="0045736D">
            <w:pPr>
              <w:spacing w:after="0"/>
              <w:rPr>
                <w:rFonts w:cs="Calibri"/>
              </w:rPr>
            </w:pPr>
            <w:r>
              <w:rPr>
                <w:rFonts w:cs="Calibri"/>
              </w:rPr>
              <w:t>255</w:t>
            </w:r>
          </w:p>
        </w:tc>
      </w:tr>
      <w:tr w:rsidR="0045736D" w14:paraId="15264B63"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2C7CB1F7" w14:textId="77777777" w:rsidR="0045736D" w:rsidRDefault="0045736D">
            <w:pPr>
              <w:spacing w:after="0"/>
              <w:rPr>
                <w:rFonts w:cs="Calibri"/>
                <w:shd w:val="clear" w:color="auto" w:fill="FFFFFF"/>
              </w:rPr>
            </w:pPr>
            <w:r>
              <w:rPr>
                <w:rFonts w:cs="Calibri"/>
                <w:shd w:val="clear" w:color="auto" w:fill="FFFFFF"/>
              </w:rPr>
              <w:t xml:space="preserve">date </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46C428B2" w14:textId="77777777" w:rsidR="0045736D" w:rsidRDefault="0045736D">
            <w:pPr>
              <w:spacing w:after="0"/>
              <w:rPr>
                <w:rFonts w:cs="Calibri"/>
                <w:shd w:val="clear" w:color="auto" w:fill="FFFFFF"/>
              </w:rPr>
            </w:pPr>
            <w:r>
              <w:rPr>
                <w:rFonts w:cs="Calibri"/>
              </w:rPr>
              <w:t xml:space="preserve">Date of operation execution </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6E5A17F1"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11556C3E" w14:textId="77777777" w:rsidR="0045736D" w:rsidRDefault="0045736D">
            <w:pPr>
              <w:spacing w:after="0"/>
              <w:rPr>
                <w:rFonts w:cs="Calibri"/>
                <w:shd w:val="clear" w:color="auto" w:fill="FFFFFF"/>
              </w:rPr>
            </w:pPr>
            <w:r>
              <w:rPr>
                <w:rFonts w:cs="Calibri"/>
              </w:rPr>
              <w:t>255</w:t>
            </w:r>
          </w:p>
        </w:tc>
      </w:tr>
      <w:tr w:rsidR="0045736D" w14:paraId="7B4AB330"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7926C5AA" w14:textId="77777777" w:rsidR="0045736D" w:rsidRDefault="0045736D">
            <w:pPr>
              <w:spacing w:after="0"/>
              <w:rPr>
                <w:rFonts w:cs="Calibri"/>
                <w:shd w:val="clear" w:color="auto" w:fill="FFFFFF"/>
              </w:rPr>
            </w:pPr>
            <w:r>
              <w:rPr>
                <w:rFonts w:cs="Calibri"/>
                <w:shd w:val="clear" w:color="auto" w:fill="FFFFFF"/>
              </w:rPr>
              <w:t>ocp-apim-apiid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5F7A0D82" w14:textId="3B61E10E" w:rsidR="0045736D" w:rsidRDefault="0045736D">
            <w:pPr>
              <w:spacing w:after="0"/>
              <w:rPr>
                <w:rFonts w:cs="Calibri"/>
                <w:shd w:val="clear" w:color="auto" w:fill="FFFFFF"/>
              </w:rPr>
            </w:pPr>
            <w:r>
              <w:rPr>
                <w:rFonts w:cs="Calibri"/>
              </w:rPr>
              <w:t>This field holds the unique identifier of the API in A</w:t>
            </w:r>
            <w:r w:rsidR="003C13FA">
              <w:rPr>
                <w:rFonts w:cs="Calibri"/>
              </w:rPr>
              <w:t>WS API Gateway</w:t>
            </w:r>
            <w:r>
              <w:rPr>
                <w:rFonts w:cs="Calibri"/>
              </w:rPr>
              <w:t>. This identifier is used within the API</w:t>
            </w:r>
            <w:r w:rsidR="003C13FA">
              <w:rPr>
                <w:rFonts w:cs="Calibri"/>
              </w:rPr>
              <w:t xml:space="preserve"> Gateway</w:t>
            </w:r>
            <w:r>
              <w:rPr>
                <w:rFonts w:cs="Calibri"/>
              </w:rPr>
              <w:t xml:space="preserve"> instance to distinguish between different APIs.</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68650CB7"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07A5B62E" w14:textId="77777777" w:rsidR="0045736D" w:rsidRDefault="0045736D">
            <w:pPr>
              <w:spacing w:after="0"/>
              <w:rPr>
                <w:rFonts w:cs="Calibri"/>
                <w:shd w:val="clear" w:color="auto" w:fill="FFFFFF"/>
              </w:rPr>
            </w:pPr>
            <w:r>
              <w:rPr>
                <w:rFonts w:cs="Calibri"/>
              </w:rPr>
              <w:t>255</w:t>
            </w:r>
          </w:p>
        </w:tc>
      </w:tr>
      <w:tr w:rsidR="0045736D" w14:paraId="08D9555B"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7BC92647" w14:textId="77777777" w:rsidR="0045736D" w:rsidRDefault="0045736D">
            <w:pPr>
              <w:spacing w:after="0"/>
              <w:rPr>
                <w:rFonts w:cs="Calibri"/>
                <w:shd w:val="clear" w:color="auto" w:fill="FFFFFF"/>
              </w:rPr>
            </w:pPr>
            <w:r>
              <w:rPr>
                <w:rFonts w:cs="Calibri"/>
                <w:shd w:val="clear" w:color="auto" w:fill="FFFFFF"/>
              </w:rPr>
              <w:t>ocp-apim-operationid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6ECE7D15" w14:textId="653C28EA" w:rsidR="0045736D" w:rsidRDefault="0045736D">
            <w:pPr>
              <w:spacing w:after="0"/>
              <w:rPr>
                <w:rFonts w:cs="Calibri"/>
                <w:shd w:val="clear" w:color="auto" w:fill="FFFFFF"/>
              </w:rPr>
            </w:pPr>
            <w:r>
              <w:rPr>
                <w:rFonts w:cs="Calibri"/>
              </w:rPr>
              <w:t>This field contains the unique identifier for a particular operation within an API in API</w:t>
            </w:r>
            <w:r w:rsidR="003C13FA">
              <w:rPr>
                <w:rFonts w:cs="Calibri"/>
              </w:rPr>
              <w:t xml:space="preserve"> Gateway</w:t>
            </w:r>
            <w:r>
              <w:rPr>
                <w:rFonts w:cs="Calibri"/>
              </w:rPr>
              <w:t>. This helps in tracing the specific operation or method that was invoked.</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02A1823F"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090E68DB" w14:textId="77777777" w:rsidR="0045736D" w:rsidRDefault="0045736D">
            <w:pPr>
              <w:spacing w:after="0"/>
              <w:rPr>
                <w:rFonts w:cs="Calibri"/>
                <w:shd w:val="clear" w:color="auto" w:fill="FFFFFF"/>
              </w:rPr>
            </w:pPr>
            <w:r>
              <w:rPr>
                <w:rFonts w:cs="Calibri"/>
              </w:rPr>
              <w:t>255</w:t>
            </w:r>
          </w:p>
        </w:tc>
      </w:tr>
      <w:tr w:rsidR="0045736D" w14:paraId="4C66DD8C"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14AC4C95" w14:textId="77777777" w:rsidR="0045736D" w:rsidRDefault="0045736D">
            <w:pPr>
              <w:spacing w:after="0"/>
              <w:rPr>
                <w:rFonts w:cs="Calibri"/>
                <w:shd w:val="clear" w:color="auto" w:fill="FFFFFF"/>
              </w:rPr>
            </w:pPr>
            <w:r>
              <w:rPr>
                <w:rFonts w:cs="Calibri"/>
                <w:shd w:val="clear" w:color="auto" w:fill="FFFFFF"/>
              </w:rPr>
              <w:t>ocp-apim-productid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3102B41E" w14:textId="73A2742F" w:rsidR="0045736D" w:rsidRDefault="0045736D">
            <w:pPr>
              <w:spacing w:after="0"/>
              <w:rPr>
                <w:rFonts w:cs="Calibri"/>
                <w:shd w:val="clear" w:color="auto" w:fill="FFFFFF"/>
              </w:rPr>
            </w:pPr>
            <w:r>
              <w:rPr>
                <w:rFonts w:cs="Calibri"/>
              </w:rPr>
              <w:t>This field contains the unique identifier of the product with which the API is associated. In API</w:t>
            </w:r>
            <w:r w:rsidR="00556CB2">
              <w:rPr>
                <w:rFonts w:cs="Calibri"/>
              </w:rPr>
              <w:t xml:space="preserve"> Gateway</w:t>
            </w:r>
            <w:r>
              <w:rPr>
                <w:rFonts w:cs="Calibri"/>
              </w:rPr>
              <w:t xml:space="preserve">, APIs can be grouped into products, and this field helps identify which product the API belongs </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4FC4BA7D"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9333436" w14:textId="77777777" w:rsidR="0045736D" w:rsidRDefault="0045736D">
            <w:pPr>
              <w:spacing w:after="0"/>
              <w:rPr>
                <w:rFonts w:cs="Calibri"/>
                <w:shd w:val="clear" w:color="auto" w:fill="FFFFFF"/>
              </w:rPr>
            </w:pPr>
            <w:r>
              <w:rPr>
                <w:rFonts w:cs="Calibri"/>
              </w:rPr>
              <w:t>255</w:t>
            </w:r>
          </w:p>
        </w:tc>
      </w:tr>
      <w:tr w:rsidR="0045736D" w14:paraId="72FBB84A"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214E2D36" w14:textId="77777777" w:rsidR="0045736D" w:rsidRDefault="0045736D">
            <w:pPr>
              <w:spacing w:after="0"/>
              <w:rPr>
                <w:rFonts w:cs="Calibri"/>
                <w:shd w:val="clear" w:color="auto" w:fill="FFFFFF"/>
              </w:rPr>
            </w:pPr>
            <w:r>
              <w:rPr>
                <w:rFonts w:cs="Calibri"/>
                <w:shd w:val="clear" w:color="auto" w:fill="FFFFFF"/>
              </w:rPr>
              <w:t>ocp-apim-subscriptionid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4F2932EE" w14:textId="69DE44C8" w:rsidR="0045736D" w:rsidRDefault="0045736D">
            <w:pPr>
              <w:spacing w:after="0"/>
              <w:rPr>
                <w:rFonts w:cs="Calibri"/>
                <w:shd w:val="clear" w:color="auto" w:fill="FFFFFF"/>
              </w:rPr>
            </w:pPr>
            <w:r>
              <w:rPr>
                <w:rFonts w:cs="Calibri"/>
              </w:rPr>
              <w:t>This field contains the unique identifier of the subscription associated with the API</w:t>
            </w:r>
            <w:r w:rsidR="00900701">
              <w:rPr>
                <w:rFonts w:cs="Calibri"/>
              </w:rPr>
              <w:t xml:space="preserve"> Gateway</w:t>
            </w:r>
            <w:r>
              <w:rPr>
                <w:rFonts w:cs="Calibri"/>
              </w:rPr>
              <w:t xml:space="preserve"> instance. In API</w:t>
            </w:r>
            <w:r w:rsidR="00900701">
              <w:rPr>
                <w:rFonts w:cs="Calibri"/>
              </w:rPr>
              <w:t xml:space="preserve"> Gateway</w:t>
            </w:r>
            <w:r>
              <w:rPr>
                <w:rFonts w:cs="Calibri"/>
              </w:rPr>
              <w:t>, a subscription relates to the agreement to use an API and provides the primary means for authorization.</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7A93A4C8"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0D258213" w14:textId="77777777" w:rsidR="0045736D" w:rsidRDefault="0045736D">
            <w:pPr>
              <w:spacing w:after="0"/>
              <w:rPr>
                <w:rFonts w:cs="Calibri"/>
                <w:shd w:val="clear" w:color="auto" w:fill="FFFFFF"/>
              </w:rPr>
            </w:pPr>
            <w:r>
              <w:rPr>
                <w:rFonts w:cs="Calibri"/>
              </w:rPr>
              <w:t>255</w:t>
            </w:r>
          </w:p>
        </w:tc>
      </w:tr>
      <w:tr w:rsidR="0045736D" w14:paraId="088F56CE"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3DD9E139" w14:textId="77777777" w:rsidR="0045736D" w:rsidRDefault="0045736D">
            <w:pPr>
              <w:spacing w:after="0"/>
              <w:rPr>
                <w:rFonts w:cs="Calibri"/>
                <w:shd w:val="clear" w:color="auto" w:fill="FFFFFF"/>
              </w:rPr>
            </w:pPr>
            <w:r>
              <w:rPr>
                <w:rFonts w:cs="Calibri"/>
                <w:shd w:val="clear" w:color="auto" w:fill="FFFFFF"/>
              </w:rPr>
              <w:t>ocp-apim-trace-location</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6AA228BD" w14:textId="7171DC92" w:rsidR="0045736D" w:rsidRDefault="0045736D">
            <w:pPr>
              <w:spacing w:after="0"/>
              <w:rPr>
                <w:rFonts w:cs="Calibri"/>
                <w:shd w:val="clear" w:color="auto" w:fill="FFFFFF"/>
              </w:rPr>
            </w:pPr>
            <w:r>
              <w:rPr>
                <w:rFonts w:cs="Calibri"/>
              </w:rPr>
              <w:t>This field contains the URL where the trace output can be found. This is typically used for debugging purposes. When API</w:t>
            </w:r>
            <w:r w:rsidR="00556CB2">
              <w:rPr>
                <w:rFonts w:cs="Calibri"/>
              </w:rPr>
              <w:t xml:space="preserve"> Gatewa</w:t>
            </w:r>
            <w:r w:rsidR="00900701">
              <w:rPr>
                <w:rFonts w:cs="Calibri"/>
              </w:rPr>
              <w:t>y</w:t>
            </w:r>
            <w:r>
              <w:rPr>
                <w:rFonts w:cs="Calibri"/>
              </w:rPr>
              <w:t xml:space="preserve"> tracing is enabled, detailed information about the request and response is written to this location, which can help troubleshoot issues.</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6A01BD1D"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5FC0F54C" w14:textId="77777777" w:rsidR="0045736D" w:rsidRDefault="0045736D">
            <w:pPr>
              <w:spacing w:after="0"/>
              <w:rPr>
                <w:rFonts w:cs="Calibri"/>
                <w:shd w:val="clear" w:color="auto" w:fill="FFFFFF"/>
              </w:rPr>
            </w:pPr>
            <w:r>
              <w:rPr>
                <w:rFonts w:cs="Calibri"/>
              </w:rPr>
              <w:t>255</w:t>
            </w:r>
          </w:p>
        </w:tc>
      </w:tr>
    </w:tbl>
    <w:p w14:paraId="7E01C96A" w14:textId="77777777" w:rsidR="0045736D" w:rsidRPr="00BB13B5" w:rsidRDefault="0045736D" w:rsidP="0045736D">
      <w:pPr>
        <w:tabs>
          <w:tab w:val="left" w:pos="3120"/>
        </w:tabs>
        <w:rPr>
          <w:b/>
          <w:bCs/>
          <w:sz w:val="2"/>
          <w:szCs w:val="4"/>
        </w:rPr>
      </w:pPr>
    </w:p>
    <w:p w14:paraId="6534DE2B" w14:textId="234C822C" w:rsidR="00927834" w:rsidRDefault="00927834" w:rsidP="00927834">
      <w:pPr>
        <w:pStyle w:val="Heading3"/>
      </w:pPr>
      <w:r>
        <w:t>Output Body Parameters</w:t>
      </w:r>
    </w:p>
    <w:tbl>
      <w:tblPr>
        <w:tblW w:w="595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7"/>
        <w:gridCol w:w="8588"/>
        <w:gridCol w:w="1620"/>
        <w:gridCol w:w="1552"/>
      </w:tblGrid>
      <w:tr w:rsidR="00BB13B5" w:rsidRPr="00BB13B5" w14:paraId="7A53278A" w14:textId="77777777" w:rsidTr="0062439E">
        <w:trPr>
          <w:trHeight w:val="342"/>
        </w:trPr>
        <w:tc>
          <w:tcPr>
            <w:tcW w:w="19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4EFACF" w14:textId="77777777" w:rsidR="00BB13B5" w:rsidRPr="00BB13B5" w:rsidRDefault="00BB13B5" w:rsidP="00BB13B5">
            <w:pPr>
              <w:spacing w:after="0" w:line="256" w:lineRule="auto"/>
              <w:rPr>
                <w:rFonts w:eastAsia="Calibri" w:cs="Calibri"/>
                <w:b/>
                <w:lang w:val="en-IN"/>
              </w:rPr>
            </w:pPr>
            <w:r w:rsidRPr="00BB13B5">
              <w:rPr>
                <w:rFonts w:eastAsia="Calibri" w:cs="Calibri"/>
                <w:b/>
                <w:lang w:val="en-IN"/>
              </w:rPr>
              <w:t>Parameter</w:t>
            </w:r>
          </w:p>
        </w:tc>
        <w:tc>
          <w:tcPr>
            <w:tcW w:w="85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EF8843B" w14:textId="77777777" w:rsidR="00BB13B5" w:rsidRPr="00BB13B5" w:rsidRDefault="00BB13B5" w:rsidP="00BB13B5">
            <w:pPr>
              <w:spacing w:after="0" w:line="256" w:lineRule="auto"/>
              <w:rPr>
                <w:rFonts w:eastAsia="Calibri" w:cs="Calibri"/>
                <w:b/>
                <w:lang w:val="en-IN"/>
              </w:rPr>
            </w:pPr>
            <w:r w:rsidRPr="00BB13B5">
              <w:rPr>
                <w:rFonts w:eastAsia="Calibri" w:cs="Calibri"/>
                <w:b/>
                <w:lang w:val="en-IN"/>
              </w:rPr>
              <w:t>Description</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EF5ABA4" w14:textId="77777777" w:rsidR="00BB13B5" w:rsidRPr="00BB13B5" w:rsidRDefault="00BB13B5" w:rsidP="00BB13B5">
            <w:pPr>
              <w:spacing w:after="0" w:line="256" w:lineRule="auto"/>
              <w:jc w:val="center"/>
              <w:rPr>
                <w:rFonts w:eastAsia="Calibri" w:cs="Calibri"/>
                <w:b/>
                <w:lang w:val="en-IN"/>
              </w:rPr>
            </w:pPr>
            <w:r w:rsidRPr="00BB13B5">
              <w:rPr>
                <w:rFonts w:eastAsia="Calibri" w:cs="Calibri"/>
                <w:b/>
                <w:kern w:val="0"/>
                <w:lang w:val="en-IN"/>
              </w:rPr>
              <w:t>M/O</w:t>
            </w:r>
          </w:p>
        </w:tc>
        <w:tc>
          <w:tcPr>
            <w:tcW w:w="15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C6951C" w14:textId="77777777" w:rsidR="00BB13B5" w:rsidRPr="00BB13B5" w:rsidRDefault="00BB13B5" w:rsidP="00BB13B5">
            <w:pPr>
              <w:spacing w:after="0" w:line="256" w:lineRule="auto"/>
              <w:rPr>
                <w:rFonts w:eastAsia="Calibri" w:cs="Calibri"/>
                <w:b/>
                <w:lang w:val="en-IN"/>
              </w:rPr>
            </w:pPr>
            <w:r w:rsidRPr="00BB13B5">
              <w:rPr>
                <w:rFonts w:eastAsia="Calibri" w:cs="Calibri"/>
                <w:b/>
                <w:lang w:val="en-IN"/>
              </w:rPr>
              <w:t>Type</w:t>
            </w:r>
          </w:p>
        </w:tc>
      </w:tr>
      <w:tr w:rsidR="00BB13B5" w:rsidRPr="00BB13B5" w14:paraId="6A9810D1" w14:textId="77777777" w:rsidTr="0062439E">
        <w:trPr>
          <w:trHeight w:val="395"/>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20C733"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errorManagement</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6E94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The object identifying the error. Provided only if there is an error.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B075BB"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O</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14319"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Object</w:t>
            </w:r>
          </w:p>
        </w:tc>
      </w:tr>
      <w:tr w:rsidR="00BB13B5" w:rsidRPr="00BB13B5" w14:paraId="38E32471"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CA00A2"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errorCode</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873777"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The numeric identifier of the error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7D0A8"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BCA3C2"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259F0EBE"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F9CA2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errorDescription</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D48D6"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Alphanumeric explanation of the error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6FE738"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06595E"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7CBDA0AD" w14:textId="77777777" w:rsidTr="0062439E">
        <w:trPr>
          <w:trHeight w:val="29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054D37" w14:textId="77777777" w:rsidR="00BB13B5" w:rsidRPr="00BB13B5" w:rsidRDefault="00BB13B5" w:rsidP="00BB13B5">
            <w:pPr>
              <w:spacing w:line="256" w:lineRule="auto"/>
              <w:contextualSpacing/>
              <w:rPr>
                <w:rFonts w:eastAsia="Calibri" w:cs="Calibri"/>
                <w:lang w:val="en-IN"/>
              </w:rPr>
            </w:pPr>
            <w:r w:rsidRPr="00BB13B5">
              <w:rPr>
                <w:rFonts w:eastAsia="Calibri" w:cs="Calibri"/>
                <w:lang w:val="en-IN"/>
              </w:rPr>
              <w:t>Services</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701EAF"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List of the created Service&lt;s&gt;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55E209"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O</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CD518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List</w:t>
            </w:r>
          </w:p>
        </w:tc>
      </w:tr>
      <w:tr w:rsidR="00BB13B5" w:rsidRPr="00BB13B5" w14:paraId="6D44E5FB"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C9F7A0" w14:textId="77777777" w:rsidR="00BB13B5" w:rsidRPr="00BB13B5" w:rsidRDefault="00BB13B5" w:rsidP="00BB13B5">
            <w:pPr>
              <w:spacing w:after="0" w:line="256" w:lineRule="auto"/>
              <w:rPr>
                <w:rFonts w:eastAsia="Calibri" w:cs="Calibri"/>
                <w:lang w:val="en-IN"/>
              </w:rPr>
            </w:pPr>
            <w:r w:rsidRPr="00BB13B5">
              <w:rPr>
                <w:rFonts w:eastAsia="Calibri" w:cs="Calibri"/>
                <w:shd w:val="clear" w:color="auto" w:fill="FFFFFF"/>
                <w:lang w:val="en-IN" w:eastAsia="en-IN"/>
              </w:rPr>
              <w:t>Actual</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2D6276" w14:textId="77777777" w:rsidR="00BB13B5" w:rsidRPr="00BB13B5" w:rsidRDefault="00BB13B5" w:rsidP="00BB13B5">
            <w:pPr>
              <w:spacing w:after="0" w:line="256" w:lineRule="auto"/>
              <w:rPr>
                <w:rFonts w:eastAsia="Calibri" w:cs="Calibri"/>
                <w:lang w:val="en-IN"/>
              </w:rPr>
            </w:pPr>
            <w:r w:rsidRPr="00BB13B5">
              <w:rPr>
                <w:rFonts w:eastAsia="Calibri" w:cs="Calibri"/>
                <w:kern w:val="0"/>
                <w:shd w:val="clear" w:color="auto" w:fill="FFFFFF"/>
                <w:lang w:val="en-IN"/>
              </w:rPr>
              <w:t>The Actual calculation of the KPI depends on its configuration. For example: If a KPI is configured to be calculated at 12 AM every day, the actual value would depend on the past 24hrs data i.e., 12 AM the previous day to 12 AM the current day. ex:(</w:t>
            </w:r>
            <w:r w:rsidRPr="00BB13B5">
              <w:rPr>
                <w:rFonts w:eastAsia="Calibri" w:cs="Calibri"/>
                <w:color w:val="000000"/>
                <w:kern w:val="0"/>
                <w:lang w:val="en-IN"/>
              </w:rPr>
              <w:t xml:space="preserve"> C-B1-G1-R1-F1:OEE)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26F839"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0D74C1"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FF0320F"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7AE2C" w14:textId="77777777" w:rsidR="00BB13B5" w:rsidRPr="00BB13B5" w:rsidRDefault="00BB13B5" w:rsidP="00BB13B5">
            <w:pPr>
              <w:spacing w:after="0" w:line="256" w:lineRule="auto"/>
              <w:rPr>
                <w:rFonts w:eastAsia="Calibri" w:cs="Calibri"/>
                <w:lang w:val="en-IN"/>
              </w:rPr>
            </w:pPr>
            <w:r w:rsidRPr="00BB13B5">
              <w:rPr>
                <w:rFonts w:eastAsia="Calibri" w:cs="Calibri"/>
                <w:shd w:val="clear" w:color="auto" w:fill="FFFFFF"/>
                <w:lang w:val="en-IN" w:eastAsia="en-IN"/>
              </w:rPr>
              <w:t>CalculationFrequency</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217551"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Frequency of KPI calculation. Ex:5min,10min,30min,1h,12h</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9EB27D"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324E3C"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67955463"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BD3041"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Forecast</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F12067" w14:textId="77777777" w:rsidR="00BB13B5" w:rsidRPr="00BB13B5" w:rsidRDefault="00BB13B5" w:rsidP="00BB13B5">
            <w:pPr>
              <w:spacing w:after="0" w:line="256" w:lineRule="auto"/>
              <w:rPr>
                <w:rFonts w:eastAsia="Calibri" w:cs="Calibri"/>
                <w:lang w:val="en-IN"/>
              </w:rPr>
            </w:pPr>
            <w:r w:rsidRPr="00BB13B5">
              <w:rPr>
                <w:rFonts w:eastAsia="Calibri" w:cs="Calibri"/>
                <w:kern w:val="0"/>
                <w:shd w:val="clear" w:color="auto" w:fill="FFFFFF"/>
                <w:lang w:val="en-IN"/>
              </w:rPr>
              <w:t xml:space="preserve">Forecast refers to the average of the actual KPI values calculated over the past seven days. These calculated values are stored in its dedicated timeseries ID in CDF. ex:( </w:t>
            </w:r>
            <w:r w:rsidRPr="00BB13B5">
              <w:rPr>
                <w:rFonts w:eastAsia="Calibri" w:cs="Calibri"/>
                <w:color w:val="000000"/>
                <w:kern w:val="0"/>
                <w:lang w:val="en-IN"/>
              </w:rPr>
              <w:t>C-B1-G1-R1-F1:OEE_Forecast)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74F3C0"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B7C88B"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8153F0F" w14:textId="77777777" w:rsidTr="0062439E">
        <w:trPr>
          <w:trHeight w:val="34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D33646" w14:textId="77777777" w:rsidR="00BB13B5" w:rsidRPr="00BB13B5" w:rsidRDefault="00BB13B5" w:rsidP="00BB13B5">
            <w:pPr>
              <w:shd w:val="clear" w:color="auto" w:fill="FFFFFE"/>
              <w:spacing w:after="0" w:line="256" w:lineRule="auto"/>
              <w:rPr>
                <w:rFonts w:eastAsia="Calibri" w:cs="Calibri"/>
                <w:lang w:val="en-IN"/>
              </w:rPr>
            </w:pPr>
            <w:r w:rsidRPr="00BB13B5">
              <w:rPr>
                <w:rFonts w:eastAsia="Calibri" w:cs="Calibri"/>
                <w:shd w:val="clear" w:color="auto" w:fill="FFFFFF"/>
                <w:lang w:val="en-IN" w:eastAsia="en-IN"/>
              </w:rPr>
              <w:t>Historical</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D6133D" w14:textId="77777777" w:rsidR="00BB13B5" w:rsidRPr="00BB13B5" w:rsidRDefault="00BB13B5" w:rsidP="00BB13B5">
            <w:pPr>
              <w:spacing w:after="0" w:line="256" w:lineRule="auto"/>
              <w:rPr>
                <w:rFonts w:eastAsia="Calibri" w:cs="Calibri"/>
                <w:kern w:val="0"/>
                <w:lang w:val="en-IN"/>
              </w:rPr>
            </w:pPr>
            <w:r w:rsidRPr="00BB13B5">
              <w:rPr>
                <w:rFonts w:eastAsia="Calibri" w:cs="Calibri"/>
                <w:kern w:val="0"/>
                <w:lang w:val="en-IN"/>
              </w:rPr>
              <w:t>Historical</w:t>
            </w:r>
            <w:r w:rsidRPr="00BB13B5">
              <w:rPr>
                <w:rFonts w:eastAsia="Calibri" w:cs="Calibri"/>
                <w:kern w:val="0"/>
                <w:shd w:val="clear" w:color="auto" w:fill="FFFFFF"/>
                <w:lang w:val="en-IN"/>
              </w:rPr>
              <w:t xml:space="preserve"> refers to the peak performance of a specific KPI recorded on any given day during the preceding 12 months. These calculated values are stored in its dedicated timeseries ID in CDF ex:(</w:t>
            </w:r>
            <w:r w:rsidRPr="00BB13B5">
              <w:rPr>
                <w:rFonts w:eastAsia="Calibri" w:cs="Calibri"/>
                <w:color w:val="000000"/>
                <w:kern w:val="0"/>
                <w:lang w:val="en-IN"/>
              </w:rPr>
              <w:t xml:space="preserve"> C-B1-G1-R1-F1-P-PP-U1:OEE_Historical)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ACF602"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668551"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53CF89F7"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20D2A2" w14:textId="77777777" w:rsidR="00BB13B5" w:rsidRPr="00BB13B5" w:rsidRDefault="00BB13B5" w:rsidP="00BB13B5">
            <w:pPr>
              <w:spacing w:after="0" w:line="256" w:lineRule="auto"/>
              <w:rPr>
                <w:rFonts w:eastAsia="Calibri" w:cs="Calibri"/>
                <w:lang w:val="en-IN"/>
              </w:rPr>
            </w:pPr>
            <w:r w:rsidRPr="00BB13B5">
              <w:rPr>
                <w:rFonts w:eastAsia="Calibri" w:cs="Calibri"/>
                <w:shd w:val="clear" w:color="auto" w:fill="FFFFFF"/>
                <w:lang w:val="en-IN" w:eastAsia="en-IN"/>
              </w:rPr>
              <w:t>RAGStatus</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3D3C76" w14:textId="77777777" w:rsidR="00BB13B5" w:rsidRPr="00BB13B5" w:rsidRDefault="00BB13B5" w:rsidP="00BB13B5">
            <w:pPr>
              <w:spacing w:after="0" w:line="256" w:lineRule="auto"/>
              <w:rPr>
                <w:rFonts w:eastAsia="Calibri" w:cs="Calibri"/>
                <w:shd w:val="clear" w:color="auto" w:fill="FFFFFF"/>
                <w:lang w:val="en-IN"/>
              </w:rPr>
            </w:pPr>
            <w:r w:rsidRPr="00BB13B5">
              <w:rPr>
                <w:rFonts w:eastAsia="Calibri" w:cs="Calibri"/>
                <w:shd w:val="clear" w:color="auto" w:fill="FFFFFF"/>
                <w:lang w:val="en-IN"/>
              </w:rPr>
              <w:t>This visually represents the performance of the KPI. For example, if the actual value of the KPI is being compared with its target value, then it represents how the performance compares.</w:t>
            </w:r>
          </w:p>
          <w:p w14:paraId="084549C6" w14:textId="77777777" w:rsidR="00BB13B5" w:rsidRPr="00BB13B5" w:rsidRDefault="00BB13B5" w:rsidP="00BB13B5">
            <w:pPr>
              <w:spacing w:after="0" w:line="256" w:lineRule="auto"/>
              <w:rPr>
                <w:rFonts w:eastAsia="Calibri" w:cs="Calibri"/>
                <w:lang w:val="en-IN"/>
              </w:rPr>
            </w:pPr>
            <w:r w:rsidRPr="00BB13B5">
              <w:rPr>
                <w:rFonts w:eastAsia="Calibri" w:cs="Calibri"/>
                <w:color w:val="000000"/>
                <w:kern w:val="0"/>
                <w:lang w:val="en-IN" w:eastAsia="en-IN"/>
              </w:rPr>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BDF4F"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22C43F"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DDC132B"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ECA3D8"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Target</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566A84"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Target represents the target value of the KPI. This can be a static value or can also be a dynamic target such that the target might be updated every shift or at a specific time interval. ex:(C-B1-G1-R1-F1-P-PP-U1:OEE_target)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4103A6"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5CBE7"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5E8EFA0C"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D81F95"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assetid</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404B21" w14:textId="77777777" w:rsidR="00BB13B5" w:rsidRPr="00BB13B5" w:rsidRDefault="00BB13B5" w:rsidP="00BB13B5">
            <w:pPr>
              <w:spacing w:after="0" w:line="256" w:lineRule="auto"/>
              <w:rPr>
                <w:rFonts w:eastAsia="Calibri" w:cs="Calibri"/>
                <w:lang w:val="en-IN"/>
              </w:rPr>
            </w:pPr>
            <w:r w:rsidRPr="00BB13B5">
              <w:rPr>
                <w:rFonts w:eastAsia="Calibri" w:cs="Calibri"/>
                <w:color w:val="000000"/>
                <w:kern w:val="0"/>
                <w:lang w:val="en-IN"/>
              </w:rPr>
              <w:t>Level in the asset hierarchy against which the KPI must be computed.</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8F0D14"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F574CF"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8D9C07E"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1B77D3"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isKpi</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D0AED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Returns a Boolean response (True or False) and checks whether the response is for KPI or Parameter.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08276"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29DB96"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790C4F33"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BA61AF"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KPI direction</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427475" w14:textId="74F938BD" w:rsidR="00BB13B5" w:rsidRPr="00BB13B5" w:rsidRDefault="00BB13B5" w:rsidP="00BB13B5">
            <w:pPr>
              <w:spacing w:after="0" w:line="256" w:lineRule="auto"/>
              <w:rPr>
                <w:rFonts w:eastAsia="Calibri" w:cs="Calibri"/>
                <w:lang w:val="en-IN"/>
              </w:rPr>
            </w:pPr>
            <w:r w:rsidRPr="00BB13B5">
              <w:rPr>
                <w:rFonts w:eastAsia="Calibri" w:cs="Calibri"/>
                <w:lang w:val="en-IN"/>
              </w:rPr>
              <w:t xml:space="preserve">Returns </w:t>
            </w:r>
            <w:r w:rsidR="0096709C" w:rsidRPr="00BB13B5">
              <w:rPr>
                <w:rFonts w:eastAsia="Calibri" w:cs="Calibri"/>
                <w:lang w:val="en-IN"/>
              </w:rPr>
              <w:t>response (</w:t>
            </w:r>
            <w:r w:rsidRPr="00BB13B5">
              <w:rPr>
                <w:rFonts w:eastAsia="Calibri" w:cs="Calibri"/>
                <w:lang w:val="en-IN"/>
              </w:rPr>
              <w:t>Up or Down) arrow and checks whether it’s best performing or worst performing.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7A65F9"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A6E783"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69FE8BEB"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4743B9"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uid</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FDF523"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Unique ID - The system automatically generates a unique identity for each KPI that is created by the user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B20CE3"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A5641D"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bl>
    <w:p w14:paraId="654FE79C" w14:textId="0B872214" w:rsidR="005C66C6" w:rsidRDefault="00383770" w:rsidP="00383770">
      <w:pPr>
        <w:pStyle w:val="Heading3"/>
        <w:spacing w:before="240"/>
      </w:pPr>
      <w:r>
        <w:br w:type="column"/>
      </w:r>
      <w:r w:rsidR="005C66C6">
        <w:t>API Precondition</w:t>
      </w:r>
    </w:p>
    <w:p w14:paraId="45752716" w14:textId="77777777" w:rsidR="005C66C6" w:rsidRDefault="005C66C6" w:rsidP="005C66C6">
      <w:r>
        <w:t>To fetch the response from the response from the Insight API, the authorization token must exist.</w:t>
      </w:r>
    </w:p>
    <w:p w14:paraId="289BADA9" w14:textId="7A3A07C9" w:rsidR="005C66C6" w:rsidRDefault="0062439E" w:rsidP="0062439E">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2"/>
        <w:gridCol w:w="9508"/>
      </w:tblGrid>
      <w:tr w:rsidR="005C66C6" w14:paraId="0B00E36C" w14:textId="77777777" w:rsidTr="00900701">
        <w:trPr>
          <w:trHeight w:val="22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A69418C" w14:textId="77777777" w:rsidR="005C66C6" w:rsidRDefault="005C66C6">
            <w:pPr>
              <w:spacing w:after="0"/>
              <w:rPr>
                <w:rFonts w:cs="Calibri"/>
                <w:b/>
              </w:rPr>
            </w:pPr>
            <w:r>
              <w:rPr>
                <w:rFonts w:cs="Calibri"/>
                <w:b/>
              </w:rPr>
              <w:t>PROTOCOL</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7304676E" w14:textId="77777777" w:rsidR="005C66C6" w:rsidRDefault="005C66C6">
            <w:pPr>
              <w:spacing w:after="0"/>
              <w:rPr>
                <w:rFonts w:cs="Calibri"/>
              </w:rPr>
            </w:pPr>
            <w:r>
              <w:rPr>
                <w:rFonts w:cs="Calibri"/>
              </w:rPr>
              <w:t> HTTPS</w:t>
            </w:r>
          </w:p>
        </w:tc>
      </w:tr>
      <w:tr w:rsidR="005C66C6" w14:paraId="0AC74F2D" w14:textId="77777777" w:rsidTr="00900701">
        <w:trPr>
          <w:trHeight w:val="112"/>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C214E79" w14:textId="77777777" w:rsidR="005C66C6" w:rsidRDefault="005C66C6">
            <w:pPr>
              <w:spacing w:after="0"/>
              <w:rPr>
                <w:rFonts w:cs="Calibri"/>
                <w:b/>
              </w:rPr>
            </w:pPr>
            <w:r>
              <w:rPr>
                <w:rFonts w:cs="Calibri"/>
                <w:b/>
              </w:rPr>
              <w:t>REQUEST URL</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64CC4030" w14:textId="25AA6603" w:rsidR="005C66C6" w:rsidRDefault="00790F02">
            <w:pPr>
              <w:spacing w:after="0"/>
              <w:rPr>
                <w:rFonts w:cs="Calibri"/>
              </w:rPr>
            </w:pPr>
            <w:hyperlink r:id="rId72" w:history="1">
              <w:r w:rsidRPr="00790F02">
                <w:rPr>
                  <w:rStyle w:val="Hyperlink"/>
                  <w:szCs w:val="20"/>
                </w:rPr>
                <w:t>https://apim-mw-aot-dev.azure-api.net/api/smartkpi/assets/{assetid}/kpis/{kpiname}/insightkpi</w:t>
              </w:r>
            </w:hyperlink>
            <w:r w:rsidRPr="00790F02">
              <w:rPr>
                <w:szCs w:val="20"/>
              </w:rPr>
              <w:t xml:space="preserve"> </w:t>
            </w:r>
          </w:p>
        </w:tc>
      </w:tr>
      <w:tr w:rsidR="00900701" w14:paraId="6F50F4D0" w14:textId="77777777" w:rsidTr="00900701">
        <w:trPr>
          <w:trHeight w:val="112"/>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1BB57B04" w14:textId="6BC94B53" w:rsidR="00900701" w:rsidRDefault="006112C5">
            <w:pPr>
              <w:spacing w:after="0"/>
              <w:rPr>
                <w:rFonts w:cs="Calibri"/>
                <w:b/>
              </w:rPr>
            </w:pPr>
            <w:r w:rsidRPr="006112C5">
              <w:rPr>
                <w:rFonts w:cs="Calibri"/>
                <w:b/>
                <w:bCs/>
              </w:rPr>
              <w:t>PATH AOT (AWS) &lt;Public Exposure&gt;</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C3D1B67" w14:textId="62EB5509" w:rsidR="00900701" w:rsidRDefault="006112C5">
            <w:pPr>
              <w:spacing w:after="0"/>
            </w:pPr>
            <w:hyperlink r:id="rId73" w:history="1">
              <w:r w:rsidRPr="00BD4BF1">
                <w:rPr>
                  <w:rStyle w:val="Hyperlink"/>
                </w:rPr>
                <w:t>https://cn13sbr3r6.execute-api.us-west-2.amazonaws.com/api/smartkpi/assets/{assetid}/kpis/{kpiname}/insightkpi</w:t>
              </w:r>
            </w:hyperlink>
            <w:r>
              <w:t xml:space="preserve"> </w:t>
            </w:r>
          </w:p>
        </w:tc>
      </w:tr>
      <w:tr w:rsidR="005C66C6" w14:paraId="49E67688" w14:textId="77777777" w:rsidTr="00900701">
        <w:trPr>
          <w:trHeight w:val="60"/>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B352DBE" w14:textId="77777777" w:rsidR="005C66C6" w:rsidRDefault="005C66C6">
            <w:pPr>
              <w:spacing w:after="0"/>
              <w:rPr>
                <w:rFonts w:cs="Calibri"/>
                <w:b/>
              </w:rPr>
            </w:pPr>
            <w:r>
              <w:rPr>
                <w:rFonts w:cs="Calibri"/>
                <w:b/>
              </w:rPr>
              <w:t>METHOD</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622894EF" w14:textId="77777777" w:rsidR="005C66C6" w:rsidRDefault="005C66C6">
            <w:pPr>
              <w:spacing w:after="0"/>
              <w:rPr>
                <w:rFonts w:cs="Calibri"/>
              </w:rPr>
            </w:pPr>
            <w:r>
              <w:rPr>
                <w:rFonts w:cs="Calibri"/>
              </w:rPr>
              <w:t> POST</w:t>
            </w:r>
          </w:p>
        </w:tc>
      </w:tr>
      <w:tr w:rsidR="005C66C6" w14:paraId="568D1A36" w14:textId="77777777" w:rsidTr="00900701">
        <w:trPr>
          <w:trHeight w:val="24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95E13DA" w14:textId="77777777" w:rsidR="005C66C6" w:rsidRDefault="005C66C6">
            <w:pPr>
              <w:spacing w:after="0"/>
              <w:rPr>
                <w:rFonts w:cs="Calibri"/>
                <w:b/>
              </w:rPr>
            </w:pPr>
            <w:r>
              <w:rPr>
                <w:rFonts w:cs="Calibri"/>
                <w:b/>
              </w:rPr>
              <w:t>CONTENT TYPE</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92C60DF" w14:textId="77777777" w:rsidR="005C66C6" w:rsidRDefault="005C66C6">
            <w:pPr>
              <w:spacing w:after="0"/>
              <w:rPr>
                <w:rFonts w:cs="Calibri"/>
              </w:rPr>
            </w:pPr>
            <w:r>
              <w:rPr>
                <w:rFonts w:cs="Calibri"/>
              </w:rPr>
              <w:t>application / json</w:t>
            </w:r>
          </w:p>
        </w:tc>
      </w:tr>
      <w:tr w:rsidR="005C66C6" w14:paraId="3CD26594" w14:textId="77777777" w:rsidTr="00900701">
        <w:trPr>
          <w:trHeight w:val="24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E33633A" w14:textId="77777777" w:rsidR="005C66C6" w:rsidRDefault="005C66C6">
            <w:pPr>
              <w:spacing w:after="0"/>
              <w:rPr>
                <w:rFonts w:cs="Calibri"/>
                <w:b/>
              </w:rPr>
            </w:pPr>
            <w:r>
              <w:rPr>
                <w:rFonts w:cs="Calibri"/>
                <w:b/>
              </w:rPr>
              <w:t>JSON Request</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472B191" w14:textId="77777777" w:rsidR="005C66C6" w:rsidRPr="000D0086" w:rsidRDefault="005C66C6">
            <w:pPr>
              <w:spacing w:after="0"/>
              <w:rPr>
                <w:rFonts w:eastAsia="Times New Roman" w:cs="Times New Roman"/>
                <w:color w:val="000000"/>
                <w:kern w:val="0"/>
                <w:szCs w:val="20"/>
                <w:lang w:val="de-DE" w:eastAsia="en-IN"/>
                <w14:ligatures w14:val="none"/>
              </w:rPr>
            </w:pPr>
            <w:r w:rsidRPr="000D0086">
              <w:rPr>
                <w:rFonts w:eastAsia="Times New Roman" w:cs="Times New Roman"/>
                <w:color w:val="000000"/>
                <w:kern w:val="0"/>
                <w:szCs w:val="20"/>
                <w:lang w:val="de-DE" w:eastAsia="en-IN"/>
                <w14:ligatures w14:val="none"/>
              </w:rPr>
              <w:t>{</w:t>
            </w:r>
          </w:p>
          <w:p w14:paraId="0F12C725" w14:textId="77777777" w:rsidR="005C66C6" w:rsidRPr="000D0086" w:rsidRDefault="005C66C6">
            <w:pPr>
              <w:spacing w:after="0"/>
              <w:rPr>
                <w:rFonts w:eastAsia="Times New Roman" w:cs="Times New Roman"/>
                <w:color w:val="000000"/>
                <w:kern w:val="0"/>
                <w:szCs w:val="20"/>
                <w:lang w:val="de-DE" w:eastAsia="en-IN"/>
                <w14:ligatures w14:val="none"/>
              </w:rPr>
            </w:pPr>
            <w:r w:rsidRPr="000D0086">
              <w:rPr>
                <w:rFonts w:eastAsia="Times New Roman" w:cs="Times New Roman"/>
                <w:color w:val="000000"/>
                <w:kern w:val="0"/>
                <w:szCs w:val="20"/>
                <w:lang w:val="de-DE" w:eastAsia="en-IN"/>
                <w14:ligatures w14:val="none"/>
              </w:rPr>
              <w:t>"startdate":"2022-07-13T06:30:00Z",</w:t>
            </w:r>
          </w:p>
          <w:p w14:paraId="5E6E8425" w14:textId="77777777" w:rsidR="005C66C6" w:rsidRPr="000D0086" w:rsidRDefault="005C66C6">
            <w:pPr>
              <w:spacing w:after="0"/>
              <w:rPr>
                <w:rFonts w:eastAsia="Times New Roman" w:cs="Times New Roman"/>
                <w:color w:val="000000"/>
                <w:kern w:val="0"/>
                <w:szCs w:val="20"/>
                <w:lang w:val="de-DE" w:eastAsia="en-IN"/>
                <w14:ligatures w14:val="none"/>
              </w:rPr>
            </w:pPr>
            <w:r w:rsidRPr="000D0086">
              <w:rPr>
                <w:rFonts w:eastAsia="Times New Roman" w:cs="Times New Roman"/>
                <w:color w:val="000000"/>
                <w:kern w:val="0"/>
                <w:szCs w:val="20"/>
                <w:lang w:val="de-DE" w:eastAsia="en-IN"/>
                <w14:ligatures w14:val="none"/>
              </w:rPr>
              <w:t>"enddate":"2022-07-13T08:30:59Z",</w:t>
            </w:r>
          </w:p>
          <w:p w14:paraId="50D07800" w14:textId="77777777" w:rsidR="005C66C6" w:rsidRPr="00790F02" w:rsidRDefault="005C66C6">
            <w:pPr>
              <w:spacing w:after="0"/>
              <w:rPr>
                <w:rFonts w:eastAsia="Times New Roman" w:cs="Times New Roman"/>
                <w:color w:val="000000"/>
                <w:kern w:val="0"/>
                <w:szCs w:val="20"/>
                <w:lang w:eastAsia="en-IN"/>
                <w14:ligatures w14:val="none"/>
              </w:rPr>
            </w:pPr>
            <w:r w:rsidRPr="00790F02">
              <w:rPr>
                <w:rFonts w:eastAsia="Times New Roman" w:cs="Times New Roman"/>
                <w:color w:val="000000"/>
                <w:kern w:val="0"/>
                <w:szCs w:val="20"/>
                <w:lang w:eastAsia="en-IN"/>
                <w14:ligatures w14:val="none"/>
              </w:rPr>
              <w:t>"calendarOption":"custom"</w:t>
            </w:r>
          </w:p>
          <w:p w14:paraId="68987BCD" w14:textId="77777777" w:rsidR="005C66C6" w:rsidRDefault="005C66C6">
            <w:pPr>
              <w:spacing w:after="0"/>
              <w:rPr>
                <w:rFonts w:cs="Calibri"/>
              </w:rPr>
            </w:pPr>
            <w:r w:rsidRPr="00790F02">
              <w:rPr>
                <w:rFonts w:eastAsia="Times New Roman" w:cs="Times New Roman"/>
                <w:color w:val="000000"/>
                <w:kern w:val="0"/>
                <w:szCs w:val="20"/>
                <w:lang w:eastAsia="en-IN"/>
                <w14:ligatures w14:val="none"/>
              </w:rPr>
              <w:t>}</w:t>
            </w:r>
          </w:p>
        </w:tc>
      </w:tr>
      <w:tr w:rsidR="005C66C6" w14:paraId="1A86A461" w14:textId="77777777" w:rsidTr="00900701">
        <w:trPr>
          <w:trHeight w:val="24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E8FAD23" w14:textId="77777777" w:rsidR="005C66C6" w:rsidRDefault="005C66C6">
            <w:pPr>
              <w:spacing w:after="0"/>
              <w:rPr>
                <w:rFonts w:cs="Calibri"/>
                <w:b/>
              </w:rPr>
            </w:pPr>
            <w:r>
              <w:rPr>
                <w:rFonts w:cs="Calibri"/>
                <w:b/>
              </w:rPr>
              <w:t>JSON Response</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8F217C5" w14:textId="4E485678" w:rsidR="005C66C6" w:rsidRDefault="005C66C6">
            <w:pPr>
              <w:spacing w:after="0"/>
              <w:rPr>
                <w:rFonts w:cs="Calibri"/>
              </w:rPr>
            </w:pPr>
            <w:hyperlink r:id="rId74" w:history="1">
              <w:r>
                <w:rPr>
                  <w:rStyle w:val="Hyperlink"/>
                  <w:rFonts w:cs="Calibri"/>
                </w:rPr>
                <w:t>Link</w:t>
              </w:r>
            </w:hyperlink>
          </w:p>
        </w:tc>
      </w:tr>
    </w:tbl>
    <w:p w14:paraId="57B1ACC1" w14:textId="0E8C6958" w:rsidR="005C66C6" w:rsidRDefault="0062439E" w:rsidP="0062439E">
      <w:pPr>
        <w:pStyle w:val="Heading3"/>
      </w:pPr>
      <w:r>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7"/>
        <w:gridCol w:w="9753"/>
      </w:tblGrid>
      <w:tr w:rsidR="0062439E" w:rsidRPr="0062439E" w14:paraId="2268FF1B" w14:textId="77777777" w:rsidTr="002B663D">
        <w:trPr>
          <w:trHeight w:val="219"/>
        </w:trPr>
        <w:tc>
          <w:tcPr>
            <w:tcW w:w="17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CCC2026" w14:textId="77777777" w:rsidR="0062439E" w:rsidRPr="0062439E" w:rsidRDefault="0062439E" w:rsidP="0062439E">
            <w:pPr>
              <w:spacing w:after="40" w:line="256" w:lineRule="auto"/>
              <w:jc w:val="center"/>
              <w:rPr>
                <w:rFonts w:eastAsia="Calibri" w:cs="Calibri"/>
                <w:b/>
                <w:lang w:val="en-IN"/>
              </w:rPr>
            </w:pPr>
            <w:r w:rsidRPr="0062439E">
              <w:rPr>
                <w:rFonts w:eastAsia="Calibri" w:cs="Calibri"/>
                <w:b/>
                <w:lang w:val="en-IN"/>
              </w:rPr>
              <w:t>HTTP Code</w:t>
            </w:r>
          </w:p>
        </w:tc>
        <w:tc>
          <w:tcPr>
            <w:tcW w:w="9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DFA3251" w14:textId="77777777" w:rsidR="0062439E" w:rsidRPr="0062439E" w:rsidRDefault="0062439E" w:rsidP="0062439E">
            <w:pPr>
              <w:spacing w:after="40" w:line="256" w:lineRule="auto"/>
              <w:jc w:val="center"/>
              <w:rPr>
                <w:rFonts w:eastAsia="Calibri" w:cs="Calibri"/>
                <w:b/>
                <w:lang w:val="it-IT" w:eastAsia="it-IT"/>
              </w:rPr>
            </w:pPr>
            <w:r w:rsidRPr="0062439E">
              <w:rPr>
                <w:rFonts w:eastAsia="Calibri" w:cs="Calibri"/>
                <w:b/>
                <w:lang w:val="en-IN"/>
              </w:rPr>
              <w:t>Result Description</w:t>
            </w:r>
          </w:p>
        </w:tc>
      </w:tr>
      <w:tr w:rsidR="0062439E" w:rsidRPr="0062439E" w14:paraId="4E2C333F" w14:textId="77777777" w:rsidTr="002B663D">
        <w:trPr>
          <w:trHeight w:val="219"/>
        </w:trPr>
        <w:tc>
          <w:tcPr>
            <w:tcW w:w="1757" w:type="dxa"/>
            <w:tcBorders>
              <w:top w:val="single" w:sz="4" w:space="0" w:color="000000"/>
              <w:left w:val="single" w:sz="4" w:space="0" w:color="000000"/>
              <w:bottom w:val="single" w:sz="4" w:space="0" w:color="000000"/>
              <w:right w:val="single" w:sz="4" w:space="0" w:color="000000"/>
            </w:tcBorders>
            <w:hideMark/>
          </w:tcPr>
          <w:p w14:paraId="310F72B2" w14:textId="77777777" w:rsidR="0062439E" w:rsidRPr="0062439E" w:rsidRDefault="0062439E" w:rsidP="0062439E">
            <w:pPr>
              <w:spacing w:after="40" w:line="256" w:lineRule="auto"/>
              <w:jc w:val="center"/>
              <w:rPr>
                <w:rFonts w:eastAsia="Calibri" w:cs="Calibri"/>
                <w:lang w:val="en-IN"/>
              </w:rPr>
            </w:pPr>
            <w:r w:rsidRPr="0062439E">
              <w:rPr>
                <w:rFonts w:eastAsia="Calibri" w:cs="Calibri"/>
                <w:lang w:val="en-IN"/>
              </w:rPr>
              <w:t>200</w:t>
            </w:r>
          </w:p>
        </w:tc>
        <w:tc>
          <w:tcPr>
            <w:tcW w:w="9753" w:type="dxa"/>
            <w:tcBorders>
              <w:top w:val="single" w:sz="4" w:space="0" w:color="000000"/>
              <w:left w:val="single" w:sz="4" w:space="0" w:color="000000"/>
              <w:bottom w:val="single" w:sz="4" w:space="0" w:color="000000"/>
              <w:right w:val="single" w:sz="4" w:space="0" w:color="000000"/>
            </w:tcBorders>
            <w:hideMark/>
          </w:tcPr>
          <w:p w14:paraId="38AFDFDF" w14:textId="77777777" w:rsidR="0062439E" w:rsidRPr="0062439E" w:rsidRDefault="0062439E" w:rsidP="0062439E">
            <w:pPr>
              <w:spacing w:after="40" w:line="256" w:lineRule="auto"/>
              <w:rPr>
                <w:rFonts w:eastAsia="Calibri" w:cs="Calibri"/>
                <w:lang w:val="it-IT" w:eastAsia="it-IT"/>
              </w:rPr>
            </w:pPr>
            <w:r w:rsidRPr="0062439E">
              <w:rPr>
                <w:rFonts w:eastAsia="Calibri" w:cs="Calibri"/>
                <w:lang w:val="en-IN"/>
              </w:rPr>
              <w:t>Service executed successfully</w:t>
            </w:r>
          </w:p>
        </w:tc>
      </w:tr>
    </w:tbl>
    <w:p w14:paraId="451D1399" w14:textId="693A69B3" w:rsidR="0062439E" w:rsidRPr="0062439E" w:rsidRDefault="002B663D" w:rsidP="002B663D">
      <w:pPr>
        <w:pStyle w:val="Heading3"/>
      </w:pPr>
      <w:r>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5"/>
        <w:gridCol w:w="2771"/>
        <w:gridCol w:w="6994"/>
      </w:tblGrid>
      <w:tr w:rsidR="007E661E" w14:paraId="09A48518" w14:textId="77777777" w:rsidTr="0062439E">
        <w:trPr>
          <w:trHeight w:val="219"/>
        </w:trPr>
        <w:tc>
          <w:tcPr>
            <w:tcW w:w="174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5704F84" w14:textId="77777777" w:rsidR="007E661E" w:rsidRDefault="007E661E">
            <w:pPr>
              <w:spacing w:after="40"/>
              <w:jc w:val="center"/>
              <w:rPr>
                <w:rFonts w:cs="Calibri"/>
                <w:b/>
              </w:rPr>
            </w:pPr>
            <w:r>
              <w:rPr>
                <w:rFonts w:cs="Calibri"/>
                <w:b/>
              </w:rPr>
              <w:t>HTTP Code</w:t>
            </w:r>
          </w:p>
        </w:tc>
        <w:tc>
          <w:tcPr>
            <w:tcW w:w="2771"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0A7522D" w14:textId="77777777" w:rsidR="007E661E" w:rsidRDefault="007E661E">
            <w:pPr>
              <w:spacing w:after="40"/>
              <w:jc w:val="center"/>
              <w:rPr>
                <w:rFonts w:cs="Calibri"/>
                <w:b/>
                <w:lang w:val="it-IT" w:eastAsia="it-IT"/>
              </w:rPr>
            </w:pPr>
            <w:r>
              <w:rPr>
                <w:rFonts w:cs="Calibri"/>
                <w:b/>
              </w:rPr>
              <w:t>Error Code</w:t>
            </w:r>
          </w:p>
        </w:tc>
        <w:tc>
          <w:tcPr>
            <w:tcW w:w="6994"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2E0825F2" w14:textId="77777777" w:rsidR="007E661E" w:rsidRDefault="007E661E">
            <w:pPr>
              <w:spacing w:after="40"/>
              <w:jc w:val="center"/>
              <w:rPr>
                <w:rFonts w:cs="Calibri"/>
                <w:b/>
                <w:lang w:val="it-IT" w:eastAsia="it-IT"/>
              </w:rPr>
            </w:pPr>
            <w:r>
              <w:rPr>
                <w:rFonts w:cs="Calibri"/>
                <w:b/>
              </w:rPr>
              <w:t>Error Description</w:t>
            </w:r>
          </w:p>
        </w:tc>
      </w:tr>
      <w:tr w:rsidR="007E661E" w14:paraId="68F211C9" w14:textId="77777777" w:rsidTr="0062439E">
        <w:trPr>
          <w:trHeight w:val="219"/>
        </w:trPr>
        <w:tc>
          <w:tcPr>
            <w:tcW w:w="1745" w:type="dxa"/>
            <w:tcBorders>
              <w:top w:val="single" w:sz="4" w:space="0" w:color="000000"/>
              <w:left w:val="single" w:sz="4" w:space="0" w:color="000000"/>
              <w:bottom w:val="single" w:sz="4" w:space="0" w:color="000000"/>
              <w:right w:val="single" w:sz="4" w:space="0" w:color="000000"/>
            </w:tcBorders>
            <w:vAlign w:val="center"/>
            <w:hideMark/>
          </w:tcPr>
          <w:p w14:paraId="07928FF9" w14:textId="77777777" w:rsidR="007E661E" w:rsidRDefault="007E661E">
            <w:pPr>
              <w:spacing w:after="40"/>
              <w:jc w:val="center"/>
              <w:rPr>
                <w:rFonts w:cs="Calibri"/>
              </w:rPr>
            </w:pPr>
            <w:r>
              <w:rPr>
                <w:rFonts w:cs="Calibri"/>
              </w:rPr>
              <w:t>500</w:t>
            </w:r>
          </w:p>
        </w:tc>
        <w:tc>
          <w:tcPr>
            <w:tcW w:w="2771" w:type="dxa"/>
            <w:tcBorders>
              <w:top w:val="single" w:sz="4" w:space="0" w:color="000000"/>
              <w:left w:val="single" w:sz="4" w:space="0" w:color="000000"/>
              <w:bottom w:val="single" w:sz="4" w:space="0" w:color="000000"/>
              <w:right w:val="single" w:sz="4" w:space="0" w:color="000000"/>
            </w:tcBorders>
            <w:vAlign w:val="center"/>
            <w:hideMark/>
          </w:tcPr>
          <w:p w14:paraId="1CA9FFAA" w14:textId="77777777" w:rsidR="007E661E" w:rsidRDefault="007E661E">
            <w:pPr>
              <w:spacing w:after="40"/>
              <w:jc w:val="center"/>
              <w:rPr>
                <w:rFonts w:cs="Calibri"/>
              </w:rPr>
            </w:pPr>
            <w:r>
              <w:rPr>
                <w:rFonts w:cs="Calibri"/>
              </w:rPr>
              <w:t>500</w:t>
            </w:r>
          </w:p>
        </w:tc>
        <w:tc>
          <w:tcPr>
            <w:tcW w:w="6994" w:type="dxa"/>
            <w:tcBorders>
              <w:top w:val="single" w:sz="4" w:space="0" w:color="000000"/>
              <w:left w:val="single" w:sz="4" w:space="0" w:color="000000"/>
              <w:bottom w:val="single" w:sz="4" w:space="0" w:color="000000"/>
              <w:right w:val="single" w:sz="4" w:space="0" w:color="000000"/>
            </w:tcBorders>
            <w:vAlign w:val="center"/>
            <w:hideMark/>
          </w:tcPr>
          <w:p w14:paraId="40C1E16E" w14:textId="77777777" w:rsidR="007E661E" w:rsidRDefault="007E661E">
            <w:pPr>
              <w:spacing w:after="40"/>
              <w:rPr>
                <w:rFonts w:cs="Calibri"/>
              </w:rPr>
            </w:pPr>
            <w:r>
              <w:rPr>
                <w:rFonts w:cs="Calibri"/>
              </w:rPr>
              <w:t>Generic Error</w:t>
            </w:r>
          </w:p>
        </w:tc>
      </w:tr>
      <w:tr w:rsidR="007E661E" w14:paraId="10849F7B" w14:textId="77777777" w:rsidTr="0062439E">
        <w:trPr>
          <w:trHeight w:val="116"/>
        </w:trPr>
        <w:tc>
          <w:tcPr>
            <w:tcW w:w="1745" w:type="dxa"/>
            <w:tcBorders>
              <w:top w:val="single" w:sz="4" w:space="0" w:color="000000"/>
              <w:left w:val="single" w:sz="4" w:space="0" w:color="000000"/>
              <w:bottom w:val="single" w:sz="4" w:space="0" w:color="000000"/>
              <w:right w:val="single" w:sz="4" w:space="0" w:color="000000"/>
            </w:tcBorders>
            <w:vAlign w:val="center"/>
            <w:hideMark/>
          </w:tcPr>
          <w:p w14:paraId="29A145DB" w14:textId="77777777" w:rsidR="007E661E" w:rsidRDefault="007E661E">
            <w:pPr>
              <w:spacing w:after="40"/>
              <w:jc w:val="center"/>
              <w:rPr>
                <w:rFonts w:cs="Calibri"/>
              </w:rPr>
            </w:pPr>
            <w:r>
              <w:rPr>
                <w:rFonts w:cs="Calibri"/>
              </w:rPr>
              <w:t>400</w:t>
            </w:r>
          </w:p>
        </w:tc>
        <w:tc>
          <w:tcPr>
            <w:tcW w:w="2771" w:type="dxa"/>
            <w:tcBorders>
              <w:top w:val="single" w:sz="4" w:space="0" w:color="000000"/>
              <w:left w:val="single" w:sz="4" w:space="0" w:color="000000"/>
              <w:bottom w:val="single" w:sz="4" w:space="0" w:color="000000"/>
              <w:right w:val="single" w:sz="4" w:space="0" w:color="000000"/>
            </w:tcBorders>
            <w:vAlign w:val="center"/>
            <w:hideMark/>
          </w:tcPr>
          <w:p w14:paraId="2B01A360" w14:textId="77777777" w:rsidR="007E661E" w:rsidRDefault="007E661E">
            <w:pPr>
              <w:spacing w:after="40"/>
              <w:jc w:val="center"/>
              <w:rPr>
                <w:rFonts w:cs="Calibri"/>
              </w:rPr>
            </w:pPr>
            <w:r>
              <w:rPr>
                <w:rFonts w:cs="Calibri"/>
              </w:rPr>
              <w:t>401</w:t>
            </w:r>
          </w:p>
        </w:tc>
        <w:tc>
          <w:tcPr>
            <w:tcW w:w="6994" w:type="dxa"/>
            <w:tcBorders>
              <w:top w:val="single" w:sz="4" w:space="0" w:color="000000"/>
              <w:left w:val="single" w:sz="4" w:space="0" w:color="000000"/>
              <w:bottom w:val="single" w:sz="4" w:space="0" w:color="000000"/>
              <w:right w:val="single" w:sz="4" w:space="0" w:color="000000"/>
            </w:tcBorders>
            <w:vAlign w:val="center"/>
            <w:hideMark/>
          </w:tcPr>
          <w:p w14:paraId="78E551EB" w14:textId="77777777" w:rsidR="007E661E" w:rsidRDefault="007E661E">
            <w:pPr>
              <w:spacing w:after="40"/>
            </w:pPr>
            <w:r>
              <w:rPr>
                <w:rFonts w:cs="Calibri"/>
              </w:rPr>
              <w:t xml:space="preserve">Unauthorized  / </w:t>
            </w:r>
            <w:r>
              <w:t>{HeaderToken} could be missing or expired</w:t>
            </w:r>
          </w:p>
        </w:tc>
      </w:tr>
      <w:tr w:rsidR="007E661E" w14:paraId="5F48EAD2" w14:textId="77777777" w:rsidTr="0062439E">
        <w:trPr>
          <w:trHeight w:val="219"/>
        </w:trPr>
        <w:tc>
          <w:tcPr>
            <w:tcW w:w="1745" w:type="dxa"/>
            <w:tcBorders>
              <w:top w:val="single" w:sz="4" w:space="0" w:color="000000"/>
              <w:left w:val="single" w:sz="4" w:space="0" w:color="000000"/>
              <w:bottom w:val="single" w:sz="4" w:space="0" w:color="000000"/>
              <w:right w:val="single" w:sz="4" w:space="0" w:color="000000"/>
            </w:tcBorders>
            <w:vAlign w:val="center"/>
            <w:hideMark/>
          </w:tcPr>
          <w:p w14:paraId="4AE6F5F1" w14:textId="77777777" w:rsidR="007E661E" w:rsidRDefault="007E661E">
            <w:pPr>
              <w:spacing w:after="40"/>
              <w:jc w:val="center"/>
              <w:rPr>
                <w:rFonts w:cs="Calibri"/>
              </w:rPr>
            </w:pPr>
            <w:r>
              <w:rPr>
                <w:rFonts w:cs="Calibri"/>
              </w:rPr>
              <w:t>400</w:t>
            </w:r>
          </w:p>
        </w:tc>
        <w:tc>
          <w:tcPr>
            <w:tcW w:w="2771" w:type="dxa"/>
            <w:tcBorders>
              <w:top w:val="single" w:sz="4" w:space="0" w:color="000000"/>
              <w:left w:val="single" w:sz="4" w:space="0" w:color="000000"/>
              <w:bottom w:val="single" w:sz="4" w:space="0" w:color="000000"/>
              <w:right w:val="single" w:sz="4" w:space="0" w:color="000000"/>
            </w:tcBorders>
            <w:vAlign w:val="center"/>
            <w:hideMark/>
          </w:tcPr>
          <w:p w14:paraId="19760A9A" w14:textId="77777777" w:rsidR="007E661E" w:rsidRDefault="007E661E">
            <w:pPr>
              <w:spacing w:after="40"/>
              <w:jc w:val="center"/>
              <w:rPr>
                <w:rFonts w:cs="Calibri"/>
              </w:rPr>
            </w:pPr>
            <w:r>
              <w:rPr>
                <w:rFonts w:cs="Calibri"/>
              </w:rPr>
              <w:t>400</w:t>
            </w:r>
          </w:p>
        </w:tc>
        <w:tc>
          <w:tcPr>
            <w:tcW w:w="6994" w:type="dxa"/>
            <w:tcBorders>
              <w:top w:val="single" w:sz="4" w:space="0" w:color="000000"/>
              <w:left w:val="single" w:sz="4" w:space="0" w:color="000000"/>
              <w:bottom w:val="single" w:sz="4" w:space="0" w:color="000000"/>
              <w:right w:val="single" w:sz="4" w:space="0" w:color="000000"/>
            </w:tcBorders>
            <w:vAlign w:val="center"/>
            <w:hideMark/>
          </w:tcPr>
          <w:p w14:paraId="60816692" w14:textId="77777777" w:rsidR="007E661E" w:rsidRDefault="007E661E">
            <w:pPr>
              <w:spacing w:after="40"/>
              <w:rPr>
                <w:rFonts w:cs="Calibri"/>
                <w:lang w:eastAsia="it-IT"/>
              </w:rPr>
            </w:pPr>
            <w:r>
              <w:rPr>
                <w:rFonts w:cs="Calibri"/>
              </w:rPr>
              <w:t>Bad request</w:t>
            </w:r>
          </w:p>
        </w:tc>
      </w:tr>
    </w:tbl>
    <w:p w14:paraId="6F9CD888" w14:textId="77777777" w:rsidR="00D1351E" w:rsidRDefault="00D1351E" w:rsidP="00383770">
      <w:pPr>
        <w:tabs>
          <w:tab w:val="left" w:pos="3120"/>
        </w:tabs>
        <w:rPr>
          <w:b/>
          <w:bCs/>
        </w:rPr>
      </w:pPr>
    </w:p>
    <w:sectPr w:rsidR="00D1351E" w:rsidSect="00CC0BB9">
      <w:pgSz w:w="28800" w:h="24480" w:code="5"/>
      <w:pgMar w:top="1440" w:right="1440" w:bottom="1440" w:left="1440" w:header="720" w:footer="510" w:gutter="0"/>
      <w:cols w:num="2" w:space="720" w:equalWidth="0">
        <w:col w:w="13680" w:space="720"/>
        <w:col w:w="115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D2B9A" w14:textId="77777777" w:rsidR="005077F2" w:rsidRDefault="005077F2">
      <w:r>
        <w:separator/>
      </w:r>
    </w:p>
  </w:endnote>
  <w:endnote w:type="continuationSeparator" w:id="0">
    <w:p w14:paraId="5F983020" w14:textId="77777777" w:rsidR="005077F2" w:rsidRDefault="005077F2">
      <w:r>
        <w:continuationSeparator/>
      </w:r>
    </w:p>
  </w:endnote>
  <w:endnote w:type="continuationNotice" w:id="1">
    <w:p w14:paraId="4B602BF8" w14:textId="77777777" w:rsidR="005077F2" w:rsidRDefault="00507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8FF2" w14:textId="7E6AD699" w:rsidR="0018342B" w:rsidRPr="00B40504" w:rsidRDefault="00B40504" w:rsidP="00B40504">
    <w:pPr>
      <w:pStyle w:val="Footer"/>
    </w:pPr>
    <w:r>
      <w:t>© 202</w:t>
    </w:r>
    <w:r w:rsidR="00775442">
      <w:t>5</w:t>
    </w:r>
    <w:r>
      <w:t xml:space="preserve"> Accenture. All rights reserved.</w:t>
    </w:r>
    <w:r>
      <w:ptab w:relativeTo="margin" w:alignment="center" w:leader="none"/>
    </w:r>
    <w:r>
      <w:t xml:space="preserve">Document Version: </w:t>
    </w:r>
    <w:sdt>
      <w:sdtPr>
        <w:alias w:val="Label"/>
        <w:tag w:val="DLCPolicyLabelValue"/>
        <w:id w:val="-1888175241"/>
        <w:lock w:val="contentLocked"/>
        <w:placeholder>
          <w:docPart w:val="1FDF22B4093549A5AD8307993D7AEED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A3E3A65-DCFF-4676-BA19-8DC8D05E01D4}"/>
        <w:text w:multiLine="1"/>
      </w:sdtPr>
      <w:sdtContent>
        <w:del w:id="0" w:author="Farheen, Zara" w:date="2026-01-13T19:09:00Z" w16du:dateUtc="2026-01-13T13:39:00Z">
          <w:r w:rsidR="00232DE0" w:rsidDel="00904A7F">
            <w:delText>49.0</w:delText>
          </w:r>
        </w:del>
        <w:ins w:id="1" w:author="Farheen, Zara" w:date="2026-01-13T19:09:00Z" w16du:dateUtc="2026-01-13T13:39:00Z">
          <w:r w:rsidR="00904A7F">
            <w:t>50.0</w:t>
          </w:r>
        </w:ins>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DD18E" w14:textId="77777777" w:rsidR="005077F2" w:rsidRDefault="005077F2">
      <w:r>
        <w:separator/>
      </w:r>
    </w:p>
  </w:footnote>
  <w:footnote w:type="continuationSeparator" w:id="0">
    <w:p w14:paraId="005532ED" w14:textId="77777777" w:rsidR="005077F2" w:rsidRDefault="005077F2">
      <w:r>
        <w:continuationSeparator/>
      </w:r>
    </w:p>
  </w:footnote>
  <w:footnote w:type="continuationNotice" w:id="1">
    <w:p w14:paraId="1CE3BBF4" w14:textId="77777777" w:rsidR="005077F2" w:rsidRDefault="00507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804B" w14:textId="1894F117" w:rsidR="0018342B" w:rsidRPr="00775442" w:rsidRDefault="00775442">
    <w:pPr>
      <w:pStyle w:val="Header"/>
      <w:jc w:val="right"/>
      <w:rPr>
        <w:szCs w:val="20"/>
      </w:rPr>
    </w:pPr>
    <w:r>
      <w:rPr>
        <w:noProof/>
        <w:sz w:val="16"/>
        <w:szCs w:val="16"/>
        <w14:ligatures w14:val="none"/>
      </w:rPr>
      <w:drawing>
        <wp:inline distT="0" distB="0" distL="0" distR="0" wp14:anchorId="0F59AE38" wp14:editId="073BE9A2">
          <wp:extent cx="1499474" cy="144000"/>
          <wp:effectExtent l="0" t="0" r="0" b="8890"/>
          <wp:docPr id="50370512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05129"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499474" cy="144000"/>
                  </a:xfrm>
                  <a:prstGeom prst="rect">
                    <a:avLst/>
                  </a:prstGeom>
                </pic:spPr>
              </pic:pic>
            </a:graphicData>
          </a:graphic>
        </wp:inline>
      </w:drawing>
    </w:r>
    <w:r w:rsidRPr="00775442">
      <w:rPr>
        <w:szCs w:val="20"/>
      </w:rPr>
      <w:ptab w:relativeTo="margin" w:alignment="center" w:leader="none"/>
    </w:r>
    <w:r w:rsidRPr="00775442">
      <w:rPr>
        <w:szCs w:val="20"/>
      </w:rPr>
      <w:ptab w:relativeTo="margin" w:alignment="right" w:leader="none"/>
    </w:r>
    <w:hyperlink r:id="rId2" w:history="1">
      <w:r w:rsidRPr="00775442">
        <w:rPr>
          <w:rStyle w:val="Hyperlink"/>
          <w:szCs w:val="20"/>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237EAB"/>
    <w:multiLevelType w:val="multilevel"/>
    <w:tmpl w:val="663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20CA3"/>
    <w:multiLevelType w:val="hybridMultilevel"/>
    <w:tmpl w:val="FFFFFFFF"/>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2BB40A3"/>
    <w:multiLevelType w:val="hybridMultilevel"/>
    <w:tmpl w:val="4A96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4338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A1F03"/>
    <w:multiLevelType w:val="multilevel"/>
    <w:tmpl w:val="F7681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6C291B"/>
    <w:multiLevelType w:val="hybridMultilevel"/>
    <w:tmpl w:val="6FF6D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F644D5"/>
    <w:multiLevelType w:val="hybridMultilevel"/>
    <w:tmpl w:val="C6A68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6A2A1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403814"/>
    <w:multiLevelType w:val="multilevel"/>
    <w:tmpl w:val="35B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84EFD"/>
    <w:multiLevelType w:val="multilevel"/>
    <w:tmpl w:val="FFFFFFFF"/>
    <w:styleLink w:val="Style1"/>
    <w:lvl w:ilvl="0">
      <w:start w:val="1"/>
      <w:numFmt w:val="decimal"/>
      <w:lvlText w:val="%1."/>
      <w:lvlJc w:val="left"/>
      <w:pPr>
        <w:ind w:left="360" w:hanging="360"/>
      </w:pPr>
      <w:rPr>
        <w:rFonts w:asciiTheme="majorHAnsi" w:hAnsiTheme="majorHAnsi" w:cs="Times New Roman"/>
      </w:rPr>
    </w:lvl>
    <w:lvl w:ilvl="1">
      <w:start w:val="1"/>
      <w:numFmt w:val="decimal"/>
      <w:lvlText w:val="%1.%2."/>
      <w:lvlJc w:val="left"/>
      <w:pPr>
        <w:ind w:left="43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6" w15:restartNumberingAfterBreak="0">
    <w:nsid w:val="64AF5A4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0D4E87"/>
    <w:multiLevelType w:val="hybridMultilevel"/>
    <w:tmpl w:val="D8FE0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115D96"/>
    <w:multiLevelType w:val="hybridMultilevel"/>
    <w:tmpl w:val="174658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704474672">
    <w:abstractNumId w:val="2"/>
  </w:num>
  <w:num w:numId="2" w16cid:durableId="1415857624">
    <w:abstractNumId w:val="1"/>
  </w:num>
  <w:num w:numId="3" w16cid:durableId="1249383319">
    <w:abstractNumId w:val="0"/>
  </w:num>
  <w:num w:numId="4" w16cid:durableId="210844936">
    <w:abstractNumId w:val="8"/>
  </w:num>
  <w:num w:numId="5" w16cid:durableId="319046795">
    <w:abstractNumId w:val="15"/>
  </w:num>
  <w:num w:numId="6" w16cid:durableId="453059206">
    <w:abstractNumId w:val="5"/>
  </w:num>
  <w:num w:numId="7" w16cid:durableId="886842704">
    <w:abstractNumId w:val="13"/>
  </w:num>
  <w:num w:numId="8" w16cid:durableId="596062522">
    <w:abstractNumId w:val="4"/>
  </w:num>
  <w:num w:numId="9" w16cid:durableId="854998334">
    <w:abstractNumId w:val="16"/>
  </w:num>
  <w:num w:numId="10" w16cid:durableId="2122143729">
    <w:abstractNumId w:val="6"/>
  </w:num>
  <w:num w:numId="11" w16cid:durableId="49808471">
    <w:abstractNumId w:val="10"/>
  </w:num>
  <w:num w:numId="12" w16cid:durableId="1994677539">
    <w:abstractNumId w:val="9"/>
  </w:num>
  <w:num w:numId="13" w16cid:durableId="754860983">
    <w:abstractNumId w:val="9"/>
  </w:num>
  <w:num w:numId="14" w16cid:durableId="626859791">
    <w:abstractNumId w:val="18"/>
  </w:num>
  <w:num w:numId="15" w16cid:durableId="1715346556">
    <w:abstractNumId w:val="17"/>
  </w:num>
  <w:num w:numId="16" w16cid:durableId="820850057">
    <w:abstractNumId w:val="7"/>
  </w:num>
  <w:num w:numId="17" w16cid:durableId="328602411">
    <w:abstractNumId w:val="14"/>
  </w:num>
  <w:num w:numId="18" w16cid:durableId="946733617">
    <w:abstractNumId w:val="3"/>
  </w:num>
  <w:num w:numId="19" w16cid:durableId="334916335">
    <w:abstractNumId w:val="11"/>
  </w:num>
  <w:num w:numId="20" w16cid:durableId="2118402594">
    <w:abstractNumId w:val="1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uOabKp76IiKAYMkb4iPhwzz3Tcj5myc3V0YcISuHlUolbhpZVzOP9wNH9pEr2zshzFzlO7YbM7BFvC/fE8WeuA==" w:salt="XSGjJFTomBwC7Wxi3pOfK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CwMLK0MDQ2MrAwMjZR0lEKTi0uzszPAykwNawFAMGLKlItAAAA"/>
  </w:docVars>
  <w:rsids>
    <w:rsidRoot w:val="00612FB1"/>
    <w:rsid w:val="000007C5"/>
    <w:rsid w:val="0000189D"/>
    <w:rsid w:val="00001E8F"/>
    <w:rsid w:val="00003635"/>
    <w:rsid w:val="000046D4"/>
    <w:rsid w:val="00004DB2"/>
    <w:rsid w:val="00006424"/>
    <w:rsid w:val="0000684C"/>
    <w:rsid w:val="00010CCB"/>
    <w:rsid w:val="00011BA1"/>
    <w:rsid w:val="0001555B"/>
    <w:rsid w:val="00016320"/>
    <w:rsid w:val="000173A0"/>
    <w:rsid w:val="000212A1"/>
    <w:rsid w:val="00021C4F"/>
    <w:rsid w:val="00022FF3"/>
    <w:rsid w:val="00026153"/>
    <w:rsid w:val="00027056"/>
    <w:rsid w:val="000276DF"/>
    <w:rsid w:val="00030AD0"/>
    <w:rsid w:val="00034DCB"/>
    <w:rsid w:val="0003508C"/>
    <w:rsid w:val="00035A7D"/>
    <w:rsid w:val="000374ED"/>
    <w:rsid w:val="000376DA"/>
    <w:rsid w:val="00037AFC"/>
    <w:rsid w:val="00040381"/>
    <w:rsid w:val="00040F5A"/>
    <w:rsid w:val="00041A61"/>
    <w:rsid w:val="000439DE"/>
    <w:rsid w:val="00046499"/>
    <w:rsid w:val="000465F2"/>
    <w:rsid w:val="00046BAA"/>
    <w:rsid w:val="000478E7"/>
    <w:rsid w:val="00052973"/>
    <w:rsid w:val="00052BDD"/>
    <w:rsid w:val="000542B1"/>
    <w:rsid w:val="00054FC3"/>
    <w:rsid w:val="00055228"/>
    <w:rsid w:val="00055E5A"/>
    <w:rsid w:val="00056762"/>
    <w:rsid w:val="00056BCD"/>
    <w:rsid w:val="00060863"/>
    <w:rsid w:val="0006187C"/>
    <w:rsid w:val="00062DD1"/>
    <w:rsid w:val="00063967"/>
    <w:rsid w:val="00064ABC"/>
    <w:rsid w:val="00066100"/>
    <w:rsid w:val="00066835"/>
    <w:rsid w:val="00066F05"/>
    <w:rsid w:val="000671D4"/>
    <w:rsid w:val="000718F2"/>
    <w:rsid w:val="00071987"/>
    <w:rsid w:val="0007220B"/>
    <w:rsid w:val="00072732"/>
    <w:rsid w:val="0007297C"/>
    <w:rsid w:val="00072B87"/>
    <w:rsid w:val="00072E1E"/>
    <w:rsid w:val="00073244"/>
    <w:rsid w:val="00074433"/>
    <w:rsid w:val="00074CA2"/>
    <w:rsid w:val="00075219"/>
    <w:rsid w:val="00081178"/>
    <w:rsid w:val="000825EC"/>
    <w:rsid w:val="0008326B"/>
    <w:rsid w:val="00083F2D"/>
    <w:rsid w:val="000846CE"/>
    <w:rsid w:val="00085025"/>
    <w:rsid w:val="00085B7E"/>
    <w:rsid w:val="000866A1"/>
    <w:rsid w:val="00087FED"/>
    <w:rsid w:val="00091A47"/>
    <w:rsid w:val="00093705"/>
    <w:rsid w:val="00094733"/>
    <w:rsid w:val="00097727"/>
    <w:rsid w:val="000A065C"/>
    <w:rsid w:val="000A1216"/>
    <w:rsid w:val="000A1A4E"/>
    <w:rsid w:val="000A22FA"/>
    <w:rsid w:val="000A343D"/>
    <w:rsid w:val="000A3D73"/>
    <w:rsid w:val="000A4973"/>
    <w:rsid w:val="000A50D6"/>
    <w:rsid w:val="000A6D7D"/>
    <w:rsid w:val="000A6F3E"/>
    <w:rsid w:val="000B0073"/>
    <w:rsid w:val="000B1E12"/>
    <w:rsid w:val="000B327B"/>
    <w:rsid w:val="000B4C2F"/>
    <w:rsid w:val="000B5100"/>
    <w:rsid w:val="000B5658"/>
    <w:rsid w:val="000B61C4"/>
    <w:rsid w:val="000B6301"/>
    <w:rsid w:val="000B72F4"/>
    <w:rsid w:val="000B7B44"/>
    <w:rsid w:val="000C203E"/>
    <w:rsid w:val="000C22B8"/>
    <w:rsid w:val="000C4563"/>
    <w:rsid w:val="000C68D2"/>
    <w:rsid w:val="000C6909"/>
    <w:rsid w:val="000C6A1B"/>
    <w:rsid w:val="000C6A98"/>
    <w:rsid w:val="000C6B41"/>
    <w:rsid w:val="000C6D5B"/>
    <w:rsid w:val="000C7D8B"/>
    <w:rsid w:val="000D0086"/>
    <w:rsid w:val="000D08B1"/>
    <w:rsid w:val="000D0B57"/>
    <w:rsid w:val="000D2015"/>
    <w:rsid w:val="000D2492"/>
    <w:rsid w:val="000D28CB"/>
    <w:rsid w:val="000D2B3A"/>
    <w:rsid w:val="000D2D3E"/>
    <w:rsid w:val="000D4C49"/>
    <w:rsid w:val="000D5D08"/>
    <w:rsid w:val="000D64DB"/>
    <w:rsid w:val="000D7A16"/>
    <w:rsid w:val="000E006D"/>
    <w:rsid w:val="000E0A3B"/>
    <w:rsid w:val="000E0D95"/>
    <w:rsid w:val="000E14C5"/>
    <w:rsid w:val="000E1FE2"/>
    <w:rsid w:val="000E3332"/>
    <w:rsid w:val="000E3734"/>
    <w:rsid w:val="000E3CEA"/>
    <w:rsid w:val="000E41CA"/>
    <w:rsid w:val="000E4548"/>
    <w:rsid w:val="000E4641"/>
    <w:rsid w:val="000F013B"/>
    <w:rsid w:val="000F19AA"/>
    <w:rsid w:val="000F201C"/>
    <w:rsid w:val="000F2294"/>
    <w:rsid w:val="000F298B"/>
    <w:rsid w:val="000F32A7"/>
    <w:rsid w:val="000F3992"/>
    <w:rsid w:val="000F4419"/>
    <w:rsid w:val="000F540B"/>
    <w:rsid w:val="000F56FE"/>
    <w:rsid w:val="000F5B04"/>
    <w:rsid w:val="000F7CF9"/>
    <w:rsid w:val="000F7E0E"/>
    <w:rsid w:val="00101A31"/>
    <w:rsid w:val="00104422"/>
    <w:rsid w:val="00106014"/>
    <w:rsid w:val="00107524"/>
    <w:rsid w:val="0011072B"/>
    <w:rsid w:val="00110F1D"/>
    <w:rsid w:val="001115D6"/>
    <w:rsid w:val="00111C26"/>
    <w:rsid w:val="001128D5"/>
    <w:rsid w:val="00112E92"/>
    <w:rsid w:val="00113F96"/>
    <w:rsid w:val="00114E49"/>
    <w:rsid w:val="00115691"/>
    <w:rsid w:val="001163B7"/>
    <w:rsid w:val="00116AEA"/>
    <w:rsid w:val="001170E4"/>
    <w:rsid w:val="00117E9E"/>
    <w:rsid w:val="00117F51"/>
    <w:rsid w:val="00121ABA"/>
    <w:rsid w:val="001246B7"/>
    <w:rsid w:val="0012526D"/>
    <w:rsid w:val="00125456"/>
    <w:rsid w:val="0012602E"/>
    <w:rsid w:val="0012692C"/>
    <w:rsid w:val="00126E2C"/>
    <w:rsid w:val="0012771D"/>
    <w:rsid w:val="00130F28"/>
    <w:rsid w:val="00137091"/>
    <w:rsid w:val="00137230"/>
    <w:rsid w:val="001379C9"/>
    <w:rsid w:val="00140046"/>
    <w:rsid w:val="001420A7"/>
    <w:rsid w:val="00142A76"/>
    <w:rsid w:val="0014456C"/>
    <w:rsid w:val="00144B7E"/>
    <w:rsid w:val="00144BDC"/>
    <w:rsid w:val="00147478"/>
    <w:rsid w:val="001474B7"/>
    <w:rsid w:val="0015078E"/>
    <w:rsid w:val="00150EFD"/>
    <w:rsid w:val="00152ADF"/>
    <w:rsid w:val="00152F54"/>
    <w:rsid w:val="00156AB3"/>
    <w:rsid w:val="00157A14"/>
    <w:rsid w:val="00160487"/>
    <w:rsid w:val="001604F6"/>
    <w:rsid w:val="00160A74"/>
    <w:rsid w:val="0016223C"/>
    <w:rsid w:val="00163FB3"/>
    <w:rsid w:val="00164135"/>
    <w:rsid w:val="00164143"/>
    <w:rsid w:val="00164FFB"/>
    <w:rsid w:val="0016550F"/>
    <w:rsid w:val="0016627C"/>
    <w:rsid w:val="001678B4"/>
    <w:rsid w:val="00167BAE"/>
    <w:rsid w:val="0017229C"/>
    <w:rsid w:val="00172CB8"/>
    <w:rsid w:val="00173EF6"/>
    <w:rsid w:val="001747C9"/>
    <w:rsid w:val="00175229"/>
    <w:rsid w:val="0017561E"/>
    <w:rsid w:val="00175CEF"/>
    <w:rsid w:val="001761A5"/>
    <w:rsid w:val="001776BD"/>
    <w:rsid w:val="001778A5"/>
    <w:rsid w:val="00177D4C"/>
    <w:rsid w:val="00180314"/>
    <w:rsid w:val="001808D2"/>
    <w:rsid w:val="00180BB0"/>
    <w:rsid w:val="00180F5E"/>
    <w:rsid w:val="00181C35"/>
    <w:rsid w:val="00181C65"/>
    <w:rsid w:val="00182610"/>
    <w:rsid w:val="0018268E"/>
    <w:rsid w:val="0018342B"/>
    <w:rsid w:val="00183AA4"/>
    <w:rsid w:val="00183FC2"/>
    <w:rsid w:val="00184A2B"/>
    <w:rsid w:val="0018576C"/>
    <w:rsid w:val="00185A1F"/>
    <w:rsid w:val="001867FD"/>
    <w:rsid w:val="00186F9E"/>
    <w:rsid w:val="001878EC"/>
    <w:rsid w:val="00187948"/>
    <w:rsid w:val="00187F62"/>
    <w:rsid w:val="001907B8"/>
    <w:rsid w:val="00192E98"/>
    <w:rsid w:val="00194616"/>
    <w:rsid w:val="00195D1C"/>
    <w:rsid w:val="00197F94"/>
    <w:rsid w:val="001A0396"/>
    <w:rsid w:val="001A0A60"/>
    <w:rsid w:val="001A1831"/>
    <w:rsid w:val="001A1F19"/>
    <w:rsid w:val="001A22FE"/>
    <w:rsid w:val="001A28D7"/>
    <w:rsid w:val="001A357C"/>
    <w:rsid w:val="001A5475"/>
    <w:rsid w:val="001A566F"/>
    <w:rsid w:val="001A5D7B"/>
    <w:rsid w:val="001A638E"/>
    <w:rsid w:val="001A74E1"/>
    <w:rsid w:val="001B0851"/>
    <w:rsid w:val="001B111B"/>
    <w:rsid w:val="001B41A5"/>
    <w:rsid w:val="001B4E31"/>
    <w:rsid w:val="001B5AF0"/>
    <w:rsid w:val="001B6BDE"/>
    <w:rsid w:val="001B6E2C"/>
    <w:rsid w:val="001C07E2"/>
    <w:rsid w:val="001C184B"/>
    <w:rsid w:val="001C2F20"/>
    <w:rsid w:val="001C4243"/>
    <w:rsid w:val="001C4A50"/>
    <w:rsid w:val="001C5FDB"/>
    <w:rsid w:val="001C77AB"/>
    <w:rsid w:val="001D04DB"/>
    <w:rsid w:val="001D1E65"/>
    <w:rsid w:val="001D299B"/>
    <w:rsid w:val="001D2C16"/>
    <w:rsid w:val="001D3AFE"/>
    <w:rsid w:val="001D63EC"/>
    <w:rsid w:val="001E1492"/>
    <w:rsid w:val="001E34DE"/>
    <w:rsid w:val="001E47CB"/>
    <w:rsid w:val="001E69DF"/>
    <w:rsid w:val="001E7FAE"/>
    <w:rsid w:val="001F0490"/>
    <w:rsid w:val="001F18D8"/>
    <w:rsid w:val="001F199F"/>
    <w:rsid w:val="001F2CC3"/>
    <w:rsid w:val="001F3F04"/>
    <w:rsid w:val="001F4456"/>
    <w:rsid w:val="001F6B14"/>
    <w:rsid w:val="001F7B60"/>
    <w:rsid w:val="001F7C65"/>
    <w:rsid w:val="001F7F93"/>
    <w:rsid w:val="00200FB0"/>
    <w:rsid w:val="002026B8"/>
    <w:rsid w:val="0020277A"/>
    <w:rsid w:val="00202D51"/>
    <w:rsid w:val="002042DC"/>
    <w:rsid w:val="002045C7"/>
    <w:rsid w:val="00204A67"/>
    <w:rsid w:val="00204F54"/>
    <w:rsid w:val="00206308"/>
    <w:rsid w:val="00206506"/>
    <w:rsid w:val="00207909"/>
    <w:rsid w:val="00207B5C"/>
    <w:rsid w:val="00210395"/>
    <w:rsid w:val="002114B4"/>
    <w:rsid w:val="00211556"/>
    <w:rsid w:val="002126D5"/>
    <w:rsid w:val="00214922"/>
    <w:rsid w:val="002150CA"/>
    <w:rsid w:val="00215CE0"/>
    <w:rsid w:val="00217BA5"/>
    <w:rsid w:val="002200EB"/>
    <w:rsid w:val="00220243"/>
    <w:rsid w:val="00220ED0"/>
    <w:rsid w:val="00222405"/>
    <w:rsid w:val="0022372A"/>
    <w:rsid w:val="002237E1"/>
    <w:rsid w:val="00223AE4"/>
    <w:rsid w:val="00224842"/>
    <w:rsid w:val="00225B00"/>
    <w:rsid w:val="00227D1C"/>
    <w:rsid w:val="00230547"/>
    <w:rsid w:val="00231216"/>
    <w:rsid w:val="00231962"/>
    <w:rsid w:val="00231993"/>
    <w:rsid w:val="002322E1"/>
    <w:rsid w:val="002322F2"/>
    <w:rsid w:val="002326BA"/>
    <w:rsid w:val="00232DE0"/>
    <w:rsid w:val="002368DA"/>
    <w:rsid w:val="002406DA"/>
    <w:rsid w:val="00240939"/>
    <w:rsid w:val="0024098E"/>
    <w:rsid w:val="00241E4E"/>
    <w:rsid w:val="0024205E"/>
    <w:rsid w:val="00243B96"/>
    <w:rsid w:val="00243EE4"/>
    <w:rsid w:val="002443BC"/>
    <w:rsid w:val="00244787"/>
    <w:rsid w:val="0024656F"/>
    <w:rsid w:val="00246A98"/>
    <w:rsid w:val="0024717D"/>
    <w:rsid w:val="0025076A"/>
    <w:rsid w:val="00252D58"/>
    <w:rsid w:val="00253FBD"/>
    <w:rsid w:val="002546A4"/>
    <w:rsid w:val="0025483F"/>
    <w:rsid w:val="002560FD"/>
    <w:rsid w:val="002564FE"/>
    <w:rsid w:val="00257E71"/>
    <w:rsid w:val="00261224"/>
    <w:rsid w:val="00261AAA"/>
    <w:rsid w:val="0026235D"/>
    <w:rsid w:val="002644E2"/>
    <w:rsid w:val="002672A1"/>
    <w:rsid w:val="00270F5F"/>
    <w:rsid w:val="00272E5B"/>
    <w:rsid w:val="0027329A"/>
    <w:rsid w:val="00273873"/>
    <w:rsid w:val="00274DF9"/>
    <w:rsid w:val="0027533B"/>
    <w:rsid w:val="00275448"/>
    <w:rsid w:val="0027646B"/>
    <w:rsid w:val="0027665B"/>
    <w:rsid w:val="00276C14"/>
    <w:rsid w:val="00276C53"/>
    <w:rsid w:val="00277959"/>
    <w:rsid w:val="00277F4D"/>
    <w:rsid w:val="002804B2"/>
    <w:rsid w:val="0028087C"/>
    <w:rsid w:val="00280893"/>
    <w:rsid w:val="00280DDC"/>
    <w:rsid w:val="00281168"/>
    <w:rsid w:val="0028174C"/>
    <w:rsid w:val="00282CFC"/>
    <w:rsid w:val="00283B5A"/>
    <w:rsid w:val="00285958"/>
    <w:rsid w:val="0028614C"/>
    <w:rsid w:val="00290836"/>
    <w:rsid w:val="00291CF4"/>
    <w:rsid w:val="00292394"/>
    <w:rsid w:val="0029327C"/>
    <w:rsid w:val="00294652"/>
    <w:rsid w:val="002968B5"/>
    <w:rsid w:val="0029797C"/>
    <w:rsid w:val="002A19F5"/>
    <w:rsid w:val="002A2E19"/>
    <w:rsid w:val="002A4932"/>
    <w:rsid w:val="002A5997"/>
    <w:rsid w:val="002A5B9D"/>
    <w:rsid w:val="002A6D4B"/>
    <w:rsid w:val="002A7F2D"/>
    <w:rsid w:val="002B10FC"/>
    <w:rsid w:val="002B1DB7"/>
    <w:rsid w:val="002B255C"/>
    <w:rsid w:val="002B2C72"/>
    <w:rsid w:val="002B3315"/>
    <w:rsid w:val="002B45BE"/>
    <w:rsid w:val="002B534C"/>
    <w:rsid w:val="002B59C4"/>
    <w:rsid w:val="002B5B2A"/>
    <w:rsid w:val="002B5E96"/>
    <w:rsid w:val="002B663D"/>
    <w:rsid w:val="002B7127"/>
    <w:rsid w:val="002B7C40"/>
    <w:rsid w:val="002C2697"/>
    <w:rsid w:val="002C2E50"/>
    <w:rsid w:val="002C3361"/>
    <w:rsid w:val="002C4270"/>
    <w:rsid w:val="002C5FC8"/>
    <w:rsid w:val="002C6940"/>
    <w:rsid w:val="002C6BD2"/>
    <w:rsid w:val="002D16E2"/>
    <w:rsid w:val="002D1AF1"/>
    <w:rsid w:val="002D4031"/>
    <w:rsid w:val="002D65FC"/>
    <w:rsid w:val="002E07B0"/>
    <w:rsid w:val="002E12CC"/>
    <w:rsid w:val="002E1EF4"/>
    <w:rsid w:val="002E3209"/>
    <w:rsid w:val="002E34A2"/>
    <w:rsid w:val="002E3C57"/>
    <w:rsid w:val="002E4199"/>
    <w:rsid w:val="002E4B2F"/>
    <w:rsid w:val="002E5107"/>
    <w:rsid w:val="002E5BF8"/>
    <w:rsid w:val="002E5C2C"/>
    <w:rsid w:val="002E6792"/>
    <w:rsid w:val="002E6EDC"/>
    <w:rsid w:val="002F4A4A"/>
    <w:rsid w:val="002F6992"/>
    <w:rsid w:val="00301792"/>
    <w:rsid w:val="00303CC1"/>
    <w:rsid w:val="00304746"/>
    <w:rsid w:val="00304C82"/>
    <w:rsid w:val="003051D9"/>
    <w:rsid w:val="003059B7"/>
    <w:rsid w:val="00305A2E"/>
    <w:rsid w:val="00306D30"/>
    <w:rsid w:val="003076D5"/>
    <w:rsid w:val="0031156B"/>
    <w:rsid w:val="00311B8D"/>
    <w:rsid w:val="003127E7"/>
    <w:rsid w:val="00312BA4"/>
    <w:rsid w:val="00312BF9"/>
    <w:rsid w:val="00314AF2"/>
    <w:rsid w:val="0031578C"/>
    <w:rsid w:val="00315EEF"/>
    <w:rsid w:val="00317173"/>
    <w:rsid w:val="00321F5F"/>
    <w:rsid w:val="003228E7"/>
    <w:rsid w:val="00325A35"/>
    <w:rsid w:val="00325DDA"/>
    <w:rsid w:val="00325F18"/>
    <w:rsid w:val="00326C0F"/>
    <w:rsid w:val="00327B6A"/>
    <w:rsid w:val="003302CA"/>
    <w:rsid w:val="00330841"/>
    <w:rsid w:val="00330BA9"/>
    <w:rsid w:val="00332CB6"/>
    <w:rsid w:val="00333916"/>
    <w:rsid w:val="00333B61"/>
    <w:rsid w:val="00333FEE"/>
    <w:rsid w:val="003345D3"/>
    <w:rsid w:val="00334E76"/>
    <w:rsid w:val="00334E80"/>
    <w:rsid w:val="003354F4"/>
    <w:rsid w:val="00335A55"/>
    <w:rsid w:val="0033763F"/>
    <w:rsid w:val="00337B67"/>
    <w:rsid w:val="003407EE"/>
    <w:rsid w:val="00340CB0"/>
    <w:rsid w:val="00342062"/>
    <w:rsid w:val="003438D7"/>
    <w:rsid w:val="00343AF3"/>
    <w:rsid w:val="00345823"/>
    <w:rsid w:val="003472F3"/>
    <w:rsid w:val="00351FAE"/>
    <w:rsid w:val="00357279"/>
    <w:rsid w:val="00361409"/>
    <w:rsid w:val="00361982"/>
    <w:rsid w:val="0036236C"/>
    <w:rsid w:val="00362CD3"/>
    <w:rsid w:val="0036342E"/>
    <w:rsid w:val="003639F5"/>
    <w:rsid w:val="00363F09"/>
    <w:rsid w:val="00364CBD"/>
    <w:rsid w:val="00372261"/>
    <w:rsid w:val="00372E2A"/>
    <w:rsid w:val="00374008"/>
    <w:rsid w:val="003742E0"/>
    <w:rsid w:val="003747D0"/>
    <w:rsid w:val="0037547B"/>
    <w:rsid w:val="003760EA"/>
    <w:rsid w:val="003828BA"/>
    <w:rsid w:val="00383632"/>
    <w:rsid w:val="00383770"/>
    <w:rsid w:val="00384E84"/>
    <w:rsid w:val="0038576D"/>
    <w:rsid w:val="00385900"/>
    <w:rsid w:val="00385A98"/>
    <w:rsid w:val="00385BBF"/>
    <w:rsid w:val="00387912"/>
    <w:rsid w:val="0038791C"/>
    <w:rsid w:val="00387F72"/>
    <w:rsid w:val="003907FC"/>
    <w:rsid w:val="00393D26"/>
    <w:rsid w:val="00394627"/>
    <w:rsid w:val="003962F9"/>
    <w:rsid w:val="003A177A"/>
    <w:rsid w:val="003A2861"/>
    <w:rsid w:val="003A2A6F"/>
    <w:rsid w:val="003A4A29"/>
    <w:rsid w:val="003A57A4"/>
    <w:rsid w:val="003A656C"/>
    <w:rsid w:val="003A70AB"/>
    <w:rsid w:val="003A74D0"/>
    <w:rsid w:val="003B20E0"/>
    <w:rsid w:val="003B2163"/>
    <w:rsid w:val="003B3818"/>
    <w:rsid w:val="003B49EF"/>
    <w:rsid w:val="003B5377"/>
    <w:rsid w:val="003B5ABB"/>
    <w:rsid w:val="003B68CE"/>
    <w:rsid w:val="003B7318"/>
    <w:rsid w:val="003B7509"/>
    <w:rsid w:val="003C13FA"/>
    <w:rsid w:val="003C1D78"/>
    <w:rsid w:val="003C1E23"/>
    <w:rsid w:val="003C21B9"/>
    <w:rsid w:val="003C39D8"/>
    <w:rsid w:val="003C59A3"/>
    <w:rsid w:val="003C63A7"/>
    <w:rsid w:val="003C6A26"/>
    <w:rsid w:val="003C71DA"/>
    <w:rsid w:val="003C758A"/>
    <w:rsid w:val="003D09C7"/>
    <w:rsid w:val="003D1CEB"/>
    <w:rsid w:val="003D2945"/>
    <w:rsid w:val="003D36DC"/>
    <w:rsid w:val="003D401B"/>
    <w:rsid w:val="003D55E7"/>
    <w:rsid w:val="003D6B4B"/>
    <w:rsid w:val="003E0499"/>
    <w:rsid w:val="003E0804"/>
    <w:rsid w:val="003E1244"/>
    <w:rsid w:val="003E1CA9"/>
    <w:rsid w:val="003E5708"/>
    <w:rsid w:val="003E5EBD"/>
    <w:rsid w:val="003E64A7"/>
    <w:rsid w:val="003E7773"/>
    <w:rsid w:val="003F19CE"/>
    <w:rsid w:val="003F1A30"/>
    <w:rsid w:val="003F1CE0"/>
    <w:rsid w:val="003F2489"/>
    <w:rsid w:val="003F2EAC"/>
    <w:rsid w:val="003F3084"/>
    <w:rsid w:val="003F52C7"/>
    <w:rsid w:val="003F5A7B"/>
    <w:rsid w:val="003F66FD"/>
    <w:rsid w:val="003F7272"/>
    <w:rsid w:val="003F73F9"/>
    <w:rsid w:val="003F7D91"/>
    <w:rsid w:val="00400925"/>
    <w:rsid w:val="00401293"/>
    <w:rsid w:val="0040140E"/>
    <w:rsid w:val="00401F7C"/>
    <w:rsid w:val="00403B70"/>
    <w:rsid w:val="00403C6D"/>
    <w:rsid w:val="0040421B"/>
    <w:rsid w:val="00404AB4"/>
    <w:rsid w:val="0040646A"/>
    <w:rsid w:val="00406E09"/>
    <w:rsid w:val="00407A50"/>
    <w:rsid w:val="00410E25"/>
    <w:rsid w:val="00411BFA"/>
    <w:rsid w:val="004125E8"/>
    <w:rsid w:val="00414681"/>
    <w:rsid w:val="00415690"/>
    <w:rsid w:val="00416894"/>
    <w:rsid w:val="00417508"/>
    <w:rsid w:val="00417E10"/>
    <w:rsid w:val="00417EB7"/>
    <w:rsid w:val="00420879"/>
    <w:rsid w:val="0042099A"/>
    <w:rsid w:val="00422BD1"/>
    <w:rsid w:val="00423BD1"/>
    <w:rsid w:val="00423D6B"/>
    <w:rsid w:val="0042526C"/>
    <w:rsid w:val="004257EC"/>
    <w:rsid w:val="004259A7"/>
    <w:rsid w:val="00427357"/>
    <w:rsid w:val="00427540"/>
    <w:rsid w:val="00427D15"/>
    <w:rsid w:val="00430E17"/>
    <w:rsid w:val="0043124D"/>
    <w:rsid w:val="00431A99"/>
    <w:rsid w:val="0043237B"/>
    <w:rsid w:val="004324D8"/>
    <w:rsid w:val="00435C06"/>
    <w:rsid w:val="00435D7F"/>
    <w:rsid w:val="00435FAE"/>
    <w:rsid w:val="00437624"/>
    <w:rsid w:val="00440632"/>
    <w:rsid w:val="0044200A"/>
    <w:rsid w:val="0044352A"/>
    <w:rsid w:val="00443F3B"/>
    <w:rsid w:val="00444E29"/>
    <w:rsid w:val="00445DE3"/>
    <w:rsid w:val="0044600E"/>
    <w:rsid w:val="00450438"/>
    <w:rsid w:val="00453BEC"/>
    <w:rsid w:val="00453D9A"/>
    <w:rsid w:val="00455C4F"/>
    <w:rsid w:val="0045725F"/>
    <w:rsid w:val="0045736D"/>
    <w:rsid w:val="00457A9A"/>
    <w:rsid w:val="00460537"/>
    <w:rsid w:val="00461B01"/>
    <w:rsid w:val="00462793"/>
    <w:rsid w:val="00464D08"/>
    <w:rsid w:val="00465B07"/>
    <w:rsid w:val="00465EF6"/>
    <w:rsid w:val="0046643E"/>
    <w:rsid w:val="004675E5"/>
    <w:rsid w:val="0047036C"/>
    <w:rsid w:val="00473980"/>
    <w:rsid w:val="00473FDE"/>
    <w:rsid w:val="004746D7"/>
    <w:rsid w:val="00474C7C"/>
    <w:rsid w:val="00474C84"/>
    <w:rsid w:val="004769E1"/>
    <w:rsid w:val="00476C8A"/>
    <w:rsid w:val="0047780B"/>
    <w:rsid w:val="0048013D"/>
    <w:rsid w:val="00480693"/>
    <w:rsid w:val="00481020"/>
    <w:rsid w:val="004815AD"/>
    <w:rsid w:val="0048293D"/>
    <w:rsid w:val="00483FA7"/>
    <w:rsid w:val="004851FC"/>
    <w:rsid w:val="0048704E"/>
    <w:rsid w:val="00487A7A"/>
    <w:rsid w:val="00491798"/>
    <w:rsid w:val="0049322B"/>
    <w:rsid w:val="00493A9E"/>
    <w:rsid w:val="00493C71"/>
    <w:rsid w:val="00493EBB"/>
    <w:rsid w:val="00493FD2"/>
    <w:rsid w:val="00494031"/>
    <w:rsid w:val="00494999"/>
    <w:rsid w:val="00495048"/>
    <w:rsid w:val="00495D76"/>
    <w:rsid w:val="00495DAF"/>
    <w:rsid w:val="004967FF"/>
    <w:rsid w:val="0049735F"/>
    <w:rsid w:val="0049745E"/>
    <w:rsid w:val="004A1E7C"/>
    <w:rsid w:val="004A23FD"/>
    <w:rsid w:val="004A3D8A"/>
    <w:rsid w:val="004A615B"/>
    <w:rsid w:val="004A7348"/>
    <w:rsid w:val="004B049F"/>
    <w:rsid w:val="004B04A4"/>
    <w:rsid w:val="004B12EC"/>
    <w:rsid w:val="004B18C9"/>
    <w:rsid w:val="004B1FBF"/>
    <w:rsid w:val="004B2643"/>
    <w:rsid w:val="004B42E9"/>
    <w:rsid w:val="004B612B"/>
    <w:rsid w:val="004B629D"/>
    <w:rsid w:val="004B707E"/>
    <w:rsid w:val="004C0EDB"/>
    <w:rsid w:val="004C3937"/>
    <w:rsid w:val="004C3C32"/>
    <w:rsid w:val="004C40B3"/>
    <w:rsid w:val="004C46DD"/>
    <w:rsid w:val="004C62DD"/>
    <w:rsid w:val="004C6F76"/>
    <w:rsid w:val="004C7A8C"/>
    <w:rsid w:val="004D1324"/>
    <w:rsid w:val="004D41D7"/>
    <w:rsid w:val="004D58E4"/>
    <w:rsid w:val="004D5A48"/>
    <w:rsid w:val="004D6B22"/>
    <w:rsid w:val="004D795A"/>
    <w:rsid w:val="004D7FE8"/>
    <w:rsid w:val="004E1DB5"/>
    <w:rsid w:val="004E4CDB"/>
    <w:rsid w:val="004F1E6B"/>
    <w:rsid w:val="004F2653"/>
    <w:rsid w:val="004F3652"/>
    <w:rsid w:val="004F41BA"/>
    <w:rsid w:val="004F5975"/>
    <w:rsid w:val="0050077F"/>
    <w:rsid w:val="0050090D"/>
    <w:rsid w:val="00502936"/>
    <w:rsid w:val="00504436"/>
    <w:rsid w:val="0050559B"/>
    <w:rsid w:val="005077F2"/>
    <w:rsid w:val="00510B16"/>
    <w:rsid w:val="00512FBF"/>
    <w:rsid w:val="00513052"/>
    <w:rsid w:val="00513B78"/>
    <w:rsid w:val="00514F82"/>
    <w:rsid w:val="00514FA9"/>
    <w:rsid w:val="005151F8"/>
    <w:rsid w:val="005178E5"/>
    <w:rsid w:val="005200E7"/>
    <w:rsid w:val="0052119E"/>
    <w:rsid w:val="005223B1"/>
    <w:rsid w:val="00522999"/>
    <w:rsid w:val="00522E42"/>
    <w:rsid w:val="00523626"/>
    <w:rsid w:val="0052472E"/>
    <w:rsid w:val="0052473A"/>
    <w:rsid w:val="005249B0"/>
    <w:rsid w:val="00524AEC"/>
    <w:rsid w:val="005267F4"/>
    <w:rsid w:val="00527548"/>
    <w:rsid w:val="0053005B"/>
    <w:rsid w:val="00530555"/>
    <w:rsid w:val="00530AD8"/>
    <w:rsid w:val="00533530"/>
    <w:rsid w:val="00533EA5"/>
    <w:rsid w:val="00538F4D"/>
    <w:rsid w:val="005415E7"/>
    <w:rsid w:val="005423C3"/>
    <w:rsid w:val="0054252F"/>
    <w:rsid w:val="00543309"/>
    <w:rsid w:val="0054485B"/>
    <w:rsid w:val="00545EBE"/>
    <w:rsid w:val="005463B9"/>
    <w:rsid w:val="005472E7"/>
    <w:rsid w:val="00547907"/>
    <w:rsid w:val="00550160"/>
    <w:rsid w:val="00550786"/>
    <w:rsid w:val="00550A56"/>
    <w:rsid w:val="00551296"/>
    <w:rsid w:val="00551C48"/>
    <w:rsid w:val="00552A37"/>
    <w:rsid w:val="00552AA9"/>
    <w:rsid w:val="00552F90"/>
    <w:rsid w:val="00554BEC"/>
    <w:rsid w:val="00554E6F"/>
    <w:rsid w:val="005553CF"/>
    <w:rsid w:val="00556CB2"/>
    <w:rsid w:val="005570FD"/>
    <w:rsid w:val="00561247"/>
    <w:rsid w:val="00561CD4"/>
    <w:rsid w:val="00561D99"/>
    <w:rsid w:val="00561D9E"/>
    <w:rsid w:val="00562508"/>
    <w:rsid w:val="00562F91"/>
    <w:rsid w:val="0056400E"/>
    <w:rsid w:val="00566324"/>
    <w:rsid w:val="00566DF6"/>
    <w:rsid w:val="0056724C"/>
    <w:rsid w:val="0056782E"/>
    <w:rsid w:val="00567E47"/>
    <w:rsid w:val="005704CE"/>
    <w:rsid w:val="00570703"/>
    <w:rsid w:val="005708D5"/>
    <w:rsid w:val="00570998"/>
    <w:rsid w:val="00571BF2"/>
    <w:rsid w:val="0057309A"/>
    <w:rsid w:val="0057426C"/>
    <w:rsid w:val="0057484D"/>
    <w:rsid w:val="00574BA2"/>
    <w:rsid w:val="00575EB6"/>
    <w:rsid w:val="00577BA4"/>
    <w:rsid w:val="00581D9C"/>
    <w:rsid w:val="005855A4"/>
    <w:rsid w:val="00587731"/>
    <w:rsid w:val="005900B4"/>
    <w:rsid w:val="00590DC9"/>
    <w:rsid w:val="00590E64"/>
    <w:rsid w:val="00592B12"/>
    <w:rsid w:val="005956F7"/>
    <w:rsid w:val="00595C68"/>
    <w:rsid w:val="00595D29"/>
    <w:rsid w:val="00597250"/>
    <w:rsid w:val="005974C6"/>
    <w:rsid w:val="005A00E9"/>
    <w:rsid w:val="005A04E6"/>
    <w:rsid w:val="005A20F0"/>
    <w:rsid w:val="005A2AB0"/>
    <w:rsid w:val="005A2F60"/>
    <w:rsid w:val="005A3DB1"/>
    <w:rsid w:val="005A462D"/>
    <w:rsid w:val="005A4F59"/>
    <w:rsid w:val="005A7D62"/>
    <w:rsid w:val="005A7D6E"/>
    <w:rsid w:val="005B1196"/>
    <w:rsid w:val="005C047B"/>
    <w:rsid w:val="005C089E"/>
    <w:rsid w:val="005C1026"/>
    <w:rsid w:val="005C270C"/>
    <w:rsid w:val="005C2B19"/>
    <w:rsid w:val="005C46AC"/>
    <w:rsid w:val="005C566C"/>
    <w:rsid w:val="005C5B16"/>
    <w:rsid w:val="005C66C6"/>
    <w:rsid w:val="005C7336"/>
    <w:rsid w:val="005C7809"/>
    <w:rsid w:val="005C7C9A"/>
    <w:rsid w:val="005C7EE6"/>
    <w:rsid w:val="005D01CF"/>
    <w:rsid w:val="005D1D77"/>
    <w:rsid w:val="005D43A4"/>
    <w:rsid w:val="005D53B5"/>
    <w:rsid w:val="005D68CE"/>
    <w:rsid w:val="005D7ED5"/>
    <w:rsid w:val="005D7F60"/>
    <w:rsid w:val="005E0EE8"/>
    <w:rsid w:val="005E149A"/>
    <w:rsid w:val="005E4DE8"/>
    <w:rsid w:val="005E579B"/>
    <w:rsid w:val="005E7FD8"/>
    <w:rsid w:val="005F1DED"/>
    <w:rsid w:val="005F366D"/>
    <w:rsid w:val="005F3767"/>
    <w:rsid w:val="005F3AC7"/>
    <w:rsid w:val="005F3FAA"/>
    <w:rsid w:val="00601A79"/>
    <w:rsid w:val="00601A92"/>
    <w:rsid w:val="00602109"/>
    <w:rsid w:val="006043CE"/>
    <w:rsid w:val="0060480F"/>
    <w:rsid w:val="006055F2"/>
    <w:rsid w:val="00605703"/>
    <w:rsid w:val="00606033"/>
    <w:rsid w:val="006060C1"/>
    <w:rsid w:val="00606A0A"/>
    <w:rsid w:val="006075D8"/>
    <w:rsid w:val="006104A6"/>
    <w:rsid w:val="0061090B"/>
    <w:rsid w:val="00610F63"/>
    <w:rsid w:val="0061101D"/>
    <w:rsid w:val="006112C5"/>
    <w:rsid w:val="006120D1"/>
    <w:rsid w:val="00612FB1"/>
    <w:rsid w:val="00613405"/>
    <w:rsid w:val="0061342D"/>
    <w:rsid w:val="00613644"/>
    <w:rsid w:val="006139E0"/>
    <w:rsid w:val="00614298"/>
    <w:rsid w:val="00614361"/>
    <w:rsid w:val="006158E0"/>
    <w:rsid w:val="006170DA"/>
    <w:rsid w:val="00617E33"/>
    <w:rsid w:val="00620EC8"/>
    <w:rsid w:val="006214D4"/>
    <w:rsid w:val="0062221D"/>
    <w:rsid w:val="00624240"/>
    <w:rsid w:val="0062439E"/>
    <w:rsid w:val="00624B54"/>
    <w:rsid w:val="00624CEA"/>
    <w:rsid w:val="00624CF7"/>
    <w:rsid w:val="00625DD8"/>
    <w:rsid w:val="00626173"/>
    <w:rsid w:val="0062664F"/>
    <w:rsid w:val="006273C9"/>
    <w:rsid w:val="006278C3"/>
    <w:rsid w:val="00627F3E"/>
    <w:rsid w:val="006315E4"/>
    <w:rsid w:val="00631610"/>
    <w:rsid w:val="006324D6"/>
    <w:rsid w:val="00632A21"/>
    <w:rsid w:val="00634CCB"/>
    <w:rsid w:val="00634DA2"/>
    <w:rsid w:val="0063577E"/>
    <w:rsid w:val="0063581B"/>
    <w:rsid w:val="0063680B"/>
    <w:rsid w:val="00641504"/>
    <w:rsid w:val="006417ED"/>
    <w:rsid w:val="00641EB4"/>
    <w:rsid w:val="00644CBA"/>
    <w:rsid w:val="00645A3B"/>
    <w:rsid w:val="006470F2"/>
    <w:rsid w:val="00647C7E"/>
    <w:rsid w:val="00647CCB"/>
    <w:rsid w:val="00652661"/>
    <w:rsid w:val="00653FCF"/>
    <w:rsid w:val="00654723"/>
    <w:rsid w:val="006551FB"/>
    <w:rsid w:val="00655C98"/>
    <w:rsid w:val="0066214D"/>
    <w:rsid w:val="00663F2A"/>
    <w:rsid w:val="00664CEC"/>
    <w:rsid w:val="006669BE"/>
    <w:rsid w:val="00672F0E"/>
    <w:rsid w:val="00673BBE"/>
    <w:rsid w:val="00674158"/>
    <w:rsid w:val="006755FD"/>
    <w:rsid w:val="00675681"/>
    <w:rsid w:val="00676AD4"/>
    <w:rsid w:val="00677997"/>
    <w:rsid w:val="006804DE"/>
    <w:rsid w:val="006835D9"/>
    <w:rsid w:val="00687316"/>
    <w:rsid w:val="00687D72"/>
    <w:rsid w:val="00687FF9"/>
    <w:rsid w:val="0069057C"/>
    <w:rsid w:val="00691095"/>
    <w:rsid w:val="006918CA"/>
    <w:rsid w:val="00691C85"/>
    <w:rsid w:val="0069427E"/>
    <w:rsid w:val="00694AD1"/>
    <w:rsid w:val="00695B06"/>
    <w:rsid w:val="00695DE5"/>
    <w:rsid w:val="0069727E"/>
    <w:rsid w:val="00697844"/>
    <w:rsid w:val="006A117D"/>
    <w:rsid w:val="006A278E"/>
    <w:rsid w:val="006A3C24"/>
    <w:rsid w:val="006A4FF7"/>
    <w:rsid w:val="006A5B87"/>
    <w:rsid w:val="006A6172"/>
    <w:rsid w:val="006B1654"/>
    <w:rsid w:val="006B1DC6"/>
    <w:rsid w:val="006B2A97"/>
    <w:rsid w:val="006B347C"/>
    <w:rsid w:val="006B3E44"/>
    <w:rsid w:val="006B5060"/>
    <w:rsid w:val="006C0E40"/>
    <w:rsid w:val="006C32B1"/>
    <w:rsid w:val="006C3D9D"/>
    <w:rsid w:val="006C3F85"/>
    <w:rsid w:val="006C5225"/>
    <w:rsid w:val="006C5870"/>
    <w:rsid w:val="006C7AA9"/>
    <w:rsid w:val="006D0CB1"/>
    <w:rsid w:val="006D1EB5"/>
    <w:rsid w:val="006D1F20"/>
    <w:rsid w:val="006D2000"/>
    <w:rsid w:val="006D2646"/>
    <w:rsid w:val="006D2F97"/>
    <w:rsid w:val="006D32DC"/>
    <w:rsid w:val="006D5B7D"/>
    <w:rsid w:val="006D5D48"/>
    <w:rsid w:val="006D7196"/>
    <w:rsid w:val="006E2058"/>
    <w:rsid w:val="006E239E"/>
    <w:rsid w:val="006E352D"/>
    <w:rsid w:val="006E3A84"/>
    <w:rsid w:val="006E490D"/>
    <w:rsid w:val="006F0311"/>
    <w:rsid w:val="006F12C7"/>
    <w:rsid w:val="006F1B22"/>
    <w:rsid w:val="006F6228"/>
    <w:rsid w:val="006F6F8F"/>
    <w:rsid w:val="006F7C85"/>
    <w:rsid w:val="00701373"/>
    <w:rsid w:val="00701FE0"/>
    <w:rsid w:val="007030F8"/>
    <w:rsid w:val="00704B13"/>
    <w:rsid w:val="00704C4F"/>
    <w:rsid w:val="0070677B"/>
    <w:rsid w:val="00707F68"/>
    <w:rsid w:val="00710DDF"/>
    <w:rsid w:val="00711EA6"/>
    <w:rsid w:val="00712D79"/>
    <w:rsid w:val="00712E76"/>
    <w:rsid w:val="00713B8A"/>
    <w:rsid w:val="007158F6"/>
    <w:rsid w:val="00715B82"/>
    <w:rsid w:val="00715E53"/>
    <w:rsid w:val="00717569"/>
    <w:rsid w:val="007204AE"/>
    <w:rsid w:val="00720954"/>
    <w:rsid w:val="00720AB6"/>
    <w:rsid w:val="00720D32"/>
    <w:rsid w:val="007215B1"/>
    <w:rsid w:val="00722722"/>
    <w:rsid w:val="00726479"/>
    <w:rsid w:val="00727930"/>
    <w:rsid w:val="007301C1"/>
    <w:rsid w:val="00731EA7"/>
    <w:rsid w:val="00733F18"/>
    <w:rsid w:val="0073492C"/>
    <w:rsid w:val="00736EF0"/>
    <w:rsid w:val="0074091D"/>
    <w:rsid w:val="00742328"/>
    <w:rsid w:val="00742772"/>
    <w:rsid w:val="00742962"/>
    <w:rsid w:val="00742FE2"/>
    <w:rsid w:val="007450AC"/>
    <w:rsid w:val="00745A80"/>
    <w:rsid w:val="007467E5"/>
    <w:rsid w:val="007504A4"/>
    <w:rsid w:val="007521A2"/>
    <w:rsid w:val="007539AB"/>
    <w:rsid w:val="00756457"/>
    <w:rsid w:val="00760ABB"/>
    <w:rsid w:val="00760F9A"/>
    <w:rsid w:val="007614A8"/>
    <w:rsid w:val="007619A0"/>
    <w:rsid w:val="00761DB3"/>
    <w:rsid w:val="00761F33"/>
    <w:rsid w:val="00764CA9"/>
    <w:rsid w:val="00767022"/>
    <w:rsid w:val="00767A10"/>
    <w:rsid w:val="0077076A"/>
    <w:rsid w:val="007719A8"/>
    <w:rsid w:val="00775442"/>
    <w:rsid w:val="00775B32"/>
    <w:rsid w:val="0077796F"/>
    <w:rsid w:val="00780C00"/>
    <w:rsid w:val="00780D56"/>
    <w:rsid w:val="00781807"/>
    <w:rsid w:val="0078304C"/>
    <w:rsid w:val="007858B7"/>
    <w:rsid w:val="00787A6B"/>
    <w:rsid w:val="00787AC3"/>
    <w:rsid w:val="00790F02"/>
    <w:rsid w:val="0079230A"/>
    <w:rsid w:val="007969D0"/>
    <w:rsid w:val="00796BA9"/>
    <w:rsid w:val="00796F20"/>
    <w:rsid w:val="007A3A85"/>
    <w:rsid w:val="007A4364"/>
    <w:rsid w:val="007A5E0C"/>
    <w:rsid w:val="007B001F"/>
    <w:rsid w:val="007B54BA"/>
    <w:rsid w:val="007B6F8B"/>
    <w:rsid w:val="007C0BAE"/>
    <w:rsid w:val="007C1AEF"/>
    <w:rsid w:val="007C32AD"/>
    <w:rsid w:val="007C4F32"/>
    <w:rsid w:val="007C69ED"/>
    <w:rsid w:val="007C72E8"/>
    <w:rsid w:val="007C7B64"/>
    <w:rsid w:val="007D0D5F"/>
    <w:rsid w:val="007D0E73"/>
    <w:rsid w:val="007D10DD"/>
    <w:rsid w:val="007D228F"/>
    <w:rsid w:val="007D3208"/>
    <w:rsid w:val="007D4049"/>
    <w:rsid w:val="007D54B3"/>
    <w:rsid w:val="007D5D78"/>
    <w:rsid w:val="007D653F"/>
    <w:rsid w:val="007D7F10"/>
    <w:rsid w:val="007E0CC2"/>
    <w:rsid w:val="007E1300"/>
    <w:rsid w:val="007E3857"/>
    <w:rsid w:val="007E3B7D"/>
    <w:rsid w:val="007E3BCB"/>
    <w:rsid w:val="007E45A0"/>
    <w:rsid w:val="007E490E"/>
    <w:rsid w:val="007E54E4"/>
    <w:rsid w:val="007E661E"/>
    <w:rsid w:val="007E69E6"/>
    <w:rsid w:val="007E6D0B"/>
    <w:rsid w:val="007E6D4D"/>
    <w:rsid w:val="007E7341"/>
    <w:rsid w:val="007F065F"/>
    <w:rsid w:val="007F296A"/>
    <w:rsid w:val="007F44E4"/>
    <w:rsid w:val="007F6197"/>
    <w:rsid w:val="007F7468"/>
    <w:rsid w:val="007F7CDD"/>
    <w:rsid w:val="0080055F"/>
    <w:rsid w:val="0080079D"/>
    <w:rsid w:val="00801028"/>
    <w:rsid w:val="00803FC8"/>
    <w:rsid w:val="0080485B"/>
    <w:rsid w:val="00805A3E"/>
    <w:rsid w:val="00805AB1"/>
    <w:rsid w:val="00805EA7"/>
    <w:rsid w:val="00807402"/>
    <w:rsid w:val="00811DF0"/>
    <w:rsid w:val="00812933"/>
    <w:rsid w:val="00812B80"/>
    <w:rsid w:val="00812FEC"/>
    <w:rsid w:val="008133DD"/>
    <w:rsid w:val="008144AE"/>
    <w:rsid w:val="00815D04"/>
    <w:rsid w:val="00817211"/>
    <w:rsid w:val="008202AB"/>
    <w:rsid w:val="00821F1D"/>
    <w:rsid w:val="00824521"/>
    <w:rsid w:val="00826937"/>
    <w:rsid w:val="00827AFE"/>
    <w:rsid w:val="008316EF"/>
    <w:rsid w:val="00832912"/>
    <w:rsid w:val="00833BC6"/>
    <w:rsid w:val="0083702B"/>
    <w:rsid w:val="0083702C"/>
    <w:rsid w:val="0083764A"/>
    <w:rsid w:val="00837999"/>
    <w:rsid w:val="00837D31"/>
    <w:rsid w:val="0084131B"/>
    <w:rsid w:val="00841498"/>
    <w:rsid w:val="00842223"/>
    <w:rsid w:val="00844697"/>
    <w:rsid w:val="0084571D"/>
    <w:rsid w:val="00846C2F"/>
    <w:rsid w:val="00847BD2"/>
    <w:rsid w:val="00851808"/>
    <w:rsid w:val="008528EC"/>
    <w:rsid w:val="008532A5"/>
    <w:rsid w:val="0085471E"/>
    <w:rsid w:val="00856C73"/>
    <w:rsid w:val="00863C15"/>
    <w:rsid w:val="00864820"/>
    <w:rsid w:val="0086502A"/>
    <w:rsid w:val="00870237"/>
    <w:rsid w:val="00874E9C"/>
    <w:rsid w:val="008756D7"/>
    <w:rsid w:val="00876870"/>
    <w:rsid w:val="00876AAB"/>
    <w:rsid w:val="00880553"/>
    <w:rsid w:val="00880D63"/>
    <w:rsid w:val="00880FA9"/>
    <w:rsid w:val="00883342"/>
    <w:rsid w:val="00883BB5"/>
    <w:rsid w:val="00883E53"/>
    <w:rsid w:val="008846E1"/>
    <w:rsid w:val="00885931"/>
    <w:rsid w:val="0088677A"/>
    <w:rsid w:val="008869C7"/>
    <w:rsid w:val="00887C4E"/>
    <w:rsid w:val="00890E14"/>
    <w:rsid w:val="0089144E"/>
    <w:rsid w:val="00892E31"/>
    <w:rsid w:val="00893910"/>
    <w:rsid w:val="00895E1F"/>
    <w:rsid w:val="008961C4"/>
    <w:rsid w:val="00896AEE"/>
    <w:rsid w:val="008974DD"/>
    <w:rsid w:val="008A0B76"/>
    <w:rsid w:val="008A19F7"/>
    <w:rsid w:val="008A3533"/>
    <w:rsid w:val="008A3EE7"/>
    <w:rsid w:val="008A3F89"/>
    <w:rsid w:val="008A40FB"/>
    <w:rsid w:val="008A438C"/>
    <w:rsid w:val="008A6C00"/>
    <w:rsid w:val="008B04B3"/>
    <w:rsid w:val="008B1A81"/>
    <w:rsid w:val="008B299A"/>
    <w:rsid w:val="008B4320"/>
    <w:rsid w:val="008B6416"/>
    <w:rsid w:val="008B6DFD"/>
    <w:rsid w:val="008C0716"/>
    <w:rsid w:val="008C08F6"/>
    <w:rsid w:val="008C0C9E"/>
    <w:rsid w:val="008C135D"/>
    <w:rsid w:val="008C16BA"/>
    <w:rsid w:val="008C3051"/>
    <w:rsid w:val="008C4C18"/>
    <w:rsid w:val="008C4E0D"/>
    <w:rsid w:val="008C659D"/>
    <w:rsid w:val="008C753C"/>
    <w:rsid w:val="008D0619"/>
    <w:rsid w:val="008D152D"/>
    <w:rsid w:val="008D2104"/>
    <w:rsid w:val="008D4827"/>
    <w:rsid w:val="008D4CEF"/>
    <w:rsid w:val="008D5661"/>
    <w:rsid w:val="008D606C"/>
    <w:rsid w:val="008D6D2B"/>
    <w:rsid w:val="008E0970"/>
    <w:rsid w:val="008E0BF0"/>
    <w:rsid w:val="008E1374"/>
    <w:rsid w:val="008E24B4"/>
    <w:rsid w:val="008E3BA6"/>
    <w:rsid w:val="008E3CF6"/>
    <w:rsid w:val="008E42F9"/>
    <w:rsid w:val="008E61AB"/>
    <w:rsid w:val="008E6A39"/>
    <w:rsid w:val="008E6E3A"/>
    <w:rsid w:val="008F0FA3"/>
    <w:rsid w:val="008F308A"/>
    <w:rsid w:val="008F48D9"/>
    <w:rsid w:val="008F511B"/>
    <w:rsid w:val="008F65A8"/>
    <w:rsid w:val="008F71AA"/>
    <w:rsid w:val="008F7FB9"/>
    <w:rsid w:val="00900154"/>
    <w:rsid w:val="00900701"/>
    <w:rsid w:val="00900873"/>
    <w:rsid w:val="00901886"/>
    <w:rsid w:val="00901DE2"/>
    <w:rsid w:val="009022A9"/>
    <w:rsid w:val="0090377E"/>
    <w:rsid w:val="00904A7F"/>
    <w:rsid w:val="00905264"/>
    <w:rsid w:val="00905291"/>
    <w:rsid w:val="00906B6E"/>
    <w:rsid w:val="00907C05"/>
    <w:rsid w:val="00910C5E"/>
    <w:rsid w:val="00910DF3"/>
    <w:rsid w:val="00911727"/>
    <w:rsid w:val="00911C6E"/>
    <w:rsid w:val="00912C38"/>
    <w:rsid w:val="00912E52"/>
    <w:rsid w:val="009149D8"/>
    <w:rsid w:val="009171A0"/>
    <w:rsid w:val="0092179C"/>
    <w:rsid w:val="00922A91"/>
    <w:rsid w:val="00924695"/>
    <w:rsid w:val="009268B3"/>
    <w:rsid w:val="009268F5"/>
    <w:rsid w:val="00926B11"/>
    <w:rsid w:val="0092779D"/>
    <w:rsid w:val="00927834"/>
    <w:rsid w:val="00930842"/>
    <w:rsid w:val="00930DD3"/>
    <w:rsid w:val="009315A4"/>
    <w:rsid w:val="0093288E"/>
    <w:rsid w:val="00934DBC"/>
    <w:rsid w:val="0093529D"/>
    <w:rsid w:val="0093583B"/>
    <w:rsid w:val="009373CE"/>
    <w:rsid w:val="00937595"/>
    <w:rsid w:val="009409E0"/>
    <w:rsid w:val="009426C0"/>
    <w:rsid w:val="009436A6"/>
    <w:rsid w:val="00944578"/>
    <w:rsid w:val="00951555"/>
    <w:rsid w:val="00951AE5"/>
    <w:rsid w:val="00952F8C"/>
    <w:rsid w:val="00953672"/>
    <w:rsid w:val="00956A2F"/>
    <w:rsid w:val="00957388"/>
    <w:rsid w:val="0096021E"/>
    <w:rsid w:val="009614A4"/>
    <w:rsid w:val="00961DA5"/>
    <w:rsid w:val="0096282C"/>
    <w:rsid w:val="00962B8F"/>
    <w:rsid w:val="0096353C"/>
    <w:rsid w:val="00964D81"/>
    <w:rsid w:val="00965F81"/>
    <w:rsid w:val="00966771"/>
    <w:rsid w:val="0096709C"/>
    <w:rsid w:val="0097133F"/>
    <w:rsid w:val="009732E6"/>
    <w:rsid w:val="00973488"/>
    <w:rsid w:val="00975EF0"/>
    <w:rsid w:val="0097733A"/>
    <w:rsid w:val="00977AD2"/>
    <w:rsid w:val="00980274"/>
    <w:rsid w:val="00980296"/>
    <w:rsid w:val="00980463"/>
    <w:rsid w:val="00981B5E"/>
    <w:rsid w:val="00981C44"/>
    <w:rsid w:val="00982A3E"/>
    <w:rsid w:val="00984CF7"/>
    <w:rsid w:val="00986709"/>
    <w:rsid w:val="00986875"/>
    <w:rsid w:val="00987204"/>
    <w:rsid w:val="00990926"/>
    <w:rsid w:val="00991043"/>
    <w:rsid w:val="00991538"/>
    <w:rsid w:val="00992115"/>
    <w:rsid w:val="00992BB7"/>
    <w:rsid w:val="00995DF4"/>
    <w:rsid w:val="009976FC"/>
    <w:rsid w:val="009A05EB"/>
    <w:rsid w:val="009A1C44"/>
    <w:rsid w:val="009A2869"/>
    <w:rsid w:val="009A3DF5"/>
    <w:rsid w:val="009A3F59"/>
    <w:rsid w:val="009A4BD9"/>
    <w:rsid w:val="009A562A"/>
    <w:rsid w:val="009A578B"/>
    <w:rsid w:val="009A6204"/>
    <w:rsid w:val="009A6BAC"/>
    <w:rsid w:val="009A7422"/>
    <w:rsid w:val="009B008E"/>
    <w:rsid w:val="009B188C"/>
    <w:rsid w:val="009B37CC"/>
    <w:rsid w:val="009B4E2C"/>
    <w:rsid w:val="009B6CBB"/>
    <w:rsid w:val="009B74A4"/>
    <w:rsid w:val="009B7B56"/>
    <w:rsid w:val="009C3828"/>
    <w:rsid w:val="009C4851"/>
    <w:rsid w:val="009C4A2C"/>
    <w:rsid w:val="009C582E"/>
    <w:rsid w:val="009C609F"/>
    <w:rsid w:val="009C68CF"/>
    <w:rsid w:val="009C7B2D"/>
    <w:rsid w:val="009D0D99"/>
    <w:rsid w:val="009D133C"/>
    <w:rsid w:val="009D21B7"/>
    <w:rsid w:val="009D2B98"/>
    <w:rsid w:val="009D34FC"/>
    <w:rsid w:val="009D4F34"/>
    <w:rsid w:val="009D5F74"/>
    <w:rsid w:val="009D6950"/>
    <w:rsid w:val="009D6E69"/>
    <w:rsid w:val="009D7F0A"/>
    <w:rsid w:val="009E1005"/>
    <w:rsid w:val="009E25E5"/>
    <w:rsid w:val="009E36E1"/>
    <w:rsid w:val="009E4206"/>
    <w:rsid w:val="009E4290"/>
    <w:rsid w:val="009E4377"/>
    <w:rsid w:val="009E5343"/>
    <w:rsid w:val="009E65D5"/>
    <w:rsid w:val="009E6C4C"/>
    <w:rsid w:val="009E7A3F"/>
    <w:rsid w:val="009F1F28"/>
    <w:rsid w:val="009F254B"/>
    <w:rsid w:val="009F2A01"/>
    <w:rsid w:val="009F2DB3"/>
    <w:rsid w:val="009F3143"/>
    <w:rsid w:val="009F3900"/>
    <w:rsid w:val="009F3A97"/>
    <w:rsid w:val="009F5071"/>
    <w:rsid w:val="009F5C59"/>
    <w:rsid w:val="009F6460"/>
    <w:rsid w:val="009F6A68"/>
    <w:rsid w:val="009F7D1B"/>
    <w:rsid w:val="00A00936"/>
    <w:rsid w:val="00A026CA"/>
    <w:rsid w:val="00A02CCB"/>
    <w:rsid w:val="00A04D7D"/>
    <w:rsid w:val="00A0769B"/>
    <w:rsid w:val="00A10552"/>
    <w:rsid w:val="00A10BE6"/>
    <w:rsid w:val="00A1214A"/>
    <w:rsid w:val="00A1371D"/>
    <w:rsid w:val="00A149D6"/>
    <w:rsid w:val="00A14DA4"/>
    <w:rsid w:val="00A15461"/>
    <w:rsid w:val="00A16CA5"/>
    <w:rsid w:val="00A17B3C"/>
    <w:rsid w:val="00A2052F"/>
    <w:rsid w:val="00A20A96"/>
    <w:rsid w:val="00A21461"/>
    <w:rsid w:val="00A25301"/>
    <w:rsid w:val="00A26B0D"/>
    <w:rsid w:val="00A30A69"/>
    <w:rsid w:val="00A31EDD"/>
    <w:rsid w:val="00A32EC1"/>
    <w:rsid w:val="00A3379D"/>
    <w:rsid w:val="00A33C88"/>
    <w:rsid w:val="00A34B4C"/>
    <w:rsid w:val="00A34BD2"/>
    <w:rsid w:val="00A3622D"/>
    <w:rsid w:val="00A36A1A"/>
    <w:rsid w:val="00A372A0"/>
    <w:rsid w:val="00A37F61"/>
    <w:rsid w:val="00A4002C"/>
    <w:rsid w:val="00A407DD"/>
    <w:rsid w:val="00A41049"/>
    <w:rsid w:val="00A410C3"/>
    <w:rsid w:val="00A41DFB"/>
    <w:rsid w:val="00A4217D"/>
    <w:rsid w:val="00A42931"/>
    <w:rsid w:val="00A43503"/>
    <w:rsid w:val="00A44450"/>
    <w:rsid w:val="00A446EE"/>
    <w:rsid w:val="00A45673"/>
    <w:rsid w:val="00A45C12"/>
    <w:rsid w:val="00A46C19"/>
    <w:rsid w:val="00A47701"/>
    <w:rsid w:val="00A52992"/>
    <w:rsid w:val="00A535E9"/>
    <w:rsid w:val="00A53615"/>
    <w:rsid w:val="00A53BBD"/>
    <w:rsid w:val="00A5572D"/>
    <w:rsid w:val="00A56252"/>
    <w:rsid w:val="00A565C2"/>
    <w:rsid w:val="00A56700"/>
    <w:rsid w:val="00A570A4"/>
    <w:rsid w:val="00A57E4B"/>
    <w:rsid w:val="00A60B8D"/>
    <w:rsid w:val="00A63A98"/>
    <w:rsid w:val="00A6461C"/>
    <w:rsid w:val="00A64907"/>
    <w:rsid w:val="00A66D0F"/>
    <w:rsid w:val="00A6726F"/>
    <w:rsid w:val="00A7139B"/>
    <w:rsid w:val="00A731EB"/>
    <w:rsid w:val="00A74D94"/>
    <w:rsid w:val="00A74F7C"/>
    <w:rsid w:val="00A7603C"/>
    <w:rsid w:val="00A76AFE"/>
    <w:rsid w:val="00A77293"/>
    <w:rsid w:val="00A80782"/>
    <w:rsid w:val="00A81D82"/>
    <w:rsid w:val="00A82376"/>
    <w:rsid w:val="00A82D41"/>
    <w:rsid w:val="00A8479D"/>
    <w:rsid w:val="00A858B2"/>
    <w:rsid w:val="00A861ED"/>
    <w:rsid w:val="00A866F8"/>
    <w:rsid w:val="00A86DB5"/>
    <w:rsid w:val="00A90C30"/>
    <w:rsid w:val="00A91E8D"/>
    <w:rsid w:val="00A91F0B"/>
    <w:rsid w:val="00A942EE"/>
    <w:rsid w:val="00A979BF"/>
    <w:rsid w:val="00A97D11"/>
    <w:rsid w:val="00A97D55"/>
    <w:rsid w:val="00AA05F7"/>
    <w:rsid w:val="00AA3346"/>
    <w:rsid w:val="00AA3836"/>
    <w:rsid w:val="00AA4AD4"/>
    <w:rsid w:val="00AA516E"/>
    <w:rsid w:val="00AA5800"/>
    <w:rsid w:val="00AB0E90"/>
    <w:rsid w:val="00AB1656"/>
    <w:rsid w:val="00AB28FF"/>
    <w:rsid w:val="00AB33F8"/>
    <w:rsid w:val="00AB554A"/>
    <w:rsid w:val="00AB6B0D"/>
    <w:rsid w:val="00AB7873"/>
    <w:rsid w:val="00AB7C19"/>
    <w:rsid w:val="00AC0323"/>
    <w:rsid w:val="00AC0C62"/>
    <w:rsid w:val="00AC1ABA"/>
    <w:rsid w:val="00AC3C4C"/>
    <w:rsid w:val="00AC3D4C"/>
    <w:rsid w:val="00AC4B75"/>
    <w:rsid w:val="00AC562D"/>
    <w:rsid w:val="00AC5662"/>
    <w:rsid w:val="00AC6128"/>
    <w:rsid w:val="00AC6D96"/>
    <w:rsid w:val="00AD0F34"/>
    <w:rsid w:val="00AD143C"/>
    <w:rsid w:val="00AD2262"/>
    <w:rsid w:val="00AD2E2E"/>
    <w:rsid w:val="00AD3DD5"/>
    <w:rsid w:val="00AD44C5"/>
    <w:rsid w:val="00AD4786"/>
    <w:rsid w:val="00AD4AEC"/>
    <w:rsid w:val="00AD55D0"/>
    <w:rsid w:val="00AD58C2"/>
    <w:rsid w:val="00AD66BA"/>
    <w:rsid w:val="00AE08F5"/>
    <w:rsid w:val="00AE13D5"/>
    <w:rsid w:val="00AE25DF"/>
    <w:rsid w:val="00AE2875"/>
    <w:rsid w:val="00AE3F86"/>
    <w:rsid w:val="00AE4885"/>
    <w:rsid w:val="00AE678A"/>
    <w:rsid w:val="00AEBF0E"/>
    <w:rsid w:val="00AF0BD1"/>
    <w:rsid w:val="00AF1EB5"/>
    <w:rsid w:val="00B008F0"/>
    <w:rsid w:val="00B01B0E"/>
    <w:rsid w:val="00B03338"/>
    <w:rsid w:val="00B03345"/>
    <w:rsid w:val="00B03D5A"/>
    <w:rsid w:val="00B07148"/>
    <w:rsid w:val="00B07185"/>
    <w:rsid w:val="00B1007B"/>
    <w:rsid w:val="00B107DA"/>
    <w:rsid w:val="00B10DD8"/>
    <w:rsid w:val="00B13849"/>
    <w:rsid w:val="00B13A4B"/>
    <w:rsid w:val="00B13C4E"/>
    <w:rsid w:val="00B13F0B"/>
    <w:rsid w:val="00B149D9"/>
    <w:rsid w:val="00B14CE1"/>
    <w:rsid w:val="00B164F3"/>
    <w:rsid w:val="00B16D3A"/>
    <w:rsid w:val="00B16E5C"/>
    <w:rsid w:val="00B16EAF"/>
    <w:rsid w:val="00B17798"/>
    <w:rsid w:val="00B2107D"/>
    <w:rsid w:val="00B22AFE"/>
    <w:rsid w:val="00B236C8"/>
    <w:rsid w:val="00B2386F"/>
    <w:rsid w:val="00B23E71"/>
    <w:rsid w:val="00B26B3C"/>
    <w:rsid w:val="00B32F1D"/>
    <w:rsid w:val="00B35AC5"/>
    <w:rsid w:val="00B37636"/>
    <w:rsid w:val="00B40504"/>
    <w:rsid w:val="00B4184E"/>
    <w:rsid w:val="00B41E15"/>
    <w:rsid w:val="00B44553"/>
    <w:rsid w:val="00B448CB"/>
    <w:rsid w:val="00B45268"/>
    <w:rsid w:val="00B50727"/>
    <w:rsid w:val="00B52E70"/>
    <w:rsid w:val="00B53C44"/>
    <w:rsid w:val="00B5530A"/>
    <w:rsid w:val="00B560E8"/>
    <w:rsid w:val="00B5636E"/>
    <w:rsid w:val="00B57170"/>
    <w:rsid w:val="00B57AA3"/>
    <w:rsid w:val="00B60924"/>
    <w:rsid w:val="00B60B3E"/>
    <w:rsid w:val="00B618D7"/>
    <w:rsid w:val="00B63484"/>
    <w:rsid w:val="00B63682"/>
    <w:rsid w:val="00B638C0"/>
    <w:rsid w:val="00B63AEF"/>
    <w:rsid w:val="00B65FA8"/>
    <w:rsid w:val="00B66B72"/>
    <w:rsid w:val="00B66EAB"/>
    <w:rsid w:val="00B70BC3"/>
    <w:rsid w:val="00B716C8"/>
    <w:rsid w:val="00B71CFF"/>
    <w:rsid w:val="00B729F0"/>
    <w:rsid w:val="00B7563F"/>
    <w:rsid w:val="00B75F9D"/>
    <w:rsid w:val="00B76171"/>
    <w:rsid w:val="00B80E04"/>
    <w:rsid w:val="00B82593"/>
    <w:rsid w:val="00B83370"/>
    <w:rsid w:val="00B83760"/>
    <w:rsid w:val="00B84C0C"/>
    <w:rsid w:val="00B876B6"/>
    <w:rsid w:val="00B878D8"/>
    <w:rsid w:val="00B87DF3"/>
    <w:rsid w:val="00B9077D"/>
    <w:rsid w:val="00B91F07"/>
    <w:rsid w:val="00B922C0"/>
    <w:rsid w:val="00B92986"/>
    <w:rsid w:val="00B92E59"/>
    <w:rsid w:val="00B9406A"/>
    <w:rsid w:val="00B951D9"/>
    <w:rsid w:val="00B972E9"/>
    <w:rsid w:val="00BA0228"/>
    <w:rsid w:val="00BA121D"/>
    <w:rsid w:val="00BA129B"/>
    <w:rsid w:val="00BA1D24"/>
    <w:rsid w:val="00BA2398"/>
    <w:rsid w:val="00BA5357"/>
    <w:rsid w:val="00BA543B"/>
    <w:rsid w:val="00BA750D"/>
    <w:rsid w:val="00BA7876"/>
    <w:rsid w:val="00BA78AB"/>
    <w:rsid w:val="00BA7DFC"/>
    <w:rsid w:val="00BB00B8"/>
    <w:rsid w:val="00BB0431"/>
    <w:rsid w:val="00BB13B5"/>
    <w:rsid w:val="00BB174D"/>
    <w:rsid w:val="00BB1997"/>
    <w:rsid w:val="00BB1F38"/>
    <w:rsid w:val="00BB2F8F"/>
    <w:rsid w:val="00BB3C58"/>
    <w:rsid w:val="00BB501C"/>
    <w:rsid w:val="00BB5B12"/>
    <w:rsid w:val="00BB5E38"/>
    <w:rsid w:val="00BB7E28"/>
    <w:rsid w:val="00BC0A02"/>
    <w:rsid w:val="00BC12B7"/>
    <w:rsid w:val="00BC31AB"/>
    <w:rsid w:val="00BC3849"/>
    <w:rsid w:val="00BC5BD4"/>
    <w:rsid w:val="00BC6053"/>
    <w:rsid w:val="00BC6E9C"/>
    <w:rsid w:val="00BC78CE"/>
    <w:rsid w:val="00BD02CD"/>
    <w:rsid w:val="00BD037F"/>
    <w:rsid w:val="00BD1412"/>
    <w:rsid w:val="00BD2DCB"/>
    <w:rsid w:val="00BD5CEF"/>
    <w:rsid w:val="00BD6536"/>
    <w:rsid w:val="00BD67C4"/>
    <w:rsid w:val="00BE0DBE"/>
    <w:rsid w:val="00BE3164"/>
    <w:rsid w:val="00BE356B"/>
    <w:rsid w:val="00BE39C1"/>
    <w:rsid w:val="00BE4715"/>
    <w:rsid w:val="00BE50E9"/>
    <w:rsid w:val="00BE5781"/>
    <w:rsid w:val="00BE667F"/>
    <w:rsid w:val="00BE6C66"/>
    <w:rsid w:val="00BE6E2A"/>
    <w:rsid w:val="00BF0B32"/>
    <w:rsid w:val="00BF1760"/>
    <w:rsid w:val="00BF2259"/>
    <w:rsid w:val="00BF338C"/>
    <w:rsid w:val="00BF3493"/>
    <w:rsid w:val="00BF4B87"/>
    <w:rsid w:val="00BF68EE"/>
    <w:rsid w:val="00BF70F2"/>
    <w:rsid w:val="00C0018B"/>
    <w:rsid w:val="00C007BE"/>
    <w:rsid w:val="00C03A89"/>
    <w:rsid w:val="00C03B3F"/>
    <w:rsid w:val="00C04D30"/>
    <w:rsid w:val="00C071DF"/>
    <w:rsid w:val="00C0752B"/>
    <w:rsid w:val="00C077C2"/>
    <w:rsid w:val="00C10461"/>
    <w:rsid w:val="00C1090F"/>
    <w:rsid w:val="00C10A34"/>
    <w:rsid w:val="00C116CA"/>
    <w:rsid w:val="00C11978"/>
    <w:rsid w:val="00C12F03"/>
    <w:rsid w:val="00C13806"/>
    <w:rsid w:val="00C154E3"/>
    <w:rsid w:val="00C16D4F"/>
    <w:rsid w:val="00C17086"/>
    <w:rsid w:val="00C202A9"/>
    <w:rsid w:val="00C216F2"/>
    <w:rsid w:val="00C23F56"/>
    <w:rsid w:val="00C31BC0"/>
    <w:rsid w:val="00C31D6D"/>
    <w:rsid w:val="00C34C60"/>
    <w:rsid w:val="00C378CF"/>
    <w:rsid w:val="00C41730"/>
    <w:rsid w:val="00C44BA5"/>
    <w:rsid w:val="00C462D9"/>
    <w:rsid w:val="00C46FB4"/>
    <w:rsid w:val="00C50784"/>
    <w:rsid w:val="00C51ACF"/>
    <w:rsid w:val="00C52B48"/>
    <w:rsid w:val="00C53913"/>
    <w:rsid w:val="00C53A46"/>
    <w:rsid w:val="00C54723"/>
    <w:rsid w:val="00C54E12"/>
    <w:rsid w:val="00C55289"/>
    <w:rsid w:val="00C5583D"/>
    <w:rsid w:val="00C56B1D"/>
    <w:rsid w:val="00C571A6"/>
    <w:rsid w:val="00C5745A"/>
    <w:rsid w:val="00C604A0"/>
    <w:rsid w:val="00C620AD"/>
    <w:rsid w:val="00C6214E"/>
    <w:rsid w:val="00C6387F"/>
    <w:rsid w:val="00C64351"/>
    <w:rsid w:val="00C667BF"/>
    <w:rsid w:val="00C6697D"/>
    <w:rsid w:val="00C67234"/>
    <w:rsid w:val="00C70C2B"/>
    <w:rsid w:val="00C72894"/>
    <w:rsid w:val="00C72B47"/>
    <w:rsid w:val="00C72C94"/>
    <w:rsid w:val="00C72D2E"/>
    <w:rsid w:val="00C740C3"/>
    <w:rsid w:val="00C743E8"/>
    <w:rsid w:val="00C74A28"/>
    <w:rsid w:val="00C74E46"/>
    <w:rsid w:val="00C76366"/>
    <w:rsid w:val="00C771D1"/>
    <w:rsid w:val="00C8268C"/>
    <w:rsid w:val="00C836ED"/>
    <w:rsid w:val="00C839F3"/>
    <w:rsid w:val="00C83DF5"/>
    <w:rsid w:val="00C84B08"/>
    <w:rsid w:val="00C85807"/>
    <w:rsid w:val="00C868F9"/>
    <w:rsid w:val="00C86AAE"/>
    <w:rsid w:val="00C9105B"/>
    <w:rsid w:val="00C9179C"/>
    <w:rsid w:val="00C91FE3"/>
    <w:rsid w:val="00C927A2"/>
    <w:rsid w:val="00C92F4C"/>
    <w:rsid w:val="00C95C00"/>
    <w:rsid w:val="00C95E72"/>
    <w:rsid w:val="00C96A6E"/>
    <w:rsid w:val="00C96C33"/>
    <w:rsid w:val="00C96D56"/>
    <w:rsid w:val="00C9704D"/>
    <w:rsid w:val="00CA039D"/>
    <w:rsid w:val="00CA03B8"/>
    <w:rsid w:val="00CA064F"/>
    <w:rsid w:val="00CA084C"/>
    <w:rsid w:val="00CA0B1C"/>
    <w:rsid w:val="00CA2B6F"/>
    <w:rsid w:val="00CA2DCF"/>
    <w:rsid w:val="00CA3528"/>
    <w:rsid w:val="00CA3BC9"/>
    <w:rsid w:val="00CA3D62"/>
    <w:rsid w:val="00CA586E"/>
    <w:rsid w:val="00CA5DAE"/>
    <w:rsid w:val="00CA6348"/>
    <w:rsid w:val="00CA75C8"/>
    <w:rsid w:val="00CA75FB"/>
    <w:rsid w:val="00CA7A4A"/>
    <w:rsid w:val="00CB0360"/>
    <w:rsid w:val="00CB21E0"/>
    <w:rsid w:val="00CB27BF"/>
    <w:rsid w:val="00CB339A"/>
    <w:rsid w:val="00CB3741"/>
    <w:rsid w:val="00CB4285"/>
    <w:rsid w:val="00CB543A"/>
    <w:rsid w:val="00CB762C"/>
    <w:rsid w:val="00CC04AF"/>
    <w:rsid w:val="00CC0B8F"/>
    <w:rsid w:val="00CC0BB9"/>
    <w:rsid w:val="00CC1719"/>
    <w:rsid w:val="00CC2F6A"/>
    <w:rsid w:val="00CC3472"/>
    <w:rsid w:val="00CC3681"/>
    <w:rsid w:val="00CC434D"/>
    <w:rsid w:val="00CC4F04"/>
    <w:rsid w:val="00CC6029"/>
    <w:rsid w:val="00CC60BE"/>
    <w:rsid w:val="00CC60F8"/>
    <w:rsid w:val="00CC7A26"/>
    <w:rsid w:val="00CD0AD8"/>
    <w:rsid w:val="00CD12AC"/>
    <w:rsid w:val="00CD12FB"/>
    <w:rsid w:val="00CD276A"/>
    <w:rsid w:val="00CD3234"/>
    <w:rsid w:val="00CD39B4"/>
    <w:rsid w:val="00CD4F60"/>
    <w:rsid w:val="00CD5E70"/>
    <w:rsid w:val="00CD6767"/>
    <w:rsid w:val="00CD6913"/>
    <w:rsid w:val="00CE56A3"/>
    <w:rsid w:val="00CE56BB"/>
    <w:rsid w:val="00CE605C"/>
    <w:rsid w:val="00CE6EB2"/>
    <w:rsid w:val="00CE7CE6"/>
    <w:rsid w:val="00CF092B"/>
    <w:rsid w:val="00CF1FD7"/>
    <w:rsid w:val="00CF260D"/>
    <w:rsid w:val="00CF32CE"/>
    <w:rsid w:val="00CF4B5D"/>
    <w:rsid w:val="00CF5690"/>
    <w:rsid w:val="00CF5A68"/>
    <w:rsid w:val="00CF6301"/>
    <w:rsid w:val="00CF6B3C"/>
    <w:rsid w:val="00CF7BCB"/>
    <w:rsid w:val="00D0041C"/>
    <w:rsid w:val="00D00A1D"/>
    <w:rsid w:val="00D01AE7"/>
    <w:rsid w:val="00D045ED"/>
    <w:rsid w:val="00D04A37"/>
    <w:rsid w:val="00D05243"/>
    <w:rsid w:val="00D05E0B"/>
    <w:rsid w:val="00D10C31"/>
    <w:rsid w:val="00D11BE0"/>
    <w:rsid w:val="00D11D75"/>
    <w:rsid w:val="00D12A47"/>
    <w:rsid w:val="00D1351E"/>
    <w:rsid w:val="00D16F3F"/>
    <w:rsid w:val="00D171BA"/>
    <w:rsid w:val="00D20125"/>
    <w:rsid w:val="00D20CBA"/>
    <w:rsid w:val="00D2260C"/>
    <w:rsid w:val="00D25831"/>
    <w:rsid w:val="00D25A70"/>
    <w:rsid w:val="00D25C6B"/>
    <w:rsid w:val="00D25D2A"/>
    <w:rsid w:val="00D25E0F"/>
    <w:rsid w:val="00D26415"/>
    <w:rsid w:val="00D2668E"/>
    <w:rsid w:val="00D26990"/>
    <w:rsid w:val="00D301EB"/>
    <w:rsid w:val="00D30756"/>
    <w:rsid w:val="00D30E62"/>
    <w:rsid w:val="00D311DD"/>
    <w:rsid w:val="00D32B4D"/>
    <w:rsid w:val="00D343F8"/>
    <w:rsid w:val="00D37708"/>
    <w:rsid w:val="00D41941"/>
    <w:rsid w:val="00D427C1"/>
    <w:rsid w:val="00D42E27"/>
    <w:rsid w:val="00D45304"/>
    <w:rsid w:val="00D45B72"/>
    <w:rsid w:val="00D51CA2"/>
    <w:rsid w:val="00D51CE6"/>
    <w:rsid w:val="00D5201C"/>
    <w:rsid w:val="00D52572"/>
    <w:rsid w:val="00D52E82"/>
    <w:rsid w:val="00D54C38"/>
    <w:rsid w:val="00D61A48"/>
    <w:rsid w:val="00D62A2A"/>
    <w:rsid w:val="00D63056"/>
    <w:rsid w:val="00D6322A"/>
    <w:rsid w:val="00D65FE6"/>
    <w:rsid w:val="00D6613E"/>
    <w:rsid w:val="00D6753B"/>
    <w:rsid w:val="00D70097"/>
    <w:rsid w:val="00D70483"/>
    <w:rsid w:val="00D71799"/>
    <w:rsid w:val="00D7309F"/>
    <w:rsid w:val="00D7330E"/>
    <w:rsid w:val="00D73598"/>
    <w:rsid w:val="00D73759"/>
    <w:rsid w:val="00D73775"/>
    <w:rsid w:val="00D739DA"/>
    <w:rsid w:val="00D73D7A"/>
    <w:rsid w:val="00D73E0A"/>
    <w:rsid w:val="00D73F27"/>
    <w:rsid w:val="00D7410C"/>
    <w:rsid w:val="00D74A86"/>
    <w:rsid w:val="00D74C8F"/>
    <w:rsid w:val="00D76944"/>
    <w:rsid w:val="00D76D74"/>
    <w:rsid w:val="00D77FD9"/>
    <w:rsid w:val="00D8050E"/>
    <w:rsid w:val="00D80E35"/>
    <w:rsid w:val="00D82269"/>
    <w:rsid w:val="00D82620"/>
    <w:rsid w:val="00D841E5"/>
    <w:rsid w:val="00D85577"/>
    <w:rsid w:val="00D85FC8"/>
    <w:rsid w:val="00D8641D"/>
    <w:rsid w:val="00D87137"/>
    <w:rsid w:val="00D9086F"/>
    <w:rsid w:val="00D92060"/>
    <w:rsid w:val="00D92A86"/>
    <w:rsid w:val="00D937DC"/>
    <w:rsid w:val="00D93F58"/>
    <w:rsid w:val="00D9612E"/>
    <w:rsid w:val="00D965C4"/>
    <w:rsid w:val="00D97B09"/>
    <w:rsid w:val="00DA1793"/>
    <w:rsid w:val="00DA492A"/>
    <w:rsid w:val="00DA549D"/>
    <w:rsid w:val="00DA6879"/>
    <w:rsid w:val="00DB2FE0"/>
    <w:rsid w:val="00DB3079"/>
    <w:rsid w:val="00DB322D"/>
    <w:rsid w:val="00DB4661"/>
    <w:rsid w:val="00DB517F"/>
    <w:rsid w:val="00DB528C"/>
    <w:rsid w:val="00DB5435"/>
    <w:rsid w:val="00DB6C52"/>
    <w:rsid w:val="00DB74CB"/>
    <w:rsid w:val="00DC0C89"/>
    <w:rsid w:val="00DC0F98"/>
    <w:rsid w:val="00DC183C"/>
    <w:rsid w:val="00DC2476"/>
    <w:rsid w:val="00DC2FB1"/>
    <w:rsid w:val="00DC3A14"/>
    <w:rsid w:val="00DC462F"/>
    <w:rsid w:val="00DC5CB7"/>
    <w:rsid w:val="00DC5E42"/>
    <w:rsid w:val="00DC612D"/>
    <w:rsid w:val="00DC7E6D"/>
    <w:rsid w:val="00DD2307"/>
    <w:rsid w:val="00DD2508"/>
    <w:rsid w:val="00DD3212"/>
    <w:rsid w:val="00DD51CA"/>
    <w:rsid w:val="00DD5C94"/>
    <w:rsid w:val="00DD6DFD"/>
    <w:rsid w:val="00DD6E69"/>
    <w:rsid w:val="00DD7190"/>
    <w:rsid w:val="00DD7221"/>
    <w:rsid w:val="00DD7E19"/>
    <w:rsid w:val="00DE0506"/>
    <w:rsid w:val="00DE0B94"/>
    <w:rsid w:val="00DE15FF"/>
    <w:rsid w:val="00DE2D32"/>
    <w:rsid w:val="00DF0427"/>
    <w:rsid w:val="00DF10CD"/>
    <w:rsid w:val="00DF1AF1"/>
    <w:rsid w:val="00DF2A4E"/>
    <w:rsid w:val="00DF5310"/>
    <w:rsid w:val="00DF71A8"/>
    <w:rsid w:val="00E00D25"/>
    <w:rsid w:val="00E01AFA"/>
    <w:rsid w:val="00E01C01"/>
    <w:rsid w:val="00E02045"/>
    <w:rsid w:val="00E02484"/>
    <w:rsid w:val="00E026A1"/>
    <w:rsid w:val="00E036DB"/>
    <w:rsid w:val="00E04527"/>
    <w:rsid w:val="00E06157"/>
    <w:rsid w:val="00E0630A"/>
    <w:rsid w:val="00E06945"/>
    <w:rsid w:val="00E07A83"/>
    <w:rsid w:val="00E07EA8"/>
    <w:rsid w:val="00E1001C"/>
    <w:rsid w:val="00E10C20"/>
    <w:rsid w:val="00E115D1"/>
    <w:rsid w:val="00E1304E"/>
    <w:rsid w:val="00E136F8"/>
    <w:rsid w:val="00E151FF"/>
    <w:rsid w:val="00E1662E"/>
    <w:rsid w:val="00E2061C"/>
    <w:rsid w:val="00E20834"/>
    <w:rsid w:val="00E21C20"/>
    <w:rsid w:val="00E22FA4"/>
    <w:rsid w:val="00E23947"/>
    <w:rsid w:val="00E24752"/>
    <w:rsid w:val="00E25DA3"/>
    <w:rsid w:val="00E2629D"/>
    <w:rsid w:val="00E310A2"/>
    <w:rsid w:val="00E31517"/>
    <w:rsid w:val="00E32557"/>
    <w:rsid w:val="00E343A0"/>
    <w:rsid w:val="00E3441C"/>
    <w:rsid w:val="00E347F4"/>
    <w:rsid w:val="00E35B88"/>
    <w:rsid w:val="00E3653F"/>
    <w:rsid w:val="00E36E17"/>
    <w:rsid w:val="00E37B19"/>
    <w:rsid w:val="00E37DA9"/>
    <w:rsid w:val="00E4023E"/>
    <w:rsid w:val="00E415F3"/>
    <w:rsid w:val="00E4178C"/>
    <w:rsid w:val="00E41DA4"/>
    <w:rsid w:val="00E426BA"/>
    <w:rsid w:val="00E44CEA"/>
    <w:rsid w:val="00E47015"/>
    <w:rsid w:val="00E47F54"/>
    <w:rsid w:val="00E517CE"/>
    <w:rsid w:val="00E54A45"/>
    <w:rsid w:val="00E54DC1"/>
    <w:rsid w:val="00E55E3A"/>
    <w:rsid w:val="00E55F69"/>
    <w:rsid w:val="00E57503"/>
    <w:rsid w:val="00E6007D"/>
    <w:rsid w:val="00E61D10"/>
    <w:rsid w:val="00E6297C"/>
    <w:rsid w:val="00E62B79"/>
    <w:rsid w:val="00E62D44"/>
    <w:rsid w:val="00E633B5"/>
    <w:rsid w:val="00E6353F"/>
    <w:rsid w:val="00E65D4B"/>
    <w:rsid w:val="00E6623B"/>
    <w:rsid w:val="00E66A32"/>
    <w:rsid w:val="00E71028"/>
    <w:rsid w:val="00E7139B"/>
    <w:rsid w:val="00E718D9"/>
    <w:rsid w:val="00E7235D"/>
    <w:rsid w:val="00E72F79"/>
    <w:rsid w:val="00E7300D"/>
    <w:rsid w:val="00E737C2"/>
    <w:rsid w:val="00E742BD"/>
    <w:rsid w:val="00E74777"/>
    <w:rsid w:val="00E75A52"/>
    <w:rsid w:val="00E75B59"/>
    <w:rsid w:val="00E75C51"/>
    <w:rsid w:val="00E76EAF"/>
    <w:rsid w:val="00E80E0D"/>
    <w:rsid w:val="00E80E52"/>
    <w:rsid w:val="00E81D6E"/>
    <w:rsid w:val="00E82670"/>
    <w:rsid w:val="00E82DC2"/>
    <w:rsid w:val="00E86491"/>
    <w:rsid w:val="00E86611"/>
    <w:rsid w:val="00E868B1"/>
    <w:rsid w:val="00E86C3C"/>
    <w:rsid w:val="00E90877"/>
    <w:rsid w:val="00E90D3A"/>
    <w:rsid w:val="00E92A92"/>
    <w:rsid w:val="00E935BE"/>
    <w:rsid w:val="00E95F1A"/>
    <w:rsid w:val="00E972C9"/>
    <w:rsid w:val="00E97942"/>
    <w:rsid w:val="00EA092B"/>
    <w:rsid w:val="00EA138C"/>
    <w:rsid w:val="00EA1853"/>
    <w:rsid w:val="00EA1D78"/>
    <w:rsid w:val="00EA2011"/>
    <w:rsid w:val="00EA3D73"/>
    <w:rsid w:val="00EA3D92"/>
    <w:rsid w:val="00EA3FCE"/>
    <w:rsid w:val="00EA684D"/>
    <w:rsid w:val="00EA74A5"/>
    <w:rsid w:val="00EA7E43"/>
    <w:rsid w:val="00EB0F05"/>
    <w:rsid w:val="00EB23E5"/>
    <w:rsid w:val="00EB3EA6"/>
    <w:rsid w:val="00EB5376"/>
    <w:rsid w:val="00EB6364"/>
    <w:rsid w:val="00EB7A7D"/>
    <w:rsid w:val="00EB7C05"/>
    <w:rsid w:val="00EC03A0"/>
    <w:rsid w:val="00EC078E"/>
    <w:rsid w:val="00EC3083"/>
    <w:rsid w:val="00EC3676"/>
    <w:rsid w:val="00EC7D68"/>
    <w:rsid w:val="00ED04C0"/>
    <w:rsid w:val="00ED1223"/>
    <w:rsid w:val="00ED2D1D"/>
    <w:rsid w:val="00ED2F08"/>
    <w:rsid w:val="00ED358E"/>
    <w:rsid w:val="00ED3C56"/>
    <w:rsid w:val="00ED403D"/>
    <w:rsid w:val="00ED45B1"/>
    <w:rsid w:val="00ED5105"/>
    <w:rsid w:val="00ED6456"/>
    <w:rsid w:val="00ED7F1D"/>
    <w:rsid w:val="00EE37B9"/>
    <w:rsid w:val="00EE3F60"/>
    <w:rsid w:val="00EE6897"/>
    <w:rsid w:val="00EE6F03"/>
    <w:rsid w:val="00EF0305"/>
    <w:rsid w:val="00EF211D"/>
    <w:rsid w:val="00EF27D5"/>
    <w:rsid w:val="00EF487C"/>
    <w:rsid w:val="00EF56FF"/>
    <w:rsid w:val="00EF7B29"/>
    <w:rsid w:val="00F005D1"/>
    <w:rsid w:val="00F0085D"/>
    <w:rsid w:val="00F015A9"/>
    <w:rsid w:val="00F01CFB"/>
    <w:rsid w:val="00F02113"/>
    <w:rsid w:val="00F0348A"/>
    <w:rsid w:val="00F034D1"/>
    <w:rsid w:val="00F07BF6"/>
    <w:rsid w:val="00F11162"/>
    <w:rsid w:val="00F116ED"/>
    <w:rsid w:val="00F11DAA"/>
    <w:rsid w:val="00F14995"/>
    <w:rsid w:val="00F1557A"/>
    <w:rsid w:val="00F15C43"/>
    <w:rsid w:val="00F20B0E"/>
    <w:rsid w:val="00F2283B"/>
    <w:rsid w:val="00F2295C"/>
    <w:rsid w:val="00F23048"/>
    <w:rsid w:val="00F262AD"/>
    <w:rsid w:val="00F26F12"/>
    <w:rsid w:val="00F31053"/>
    <w:rsid w:val="00F31493"/>
    <w:rsid w:val="00F32715"/>
    <w:rsid w:val="00F34FE0"/>
    <w:rsid w:val="00F362DE"/>
    <w:rsid w:val="00F37C37"/>
    <w:rsid w:val="00F37C9E"/>
    <w:rsid w:val="00F4420A"/>
    <w:rsid w:val="00F45B37"/>
    <w:rsid w:val="00F46F03"/>
    <w:rsid w:val="00F47FF1"/>
    <w:rsid w:val="00F5097A"/>
    <w:rsid w:val="00F52D0F"/>
    <w:rsid w:val="00F53649"/>
    <w:rsid w:val="00F5688B"/>
    <w:rsid w:val="00F56E65"/>
    <w:rsid w:val="00F600D1"/>
    <w:rsid w:val="00F60334"/>
    <w:rsid w:val="00F60936"/>
    <w:rsid w:val="00F60C68"/>
    <w:rsid w:val="00F61D0E"/>
    <w:rsid w:val="00F63AE4"/>
    <w:rsid w:val="00F63F10"/>
    <w:rsid w:val="00F64031"/>
    <w:rsid w:val="00F64FA5"/>
    <w:rsid w:val="00F675C2"/>
    <w:rsid w:val="00F70C05"/>
    <w:rsid w:val="00F7159A"/>
    <w:rsid w:val="00F72DD8"/>
    <w:rsid w:val="00F72FDC"/>
    <w:rsid w:val="00F7303D"/>
    <w:rsid w:val="00F734BE"/>
    <w:rsid w:val="00F738CC"/>
    <w:rsid w:val="00F75969"/>
    <w:rsid w:val="00F76827"/>
    <w:rsid w:val="00F77158"/>
    <w:rsid w:val="00F815B5"/>
    <w:rsid w:val="00F825E4"/>
    <w:rsid w:val="00F8375E"/>
    <w:rsid w:val="00F83902"/>
    <w:rsid w:val="00F87EC8"/>
    <w:rsid w:val="00F90A0A"/>
    <w:rsid w:val="00F927B7"/>
    <w:rsid w:val="00F93B23"/>
    <w:rsid w:val="00F943C2"/>
    <w:rsid w:val="00F947C5"/>
    <w:rsid w:val="00FA0488"/>
    <w:rsid w:val="00FA0676"/>
    <w:rsid w:val="00FA0FB1"/>
    <w:rsid w:val="00FA12CE"/>
    <w:rsid w:val="00FA1404"/>
    <w:rsid w:val="00FA6703"/>
    <w:rsid w:val="00FA6A0C"/>
    <w:rsid w:val="00FA787C"/>
    <w:rsid w:val="00FB0B11"/>
    <w:rsid w:val="00FB0EFB"/>
    <w:rsid w:val="00FB4CE1"/>
    <w:rsid w:val="00FB791F"/>
    <w:rsid w:val="00FC16F9"/>
    <w:rsid w:val="00FC1A1F"/>
    <w:rsid w:val="00FC1D6F"/>
    <w:rsid w:val="00FC2363"/>
    <w:rsid w:val="00FC2F41"/>
    <w:rsid w:val="00FC34B3"/>
    <w:rsid w:val="00FC3EF3"/>
    <w:rsid w:val="00FC56BE"/>
    <w:rsid w:val="00FC6306"/>
    <w:rsid w:val="00FC764D"/>
    <w:rsid w:val="00FC7893"/>
    <w:rsid w:val="00FD07D2"/>
    <w:rsid w:val="00FD49C1"/>
    <w:rsid w:val="00FE119E"/>
    <w:rsid w:val="00FE284E"/>
    <w:rsid w:val="00FE2A7E"/>
    <w:rsid w:val="00FE2CAD"/>
    <w:rsid w:val="00FE38E4"/>
    <w:rsid w:val="00FE4260"/>
    <w:rsid w:val="00FE4653"/>
    <w:rsid w:val="00FE623A"/>
    <w:rsid w:val="00FE7083"/>
    <w:rsid w:val="00FF02DC"/>
    <w:rsid w:val="00FF0403"/>
    <w:rsid w:val="00FF1836"/>
    <w:rsid w:val="00FF4265"/>
    <w:rsid w:val="00FF4FA7"/>
    <w:rsid w:val="00FF52B8"/>
    <w:rsid w:val="00FF5D90"/>
    <w:rsid w:val="00FF6830"/>
    <w:rsid w:val="00FF6F25"/>
    <w:rsid w:val="00FF703E"/>
    <w:rsid w:val="00FF7BDF"/>
    <w:rsid w:val="013FDE9C"/>
    <w:rsid w:val="0283B060"/>
    <w:rsid w:val="02F353AE"/>
    <w:rsid w:val="03536DF2"/>
    <w:rsid w:val="04CCB634"/>
    <w:rsid w:val="04DE6E3A"/>
    <w:rsid w:val="05B04FFF"/>
    <w:rsid w:val="06377A92"/>
    <w:rsid w:val="063C9B61"/>
    <w:rsid w:val="06CAF02D"/>
    <w:rsid w:val="077D605D"/>
    <w:rsid w:val="07D14885"/>
    <w:rsid w:val="080BB151"/>
    <w:rsid w:val="08E60864"/>
    <w:rsid w:val="08E80EEA"/>
    <w:rsid w:val="09186D55"/>
    <w:rsid w:val="0947A348"/>
    <w:rsid w:val="09B31CC4"/>
    <w:rsid w:val="0A78F3D5"/>
    <w:rsid w:val="0B51F2AE"/>
    <w:rsid w:val="0C558840"/>
    <w:rsid w:val="0D6251AE"/>
    <w:rsid w:val="0E8ADDCD"/>
    <w:rsid w:val="0E92E0F8"/>
    <w:rsid w:val="0F123AFA"/>
    <w:rsid w:val="1051246F"/>
    <w:rsid w:val="11C3AD7F"/>
    <w:rsid w:val="11D2C035"/>
    <w:rsid w:val="12077BE0"/>
    <w:rsid w:val="12360697"/>
    <w:rsid w:val="125CDE0F"/>
    <w:rsid w:val="12E285C7"/>
    <w:rsid w:val="13794E6F"/>
    <w:rsid w:val="13CBF37B"/>
    <w:rsid w:val="1452506C"/>
    <w:rsid w:val="145295FB"/>
    <w:rsid w:val="1461B923"/>
    <w:rsid w:val="1540DA42"/>
    <w:rsid w:val="154DC87B"/>
    <w:rsid w:val="1567C3DC"/>
    <w:rsid w:val="15AFA8F0"/>
    <w:rsid w:val="15F96C6F"/>
    <w:rsid w:val="162F0F53"/>
    <w:rsid w:val="172909DB"/>
    <w:rsid w:val="176B158C"/>
    <w:rsid w:val="17945510"/>
    <w:rsid w:val="17A3D5C5"/>
    <w:rsid w:val="1889D0A5"/>
    <w:rsid w:val="191C9961"/>
    <w:rsid w:val="192904DF"/>
    <w:rsid w:val="19863BA5"/>
    <w:rsid w:val="19F9C3AD"/>
    <w:rsid w:val="1AD8183E"/>
    <w:rsid w:val="1BC82853"/>
    <w:rsid w:val="1BCF1D9F"/>
    <w:rsid w:val="1D13B7A2"/>
    <w:rsid w:val="1D162FC2"/>
    <w:rsid w:val="1D58DB34"/>
    <w:rsid w:val="1E7307F6"/>
    <w:rsid w:val="1F8E9021"/>
    <w:rsid w:val="1F9FD812"/>
    <w:rsid w:val="1FD4A7C5"/>
    <w:rsid w:val="1FFA21E0"/>
    <w:rsid w:val="202261CA"/>
    <w:rsid w:val="2084A2B9"/>
    <w:rsid w:val="2200E477"/>
    <w:rsid w:val="2291C322"/>
    <w:rsid w:val="22FF4E6C"/>
    <w:rsid w:val="2316BFC8"/>
    <w:rsid w:val="23494C70"/>
    <w:rsid w:val="237B6326"/>
    <w:rsid w:val="239412B3"/>
    <w:rsid w:val="249DE956"/>
    <w:rsid w:val="252C7C2F"/>
    <w:rsid w:val="254193F5"/>
    <w:rsid w:val="25B2D298"/>
    <w:rsid w:val="25E3C727"/>
    <w:rsid w:val="26080ED0"/>
    <w:rsid w:val="26407DA7"/>
    <w:rsid w:val="273B944D"/>
    <w:rsid w:val="279D34BA"/>
    <w:rsid w:val="27A6D38E"/>
    <w:rsid w:val="27E4AB9B"/>
    <w:rsid w:val="2881A0F5"/>
    <w:rsid w:val="2917449C"/>
    <w:rsid w:val="292DF563"/>
    <w:rsid w:val="295D855F"/>
    <w:rsid w:val="29BE3985"/>
    <w:rsid w:val="2A2596E0"/>
    <w:rsid w:val="2A412CE9"/>
    <w:rsid w:val="2ABD159E"/>
    <w:rsid w:val="2AC25796"/>
    <w:rsid w:val="2BD9B274"/>
    <w:rsid w:val="2BF3E478"/>
    <w:rsid w:val="2BFD360C"/>
    <w:rsid w:val="2C9A0287"/>
    <w:rsid w:val="2E36893D"/>
    <w:rsid w:val="2E61BE1B"/>
    <w:rsid w:val="2E715CB9"/>
    <w:rsid w:val="2F85769D"/>
    <w:rsid w:val="31A7C8D3"/>
    <w:rsid w:val="31E02BD2"/>
    <w:rsid w:val="32175EDB"/>
    <w:rsid w:val="323CA0D1"/>
    <w:rsid w:val="32F947D6"/>
    <w:rsid w:val="3311317A"/>
    <w:rsid w:val="332A59D7"/>
    <w:rsid w:val="336B0307"/>
    <w:rsid w:val="339777C2"/>
    <w:rsid w:val="33F2E7C6"/>
    <w:rsid w:val="34349A57"/>
    <w:rsid w:val="34521B52"/>
    <w:rsid w:val="34FD32A1"/>
    <w:rsid w:val="351A239D"/>
    <w:rsid w:val="352B02E9"/>
    <w:rsid w:val="3546D03F"/>
    <w:rsid w:val="354E1444"/>
    <w:rsid w:val="357BE69A"/>
    <w:rsid w:val="358AEFF5"/>
    <w:rsid w:val="358C2D86"/>
    <w:rsid w:val="35A002C1"/>
    <w:rsid w:val="35B5CAC3"/>
    <w:rsid w:val="35EC6318"/>
    <w:rsid w:val="360C22E2"/>
    <w:rsid w:val="3647EE61"/>
    <w:rsid w:val="365A8324"/>
    <w:rsid w:val="36AA67EC"/>
    <w:rsid w:val="36D6A3E3"/>
    <w:rsid w:val="36E0688B"/>
    <w:rsid w:val="36FCF07D"/>
    <w:rsid w:val="376858AF"/>
    <w:rsid w:val="3841E277"/>
    <w:rsid w:val="3890F976"/>
    <w:rsid w:val="3A161431"/>
    <w:rsid w:val="3ACDF6B3"/>
    <w:rsid w:val="3AFBA177"/>
    <w:rsid w:val="3C5B90BF"/>
    <w:rsid w:val="3CB68A3F"/>
    <w:rsid w:val="3CB813C0"/>
    <w:rsid w:val="3CC0BD42"/>
    <w:rsid w:val="3CD5B7C4"/>
    <w:rsid w:val="3E179E70"/>
    <w:rsid w:val="3F7CAC05"/>
    <w:rsid w:val="3F9D507E"/>
    <w:rsid w:val="40861BE1"/>
    <w:rsid w:val="4208517A"/>
    <w:rsid w:val="42B4B99D"/>
    <w:rsid w:val="42C2F2B7"/>
    <w:rsid w:val="436ABEDD"/>
    <w:rsid w:val="44061D13"/>
    <w:rsid w:val="46273EDA"/>
    <w:rsid w:val="4671EF8C"/>
    <w:rsid w:val="46F1948D"/>
    <w:rsid w:val="477EB5FA"/>
    <w:rsid w:val="492A0001"/>
    <w:rsid w:val="4937F213"/>
    <w:rsid w:val="49CADB08"/>
    <w:rsid w:val="4A8697FF"/>
    <w:rsid w:val="4ADF936C"/>
    <w:rsid w:val="4B047ABB"/>
    <w:rsid w:val="4CBD500C"/>
    <w:rsid w:val="4D102CCA"/>
    <w:rsid w:val="4D1F5E6B"/>
    <w:rsid w:val="4E192862"/>
    <w:rsid w:val="4EC4D7FE"/>
    <w:rsid w:val="4F9F97E4"/>
    <w:rsid w:val="4FAC353C"/>
    <w:rsid w:val="51CBA480"/>
    <w:rsid w:val="51E99B21"/>
    <w:rsid w:val="51F1817F"/>
    <w:rsid w:val="52795772"/>
    <w:rsid w:val="52EDED98"/>
    <w:rsid w:val="530CFE83"/>
    <w:rsid w:val="532F2CE8"/>
    <w:rsid w:val="535165B6"/>
    <w:rsid w:val="537FFD0B"/>
    <w:rsid w:val="53CBD8BE"/>
    <w:rsid w:val="5400D3D2"/>
    <w:rsid w:val="541EAEAA"/>
    <w:rsid w:val="5452D51A"/>
    <w:rsid w:val="5493BCC7"/>
    <w:rsid w:val="552AA883"/>
    <w:rsid w:val="5531CC62"/>
    <w:rsid w:val="55644AA7"/>
    <w:rsid w:val="5729CC3C"/>
    <w:rsid w:val="5777A50D"/>
    <w:rsid w:val="57E7B057"/>
    <w:rsid w:val="580AC40E"/>
    <w:rsid w:val="58733762"/>
    <w:rsid w:val="59183808"/>
    <w:rsid w:val="593A1076"/>
    <w:rsid w:val="599A8A72"/>
    <w:rsid w:val="5A53B41D"/>
    <w:rsid w:val="5AEB1EB2"/>
    <w:rsid w:val="5CBFF323"/>
    <w:rsid w:val="5E3E1D6B"/>
    <w:rsid w:val="6097C998"/>
    <w:rsid w:val="60BEDF80"/>
    <w:rsid w:val="6291E638"/>
    <w:rsid w:val="62BAA215"/>
    <w:rsid w:val="634E72D4"/>
    <w:rsid w:val="63A27CE2"/>
    <w:rsid w:val="644D1BB1"/>
    <w:rsid w:val="64CA192D"/>
    <w:rsid w:val="651D5A27"/>
    <w:rsid w:val="65CEE1C5"/>
    <w:rsid w:val="65DF6538"/>
    <w:rsid w:val="662B1DA0"/>
    <w:rsid w:val="662CB411"/>
    <w:rsid w:val="662F6F7B"/>
    <w:rsid w:val="66CD39B1"/>
    <w:rsid w:val="67CE4D12"/>
    <w:rsid w:val="6952E460"/>
    <w:rsid w:val="6A10D5FB"/>
    <w:rsid w:val="6AC0F0BC"/>
    <w:rsid w:val="6B05D5F6"/>
    <w:rsid w:val="6B2C22B2"/>
    <w:rsid w:val="6BBFDDFD"/>
    <w:rsid w:val="6C405EAD"/>
    <w:rsid w:val="6CC27767"/>
    <w:rsid w:val="6D8016DE"/>
    <w:rsid w:val="6DAFDB36"/>
    <w:rsid w:val="6E30A53C"/>
    <w:rsid w:val="6E63923E"/>
    <w:rsid w:val="6F1056F5"/>
    <w:rsid w:val="6F5FAF3E"/>
    <w:rsid w:val="7040D2BE"/>
    <w:rsid w:val="70C4AC22"/>
    <w:rsid w:val="7201EAA4"/>
    <w:rsid w:val="723E4B85"/>
    <w:rsid w:val="72A3F3DE"/>
    <w:rsid w:val="734F915D"/>
    <w:rsid w:val="7352689D"/>
    <w:rsid w:val="75406306"/>
    <w:rsid w:val="7581C93C"/>
    <w:rsid w:val="75F8B729"/>
    <w:rsid w:val="77BE380B"/>
    <w:rsid w:val="781D5BB1"/>
    <w:rsid w:val="787326D0"/>
    <w:rsid w:val="78940069"/>
    <w:rsid w:val="78F44343"/>
    <w:rsid w:val="790818C4"/>
    <w:rsid w:val="79FE5203"/>
    <w:rsid w:val="7B2969FE"/>
    <w:rsid w:val="7BB4A700"/>
    <w:rsid w:val="7C22BD33"/>
    <w:rsid w:val="7CFDB83D"/>
    <w:rsid w:val="7D3A755D"/>
    <w:rsid w:val="7DF913A3"/>
    <w:rsid w:val="7F22AF0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34F137"/>
  <w14:defaultImageDpi w14:val="96"/>
  <w15:docId w15:val="{7DE53491-9210-48F3-9A19-92989646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A7F"/>
    <w:pPr>
      <w:jc w:val="both"/>
    </w:pPr>
    <w:rPr>
      <w:rFonts w:ascii="Graphik" w:eastAsiaTheme="minorHAnsi" w:hAnsi="Graphik" w:cstheme="minorBidi"/>
      <w:sz w:val="20"/>
      <w:lang w:val="en-US"/>
      <w14:ligatures w14:val="standardContextual"/>
    </w:rPr>
  </w:style>
  <w:style w:type="paragraph" w:styleId="Heading1">
    <w:name w:val="heading 1"/>
    <w:basedOn w:val="Normal"/>
    <w:next w:val="Normal"/>
    <w:link w:val="Heading1Char"/>
    <w:autoRedefine/>
    <w:qFormat/>
    <w:rsid w:val="00904A7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904A7F"/>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904A7F"/>
    <w:pPr>
      <w:outlineLvl w:val="2"/>
    </w:pPr>
    <w:rPr>
      <w:b/>
      <w:bCs/>
      <w:sz w:val="22"/>
      <w:szCs w:val="24"/>
    </w:rPr>
  </w:style>
  <w:style w:type="paragraph" w:styleId="Heading4">
    <w:name w:val="heading 4"/>
    <w:basedOn w:val="Normal"/>
    <w:next w:val="Normal"/>
    <w:link w:val="Heading4Char"/>
    <w:uiPriority w:val="9"/>
    <w:unhideWhenUsed/>
    <w:qFormat/>
    <w:rsid w:val="00904A7F"/>
    <w:pPr>
      <w:outlineLvl w:val="3"/>
    </w:pPr>
    <w:rPr>
      <w:b/>
      <w:bCs/>
      <w:i/>
      <w:iCs/>
    </w:rPr>
  </w:style>
  <w:style w:type="paragraph" w:styleId="Heading5">
    <w:name w:val="heading 5"/>
    <w:basedOn w:val="Normal"/>
    <w:next w:val="NormalIndent"/>
    <w:link w:val="Heading5Char"/>
    <w:autoRedefine/>
    <w:qFormat/>
    <w:rsid w:val="00306D3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06D3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06D3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06D3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06D3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904A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4A7F"/>
  </w:style>
  <w:style w:type="character" w:customStyle="1" w:styleId="Heading1Char">
    <w:name w:val="Heading 1 Char"/>
    <w:basedOn w:val="DefaultParagraphFont"/>
    <w:link w:val="Heading1"/>
    <w:locked/>
    <w:rsid w:val="00904A7F"/>
    <w:rPr>
      <w:rFonts w:ascii="Graphik" w:hAnsi="Graphik" w:cstheme="minorBidi"/>
      <w:b/>
      <w:sz w:val="28"/>
      <w:szCs w:val="20"/>
      <w:lang w:val="en-GB"/>
      <w14:ligatures w14:val="standardContextual"/>
    </w:rPr>
  </w:style>
  <w:style w:type="character" w:customStyle="1" w:styleId="Heading2Char">
    <w:name w:val="Heading 2 Char"/>
    <w:basedOn w:val="DefaultParagraphFont"/>
    <w:link w:val="Heading2"/>
    <w:uiPriority w:val="9"/>
    <w:locked/>
    <w:rsid w:val="00904A7F"/>
    <w:rPr>
      <w:rFonts w:ascii="Graphik" w:eastAsiaTheme="majorEastAsia" w:hAnsi="Graphik" w:cstheme="majorBidi"/>
      <w:b/>
      <w:bCs/>
      <w:color w:val="7030A0"/>
      <w:sz w:val="24"/>
      <w:szCs w:val="24"/>
      <w:lang w:val="en-US"/>
      <w14:ligatures w14:val="standardContextual"/>
    </w:rPr>
  </w:style>
  <w:style w:type="character" w:customStyle="1" w:styleId="Heading3Char">
    <w:name w:val="Heading 3 Char"/>
    <w:basedOn w:val="DefaultParagraphFont"/>
    <w:link w:val="Heading3"/>
    <w:uiPriority w:val="9"/>
    <w:locked/>
    <w:rsid w:val="00904A7F"/>
    <w:rPr>
      <w:rFonts w:ascii="Graphik" w:eastAsiaTheme="minorHAnsi" w:hAnsi="Graphik" w:cstheme="minorBidi"/>
      <w:b/>
      <w:bCs/>
      <w:szCs w:val="24"/>
      <w:lang w:val="en-US"/>
      <w14:ligatures w14:val="standardContextual"/>
    </w:rPr>
  </w:style>
  <w:style w:type="character" w:customStyle="1" w:styleId="Heading4Char">
    <w:name w:val="Heading 4 Char"/>
    <w:basedOn w:val="DefaultParagraphFont"/>
    <w:link w:val="Heading4"/>
    <w:uiPriority w:val="9"/>
    <w:locked/>
    <w:rsid w:val="00904A7F"/>
    <w:rPr>
      <w:rFonts w:ascii="Graphik" w:eastAsiaTheme="minorHAnsi" w:hAnsi="Graphik" w:cstheme="minorBidi"/>
      <w:b/>
      <w:bCs/>
      <w:i/>
      <w:iCs/>
      <w:sz w:val="20"/>
      <w:lang w:val="en-US"/>
      <w14:ligatures w14:val="standardContextual"/>
    </w:rPr>
  </w:style>
  <w:style w:type="character" w:customStyle="1" w:styleId="Heading5Char">
    <w:name w:val="Heading 5 Char"/>
    <w:basedOn w:val="DefaultParagraphFont"/>
    <w:link w:val="Heading5"/>
    <w:locked/>
    <w:rsid w:val="00306D30"/>
    <w:rPr>
      <w:rFonts w:ascii="Arial" w:hAnsi="Arial" w:cs="Times New Roman"/>
      <w:sz w:val="20"/>
      <w:szCs w:val="20"/>
      <w:lang w:val="en-US"/>
      <w14:ligatures w14:val="standardContextual"/>
    </w:rPr>
  </w:style>
  <w:style w:type="character" w:customStyle="1" w:styleId="Heading6Char">
    <w:name w:val="Heading 6 Char"/>
    <w:basedOn w:val="DefaultParagraphFont"/>
    <w:link w:val="Heading6"/>
    <w:locked/>
    <w:rsid w:val="00306D30"/>
    <w:rPr>
      <w:rFonts w:ascii="Arial" w:hAnsi="Arial" w:cs="Times New Roman"/>
      <w:sz w:val="18"/>
      <w:szCs w:val="20"/>
      <w:u w:val="single"/>
      <w:lang w:val="en-US"/>
      <w14:ligatures w14:val="standardContextual"/>
    </w:rPr>
  </w:style>
  <w:style w:type="character" w:customStyle="1" w:styleId="Heading7Char">
    <w:name w:val="Heading 7 Char"/>
    <w:basedOn w:val="DefaultParagraphFont"/>
    <w:link w:val="Heading7"/>
    <w:locked/>
    <w:rsid w:val="00306D30"/>
    <w:rPr>
      <w:rFonts w:ascii="Arial" w:hAnsi="Arial" w:cs="Times New Roman"/>
      <w:i/>
      <w:sz w:val="18"/>
      <w:szCs w:val="20"/>
      <w:lang w:val="en-US"/>
      <w14:ligatures w14:val="standardContextual"/>
    </w:rPr>
  </w:style>
  <w:style w:type="character" w:customStyle="1" w:styleId="Heading8Char">
    <w:name w:val="Heading 8 Char"/>
    <w:basedOn w:val="DefaultParagraphFont"/>
    <w:link w:val="Heading8"/>
    <w:locked/>
    <w:rsid w:val="00306D30"/>
    <w:rPr>
      <w:rFonts w:ascii="Arial" w:hAnsi="Arial" w:cs="Times New Roman"/>
      <w:i/>
      <w:sz w:val="18"/>
      <w:szCs w:val="20"/>
      <w:lang w:val="en-US"/>
      <w14:ligatures w14:val="standardContextual"/>
    </w:rPr>
  </w:style>
  <w:style w:type="character" w:customStyle="1" w:styleId="Heading9Char">
    <w:name w:val="Heading 9 Char"/>
    <w:basedOn w:val="DefaultParagraphFont"/>
    <w:link w:val="Heading9"/>
    <w:locked/>
    <w:rsid w:val="00306D30"/>
    <w:rPr>
      <w:rFonts w:ascii="Arial" w:hAnsi="Arial" w:cs="Times New Roman"/>
      <w:b/>
      <w:i/>
      <w:sz w:val="18"/>
      <w:szCs w:val="20"/>
      <w:lang w:val="en-US"/>
      <w14:ligatures w14:val="standardContextual"/>
    </w:rPr>
  </w:style>
  <w:style w:type="paragraph" w:styleId="CommentText">
    <w:name w:val="annotation text"/>
    <w:basedOn w:val="Normal"/>
    <w:link w:val="CommentTextChar"/>
    <w:uiPriority w:val="99"/>
    <w:unhideWhenUsed/>
    <w:rsid w:val="00306D30"/>
    <w:rPr>
      <w:szCs w:val="20"/>
    </w:rPr>
  </w:style>
  <w:style w:type="character" w:customStyle="1" w:styleId="CommentTextChar">
    <w:name w:val="Comment Text Char"/>
    <w:basedOn w:val="DefaultParagraphFont"/>
    <w:link w:val="CommentText"/>
    <w:uiPriority w:val="99"/>
    <w:locked/>
    <w:rsid w:val="00306D30"/>
    <w:rPr>
      <w:rFonts w:ascii="Graphik" w:eastAsiaTheme="minorHAnsi" w:hAnsi="Graphik" w:cstheme="minorBidi"/>
      <w:sz w:val="20"/>
      <w:szCs w:val="20"/>
      <w:lang w:val="en-US"/>
      <w14:ligatures w14:val="standardContextual"/>
    </w:rPr>
  </w:style>
  <w:style w:type="character" w:styleId="CommentReference">
    <w:name w:val="annotation reference"/>
    <w:basedOn w:val="DefaultParagraphFont"/>
    <w:uiPriority w:val="99"/>
    <w:semiHidden/>
    <w:unhideWhenUsed/>
    <w:rsid w:val="00306D30"/>
    <w:rPr>
      <w:sz w:val="16"/>
      <w:szCs w:val="16"/>
    </w:rPr>
  </w:style>
  <w:style w:type="character" w:styleId="HTMLCode">
    <w:name w:val="HTML Code"/>
    <w:basedOn w:val="DefaultParagraphFont"/>
    <w:uiPriority w:val="99"/>
    <w:semiHidden/>
    <w:unhideWhenUsed/>
    <w:rsid w:val="00612FB1"/>
    <w:rPr>
      <w:rFonts w:ascii="Courier New" w:hAnsi="Courier New" w:cs="Courier New"/>
      <w:sz w:val="20"/>
      <w:szCs w:val="20"/>
    </w:rPr>
  </w:style>
  <w:style w:type="table" w:styleId="TableGrid">
    <w:name w:val="Table Grid"/>
    <w:basedOn w:val="TableNormal"/>
    <w:uiPriority w:val="39"/>
    <w:rsid w:val="00306D30"/>
    <w:pPr>
      <w:spacing w:after="0" w:line="240" w:lineRule="auto"/>
    </w:pPr>
    <w:rPr>
      <w:rFonts w:ascii="Cambria" w:eastAsiaTheme="minorHAnsi" w:hAnsi="Cambria" w:cs="Times New Roman"/>
      <w:sz w:val="20"/>
      <w:szCs w:val="20"/>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904A7F"/>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904A7F"/>
    <w:pPr>
      <w:spacing w:after="0"/>
      <w:ind w:left="284"/>
    </w:pPr>
  </w:style>
  <w:style w:type="paragraph" w:styleId="TOC3">
    <w:name w:val="toc 3"/>
    <w:basedOn w:val="Normal"/>
    <w:next w:val="Normal"/>
    <w:autoRedefine/>
    <w:uiPriority w:val="39"/>
    <w:unhideWhenUsed/>
    <w:rsid w:val="00904A7F"/>
    <w:pPr>
      <w:spacing w:after="0"/>
      <w:ind w:left="567"/>
    </w:pPr>
  </w:style>
  <w:style w:type="character" w:styleId="Hyperlink">
    <w:name w:val="Hyperlink"/>
    <w:basedOn w:val="DefaultParagraphFont"/>
    <w:uiPriority w:val="99"/>
    <w:unhideWhenUsed/>
    <w:rsid w:val="00904A7F"/>
    <w:rPr>
      <w:color w:val="0563C1" w:themeColor="hyperlink"/>
      <w:u w:val="single"/>
    </w:rPr>
  </w:style>
  <w:style w:type="character" w:styleId="FollowedHyperlink">
    <w:name w:val="FollowedHyperlink"/>
    <w:basedOn w:val="DefaultParagraphFont"/>
    <w:uiPriority w:val="99"/>
    <w:semiHidden/>
    <w:unhideWhenUsed/>
    <w:rsid w:val="00612FB1"/>
    <w:rPr>
      <w:rFonts w:cs="Times New Roman"/>
      <w:color w:val="954F72" w:themeColor="followedHyperlink"/>
      <w:u w:val="single"/>
    </w:rPr>
  </w:style>
  <w:style w:type="paragraph" w:styleId="TOC1">
    <w:name w:val="toc 1"/>
    <w:basedOn w:val="Normal"/>
    <w:next w:val="Normal"/>
    <w:autoRedefine/>
    <w:uiPriority w:val="39"/>
    <w:unhideWhenUsed/>
    <w:rsid w:val="00904A7F"/>
    <w:pPr>
      <w:spacing w:before="120" w:after="0"/>
    </w:pPr>
    <w:rPr>
      <w:b/>
    </w:rPr>
  </w:style>
  <w:style w:type="table" w:styleId="ListTable3">
    <w:name w:val="List Table 3"/>
    <w:basedOn w:val="TableNormal"/>
    <w:uiPriority w:val="48"/>
    <w:rsid w:val="00612FB1"/>
    <w:pPr>
      <w:spacing w:after="0" w:line="240" w:lineRule="auto"/>
      <w:jc w:val="both"/>
    </w:pPr>
    <w:rPr>
      <w:rFonts w:eastAsiaTheme="minorEastAsia" w:cs="Times New Roman"/>
      <w:kern w:val="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cs="Times New Roman"/>
        <w:b/>
        <w:bCs/>
        <w:color w:val="FFFFFF" w:themeColor="background1"/>
      </w:rPr>
      <w:tblPr/>
      <w:tcPr>
        <w:shd w:val="clear" w:color="auto" w:fill="000000" w:themeFill="text1"/>
      </w:tcPr>
    </w:tblStylePr>
    <w:tblStylePr w:type="lastRow">
      <w:rPr>
        <w:rFonts w:cs="Times New Roman"/>
        <w:b/>
        <w:bCs/>
      </w:rPr>
      <w:tblPr/>
      <w:tcPr>
        <w:tcBorders>
          <w:top w:val="double" w:sz="4" w:space="0" w:color="000000" w:themeColor="text1"/>
        </w:tcBorders>
        <w:shd w:val="clear" w:color="auto" w:fill="FFFFFF" w:themeFill="background1"/>
      </w:tcPr>
    </w:tblStylePr>
    <w:tblStylePr w:type="firstCol">
      <w:rPr>
        <w:rFonts w:cs="Times New Roman"/>
        <w:b/>
        <w:bCs/>
      </w:rPr>
      <w:tblPr/>
      <w:tcPr>
        <w:tcBorders>
          <w:right w:val="nil"/>
        </w:tcBorders>
        <w:shd w:val="clear" w:color="auto" w:fill="FFFFFF" w:themeFill="background1"/>
      </w:tcPr>
    </w:tblStylePr>
    <w:tblStylePr w:type="lastCol">
      <w:rPr>
        <w:rFonts w:cs="Times New Roman"/>
        <w:b/>
        <w:bCs/>
      </w:rPr>
      <w:tblPr/>
      <w:tcPr>
        <w:tcBorders>
          <w:left w:val="nil"/>
        </w:tcBorders>
        <w:shd w:val="clear" w:color="auto" w:fill="FFFFFF" w:themeFill="background1"/>
      </w:tcPr>
    </w:tblStylePr>
    <w:tblStylePr w:type="band1Vert">
      <w:rPr>
        <w:rFonts w:cs="Times New Roman"/>
      </w:rPr>
      <w:tblPr/>
      <w:tcPr>
        <w:tcBorders>
          <w:left w:val="single" w:sz="4" w:space="0" w:color="000000" w:themeColor="text1"/>
          <w:right w:val="single" w:sz="4" w:space="0" w:color="000000" w:themeColor="text1"/>
        </w:tcBorders>
      </w:tcPr>
    </w:tblStylePr>
    <w:tblStylePr w:type="band1Horz">
      <w:rPr>
        <w:rFonts w:cs="Times New Roman"/>
      </w:rPr>
      <w:tblPr/>
      <w:tcPr>
        <w:tcBorders>
          <w:top w:val="single" w:sz="4" w:space="0" w:color="000000" w:themeColor="text1"/>
          <w:bottom w:val="single" w:sz="4" w:space="0" w:color="000000" w:themeColor="text1"/>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000000" w:themeColor="text1"/>
          <w:left w:val="nil"/>
        </w:tcBorders>
      </w:tcPr>
    </w:tblStylePr>
    <w:tblStylePr w:type="swCell">
      <w:rPr>
        <w:rFonts w:cs="Times New Roman"/>
      </w:rPr>
      <w:tblPr/>
      <w:tcPr>
        <w:tcBorders>
          <w:top w:val="double" w:sz="4" w:space="0" w:color="000000" w:themeColor="text1"/>
          <w:right w:val="nil"/>
        </w:tcBorders>
      </w:tcPr>
    </w:tblStylePr>
  </w:style>
  <w:style w:type="table" w:styleId="TableGridLight">
    <w:name w:val="Grid Table Light"/>
    <w:basedOn w:val="TableNormal"/>
    <w:uiPriority w:val="40"/>
    <w:rsid w:val="00612FB1"/>
    <w:pPr>
      <w:spacing w:after="0" w:line="240" w:lineRule="auto"/>
      <w:jc w:val="both"/>
    </w:pPr>
    <w:rPr>
      <w:rFonts w:eastAsiaTheme="minorEastAsia" w:cs="Times New Roman"/>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306D3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06D30"/>
    <w:rPr>
      <w:rFonts w:ascii="Tahoma" w:eastAsiaTheme="minorHAnsi" w:hAnsi="Tahoma" w:cs="Tahoma"/>
      <w:sz w:val="16"/>
      <w:szCs w:val="16"/>
      <w:lang w:val="en-US"/>
      <w14:ligatures w14:val="standardContextual"/>
    </w:rPr>
  </w:style>
  <w:style w:type="paragraph" w:styleId="CommentSubject">
    <w:name w:val="annotation subject"/>
    <w:basedOn w:val="CommentText"/>
    <w:next w:val="CommentText"/>
    <w:link w:val="CommentSubjectChar"/>
    <w:uiPriority w:val="99"/>
    <w:semiHidden/>
    <w:unhideWhenUsed/>
    <w:rsid w:val="00306D30"/>
    <w:rPr>
      <w:b/>
      <w:bCs/>
    </w:rPr>
  </w:style>
  <w:style w:type="character" w:customStyle="1" w:styleId="CommentSubjectChar">
    <w:name w:val="Comment Subject Char"/>
    <w:basedOn w:val="CommentTextChar"/>
    <w:link w:val="CommentSubject"/>
    <w:uiPriority w:val="99"/>
    <w:semiHidden/>
    <w:locked/>
    <w:rsid w:val="00306D30"/>
    <w:rPr>
      <w:rFonts w:ascii="Graphik" w:eastAsiaTheme="minorHAnsi" w:hAnsi="Graphik" w:cstheme="minorBidi"/>
      <w:b/>
      <w:bCs/>
      <w:sz w:val="20"/>
      <w:szCs w:val="20"/>
      <w:lang w:val="en-US"/>
      <w14:ligatures w14:val="standardContextual"/>
    </w:rPr>
  </w:style>
  <w:style w:type="paragraph" w:customStyle="1" w:styleId="Content">
    <w:name w:val="Content"/>
    <w:link w:val="ContentChar"/>
    <w:locked/>
    <w:rsid w:val="00306D30"/>
    <w:pPr>
      <w:keepLines/>
      <w:tabs>
        <w:tab w:val="left" w:pos="1134"/>
      </w:tabs>
      <w:spacing w:after="120" w:line="240" w:lineRule="auto"/>
      <w:jc w:val="center"/>
    </w:pPr>
    <w:rPr>
      <w:rFonts w:ascii="Graphik" w:eastAsiaTheme="minorHAnsi" w:hAnsi="Graphik" w:cs="Times New Roman"/>
      <w:b/>
      <w:sz w:val="32"/>
      <w:szCs w:val="20"/>
      <w:lang w:val="en-US"/>
      <w14:ligatures w14:val="standardContextual"/>
    </w:rPr>
  </w:style>
  <w:style w:type="character" w:customStyle="1" w:styleId="ContentChar">
    <w:name w:val="Content Char"/>
    <w:basedOn w:val="DefaultParagraphFont"/>
    <w:link w:val="Content"/>
    <w:locked/>
    <w:rsid w:val="00306D30"/>
    <w:rPr>
      <w:rFonts w:ascii="Graphik" w:eastAsiaTheme="minorHAnsi" w:hAnsi="Graphik" w:cs="Times New Roman"/>
      <w:b/>
      <w:sz w:val="32"/>
      <w:szCs w:val="20"/>
      <w:lang w:val="en-US"/>
      <w14:ligatures w14:val="standardContextual"/>
    </w:rPr>
  </w:style>
  <w:style w:type="paragraph" w:styleId="DocumentMap">
    <w:name w:val="Document Map"/>
    <w:basedOn w:val="Normal"/>
    <w:link w:val="DocumentMapChar"/>
    <w:uiPriority w:val="99"/>
    <w:semiHidden/>
    <w:unhideWhenUsed/>
    <w:rsid w:val="00306D30"/>
    <w:rPr>
      <w:rFonts w:ascii="Lucida Grande" w:hAnsi="Lucida Grande"/>
    </w:rPr>
  </w:style>
  <w:style w:type="character" w:customStyle="1" w:styleId="DocumentMapChar">
    <w:name w:val="Document Map Char"/>
    <w:basedOn w:val="DefaultParagraphFont"/>
    <w:link w:val="DocumentMap"/>
    <w:uiPriority w:val="99"/>
    <w:semiHidden/>
    <w:locked/>
    <w:rsid w:val="00306D30"/>
    <w:rPr>
      <w:rFonts w:ascii="Lucida Grande" w:eastAsiaTheme="minorHAnsi" w:hAnsi="Lucida Grande" w:cstheme="minorBidi"/>
      <w:sz w:val="20"/>
      <w:lang w:val="en-US"/>
      <w14:ligatures w14:val="standardContextual"/>
    </w:rPr>
  </w:style>
  <w:style w:type="paragraph" w:styleId="Footer">
    <w:name w:val="footer"/>
    <w:basedOn w:val="Normal"/>
    <w:link w:val="FooterChar"/>
    <w:uiPriority w:val="99"/>
    <w:unhideWhenUsed/>
    <w:rsid w:val="00904A7F"/>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904A7F"/>
    <w:rPr>
      <w:rFonts w:ascii="Graphik" w:eastAsiaTheme="minorHAnsi" w:hAnsi="Graphik" w:cstheme="minorBidi"/>
      <w:sz w:val="20"/>
      <w:lang w:val="en-US"/>
      <w14:ligatures w14:val="standardContextual"/>
    </w:rPr>
  </w:style>
  <w:style w:type="paragraph" w:styleId="Header">
    <w:name w:val="header"/>
    <w:basedOn w:val="Normal"/>
    <w:link w:val="HeaderChar"/>
    <w:uiPriority w:val="99"/>
    <w:unhideWhenUsed/>
    <w:rsid w:val="00904A7F"/>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904A7F"/>
    <w:rPr>
      <w:rFonts w:ascii="Graphik" w:eastAsiaTheme="minorHAnsi" w:hAnsi="Graphik" w:cstheme="minorBidi"/>
      <w:sz w:val="20"/>
      <w:lang w:val="en-US"/>
      <w14:ligatures w14:val="standardContextual"/>
    </w:rPr>
  </w:style>
  <w:style w:type="paragraph" w:styleId="NormalIndent">
    <w:name w:val="Normal Indent"/>
    <w:basedOn w:val="Normal"/>
    <w:uiPriority w:val="99"/>
    <w:semiHidden/>
    <w:unhideWhenUsed/>
    <w:rsid w:val="00306D30"/>
    <w:pPr>
      <w:ind w:left="720"/>
    </w:pPr>
  </w:style>
  <w:style w:type="paragraph" w:styleId="ListBullet">
    <w:name w:val="List Bullet"/>
    <w:basedOn w:val="Normal"/>
    <w:uiPriority w:val="3"/>
    <w:qFormat/>
    <w:rsid w:val="00306D30"/>
    <w:pPr>
      <w:numPr>
        <w:numId w:val="1"/>
      </w:numPr>
      <w:spacing w:after="60"/>
    </w:pPr>
    <w:rPr>
      <w:rFonts w:eastAsia="Times New Roman" w:cs="Arial"/>
      <w:lang w:val="de-DE"/>
    </w:rPr>
  </w:style>
  <w:style w:type="paragraph" w:styleId="ListBullet2">
    <w:name w:val="List Bullet 2"/>
    <w:basedOn w:val="Normal"/>
    <w:uiPriority w:val="99"/>
    <w:semiHidden/>
    <w:unhideWhenUsed/>
    <w:rsid w:val="00306D30"/>
    <w:pPr>
      <w:numPr>
        <w:numId w:val="2"/>
      </w:numPr>
      <w:contextualSpacing/>
    </w:pPr>
  </w:style>
  <w:style w:type="paragraph" w:styleId="ListBullet3">
    <w:name w:val="List Bullet 3"/>
    <w:basedOn w:val="Normal"/>
    <w:uiPriority w:val="99"/>
    <w:semiHidden/>
    <w:unhideWhenUsed/>
    <w:rsid w:val="00306D30"/>
    <w:pPr>
      <w:numPr>
        <w:numId w:val="3"/>
      </w:numPr>
      <w:contextualSpacing/>
    </w:pPr>
  </w:style>
  <w:style w:type="paragraph" w:customStyle="1" w:styleId="Numberedlist">
    <w:name w:val="Numbered list"/>
    <w:basedOn w:val="ListBullet"/>
    <w:qFormat/>
    <w:locked/>
    <w:rsid w:val="00306D30"/>
    <w:pPr>
      <w:numPr>
        <w:numId w:val="6"/>
      </w:numPr>
    </w:pPr>
  </w:style>
  <w:style w:type="character" w:styleId="PageNumber">
    <w:name w:val="page number"/>
    <w:basedOn w:val="DefaultParagraphFont"/>
    <w:uiPriority w:val="99"/>
    <w:semiHidden/>
    <w:unhideWhenUsed/>
    <w:rsid w:val="00306D30"/>
  </w:style>
  <w:style w:type="paragraph" w:styleId="Title">
    <w:name w:val="Title"/>
    <w:basedOn w:val="Normal"/>
    <w:next w:val="Normal"/>
    <w:link w:val="TitleChar"/>
    <w:uiPriority w:val="10"/>
    <w:qFormat/>
    <w:rsid w:val="00306D3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locked/>
    <w:rsid w:val="00306D30"/>
    <w:rPr>
      <w:rFonts w:ascii="Graphik" w:eastAsiaTheme="majorEastAsia" w:hAnsi="Graphik" w:cstheme="majorBidi"/>
      <w:b/>
      <w:spacing w:val="-10"/>
      <w:kern w:val="28"/>
      <w:sz w:val="72"/>
      <w:szCs w:val="56"/>
      <w:lang w:val="en-US"/>
      <w14:ligatures w14:val="standardContextual"/>
    </w:rPr>
  </w:style>
  <w:style w:type="paragraph" w:styleId="Revision">
    <w:name w:val="Revision"/>
    <w:hidden/>
    <w:uiPriority w:val="99"/>
    <w:semiHidden/>
    <w:rsid w:val="00306D30"/>
    <w:pPr>
      <w:spacing w:before="80" w:after="80" w:line="240" w:lineRule="auto"/>
    </w:pPr>
    <w:rPr>
      <w:rFonts w:ascii="Calibri" w:hAnsi="Calibri" w:cs="Times New Roman"/>
      <w:sz w:val="24"/>
      <w:szCs w:val="20"/>
      <w:lang w:val="en-US"/>
      <w14:ligatures w14:val="standardContextual"/>
    </w:rPr>
  </w:style>
  <w:style w:type="character" w:styleId="PlaceholderText">
    <w:name w:val="Placeholder Text"/>
    <w:basedOn w:val="DefaultParagraphFont"/>
    <w:uiPriority w:val="99"/>
    <w:semiHidden/>
    <w:rsid w:val="00612FB1"/>
    <w:rPr>
      <w:rFonts w:cs="Times New Roman"/>
      <w:color w:val="808080"/>
    </w:rPr>
  </w:style>
  <w:style w:type="paragraph" w:styleId="NormalWeb">
    <w:name w:val="Normal (Web)"/>
    <w:basedOn w:val="Normal"/>
    <w:uiPriority w:val="99"/>
    <w:semiHidden/>
    <w:unhideWhenUsed/>
    <w:rsid w:val="00306D30"/>
    <w:pPr>
      <w:spacing w:before="100" w:beforeAutospacing="1" w:after="100" w:afterAutospacing="1"/>
    </w:pPr>
    <w:rPr>
      <w:rFonts w:ascii="Times New Roman" w:eastAsia="Times New Roman" w:hAnsi="Times New Roman"/>
      <w:lang w:val="en-IE" w:eastAsia="en-GB"/>
    </w:rPr>
  </w:style>
  <w:style w:type="paragraph" w:styleId="HTMLPreformatted">
    <w:name w:val="HTML Preformatted"/>
    <w:basedOn w:val="Normal"/>
    <w:link w:val="HTMLPreformattedChar"/>
    <w:uiPriority w:val="99"/>
    <w:semiHidden/>
    <w:unhideWhenUsed/>
    <w:rsid w:val="0062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IN"/>
    </w:rPr>
  </w:style>
  <w:style w:type="character" w:customStyle="1" w:styleId="HTMLPreformattedChar">
    <w:name w:val="HTML Preformatted Char"/>
    <w:basedOn w:val="DefaultParagraphFont"/>
    <w:link w:val="HTMLPreformatted"/>
    <w:uiPriority w:val="99"/>
    <w:semiHidden/>
    <w:locked/>
    <w:rsid w:val="00624CEA"/>
    <w:rPr>
      <w:rFonts w:ascii="Courier New" w:hAnsi="Courier New" w:cs="Courier New"/>
      <w:kern w:val="0"/>
      <w:sz w:val="20"/>
      <w:szCs w:val="20"/>
      <w:lang w:val="x-none" w:eastAsia="en-IN"/>
    </w:rPr>
  </w:style>
  <w:style w:type="paragraph" w:styleId="ListParagraph">
    <w:name w:val="List Paragraph"/>
    <w:basedOn w:val="Normal"/>
    <w:link w:val="ListParagraphChar"/>
    <w:uiPriority w:val="34"/>
    <w:qFormat/>
    <w:rsid w:val="00904A7F"/>
    <w:pPr>
      <w:numPr>
        <w:numId w:val="10"/>
      </w:numPr>
      <w:spacing w:before="120" w:after="120" w:line="240" w:lineRule="auto"/>
      <w:ind w:right="720"/>
    </w:pPr>
  </w:style>
  <w:style w:type="character" w:styleId="UnresolvedMention">
    <w:name w:val="Unresolved Mention"/>
    <w:basedOn w:val="DefaultParagraphFont"/>
    <w:uiPriority w:val="99"/>
    <w:unhideWhenUsed/>
    <w:rsid w:val="00306D30"/>
    <w:rPr>
      <w:color w:val="605E5C"/>
      <w:shd w:val="clear" w:color="auto" w:fill="E1DFDD"/>
    </w:rPr>
  </w:style>
  <w:style w:type="character" w:styleId="Mention">
    <w:name w:val="Mention"/>
    <w:basedOn w:val="DefaultParagraphFont"/>
    <w:uiPriority w:val="99"/>
    <w:unhideWhenUsed/>
    <w:rsid w:val="00306D30"/>
    <w:rPr>
      <w:color w:val="2B579A"/>
      <w:shd w:val="clear" w:color="auto" w:fill="E1DFDD"/>
    </w:rPr>
  </w:style>
  <w:style w:type="paragraph" w:customStyle="1" w:styleId="CodeSample">
    <w:name w:val="Code Sample"/>
    <w:basedOn w:val="Normal"/>
    <w:link w:val="CodeSampleChar"/>
    <w:autoRedefine/>
    <w:qFormat/>
    <w:rsid w:val="00306D30"/>
    <w:pPr>
      <w:ind w:left="360"/>
    </w:pPr>
    <w:rPr>
      <w:rFonts w:ascii="Consolas" w:hAnsi="Consolas"/>
      <w:lang w:val="fr-FR"/>
    </w:rPr>
  </w:style>
  <w:style w:type="character" w:customStyle="1" w:styleId="CodeSampleChar">
    <w:name w:val="Code Sample Char"/>
    <w:basedOn w:val="DefaultParagraphFont"/>
    <w:link w:val="CodeSample"/>
    <w:locked/>
    <w:rsid w:val="00306D30"/>
    <w:rPr>
      <w:rFonts w:ascii="Consolas" w:eastAsiaTheme="minorHAnsi" w:hAnsi="Consolas" w:cstheme="minorBidi"/>
      <w:sz w:val="20"/>
      <w:lang w:val="fr-FR"/>
      <w14:ligatures w14:val="standardContextual"/>
    </w:rPr>
  </w:style>
  <w:style w:type="paragraph" w:customStyle="1" w:styleId="Accenture">
    <w:name w:val="Accenture"/>
    <w:basedOn w:val="Normal"/>
    <w:rsid w:val="00306D30"/>
    <w:pPr>
      <w:spacing w:before="200"/>
    </w:pPr>
    <w:rPr>
      <w:rFonts w:cs="Arial"/>
    </w:rPr>
  </w:style>
  <w:style w:type="character" w:styleId="Emphasis">
    <w:name w:val="Emphasis"/>
    <w:basedOn w:val="DefaultParagraphFont"/>
    <w:uiPriority w:val="20"/>
    <w:rsid w:val="00306D30"/>
    <w:rPr>
      <w:i/>
      <w:iCs/>
    </w:rPr>
  </w:style>
  <w:style w:type="paragraph" w:customStyle="1" w:styleId="Picture">
    <w:name w:val="Picture"/>
    <w:basedOn w:val="Accenture"/>
    <w:next w:val="Subtitle"/>
    <w:link w:val="PictureChar"/>
    <w:rsid w:val="00306D30"/>
    <w:pPr>
      <w:jc w:val="center"/>
    </w:pPr>
    <w:rPr>
      <w:noProof/>
    </w:rPr>
  </w:style>
  <w:style w:type="character" w:customStyle="1" w:styleId="PictureChar">
    <w:name w:val="Picture Char"/>
    <w:basedOn w:val="DefaultParagraphFont"/>
    <w:link w:val="Picture"/>
    <w:locked/>
    <w:rsid w:val="00306D30"/>
    <w:rPr>
      <w:rFonts w:ascii="Graphik" w:eastAsiaTheme="minorHAnsi" w:hAnsi="Graphik" w:cs="Arial"/>
      <w:noProof/>
      <w:sz w:val="20"/>
      <w:lang w:val="en-US"/>
      <w14:ligatures w14:val="standardContextual"/>
    </w:rPr>
  </w:style>
  <w:style w:type="paragraph" w:styleId="Subtitle">
    <w:name w:val="Subtitle"/>
    <w:basedOn w:val="Accenture"/>
    <w:next w:val="Normal"/>
    <w:link w:val="SubtitleChar"/>
    <w:uiPriority w:val="11"/>
    <w:rsid w:val="00306D3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locked/>
    <w:rsid w:val="00306D30"/>
    <w:rPr>
      <w:rFonts w:ascii="Graphik" w:eastAsiaTheme="minorEastAsia" w:hAnsi="Graphik" w:cstheme="minorBidi"/>
      <w:color w:val="5A5A5A" w:themeColor="text1" w:themeTint="A5"/>
      <w:spacing w:val="15"/>
      <w:sz w:val="20"/>
      <w:lang w:val="en-US"/>
      <w14:ligatures w14:val="standardContextual"/>
    </w:rPr>
  </w:style>
  <w:style w:type="paragraph" w:customStyle="1" w:styleId="Platzhalter">
    <w:name w:val="Platzhalter"/>
    <w:basedOn w:val="Normal"/>
    <w:rsid w:val="00306D30"/>
    <w:pPr>
      <w:jc w:val="center"/>
    </w:pPr>
    <w:rPr>
      <w:rFonts w:eastAsia="Times New Roman" w:cs="Arial"/>
      <w:szCs w:val="20"/>
    </w:rPr>
  </w:style>
  <w:style w:type="character" w:customStyle="1" w:styleId="Style1Char">
    <w:name w:val="Style1 Char"/>
    <w:basedOn w:val="DefaultParagraphFont"/>
    <w:rsid w:val="00306D30"/>
    <w:rPr>
      <w:rFonts w:ascii="Consolas" w:eastAsia="Cambria" w:hAnsi="Consolas" w:cs="Times New Roman"/>
      <w:sz w:val="20"/>
    </w:rPr>
  </w:style>
  <w:style w:type="paragraph" w:customStyle="1" w:styleId="TOCHeading2">
    <w:name w:val="TOC Heading 2"/>
    <w:basedOn w:val="TOC1"/>
    <w:link w:val="TOCHeading2Char"/>
    <w:qFormat/>
    <w:rsid w:val="00306D30"/>
    <w:pPr>
      <w:tabs>
        <w:tab w:val="right" w:leader="dot" w:pos="9350"/>
      </w:tabs>
    </w:pPr>
    <w:rPr>
      <w:noProof/>
    </w:rPr>
  </w:style>
  <w:style w:type="character" w:customStyle="1" w:styleId="TOCHeading2Char">
    <w:name w:val="TOC Heading 2 Char"/>
    <w:basedOn w:val="DefaultParagraphFont"/>
    <w:link w:val="TOCHeading2"/>
    <w:locked/>
    <w:rsid w:val="00306D30"/>
    <w:rPr>
      <w:rFonts w:ascii="Graphik" w:hAnsi="Graphik" w:cstheme="minorBidi"/>
      <w:b/>
      <w:noProof/>
      <w:sz w:val="20"/>
      <w:lang w:val="en-US"/>
      <w14:ligatures w14:val="standardContextual"/>
    </w:rPr>
  </w:style>
  <w:style w:type="paragraph" w:customStyle="1" w:styleId="TOCHeading3">
    <w:name w:val="TOC Heading 3"/>
    <w:basedOn w:val="TOC2"/>
    <w:link w:val="TOCHeading3Char"/>
    <w:qFormat/>
    <w:rsid w:val="00306D30"/>
    <w:pPr>
      <w:tabs>
        <w:tab w:val="right" w:leader="dot" w:pos="9350"/>
      </w:tabs>
    </w:pPr>
  </w:style>
  <w:style w:type="character" w:customStyle="1" w:styleId="TOCHeading3Char">
    <w:name w:val="TOC Heading 3 Char"/>
    <w:basedOn w:val="DefaultParagraphFont"/>
    <w:link w:val="TOCHeading3"/>
    <w:locked/>
    <w:rsid w:val="00306D30"/>
    <w:rPr>
      <w:rFonts w:ascii="Graphik" w:hAnsi="Graphik" w:cs="Times New Roman"/>
      <w:sz w:val="20"/>
      <w:lang w:val="en-US"/>
      <w14:ligatures w14:val="standardContextual"/>
    </w:rPr>
  </w:style>
  <w:style w:type="paragraph" w:customStyle="1" w:styleId="TOCHeading4Indented">
    <w:name w:val="TOC Heading 4 Indented"/>
    <w:basedOn w:val="TOC3"/>
    <w:link w:val="TOCHeading4IndentedChar"/>
    <w:qFormat/>
    <w:rsid w:val="00306D30"/>
    <w:pPr>
      <w:tabs>
        <w:tab w:val="right" w:leader="dot" w:pos="9350"/>
      </w:tabs>
      <w:ind w:left="0" w:right="1224"/>
    </w:pPr>
    <w:rPr>
      <w:noProof/>
    </w:rPr>
  </w:style>
  <w:style w:type="character" w:customStyle="1" w:styleId="TOCHeading4IndentedChar">
    <w:name w:val="TOC Heading 4 Indented Char"/>
    <w:basedOn w:val="DefaultParagraphFont"/>
    <w:link w:val="TOCHeading4Indented"/>
    <w:locked/>
    <w:rsid w:val="00306D30"/>
    <w:rPr>
      <w:rFonts w:ascii="Graphik" w:eastAsiaTheme="minorHAnsi" w:hAnsi="Graphik" w:cstheme="minorBidi"/>
      <w:noProof/>
      <w:sz w:val="20"/>
      <w:lang w:val="en-US"/>
      <w14:ligatures w14:val="standardContextual"/>
    </w:rPr>
  </w:style>
  <w:style w:type="character" w:customStyle="1" w:styleId="ListParagraphChar">
    <w:name w:val="List Paragraph Char"/>
    <w:basedOn w:val="DefaultParagraphFont"/>
    <w:link w:val="ListParagraph"/>
    <w:uiPriority w:val="34"/>
    <w:locked/>
    <w:rsid w:val="00904A7F"/>
    <w:rPr>
      <w:rFonts w:ascii="Graphik" w:eastAsiaTheme="minorHAnsi" w:hAnsi="Graphik" w:cstheme="minorBidi"/>
      <w:sz w:val="20"/>
      <w:lang w:val="en-US"/>
      <w14:ligatures w14:val="standardContextual"/>
    </w:rPr>
  </w:style>
  <w:style w:type="table" w:styleId="PlainTable1">
    <w:name w:val="Plain Table 1"/>
    <w:basedOn w:val="TableNormal"/>
    <w:uiPriority w:val="41"/>
    <w:rsid w:val="003B7509"/>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character" w:customStyle="1" w:styleId="ui-provider">
    <w:name w:val="ui-provider"/>
    <w:basedOn w:val="DefaultParagraphFont"/>
    <w:rsid w:val="00AC3C4C"/>
    <w:rPr>
      <w:rFonts w:cs="Times New Roman"/>
    </w:rPr>
  </w:style>
  <w:style w:type="numbering" w:customStyle="1" w:styleId="Style1">
    <w:name w:val="Style1"/>
    <w:pPr>
      <w:numPr>
        <w:numId w:val="5"/>
      </w:numPr>
    </w:pPr>
  </w:style>
  <w:style w:type="paragraph" w:customStyle="1" w:styleId="Tight">
    <w:name w:val="Tight"/>
    <w:basedOn w:val="Normal"/>
    <w:link w:val="TightChar"/>
    <w:qFormat/>
    <w:rsid w:val="00904A7F"/>
    <w:pPr>
      <w:spacing w:after="0"/>
    </w:pPr>
  </w:style>
  <w:style w:type="character" w:customStyle="1" w:styleId="TightChar">
    <w:name w:val="Tight Char"/>
    <w:basedOn w:val="DefaultParagraphFont"/>
    <w:link w:val="Tight"/>
    <w:rsid w:val="00904A7F"/>
    <w:rPr>
      <w:rFonts w:ascii="Graphik" w:eastAsiaTheme="minorHAnsi" w:hAnsi="Graphik" w:cstheme="minorBidi"/>
      <w:sz w:val="20"/>
      <w:lang w:val="en-US"/>
      <w14:ligatures w14:val="standardContextual"/>
    </w:rPr>
  </w:style>
  <w:style w:type="paragraph" w:customStyle="1" w:styleId="ProductName">
    <w:name w:val="Product_Name"/>
    <w:basedOn w:val="Normal"/>
    <w:link w:val="ProductNameChar"/>
    <w:qFormat/>
    <w:rsid w:val="00904A7F"/>
    <w:pPr>
      <w:jc w:val="center"/>
    </w:pPr>
    <w:rPr>
      <w:b/>
      <w:bCs/>
      <w:sz w:val="56"/>
      <w:szCs w:val="72"/>
    </w:rPr>
  </w:style>
  <w:style w:type="character" w:customStyle="1" w:styleId="ProductNameChar">
    <w:name w:val="Product_Name Char"/>
    <w:basedOn w:val="DefaultParagraphFont"/>
    <w:link w:val="ProductName"/>
    <w:rsid w:val="00904A7F"/>
    <w:rPr>
      <w:rFonts w:ascii="Graphik" w:eastAsiaTheme="minorHAnsi" w:hAnsi="Graphik" w:cstheme="minorBidi"/>
      <w:b/>
      <w:bCs/>
      <w:sz w:val="56"/>
      <w:szCs w:val="72"/>
      <w:lang w:val="en-US"/>
      <w14:ligatures w14:val="standardContextual"/>
    </w:rPr>
  </w:style>
  <w:style w:type="paragraph" w:customStyle="1" w:styleId="DocumentType">
    <w:name w:val="Document_Type"/>
    <w:basedOn w:val="ProductName"/>
    <w:link w:val="DocumentTypeChar"/>
    <w:qFormat/>
    <w:rsid w:val="00904A7F"/>
    <w:rPr>
      <w:sz w:val="36"/>
      <w:szCs w:val="40"/>
    </w:rPr>
  </w:style>
  <w:style w:type="character" w:customStyle="1" w:styleId="DocumentTypeChar">
    <w:name w:val="Document_Type Char"/>
    <w:basedOn w:val="ProductNameChar"/>
    <w:link w:val="DocumentType"/>
    <w:rsid w:val="00904A7F"/>
    <w:rPr>
      <w:rFonts w:ascii="Graphik" w:eastAsiaTheme="minorHAnsi" w:hAnsi="Graphik" w:cstheme="minorBidi"/>
      <w:b/>
      <w:bCs/>
      <w:sz w:val="36"/>
      <w:szCs w:val="40"/>
      <w:lang w:val="en-US"/>
      <w14:ligatures w14:val="standardContextual"/>
    </w:rPr>
  </w:style>
  <w:style w:type="paragraph" w:customStyle="1" w:styleId="TightLIst">
    <w:name w:val="Tight_LIst"/>
    <w:basedOn w:val="ListParagraph"/>
    <w:link w:val="TightLIstChar"/>
    <w:qFormat/>
    <w:rsid w:val="00904A7F"/>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904A7F"/>
    <w:rPr>
      <w:rFonts w:ascii="Graphik" w:eastAsia="Cambria" w:hAnsi="Graphik" w:cs="Times New Roman"/>
      <w:sz w:val="20"/>
      <w:lang w:val="en-US"/>
      <w14:ligatures w14:val="standardContextual"/>
    </w:rPr>
  </w:style>
  <w:style w:type="paragraph" w:customStyle="1" w:styleId="TightLeftAligned">
    <w:name w:val="Tight_Left_Aligned"/>
    <w:basedOn w:val="Normal"/>
    <w:link w:val="TightLeftAlignedChar"/>
    <w:qFormat/>
    <w:rsid w:val="00904A7F"/>
    <w:pPr>
      <w:spacing w:before="100" w:beforeAutospacing="1" w:after="0"/>
      <w:jc w:val="left"/>
    </w:pPr>
  </w:style>
  <w:style w:type="character" w:customStyle="1" w:styleId="TightLeftAlignedChar">
    <w:name w:val="Tight_Left_Aligned Char"/>
    <w:basedOn w:val="DefaultParagraphFont"/>
    <w:link w:val="TightLeftAligned"/>
    <w:rsid w:val="00904A7F"/>
    <w:rPr>
      <w:rFonts w:ascii="Graphik" w:eastAsiaTheme="minorHAnsi" w:hAnsi="Graphik" w:cstheme="minorBidi"/>
      <w:sz w:val="20"/>
      <w:lang w:val="en-US"/>
      <w14:ligatures w14:val="standardContextual"/>
    </w:rPr>
  </w:style>
  <w:style w:type="paragraph" w:customStyle="1" w:styleId="TableHeader">
    <w:name w:val="Table_Header"/>
    <w:basedOn w:val="Normal"/>
    <w:link w:val="TableHeaderChar"/>
    <w:qFormat/>
    <w:rsid w:val="00904A7F"/>
    <w:pPr>
      <w:spacing w:before="100" w:beforeAutospacing="1" w:after="0"/>
    </w:pPr>
    <w:rPr>
      <w:b/>
      <w:bCs/>
    </w:rPr>
  </w:style>
  <w:style w:type="character" w:customStyle="1" w:styleId="TableHeaderChar">
    <w:name w:val="Table_Header Char"/>
    <w:basedOn w:val="DefaultParagraphFont"/>
    <w:link w:val="TableHeader"/>
    <w:rsid w:val="00904A7F"/>
    <w:rPr>
      <w:rFonts w:ascii="Graphik" w:eastAsiaTheme="minorHAnsi" w:hAnsi="Graphik" w:cstheme="minorBidi"/>
      <w:b/>
      <w:bCs/>
      <w:sz w:val="20"/>
      <w:lang w:val="en-US"/>
      <w14:ligatures w14:val="standardContextual"/>
    </w:rPr>
  </w:style>
  <w:style w:type="paragraph" w:styleId="TOC4">
    <w:name w:val="toc 4"/>
    <w:basedOn w:val="Normal"/>
    <w:next w:val="Normal"/>
    <w:autoRedefine/>
    <w:uiPriority w:val="39"/>
    <w:unhideWhenUsed/>
    <w:rsid w:val="00D10C31"/>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D10C31"/>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D10C31"/>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D10C31"/>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D10C31"/>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D10C31"/>
    <w:pPr>
      <w:spacing w:after="100" w:line="278" w:lineRule="auto"/>
      <w:ind w:left="1920"/>
      <w:jc w:val="left"/>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692">
      <w:bodyDiv w:val="1"/>
      <w:marLeft w:val="0"/>
      <w:marRight w:val="0"/>
      <w:marTop w:val="0"/>
      <w:marBottom w:val="0"/>
      <w:divBdr>
        <w:top w:val="none" w:sz="0" w:space="0" w:color="auto"/>
        <w:left w:val="none" w:sz="0" w:space="0" w:color="auto"/>
        <w:bottom w:val="none" w:sz="0" w:space="0" w:color="auto"/>
        <w:right w:val="none" w:sz="0" w:space="0" w:color="auto"/>
      </w:divBdr>
    </w:div>
    <w:div w:id="58291360">
      <w:bodyDiv w:val="1"/>
      <w:marLeft w:val="0"/>
      <w:marRight w:val="0"/>
      <w:marTop w:val="0"/>
      <w:marBottom w:val="0"/>
      <w:divBdr>
        <w:top w:val="none" w:sz="0" w:space="0" w:color="auto"/>
        <w:left w:val="none" w:sz="0" w:space="0" w:color="auto"/>
        <w:bottom w:val="none" w:sz="0" w:space="0" w:color="auto"/>
        <w:right w:val="none" w:sz="0" w:space="0" w:color="auto"/>
      </w:divBdr>
    </w:div>
    <w:div w:id="59179937">
      <w:bodyDiv w:val="1"/>
      <w:marLeft w:val="0"/>
      <w:marRight w:val="0"/>
      <w:marTop w:val="0"/>
      <w:marBottom w:val="0"/>
      <w:divBdr>
        <w:top w:val="none" w:sz="0" w:space="0" w:color="auto"/>
        <w:left w:val="none" w:sz="0" w:space="0" w:color="auto"/>
        <w:bottom w:val="none" w:sz="0" w:space="0" w:color="auto"/>
        <w:right w:val="none" w:sz="0" w:space="0" w:color="auto"/>
      </w:divBdr>
    </w:div>
    <w:div w:id="66464853">
      <w:bodyDiv w:val="1"/>
      <w:marLeft w:val="0"/>
      <w:marRight w:val="0"/>
      <w:marTop w:val="0"/>
      <w:marBottom w:val="0"/>
      <w:divBdr>
        <w:top w:val="none" w:sz="0" w:space="0" w:color="auto"/>
        <w:left w:val="none" w:sz="0" w:space="0" w:color="auto"/>
        <w:bottom w:val="none" w:sz="0" w:space="0" w:color="auto"/>
        <w:right w:val="none" w:sz="0" w:space="0" w:color="auto"/>
      </w:divBdr>
    </w:div>
    <w:div w:id="99104055">
      <w:bodyDiv w:val="1"/>
      <w:marLeft w:val="0"/>
      <w:marRight w:val="0"/>
      <w:marTop w:val="0"/>
      <w:marBottom w:val="0"/>
      <w:divBdr>
        <w:top w:val="none" w:sz="0" w:space="0" w:color="auto"/>
        <w:left w:val="none" w:sz="0" w:space="0" w:color="auto"/>
        <w:bottom w:val="none" w:sz="0" w:space="0" w:color="auto"/>
        <w:right w:val="none" w:sz="0" w:space="0" w:color="auto"/>
      </w:divBdr>
    </w:div>
    <w:div w:id="112209070">
      <w:bodyDiv w:val="1"/>
      <w:marLeft w:val="0"/>
      <w:marRight w:val="0"/>
      <w:marTop w:val="0"/>
      <w:marBottom w:val="0"/>
      <w:divBdr>
        <w:top w:val="none" w:sz="0" w:space="0" w:color="auto"/>
        <w:left w:val="none" w:sz="0" w:space="0" w:color="auto"/>
        <w:bottom w:val="none" w:sz="0" w:space="0" w:color="auto"/>
        <w:right w:val="none" w:sz="0" w:space="0" w:color="auto"/>
      </w:divBdr>
    </w:div>
    <w:div w:id="161162797">
      <w:bodyDiv w:val="1"/>
      <w:marLeft w:val="0"/>
      <w:marRight w:val="0"/>
      <w:marTop w:val="0"/>
      <w:marBottom w:val="0"/>
      <w:divBdr>
        <w:top w:val="none" w:sz="0" w:space="0" w:color="auto"/>
        <w:left w:val="none" w:sz="0" w:space="0" w:color="auto"/>
        <w:bottom w:val="none" w:sz="0" w:space="0" w:color="auto"/>
        <w:right w:val="none" w:sz="0" w:space="0" w:color="auto"/>
      </w:divBdr>
    </w:div>
    <w:div w:id="173617801">
      <w:bodyDiv w:val="1"/>
      <w:marLeft w:val="0"/>
      <w:marRight w:val="0"/>
      <w:marTop w:val="0"/>
      <w:marBottom w:val="0"/>
      <w:divBdr>
        <w:top w:val="none" w:sz="0" w:space="0" w:color="auto"/>
        <w:left w:val="none" w:sz="0" w:space="0" w:color="auto"/>
        <w:bottom w:val="none" w:sz="0" w:space="0" w:color="auto"/>
        <w:right w:val="none" w:sz="0" w:space="0" w:color="auto"/>
      </w:divBdr>
    </w:div>
    <w:div w:id="182788977">
      <w:bodyDiv w:val="1"/>
      <w:marLeft w:val="0"/>
      <w:marRight w:val="0"/>
      <w:marTop w:val="0"/>
      <w:marBottom w:val="0"/>
      <w:divBdr>
        <w:top w:val="none" w:sz="0" w:space="0" w:color="auto"/>
        <w:left w:val="none" w:sz="0" w:space="0" w:color="auto"/>
        <w:bottom w:val="none" w:sz="0" w:space="0" w:color="auto"/>
        <w:right w:val="none" w:sz="0" w:space="0" w:color="auto"/>
      </w:divBdr>
      <w:divsChild>
        <w:div w:id="1160004366">
          <w:marLeft w:val="0"/>
          <w:marRight w:val="0"/>
          <w:marTop w:val="0"/>
          <w:marBottom w:val="0"/>
          <w:divBdr>
            <w:top w:val="none" w:sz="0" w:space="0" w:color="auto"/>
            <w:left w:val="none" w:sz="0" w:space="0" w:color="auto"/>
            <w:bottom w:val="none" w:sz="0" w:space="0" w:color="auto"/>
            <w:right w:val="none" w:sz="0" w:space="0" w:color="auto"/>
          </w:divBdr>
        </w:div>
      </w:divsChild>
    </w:div>
    <w:div w:id="192618092">
      <w:bodyDiv w:val="1"/>
      <w:marLeft w:val="0"/>
      <w:marRight w:val="0"/>
      <w:marTop w:val="0"/>
      <w:marBottom w:val="0"/>
      <w:divBdr>
        <w:top w:val="none" w:sz="0" w:space="0" w:color="auto"/>
        <w:left w:val="none" w:sz="0" w:space="0" w:color="auto"/>
        <w:bottom w:val="none" w:sz="0" w:space="0" w:color="auto"/>
        <w:right w:val="none" w:sz="0" w:space="0" w:color="auto"/>
      </w:divBdr>
    </w:div>
    <w:div w:id="195503427">
      <w:bodyDiv w:val="1"/>
      <w:marLeft w:val="0"/>
      <w:marRight w:val="0"/>
      <w:marTop w:val="0"/>
      <w:marBottom w:val="0"/>
      <w:divBdr>
        <w:top w:val="none" w:sz="0" w:space="0" w:color="auto"/>
        <w:left w:val="none" w:sz="0" w:space="0" w:color="auto"/>
        <w:bottom w:val="none" w:sz="0" w:space="0" w:color="auto"/>
        <w:right w:val="none" w:sz="0" w:space="0" w:color="auto"/>
      </w:divBdr>
    </w:div>
    <w:div w:id="217060238">
      <w:bodyDiv w:val="1"/>
      <w:marLeft w:val="0"/>
      <w:marRight w:val="0"/>
      <w:marTop w:val="0"/>
      <w:marBottom w:val="0"/>
      <w:divBdr>
        <w:top w:val="none" w:sz="0" w:space="0" w:color="auto"/>
        <w:left w:val="none" w:sz="0" w:space="0" w:color="auto"/>
        <w:bottom w:val="none" w:sz="0" w:space="0" w:color="auto"/>
        <w:right w:val="none" w:sz="0" w:space="0" w:color="auto"/>
      </w:divBdr>
    </w:div>
    <w:div w:id="228074691">
      <w:bodyDiv w:val="1"/>
      <w:marLeft w:val="0"/>
      <w:marRight w:val="0"/>
      <w:marTop w:val="0"/>
      <w:marBottom w:val="0"/>
      <w:divBdr>
        <w:top w:val="none" w:sz="0" w:space="0" w:color="auto"/>
        <w:left w:val="none" w:sz="0" w:space="0" w:color="auto"/>
        <w:bottom w:val="none" w:sz="0" w:space="0" w:color="auto"/>
        <w:right w:val="none" w:sz="0" w:space="0" w:color="auto"/>
      </w:divBdr>
    </w:div>
    <w:div w:id="229384445">
      <w:bodyDiv w:val="1"/>
      <w:marLeft w:val="0"/>
      <w:marRight w:val="0"/>
      <w:marTop w:val="0"/>
      <w:marBottom w:val="0"/>
      <w:divBdr>
        <w:top w:val="none" w:sz="0" w:space="0" w:color="auto"/>
        <w:left w:val="none" w:sz="0" w:space="0" w:color="auto"/>
        <w:bottom w:val="none" w:sz="0" w:space="0" w:color="auto"/>
        <w:right w:val="none" w:sz="0" w:space="0" w:color="auto"/>
      </w:divBdr>
    </w:div>
    <w:div w:id="229659065">
      <w:bodyDiv w:val="1"/>
      <w:marLeft w:val="0"/>
      <w:marRight w:val="0"/>
      <w:marTop w:val="0"/>
      <w:marBottom w:val="0"/>
      <w:divBdr>
        <w:top w:val="none" w:sz="0" w:space="0" w:color="auto"/>
        <w:left w:val="none" w:sz="0" w:space="0" w:color="auto"/>
        <w:bottom w:val="none" w:sz="0" w:space="0" w:color="auto"/>
        <w:right w:val="none" w:sz="0" w:space="0" w:color="auto"/>
      </w:divBdr>
    </w:div>
    <w:div w:id="251207664">
      <w:bodyDiv w:val="1"/>
      <w:marLeft w:val="0"/>
      <w:marRight w:val="0"/>
      <w:marTop w:val="0"/>
      <w:marBottom w:val="0"/>
      <w:divBdr>
        <w:top w:val="none" w:sz="0" w:space="0" w:color="auto"/>
        <w:left w:val="none" w:sz="0" w:space="0" w:color="auto"/>
        <w:bottom w:val="none" w:sz="0" w:space="0" w:color="auto"/>
        <w:right w:val="none" w:sz="0" w:space="0" w:color="auto"/>
      </w:divBdr>
    </w:div>
    <w:div w:id="266886228">
      <w:bodyDiv w:val="1"/>
      <w:marLeft w:val="0"/>
      <w:marRight w:val="0"/>
      <w:marTop w:val="0"/>
      <w:marBottom w:val="0"/>
      <w:divBdr>
        <w:top w:val="none" w:sz="0" w:space="0" w:color="auto"/>
        <w:left w:val="none" w:sz="0" w:space="0" w:color="auto"/>
        <w:bottom w:val="none" w:sz="0" w:space="0" w:color="auto"/>
        <w:right w:val="none" w:sz="0" w:space="0" w:color="auto"/>
      </w:divBdr>
    </w:div>
    <w:div w:id="293103433">
      <w:bodyDiv w:val="1"/>
      <w:marLeft w:val="0"/>
      <w:marRight w:val="0"/>
      <w:marTop w:val="0"/>
      <w:marBottom w:val="0"/>
      <w:divBdr>
        <w:top w:val="none" w:sz="0" w:space="0" w:color="auto"/>
        <w:left w:val="none" w:sz="0" w:space="0" w:color="auto"/>
        <w:bottom w:val="none" w:sz="0" w:space="0" w:color="auto"/>
        <w:right w:val="none" w:sz="0" w:space="0" w:color="auto"/>
      </w:divBdr>
    </w:div>
    <w:div w:id="297685876">
      <w:bodyDiv w:val="1"/>
      <w:marLeft w:val="0"/>
      <w:marRight w:val="0"/>
      <w:marTop w:val="0"/>
      <w:marBottom w:val="0"/>
      <w:divBdr>
        <w:top w:val="none" w:sz="0" w:space="0" w:color="auto"/>
        <w:left w:val="none" w:sz="0" w:space="0" w:color="auto"/>
        <w:bottom w:val="none" w:sz="0" w:space="0" w:color="auto"/>
        <w:right w:val="none" w:sz="0" w:space="0" w:color="auto"/>
      </w:divBdr>
    </w:div>
    <w:div w:id="311761643">
      <w:bodyDiv w:val="1"/>
      <w:marLeft w:val="0"/>
      <w:marRight w:val="0"/>
      <w:marTop w:val="0"/>
      <w:marBottom w:val="0"/>
      <w:divBdr>
        <w:top w:val="none" w:sz="0" w:space="0" w:color="auto"/>
        <w:left w:val="none" w:sz="0" w:space="0" w:color="auto"/>
        <w:bottom w:val="none" w:sz="0" w:space="0" w:color="auto"/>
        <w:right w:val="none" w:sz="0" w:space="0" w:color="auto"/>
      </w:divBdr>
    </w:div>
    <w:div w:id="343630570">
      <w:bodyDiv w:val="1"/>
      <w:marLeft w:val="0"/>
      <w:marRight w:val="0"/>
      <w:marTop w:val="0"/>
      <w:marBottom w:val="0"/>
      <w:divBdr>
        <w:top w:val="none" w:sz="0" w:space="0" w:color="auto"/>
        <w:left w:val="none" w:sz="0" w:space="0" w:color="auto"/>
        <w:bottom w:val="none" w:sz="0" w:space="0" w:color="auto"/>
        <w:right w:val="none" w:sz="0" w:space="0" w:color="auto"/>
      </w:divBdr>
    </w:div>
    <w:div w:id="353771244">
      <w:bodyDiv w:val="1"/>
      <w:marLeft w:val="0"/>
      <w:marRight w:val="0"/>
      <w:marTop w:val="0"/>
      <w:marBottom w:val="0"/>
      <w:divBdr>
        <w:top w:val="none" w:sz="0" w:space="0" w:color="auto"/>
        <w:left w:val="none" w:sz="0" w:space="0" w:color="auto"/>
        <w:bottom w:val="none" w:sz="0" w:space="0" w:color="auto"/>
        <w:right w:val="none" w:sz="0" w:space="0" w:color="auto"/>
      </w:divBdr>
    </w:div>
    <w:div w:id="362557658">
      <w:bodyDiv w:val="1"/>
      <w:marLeft w:val="0"/>
      <w:marRight w:val="0"/>
      <w:marTop w:val="0"/>
      <w:marBottom w:val="0"/>
      <w:divBdr>
        <w:top w:val="none" w:sz="0" w:space="0" w:color="auto"/>
        <w:left w:val="none" w:sz="0" w:space="0" w:color="auto"/>
        <w:bottom w:val="none" w:sz="0" w:space="0" w:color="auto"/>
        <w:right w:val="none" w:sz="0" w:space="0" w:color="auto"/>
      </w:divBdr>
    </w:div>
    <w:div w:id="363294036">
      <w:bodyDiv w:val="1"/>
      <w:marLeft w:val="0"/>
      <w:marRight w:val="0"/>
      <w:marTop w:val="0"/>
      <w:marBottom w:val="0"/>
      <w:divBdr>
        <w:top w:val="none" w:sz="0" w:space="0" w:color="auto"/>
        <w:left w:val="none" w:sz="0" w:space="0" w:color="auto"/>
        <w:bottom w:val="none" w:sz="0" w:space="0" w:color="auto"/>
        <w:right w:val="none" w:sz="0" w:space="0" w:color="auto"/>
      </w:divBdr>
    </w:div>
    <w:div w:id="455490862">
      <w:bodyDiv w:val="1"/>
      <w:marLeft w:val="0"/>
      <w:marRight w:val="0"/>
      <w:marTop w:val="0"/>
      <w:marBottom w:val="0"/>
      <w:divBdr>
        <w:top w:val="none" w:sz="0" w:space="0" w:color="auto"/>
        <w:left w:val="none" w:sz="0" w:space="0" w:color="auto"/>
        <w:bottom w:val="none" w:sz="0" w:space="0" w:color="auto"/>
        <w:right w:val="none" w:sz="0" w:space="0" w:color="auto"/>
      </w:divBdr>
    </w:div>
    <w:div w:id="470951697">
      <w:bodyDiv w:val="1"/>
      <w:marLeft w:val="0"/>
      <w:marRight w:val="0"/>
      <w:marTop w:val="0"/>
      <w:marBottom w:val="0"/>
      <w:divBdr>
        <w:top w:val="none" w:sz="0" w:space="0" w:color="auto"/>
        <w:left w:val="none" w:sz="0" w:space="0" w:color="auto"/>
        <w:bottom w:val="none" w:sz="0" w:space="0" w:color="auto"/>
        <w:right w:val="none" w:sz="0" w:space="0" w:color="auto"/>
      </w:divBdr>
    </w:div>
    <w:div w:id="474874641">
      <w:bodyDiv w:val="1"/>
      <w:marLeft w:val="0"/>
      <w:marRight w:val="0"/>
      <w:marTop w:val="0"/>
      <w:marBottom w:val="0"/>
      <w:divBdr>
        <w:top w:val="none" w:sz="0" w:space="0" w:color="auto"/>
        <w:left w:val="none" w:sz="0" w:space="0" w:color="auto"/>
        <w:bottom w:val="none" w:sz="0" w:space="0" w:color="auto"/>
        <w:right w:val="none" w:sz="0" w:space="0" w:color="auto"/>
      </w:divBdr>
    </w:div>
    <w:div w:id="509149579">
      <w:bodyDiv w:val="1"/>
      <w:marLeft w:val="0"/>
      <w:marRight w:val="0"/>
      <w:marTop w:val="0"/>
      <w:marBottom w:val="0"/>
      <w:divBdr>
        <w:top w:val="none" w:sz="0" w:space="0" w:color="auto"/>
        <w:left w:val="none" w:sz="0" w:space="0" w:color="auto"/>
        <w:bottom w:val="none" w:sz="0" w:space="0" w:color="auto"/>
        <w:right w:val="none" w:sz="0" w:space="0" w:color="auto"/>
      </w:divBdr>
    </w:div>
    <w:div w:id="530847529">
      <w:bodyDiv w:val="1"/>
      <w:marLeft w:val="0"/>
      <w:marRight w:val="0"/>
      <w:marTop w:val="0"/>
      <w:marBottom w:val="0"/>
      <w:divBdr>
        <w:top w:val="none" w:sz="0" w:space="0" w:color="auto"/>
        <w:left w:val="none" w:sz="0" w:space="0" w:color="auto"/>
        <w:bottom w:val="none" w:sz="0" w:space="0" w:color="auto"/>
        <w:right w:val="none" w:sz="0" w:space="0" w:color="auto"/>
      </w:divBdr>
    </w:div>
    <w:div w:id="606229933">
      <w:bodyDiv w:val="1"/>
      <w:marLeft w:val="0"/>
      <w:marRight w:val="0"/>
      <w:marTop w:val="0"/>
      <w:marBottom w:val="0"/>
      <w:divBdr>
        <w:top w:val="none" w:sz="0" w:space="0" w:color="auto"/>
        <w:left w:val="none" w:sz="0" w:space="0" w:color="auto"/>
        <w:bottom w:val="none" w:sz="0" w:space="0" w:color="auto"/>
        <w:right w:val="none" w:sz="0" w:space="0" w:color="auto"/>
      </w:divBdr>
    </w:div>
    <w:div w:id="615864926">
      <w:bodyDiv w:val="1"/>
      <w:marLeft w:val="0"/>
      <w:marRight w:val="0"/>
      <w:marTop w:val="0"/>
      <w:marBottom w:val="0"/>
      <w:divBdr>
        <w:top w:val="none" w:sz="0" w:space="0" w:color="auto"/>
        <w:left w:val="none" w:sz="0" w:space="0" w:color="auto"/>
        <w:bottom w:val="none" w:sz="0" w:space="0" w:color="auto"/>
        <w:right w:val="none" w:sz="0" w:space="0" w:color="auto"/>
      </w:divBdr>
      <w:divsChild>
        <w:div w:id="1072773912">
          <w:marLeft w:val="0"/>
          <w:marRight w:val="0"/>
          <w:marTop w:val="0"/>
          <w:marBottom w:val="0"/>
          <w:divBdr>
            <w:top w:val="none" w:sz="0" w:space="0" w:color="auto"/>
            <w:left w:val="none" w:sz="0" w:space="0" w:color="auto"/>
            <w:bottom w:val="none" w:sz="0" w:space="0" w:color="auto"/>
            <w:right w:val="none" w:sz="0" w:space="0" w:color="auto"/>
          </w:divBdr>
          <w:divsChild>
            <w:div w:id="7058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39226">
      <w:bodyDiv w:val="1"/>
      <w:marLeft w:val="0"/>
      <w:marRight w:val="0"/>
      <w:marTop w:val="0"/>
      <w:marBottom w:val="0"/>
      <w:divBdr>
        <w:top w:val="none" w:sz="0" w:space="0" w:color="auto"/>
        <w:left w:val="none" w:sz="0" w:space="0" w:color="auto"/>
        <w:bottom w:val="none" w:sz="0" w:space="0" w:color="auto"/>
        <w:right w:val="none" w:sz="0" w:space="0" w:color="auto"/>
      </w:divBdr>
    </w:div>
    <w:div w:id="660693891">
      <w:bodyDiv w:val="1"/>
      <w:marLeft w:val="0"/>
      <w:marRight w:val="0"/>
      <w:marTop w:val="0"/>
      <w:marBottom w:val="0"/>
      <w:divBdr>
        <w:top w:val="none" w:sz="0" w:space="0" w:color="auto"/>
        <w:left w:val="none" w:sz="0" w:space="0" w:color="auto"/>
        <w:bottom w:val="none" w:sz="0" w:space="0" w:color="auto"/>
        <w:right w:val="none" w:sz="0" w:space="0" w:color="auto"/>
      </w:divBdr>
    </w:div>
    <w:div w:id="702561923">
      <w:bodyDiv w:val="1"/>
      <w:marLeft w:val="0"/>
      <w:marRight w:val="0"/>
      <w:marTop w:val="0"/>
      <w:marBottom w:val="0"/>
      <w:divBdr>
        <w:top w:val="none" w:sz="0" w:space="0" w:color="auto"/>
        <w:left w:val="none" w:sz="0" w:space="0" w:color="auto"/>
        <w:bottom w:val="none" w:sz="0" w:space="0" w:color="auto"/>
        <w:right w:val="none" w:sz="0" w:space="0" w:color="auto"/>
      </w:divBdr>
    </w:div>
    <w:div w:id="717779807">
      <w:bodyDiv w:val="1"/>
      <w:marLeft w:val="0"/>
      <w:marRight w:val="0"/>
      <w:marTop w:val="0"/>
      <w:marBottom w:val="0"/>
      <w:divBdr>
        <w:top w:val="none" w:sz="0" w:space="0" w:color="auto"/>
        <w:left w:val="none" w:sz="0" w:space="0" w:color="auto"/>
        <w:bottom w:val="none" w:sz="0" w:space="0" w:color="auto"/>
        <w:right w:val="none" w:sz="0" w:space="0" w:color="auto"/>
      </w:divBdr>
    </w:div>
    <w:div w:id="741409522">
      <w:bodyDiv w:val="1"/>
      <w:marLeft w:val="0"/>
      <w:marRight w:val="0"/>
      <w:marTop w:val="0"/>
      <w:marBottom w:val="0"/>
      <w:divBdr>
        <w:top w:val="none" w:sz="0" w:space="0" w:color="auto"/>
        <w:left w:val="none" w:sz="0" w:space="0" w:color="auto"/>
        <w:bottom w:val="none" w:sz="0" w:space="0" w:color="auto"/>
        <w:right w:val="none" w:sz="0" w:space="0" w:color="auto"/>
      </w:divBdr>
    </w:div>
    <w:div w:id="774134314">
      <w:bodyDiv w:val="1"/>
      <w:marLeft w:val="0"/>
      <w:marRight w:val="0"/>
      <w:marTop w:val="0"/>
      <w:marBottom w:val="0"/>
      <w:divBdr>
        <w:top w:val="none" w:sz="0" w:space="0" w:color="auto"/>
        <w:left w:val="none" w:sz="0" w:space="0" w:color="auto"/>
        <w:bottom w:val="none" w:sz="0" w:space="0" w:color="auto"/>
        <w:right w:val="none" w:sz="0" w:space="0" w:color="auto"/>
      </w:divBdr>
    </w:div>
    <w:div w:id="781144231">
      <w:bodyDiv w:val="1"/>
      <w:marLeft w:val="0"/>
      <w:marRight w:val="0"/>
      <w:marTop w:val="0"/>
      <w:marBottom w:val="0"/>
      <w:divBdr>
        <w:top w:val="none" w:sz="0" w:space="0" w:color="auto"/>
        <w:left w:val="none" w:sz="0" w:space="0" w:color="auto"/>
        <w:bottom w:val="none" w:sz="0" w:space="0" w:color="auto"/>
        <w:right w:val="none" w:sz="0" w:space="0" w:color="auto"/>
      </w:divBdr>
    </w:div>
    <w:div w:id="791630249">
      <w:bodyDiv w:val="1"/>
      <w:marLeft w:val="0"/>
      <w:marRight w:val="0"/>
      <w:marTop w:val="0"/>
      <w:marBottom w:val="0"/>
      <w:divBdr>
        <w:top w:val="none" w:sz="0" w:space="0" w:color="auto"/>
        <w:left w:val="none" w:sz="0" w:space="0" w:color="auto"/>
        <w:bottom w:val="none" w:sz="0" w:space="0" w:color="auto"/>
        <w:right w:val="none" w:sz="0" w:space="0" w:color="auto"/>
      </w:divBdr>
    </w:div>
    <w:div w:id="820541267">
      <w:bodyDiv w:val="1"/>
      <w:marLeft w:val="0"/>
      <w:marRight w:val="0"/>
      <w:marTop w:val="0"/>
      <w:marBottom w:val="0"/>
      <w:divBdr>
        <w:top w:val="none" w:sz="0" w:space="0" w:color="auto"/>
        <w:left w:val="none" w:sz="0" w:space="0" w:color="auto"/>
        <w:bottom w:val="none" w:sz="0" w:space="0" w:color="auto"/>
        <w:right w:val="none" w:sz="0" w:space="0" w:color="auto"/>
      </w:divBdr>
    </w:div>
    <w:div w:id="838275403">
      <w:bodyDiv w:val="1"/>
      <w:marLeft w:val="0"/>
      <w:marRight w:val="0"/>
      <w:marTop w:val="0"/>
      <w:marBottom w:val="0"/>
      <w:divBdr>
        <w:top w:val="none" w:sz="0" w:space="0" w:color="auto"/>
        <w:left w:val="none" w:sz="0" w:space="0" w:color="auto"/>
        <w:bottom w:val="none" w:sz="0" w:space="0" w:color="auto"/>
        <w:right w:val="none" w:sz="0" w:space="0" w:color="auto"/>
      </w:divBdr>
    </w:div>
    <w:div w:id="870267383">
      <w:bodyDiv w:val="1"/>
      <w:marLeft w:val="0"/>
      <w:marRight w:val="0"/>
      <w:marTop w:val="0"/>
      <w:marBottom w:val="0"/>
      <w:divBdr>
        <w:top w:val="none" w:sz="0" w:space="0" w:color="auto"/>
        <w:left w:val="none" w:sz="0" w:space="0" w:color="auto"/>
        <w:bottom w:val="none" w:sz="0" w:space="0" w:color="auto"/>
        <w:right w:val="none" w:sz="0" w:space="0" w:color="auto"/>
      </w:divBdr>
    </w:div>
    <w:div w:id="882064047">
      <w:bodyDiv w:val="1"/>
      <w:marLeft w:val="0"/>
      <w:marRight w:val="0"/>
      <w:marTop w:val="0"/>
      <w:marBottom w:val="0"/>
      <w:divBdr>
        <w:top w:val="none" w:sz="0" w:space="0" w:color="auto"/>
        <w:left w:val="none" w:sz="0" w:space="0" w:color="auto"/>
        <w:bottom w:val="none" w:sz="0" w:space="0" w:color="auto"/>
        <w:right w:val="none" w:sz="0" w:space="0" w:color="auto"/>
      </w:divBdr>
    </w:div>
    <w:div w:id="901061729">
      <w:bodyDiv w:val="1"/>
      <w:marLeft w:val="0"/>
      <w:marRight w:val="0"/>
      <w:marTop w:val="0"/>
      <w:marBottom w:val="0"/>
      <w:divBdr>
        <w:top w:val="none" w:sz="0" w:space="0" w:color="auto"/>
        <w:left w:val="none" w:sz="0" w:space="0" w:color="auto"/>
        <w:bottom w:val="none" w:sz="0" w:space="0" w:color="auto"/>
        <w:right w:val="none" w:sz="0" w:space="0" w:color="auto"/>
      </w:divBdr>
    </w:div>
    <w:div w:id="936016744">
      <w:bodyDiv w:val="1"/>
      <w:marLeft w:val="0"/>
      <w:marRight w:val="0"/>
      <w:marTop w:val="0"/>
      <w:marBottom w:val="0"/>
      <w:divBdr>
        <w:top w:val="none" w:sz="0" w:space="0" w:color="auto"/>
        <w:left w:val="none" w:sz="0" w:space="0" w:color="auto"/>
        <w:bottom w:val="none" w:sz="0" w:space="0" w:color="auto"/>
        <w:right w:val="none" w:sz="0" w:space="0" w:color="auto"/>
      </w:divBdr>
    </w:div>
    <w:div w:id="957445403">
      <w:bodyDiv w:val="1"/>
      <w:marLeft w:val="0"/>
      <w:marRight w:val="0"/>
      <w:marTop w:val="0"/>
      <w:marBottom w:val="0"/>
      <w:divBdr>
        <w:top w:val="none" w:sz="0" w:space="0" w:color="auto"/>
        <w:left w:val="none" w:sz="0" w:space="0" w:color="auto"/>
        <w:bottom w:val="none" w:sz="0" w:space="0" w:color="auto"/>
        <w:right w:val="none" w:sz="0" w:space="0" w:color="auto"/>
      </w:divBdr>
    </w:div>
    <w:div w:id="993605231">
      <w:bodyDiv w:val="1"/>
      <w:marLeft w:val="0"/>
      <w:marRight w:val="0"/>
      <w:marTop w:val="0"/>
      <w:marBottom w:val="0"/>
      <w:divBdr>
        <w:top w:val="none" w:sz="0" w:space="0" w:color="auto"/>
        <w:left w:val="none" w:sz="0" w:space="0" w:color="auto"/>
        <w:bottom w:val="none" w:sz="0" w:space="0" w:color="auto"/>
        <w:right w:val="none" w:sz="0" w:space="0" w:color="auto"/>
      </w:divBdr>
    </w:div>
    <w:div w:id="1015307799">
      <w:bodyDiv w:val="1"/>
      <w:marLeft w:val="0"/>
      <w:marRight w:val="0"/>
      <w:marTop w:val="0"/>
      <w:marBottom w:val="0"/>
      <w:divBdr>
        <w:top w:val="none" w:sz="0" w:space="0" w:color="auto"/>
        <w:left w:val="none" w:sz="0" w:space="0" w:color="auto"/>
        <w:bottom w:val="none" w:sz="0" w:space="0" w:color="auto"/>
        <w:right w:val="none" w:sz="0" w:space="0" w:color="auto"/>
      </w:divBdr>
    </w:div>
    <w:div w:id="1055156880">
      <w:bodyDiv w:val="1"/>
      <w:marLeft w:val="0"/>
      <w:marRight w:val="0"/>
      <w:marTop w:val="0"/>
      <w:marBottom w:val="0"/>
      <w:divBdr>
        <w:top w:val="none" w:sz="0" w:space="0" w:color="auto"/>
        <w:left w:val="none" w:sz="0" w:space="0" w:color="auto"/>
        <w:bottom w:val="none" w:sz="0" w:space="0" w:color="auto"/>
        <w:right w:val="none" w:sz="0" w:space="0" w:color="auto"/>
      </w:divBdr>
    </w:div>
    <w:div w:id="1058549319">
      <w:bodyDiv w:val="1"/>
      <w:marLeft w:val="0"/>
      <w:marRight w:val="0"/>
      <w:marTop w:val="0"/>
      <w:marBottom w:val="0"/>
      <w:divBdr>
        <w:top w:val="none" w:sz="0" w:space="0" w:color="auto"/>
        <w:left w:val="none" w:sz="0" w:space="0" w:color="auto"/>
        <w:bottom w:val="none" w:sz="0" w:space="0" w:color="auto"/>
        <w:right w:val="none" w:sz="0" w:space="0" w:color="auto"/>
      </w:divBdr>
    </w:div>
    <w:div w:id="1098022518">
      <w:bodyDiv w:val="1"/>
      <w:marLeft w:val="0"/>
      <w:marRight w:val="0"/>
      <w:marTop w:val="0"/>
      <w:marBottom w:val="0"/>
      <w:divBdr>
        <w:top w:val="none" w:sz="0" w:space="0" w:color="auto"/>
        <w:left w:val="none" w:sz="0" w:space="0" w:color="auto"/>
        <w:bottom w:val="none" w:sz="0" w:space="0" w:color="auto"/>
        <w:right w:val="none" w:sz="0" w:space="0" w:color="auto"/>
      </w:divBdr>
    </w:div>
    <w:div w:id="1120565299">
      <w:bodyDiv w:val="1"/>
      <w:marLeft w:val="0"/>
      <w:marRight w:val="0"/>
      <w:marTop w:val="0"/>
      <w:marBottom w:val="0"/>
      <w:divBdr>
        <w:top w:val="none" w:sz="0" w:space="0" w:color="auto"/>
        <w:left w:val="none" w:sz="0" w:space="0" w:color="auto"/>
        <w:bottom w:val="none" w:sz="0" w:space="0" w:color="auto"/>
        <w:right w:val="none" w:sz="0" w:space="0" w:color="auto"/>
      </w:divBdr>
    </w:div>
    <w:div w:id="1131092839">
      <w:bodyDiv w:val="1"/>
      <w:marLeft w:val="0"/>
      <w:marRight w:val="0"/>
      <w:marTop w:val="0"/>
      <w:marBottom w:val="0"/>
      <w:divBdr>
        <w:top w:val="none" w:sz="0" w:space="0" w:color="auto"/>
        <w:left w:val="none" w:sz="0" w:space="0" w:color="auto"/>
        <w:bottom w:val="none" w:sz="0" w:space="0" w:color="auto"/>
        <w:right w:val="none" w:sz="0" w:space="0" w:color="auto"/>
      </w:divBdr>
    </w:div>
    <w:div w:id="1135102264">
      <w:bodyDiv w:val="1"/>
      <w:marLeft w:val="0"/>
      <w:marRight w:val="0"/>
      <w:marTop w:val="0"/>
      <w:marBottom w:val="0"/>
      <w:divBdr>
        <w:top w:val="none" w:sz="0" w:space="0" w:color="auto"/>
        <w:left w:val="none" w:sz="0" w:space="0" w:color="auto"/>
        <w:bottom w:val="none" w:sz="0" w:space="0" w:color="auto"/>
        <w:right w:val="none" w:sz="0" w:space="0" w:color="auto"/>
      </w:divBdr>
    </w:div>
    <w:div w:id="1136533869">
      <w:bodyDiv w:val="1"/>
      <w:marLeft w:val="0"/>
      <w:marRight w:val="0"/>
      <w:marTop w:val="0"/>
      <w:marBottom w:val="0"/>
      <w:divBdr>
        <w:top w:val="none" w:sz="0" w:space="0" w:color="auto"/>
        <w:left w:val="none" w:sz="0" w:space="0" w:color="auto"/>
        <w:bottom w:val="none" w:sz="0" w:space="0" w:color="auto"/>
        <w:right w:val="none" w:sz="0" w:space="0" w:color="auto"/>
      </w:divBdr>
    </w:div>
    <w:div w:id="1148546231">
      <w:bodyDiv w:val="1"/>
      <w:marLeft w:val="0"/>
      <w:marRight w:val="0"/>
      <w:marTop w:val="0"/>
      <w:marBottom w:val="0"/>
      <w:divBdr>
        <w:top w:val="none" w:sz="0" w:space="0" w:color="auto"/>
        <w:left w:val="none" w:sz="0" w:space="0" w:color="auto"/>
        <w:bottom w:val="none" w:sz="0" w:space="0" w:color="auto"/>
        <w:right w:val="none" w:sz="0" w:space="0" w:color="auto"/>
      </w:divBdr>
    </w:div>
    <w:div w:id="1150682062">
      <w:bodyDiv w:val="1"/>
      <w:marLeft w:val="0"/>
      <w:marRight w:val="0"/>
      <w:marTop w:val="0"/>
      <w:marBottom w:val="0"/>
      <w:divBdr>
        <w:top w:val="none" w:sz="0" w:space="0" w:color="auto"/>
        <w:left w:val="none" w:sz="0" w:space="0" w:color="auto"/>
        <w:bottom w:val="none" w:sz="0" w:space="0" w:color="auto"/>
        <w:right w:val="none" w:sz="0" w:space="0" w:color="auto"/>
      </w:divBdr>
    </w:div>
    <w:div w:id="1157378902">
      <w:bodyDiv w:val="1"/>
      <w:marLeft w:val="0"/>
      <w:marRight w:val="0"/>
      <w:marTop w:val="0"/>
      <w:marBottom w:val="0"/>
      <w:divBdr>
        <w:top w:val="none" w:sz="0" w:space="0" w:color="auto"/>
        <w:left w:val="none" w:sz="0" w:space="0" w:color="auto"/>
        <w:bottom w:val="none" w:sz="0" w:space="0" w:color="auto"/>
        <w:right w:val="none" w:sz="0" w:space="0" w:color="auto"/>
      </w:divBdr>
    </w:div>
    <w:div w:id="1168329404">
      <w:bodyDiv w:val="1"/>
      <w:marLeft w:val="0"/>
      <w:marRight w:val="0"/>
      <w:marTop w:val="0"/>
      <w:marBottom w:val="0"/>
      <w:divBdr>
        <w:top w:val="none" w:sz="0" w:space="0" w:color="auto"/>
        <w:left w:val="none" w:sz="0" w:space="0" w:color="auto"/>
        <w:bottom w:val="none" w:sz="0" w:space="0" w:color="auto"/>
        <w:right w:val="none" w:sz="0" w:space="0" w:color="auto"/>
      </w:divBdr>
    </w:div>
    <w:div w:id="1188645039">
      <w:bodyDiv w:val="1"/>
      <w:marLeft w:val="0"/>
      <w:marRight w:val="0"/>
      <w:marTop w:val="0"/>
      <w:marBottom w:val="0"/>
      <w:divBdr>
        <w:top w:val="none" w:sz="0" w:space="0" w:color="auto"/>
        <w:left w:val="none" w:sz="0" w:space="0" w:color="auto"/>
        <w:bottom w:val="none" w:sz="0" w:space="0" w:color="auto"/>
        <w:right w:val="none" w:sz="0" w:space="0" w:color="auto"/>
      </w:divBdr>
    </w:div>
    <w:div w:id="1246915534">
      <w:bodyDiv w:val="1"/>
      <w:marLeft w:val="0"/>
      <w:marRight w:val="0"/>
      <w:marTop w:val="0"/>
      <w:marBottom w:val="0"/>
      <w:divBdr>
        <w:top w:val="none" w:sz="0" w:space="0" w:color="auto"/>
        <w:left w:val="none" w:sz="0" w:space="0" w:color="auto"/>
        <w:bottom w:val="none" w:sz="0" w:space="0" w:color="auto"/>
        <w:right w:val="none" w:sz="0" w:space="0" w:color="auto"/>
      </w:divBdr>
    </w:div>
    <w:div w:id="1260523806">
      <w:bodyDiv w:val="1"/>
      <w:marLeft w:val="0"/>
      <w:marRight w:val="0"/>
      <w:marTop w:val="0"/>
      <w:marBottom w:val="0"/>
      <w:divBdr>
        <w:top w:val="none" w:sz="0" w:space="0" w:color="auto"/>
        <w:left w:val="none" w:sz="0" w:space="0" w:color="auto"/>
        <w:bottom w:val="none" w:sz="0" w:space="0" w:color="auto"/>
        <w:right w:val="none" w:sz="0" w:space="0" w:color="auto"/>
      </w:divBdr>
    </w:div>
    <w:div w:id="1282684953">
      <w:bodyDiv w:val="1"/>
      <w:marLeft w:val="0"/>
      <w:marRight w:val="0"/>
      <w:marTop w:val="0"/>
      <w:marBottom w:val="0"/>
      <w:divBdr>
        <w:top w:val="none" w:sz="0" w:space="0" w:color="auto"/>
        <w:left w:val="none" w:sz="0" w:space="0" w:color="auto"/>
        <w:bottom w:val="none" w:sz="0" w:space="0" w:color="auto"/>
        <w:right w:val="none" w:sz="0" w:space="0" w:color="auto"/>
      </w:divBdr>
    </w:div>
    <w:div w:id="1312366222">
      <w:bodyDiv w:val="1"/>
      <w:marLeft w:val="0"/>
      <w:marRight w:val="0"/>
      <w:marTop w:val="0"/>
      <w:marBottom w:val="0"/>
      <w:divBdr>
        <w:top w:val="none" w:sz="0" w:space="0" w:color="auto"/>
        <w:left w:val="none" w:sz="0" w:space="0" w:color="auto"/>
        <w:bottom w:val="none" w:sz="0" w:space="0" w:color="auto"/>
        <w:right w:val="none" w:sz="0" w:space="0" w:color="auto"/>
      </w:divBdr>
    </w:div>
    <w:div w:id="1339692532">
      <w:bodyDiv w:val="1"/>
      <w:marLeft w:val="0"/>
      <w:marRight w:val="0"/>
      <w:marTop w:val="0"/>
      <w:marBottom w:val="0"/>
      <w:divBdr>
        <w:top w:val="none" w:sz="0" w:space="0" w:color="auto"/>
        <w:left w:val="none" w:sz="0" w:space="0" w:color="auto"/>
        <w:bottom w:val="none" w:sz="0" w:space="0" w:color="auto"/>
        <w:right w:val="none" w:sz="0" w:space="0" w:color="auto"/>
      </w:divBdr>
    </w:div>
    <w:div w:id="1392539372">
      <w:bodyDiv w:val="1"/>
      <w:marLeft w:val="0"/>
      <w:marRight w:val="0"/>
      <w:marTop w:val="0"/>
      <w:marBottom w:val="0"/>
      <w:divBdr>
        <w:top w:val="none" w:sz="0" w:space="0" w:color="auto"/>
        <w:left w:val="none" w:sz="0" w:space="0" w:color="auto"/>
        <w:bottom w:val="none" w:sz="0" w:space="0" w:color="auto"/>
        <w:right w:val="none" w:sz="0" w:space="0" w:color="auto"/>
      </w:divBdr>
    </w:div>
    <w:div w:id="1417946223">
      <w:bodyDiv w:val="1"/>
      <w:marLeft w:val="0"/>
      <w:marRight w:val="0"/>
      <w:marTop w:val="0"/>
      <w:marBottom w:val="0"/>
      <w:divBdr>
        <w:top w:val="none" w:sz="0" w:space="0" w:color="auto"/>
        <w:left w:val="none" w:sz="0" w:space="0" w:color="auto"/>
        <w:bottom w:val="none" w:sz="0" w:space="0" w:color="auto"/>
        <w:right w:val="none" w:sz="0" w:space="0" w:color="auto"/>
      </w:divBdr>
    </w:div>
    <w:div w:id="1420562078">
      <w:bodyDiv w:val="1"/>
      <w:marLeft w:val="0"/>
      <w:marRight w:val="0"/>
      <w:marTop w:val="0"/>
      <w:marBottom w:val="0"/>
      <w:divBdr>
        <w:top w:val="none" w:sz="0" w:space="0" w:color="auto"/>
        <w:left w:val="none" w:sz="0" w:space="0" w:color="auto"/>
        <w:bottom w:val="none" w:sz="0" w:space="0" w:color="auto"/>
        <w:right w:val="none" w:sz="0" w:space="0" w:color="auto"/>
      </w:divBdr>
      <w:divsChild>
        <w:div w:id="865289033">
          <w:marLeft w:val="0"/>
          <w:marRight w:val="0"/>
          <w:marTop w:val="0"/>
          <w:marBottom w:val="0"/>
          <w:divBdr>
            <w:top w:val="none" w:sz="0" w:space="0" w:color="auto"/>
            <w:left w:val="none" w:sz="0" w:space="0" w:color="auto"/>
            <w:bottom w:val="none" w:sz="0" w:space="0" w:color="auto"/>
            <w:right w:val="none" w:sz="0" w:space="0" w:color="auto"/>
          </w:divBdr>
        </w:div>
      </w:divsChild>
    </w:div>
    <w:div w:id="1478766423">
      <w:bodyDiv w:val="1"/>
      <w:marLeft w:val="0"/>
      <w:marRight w:val="0"/>
      <w:marTop w:val="0"/>
      <w:marBottom w:val="0"/>
      <w:divBdr>
        <w:top w:val="none" w:sz="0" w:space="0" w:color="auto"/>
        <w:left w:val="none" w:sz="0" w:space="0" w:color="auto"/>
        <w:bottom w:val="none" w:sz="0" w:space="0" w:color="auto"/>
        <w:right w:val="none" w:sz="0" w:space="0" w:color="auto"/>
      </w:divBdr>
    </w:div>
    <w:div w:id="1485196040">
      <w:bodyDiv w:val="1"/>
      <w:marLeft w:val="0"/>
      <w:marRight w:val="0"/>
      <w:marTop w:val="0"/>
      <w:marBottom w:val="0"/>
      <w:divBdr>
        <w:top w:val="none" w:sz="0" w:space="0" w:color="auto"/>
        <w:left w:val="none" w:sz="0" w:space="0" w:color="auto"/>
        <w:bottom w:val="none" w:sz="0" w:space="0" w:color="auto"/>
        <w:right w:val="none" w:sz="0" w:space="0" w:color="auto"/>
      </w:divBdr>
    </w:div>
    <w:div w:id="1518931393">
      <w:bodyDiv w:val="1"/>
      <w:marLeft w:val="0"/>
      <w:marRight w:val="0"/>
      <w:marTop w:val="0"/>
      <w:marBottom w:val="0"/>
      <w:divBdr>
        <w:top w:val="none" w:sz="0" w:space="0" w:color="auto"/>
        <w:left w:val="none" w:sz="0" w:space="0" w:color="auto"/>
        <w:bottom w:val="none" w:sz="0" w:space="0" w:color="auto"/>
        <w:right w:val="none" w:sz="0" w:space="0" w:color="auto"/>
      </w:divBdr>
    </w:div>
    <w:div w:id="1572420413">
      <w:bodyDiv w:val="1"/>
      <w:marLeft w:val="0"/>
      <w:marRight w:val="0"/>
      <w:marTop w:val="0"/>
      <w:marBottom w:val="0"/>
      <w:divBdr>
        <w:top w:val="none" w:sz="0" w:space="0" w:color="auto"/>
        <w:left w:val="none" w:sz="0" w:space="0" w:color="auto"/>
        <w:bottom w:val="none" w:sz="0" w:space="0" w:color="auto"/>
        <w:right w:val="none" w:sz="0" w:space="0" w:color="auto"/>
      </w:divBdr>
    </w:div>
    <w:div w:id="1617328876">
      <w:bodyDiv w:val="1"/>
      <w:marLeft w:val="0"/>
      <w:marRight w:val="0"/>
      <w:marTop w:val="0"/>
      <w:marBottom w:val="0"/>
      <w:divBdr>
        <w:top w:val="none" w:sz="0" w:space="0" w:color="auto"/>
        <w:left w:val="none" w:sz="0" w:space="0" w:color="auto"/>
        <w:bottom w:val="none" w:sz="0" w:space="0" w:color="auto"/>
        <w:right w:val="none" w:sz="0" w:space="0" w:color="auto"/>
      </w:divBdr>
    </w:div>
    <w:div w:id="1647928672">
      <w:bodyDiv w:val="1"/>
      <w:marLeft w:val="0"/>
      <w:marRight w:val="0"/>
      <w:marTop w:val="0"/>
      <w:marBottom w:val="0"/>
      <w:divBdr>
        <w:top w:val="none" w:sz="0" w:space="0" w:color="auto"/>
        <w:left w:val="none" w:sz="0" w:space="0" w:color="auto"/>
        <w:bottom w:val="none" w:sz="0" w:space="0" w:color="auto"/>
        <w:right w:val="none" w:sz="0" w:space="0" w:color="auto"/>
      </w:divBdr>
    </w:div>
    <w:div w:id="1719893436">
      <w:bodyDiv w:val="1"/>
      <w:marLeft w:val="0"/>
      <w:marRight w:val="0"/>
      <w:marTop w:val="0"/>
      <w:marBottom w:val="0"/>
      <w:divBdr>
        <w:top w:val="none" w:sz="0" w:space="0" w:color="auto"/>
        <w:left w:val="none" w:sz="0" w:space="0" w:color="auto"/>
        <w:bottom w:val="none" w:sz="0" w:space="0" w:color="auto"/>
        <w:right w:val="none" w:sz="0" w:space="0" w:color="auto"/>
      </w:divBdr>
    </w:div>
    <w:div w:id="1742869119">
      <w:bodyDiv w:val="1"/>
      <w:marLeft w:val="0"/>
      <w:marRight w:val="0"/>
      <w:marTop w:val="0"/>
      <w:marBottom w:val="0"/>
      <w:divBdr>
        <w:top w:val="none" w:sz="0" w:space="0" w:color="auto"/>
        <w:left w:val="none" w:sz="0" w:space="0" w:color="auto"/>
        <w:bottom w:val="none" w:sz="0" w:space="0" w:color="auto"/>
        <w:right w:val="none" w:sz="0" w:space="0" w:color="auto"/>
      </w:divBdr>
    </w:div>
    <w:div w:id="1755856462">
      <w:bodyDiv w:val="1"/>
      <w:marLeft w:val="0"/>
      <w:marRight w:val="0"/>
      <w:marTop w:val="0"/>
      <w:marBottom w:val="0"/>
      <w:divBdr>
        <w:top w:val="none" w:sz="0" w:space="0" w:color="auto"/>
        <w:left w:val="none" w:sz="0" w:space="0" w:color="auto"/>
        <w:bottom w:val="none" w:sz="0" w:space="0" w:color="auto"/>
        <w:right w:val="none" w:sz="0" w:space="0" w:color="auto"/>
      </w:divBdr>
    </w:div>
    <w:div w:id="1841433558">
      <w:bodyDiv w:val="1"/>
      <w:marLeft w:val="0"/>
      <w:marRight w:val="0"/>
      <w:marTop w:val="0"/>
      <w:marBottom w:val="0"/>
      <w:divBdr>
        <w:top w:val="none" w:sz="0" w:space="0" w:color="auto"/>
        <w:left w:val="none" w:sz="0" w:space="0" w:color="auto"/>
        <w:bottom w:val="none" w:sz="0" w:space="0" w:color="auto"/>
        <w:right w:val="none" w:sz="0" w:space="0" w:color="auto"/>
      </w:divBdr>
    </w:div>
    <w:div w:id="1948391043">
      <w:bodyDiv w:val="1"/>
      <w:marLeft w:val="0"/>
      <w:marRight w:val="0"/>
      <w:marTop w:val="0"/>
      <w:marBottom w:val="0"/>
      <w:divBdr>
        <w:top w:val="none" w:sz="0" w:space="0" w:color="auto"/>
        <w:left w:val="none" w:sz="0" w:space="0" w:color="auto"/>
        <w:bottom w:val="none" w:sz="0" w:space="0" w:color="auto"/>
        <w:right w:val="none" w:sz="0" w:space="0" w:color="auto"/>
      </w:divBdr>
      <w:divsChild>
        <w:div w:id="698091333">
          <w:marLeft w:val="0"/>
          <w:marRight w:val="0"/>
          <w:marTop w:val="0"/>
          <w:marBottom w:val="0"/>
          <w:divBdr>
            <w:top w:val="none" w:sz="0" w:space="0" w:color="auto"/>
            <w:left w:val="none" w:sz="0" w:space="0" w:color="auto"/>
            <w:bottom w:val="none" w:sz="0" w:space="0" w:color="auto"/>
            <w:right w:val="none" w:sz="0" w:space="0" w:color="auto"/>
          </w:divBdr>
        </w:div>
      </w:divsChild>
    </w:div>
    <w:div w:id="2006785124">
      <w:bodyDiv w:val="1"/>
      <w:marLeft w:val="0"/>
      <w:marRight w:val="0"/>
      <w:marTop w:val="0"/>
      <w:marBottom w:val="0"/>
      <w:divBdr>
        <w:top w:val="none" w:sz="0" w:space="0" w:color="auto"/>
        <w:left w:val="none" w:sz="0" w:space="0" w:color="auto"/>
        <w:bottom w:val="none" w:sz="0" w:space="0" w:color="auto"/>
        <w:right w:val="none" w:sz="0" w:space="0" w:color="auto"/>
      </w:divBdr>
    </w:div>
    <w:div w:id="2018771860">
      <w:bodyDiv w:val="1"/>
      <w:marLeft w:val="0"/>
      <w:marRight w:val="0"/>
      <w:marTop w:val="0"/>
      <w:marBottom w:val="0"/>
      <w:divBdr>
        <w:top w:val="none" w:sz="0" w:space="0" w:color="auto"/>
        <w:left w:val="none" w:sz="0" w:space="0" w:color="auto"/>
        <w:bottom w:val="none" w:sz="0" w:space="0" w:color="auto"/>
        <w:right w:val="none" w:sz="0" w:space="0" w:color="auto"/>
      </w:divBdr>
      <w:divsChild>
        <w:div w:id="49228893">
          <w:marLeft w:val="0"/>
          <w:marRight w:val="0"/>
          <w:marTop w:val="0"/>
          <w:marBottom w:val="0"/>
          <w:divBdr>
            <w:top w:val="none" w:sz="0" w:space="0" w:color="auto"/>
            <w:left w:val="none" w:sz="0" w:space="0" w:color="auto"/>
            <w:bottom w:val="none" w:sz="0" w:space="0" w:color="auto"/>
            <w:right w:val="none" w:sz="0" w:space="0" w:color="auto"/>
          </w:divBdr>
        </w:div>
      </w:divsChild>
    </w:div>
    <w:div w:id="2046131109">
      <w:bodyDiv w:val="1"/>
      <w:marLeft w:val="0"/>
      <w:marRight w:val="0"/>
      <w:marTop w:val="0"/>
      <w:marBottom w:val="0"/>
      <w:divBdr>
        <w:top w:val="none" w:sz="0" w:space="0" w:color="auto"/>
        <w:left w:val="none" w:sz="0" w:space="0" w:color="auto"/>
        <w:bottom w:val="none" w:sz="0" w:space="0" w:color="auto"/>
        <w:right w:val="none" w:sz="0" w:space="0" w:color="auto"/>
      </w:divBdr>
    </w:div>
    <w:div w:id="2055038840">
      <w:bodyDiv w:val="1"/>
      <w:marLeft w:val="0"/>
      <w:marRight w:val="0"/>
      <w:marTop w:val="0"/>
      <w:marBottom w:val="0"/>
      <w:divBdr>
        <w:top w:val="none" w:sz="0" w:space="0" w:color="auto"/>
        <w:left w:val="none" w:sz="0" w:space="0" w:color="auto"/>
        <w:bottom w:val="none" w:sz="0" w:space="0" w:color="auto"/>
        <w:right w:val="none" w:sz="0" w:space="0" w:color="auto"/>
      </w:divBdr>
    </w:div>
    <w:div w:id="2063210771">
      <w:bodyDiv w:val="1"/>
      <w:marLeft w:val="0"/>
      <w:marRight w:val="0"/>
      <w:marTop w:val="0"/>
      <w:marBottom w:val="0"/>
      <w:divBdr>
        <w:top w:val="none" w:sz="0" w:space="0" w:color="auto"/>
        <w:left w:val="none" w:sz="0" w:space="0" w:color="auto"/>
        <w:bottom w:val="none" w:sz="0" w:space="0" w:color="auto"/>
        <w:right w:val="none" w:sz="0" w:space="0" w:color="auto"/>
      </w:divBdr>
    </w:div>
    <w:div w:id="2077969624">
      <w:bodyDiv w:val="1"/>
      <w:marLeft w:val="0"/>
      <w:marRight w:val="0"/>
      <w:marTop w:val="0"/>
      <w:marBottom w:val="0"/>
      <w:divBdr>
        <w:top w:val="none" w:sz="0" w:space="0" w:color="auto"/>
        <w:left w:val="none" w:sz="0" w:space="0" w:color="auto"/>
        <w:bottom w:val="none" w:sz="0" w:space="0" w:color="auto"/>
        <w:right w:val="none" w:sz="0" w:space="0" w:color="auto"/>
      </w:divBdr>
    </w:div>
    <w:div w:id="2131852364">
      <w:marLeft w:val="0"/>
      <w:marRight w:val="0"/>
      <w:marTop w:val="0"/>
      <w:marBottom w:val="0"/>
      <w:divBdr>
        <w:top w:val="none" w:sz="0" w:space="0" w:color="auto"/>
        <w:left w:val="none" w:sz="0" w:space="0" w:color="auto"/>
        <w:bottom w:val="none" w:sz="0" w:space="0" w:color="auto"/>
        <w:right w:val="none" w:sz="0" w:space="0" w:color="auto"/>
      </w:divBdr>
    </w:div>
    <w:div w:id="2131852365">
      <w:marLeft w:val="0"/>
      <w:marRight w:val="0"/>
      <w:marTop w:val="0"/>
      <w:marBottom w:val="0"/>
      <w:divBdr>
        <w:top w:val="none" w:sz="0" w:space="0" w:color="auto"/>
        <w:left w:val="none" w:sz="0" w:space="0" w:color="auto"/>
        <w:bottom w:val="none" w:sz="0" w:space="0" w:color="auto"/>
        <w:right w:val="none" w:sz="0" w:space="0" w:color="auto"/>
      </w:divBdr>
    </w:div>
    <w:div w:id="2131852366">
      <w:marLeft w:val="0"/>
      <w:marRight w:val="0"/>
      <w:marTop w:val="0"/>
      <w:marBottom w:val="0"/>
      <w:divBdr>
        <w:top w:val="none" w:sz="0" w:space="0" w:color="auto"/>
        <w:left w:val="none" w:sz="0" w:space="0" w:color="auto"/>
        <w:bottom w:val="none" w:sz="0" w:space="0" w:color="auto"/>
        <w:right w:val="none" w:sz="0" w:space="0" w:color="auto"/>
      </w:divBdr>
    </w:div>
    <w:div w:id="2131852367">
      <w:marLeft w:val="0"/>
      <w:marRight w:val="0"/>
      <w:marTop w:val="0"/>
      <w:marBottom w:val="0"/>
      <w:divBdr>
        <w:top w:val="none" w:sz="0" w:space="0" w:color="auto"/>
        <w:left w:val="none" w:sz="0" w:space="0" w:color="auto"/>
        <w:bottom w:val="none" w:sz="0" w:space="0" w:color="auto"/>
        <w:right w:val="none" w:sz="0" w:space="0" w:color="auto"/>
      </w:divBdr>
    </w:div>
    <w:div w:id="2131852368">
      <w:marLeft w:val="0"/>
      <w:marRight w:val="0"/>
      <w:marTop w:val="0"/>
      <w:marBottom w:val="0"/>
      <w:divBdr>
        <w:top w:val="none" w:sz="0" w:space="0" w:color="auto"/>
        <w:left w:val="none" w:sz="0" w:space="0" w:color="auto"/>
        <w:bottom w:val="none" w:sz="0" w:space="0" w:color="auto"/>
        <w:right w:val="none" w:sz="0" w:space="0" w:color="auto"/>
      </w:divBdr>
    </w:div>
    <w:div w:id="2131852369">
      <w:marLeft w:val="0"/>
      <w:marRight w:val="0"/>
      <w:marTop w:val="0"/>
      <w:marBottom w:val="0"/>
      <w:divBdr>
        <w:top w:val="none" w:sz="0" w:space="0" w:color="auto"/>
        <w:left w:val="none" w:sz="0" w:space="0" w:color="auto"/>
        <w:bottom w:val="none" w:sz="0" w:space="0" w:color="auto"/>
        <w:right w:val="none" w:sz="0" w:space="0" w:color="auto"/>
      </w:divBdr>
    </w:div>
    <w:div w:id="2131852371">
      <w:marLeft w:val="0"/>
      <w:marRight w:val="0"/>
      <w:marTop w:val="0"/>
      <w:marBottom w:val="0"/>
      <w:divBdr>
        <w:top w:val="none" w:sz="0" w:space="0" w:color="auto"/>
        <w:left w:val="none" w:sz="0" w:space="0" w:color="auto"/>
        <w:bottom w:val="none" w:sz="0" w:space="0" w:color="auto"/>
        <w:right w:val="none" w:sz="0" w:space="0" w:color="auto"/>
      </w:divBdr>
    </w:div>
    <w:div w:id="2131852372">
      <w:marLeft w:val="0"/>
      <w:marRight w:val="0"/>
      <w:marTop w:val="0"/>
      <w:marBottom w:val="0"/>
      <w:divBdr>
        <w:top w:val="none" w:sz="0" w:space="0" w:color="auto"/>
        <w:left w:val="none" w:sz="0" w:space="0" w:color="auto"/>
        <w:bottom w:val="none" w:sz="0" w:space="0" w:color="auto"/>
        <w:right w:val="none" w:sz="0" w:space="0" w:color="auto"/>
      </w:divBdr>
    </w:div>
    <w:div w:id="2131852373">
      <w:marLeft w:val="0"/>
      <w:marRight w:val="0"/>
      <w:marTop w:val="0"/>
      <w:marBottom w:val="0"/>
      <w:divBdr>
        <w:top w:val="none" w:sz="0" w:space="0" w:color="auto"/>
        <w:left w:val="none" w:sz="0" w:space="0" w:color="auto"/>
        <w:bottom w:val="none" w:sz="0" w:space="0" w:color="auto"/>
        <w:right w:val="none" w:sz="0" w:space="0" w:color="auto"/>
      </w:divBdr>
    </w:div>
    <w:div w:id="2131852374">
      <w:marLeft w:val="0"/>
      <w:marRight w:val="0"/>
      <w:marTop w:val="0"/>
      <w:marBottom w:val="0"/>
      <w:divBdr>
        <w:top w:val="none" w:sz="0" w:space="0" w:color="auto"/>
        <w:left w:val="none" w:sz="0" w:space="0" w:color="auto"/>
        <w:bottom w:val="none" w:sz="0" w:space="0" w:color="auto"/>
        <w:right w:val="none" w:sz="0" w:space="0" w:color="auto"/>
      </w:divBdr>
    </w:div>
    <w:div w:id="2131852375">
      <w:marLeft w:val="0"/>
      <w:marRight w:val="0"/>
      <w:marTop w:val="0"/>
      <w:marBottom w:val="0"/>
      <w:divBdr>
        <w:top w:val="none" w:sz="0" w:space="0" w:color="auto"/>
        <w:left w:val="none" w:sz="0" w:space="0" w:color="auto"/>
        <w:bottom w:val="none" w:sz="0" w:space="0" w:color="auto"/>
        <w:right w:val="none" w:sz="0" w:space="0" w:color="auto"/>
      </w:divBdr>
    </w:div>
    <w:div w:id="2131852377">
      <w:marLeft w:val="0"/>
      <w:marRight w:val="0"/>
      <w:marTop w:val="0"/>
      <w:marBottom w:val="0"/>
      <w:divBdr>
        <w:top w:val="none" w:sz="0" w:space="0" w:color="auto"/>
        <w:left w:val="none" w:sz="0" w:space="0" w:color="auto"/>
        <w:bottom w:val="none" w:sz="0" w:space="0" w:color="auto"/>
        <w:right w:val="none" w:sz="0" w:space="0" w:color="auto"/>
      </w:divBdr>
    </w:div>
    <w:div w:id="2131852378">
      <w:marLeft w:val="0"/>
      <w:marRight w:val="0"/>
      <w:marTop w:val="0"/>
      <w:marBottom w:val="0"/>
      <w:divBdr>
        <w:top w:val="none" w:sz="0" w:space="0" w:color="auto"/>
        <w:left w:val="none" w:sz="0" w:space="0" w:color="auto"/>
        <w:bottom w:val="none" w:sz="0" w:space="0" w:color="auto"/>
        <w:right w:val="none" w:sz="0" w:space="0" w:color="auto"/>
      </w:divBdr>
    </w:div>
    <w:div w:id="2131852380">
      <w:marLeft w:val="0"/>
      <w:marRight w:val="0"/>
      <w:marTop w:val="0"/>
      <w:marBottom w:val="0"/>
      <w:divBdr>
        <w:top w:val="none" w:sz="0" w:space="0" w:color="auto"/>
        <w:left w:val="none" w:sz="0" w:space="0" w:color="auto"/>
        <w:bottom w:val="none" w:sz="0" w:space="0" w:color="auto"/>
        <w:right w:val="none" w:sz="0" w:space="0" w:color="auto"/>
      </w:divBdr>
    </w:div>
    <w:div w:id="2131852383">
      <w:marLeft w:val="0"/>
      <w:marRight w:val="0"/>
      <w:marTop w:val="0"/>
      <w:marBottom w:val="0"/>
      <w:divBdr>
        <w:top w:val="none" w:sz="0" w:space="0" w:color="auto"/>
        <w:left w:val="none" w:sz="0" w:space="0" w:color="auto"/>
        <w:bottom w:val="none" w:sz="0" w:space="0" w:color="auto"/>
        <w:right w:val="none" w:sz="0" w:space="0" w:color="auto"/>
      </w:divBdr>
    </w:div>
    <w:div w:id="2131852384">
      <w:marLeft w:val="0"/>
      <w:marRight w:val="0"/>
      <w:marTop w:val="0"/>
      <w:marBottom w:val="0"/>
      <w:divBdr>
        <w:top w:val="none" w:sz="0" w:space="0" w:color="auto"/>
        <w:left w:val="none" w:sz="0" w:space="0" w:color="auto"/>
        <w:bottom w:val="none" w:sz="0" w:space="0" w:color="auto"/>
        <w:right w:val="none" w:sz="0" w:space="0" w:color="auto"/>
      </w:divBdr>
    </w:div>
    <w:div w:id="2131852385">
      <w:marLeft w:val="0"/>
      <w:marRight w:val="0"/>
      <w:marTop w:val="0"/>
      <w:marBottom w:val="0"/>
      <w:divBdr>
        <w:top w:val="none" w:sz="0" w:space="0" w:color="auto"/>
        <w:left w:val="none" w:sz="0" w:space="0" w:color="auto"/>
        <w:bottom w:val="none" w:sz="0" w:space="0" w:color="auto"/>
        <w:right w:val="none" w:sz="0" w:space="0" w:color="auto"/>
      </w:divBdr>
    </w:div>
    <w:div w:id="2131852386">
      <w:marLeft w:val="0"/>
      <w:marRight w:val="0"/>
      <w:marTop w:val="0"/>
      <w:marBottom w:val="0"/>
      <w:divBdr>
        <w:top w:val="none" w:sz="0" w:space="0" w:color="auto"/>
        <w:left w:val="none" w:sz="0" w:space="0" w:color="auto"/>
        <w:bottom w:val="none" w:sz="0" w:space="0" w:color="auto"/>
        <w:right w:val="none" w:sz="0" w:space="0" w:color="auto"/>
      </w:divBdr>
    </w:div>
    <w:div w:id="2131852387">
      <w:marLeft w:val="0"/>
      <w:marRight w:val="0"/>
      <w:marTop w:val="0"/>
      <w:marBottom w:val="0"/>
      <w:divBdr>
        <w:top w:val="none" w:sz="0" w:space="0" w:color="auto"/>
        <w:left w:val="none" w:sz="0" w:space="0" w:color="auto"/>
        <w:bottom w:val="none" w:sz="0" w:space="0" w:color="auto"/>
        <w:right w:val="none" w:sz="0" w:space="0" w:color="auto"/>
      </w:divBdr>
    </w:div>
    <w:div w:id="2131852388">
      <w:marLeft w:val="0"/>
      <w:marRight w:val="0"/>
      <w:marTop w:val="0"/>
      <w:marBottom w:val="0"/>
      <w:divBdr>
        <w:top w:val="none" w:sz="0" w:space="0" w:color="auto"/>
        <w:left w:val="none" w:sz="0" w:space="0" w:color="auto"/>
        <w:bottom w:val="none" w:sz="0" w:space="0" w:color="auto"/>
        <w:right w:val="none" w:sz="0" w:space="0" w:color="auto"/>
      </w:divBdr>
    </w:div>
    <w:div w:id="2131852389">
      <w:marLeft w:val="0"/>
      <w:marRight w:val="0"/>
      <w:marTop w:val="0"/>
      <w:marBottom w:val="0"/>
      <w:divBdr>
        <w:top w:val="none" w:sz="0" w:space="0" w:color="auto"/>
        <w:left w:val="none" w:sz="0" w:space="0" w:color="auto"/>
        <w:bottom w:val="none" w:sz="0" w:space="0" w:color="auto"/>
        <w:right w:val="none" w:sz="0" w:space="0" w:color="auto"/>
      </w:divBdr>
    </w:div>
    <w:div w:id="2131852390">
      <w:marLeft w:val="0"/>
      <w:marRight w:val="0"/>
      <w:marTop w:val="0"/>
      <w:marBottom w:val="0"/>
      <w:divBdr>
        <w:top w:val="none" w:sz="0" w:space="0" w:color="auto"/>
        <w:left w:val="none" w:sz="0" w:space="0" w:color="auto"/>
        <w:bottom w:val="none" w:sz="0" w:space="0" w:color="auto"/>
        <w:right w:val="none" w:sz="0" w:space="0" w:color="auto"/>
      </w:divBdr>
    </w:div>
    <w:div w:id="2131852391">
      <w:marLeft w:val="0"/>
      <w:marRight w:val="0"/>
      <w:marTop w:val="0"/>
      <w:marBottom w:val="0"/>
      <w:divBdr>
        <w:top w:val="none" w:sz="0" w:space="0" w:color="auto"/>
        <w:left w:val="none" w:sz="0" w:space="0" w:color="auto"/>
        <w:bottom w:val="none" w:sz="0" w:space="0" w:color="auto"/>
        <w:right w:val="none" w:sz="0" w:space="0" w:color="auto"/>
      </w:divBdr>
    </w:div>
    <w:div w:id="2131852392">
      <w:marLeft w:val="0"/>
      <w:marRight w:val="0"/>
      <w:marTop w:val="0"/>
      <w:marBottom w:val="0"/>
      <w:divBdr>
        <w:top w:val="none" w:sz="0" w:space="0" w:color="auto"/>
        <w:left w:val="none" w:sz="0" w:space="0" w:color="auto"/>
        <w:bottom w:val="none" w:sz="0" w:space="0" w:color="auto"/>
        <w:right w:val="none" w:sz="0" w:space="0" w:color="auto"/>
      </w:divBdr>
    </w:div>
    <w:div w:id="2131852393">
      <w:marLeft w:val="0"/>
      <w:marRight w:val="0"/>
      <w:marTop w:val="0"/>
      <w:marBottom w:val="0"/>
      <w:divBdr>
        <w:top w:val="none" w:sz="0" w:space="0" w:color="auto"/>
        <w:left w:val="none" w:sz="0" w:space="0" w:color="auto"/>
        <w:bottom w:val="none" w:sz="0" w:space="0" w:color="auto"/>
        <w:right w:val="none" w:sz="0" w:space="0" w:color="auto"/>
      </w:divBdr>
    </w:div>
    <w:div w:id="2131852394">
      <w:marLeft w:val="0"/>
      <w:marRight w:val="0"/>
      <w:marTop w:val="0"/>
      <w:marBottom w:val="0"/>
      <w:divBdr>
        <w:top w:val="none" w:sz="0" w:space="0" w:color="auto"/>
        <w:left w:val="none" w:sz="0" w:space="0" w:color="auto"/>
        <w:bottom w:val="none" w:sz="0" w:space="0" w:color="auto"/>
        <w:right w:val="none" w:sz="0" w:space="0" w:color="auto"/>
      </w:divBdr>
    </w:div>
    <w:div w:id="2131852395">
      <w:marLeft w:val="0"/>
      <w:marRight w:val="0"/>
      <w:marTop w:val="0"/>
      <w:marBottom w:val="0"/>
      <w:divBdr>
        <w:top w:val="none" w:sz="0" w:space="0" w:color="auto"/>
        <w:left w:val="none" w:sz="0" w:space="0" w:color="auto"/>
        <w:bottom w:val="none" w:sz="0" w:space="0" w:color="auto"/>
        <w:right w:val="none" w:sz="0" w:space="0" w:color="auto"/>
      </w:divBdr>
    </w:div>
    <w:div w:id="2131852396">
      <w:marLeft w:val="0"/>
      <w:marRight w:val="0"/>
      <w:marTop w:val="0"/>
      <w:marBottom w:val="0"/>
      <w:divBdr>
        <w:top w:val="none" w:sz="0" w:space="0" w:color="auto"/>
        <w:left w:val="none" w:sz="0" w:space="0" w:color="auto"/>
        <w:bottom w:val="none" w:sz="0" w:space="0" w:color="auto"/>
        <w:right w:val="none" w:sz="0" w:space="0" w:color="auto"/>
      </w:divBdr>
    </w:div>
    <w:div w:id="2131852397">
      <w:marLeft w:val="0"/>
      <w:marRight w:val="0"/>
      <w:marTop w:val="0"/>
      <w:marBottom w:val="0"/>
      <w:divBdr>
        <w:top w:val="none" w:sz="0" w:space="0" w:color="auto"/>
        <w:left w:val="none" w:sz="0" w:space="0" w:color="auto"/>
        <w:bottom w:val="none" w:sz="0" w:space="0" w:color="auto"/>
        <w:right w:val="none" w:sz="0" w:space="0" w:color="auto"/>
      </w:divBdr>
    </w:div>
    <w:div w:id="2131852398">
      <w:marLeft w:val="0"/>
      <w:marRight w:val="0"/>
      <w:marTop w:val="0"/>
      <w:marBottom w:val="0"/>
      <w:divBdr>
        <w:top w:val="none" w:sz="0" w:space="0" w:color="auto"/>
        <w:left w:val="none" w:sz="0" w:space="0" w:color="auto"/>
        <w:bottom w:val="none" w:sz="0" w:space="0" w:color="auto"/>
        <w:right w:val="none" w:sz="0" w:space="0" w:color="auto"/>
      </w:divBdr>
    </w:div>
    <w:div w:id="2131852399">
      <w:marLeft w:val="0"/>
      <w:marRight w:val="0"/>
      <w:marTop w:val="0"/>
      <w:marBottom w:val="0"/>
      <w:divBdr>
        <w:top w:val="none" w:sz="0" w:space="0" w:color="auto"/>
        <w:left w:val="none" w:sz="0" w:space="0" w:color="auto"/>
        <w:bottom w:val="none" w:sz="0" w:space="0" w:color="auto"/>
        <w:right w:val="none" w:sz="0" w:space="0" w:color="auto"/>
      </w:divBdr>
    </w:div>
    <w:div w:id="2131852400">
      <w:marLeft w:val="0"/>
      <w:marRight w:val="0"/>
      <w:marTop w:val="0"/>
      <w:marBottom w:val="0"/>
      <w:divBdr>
        <w:top w:val="none" w:sz="0" w:space="0" w:color="auto"/>
        <w:left w:val="none" w:sz="0" w:space="0" w:color="auto"/>
        <w:bottom w:val="none" w:sz="0" w:space="0" w:color="auto"/>
        <w:right w:val="none" w:sz="0" w:space="0" w:color="auto"/>
      </w:divBdr>
    </w:div>
    <w:div w:id="2131852402">
      <w:marLeft w:val="0"/>
      <w:marRight w:val="0"/>
      <w:marTop w:val="0"/>
      <w:marBottom w:val="0"/>
      <w:divBdr>
        <w:top w:val="none" w:sz="0" w:space="0" w:color="auto"/>
        <w:left w:val="none" w:sz="0" w:space="0" w:color="auto"/>
        <w:bottom w:val="none" w:sz="0" w:space="0" w:color="auto"/>
        <w:right w:val="none" w:sz="0" w:space="0" w:color="auto"/>
      </w:divBdr>
      <w:divsChild>
        <w:div w:id="2131852381">
          <w:marLeft w:val="0"/>
          <w:marRight w:val="240"/>
          <w:marTop w:val="15"/>
          <w:marBottom w:val="0"/>
          <w:divBdr>
            <w:top w:val="none" w:sz="0" w:space="0" w:color="auto"/>
            <w:left w:val="none" w:sz="0" w:space="0" w:color="auto"/>
            <w:bottom w:val="none" w:sz="0" w:space="0" w:color="auto"/>
            <w:right w:val="none" w:sz="0" w:space="0" w:color="auto"/>
          </w:divBdr>
        </w:div>
      </w:divsChild>
    </w:div>
    <w:div w:id="2131852403">
      <w:marLeft w:val="0"/>
      <w:marRight w:val="0"/>
      <w:marTop w:val="0"/>
      <w:marBottom w:val="0"/>
      <w:divBdr>
        <w:top w:val="none" w:sz="0" w:space="0" w:color="auto"/>
        <w:left w:val="none" w:sz="0" w:space="0" w:color="auto"/>
        <w:bottom w:val="none" w:sz="0" w:space="0" w:color="auto"/>
        <w:right w:val="none" w:sz="0" w:space="0" w:color="auto"/>
      </w:divBdr>
    </w:div>
    <w:div w:id="2131852404">
      <w:marLeft w:val="0"/>
      <w:marRight w:val="0"/>
      <w:marTop w:val="0"/>
      <w:marBottom w:val="0"/>
      <w:divBdr>
        <w:top w:val="none" w:sz="0" w:space="0" w:color="auto"/>
        <w:left w:val="none" w:sz="0" w:space="0" w:color="auto"/>
        <w:bottom w:val="none" w:sz="0" w:space="0" w:color="auto"/>
        <w:right w:val="none" w:sz="0" w:space="0" w:color="auto"/>
      </w:divBdr>
    </w:div>
    <w:div w:id="2131852405">
      <w:marLeft w:val="0"/>
      <w:marRight w:val="0"/>
      <w:marTop w:val="0"/>
      <w:marBottom w:val="0"/>
      <w:divBdr>
        <w:top w:val="none" w:sz="0" w:space="0" w:color="auto"/>
        <w:left w:val="none" w:sz="0" w:space="0" w:color="auto"/>
        <w:bottom w:val="none" w:sz="0" w:space="0" w:color="auto"/>
        <w:right w:val="none" w:sz="0" w:space="0" w:color="auto"/>
      </w:divBdr>
    </w:div>
    <w:div w:id="2131852407">
      <w:marLeft w:val="0"/>
      <w:marRight w:val="0"/>
      <w:marTop w:val="0"/>
      <w:marBottom w:val="0"/>
      <w:divBdr>
        <w:top w:val="none" w:sz="0" w:space="0" w:color="auto"/>
        <w:left w:val="none" w:sz="0" w:space="0" w:color="auto"/>
        <w:bottom w:val="none" w:sz="0" w:space="0" w:color="auto"/>
        <w:right w:val="none" w:sz="0" w:space="0" w:color="auto"/>
      </w:divBdr>
    </w:div>
    <w:div w:id="2131852408">
      <w:marLeft w:val="0"/>
      <w:marRight w:val="0"/>
      <w:marTop w:val="0"/>
      <w:marBottom w:val="0"/>
      <w:divBdr>
        <w:top w:val="none" w:sz="0" w:space="0" w:color="auto"/>
        <w:left w:val="none" w:sz="0" w:space="0" w:color="auto"/>
        <w:bottom w:val="none" w:sz="0" w:space="0" w:color="auto"/>
        <w:right w:val="none" w:sz="0" w:space="0" w:color="auto"/>
      </w:divBdr>
    </w:div>
    <w:div w:id="2131852409">
      <w:marLeft w:val="0"/>
      <w:marRight w:val="0"/>
      <w:marTop w:val="0"/>
      <w:marBottom w:val="0"/>
      <w:divBdr>
        <w:top w:val="none" w:sz="0" w:space="0" w:color="auto"/>
        <w:left w:val="none" w:sz="0" w:space="0" w:color="auto"/>
        <w:bottom w:val="none" w:sz="0" w:space="0" w:color="auto"/>
        <w:right w:val="none" w:sz="0" w:space="0" w:color="auto"/>
      </w:divBdr>
    </w:div>
    <w:div w:id="2131852410">
      <w:marLeft w:val="0"/>
      <w:marRight w:val="0"/>
      <w:marTop w:val="0"/>
      <w:marBottom w:val="0"/>
      <w:divBdr>
        <w:top w:val="none" w:sz="0" w:space="0" w:color="auto"/>
        <w:left w:val="none" w:sz="0" w:space="0" w:color="auto"/>
        <w:bottom w:val="none" w:sz="0" w:space="0" w:color="auto"/>
        <w:right w:val="none" w:sz="0" w:space="0" w:color="auto"/>
      </w:divBdr>
    </w:div>
    <w:div w:id="2131852412">
      <w:marLeft w:val="0"/>
      <w:marRight w:val="0"/>
      <w:marTop w:val="0"/>
      <w:marBottom w:val="0"/>
      <w:divBdr>
        <w:top w:val="none" w:sz="0" w:space="0" w:color="auto"/>
        <w:left w:val="none" w:sz="0" w:space="0" w:color="auto"/>
        <w:bottom w:val="none" w:sz="0" w:space="0" w:color="auto"/>
        <w:right w:val="none" w:sz="0" w:space="0" w:color="auto"/>
      </w:divBdr>
    </w:div>
    <w:div w:id="2131852413">
      <w:marLeft w:val="0"/>
      <w:marRight w:val="0"/>
      <w:marTop w:val="0"/>
      <w:marBottom w:val="0"/>
      <w:divBdr>
        <w:top w:val="none" w:sz="0" w:space="0" w:color="auto"/>
        <w:left w:val="none" w:sz="0" w:space="0" w:color="auto"/>
        <w:bottom w:val="none" w:sz="0" w:space="0" w:color="auto"/>
        <w:right w:val="none" w:sz="0" w:space="0" w:color="auto"/>
      </w:divBdr>
    </w:div>
    <w:div w:id="2131852414">
      <w:marLeft w:val="0"/>
      <w:marRight w:val="0"/>
      <w:marTop w:val="0"/>
      <w:marBottom w:val="0"/>
      <w:divBdr>
        <w:top w:val="none" w:sz="0" w:space="0" w:color="auto"/>
        <w:left w:val="none" w:sz="0" w:space="0" w:color="auto"/>
        <w:bottom w:val="none" w:sz="0" w:space="0" w:color="auto"/>
        <w:right w:val="none" w:sz="0" w:space="0" w:color="auto"/>
      </w:divBdr>
    </w:div>
    <w:div w:id="2131852415">
      <w:marLeft w:val="0"/>
      <w:marRight w:val="0"/>
      <w:marTop w:val="0"/>
      <w:marBottom w:val="0"/>
      <w:divBdr>
        <w:top w:val="none" w:sz="0" w:space="0" w:color="auto"/>
        <w:left w:val="none" w:sz="0" w:space="0" w:color="auto"/>
        <w:bottom w:val="none" w:sz="0" w:space="0" w:color="auto"/>
        <w:right w:val="none" w:sz="0" w:space="0" w:color="auto"/>
      </w:divBdr>
    </w:div>
    <w:div w:id="2131852416">
      <w:marLeft w:val="0"/>
      <w:marRight w:val="0"/>
      <w:marTop w:val="0"/>
      <w:marBottom w:val="0"/>
      <w:divBdr>
        <w:top w:val="none" w:sz="0" w:space="0" w:color="auto"/>
        <w:left w:val="none" w:sz="0" w:space="0" w:color="auto"/>
        <w:bottom w:val="none" w:sz="0" w:space="0" w:color="auto"/>
        <w:right w:val="none" w:sz="0" w:space="0" w:color="auto"/>
      </w:divBdr>
    </w:div>
    <w:div w:id="2131852418">
      <w:marLeft w:val="0"/>
      <w:marRight w:val="0"/>
      <w:marTop w:val="0"/>
      <w:marBottom w:val="0"/>
      <w:divBdr>
        <w:top w:val="none" w:sz="0" w:space="0" w:color="auto"/>
        <w:left w:val="none" w:sz="0" w:space="0" w:color="auto"/>
        <w:bottom w:val="none" w:sz="0" w:space="0" w:color="auto"/>
        <w:right w:val="none" w:sz="0" w:space="0" w:color="auto"/>
      </w:divBdr>
    </w:div>
    <w:div w:id="2131852419">
      <w:marLeft w:val="0"/>
      <w:marRight w:val="0"/>
      <w:marTop w:val="0"/>
      <w:marBottom w:val="0"/>
      <w:divBdr>
        <w:top w:val="none" w:sz="0" w:space="0" w:color="auto"/>
        <w:left w:val="none" w:sz="0" w:space="0" w:color="auto"/>
        <w:bottom w:val="none" w:sz="0" w:space="0" w:color="auto"/>
        <w:right w:val="none" w:sz="0" w:space="0" w:color="auto"/>
      </w:divBdr>
    </w:div>
    <w:div w:id="2131852420">
      <w:marLeft w:val="0"/>
      <w:marRight w:val="0"/>
      <w:marTop w:val="0"/>
      <w:marBottom w:val="0"/>
      <w:divBdr>
        <w:top w:val="none" w:sz="0" w:space="0" w:color="auto"/>
        <w:left w:val="none" w:sz="0" w:space="0" w:color="auto"/>
        <w:bottom w:val="none" w:sz="0" w:space="0" w:color="auto"/>
        <w:right w:val="none" w:sz="0" w:space="0" w:color="auto"/>
      </w:divBdr>
    </w:div>
    <w:div w:id="2131852421">
      <w:marLeft w:val="0"/>
      <w:marRight w:val="0"/>
      <w:marTop w:val="0"/>
      <w:marBottom w:val="0"/>
      <w:divBdr>
        <w:top w:val="none" w:sz="0" w:space="0" w:color="auto"/>
        <w:left w:val="none" w:sz="0" w:space="0" w:color="auto"/>
        <w:bottom w:val="none" w:sz="0" w:space="0" w:color="auto"/>
        <w:right w:val="none" w:sz="0" w:space="0" w:color="auto"/>
      </w:divBdr>
    </w:div>
    <w:div w:id="2131852422">
      <w:marLeft w:val="0"/>
      <w:marRight w:val="0"/>
      <w:marTop w:val="0"/>
      <w:marBottom w:val="0"/>
      <w:divBdr>
        <w:top w:val="none" w:sz="0" w:space="0" w:color="auto"/>
        <w:left w:val="none" w:sz="0" w:space="0" w:color="auto"/>
        <w:bottom w:val="none" w:sz="0" w:space="0" w:color="auto"/>
        <w:right w:val="none" w:sz="0" w:space="0" w:color="auto"/>
      </w:divBdr>
    </w:div>
    <w:div w:id="2131852423">
      <w:marLeft w:val="0"/>
      <w:marRight w:val="0"/>
      <w:marTop w:val="0"/>
      <w:marBottom w:val="0"/>
      <w:divBdr>
        <w:top w:val="none" w:sz="0" w:space="0" w:color="auto"/>
        <w:left w:val="none" w:sz="0" w:space="0" w:color="auto"/>
        <w:bottom w:val="none" w:sz="0" w:space="0" w:color="auto"/>
        <w:right w:val="none" w:sz="0" w:space="0" w:color="auto"/>
      </w:divBdr>
    </w:div>
    <w:div w:id="2131852424">
      <w:marLeft w:val="0"/>
      <w:marRight w:val="0"/>
      <w:marTop w:val="0"/>
      <w:marBottom w:val="0"/>
      <w:divBdr>
        <w:top w:val="none" w:sz="0" w:space="0" w:color="auto"/>
        <w:left w:val="none" w:sz="0" w:space="0" w:color="auto"/>
        <w:bottom w:val="none" w:sz="0" w:space="0" w:color="auto"/>
        <w:right w:val="none" w:sz="0" w:space="0" w:color="auto"/>
      </w:divBdr>
    </w:div>
    <w:div w:id="2131852425">
      <w:marLeft w:val="0"/>
      <w:marRight w:val="0"/>
      <w:marTop w:val="0"/>
      <w:marBottom w:val="0"/>
      <w:divBdr>
        <w:top w:val="none" w:sz="0" w:space="0" w:color="auto"/>
        <w:left w:val="none" w:sz="0" w:space="0" w:color="auto"/>
        <w:bottom w:val="none" w:sz="0" w:space="0" w:color="auto"/>
        <w:right w:val="none" w:sz="0" w:space="0" w:color="auto"/>
      </w:divBdr>
    </w:div>
    <w:div w:id="2131852426">
      <w:marLeft w:val="0"/>
      <w:marRight w:val="0"/>
      <w:marTop w:val="0"/>
      <w:marBottom w:val="0"/>
      <w:divBdr>
        <w:top w:val="none" w:sz="0" w:space="0" w:color="auto"/>
        <w:left w:val="none" w:sz="0" w:space="0" w:color="auto"/>
        <w:bottom w:val="none" w:sz="0" w:space="0" w:color="auto"/>
        <w:right w:val="none" w:sz="0" w:space="0" w:color="auto"/>
      </w:divBdr>
    </w:div>
    <w:div w:id="2131852427">
      <w:marLeft w:val="0"/>
      <w:marRight w:val="0"/>
      <w:marTop w:val="0"/>
      <w:marBottom w:val="0"/>
      <w:divBdr>
        <w:top w:val="none" w:sz="0" w:space="0" w:color="auto"/>
        <w:left w:val="none" w:sz="0" w:space="0" w:color="auto"/>
        <w:bottom w:val="none" w:sz="0" w:space="0" w:color="auto"/>
        <w:right w:val="none" w:sz="0" w:space="0" w:color="auto"/>
      </w:divBdr>
    </w:div>
    <w:div w:id="2131852428">
      <w:marLeft w:val="0"/>
      <w:marRight w:val="0"/>
      <w:marTop w:val="0"/>
      <w:marBottom w:val="0"/>
      <w:divBdr>
        <w:top w:val="none" w:sz="0" w:space="0" w:color="auto"/>
        <w:left w:val="none" w:sz="0" w:space="0" w:color="auto"/>
        <w:bottom w:val="none" w:sz="0" w:space="0" w:color="auto"/>
        <w:right w:val="none" w:sz="0" w:space="0" w:color="auto"/>
      </w:divBdr>
    </w:div>
    <w:div w:id="2131852429">
      <w:marLeft w:val="0"/>
      <w:marRight w:val="0"/>
      <w:marTop w:val="0"/>
      <w:marBottom w:val="0"/>
      <w:divBdr>
        <w:top w:val="none" w:sz="0" w:space="0" w:color="auto"/>
        <w:left w:val="none" w:sz="0" w:space="0" w:color="auto"/>
        <w:bottom w:val="none" w:sz="0" w:space="0" w:color="auto"/>
        <w:right w:val="none" w:sz="0" w:space="0" w:color="auto"/>
      </w:divBdr>
    </w:div>
    <w:div w:id="2131852430">
      <w:marLeft w:val="0"/>
      <w:marRight w:val="0"/>
      <w:marTop w:val="0"/>
      <w:marBottom w:val="0"/>
      <w:divBdr>
        <w:top w:val="none" w:sz="0" w:space="0" w:color="auto"/>
        <w:left w:val="none" w:sz="0" w:space="0" w:color="auto"/>
        <w:bottom w:val="none" w:sz="0" w:space="0" w:color="auto"/>
        <w:right w:val="none" w:sz="0" w:space="0" w:color="auto"/>
      </w:divBdr>
    </w:div>
    <w:div w:id="2131852431">
      <w:marLeft w:val="0"/>
      <w:marRight w:val="0"/>
      <w:marTop w:val="0"/>
      <w:marBottom w:val="0"/>
      <w:divBdr>
        <w:top w:val="none" w:sz="0" w:space="0" w:color="auto"/>
        <w:left w:val="none" w:sz="0" w:space="0" w:color="auto"/>
        <w:bottom w:val="none" w:sz="0" w:space="0" w:color="auto"/>
        <w:right w:val="none" w:sz="0" w:space="0" w:color="auto"/>
      </w:divBdr>
    </w:div>
    <w:div w:id="2131852432">
      <w:marLeft w:val="0"/>
      <w:marRight w:val="0"/>
      <w:marTop w:val="0"/>
      <w:marBottom w:val="0"/>
      <w:divBdr>
        <w:top w:val="none" w:sz="0" w:space="0" w:color="auto"/>
        <w:left w:val="none" w:sz="0" w:space="0" w:color="auto"/>
        <w:bottom w:val="none" w:sz="0" w:space="0" w:color="auto"/>
        <w:right w:val="none" w:sz="0" w:space="0" w:color="auto"/>
      </w:divBdr>
    </w:div>
    <w:div w:id="2131852433">
      <w:marLeft w:val="0"/>
      <w:marRight w:val="0"/>
      <w:marTop w:val="0"/>
      <w:marBottom w:val="0"/>
      <w:divBdr>
        <w:top w:val="none" w:sz="0" w:space="0" w:color="auto"/>
        <w:left w:val="none" w:sz="0" w:space="0" w:color="auto"/>
        <w:bottom w:val="none" w:sz="0" w:space="0" w:color="auto"/>
        <w:right w:val="none" w:sz="0" w:space="0" w:color="auto"/>
      </w:divBdr>
    </w:div>
    <w:div w:id="2131852434">
      <w:marLeft w:val="0"/>
      <w:marRight w:val="0"/>
      <w:marTop w:val="0"/>
      <w:marBottom w:val="0"/>
      <w:divBdr>
        <w:top w:val="none" w:sz="0" w:space="0" w:color="auto"/>
        <w:left w:val="none" w:sz="0" w:space="0" w:color="auto"/>
        <w:bottom w:val="none" w:sz="0" w:space="0" w:color="auto"/>
        <w:right w:val="none" w:sz="0" w:space="0" w:color="auto"/>
      </w:divBdr>
    </w:div>
    <w:div w:id="2131852435">
      <w:marLeft w:val="0"/>
      <w:marRight w:val="0"/>
      <w:marTop w:val="0"/>
      <w:marBottom w:val="0"/>
      <w:divBdr>
        <w:top w:val="none" w:sz="0" w:space="0" w:color="auto"/>
        <w:left w:val="none" w:sz="0" w:space="0" w:color="auto"/>
        <w:bottom w:val="none" w:sz="0" w:space="0" w:color="auto"/>
        <w:right w:val="none" w:sz="0" w:space="0" w:color="auto"/>
      </w:divBdr>
    </w:div>
    <w:div w:id="2131852436">
      <w:marLeft w:val="0"/>
      <w:marRight w:val="0"/>
      <w:marTop w:val="0"/>
      <w:marBottom w:val="0"/>
      <w:divBdr>
        <w:top w:val="none" w:sz="0" w:space="0" w:color="auto"/>
        <w:left w:val="none" w:sz="0" w:space="0" w:color="auto"/>
        <w:bottom w:val="none" w:sz="0" w:space="0" w:color="auto"/>
        <w:right w:val="none" w:sz="0" w:space="0" w:color="auto"/>
      </w:divBdr>
    </w:div>
    <w:div w:id="2131852437">
      <w:marLeft w:val="0"/>
      <w:marRight w:val="0"/>
      <w:marTop w:val="0"/>
      <w:marBottom w:val="0"/>
      <w:divBdr>
        <w:top w:val="none" w:sz="0" w:space="0" w:color="auto"/>
        <w:left w:val="none" w:sz="0" w:space="0" w:color="auto"/>
        <w:bottom w:val="none" w:sz="0" w:space="0" w:color="auto"/>
        <w:right w:val="none" w:sz="0" w:space="0" w:color="auto"/>
      </w:divBdr>
    </w:div>
    <w:div w:id="2131852438">
      <w:marLeft w:val="0"/>
      <w:marRight w:val="0"/>
      <w:marTop w:val="0"/>
      <w:marBottom w:val="0"/>
      <w:divBdr>
        <w:top w:val="none" w:sz="0" w:space="0" w:color="auto"/>
        <w:left w:val="none" w:sz="0" w:space="0" w:color="auto"/>
        <w:bottom w:val="none" w:sz="0" w:space="0" w:color="auto"/>
        <w:right w:val="none" w:sz="0" w:space="0" w:color="auto"/>
      </w:divBdr>
    </w:div>
    <w:div w:id="2131852439">
      <w:marLeft w:val="0"/>
      <w:marRight w:val="0"/>
      <w:marTop w:val="0"/>
      <w:marBottom w:val="0"/>
      <w:divBdr>
        <w:top w:val="none" w:sz="0" w:space="0" w:color="auto"/>
        <w:left w:val="none" w:sz="0" w:space="0" w:color="auto"/>
        <w:bottom w:val="none" w:sz="0" w:space="0" w:color="auto"/>
        <w:right w:val="none" w:sz="0" w:space="0" w:color="auto"/>
      </w:divBdr>
    </w:div>
    <w:div w:id="2131852440">
      <w:marLeft w:val="0"/>
      <w:marRight w:val="0"/>
      <w:marTop w:val="0"/>
      <w:marBottom w:val="0"/>
      <w:divBdr>
        <w:top w:val="none" w:sz="0" w:space="0" w:color="auto"/>
        <w:left w:val="none" w:sz="0" w:space="0" w:color="auto"/>
        <w:bottom w:val="none" w:sz="0" w:space="0" w:color="auto"/>
        <w:right w:val="none" w:sz="0" w:space="0" w:color="auto"/>
      </w:divBdr>
    </w:div>
    <w:div w:id="2131852441">
      <w:marLeft w:val="0"/>
      <w:marRight w:val="0"/>
      <w:marTop w:val="0"/>
      <w:marBottom w:val="0"/>
      <w:divBdr>
        <w:top w:val="none" w:sz="0" w:space="0" w:color="auto"/>
        <w:left w:val="none" w:sz="0" w:space="0" w:color="auto"/>
        <w:bottom w:val="none" w:sz="0" w:space="0" w:color="auto"/>
        <w:right w:val="none" w:sz="0" w:space="0" w:color="auto"/>
      </w:divBdr>
    </w:div>
    <w:div w:id="2131852442">
      <w:marLeft w:val="0"/>
      <w:marRight w:val="0"/>
      <w:marTop w:val="0"/>
      <w:marBottom w:val="0"/>
      <w:divBdr>
        <w:top w:val="none" w:sz="0" w:space="0" w:color="auto"/>
        <w:left w:val="none" w:sz="0" w:space="0" w:color="auto"/>
        <w:bottom w:val="none" w:sz="0" w:space="0" w:color="auto"/>
        <w:right w:val="none" w:sz="0" w:space="0" w:color="auto"/>
      </w:divBdr>
    </w:div>
    <w:div w:id="2131852443">
      <w:marLeft w:val="0"/>
      <w:marRight w:val="0"/>
      <w:marTop w:val="0"/>
      <w:marBottom w:val="0"/>
      <w:divBdr>
        <w:top w:val="none" w:sz="0" w:space="0" w:color="auto"/>
        <w:left w:val="none" w:sz="0" w:space="0" w:color="auto"/>
        <w:bottom w:val="none" w:sz="0" w:space="0" w:color="auto"/>
        <w:right w:val="none" w:sz="0" w:space="0" w:color="auto"/>
      </w:divBdr>
    </w:div>
    <w:div w:id="2131852444">
      <w:marLeft w:val="0"/>
      <w:marRight w:val="0"/>
      <w:marTop w:val="0"/>
      <w:marBottom w:val="0"/>
      <w:divBdr>
        <w:top w:val="none" w:sz="0" w:space="0" w:color="auto"/>
        <w:left w:val="none" w:sz="0" w:space="0" w:color="auto"/>
        <w:bottom w:val="none" w:sz="0" w:space="0" w:color="auto"/>
        <w:right w:val="none" w:sz="0" w:space="0" w:color="auto"/>
      </w:divBdr>
    </w:div>
    <w:div w:id="2131852445">
      <w:marLeft w:val="0"/>
      <w:marRight w:val="0"/>
      <w:marTop w:val="0"/>
      <w:marBottom w:val="0"/>
      <w:divBdr>
        <w:top w:val="none" w:sz="0" w:space="0" w:color="auto"/>
        <w:left w:val="none" w:sz="0" w:space="0" w:color="auto"/>
        <w:bottom w:val="none" w:sz="0" w:space="0" w:color="auto"/>
        <w:right w:val="none" w:sz="0" w:space="0" w:color="auto"/>
      </w:divBdr>
    </w:div>
    <w:div w:id="2131852446">
      <w:marLeft w:val="0"/>
      <w:marRight w:val="0"/>
      <w:marTop w:val="0"/>
      <w:marBottom w:val="0"/>
      <w:divBdr>
        <w:top w:val="none" w:sz="0" w:space="0" w:color="auto"/>
        <w:left w:val="none" w:sz="0" w:space="0" w:color="auto"/>
        <w:bottom w:val="none" w:sz="0" w:space="0" w:color="auto"/>
        <w:right w:val="none" w:sz="0" w:space="0" w:color="auto"/>
      </w:divBdr>
    </w:div>
    <w:div w:id="2131852447">
      <w:marLeft w:val="0"/>
      <w:marRight w:val="0"/>
      <w:marTop w:val="0"/>
      <w:marBottom w:val="0"/>
      <w:divBdr>
        <w:top w:val="none" w:sz="0" w:space="0" w:color="auto"/>
        <w:left w:val="none" w:sz="0" w:space="0" w:color="auto"/>
        <w:bottom w:val="none" w:sz="0" w:space="0" w:color="auto"/>
        <w:right w:val="none" w:sz="0" w:space="0" w:color="auto"/>
      </w:divBdr>
    </w:div>
    <w:div w:id="2131852448">
      <w:marLeft w:val="0"/>
      <w:marRight w:val="0"/>
      <w:marTop w:val="0"/>
      <w:marBottom w:val="0"/>
      <w:divBdr>
        <w:top w:val="none" w:sz="0" w:space="0" w:color="auto"/>
        <w:left w:val="none" w:sz="0" w:space="0" w:color="auto"/>
        <w:bottom w:val="none" w:sz="0" w:space="0" w:color="auto"/>
        <w:right w:val="none" w:sz="0" w:space="0" w:color="auto"/>
      </w:divBdr>
    </w:div>
    <w:div w:id="2131852449">
      <w:marLeft w:val="0"/>
      <w:marRight w:val="0"/>
      <w:marTop w:val="0"/>
      <w:marBottom w:val="0"/>
      <w:divBdr>
        <w:top w:val="none" w:sz="0" w:space="0" w:color="auto"/>
        <w:left w:val="none" w:sz="0" w:space="0" w:color="auto"/>
        <w:bottom w:val="none" w:sz="0" w:space="0" w:color="auto"/>
        <w:right w:val="none" w:sz="0" w:space="0" w:color="auto"/>
      </w:divBdr>
    </w:div>
    <w:div w:id="2131852450">
      <w:marLeft w:val="0"/>
      <w:marRight w:val="0"/>
      <w:marTop w:val="0"/>
      <w:marBottom w:val="0"/>
      <w:divBdr>
        <w:top w:val="none" w:sz="0" w:space="0" w:color="auto"/>
        <w:left w:val="none" w:sz="0" w:space="0" w:color="auto"/>
        <w:bottom w:val="none" w:sz="0" w:space="0" w:color="auto"/>
        <w:right w:val="none" w:sz="0" w:space="0" w:color="auto"/>
      </w:divBdr>
    </w:div>
    <w:div w:id="2131852451">
      <w:marLeft w:val="0"/>
      <w:marRight w:val="0"/>
      <w:marTop w:val="0"/>
      <w:marBottom w:val="0"/>
      <w:divBdr>
        <w:top w:val="none" w:sz="0" w:space="0" w:color="auto"/>
        <w:left w:val="none" w:sz="0" w:space="0" w:color="auto"/>
        <w:bottom w:val="none" w:sz="0" w:space="0" w:color="auto"/>
        <w:right w:val="none" w:sz="0" w:space="0" w:color="auto"/>
      </w:divBdr>
    </w:div>
    <w:div w:id="2131852452">
      <w:marLeft w:val="0"/>
      <w:marRight w:val="0"/>
      <w:marTop w:val="0"/>
      <w:marBottom w:val="0"/>
      <w:divBdr>
        <w:top w:val="none" w:sz="0" w:space="0" w:color="auto"/>
        <w:left w:val="none" w:sz="0" w:space="0" w:color="auto"/>
        <w:bottom w:val="none" w:sz="0" w:space="0" w:color="auto"/>
        <w:right w:val="none" w:sz="0" w:space="0" w:color="auto"/>
      </w:divBdr>
    </w:div>
    <w:div w:id="2131852453">
      <w:marLeft w:val="0"/>
      <w:marRight w:val="0"/>
      <w:marTop w:val="0"/>
      <w:marBottom w:val="0"/>
      <w:divBdr>
        <w:top w:val="none" w:sz="0" w:space="0" w:color="auto"/>
        <w:left w:val="none" w:sz="0" w:space="0" w:color="auto"/>
        <w:bottom w:val="none" w:sz="0" w:space="0" w:color="auto"/>
        <w:right w:val="none" w:sz="0" w:space="0" w:color="auto"/>
      </w:divBdr>
    </w:div>
    <w:div w:id="2131852454">
      <w:marLeft w:val="0"/>
      <w:marRight w:val="0"/>
      <w:marTop w:val="0"/>
      <w:marBottom w:val="0"/>
      <w:divBdr>
        <w:top w:val="none" w:sz="0" w:space="0" w:color="auto"/>
        <w:left w:val="none" w:sz="0" w:space="0" w:color="auto"/>
        <w:bottom w:val="none" w:sz="0" w:space="0" w:color="auto"/>
        <w:right w:val="none" w:sz="0" w:space="0" w:color="auto"/>
      </w:divBdr>
    </w:div>
    <w:div w:id="2131852455">
      <w:marLeft w:val="0"/>
      <w:marRight w:val="0"/>
      <w:marTop w:val="0"/>
      <w:marBottom w:val="0"/>
      <w:divBdr>
        <w:top w:val="none" w:sz="0" w:space="0" w:color="auto"/>
        <w:left w:val="none" w:sz="0" w:space="0" w:color="auto"/>
        <w:bottom w:val="none" w:sz="0" w:space="0" w:color="auto"/>
        <w:right w:val="none" w:sz="0" w:space="0" w:color="auto"/>
      </w:divBdr>
    </w:div>
    <w:div w:id="2131852456">
      <w:marLeft w:val="0"/>
      <w:marRight w:val="0"/>
      <w:marTop w:val="0"/>
      <w:marBottom w:val="0"/>
      <w:divBdr>
        <w:top w:val="none" w:sz="0" w:space="0" w:color="auto"/>
        <w:left w:val="none" w:sz="0" w:space="0" w:color="auto"/>
        <w:bottom w:val="none" w:sz="0" w:space="0" w:color="auto"/>
        <w:right w:val="none" w:sz="0" w:space="0" w:color="auto"/>
      </w:divBdr>
    </w:div>
    <w:div w:id="2131852457">
      <w:marLeft w:val="0"/>
      <w:marRight w:val="0"/>
      <w:marTop w:val="0"/>
      <w:marBottom w:val="0"/>
      <w:divBdr>
        <w:top w:val="none" w:sz="0" w:space="0" w:color="auto"/>
        <w:left w:val="none" w:sz="0" w:space="0" w:color="auto"/>
        <w:bottom w:val="none" w:sz="0" w:space="0" w:color="auto"/>
        <w:right w:val="none" w:sz="0" w:space="0" w:color="auto"/>
      </w:divBdr>
    </w:div>
    <w:div w:id="2131852458">
      <w:marLeft w:val="0"/>
      <w:marRight w:val="0"/>
      <w:marTop w:val="0"/>
      <w:marBottom w:val="0"/>
      <w:divBdr>
        <w:top w:val="none" w:sz="0" w:space="0" w:color="auto"/>
        <w:left w:val="none" w:sz="0" w:space="0" w:color="auto"/>
        <w:bottom w:val="none" w:sz="0" w:space="0" w:color="auto"/>
        <w:right w:val="none" w:sz="0" w:space="0" w:color="auto"/>
      </w:divBdr>
    </w:div>
    <w:div w:id="2131852459">
      <w:marLeft w:val="0"/>
      <w:marRight w:val="0"/>
      <w:marTop w:val="0"/>
      <w:marBottom w:val="0"/>
      <w:divBdr>
        <w:top w:val="none" w:sz="0" w:space="0" w:color="auto"/>
        <w:left w:val="none" w:sz="0" w:space="0" w:color="auto"/>
        <w:bottom w:val="none" w:sz="0" w:space="0" w:color="auto"/>
        <w:right w:val="none" w:sz="0" w:space="0" w:color="auto"/>
      </w:divBdr>
    </w:div>
    <w:div w:id="2131852460">
      <w:marLeft w:val="0"/>
      <w:marRight w:val="0"/>
      <w:marTop w:val="0"/>
      <w:marBottom w:val="0"/>
      <w:divBdr>
        <w:top w:val="none" w:sz="0" w:space="0" w:color="auto"/>
        <w:left w:val="none" w:sz="0" w:space="0" w:color="auto"/>
        <w:bottom w:val="none" w:sz="0" w:space="0" w:color="auto"/>
        <w:right w:val="none" w:sz="0" w:space="0" w:color="auto"/>
      </w:divBdr>
    </w:div>
    <w:div w:id="2131852461">
      <w:marLeft w:val="0"/>
      <w:marRight w:val="0"/>
      <w:marTop w:val="0"/>
      <w:marBottom w:val="0"/>
      <w:divBdr>
        <w:top w:val="none" w:sz="0" w:space="0" w:color="auto"/>
        <w:left w:val="none" w:sz="0" w:space="0" w:color="auto"/>
        <w:bottom w:val="none" w:sz="0" w:space="0" w:color="auto"/>
        <w:right w:val="none" w:sz="0" w:space="0" w:color="auto"/>
      </w:divBdr>
    </w:div>
    <w:div w:id="2131852462">
      <w:marLeft w:val="0"/>
      <w:marRight w:val="0"/>
      <w:marTop w:val="0"/>
      <w:marBottom w:val="0"/>
      <w:divBdr>
        <w:top w:val="none" w:sz="0" w:space="0" w:color="auto"/>
        <w:left w:val="none" w:sz="0" w:space="0" w:color="auto"/>
        <w:bottom w:val="none" w:sz="0" w:space="0" w:color="auto"/>
        <w:right w:val="none" w:sz="0" w:space="0" w:color="auto"/>
      </w:divBdr>
    </w:div>
    <w:div w:id="2131852463">
      <w:marLeft w:val="0"/>
      <w:marRight w:val="0"/>
      <w:marTop w:val="0"/>
      <w:marBottom w:val="0"/>
      <w:divBdr>
        <w:top w:val="none" w:sz="0" w:space="0" w:color="auto"/>
        <w:left w:val="none" w:sz="0" w:space="0" w:color="auto"/>
        <w:bottom w:val="none" w:sz="0" w:space="0" w:color="auto"/>
        <w:right w:val="none" w:sz="0" w:space="0" w:color="auto"/>
      </w:divBdr>
    </w:div>
    <w:div w:id="2131852464">
      <w:marLeft w:val="0"/>
      <w:marRight w:val="0"/>
      <w:marTop w:val="0"/>
      <w:marBottom w:val="0"/>
      <w:divBdr>
        <w:top w:val="none" w:sz="0" w:space="0" w:color="auto"/>
        <w:left w:val="none" w:sz="0" w:space="0" w:color="auto"/>
        <w:bottom w:val="none" w:sz="0" w:space="0" w:color="auto"/>
        <w:right w:val="none" w:sz="0" w:space="0" w:color="auto"/>
      </w:divBdr>
    </w:div>
    <w:div w:id="2131852465">
      <w:marLeft w:val="0"/>
      <w:marRight w:val="0"/>
      <w:marTop w:val="0"/>
      <w:marBottom w:val="0"/>
      <w:divBdr>
        <w:top w:val="none" w:sz="0" w:space="0" w:color="auto"/>
        <w:left w:val="none" w:sz="0" w:space="0" w:color="auto"/>
        <w:bottom w:val="none" w:sz="0" w:space="0" w:color="auto"/>
        <w:right w:val="none" w:sz="0" w:space="0" w:color="auto"/>
      </w:divBdr>
    </w:div>
    <w:div w:id="2131852466">
      <w:marLeft w:val="0"/>
      <w:marRight w:val="0"/>
      <w:marTop w:val="0"/>
      <w:marBottom w:val="0"/>
      <w:divBdr>
        <w:top w:val="none" w:sz="0" w:space="0" w:color="auto"/>
        <w:left w:val="none" w:sz="0" w:space="0" w:color="auto"/>
        <w:bottom w:val="none" w:sz="0" w:space="0" w:color="auto"/>
        <w:right w:val="none" w:sz="0" w:space="0" w:color="auto"/>
      </w:divBdr>
    </w:div>
    <w:div w:id="2131852467">
      <w:marLeft w:val="0"/>
      <w:marRight w:val="0"/>
      <w:marTop w:val="0"/>
      <w:marBottom w:val="0"/>
      <w:divBdr>
        <w:top w:val="none" w:sz="0" w:space="0" w:color="auto"/>
        <w:left w:val="none" w:sz="0" w:space="0" w:color="auto"/>
        <w:bottom w:val="none" w:sz="0" w:space="0" w:color="auto"/>
        <w:right w:val="none" w:sz="0" w:space="0" w:color="auto"/>
      </w:divBdr>
    </w:div>
    <w:div w:id="2131852468">
      <w:marLeft w:val="0"/>
      <w:marRight w:val="0"/>
      <w:marTop w:val="0"/>
      <w:marBottom w:val="0"/>
      <w:divBdr>
        <w:top w:val="none" w:sz="0" w:space="0" w:color="auto"/>
        <w:left w:val="none" w:sz="0" w:space="0" w:color="auto"/>
        <w:bottom w:val="none" w:sz="0" w:space="0" w:color="auto"/>
        <w:right w:val="none" w:sz="0" w:space="0" w:color="auto"/>
      </w:divBdr>
    </w:div>
    <w:div w:id="2131852469">
      <w:marLeft w:val="0"/>
      <w:marRight w:val="0"/>
      <w:marTop w:val="0"/>
      <w:marBottom w:val="0"/>
      <w:divBdr>
        <w:top w:val="none" w:sz="0" w:space="0" w:color="auto"/>
        <w:left w:val="none" w:sz="0" w:space="0" w:color="auto"/>
        <w:bottom w:val="none" w:sz="0" w:space="0" w:color="auto"/>
        <w:right w:val="none" w:sz="0" w:space="0" w:color="auto"/>
      </w:divBdr>
    </w:div>
    <w:div w:id="2131852470">
      <w:marLeft w:val="0"/>
      <w:marRight w:val="0"/>
      <w:marTop w:val="0"/>
      <w:marBottom w:val="0"/>
      <w:divBdr>
        <w:top w:val="none" w:sz="0" w:space="0" w:color="auto"/>
        <w:left w:val="none" w:sz="0" w:space="0" w:color="auto"/>
        <w:bottom w:val="none" w:sz="0" w:space="0" w:color="auto"/>
        <w:right w:val="none" w:sz="0" w:space="0" w:color="auto"/>
      </w:divBdr>
      <w:divsChild>
        <w:div w:id="2131852370">
          <w:marLeft w:val="15"/>
          <w:marRight w:val="15"/>
          <w:marTop w:val="15"/>
          <w:marBottom w:val="15"/>
          <w:divBdr>
            <w:top w:val="none" w:sz="0" w:space="0" w:color="auto"/>
            <w:left w:val="none" w:sz="0" w:space="0" w:color="auto"/>
            <w:bottom w:val="none" w:sz="0" w:space="0" w:color="auto"/>
            <w:right w:val="none" w:sz="0" w:space="0" w:color="auto"/>
          </w:divBdr>
        </w:div>
        <w:div w:id="2131852376">
          <w:marLeft w:val="15"/>
          <w:marRight w:val="15"/>
          <w:marTop w:val="15"/>
          <w:marBottom w:val="15"/>
          <w:divBdr>
            <w:top w:val="none" w:sz="0" w:space="0" w:color="auto"/>
            <w:left w:val="none" w:sz="0" w:space="0" w:color="auto"/>
            <w:bottom w:val="none" w:sz="0" w:space="0" w:color="auto"/>
            <w:right w:val="none" w:sz="0" w:space="0" w:color="auto"/>
          </w:divBdr>
        </w:div>
        <w:div w:id="2131852379">
          <w:marLeft w:val="15"/>
          <w:marRight w:val="15"/>
          <w:marTop w:val="15"/>
          <w:marBottom w:val="15"/>
          <w:divBdr>
            <w:top w:val="none" w:sz="0" w:space="0" w:color="auto"/>
            <w:left w:val="none" w:sz="0" w:space="0" w:color="auto"/>
            <w:bottom w:val="none" w:sz="0" w:space="0" w:color="auto"/>
            <w:right w:val="none" w:sz="0" w:space="0" w:color="auto"/>
          </w:divBdr>
        </w:div>
        <w:div w:id="2131852382">
          <w:marLeft w:val="15"/>
          <w:marRight w:val="15"/>
          <w:marTop w:val="15"/>
          <w:marBottom w:val="15"/>
          <w:divBdr>
            <w:top w:val="none" w:sz="0" w:space="0" w:color="auto"/>
            <w:left w:val="none" w:sz="0" w:space="0" w:color="auto"/>
            <w:bottom w:val="none" w:sz="0" w:space="0" w:color="auto"/>
            <w:right w:val="none" w:sz="0" w:space="0" w:color="auto"/>
          </w:divBdr>
        </w:div>
        <w:div w:id="2131852401">
          <w:marLeft w:val="15"/>
          <w:marRight w:val="15"/>
          <w:marTop w:val="15"/>
          <w:marBottom w:val="15"/>
          <w:divBdr>
            <w:top w:val="none" w:sz="0" w:space="0" w:color="auto"/>
            <w:left w:val="none" w:sz="0" w:space="0" w:color="auto"/>
            <w:bottom w:val="none" w:sz="0" w:space="0" w:color="auto"/>
            <w:right w:val="none" w:sz="0" w:space="0" w:color="auto"/>
          </w:divBdr>
        </w:div>
        <w:div w:id="2131852406">
          <w:marLeft w:val="15"/>
          <w:marRight w:val="15"/>
          <w:marTop w:val="15"/>
          <w:marBottom w:val="15"/>
          <w:divBdr>
            <w:top w:val="none" w:sz="0" w:space="0" w:color="auto"/>
            <w:left w:val="none" w:sz="0" w:space="0" w:color="auto"/>
            <w:bottom w:val="none" w:sz="0" w:space="0" w:color="auto"/>
            <w:right w:val="none" w:sz="0" w:space="0" w:color="auto"/>
          </w:divBdr>
        </w:div>
        <w:div w:id="2131852411">
          <w:marLeft w:val="15"/>
          <w:marRight w:val="15"/>
          <w:marTop w:val="15"/>
          <w:marBottom w:val="15"/>
          <w:divBdr>
            <w:top w:val="none" w:sz="0" w:space="0" w:color="auto"/>
            <w:left w:val="none" w:sz="0" w:space="0" w:color="auto"/>
            <w:bottom w:val="none" w:sz="0" w:space="0" w:color="auto"/>
            <w:right w:val="none" w:sz="0" w:space="0" w:color="auto"/>
          </w:divBdr>
        </w:div>
        <w:div w:id="2131852417">
          <w:marLeft w:val="15"/>
          <w:marRight w:val="15"/>
          <w:marTop w:val="15"/>
          <w:marBottom w:val="15"/>
          <w:divBdr>
            <w:top w:val="none" w:sz="0" w:space="0" w:color="auto"/>
            <w:left w:val="none" w:sz="0" w:space="0" w:color="auto"/>
            <w:bottom w:val="none" w:sz="0" w:space="0" w:color="auto"/>
            <w:right w:val="none" w:sz="0" w:space="0" w:color="auto"/>
          </w:divBdr>
        </w:div>
      </w:divsChild>
    </w:div>
    <w:div w:id="2131852471">
      <w:marLeft w:val="0"/>
      <w:marRight w:val="0"/>
      <w:marTop w:val="0"/>
      <w:marBottom w:val="0"/>
      <w:divBdr>
        <w:top w:val="none" w:sz="0" w:space="0" w:color="auto"/>
        <w:left w:val="none" w:sz="0" w:space="0" w:color="auto"/>
        <w:bottom w:val="none" w:sz="0" w:space="0" w:color="auto"/>
        <w:right w:val="none" w:sz="0" w:space="0" w:color="auto"/>
      </w:divBdr>
    </w:div>
    <w:div w:id="2131852472">
      <w:marLeft w:val="0"/>
      <w:marRight w:val="0"/>
      <w:marTop w:val="0"/>
      <w:marBottom w:val="0"/>
      <w:divBdr>
        <w:top w:val="none" w:sz="0" w:space="0" w:color="auto"/>
        <w:left w:val="none" w:sz="0" w:space="0" w:color="auto"/>
        <w:bottom w:val="none" w:sz="0" w:space="0" w:color="auto"/>
        <w:right w:val="none" w:sz="0" w:space="0" w:color="auto"/>
      </w:divBdr>
    </w:div>
    <w:div w:id="2134205142">
      <w:bodyDiv w:val="1"/>
      <w:marLeft w:val="0"/>
      <w:marRight w:val="0"/>
      <w:marTop w:val="0"/>
      <w:marBottom w:val="0"/>
      <w:divBdr>
        <w:top w:val="none" w:sz="0" w:space="0" w:color="auto"/>
        <w:left w:val="none" w:sz="0" w:space="0" w:color="auto"/>
        <w:bottom w:val="none" w:sz="0" w:space="0" w:color="auto"/>
        <w:right w:val="none" w:sz="0" w:space="0" w:color="auto"/>
      </w:divBdr>
    </w:div>
    <w:div w:id="213818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rest/api/apimanagement/" TargetMode="External"/><Relationship Id="rId21" Type="http://schemas.openxmlformats.org/officeDocument/2006/relationships/hyperlink" Target="https://industryxdevhub.accenture.com/assetdetails/42" TargetMode="External"/><Relationship Id="rId42" Type="http://schemas.openxmlformats.org/officeDocument/2006/relationships/hyperlink" Target="https://industryxdevhub.accenture.com/assetdetails/64" TargetMode="External"/><Relationship Id="rId47" Type="http://schemas.openxmlformats.org/officeDocument/2006/relationships/hyperlink" Target="https://apim-mw-aot-dev.azure-api.net/api/smartkpi/assets/%7bassetid%7d/kpis/%7bkpiname%7d/detail" TargetMode="External"/><Relationship Id="rId63" Type="http://schemas.openxmlformats.org/officeDocument/2006/relationships/hyperlink" Target="https://cn13sbr3r6.execute-api.us-west-2.amazonaws.com/api/smartkpi/assets/%7bassetid%7d/kpis/all/deviation" TargetMode="External"/><Relationship Id="rId68" Type="http://schemas.openxmlformats.org/officeDocument/2006/relationships/hyperlink" Target="../../../../../:t:/r/sites/GlobalDocTemplates/Published%20Documents/AOT/Linked%20Files/Smart%20KPIs%20API%20Reference/2.0/POST_DRILLDOWN_DEVIATION_JSON_Response.txt" TargetMode="External"/><Relationship Id="rId16" Type="http://schemas.openxmlformats.org/officeDocument/2006/relationships/hyperlink" Target="https://app.getpostman.com/app/download/win64" TargetMode="External"/><Relationship Id="rId11" Type="http://schemas.openxmlformats.org/officeDocument/2006/relationships/endnotes" Target="endnotes.xml"/><Relationship Id="rId24" Type="http://schemas.openxmlformats.org/officeDocument/2006/relationships/hyperlink" Target="https://docs.microsoft.com/en-us/azure/api-management/" TargetMode="External"/><Relationship Id="rId32" Type="http://schemas.openxmlformats.org/officeDocument/2006/relationships/hyperlink" Target="https://apim-aot-mw-dev.azure-api.net/api/smartkpi/kpi/downloadexcel" TargetMode="External"/><Relationship Id="rId37" Type="http://schemas.openxmlformats.org/officeDocument/2006/relationships/hyperlink" Target="../../../../../:t:/r/sites/GlobalDocTemplates/Published%20Documents/AOT/Linked%20Files/Smart%20KPIs%20API%20Reference/2.0/Attribute_Mapping_for_Dashboard_API.txt" TargetMode="External"/><Relationship Id="rId40" Type="http://schemas.openxmlformats.org/officeDocument/2006/relationships/hyperlink" Target="https://apim-aot-mw-dev.azure-api.net/api/smartkpi/assets/all/kpis/all" TargetMode="External"/><Relationship Id="rId45" Type="http://schemas.openxmlformats.org/officeDocument/2006/relationships/hyperlink" Target="https://apim-mw-aot-dev.azure-api.net/api/smartkpi/assets/C-B1-G1-R1-F1-P-PP-U1-EGCA/kpis/d6b9f38e-28db-4eb7-806e-da9969e39ffb/drilldown" TargetMode="External"/><Relationship Id="rId53" Type="http://schemas.openxmlformats.org/officeDocument/2006/relationships/hyperlink" Target="https://ts.accenture.com/:u:/r/sites/GlobalDocTemplates/Published%20Documents/AOT/Linked%20Files/Smart%20KPIs%20API%20Reference/2.1/POST_smart_kpitile.zip?csf=1&amp;web=1&amp;e=yZ1q9o" TargetMode="External"/><Relationship Id="rId58" Type="http://schemas.openxmlformats.org/officeDocument/2006/relationships/hyperlink" Target="../../../../../:t:/r/sites/GlobalDocTemplates/Published%20Documents/AOT/Linked%20Files/Smart%20KPIs%20API%20Reference/2.0/POST_TRENDLINE_API_JSON_Response.txt" TargetMode="External"/><Relationship Id="rId66" Type="http://schemas.openxmlformats.org/officeDocument/2006/relationships/hyperlink" Target="https://apim-mw-aot-dev.azure-api.net/api/smartkpi/deviation" TargetMode="External"/><Relationship Id="rId74" Type="http://schemas.openxmlformats.org/officeDocument/2006/relationships/hyperlink" Target="../../../../../:t:/r/sites/GlobalDocTemplates/Published%20Documents/AOT/Linked%20Files/Smart%20KPIs%20API%20Reference/2.0/POST_INSIGHT_API_JSON_Response.txt" TargetMode="External"/><Relationship Id="rId5" Type="http://schemas.openxmlformats.org/officeDocument/2006/relationships/customXml" Target="../customXml/item5.xml"/><Relationship Id="rId61" Type="http://schemas.openxmlformats.org/officeDocument/2006/relationships/hyperlink" Target="../../../../../:t:/r/sites/GlobalDocTemplates/Published%20Documents/AOT/Linked%20Files/Smart%20KPIs%20API%20Reference/2.1/GET_List_Multiplant_JSON_Response.txt" TargetMode="External"/><Relationship Id="rId19" Type="http://schemas.openxmlformats.org/officeDocument/2006/relationships/hyperlink" Target="mailto:hanuman.prasad.gali@accenture.com" TargetMode="External"/><Relationship Id="rId14" Type="http://schemas.openxmlformats.org/officeDocument/2006/relationships/header" Target="header1.xml"/><Relationship Id="rId22" Type="http://schemas.openxmlformats.org/officeDocument/2006/relationships/hyperlink" Target="https://industryxdevhub.accenture.com/assetdetails/64" TargetMode="External"/><Relationship Id="rId27" Type="http://schemas.openxmlformats.org/officeDocument/2006/relationships/hyperlink" Target="https://www.epochconverter.com/" TargetMode="External"/><Relationship Id="rId30" Type="http://schemas.openxmlformats.org/officeDocument/2006/relationships/hyperlink" Target="https://apim-aot-mw-dev.azure-api.net/api/smartkpi/kpi/creation" TargetMode="External"/><Relationship Id="rId35" Type="http://schemas.openxmlformats.org/officeDocument/2006/relationships/hyperlink" Target="https://cn13sbr3r6.execute-api.us-west-2.amazonaws.com/api/smartkpi/assets/kpisperplant/%7bplantExternalId%7d" TargetMode="External"/><Relationship Id="rId43" Type="http://schemas.openxmlformats.org/officeDocument/2006/relationships/hyperlink" Target="https://apim-aot-mw-dev.azure-api.net/api/smartkpi/assets/%7bassetid%7d/kpis/%7bkpiname%7d/drilldown" TargetMode="External"/><Relationship Id="rId48" Type="http://schemas.openxmlformats.org/officeDocument/2006/relationships/hyperlink" Target="https://cn13sbr3r6.execute-api.us-west-2.amazonaws.com/api/smartkpi/assets/%7bassetid%7d/kpis/%7bkpiname%7d/detail" TargetMode="External"/><Relationship Id="rId56" Type="http://schemas.openxmlformats.org/officeDocument/2006/relationships/hyperlink" Target="https://cn13sbr3r6.execute-api.us-west-2.amazonaws.com/api/smartkpi/trendline" TargetMode="External"/><Relationship Id="rId64" Type="http://schemas.openxmlformats.org/officeDocument/2006/relationships/hyperlink" Target="https://apim-mw-aot-test.azure-api.net/api/smartkpi/assets/all/kpis/all/deviation" TargetMode="External"/><Relationship Id="rId69" Type="http://schemas.openxmlformats.org/officeDocument/2006/relationships/hyperlink" Target="https://apim-aot-mw-dev.azure-api.net/api/smartkpi/ragkpi" TargetMode="External"/><Relationship Id="rId77"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hyperlink" Target="https://apim-mw-aot-dev.azure-api.net/api/smartkpi/assets/C-B1-G1-R1-F1-P-PP-U3-SWLPC/kpis/d6b9f38e-28db-4eb7-806e-da9969e39ffb/detail" TargetMode="External"/><Relationship Id="rId72" Type="http://schemas.openxmlformats.org/officeDocument/2006/relationships/hyperlink" Target="https://apim-mw-aot-dev.azure-api.net/api/smartkpi/assets/%7bassetid%7d/kpis/%7bkpiname%7d/insightkpi"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mailto:thejash.s.suresh@accenture.com" TargetMode="External"/><Relationship Id="rId25" Type="http://schemas.openxmlformats.org/officeDocument/2006/relationships/hyperlink" Target="https://restfulapi.net/" TargetMode="External"/><Relationship Id="rId33" Type="http://schemas.openxmlformats.org/officeDocument/2006/relationships/hyperlink" Target="https://cn13sbr3r6.execute-api.us-west-2.amazonaws.com/api/smartkpi/kpi/downloadexcel" TargetMode="External"/><Relationship Id="rId38" Type="http://schemas.openxmlformats.org/officeDocument/2006/relationships/hyperlink" Target="https://apim-aot-mw-dev.azure-api.net/api/smartkpi/assets/%7bassetid%7d/kpis/%7bkpiname%7d" TargetMode="External"/><Relationship Id="rId46" Type="http://schemas.openxmlformats.org/officeDocument/2006/relationships/hyperlink" Target="../../../../../:t:/r/sites/GlobalDocTemplates/Published%20Documents/AOT/Linked%20Files/Smart%20KPIs%20API%20Reference/2.0/POST_DRILLDOWN_API_JSON_Response.txt" TargetMode="External"/><Relationship Id="rId59" Type="http://schemas.openxmlformats.org/officeDocument/2006/relationships/hyperlink" Target="https://cn13sbr3r6.execute-api.us-west-2.amazonaws.com/api/smartkpi/listkpi" TargetMode="External"/><Relationship Id="rId67" Type="http://schemas.openxmlformats.org/officeDocument/2006/relationships/hyperlink" Target="https://cn13sbr3r6.execute-api.us-west-2.amazonaws.com/api/smartkpi/deviation" TargetMode="External"/><Relationship Id="rId20" Type="http://schemas.openxmlformats.org/officeDocument/2006/relationships/hyperlink" Target="https://industryxdevhub.accenture.com/assetdetails/53" TargetMode="External"/><Relationship Id="rId41" Type="http://schemas.openxmlformats.org/officeDocument/2006/relationships/hyperlink" Target="../../../../../:t:/r/sites/GlobalDocTemplates/Published%20Documents/AOT/Linked%20Files/Smart%20KPIs%20API%20Reference/2.0/GET_DASHBOARD_API_JSON_Response.txt" TargetMode="External"/><Relationship Id="rId54" Type="http://schemas.openxmlformats.org/officeDocument/2006/relationships/hyperlink" Target="http://www.timestamp-converter.com/" TargetMode="External"/><Relationship Id="rId62" Type="http://schemas.openxmlformats.org/officeDocument/2006/relationships/hyperlink" Target="https://apim-aot-mw-dev.azure-api.net/api/smartkpi/assets/%7bassetid%7d/kpis/%7bkpiname%7d/deviation" TargetMode="External"/><Relationship Id="rId70" Type="http://schemas.openxmlformats.org/officeDocument/2006/relationships/hyperlink" Target="https://cn13sbr3r6.execute-api.us-west-2.amazonaws.com/api/smartkpi/ragkpi"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docs.cognite.com/api/v1/" TargetMode="External"/><Relationship Id="rId28" Type="http://schemas.openxmlformats.org/officeDocument/2006/relationships/hyperlink" Target="https://apim-aot-mw-dev.azure-api.net/api/smartkpi/configuration/file/assets/%3cstring:plantExternalId%3e" TargetMode="External"/><Relationship Id="rId36" Type="http://schemas.openxmlformats.org/officeDocument/2006/relationships/hyperlink" Target="../../../../../:t:/r/sites/GlobalDocTemplates/Published%20Documents/AOT/Linked%20Files/Smart%20KPIs%20API%20Reference/2.0/GET_KPISPERPLANT_JSON_Response.txt" TargetMode="External"/><Relationship Id="rId49" Type="http://schemas.openxmlformats.org/officeDocument/2006/relationships/hyperlink" Target="https://apim-mw-aot-dev.azure-api.net/api/smartkpi/assets/C-B1-G1-R1-F1-P-PP-U3-SWLPC/kpis/d6b9f38e-28db-4eb7-806e-da9969e39ffb/detail" TargetMode="External"/><Relationship Id="rId57" Type="http://schemas.openxmlformats.org/officeDocument/2006/relationships/hyperlink" Target="https://apim-aot-mw-dev.azure-api.net/api/smartkpi/trendline" TargetMode="External"/><Relationship Id="rId10" Type="http://schemas.openxmlformats.org/officeDocument/2006/relationships/footnotes" Target="footnotes.xml"/><Relationship Id="rId31" Type="http://schemas.openxmlformats.org/officeDocument/2006/relationships/hyperlink" Target="https://cn13sbr3r6.execute-api.us-west-2.amazonaws.com/api/smartkpi/kpi/creation" TargetMode="External"/><Relationship Id="rId44" Type="http://schemas.openxmlformats.org/officeDocument/2006/relationships/hyperlink" Target="https://cn13sbr3r6.execute-api.us-west-2.amazonaws.com/api/smartkpi/assets/%7bassetid%7d/kpis/%7bkpiname%7d/drilldown" TargetMode="External"/><Relationship Id="rId52" Type="http://schemas.openxmlformats.org/officeDocument/2006/relationships/hyperlink" Target="https://apim-mw-aot-dev.azure-api.net/api/smartkpi/assets/C-B1-G1-R1-F1-P-PP-U1-EGCA/kpis/Available%20Hours/detail" TargetMode="External"/><Relationship Id="rId60" Type="http://schemas.openxmlformats.org/officeDocument/2006/relationships/hyperlink" Target="../../../../../:t:/r/sites/GlobalDocTemplates/Published%20Documents/AOT/Linked%20Files/Smart%20KPIs%20API%20Reference/2.1/GET_List_Plant_JSON_Response.txt" TargetMode="External"/><Relationship Id="rId65" Type="http://schemas.openxmlformats.org/officeDocument/2006/relationships/hyperlink" Target="../../../../../:t:/r/sites/GlobalDocTemplates/Published%20Documents/AOT/Linked%20Files/Smart%20KPIs%20API%20Reference/2.0/POST_DEVIATION_API_JSON_Response.txt" TargetMode="External"/><Relationship Id="rId73" Type="http://schemas.openxmlformats.org/officeDocument/2006/relationships/hyperlink" Target="https://cn13sbr3r6.execute-api.us-west-2.amazonaws.com/api/smartkpi/assets/%7bassetid%7d/kpis/%7bkpiname%7d/insightkpi"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dev.azure.com/DigitalPlantProject/Marilyn%20V" TargetMode="External"/><Relationship Id="rId18" Type="http://schemas.openxmlformats.org/officeDocument/2006/relationships/hyperlink" Target="mailto:nithya.arumugham@accenture.com" TargetMode="External"/><Relationship Id="rId39" Type="http://schemas.openxmlformats.org/officeDocument/2006/relationships/hyperlink" Target="https://cn13sbr3r6.execute-api.us-west-2.amazonaws.com/api/smartkpi/assets/%7bassetid%7d/kpis/%7bkpiname%7d" TargetMode="External"/><Relationship Id="rId34" Type="http://schemas.openxmlformats.org/officeDocument/2006/relationships/hyperlink" Target="../../../../../:t:/r/sites/GlobalDocTemplates/Published%20Documents/AOT/Linked%20Files/Smart%20KPIs%20API%20Reference/2.0/POST_EXCELDOWNLOAD_JSON_Response.txt" TargetMode="External"/><Relationship Id="rId50" Type="http://schemas.openxmlformats.org/officeDocument/2006/relationships/hyperlink" Target="https://apim-mw-aot-dev.azure-api.net/api/smartkpi/assets/C-B1-G1-R1-F1-P-PP-U1-EGCA/kpis/Available%20Hours/detail" TargetMode="External"/><Relationship Id="rId55" Type="http://schemas.openxmlformats.org/officeDocument/2006/relationships/hyperlink" Target="http://www.timestamp-converter.com/" TargetMode="External"/><Relationship Id="rId76" Type="http://schemas.microsoft.com/office/2011/relationships/people" Target="people.xml"/><Relationship Id="rId7" Type="http://schemas.openxmlformats.org/officeDocument/2006/relationships/styles" Target="styles.xml"/><Relationship Id="rId71" Type="http://schemas.openxmlformats.org/officeDocument/2006/relationships/hyperlink" Target="../../../../../:t:/r/sites/GlobalDocTemplates/Published%20Documents/AOT/Linked%20Files/Smart%20KPIs%20API%20Reference/2.0/POST_RAG_API_JSON_Response.txt" TargetMode="External"/><Relationship Id="rId2" Type="http://schemas.openxmlformats.org/officeDocument/2006/relationships/customXml" Target="../customXml/item2.xml"/><Relationship Id="rId29" Type="http://schemas.openxmlformats.org/officeDocument/2006/relationships/hyperlink" Target="https://cn13sbr3r6.execute-api.us-west-2.amazonaws.com/api/smartkpi/configuration/file/assets/%7bassetid%7d"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11970843C54541B600ECD7357370C2"/>
        <w:category>
          <w:name w:val="General"/>
          <w:gallery w:val="placeholder"/>
        </w:category>
        <w:types>
          <w:type w:val="bbPlcHdr"/>
        </w:types>
        <w:behaviors>
          <w:behavior w:val="content"/>
        </w:behaviors>
        <w:guid w:val="{9094733A-7C48-4D1D-84B5-D8BBD9957981}"/>
      </w:docPartPr>
      <w:docPartBody>
        <w:p w:rsidR="00276C53" w:rsidRDefault="00276C53">
          <w:pPr>
            <w:pStyle w:val="BB11970843C54541B600ECD7357370C2"/>
          </w:pPr>
          <w:r w:rsidRPr="00372FF8">
            <w:rPr>
              <w:rStyle w:val="PlaceholderText"/>
            </w:rPr>
            <w:t>[Release]</w:t>
          </w:r>
        </w:p>
      </w:docPartBody>
    </w:docPart>
    <w:docPart>
      <w:docPartPr>
        <w:name w:val="1FDF22B4093549A5AD8307993D7AEEDD"/>
        <w:category>
          <w:name w:val="General"/>
          <w:gallery w:val="placeholder"/>
        </w:category>
        <w:types>
          <w:type w:val="bbPlcHdr"/>
        </w:types>
        <w:behaviors>
          <w:behavior w:val="content"/>
        </w:behaviors>
        <w:guid w:val="{3E0672F2-F23F-46F6-A074-EB24DFD63B20}"/>
      </w:docPartPr>
      <w:docPartBody>
        <w:p w:rsidR="008C0716" w:rsidRDefault="008C0716">
          <w:r w:rsidRPr="007F564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85"/>
    <w:rsid w:val="000D10E5"/>
    <w:rsid w:val="000D205A"/>
    <w:rsid w:val="000E1FE2"/>
    <w:rsid w:val="001115D6"/>
    <w:rsid w:val="00113F96"/>
    <w:rsid w:val="00121599"/>
    <w:rsid w:val="001624A8"/>
    <w:rsid w:val="00181C35"/>
    <w:rsid w:val="001C5FDB"/>
    <w:rsid w:val="001E3192"/>
    <w:rsid w:val="001F199F"/>
    <w:rsid w:val="002026B8"/>
    <w:rsid w:val="00246A98"/>
    <w:rsid w:val="00276C53"/>
    <w:rsid w:val="002C3BBB"/>
    <w:rsid w:val="002D4031"/>
    <w:rsid w:val="002D5E80"/>
    <w:rsid w:val="002F0078"/>
    <w:rsid w:val="0038791C"/>
    <w:rsid w:val="003D3959"/>
    <w:rsid w:val="0040621F"/>
    <w:rsid w:val="004A08A0"/>
    <w:rsid w:val="004D55C1"/>
    <w:rsid w:val="00584A08"/>
    <w:rsid w:val="005911C8"/>
    <w:rsid w:val="0059527C"/>
    <w:rsid w:val="00595D29"/>
    <w:rsid w:val="005B5692"/>
    <w:rsid w:val="005C247A"/>
    <w:rsid w:val="00603F7A"/>
    <w:rsid w:val="00610BD3"/>
    <w:rsid w:val="006417ED"/>
    <w:rsid w:val="006B0DCA"/>
    <w:rsid w:val="00791DC3"/>
    <w:rsid w:val="007B6F8B"/>
    <w:rsid w:val="00802225"/>
    <w:rsid w:val="008610ED"/>
    <w:rsid w:val="008C0716"/>
    <w:rsid w:val="008C16BA"/>
    <w:rsid w:val="008D15DC"/>
    <w:rsid w:val="008D4A33"/>
    <w:rsid w:val="008E310F"/>
    <w:rsid w:val="009E37B2"/>
    <w:rsid w:val="009E465A"/>
    <w:rsid w:val="009F1F9F"/>
    <w:rsid w:val="00A22FEA"/>
    <w:rsid w:val="00A446EE"/>
    <w:rsid w:val="00A906EE"/>
    <w:rsid w:val="00AA0D85"/>
    <w:rsid w:val="00AA5582"/>
    <w:rsid w:val="00AE31CA"/>
    <w:rsid w:val="00AE54F0"/>
    <w:rsid w:val="00B16EAF"/>
    <w:rsid w:val="00BC6E9C"/>
    <w:rsid w:val="00BF1348"/>
    <w:rsid w:val="00BF349A"/>
    <w:rsid w:val="00C0752B"/>
    <w:rsid w:val="00C15DF1"/>
    <w:rsid w:val="00C202A9"/>
    <w:rsid w:val="00C746D6"/>
    <w:rsid w:val="00D05243"/>
    <w:rsid w:val="00D526DF"/>
    <w:rsid w:val="00D71536"/>
    <w:rsid w:val="00D8168E"/>
    <w:rsid w:val="00D95E2E"/>
    <w:rsid w:val="00D97468"/>
    <w:rsid w:val="00E1304E"/>
    <w:rsid w:val="00E364F8"/>
    <w:rsid w:val="00E54C70"/>
    <w:rsid w:val="00E868B1"/>
    <w:rsid w:val="00EA3A49"/>
    <w:rsid w:val="00EF2084"/>
    <w:rsid w:val="00EF7942"/>
    <w:rsid w:val="00F15C43"/>
    <w:rsid w:val="00F825E4"/>
    <w:rsid w:val="00F86B9C"/>
    <w:rsid w:val="00FE5131"/>
    <w:rsid w:val="00FE7A9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0716"/>
    <w:rPr>
      <w:rFonts w:cs="Times New Roman"/>
      <w:color w:val="808080"/>
    </w:rPr>
  </w:style>
  <w:style w:type="paragraph" w:customStyle="1" w:styleId="BB11970843C54541B600ECD7357370C2">
    <w:name w:val="BB11970843C54541B600ECD7357370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true</_MarkAsFinal>
    <Author1 xmlns="c4bbe816-f9b7-401b-8d8f-485022adc0f2">
      <UserInfo>
        <DisplayName>Verma, Oshin</DisplayName>
        <AccountId>102</AccountId>
        <AccountType/>
      </UserInfo>
    </Author1>
    <DLCPolicyLabelLock xmlns="81909fe3-6ae3-4e8c-8389-1cd7b8cbfe53" xsi:nil="true"/>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Poojari, Sashikala</DisplayName>
        <AccountId>882</AccountId>
        <AccountType/>
      </UserInfo>
    </SME>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Smart KPIs</Component>
    <DLCPolicyLabelValue xmlns="81909fe3-6ae3-4e8c-8389-1cd7b8cbfe53">51.0</DLCPolicyLabelValue>
    <Thumbnail xmlns="81909fe3-6ae3-4e8c-8389-1cd7b8cbfe53" xsi:nil="true"/>
    <BA xmlns="c4bbe816-f9b7-401b-8d8f-485022adc0f2">
      <UserInfo>
        <DisplayName>Arumugham, Nithya</DisplayName>
        <AccountId>113</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79968D-D64E-47FA-8807-CAF7445FE8EE}">
  <ds:schemaRefs>
    <ds:schemaRef ds:uri="http://schemas.microsoft.com/sharepoint/v3/contenttype/forms"/>
  </ds:schemaRefs>
</ds:datastoreItem>
</file>

<file path=customXml/itemProps2.xml><?xml version="1.0" encoding="utf-8"?>
<ds:datastoreItem xmlns:ds="http://schemas.openxmlformats.org/officeDocument/2006/customXml" ds:itemID="{FA3E3A65-DCFF-4676-BA19-8DC8D05E01D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53B7C6DC-39A9-4EE3-9364-A3D5671B8CD0}">
  <ds:schemaRefs>
    <ds:schemaRef ds:uri="office.server.policy"/>
  </ds:schemaRefs>
</ds:datastoreItem>
</file>

<file path=customXml/itemProps4.xml><?xml version="1.0" encoding="utf-8"?>
<ds:datastoreItem xmlns:ds="http://schemas.openxmlformats.org/officeDocument/2006/customXml" ds:itemID="{E32C784B-3FEE-4968-B28D-21E27D29276B}">
  <ds:schemaRefs>
    <ds:schemaRef ds:uri="http://schemas.openxmlformats.org/officeDocument/2006/bibliography"/>
  </ds:schemaRefs>
</ds:datastoreItem>
</file>

<file path=customXml/itemProps5.xml><?xml version="1.0" encoding="utf-8"?>
<ds:datastoreItem xmlns:ds="http://schemas.openxmlformats.org/officeDocument/2006/customXml" ds:itemID="{13903459-C3D6-4E41-9150-D519C63C40D0}"/>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7</TotalTime>
  <Pages>18</Pages>
  <Words>11189</Words>
  <Characters>66224</Characters>
  <Application>Microsoft Office Word</Application>
  <DocSecurity>0</DocSecurity>
  <Lines>3685</Lines>
  <Paragraphs>2285</Paragraphs>
  <ScaleCrop>false</ScaleCrop>
  <Company/>
  <LinksUpToDate>false</LinksUpToDate>
  <CharactersWithSpaces>75460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SmartKPIs API Reference</dc:title>
  <dc:subject/>
  <dc:creator>Verma, Oshin</dc:creator>
  <cp:keywords/>
  <dc:description/>
  <cp:lastModifiedBy>Farheen, Zara</cp:lastModifiedBy>
  <cp:revision>694</cp:revision>
  <cp:lastPrinted>2025-12-29T03:29:00Z</cp:lastPrinted>
  <dcterms:created xsi:type="dcterms:W3CDTF">2023-12-16T21:49:00Z</dcterms:created>
  <dcterms:modified xsi:type="dcterms:W3CDTF">2026-01-13T13:39:00Z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5.0</vt:lpwstr>
  </property>
  <property fmtid="{D5CDD505-2E9C-101B-9397-08002B2CF9AE}" pid="5" name="Project Acronym">
    <vt:lpwstr>AOT</vt:lpwstr>
  </property>
  <property fmtid="{D5CDD505-2E9C-101B-9397-08002B2CF9AE}" pid="6" name="IX Doc Team">
    <vt:lpwstr/>
  </property>
  <property fmtid="{D5CDD505-2E9C-101B-9397-08002B2CF9AE}" pid="7" name="RFTrigger">
    <vt:lpwstr>No</vt:lpwstr>
  </property>
  <property fmtid="{D5CDD505-2E9C-101B-9397-08002B2CF9AE}" pid="8" name="docLang">
    <vt:lpwstr>en</vt:lpwstr>
  </property>
</Properties>
</file>