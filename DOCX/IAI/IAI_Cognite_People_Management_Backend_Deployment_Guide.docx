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EE9B" w14:textId="77777777" w:rsidR="007B4248" w:rsidRDefault="007B4248">
      <w:pPr>
        <w:rPr>
          <w:rFonts w:cs="Arial"/>
        </w:rPr>
      </w:pPr>
    </w:p>
    <w:p w14:paraId="2878549C" w14:textId="77777777" w:rsidR="007B4248" w:rsidRPr="007429B6" w:rsidRDefault="007B4248">
      <w:pPr>
        <w:rPr>
          <w:rFonts w:cs="Arial"/>
        </w:rPr>
      </w:pPr>
    </w:p>
    <w:p w14:paraId="0A16C0A7" w14:textId="72D4F814" w:rsidR="002063E0" w:rsidRDefault="002063E0" w:rsidP="00077815">
      <w:pPr>
        <w:spacing w:after="120"/>
        <w:jc w:val="center"/>
        <w:rPr>
          <w:rFonts w:cs="Arial"/>
          <w:b/>
          <w:bCs/>
          <w:sz w:val="36"/>
          <w:szCs w:val="36"/>
        </w:rPr>
      </w:pPr>
    </w:p>
    <w:p w14:paraId="1AD11529" w14:textId="4C6A1748" w:rsidR="00677E21" w:rsidRDefault="00367DB6" w:rsidP="00077815">
      <w:pPr>
        <w:spacing w:after="120"/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Industrial AI Foundation</w:t>
      </w:r>
    </w:p>
    <w:p w14:paraId="568AD6B2" w14:textId="5FE38C6C" w:rsidR="00677E21" w:rsidRPr="00BA7BF7" w:rsidRDefault="00677E21" w:rsidP="00677E21">
      <w:pPr>
        <w:jc w:val="center"/>
        <w:rPr>
          <w:rFonts w:cs="Arial"/>
          <w:b/>
          <w:bCs/>
          <w:sz w:val="4"/>
          <w:szCs w:val="4"/>
        </w:rPr>
      </w:pPr>
    </w:p>
    <w:p w14:paraId="26A25D53" w14:textId="5FE38C6C" w:rsidR="005A68E1" w:rsidRPr="00BA7BF7" w:rsidRDefault="00677E21" w:rsidP="00077815">
      <w:pPr>
        <w:spacing w:after="120"/>
        <w:jc w:val="center"/>
        <w:rPr>
          <w:rFonts w:cs="Arial"/>
          <w:b/>
          <w:bCs/>
          <w:sz w:val="72"/>
          <w:szCs w:val="72"/>
        </w:rPr>
      </w:pPr>
      <w:r w:rsidRPr="00BA7BF7">
        <w:rPr>
          <w:rFonts w:cs="Arial"/>
          <w:b/>
          <w:bCs/>
          <w:sz w:val="72"/>
          <w:szCs w:val="72"/>
        </w:rPr>
        <w:t>People Management</w:t>
      </w:r>
      <w:r w:rsidR="007B4248" w:rsidRPr="00BA7BF7">
        <w:rPr>
          <w:rFonts w:cs="Arial"/>
          <w:b/>
          <w:bCs/>
          <w:sz w:val="72"/>
          <w:szCs w:val="72"/>
        </w:rPr>
        <w:t xml:space="preserve"> </w:t>
      </w:r>
    </w:p>
    <w:p w14:paraId="5A6A157D" w14:textId="77777777" w:rsidR="00BA7BF7" w:rsidRPr="00BA7BF7" w:rsidRDefault="00BA7BF7" w:rsidP="007B4248">
      <w:pPr>
        <w:jc w:val="center"/>
        <w:rPr>
          <w:rFonts w:cs="Arial"/>
          <w:b/>
          <w:bCs/>
          <w:sz w:val="16"/>
          <w:szCs w:val="16"/>
        </w:rPr>
      </w:pPr>
    </w:p>
    <w:p w14:paraId="262AFDD9" w14:textId="2F482866" w:rsidR="00677E21" w:rsidRDefault="00BA7BF7" w:rsidP="00077815">
      <w:pPr>
        <w:spacing w:after="240"/>
        <w:jc w:val="center"/>
        <w:rPr>
          <w:rFonts w:cs="Arial"/>
          <w:b/>
          <w:bCs/>
          <w:sz w:val="36"/>
          <w:szCs w:val="36"/>
        </w:rPr>
      </w:pPr>
      <w:r w:rsidRPr="005A68E1">
        <w:rPr>
          <w:rFonts w:cs="Arial"/>
          <w:b/>
          <w:bCs/>
          <w:sz w:val="36"/>
          <w:szCs w:val="36"/>
        </w:rPr>
        <w:t xml:space="preserve">BACKEND DEPLOYMENT GUIDE </w:t>
      </w:r>
    </w:p>
    <w:p w14:paraId="21AC6D93" w14:textId="5F38C2FA" w:rsidR="00BA7BF7" w:rsidRPr="00BA7BF7" w:rsidRDefault="00BA7BF7" w:rsidP="00077815">
      <w:pPr>
        <w:spacing w:before="360"/>
        <w:jc w:val="center"/>
        <w:rPr>
          <w:rFonts w:cs="Arial"/>
          <w:szCs w:val="20"/>
        </w:rPr>
      </w:pPr>
      <w:r w:rsidRPr="00BA7BF7">
        <w:rPr>
          <w:rFonts w:cs="Arial"/>
          <w:szCs w:val="20"/>
        </w:rPr>
        <w:t>Release Version:</w:t>
      </w:r>
      <w:r>
        <w:rPr>
          <w:rFonts w:cs="Arial"/>
          <w:szCs w:val="20"/>
        </w:rPr>
        <w:t xml:space="preserve"> </w:t>
      </w:r>
      <w:sdt>
        <w:sdtPr>
          <w:rPr>
            <w:rFonts w:cs="Arial"/>
            <w:szCs w:val="20"/>
          </w:rPr>
          <w:alias w:val="Release"/>
          <w:tag w:val="Release"/>
          <w:id w:val="-1885172340"/>
          <w:placeholder>
            <w:docPart w:val="A0127B361BD3470593DF99153EFD6DB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8D02FCFF-CA75-45BC-A806-88D993452CB5}"/>
          <w:text/>
        </w:sdtPr>
        <w:sdtEndPr/>
        <w:sdtContent>
          <w:r w:rsidR="0025791D">
            <w:rPr>
              <w:rFonts w:cs="Arial"/>
              <w:szCs w:val="20"/>
            </w:rPr>
            <w:t>2.4</w:t>
          </w:r>
        </w:sdtContent>
      </w:sdt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7670"/>
      </w:tblGrid>
      <w:tr w:rsidR="00AC22C1" w:rsidRPr="00AC22C1" w14:paraId="463B2D04" w14:textId="77777777" w:rsidTr="009912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89BAF" w14:textId="77777777" w:rsidR="00991215" w:rsidRPr="00AC22C1" w:rsidRDefault="00991215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96316" w14:textId="77777777" w:rsidR="00991215" w:rsidRPr="00AC22C1" w:rsidRDefault="00991215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Value</w:t>
            </w:r>
          </w:p>
        </w:tc>
      </w:tr>
      <w:tr w:rsidR="00AC22C1" w:rsidRPr="00AC22C1" w14:paraId="5A144972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ACD30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EA95D" w14:textId="7102E5A4" w:rsidR="00991215" w:rsidRPr="00AC22C1" w:rsidRDefault="00367DB6">
            <w:pPr>
              <w:spacing w:before="60" w:after="6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Industrial AI Foundation</w:t>
            </w:r>
            <w:r w:rsidR="00991215" w:rsidRPr="00AC22C1">
              <w:rPr>
                <w:color w:val="FFFFFF" w:themeColor="background1"/>
                <w:lang w:val="en-IN"/>
              </w:rPr>
              <w:t xml:space="preserve"> / People Management</w:t>
            </w:r>
          </w:p>
        </w:tc>
      </w:tr>
      <w:tr w:rsidR="00AC22C1" w:rsidRPr="00AC22C1" w14:paraId="67974D50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2937F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15D5C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Identity and Access Management</w:t>
            </w:r>
          </w:p>
        </w:tc>
      </w:tr>
      <w:tr w:rsidR="00AC22C1" w:rsidRPr="00AC22C1" w14:paraId="35D24D2B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DED6D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A2FA3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Tournier, Florian</w:t>
            </w:r>
          </w:p>
        </w:tc>
      </w:tr>
      <w:tr w:rsidR="00AC22C1" w:rsidRPr="00AC22C1" w14:paraId="63E80AFF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73300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C72AC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Susarla, Aditya, Rishabh Joshi</w:t>
            </w:r>
          </w:p>
        </w:tc>
      </w:tr>
      <w:tr w:rsidR="00AC22C1" w:rsidRPr="00AC22C1" w14:paraId="15DE190D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AC2A9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AA80F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Draft / In Progress</w:t>
            </w:r>
          </w:p>
        </w:tc>
      </w:tr>
      <w:tr w:rsidR="00AC22C1" w:rsidRPr="00AC22C1" w14:paraId="4AB93BBE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3B3C9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4D200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Internal / Confidential</w:t>
            </w:r>
          </w:p>
        </w:tc>
      </w:tr>
      <w:tr w:rsidR="00AC22C1" w:rsidRPr="00AC22C1" w14:paraId="2A17D77C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5B786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E5ECF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hyperlink r:id="rId11" w:history="1">
              <w:r w:rsidRPr="00AC22C1">
                <w:rPr>
                  <w:rStyle w:val="Hyperlink"/>
                  <w:color w:val="FFFFFF" w:themeColor="background1"/>
                  <w:lang w:val="en-IN"/>
                </w:rPr>
                <w:t>Summary - Overview</w:t>
              </w:r>
            </w:hyperlink>
          </w:p>
        </w:tc>
      </w:tr>
      <w:tr w:rsidR="00AC22C1" w:rsidRPr="00AC22C1" w14:paraId="3694A997" w14:textId="77777777" w:rsidTr="009912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270EF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b/>
                <w:bCs/>
                <w:color w:val="FFFFFF" w:themeColor="background1"/>
                <w:lang w:val="en-IN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36634" w14:textId="77777777" w:rsidR="00991215" w:rsidRPr="00AC22C1" w:rsidRDefault="00991215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AC22C1">
              <w:rPr>
                <w:color w:val="FFFFFF" w:themeColor="background1"/>
                <w:lang w:val="en-IN"/>
              </w:rPr>
              <w:t>People Management Architecture Blueprint, People Management API Reference</w:t>
            </w:r>
          </w:p>
        </w:tc>
      </w:tr>
    </w:tbl>
    <w:p w14:paraId="294E4906" w14:textId="42C147B8" w:rsidR="00677E21" w:rsidRPr="00991215" w:rsidRDefault="00677E21" w:rsidP="00991215"/>
    <w:p w14:paraId="34551FB8" w14:textId="65500125" w:rsidR="00677E21" w:rsidRDefault="00677E21" w:rsidP="00A468FE">
      <w:pPr>
        <w:rPr>
          <w:rFonts w:cs="Arial"/>
          <w:b/>
          <w:bCs/>
          <w:sz w:val="36"/>
          <w:szCs w:val="36"/>
        </w:rPr>
      </w:pPr>
    </w:p>
    <w:p w14:paraId="7B1839BF" w14:textId="77777777" w:rsidR="00223FC4" w:rsidRDefault="00223FC4" w:rsidP="00C63524">
      <w:pPr>
        <w:rPr>
          <w:rFonts w:cs="Arial"/>
          <w:b/>
          <w:bCs/>
          <w:sz w:val="36"/>
          <w:szCs w:val="36"/>
        </w:rPr>
        <w:sectPr w:rsidR="00223FC4" w:rsidSect="00AE1BD2">
          <w:headerReference w:type="default" r:id="rId12"/>
          <w:footerReference w:type="default" r:id="rId13"/>
          <w:type w:val="nextColumn"/>
          <w:pgSz w:w="23040" w:h="15840" w:orient="landscape" w:code="1"/>
          <w:pgMar w:top="1080" w:right="1440" w:bottom="1080" w:left="1440" w:header="964" w:footer="720" w:gutter="0"/>
          <w:cols w:space="720"/>
          <w:docGrid w:linePitch="360"/>
        </w:sectPr>
      </w:pPr>
    </w:p>
    <w:p w14:paraId="38E77E36" w14:textId="77777777" w:rsidR="00CA58EB" w:rsidRDefault="00CA58EB" w:rsidP="00A468FE">
      <w:pPr>
        <w:rPr>
          <w:rFonts w:cs="Arial"/>
          <w:b/>
          <w:bCs/>
          <w:sz w:val="36"/>
          <w:szCs w:val="36"/>
        </w:rPr>
      </w:pPr>
    </w:p>
    <w:p w14:paraId="0E6C86A7" w14:textId="77777777" w:rsidR="00677E21" w:rsidRDefault="00677E21" w:rsidP="00037128">
      <w:pPr>
        <w:rPr>
          <w:rFonts w:cs="Arial"/>
          <w:b/>
          <w:bCs/>
          <w:sz w:val="36"/>
          <w:szCs w:val="36"/>
        </w:rPr>
      </w:pPr>
    </w:p>
    <w:sdt>
      <w:sdtPr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  <w:id w:val="-2121129606"/>
        <w:docPartObj>
          <w:docPartGallery w:val="Table of Contents"/>
          <w:docPartUnique/>
        </w:docPartObj>
      </w:sdtPr>
      <w:sdtEndPr>
        <w:rPr>
          <w:noProof/>
          <w:sz w:val="20"/>
          <w:szCs w:val="20"/>
        </w:rPr>
      </w:sdtEndPr>
      <w:sdtContent>
        <w:p w14:paraId="12BB43DC" w14:textId="7F7EDBF7" w:rsidR="007431CE" w:rsidRDefault="007431CE" w:rsidP="00425538">
          <w:pPr>
            <w:pStyle w:val="TOCHeading"/>
          </w:pPr>
          <w:r>
            <w:t>Contents</w:t>
          </w:r>
        </w:p>
        <w:p w14:paraId="7BEEE1B0" w14:textId="77777777" w:rsidR="00E57783" w:rsidRPr="00E57783" w:rsidRDefault="00E57783" w:rsidP="00622EA3">
          <w:pPr>
            <w:jc w:val="center"/>
          </w:pPr>
        </w:p>
        <w:p w14:paraId="509D415B" w14:textId="2A6B762E" w:rsidR="002C19F9" w:rsidRDefault="007431CE">
          <w:pPr>
            <w:pStyle w:val="TOC1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r>
            <w:rPr>
              <w:rFonts w:ascii="Arial" w:hAnsi="Arial" w:cs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ascii="Arial" w:hAnsi="Arial" w:cs="Times New Roman"/>
            </w:rPr>
            <w:fldChar w:fldCharType="separate"/>
          </w:r>
          <w:hyperlink w:anchor="_Toc212543356" w:history="1">
            <w:r w:rsidR="002C19F9" w:rsidRPr="001D5D45">
              <w:rPr>
                <w:rStyle w:val="Hyperlink"/>
                <w:noProof/>
              </w:rPr>
              <w:t>Introduction</w:t>
            </w:r>
            <w:r w:rsidR="002C19F9">
              <w:rPr>
                <w:noProof/>
                <w:webHidden/>
              </w:rPr>
              <w:tab/>
            </w:r>
            <w:r w:rsidR="002C19F9">
              <w:rPr>
                <w:noProof/>
                <w:webHidden/>
              </w:rPr>
              <w:fldChar w:fldCharType="begin"/>
            </w:r>
            <w:r w:rsidR="002C19F9">
              <w:rPr>
                <w:noProof/>
                <w:webHidden/>
              </w:rPr>
              <w:instrText xml:space="preserve"> PAGEREF _Toc212543356 \h </w:instrText>
            </w:r>
            <w:r w:rsidR="002C19F9">
              <w:rPr>
                <w:noProof/>
                <w:webHidden/>
              </w:rPr>
            </w:r>
            <w:r w:rsidR="002C19F9">
              <w:rPr>
                <w:noProof/>
                <w:webHidden/>
              </w:rPr>
              <w:fldChar w:fldCharType="separate"/>
            </w:r>
            <w:r w:rsidR="002C19F9">
              <w:rPr>
                <w:noProof/>
                <w:webHidden/>
              </w:rPr>
              <w:t>3</w:t>
            </w:r>
            <w:r w:rsidR="002C19F9">
              <w:rPr>
                <w:noProof/>
                <w:webHidden/>
              </w:rPr>
              <w:fldChar w:fldCharType="end"/>
            </w:r>
          </w:hyperlink>
        </w:p>
        <w:p w14:paraId="3BE11062" w14:textId="0DFCBF07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57" w:history="1">
            <w:r w:rsidRPr="001D5D45">
              <w:rPr>
                <w:rStyle w:val="Hyperlink"/>
                <w:noProof/>
                <w:lang w:val="en-GB"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4EA7" w14:textId="0F910206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58" w:history="1">
            <w:r w:rsidRPr="001D5D4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2859" w14:textId="3CAD7CD6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59" w:history="1">
            <w:r w:rsidRPr="001D5D45">
              <w:rPr>
                <w:rStyle w:val="Hyperlink"/>
                <w:noProof/>
                <w:lang w:val="en-GB"/>
              </w:rPr>
              <w:t>Related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A357" w14:textId="62581DF4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0" w:history="1">
            <w:r w:rsidRPr="001D5D45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259D" w14:textId="3CFE5DF9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1" w:history="1">
            <w:r w:rsidRPr="001D5D45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A5D1" w14:textId="7DB455E2" w:rsidR="002C19F9" w:rsidRDefault="002C19F9">
          <w:pPr>
            <w:pStyle w:val="TOC1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2" w:history="1">
            <w:r w:rsidRPr="001D5D45">
              <w:rPr>
                <w:rStyle w:val="Hyperlink"/>
                <w:noProof/>
              </w:rPr>
              <w:t>Required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1C18" w14:textId="6B370B2B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3" w:history="1">
            <w:r w:rsidR="00367DB6">
              <w:rPr>
                <w:rStyle w:val="Hyperlink"/>
                <w:noProof/>
              </w:rPr>
              <w:t>IAI</w:t>
            </w:r>
            <w:r w:rsidRPr="001D5D45">
              <w:rPr>
                <w:rStyle w:val="Hyperlink"/>
                <w:noProof/>
              </w:rPr>
              <w:t>-PeopleManagement-IaC-DB-&amp;-MS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7E0A" w14:textId="4E1AACC7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4" w:history="1">
            <w:r w:rsidRPr="001D5D45">
              <w:rPr>
                <w:rStyle w:val="Hyperlink"/>
                <w:noProof/>
              </w:rPr>
              <w:t>Stage 1—CreateAzureEnvironment_SQL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1DC0" w14:textId="2A0F8F1B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5" w:history="1">
            <w:r w:rsidRPr="001D5D45">
              <w:rPr>
                <w:rStyle w:val="Hyperlink"/>
                <w:noProof/>
              </w:rPr>
              <w:t>Stage 2—CreateImage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199B" w14:textId="25FA2B03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6" w:history="1">
            <w:r w:rsidRPr="001D5D45">
              <w:rPr>
                <w:rStyle w:val="Hyperlink"/>
                <w:noProof/>
              </w:rPr>
              <w:t>Stage 3—DeployApplication_MS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1464" w14:textId="7F97A537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7" w:history="1">
            <w:r w:rsidRPr="001D5D45">
              <w:rPr>
                <w:rStyle w:val="Hyperlink"/>
                <w:noProof/>
              </w:rPr>
              <w:t>Stage 4—DeployApplication_DB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2C4C" w14:textId="58FD5782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8" w:history="1">
            <w:r w:rsidRPr="001D5D45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5613" w14:textId="46EEDCA3" w:rsidR="002C19F9" w:rsidRDefault="002C19F9">
          <w:pPr>
            <w:pStyle w:val="TOC2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69" w:history="1">
            <w:r w:rsidR="00367DB6">
              <w:rPr>
                <w:rStyle w:val="Hyperlink"/>
                <w:noProof/>
              </w:rPr>
              <w:t>IAI</w:t>
            </w:r>
            <w:r w:rsidRPr="001D5D45">
              <w:rPr>
                <w:rStyle w:val="Hyperlink"/>
                <w:noProof/>
              </w:rPr>
              <w:t>-PM-API-Deployment-Using-Swaggerfile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D10D" w14:textId="5688717F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70" w:history="1">
            <w:r w:rsidRPr="001D5D45">
              <w:rPr>
                <w:rStyle w:val="Hyperlink"/>
                <w:noProof/>
              </w:rPr>
              <w:t>AOTApiDeployment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9166" w14:textId="30F39C41" w:rsidR="002C19F9" w:rsidRDefault="002C19F9">
          <w:pPr>
            <w:pStyle w:val="TOC3"/>
            <w:tabs>
              <w:tab w:val="right" w:leader="dot" w:pos="1225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2543371" w:history="1">
            <w:r w:rsidRPr="001D5D45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0BFD" w14:textId="541AE04D" w:rsidR="007431CE" w:rsidRDefault="007431CE" w:rsidP="000C692A">
          <w:pPr>
            <w:ind w:firstLine="3600"/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6C54E3" w14:textId="77777777" w:rsidR="00223FC4" w:rsidRDefault="00223FC4" w:rsidP="000C3963">
      <w:pPr>
        <w:pStyle w:val="Heading1"/>
        <w:sectPr w:rsidR="00223FC4" w:rsidSect="00627559">
          <w:pgSz w:w="23040" w:h="15840" w:orient="landscape" w:code="1"/>
          <w:pgMar w:top="1077" w:right="5387" w:bottom="1077" w:left="5387" w:header="720" w:footer="720" w:gutter="0"/>
          <w:cols w:space="720"/>
          <w:docGrid w:linePitch="360"/>
        </w:sectPr>
      </w:pPr>
      <w:bookmarkStart w:id="3" w:name="_Toc99704918"/>
    </w:p>
    <w:p w14:paraId="03B74C90" w14:textId="77777777" w:rsidR="00B676E7" w:rsidRPr="007D4E17" w:rsidRDefault="00B676E7" w:rsidP="000C3963">
      <w:pPr>
        <w:pStyle w:val="Heading1"/>
      </w:pPr>
      <w:bookmarkStart w:id="4" w:name="_Toc212543356"/>
      <w:r>
        <w:lastRenderedPageBreak/>
        <w:t>Introduction</w:t>
      </w:r>
      <w:bookmarkEnd w:id="3"/>
      <w:bookmarkEnd w:id="4"/>
    </w:p>
    <w:p w14:paraId="0241F9D7" w14:textId="22EC5614" w:rsidR="0026213F" w:rsidRPr="00EA1139" w:rsidRDefault="00367DB6" w:rsidP="00FB3BEB">
      <w:pPr>
        <w:spacing w:after="120"/>
        <w:ind w:right="225"/>
        <w:rPr>
          <w:szCs w:val="20"/>
        </w:rPr>
      </w:pPr>
      <w:r>
        <w:rPr>
          <w:szCs w:val="20"/>
        </w:rPr>
        <w:t>Industrial AI Foundation</w:t>
      </w:r>
      <w:r w:rsidR="0026213F" w:rsidRPr="00EA1139">
        <w:rPr>
          <w:szCs w:val="20"/>
        </w:rPr>
        <w:t xml:space="preserve"> (</w:t>
      </w:r>
      <w:r>
        <w:rPr>
          <w:szCs w:val="20"/>
        </w:rPr>
        <w:t>IAI</w:t>
      </w:r>
      <w:r w:rsidR="0026213F" w:rsidRPr="00EA1139">
        <w:rPr>
          <w:szCs w:val="20"/>
        </w:rPr>
        <w:t xml:space="preserve">) is a collection of software accelerators and tools that can be assembled to deliver client solutions. </w:t>
      </w:r>
      <w:r>
        <w:rPr>
          <w:szCs w:val="20"/>
        </w:rPr>
        <w:t>IAI</w:t>
      </w:r>
      <w:r w:rsidR="0026213F" w:rsidRPr="00EA1139">
        <w:rPr>
          <w:szCs w:val="20"/>
        </w:rPr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1CAAC1DC" w14:textId="6D2C7A18" w:rsidR="001D738B" w:rsidRDefault="001D738B" w:rsidP="00FB3BEB">
      <w:pPr>
        <w:pStyle w:val="BodyText"/>
        <w:spacing w:before="0" w:after="120"/>
        <w:ind w:right="225"/>
      </w:pPr>
      <w:r w:rsidRPr="001D738B">
        <w:t xml:space="preserve">People Management is an </w:t>
      </w:r>
      <w:r w:rsidR="00367DB6">
        <w:t>IAI</w:t>
      </w:r>
      <w:r w:rsidRPr="001D738B">
        <w:t xml:space="preserve"> component that helps in managing the users, their roles, and permissions. It is a digital representation of </w:t>
      </w:r>
      <w:r w:rsidR="00A744D5">
        <w:t xml:space="preserve">the </w:t>
      </w:r>
      <w:r w:rsidRPr="001D738B">
        <w:t>organizational hierarchy. The permissions would include access to data</w:t>
      </w:r>
      <w:r w:rsidR="005E1D18">
        <w:t xml:space="preserve"> and</w:t>
      </w:r>
      <w:r w:rsidRPr="001D738B">
        <w:t xml:space="preserve"> functionality in </w:t>
      </w:r>
      <w:r w:rsidR="00367DB6">
        <w:t>IAI</w:t>
      </w:r>
      <w:r w:rsidRPr="001D738B">
        <w:t xml:space="preserve">. This component is duly integrated with </w:t>
      </w:r>
      <w:r w:rsidR="00A744D5">
        <w:t xml:space="preserve">the </w:t>
      </w:r>
      <w:r w:rsidRPr="001D738B">
        <w:t>client's active directory to avoid duplicity</w:t>
      </w:r>
      <w:r>
        <w:t>.</w:t>
      </w:r>
    </w:p>
    <w:p w14:paraId="24BBE49D" w14:textId="721CBC47" w:rsidR="00AB52A8" w:rsidRDefault="00367DB6" w:rsidP="00FB3BEB">
      <w:pPr>
        <w:pStyle w:val="BodyText"/>
        <w:spacing w:before="0" w:after="120"/>
        <w:ind w:right="225"/>
        <w:sectPr w:rsidR="00AB52A8" w:rsidSect="00C2307B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r>
        <w:t>IAI</w:t>
      </w:r>
      <w:r w:rsidR="00223FC4" w:rsidRPr="00EA1139">
        <w:t xml:space="preserve">’s People Management functionality can be integrated with other </w:t>
      </w:r>
      <w:r>
        <w:t>IAI</w:t>
      </w:r>
      <w:r w:rsidR="00223FC4" w:rsidRPr="00EA1139">
        <w:t xml:space="preserve"> components such as Smart KPIs and Intelligent Advisor. The integration requires personal data </w:t>
      </w:r>
      <w:r w:rsidR="005E1D18">
        <w:t>such as</w:t>
      </w:r>
      <w:r w:rsidR="00223FC4" w:rsidRPr="00EA1139">
        <w:t xml:space="preserve"> role and department to be fetched from Azure and displayed in </w:t>
      </w:r>
      <w:r>
        <w:t>IAI</w:t>
      </w:r>
      <w:r w:rsidR="00223FC4" w:rsidRPr="00EA1139">
        <w:t xml:space="preserve">. To accomplish this objective, </w:t>
      </w:r>
      <w:r w:rsidR="00B676E7" w:rsidRPr="00EA1139">
        <w:t xml:space="preserve">People Management APIs </w:t>
      </w:r>
      <w:r w:rsidR="00223FC4" w:rsidRPr="00EA1139">
        <w:t xml:space="preserve">must be deployed in the backend. </w:t>
      </w:r>
    </w:p>
    <w:p w14:paraId="711BF9F0" w14:textId="0F7DBCF0" w:rsidR="00223FC4" w:rsidRPr="0028679A" w:rsidRDefault="00223FC4" w:rsidP="00AC1CDD">
      <w:pPr>
        <w:pStyle w:val="BodyText"/>
        <w:spacing w:before="0" w:after="120"/>
        <w:rPr>
          <w:sz w:val="10"/>
          <w:szCs w:val="10"/>
        </w:rPr>
      </w:pPr>
    </w:p>
    <w:p w14:paraId="5CE717FD" w14:textId="77777777" w:rsidR="001A4DFC" w:rsidRDefault="001A4DFC" w:rsidP="001A4DFC">
      <w:pPr>
        <w:pStyle w:val="Heading2"/>
        <w:rPr>
          <w:lang w:val="en-GB"/>
        </w:rPr>
      </w:pPr>
      <w:bookmarkStart w:id="5" w:name="_Toc212543357"/>
      <w:bookmarkStart w:id="6" w:name="OLE_LINK1"/>
      <w:bookmarkStart w:id="7" w:name="OLE_LINK2"/>
      <w:r>
        <w:rPr>
          <w:lang w:val="en-GB"/>
        </w:rPr>
        <w:t>Target Audience</w:t>
      </w:r>
      <w:bookmarkEnd w:id="5"/>
    </w:p>
    <w:p w14:paraId="28903FB8" w14:textId="77777777" w:rsidR="001A4DFC" w:rsidRPr="00EA1139" w:rsidRDefault="001A4DFC" w:rsidP="001A4DFC">
      <w:pPr>
        <w:pStyle w:val="Accenture"/>
        <w:spacing w:after="240"/>
        <w:rPr>
          <w:szCs w:val="20"/>
          <w:lang w:val="en-GB"/>
        </w:rPr>
      </w:pPr>
      <w:r w:rsidRPr="00EA1139">
        <w:rPr>
          <w:szCs w:val="20"/>
          <w:lang w:val="en-GB"/>
        </w:rPr>
        <w:t xml:space="preserve">This tutorial is designed for use by developers </w:t>
      </w:r>
      <w:r w:rsidRPr="00EA1139">
        <w:rPr>
          <w:szCs w:val="20"/>
        </w:rPr>
        <w:t>with</w:t>
      </w:r>
      <w:r w:rsidRPr="00EA1139">
        <w:rPr>
          <w:szCs w:val="20"/>
          <w:lang w:val="en-GB"/>
        </w:rPr>
        <w:t xml:space="preserve"> the following skills:</w:t>
      </w:r>
    </w:p>
    <w:p w14:paraId="40E94485" w14:textId="77777777" w:rsidR="001A4DFC" w:rsidRPr="00B9780E" w:rsidRDefault="001A4DFC" w:rsidP="001A4DFC">
      <w:pPr>
        <w:pStyle w:val="ListParagraph"/>
        <w:numPr>
          <w:ilvl w:val="0"/>
          <w:numId w:val="11"/>
        </w:numPr>
        <w:rPr>
          <w:lang w:val="en-GB"/>
        </w:rPr>
      </w:pPr>
      <w:r w:rsidRPr="00B9780E">
        <w:rPr>
          <w:lang w:val="en-GB"/>
        </w:rPr>
        <w:t>Python</w:t>
      </w:r>
    </w:p>
    <w:p w14:paraId="4FF67184" w14:textId="77777777" w:rsidR="001A4DFC" w:rsidRPr="00B9780E" w:rsidRDefault="001A4DFC" w:rsidP="001A4DFC">
      <w:pPr>
        <w:pStyle w:val="ListParagraph"/>
        <w:numPr>
          <w:ilvl w:val="0"/>
          <w:numId w:val="11"/>
        </w:numPr>
        <w:rPr>
          <w:lang w:val="en-GB"/>
        </w:rPr>
      </w:pPr>
      <w:r w:rsidRPr="00B9780E">
        <w:rPr>
          <w:lang w:val="en-GB"/>
        </w:rPr>
        <w:t>Pipelines</w:t>
      </w:r>
    </w:p>
    <w:p w14:paraId="3C6DAE91" w14:textId="77777777" w:rsidR="001A4DFC" w:rsidRDefault="001A4DFC" w:rsidP="001A4DFC">
      <w:pPr>
        <w:pStyle w:val="ListParagraph"/>
        <w:numPr>
          <w:ilvl w:val="0"/>
          <w:numId w:val="11"/>
        </w:numPr>
        <w:rPr>
          <w:lang w:val="en-GB"/>
        </w:rPr>
      </w:pPr>
      <w:r w:rsidRPr="00B9780E">
        <w:rPr>
          <w:lang w:val="en-GB"/>
        </w:rPr>
        <w:t>Swagger Document</w:t>
      </w:r>
    </w:p>
    <w:p w14:paraId="31EE82DD" w14:textId="77777777" w:rsidR="001A4DFC" w:rsidRDefault="001A4DFC" w:rsidP="001A4DFC">
      <w:pPr>
        <w:pStyle w:val="Heading2"/>
      </w:pPr>
      <w:bookmarkStart w:id="8" w:name="_Toc212543358"/>
      <w:r>
        <w:t>Purpose</w:t>
      </w:r>
      <w:bookmarkEnd w:id="8"/>
    </w:p>
    <w:p w14:paraId="261F17AD" w14:textId="77777777" w:rsidR="001A4DFC" w:rsidRDefault="001A4DFC" w:rsidP="001A4DFC">
      <w:pPr>
        <w:pStyle w:val="BodyText"/>
        <w:spacing w:before="0"/>
      </w:pPr>
      <w:r w:rsidRPr="00EA1139">
        <w:t xml:space="preserve">Through this document, </w:t>
      </w:r>
      <w:r>
        <w:t xml:space="preserve">a </w:t>
      </w:r>
      <w:r w:rsidRPr="00EA1139">
        <w:t xml:space="preserve">user will </w:t>
      </w:r>
      <w:r>
        <w:t>gain</w:t>
      </w:r>
      <w:r w:rsidRPr="00EA1139">
        <w:t xml:space="preserve"> an understanding of how to deploy </w:t>
      </w:r>
      <w:r>
        <w:t xml:space="preserve">the </w:t>
      </w:r>
      <w:r w:rsidRPr="00EA1139">
        <w:t xml:space="preserve">backend for People Management </w:t>
      </w:r>
      <w:r>
        <w:t xml:space="preserve">while creating the </w:t>
      </w:r>
      <w:r w:rsidRPr="00EA1139">
        <w:t xml:space="preserve">resources </w:t>
      </w:r>
      <w:r>
        <w:t>(</w:t>
      </w:r>
      <w:r w:rsidRPr="00EA1139">
        <w:t xml:space="preserve">SQL Server, SQL </w:t>
      </w:r>
      <w:r>
        <w:t>DB</w:t>
      </w:r>
      <w:r w:rsidRPr="00EA1139">
        <w:t>, API management platform</w:t>
      </w:r>
      <w:r>
        <w:t xml:space="preserve">) </w:t>
      </w:r>
      <w:r w:rsidRPr="00EA1139">
        <w:t>required to manage the necessary APIs</w:t>
      </w:r>
      <w:r>
        <w:t>:</w:t>
      </w:r>
    </w:p>
    <w:p w14:paraId="11DC14F4" w14:textId="77777777" w:rsidR="001A4DFC" w:rsidRPr="00B9780E" w:rsidRDefault="001A4DFC" w:rsidP="009923E8">
      <w:pPr>
        <w:pStyle w:val="BodyText"/>
        <w:numPr>
          <w:ilvl w:val="0"/>
          <w:numId w:val="10"/>
        </w:numPr>
        <w:spacing w:before="0" w:after="0"/>
        <w:rPr>
          <w:lang w:val="en-GB"/>
        </w:rPr>
      </w:pPr>
      <w:r w:rsidRPr="00B9780E">
        <w:rPr>
          <w:lang w:val="en-GB"/>
        </w:rPr>
        <w:t>Infrastructure as Code Database (IaC DB)</w:t>
      </w:r>
    </w:p>
    <w:p w14:paraId="431C8498" w14:textId="77777777" w:rsidR="001A4DFC" w:rsidRDefault="001A4DFC" w:rsidP="009923E8">
      <w:pPr>
        <w:pStyle w:val="ListParagraph"/>
        <w:numPr>
          <w:ilvl w:val="0"/>
          <w:numId w:val="10"/>
        </w:numPr>
        <w:spacing w:after="0"/>
        <w:rPr>
          <w:lang w:val="en-GB"/>
        </w:rPr>
      </w:pPr>
      <w:r w:rsidRPr="00B9780E">
        <w:rPr>
          <w:lang w:val="en-GB"/>
        </w:rPr>
        <w:t>Swagger file deployment</w:t>
      </w:r>
    </w:p>
    <w:p w14:paraId="38179EA6" w14:textId="77777777" w:rsidR="001A4DFC" w:rsidRPr="008A13F3" w:rsidRDefault="001A4DFC" w:rsidP="00B415CE">
      <w:pPr>
        <w:spacing w:before="240"/>
      </w:pPr>
      <w:r w:rsidRPr="0068560C">
        <w:t xml:space="preserve">As explained in subsequent sections, the creation of these requirements is handled through two separate pipelines.  </w:t>
      </w:r>
    </w:p>
    <w:p w14:paraId="56CED3CE" w14:textId="77777777" w:rsidR="001A4DFC" w:rsidRPr="0028679A" w:rsidRDefault="001A4DFC" w:rsidP="001A4DFC">
      <w:pPr>
        <w:rPr>
          <w:rStyle w:val="Hyperlink"/>
          <w:color w:val="auto"/>
          <w:sz w:val="10"/>
          <w:szCs w:val="12"/>
          <w:u w:val="none"/>
          <w:lang w:val="en-GB"/>
        </w:rPr>
      </w:pPr>
      <w:r>
        <w:rPr>
          <w:rStyle w:val="Hyperlink"/>
          <w:color w:val="auto"/>
          <w:u w:val="none"/>
          <w:lang w:val="en-GB"/>
        </w:rPr>
        <w:br w:type="column"/>
      </w:r>
    </w:p>
    <w:p w14:paraId="05312DE4" w14:textId="77777777" w:rsidR="008A13F3" w:rsidRDefault="008A13F3" w:rsidP="008A13F3">
      <w:pPr>
        <w:pStyle w:val="Heading2"/>
        <w:rPr>
          <w:lang w:val="en-GB"/>
        </w:rPr>
      </w:pPr>
      <w:bookmarkStart w:id="9" w:name="_Toc212543359"/>
      <w:bookmarkStart w:id="10" w:name="_Toc99704921"/>
      <w:bookmarkEnd w:id="6"/>
      <w:bookmarkEnd w:id="7"/>
      <w:r>
        <w:rPr>
          <w:lang w:val="en-GB"/>
        </w:rPr>
        <w:t>Related Links</w:t>
      </w:r>
      <w:bookmarkEnd w:id="9"/>
    </w:p>
    <w:p w14:paraId="4ABA2E3D" w14:textId="06BBCDCE" w:rsidR="008A13F3" w:rsidRDefault="008A13F3" w:rsidP="008A13F3">
      <w:pPr>
        <w:pStyle w:val="ListParagraph"/>
        <w:numPr>
          <w:ilvl w:val="0"/>
          <w:numId w:val="7"/>
        </w:numPr>
        <w:rPr>
          <w:lang w:val="en-GB"/>
        </w:rPr>
      </w:pPr>
      <w:hyperlink r:id="rId14" w:history="1">
        <w:r w:rsidR="00367DB6">
          <w:rPr>
            <w:rStyle w:val="Hyperlink"/>
            <w:lang w:val="en-GB"/>
          </w:rPr>
          <w:t>IAI</w:t>
        </w:r>
        <w:r>
          <w:rPr>
            <w:rStyle w:val="Hyperlink"/>
            <w:lang w:val="en-GB"/>
          </w:rPr>
          <w:t xml:space="preserve"> PM Documentation</w:t>
        </w:r>
      </w:hyperlink>
    </w:p>
    <w:p w14:paraId="638CACA8" w14:textId="56685695" w:rsidR="008A13F3" w:rsidRDefault="008A13F3" w:rsidP="008A13F3">
      <w:pPr>
        <w:pStyle w:val="ListParagraph"/>
        <w:numPr>
          <w:ilvl w:val="0"/>
          <w:numId w:val="7"/>
        </w:numPr>
        <w:rPr>
          <w:lang w:val="en-GB"/>
        </w:rPr>
      </w:pPr>
      <w:hyperlink r:id="rId15" w:history="1">
        <w:r w:rsidR="00367DB6">
          <w:rPr>
            <w:rStyle w:val="Hyperlink"/>
            <w:lang w:val="en-GB"/>
          </w:rPr>
          <w:t>IAI</w:t>
        </w:r>
        <w:r w:rsidRPr="000E7888">
          <w:rPr>
            <w:rStyle w:val="Hyperlink"/>
            <w:lang w:val="en-GB"/>
          </w:rPr>
          <w:t xml:space="preserve"> Documentation</w:t>
        </w:r>
      </w:hyperlink>
    </w:p>
    <w:p w14:paraId="26C88259" w14:textId="3D71E854" w:rsidR="008A13F3" w:rsidRPr="007239DC" w:rsidRDefault="008A13F3" w:rsidP="008A13F3">
      <w:pPr>
        <w:pStyle w:val="ListParagraph"/>
        <w:numPr>
          <w:ilvl w:val="0"/>
          <w:numId w:val="7"/>
        </w:numPr>
        <w:rPr>
          <w:rStyle w:val="Hyperlink"/>
          <w:color w:val="auto"/>
          <w:u w:val="none"/>
          <w:lang w:val="en-GB"/>
        </w:rPr>
      </w:pPr>
      <w:hyperlink r:id="rId16" w:history="1">
        <w:r w:rsidR="00367DB6">
          <w:rPr>
            <w:rStyle w:val="Hyperlink"/>
            <w:lang w:val="en-GB"/>
          </w:rPr>
          <w:t>IAI</w:t>
        </w:r>
        <w:r w:rsidRPr="00D95342">
          <w:rPr>
            <w:rStyle w:val="Hyperlink"/>
            <w:lang w:val="en-GB"/>
          </w:rPr>
          <w:t xml:space="preserve"> Release Notes</w:t>
        </w:r>
      </w:hyperlink>
    </w:p>
    <w:p w14:paraId="1EA35FF6" w14:textId="77777777" w:rsidR="008E5DB8" w:rsidRDefault="008E5DB8" w:rsidP="008E5DB8">
      <w:pPr>
        <w:pStyle w:val="Heading2"/>
      </w:pPr>
      <w:bookmarkStart w:id="11" w:name="_Toc212543360"/>
      <w:r>
        <w:t>Prerequisites</w:t>
      </w:r>
      <w:bookmarkEnd w:id="11"/>
      <w:r>
        <w:t xml:space="preserve"> </w:t>
      </w:r>
    </w:p>
    <w:p w14:paraId="7CA53615" w14:textId="77777777" w:rsidR="008E5DB8" w:rsidRDefault="008E5DB8" w:rsidP="008E5DB8">
      <w:pPr>
        <w:pStyle w:val="ListParagraph"/>
        <w:numPr>
          <w:ilvl w:val="0"/>
          <w:numId w:val="5"/>
        </w:numPr>
        <w:rPr>
          <w:rFonts w:eastAsiaTheme="minorEastAsia"/>
          <w:lang w:val="en-GB"/>
        </w:rPr>
      </w:pPr>
      <w:r w:rsidRPr="2E68C63A">
        <w:rPr>
          <w:lang w:val="en-GB"/>
        </w:rPr>
        <w:t>Azure license/subscription to create resources for implementation</w:t>
      </w:r>
    </w:p>
    <w:p w14:paraId="6918BC09" w14:textId="77777777" w:rsidR="008E5DB8" w:rsidRPr="00A6146B" w:rsidRDefault="008E5DB8" w:rsidP="008E5DB8">
      <w:pPr>
        <w:pStyle w:val="ListParagraph"/>
        <w:numPr>
          <w:ilvl w:val="0"/>
          <w:numId w:val="5"/>
        </w:numPr>
        <w:rPr>
          <w:rFonts w:eastAsiaTheme="minorEastAsia"/>
          <w:lang w:val="en-GB"/>
        </w:rPr>
      </w:pPr>
      <w:r w:rsidRPr="2E68C63A">
        <w:rPr>
          <w:lang w:val="en-GB"/>
        </w:rPr>
        <w:t xml:space="preserve">Azure DevOps repository </w:t>
      </w:r>
      <w:r>
        <w:rPr>
          <w:lang w:val="en-GB"/>
        </w:rPr>
        <w:t>for</w:t>
      </w:r>
      <w:r w:rsidRPr="2E68C63A">
        <w:rPr>
          <w:lang w:val="en-GB"/>
        </w:rPr>
        <w:t xml:space="preserve"> extractor code, ARM templates</w:t>
      </w:r>
      <w:r>
        <w:rPr>
          <w:lang w:val="en-GB"/>
        </w:rPr>
        <w:t>,</w:t>
      </w:r>
      <w:r w:rsidRPr="2E68C63A">
        <w:rPr>
          <w:lang w:val="en-GB"/>
        </w:rPr>
        <w:t xml:space="preserve"> and pipeline files</w:t>
      </w:r>
    </w:p>
    <w:p w14:paraId="74F2A193" w14:textId="77777777" w:rsidR="008E5DB8" w:rsidRPr="00A6146B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 w:rsidRPr="00A6146B">
        <w:rPr>
          <w:lang w:val="en-GB"/>
        </w:rPr>
        <w:t>A service connection on Azure DevOps for running ARM templates</w:t>
      </w:r>
    </w:p>
    <w:p w14:paraId="1B2D6B5B" w14:textId="77777777" w:rsidR="008E5DB8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 w:rsidRPr="00A6146B">
        <w:rPr>
          <w:lang w:val="en-GB"/>
        </w:rPr>
        <w:t xml:space="preserve">A library </w:t>
      </w:r>
      <w:r>
        <w:rPr>
          <w:lang w:val="en-GB"/>
        </w:rPr>
        <w:t>to</w:t>
      </w:r>
      <w:r w:rsidRPr="00A6146B">
        <w:rPr>
          <w:lang w:val="en-GB"/>
        </w:rPr>
        <w:t xml:space="preserve"> hold </w:t>
      </w:r>
      <w:r>
        <w:rPr>
          <w:lang w:val="en-GB"/>
        </w:rPr>
        <w:t xml:space="preserve">the </w:t>
      </w:r>
      <w:r w:rsidRPr="00A6146B">
        <w:rPr>
          <w:lang w:val="en-GB"/>
        </w:rPr>
        <w:t xml:space="preserve">parameters </w:t>
      </w:r>
      <w:r>
        <w:rPr>
          <w:lang w:val="en-GB"/>
        </w:rPr>
        <w:t>needed</w:t>
      </w:r>
      <w:r w:rsidRPr="00A6146B">
        <w:rPr>
          <w:lang w:val="en-GB"/>
        </w:rPr>
        <w:t xml:space="preserve"> to run the template pipeline</w:t>
      </w:r>
    </w:p>
    <w:p w14:paraId="387C4BB7" w14:textId="77777777" w:rsidR="008E5DB8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 w:rsidRPr="00D7796E">
        <w:rPr>
          <w:lang w:val="en-GB"/>
        </w:rPr>
        <w:t>Azure service connections for SonarQube and Container Registry</w:t>
      </w:r>
    </w:p>
    <w:p w14:paraId="1371742A" w14:textId="77777777" w:rsidR="008E5DB8" w:rsidRPr="00C9746C" w:rsidRDefault="008E5DB8" w:rsidP="008E5DB8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C9746C">
        <w:t>Storage Account</w:t>
      </w:r>
    </w:p>
    <w:p w14:paraId="02822A15" w14:textId="77777777" w:rsidR="008E5DB8" w:rsidRPr="00C9746C" w:rsidRDefault="008E5DB8" w:rsidP="008E5DB8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C9746C">
        <w:t>Azure Kubernetes Cluster</w:t>
      </w:r>
    </w:p>
    <w:p w14:paraId="56950B4B" w14:textId="77777777" w:rsidR="008E5DB8" w:rsidRPr="00D7796E" w:rsidRDefault="008E5DB8" w:rsidP="008E5DB8">
      <w:pPr>
        <w:pStyle w:val="ListParagraph"/>
        <w:numPr>
          <w:ilvl w:val="0"/>
          <w:numId w:val="5"/>
        </w:numPr>
        <w:rPr>
          <w:rFonts w:eastAsia="Graphik" w:cs="Graphik"/>
          <w:lang w:val="en-GB"/>
        </w:rPr>
      </w:pPr>
      <w:r w:rsidRPr="00C9746C">
        <w:t>Container Registry</w:t>
      </w:r>
    </w:p>
    <w:p w14:paraId="2EDF27C6" w14:textId="77777777" w:rsidR="008E5DB8" w:rsidRPr="00D7796E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</w:t>
      </w:r>
      <w:r w:rsidRPr="00D7796E">
        <w:rPr>
          <w:lang w:val="en-GB"/>
        </w:rPr>
        <w:t>amespace in the AKS cluster for environments</w:t>
      </w:r>
    </w:p>
    <w:p w14:paraId="42059425" w14:textId="77777777" w:rsidR="008E5DB8" w:rsidRPr="00C9746C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 w:rsidRPr="00D7796E">
        <w:rPr>
          <w:lang w:val="en-GB"/>
        </w:rPr>
        <w:t>Kubernetes Service Connection for AKS Cluster</w:t>
      </w:r>
    </w:p>
    <w:p w14:paraId="6B1138A3" w14:textId="77777777" w:rsidR="008E5DB8" w:rsidRDefault="008E5DB8" w:rsidP="008E5DB8">
      <w:pPr>
        <w:pStyle w:val="ListParagraph"/>
        <w:numPr>
          <w:ilvl w:val="0"/>
          <w:numId w:val="5"/>
        </w:numPr>
        <w:rPr>
          <w:lang w:val="en-GB"/>
        </w:rPr>
      </w:pPr>
      <w:r w:rsidRPr="00C9746C">
        <w:rPr>
          <w:lang w:val="en-GB"/>
        </w:rPr>
        <w:t>Sonar project and key</w:t>
      </w:r>
    </w:p>
    <w:p w14:paraId="0EB6C652" w14:textId="77777777" w:rsidR="008E5DB8" w:rsidRDefault="008E5DB8" w:rsidP="008E5DB8">
      <w:pPr>
        <w:pStyle w:val="Heading1"/>
        <w:sectPr w:rsidR="008E5DB8" w:rsidSect="008E5DB8">
          <w:type w:val="continuous"/>
          <w:pgSz w:w="23040" w:h="15840" w:orient="landscape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E2EA12" w14:textId="77777777" w:rsidR="008E5DB8" w:rsidRDefault="008E5DB8" w:rsidP="00C01D6F">
      <w:pPr>
        <w:pStyle w:val="Heading2"/>
        <w:sectPr w:rsidR="008E5DB8" w:rsidSect="00334526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2786B9C3" w14:textId="50DCEDF4" w:rsidR="00F86789" w:rsidRDefault="00F86789" w:rsidP="00C01D6F">
      <w:pPr>
        <w:pStyle w:val="Heading2"/>
      </w:pPr>
      <w:bookmarkStart w:id="12" w:name="_Toc212543361"/>
      <w:r>
        <w:lastRenderedPageBreak/>
        <w:t>Glossary</w:t>
      </w:r>
      <w:bookmarkEnd w:id="12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0"/>
        <w:gridCol w:w="11570"/>
      </w:tblGrid>
      <w:tr w:rsidR="00DA7867" w:rsidRPr="00DA7867" w14:paraId="7CF755D5" w14:textId="77777777" w:rsidTr="00DA7867">
        <w:tc>
          <w:tcPr>
            <w:tcW w:w="0" w:type="auto"/>
            <w:shd w:val="clear" w:color="auto" w:fill="E7E6E6" w:themeFill="background2"/>
            <w:hideMark/>
          </w:tcPr>
          <w:p w14:paraId="1104631F" w14:textId="77777777" w:rsidR="00DA7867" w:rsidRPr="00DA7867" w:rsidRDefault="00DA7867" w:rsidP="00DA7867">
            <w:pPr>
              <w:jc w:val="left"/>
              <w:rPr>
                <w:b/>
                <w:bCs/>
              </w:rPr>
            </w:pPr>
            <w:r w:rsidRPr="00DA7867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5B6324" w14:textId="77777777" w:rsidR="00DA7867" w:rsidRPr="00DA7867" w:rsidRDefault="00DA7867" w:rsidP="00DA7867">
            <w:pPr>
              <w:jc w:val="left"/>
              <w:rPr>
                <w:b/>
                <w:bCs/>
              </w:rPr>
            </w:pPr>
            <w:r w:rsidRPr="00DA7867">
              <w:rPr>
                <w:b/>
                <w:bCs/>
              </w:rPr>
              <w:t>Definition</w:t>
            </w:r>
          </w:p>
        </w:tc>
      </w:tr>
      <w:tr w:rsidR="00DA7867" w:rsidRPr="00DA7867" w14:paraId="4918A154" w14:textId="77777777" w:rsidTr="00DA7867">
        <w:tc>
          <w:tcPr>
            <w:tcW w:w="0" w:type="auto"/>
            <w:hideMark/>
          </w:tcPr>
          <w:p w14:paraId="37A4D307" w14:textId="29394686" w:rsidR="00DA7867" w:rsidRPr="00DA7867" w:rsidRDefault="00367DB6" w:rsidP="00DA7867">
            <w:pPr>
              <w:jc w:val="left"/>
            </w:pPr>
            <w:r>
              <w:t>IAI</w:t>
            </w:r>
            <w:r w:rsidR="00DA7867" w:rsidRPr="00DA7867">
              <w:t xml:space="preserve"> (</w:t>
            </w:r>
            <w:r>
              <w:t>Industrial AI Foundation</w:t>
            </w:r>
            <w:r w:rsidR="00DA7867" w:rsidRPr="00DA7867">
              <w:t>)</w:t>
            </w:r>
          </w:p>
        </w:tc>
        <w:tc>
          <w:tcPr>
            <w:tcW w:w="0" w:type="auto"/>
            <w:hideMark/>
          </w:tcPr>
          <w:p w14:paraId="494076C1" w14:textId="77777777" w:rsidR="00DA7867" w:rsidRPr="00DA7867" w:rsidRDefault="00DA7867" w:rsidP="00DA7867">
            <w:pPr>
              <w:jc w:val="left"/>
            </w:pPr>
            <w:r w:rsidRPr="00DA7867">
              <w:t>A suite of software accelerators and tools designed to integrate product, process, and live data from various IT and OT systems, providing a unified view of operations for better decision-making and process optimization.</w:t>
            </w:r>
          </w:p>
        </w:tc>
      </w:tr>
      <w:tr w:rsidR="00DA7867" w:rsidRPr="00DA7867" w14:paraId="0CA56F90" w14:textId="77777777" w:rsidTr="00DA7867">
        <w:tc>
          <w:tcPr>
            <w:tcW w:w="0" w:type="auto"/>
            <w:hideMark/>
          </w:tcPr>
          <w:p w14:paraId="27EBE310" w14:textId="77777777" w:rsidR="00DA7867" w:rsidRPr="00DA7867" w:rsidRDefault="00DA7867" w:rsidP="00DA7867">
            <w:pPr>
              <w:jc w:val="left"/>
            </w:pPr>
            <w:r w:rsidRPr="00DA7867">
              <w:t>Backend Deployment</w:t>
            </w:r>
          </w:p>
        </w:tc>
        <w:tc>
          <w:tcPr>
            <w:tcW w:w="0" w:type="auto"/>
            <w:hideMark/>
          </w:tcPr>
          <w:p w14:paraId="1F72A80B" w14:textId="3919F71C" w:rsidR="00DA7867" w:rsidRPr="00DA7867" w:rsidRDefault="00DA7867" w:rsidP="00DA7867">
            <w:pPr>
              <w:jc w:val="left"/>
            </w:pPr>
            <w:r w:rsidRPr="00DA7867">
              <w:t xml:space="preserve">The process of setting up the server-side infrastructure and APIs required for People Management, including databases, API management, and integration with other </w:t>
            </w:r>
            <w:r w:rsidR="00367DB6">
              <w:t>IAI</w:t>
            </w:r>
            <w:r w:rsidRPr="00DA7867">
              <w:t xml:space="preserve"> components.</w:t>
            </w:r>
          </w:p>
        </w:tc>
      </w:tr>
      <w:tr w:rsidR="00DA7867" w:rsidRPr="00DA7867" w14:paraId="38549116" w14:textId="77777777" w:rsidTr="00DA7867">
        <w:tc>
          <w:tcPr>
            <w:tcW w:w="0" w:type="auto"/>
            <w:hideMark/>
          </w:tcPr>
          <w:p w14:paraId="41B59851" w14:textId="77777777" w:rsidR="00DA7867" w:rsidRPr="00DA7867" w:rsidRDefault="00DA7867" w:rsidP="00DA7867">
            <w:pPr>
              <w:jc w:val="left"/>
            </w:pPr>
            <w:r w:rsidRPr="00DA7867">
              <w:t>API (Application Programming Interface)</w:t>
            </w:r>
          </w:p>
        </w:tc>
        <w:tc>
          <w:tcPr>
            <w:tcW w:w="0" w:type="auto"/>
            <w:hideMark/>
          </w:tcPr>
          <w:p w14:paraId="6EA12D52" w14:textId="77777777" w:rsidR="00DA7867" w:rsidRPr="00DA7867" w:rsidRDefault="00DA7867" w:rsidP="00DA7867">
            <w:pPr>
              <w:jc w:val="left"/>
            </w:pPr>
            <w:r w:rsidRPr="00DA7867">
              <w:t>A set of protocols and tools for building and integrating application software, allowing different components to communicate and share data.</w:t>
            </w:r>
          </w:p>
        </w:tc>
      </w:tr>
      <w:tr w:rsidR="00DA7867" w:rsidRPr="00DA7867" w14:paraId="3A45FA1A" w14:textId="77777777" w:rsidTr="00DA7867">
        <w:tc>
          <w:tcPr>
            <w:tcW w:w="0" w:type="auto"/>
            <w:hideMark/>
          </w:tcPr>
          <w:p w14:paraId="1F4EBADB" w14:textId="77777777" w:rsidR="00DA7867" w:rsidRPr="00DA7867" w:rsidRDefault="00DA7867" w:rsidP="00DA7867">
            <w:pPr>
              <w:jc w:val="left"/>
            </w:pPr>
            <w:r w:rsidRPr="00DA7867">
              <w:t>Swagger File</w:t>
            </w:r>
          </w:p>
        </w:tc>
        <w:tc>
          <w:tcPr>
            <w:tcW w:w="0" w:type="auto"/>
            <w:hideMark/>
          </w:tcPr>
          <w:p w14:paraId="2A633070" w14:textId="77777777" w:rsidR="00DA7867" w:rsidRPr="00DA7867" w:rsidRDefault="00DA7867" w:rsidP="00DA7867">
            <w:pPr>
              <w:jc w:val="left"/>
            </w:pPr>
            <w:r w:rsidRPr="00DA7867">
              <w:t>A specification for defining APIs, used here to automate the deployment of People Management APIs in the backend.</w:t>
            </w:r>
          </w:p>
        </w:tc>
      </w:tr>
      <w:tr w:rsidR="00DA7867" w:rsidRPr="00DA7867" w14:paraId="436ED514" w14:textId="77777777" w:rsidTr="00DA7867">
        <w:tc>
          <w:tcPr>
            <w:tcW w:w="0" w:type="auto"/>
            <w:hideMark/>
          </w:tcPr>
          <w:p w14:paraId="308B7D9F" w14:textId="77777777" w:rsidR="00DA7867" w:rsidRPr="00DA7867" w:rsidRDefault="00DA7867" w:rsidP="00DA7867">
            <w:pPr>
              <w:jc w:val="left"/>
            </w:pPr>
            <w:r w:rsidRPr="00DA7867">
              <w:t>Infrastructure as Code (IaC)</w:t>
            </w:r>
          </w:p>
        </w:tc>
        <w:tc>
          <w:tcPr>
            <w:tcW w:w="0" w:type="auto"/>
            <w:hideMark/>
          </w:tcPr>
          <w:p w14:paraId="725F0C7C" w14:textId="77777777" w:rsidR="00DA7867" w:rsidRPr="00DA7867" w:rsidRDefault="00DA7867" w:rsidP="00DA7867">
            <w:pPr>
              <w:jc w:val="left"/>
            </w:pPr>
            <w:r w:rsidRPr="00DA7867">
              <w:t>The practice of managing and provisioning computing infrastructure through machine-readable definition files, rather than manual hardware configuration.</w:t>
            </w:r>
          </w:p>
        </w:tc>
      </w:tr>
      <w:tr w:rsidR="00DA7867" w:rsidRPr="00DA7867" w14:paraId="41C28F80" w14:textId="77777777" w:rsidTr="00DA7867">
        <w:tc>
          <w:tcPr>
            <w:tcW w:w="0" w:type="auto"/>
            <w:hideMark/>
          </w:tcPr>
          <w:p w14:paraId="0DF126A0" w14:textId="77777777" w:rsidR="00DA7867" w:rsidRPr="00DA7867" w:rsidRDefault="00DA7867" w:rsidP="00DA7867">
            <w:pPr>
              <w:jc w:val="left"/>
            </w:pPr>
            <w:r w:rsidRPr="00DA7867">
              <w:t>ARM Template</w:t>
            </w:r>
          </w:p>
        </w:tc>
        <w:tc>
          <w:tcPr>
            <w:tcW w:w="0" w:type="auto"/>
            <w:hideMark/>
          </w:tcPr>
          <w:p w14:paraId="7763911A" w14:textId="77777777" w:rsidR="00DA7867" w:rsidRPr="00DA7867" w:rsidRDefault="00DA7867" w:rsidP="00DA7867">
            <w:pPr>
              <w:jc w:val="left"/>
            </w:pPr>
            <w:r w:rsidRPr="00DA7867">
              <w:t>Azure Resource Manager template; a JSON file that defines the resources needed for an Azure solution, used for automated deployment.</w:t>
            </w:r>
          </w:p>
        </w:tc>
      </w:tr>
      <w:tr w:rsidR="00DA7867" w:rsidRPr="00DA7867" w14:paraId="2C1F0A38" w14:textId="77777777" w:rsidTr="00DA7867">
        <w:tc>
          <w:tcPr>
            <w:tcW w:w="0" w:type="auto"/>
            <w:hideMark/>
          </w:tcPr>
          <w:p w14:paraId="6008017B" w14:textId="77777777" w:rsidR="00DA7867" w:rsidRPr="00DA7867" w:rsidRDefault="00DA7867" w:rsidP="00DA7867">
            <w:pPr>
              <w:jc w:val="left"/>
            </w:pPr>
            <w:r w:rsidRPr="00DA7867">
              <w:t>Azure DevOps</w:t>
            </w:r>
          </w:p>
        </w:tc>
        <w:tc>
          <w:tcPr>
            <w:tcW w:w="0" w:type="auto"/>
            <w:hideMark/>
          </w:tcPr>
          <w:p w14:paraId="2E2DBFAD" w14:textId="77777777" w:rsidR="00DA7867" w:rsidRPr="00DA7867" w:rsidRDefault="00DA7867" w:rsidP="00DA7867">
            <w:pPr>
              <w:jc w:val="left"/>
            </w:pPr>
            <w:r w:rsidRPr="00DA7867">
              <w:t>A cloud-based platform for software development, providing tools for source control, pipelines, and collaboration.</w:t>
            </w:r>
          </w:p>
        </w:tc>
      </w:tr>
      <w:tr w:rsidR="00DA7867" w:rsidRPr="00DA7867" w14:paraId="3E36F6E0" w14:textId="77777777" w:rsidTr="00DA7867">
        <w:tc>
          <w:tcPr>
            <w:tcW w:w="0" w:type="auto"/>
            <w:hideMark/>
          </w:tcPr>
          <w:p w14:paraId="3DD7CCED" w14:textId="77777777" w:rsidR="00DA7867" w:rsidRPr="00DA7867" w:rsidRDefault="00DA7867" w:rsidP="00DA7867">
            <w:pPr>
              <w:jc w:val="left"/>
            </w:pPr>
            <w:r w:rsidRPr="00DA7867">
              <w:t>SQL Server / SQL Database</w:t>
            </w:r>
          </w:p>
        </w:tc>
        <w:tc>
          <w:tcPr>
            <w:tcW w:w="0" w:type="auto"/>
            <w:hideMark/>
          </w:tcPr>
          <w:p w14:paraId="1ADD7DFC" w14:textId="77777777" w:rsidR="00DA7867" w:rsidRPr="00DA7867" w:rsidRDefault="00DA7867" w:rsidP="00DA7867">
            <w:pPr>
              <w:jc w:val="left"/>
            </w:pPr>
            <w:r w:rsidRPr="00DA7867">
              <w:t>Microsoft’s relational database management system and its databases, used to store and manage People Management data.</w:t>
            </w:r>
          </w:p>
        </w:tc>
      </w:tr>
      <w:tr w:rsidR="00DA7867" w:rsidRPr="00DA7867" w14:paraId="4721D990" w14:textId="77777777" w:rsidTr="00DA7867">
        <w:tc>
          <w:tcPr>
            <w:tcW w:w="0" w:type="auto"/>
            <w:hideMark/>
          </w:tcPr>
          <w:p w14:paraId="5DA9D068" w14:textId="77777777" w:rsidR="00DA7867" w:rsidRPr="00DA7867" w:rsidRDefault="00DA7867" w:rsidP="00DA7867">
            <w:pPr>
              <w:jc w:val="left"/>
            </w:pPr>
            <w:r w:rsidRPr="00DA7867">
              <w:t>Docker Image</w:t>
            </w:r>
          </w:p>
        </w:tc>
        <w:tc>
          <w:tcPr>
            <w:tcW w:w="0" w:type="auto"/>
            <w:hideMark/>
          </w:tcPr>
          <w:p w14:paraId="56AD083C" w14:textId="77777777" w:rsidR="00DA7867" w:rsidRPr="00DA7867" w:rsidRDefault="00DA7867" w:rsidP="00DA7867">
            <w:pPr>
              <w:jc w:val="left"/>
            </w:pPr>
            <w:r w:rsidRPr="00DA7867">
              <w:t>A lightweight, standalone, and executable software package that includes everything needed to run an application, used here for deploying backend services.</w:t>
            </w:r>
          </w:p>
        </w:tc>
      </w:tr>
      <w:tr w:rsidR="00DA7867" w:rsidRPr="00DA7867" w14:paraId="240AB805" w14:textId="77777777" w:rsidTr="00DA7867">
        <w:tc>
          <w:tcPr>
            <w:tcW w:w="0" w:type="auto"/>
            <w:hideMark/>
          </w:tcPr>
          <w:p w14:paraId="78A43523" w14:textId="77777777" w:rsidR="00DA7867" w:rsidRPr="00DA7867" w:rsidRDefault="00DA7867" w:rsidP="00DA7867">
            <w:pPr>
              <w:jc w:val="left"/>
            </w:pPr>
            <w:r w:rsidRPr="00DA7867">
              <w:t>Kubernetes Cluster (AKS)</w:t>
            </w:r>
          </w:p>
        </w:tc>
        <w:tc>
          <w:tcPr>
            <w:tcW w:w="0" w:type="auto"/>
            <w:hideMark/>
          </w:tcPr>
          <w:p w14:paraId="4E977906" w14:textId="77777777" w:rsidR="00DA7867" w:rsidRPr="00DA7867" w:rsidRDefault="00DA7867" w:rsidP="00DA7867">
            <w:pPr>
              <w:jc w:val="left"/>
            </w:pPr>
            <w:r w:rsidRPr="00DA7867">
              <w:t>A group of nodes running containerized applications managed by Kubernetes, with Azure Kubernetes Service (AKS) providing the orchestration.</w:t>
            </w:r>
          </w:p>
        </w:tc>
      </w:tr>
      <w:tr w:rsidR="00DA7867" w:rsidRPr="00DA7867" w14:paraId="5ADA34CF" w14:textId="77777777" w:rsidTr="00DA7867">
        <w:tc>
          <w:tcPr>
            <w:tcW w:w="0" w:type="auto"/>
            <w:hideMark/>
          </w:tcPr>
          <w:p w14:paraId="4A424D51" w14:textId="77777777" w:rsidR="00DA7867" w:rsidRPr="00DA7867" w:rsidRDefault="00DA7867" w:rsidP="00DA7867">
            <w:pPr>
              <w:jc w:val="left"/>
            </w:pPr>
            <w:r w:rsidRPr="00DA7867">
              <w:t>API Management (APIM)</w:t>
            </w:r>
          </w:p>
        </w:tc>
        <w:tc>
          <w:tcPr>
            <w:tcW w:w="0" w:type="auto"/>
            <w:hideMark/>
          </w:tcPr>
          <w:p w14:paraId="6C9CEA6C" w14:textId="77777777" w:rsidR="00DA7867" w:rsidRPr="00DA7867" w:rsidRDefault="00DA7867" w:rsidP="00DA7867">
            <w:pPr>
              <w:jc w:val="left"/>
            </w:pPr>
            <w:r w:rsidRPr="00DA7867">
              <w:t>A platform for publishing, managing, securing, and analyzing APIs, used to expose People Management APIs.</w:t>
            </w:r>
          </w:p>
        </w:tc>
      </w:tr>
      <w:tr w:rsidR="00DA7867" w:rsidRPr="00DA7867" w14:paraId="26C9CBEA" w14:textId="77777777" w:rsidTr="00DA7867">
        <w:tc>
          <w:tcPr>
            <w:tcW w:w="0" w:type="auto"/>
            <w:hideMark/>
          </w:tcPr>
          <w:p w14:paraId="0028C18B" w14:textId="77777777" w:rsidR="00DA7867" w:rsidRPr="00DA7867" w:rsidRDefault="00DA7867" w:rsidP="00DA7867">
            <w:pPr>
              <w:jc w:val="left"/>
            </w:pPr>
            <w:r w:rsidRPr="00DA7867">
              <w:t>Service Connection</w:t>
            </w:r>
          </w:p>
        </w:tc>
        <w:tc>
          <w:tcPr>
            <w:tcW w:w="0" w:type="auto"/>
            <w:hideMark/>
          </w:tcPr>
          <w:p w14:paraId="3695AAE4" w14:textId="77777777" w:rsidR="00DA7867" w:rsidRPr="00DA7867" w:rsidRDefault="00DA7867" w:rsidP="00DA7867">
            <w:pPr>
              <w:jc w:val="left"/>
            </w:pPr>
            <w:r w:rsidRPr="00DA7867">
              <w:t>A configuration in Azure DevOps that allows pipelines to access external services securely.</w:t>
            </w:r>
          </w:p>
        </w:tc>
      </w:tr>
      <w:tr w:rsidR="00DA7867" w:rsidRPr="00DA7867" w14:paraId="19F20E25" w14:textId="77777777" w:rsidTr="00DA7867">
        <w:tc>
          <w:tcPr>
            <w:tcW w:w="0" w:type="auto"/>
            <w:hideMark/>
          </w:tcPr>
          <w:p w14:paraId="26A0A521" w14:textId="77777777" w:rsidR="00DA7867" w:rsidRPr="00DA7867" w:rsidRDefault="00DA7867" w:rsidP="00DA7867">
            <w:pPr>
              <w:jc w:val="left"/>
            </w:pPr>
            <w:r w:rsidRPr="00DA7867">
              <w:t>Variable Library</w:t>
            </w:r>
          </w:p>
        </w:tc>
        <w:tc>
          <w:tcPr>
            <w:tcW w:w="0" w:type="auto"/>
            <w:hideMark/>
          </w:tcPr>
          <w:p w14:paraId="7BEBA3A6" w14:textId="77777777" w:rsidR="00DA7867" w:rsidRPr="00DA7867" w:rsidRDefault="00DA7867" w:rsidP="00DA7867">
            <w:pPr>
              <w:jc w:val="left"/>
            </w:pPr>
            <w:r w:rsidRPr="00DA7867">
              <w:t>A collection of key-value pairs used to store configuration parameters for pipelines and deployments.</w:t>
            </w:r>
          </w:p>
        </w:tc>
      </w:tr>
      <w:tr w:rsidR="00DA7867" w:rsidRPr="00DA7867" w14:paraId="32B4EBBA" w14:textId="77777777" w:rsidTr="00DA7867">
        <w:tc>
          <w:tcPr>
            <w:tcW w:w="0" w:type="auto"/>
            <w:hideMark/>
          </w:tcPr>
          <w:p w14:paraId="76155836" w14:textId="77777777" w:rsidR="00DA7867" w:rsidRPr="00DA7867" w:rsidRDefault="00DA7867" w:rsidP="00DA7867">
            <w:pPr>
              <w:jc w:val="left"/>
            </w:pPr>
            <w:r w:rsidRPr="00DA7867">
              <w:t>Artifact</w:t>
            </w:r>
          </w:p>
        </w:tc>
        <w:tc>
          <w:tcPr>
            <w:tcW w:w="0" w:type="auto"/>
            <w:hideMark/>
          </w:tcPr>
          <w:p w14:paraId="2BE6075B" w14:textId="77777777" w:rsidR="00DA7867" w:rsidRPr="00DA7867" w:rsidRDefault="00DA7867" w:rsidP="00DA7867">
            <w:pPr>
              <w:jc w:val="left"/>
            </w:pPr>
            <w:r w:rsidRPr="00DA7867">
              <w:t>A file or set of files produced during a pipeline run, such as a Docker image, used in subsequent deployment stages.</w:t>
            </w:r>
          </w:p>
        </w:tc>
      </w:tr>
      <w:tr w:rsidR="00DA7867" w:rsidRPr="00DA7867" w14:paraId="345E46DA" w14:textId="77777777" w:rsidTr="00DA7867">
        <w:tc>
          <w:tcPr>
            <w:tcW w:w="0" w:type="auto"/>
            <w:hideMark/>
          </w:tcPr>
          <w:p w14:paraId="61C404DA" w14:textId="77777777" w:rsidR="00DA7867" w:rsidRPr="00DA7867" w:rsidRDefault="00DA7867" w:rsidP="00DA7867">
            <w:pPr>
              <w:jc w:val="left"/>
            </w:pPr>
            <w:r w:rsidRPr="00DA7867">
              <w:t>Active Directory (AD)</w:t>
            </w:r>
          </w:p>
        </w:tc>
        <w:tc>
          <w:tcPr>
            <w:tcW w:w="0" w:type="auto"/>
            <w:hideMark/>
          </w:tcPr>
          <w:p w14:paraId="37FB0792" w14:textId="77777777" w:rsidR="00DA7867" w:rsidRPr="00DA7867" w:rsidRDefault="00DA7867" w:rsidP="00DA7867">
            <w:pPr>
              <w:jc w:val="left"/>
            </w:pPr>
            <w:r w:rsidRPr="00DA7867">
              <w:t>Microsoft’s directory service for managing users, groups, and permissions within an organization.</w:t>
            </w:r>
          </w:p>
        </w:tc>
      </w:tr>
      <w:tr w:rsidR="00DA7867" w:rsidRPr="00DA7867" w14:paraId="51EF73A1" w14:textId="77777777" w:rsidTr="00DA7867">
        <w:tc>
          <w:tcPr>
            <w:tcW w:w="0" w:type="auto"/>
            <w:hideMark/>
          </w:tcPr>
          <w:p w14:paraId="1FD0F8BB" w14:textId="77777777" w:rsidR="00DA7867" w:rsidRPr="00DA7867" w:rsidRDefault="00DA7867" w:rsidP="00DA7867">
            <w:pPr>
              <w:jc w:val="left"/>
            </w:pPr>
            <w:r w:rsidRPr="00DA7867">
              <w:t>SonarQube</w:t>
            </w:r>
          </w:p>
        </w:tc>
        <w:tc>
          <w:tcPr>
            <w:tcW w:w="0" w:type="auto"/>
            <w:hideMark/>
          </w:tcPr>
          <w:p w14:paraId="2EE2E81D" w14:textId="77777777" w:rsidR="00DA7867" w:rsidRPr="00DA7867" w:rsidRDefault="00DA7867" w:rsidP="00DA7867">
            <w:pPr>
              <w:jc w:val="left"/>
            </w:pPr>
            <w:r w:rsidRPr="00DA7867">
              <w:t>An open-source platform for continuous inspection of code quality, used here for code analysis in pipelines.</w:t>
            </w:r>
          </w:p>
        </w:tc>
      </w:tr>
      <w:tr w:rsidR="00DA7867" w:rsidRPr="00DA7867" w14:paraId="3BC16D3A" w14:textId="77777777" w:rsidTr="00DA7867">
        <w:tc>
          <w:tcPr>
            <w:tcW w:w="0" w:type="auto"/>
            <w:hideMark/>
          </w:tcPr>
          <w:p w14:paraId="6A33D22F" w14:textId="77777777" w:rsidR="00DA7867" w:rsidRPr="00DA7867" w:rsidRDefault="00DA7867" w:rsidP="00DA7867">
            <w:pPr>
              <w:jc w:val="left"/>
            </w:pPr>
            <w:r w:rsidRPr="00DA7867">
              <w:t>Namespace</w:t>
            </w:r>
          </w:p>
        </w:tc>
        <w:tc>
          <w:tcPr>
            <w:tcW w:w="0" w:type="auto"/>
            <w:hideMark/>
          </w:tcPr>
          <w:p w14:paraId="61134816" w14:textId="77777777" w:rsidR="00DA7867" w:rsidRPr="00DA7867" w:rsidRDefault="00DA7867" w:rsidP="00DA7867">
            <w:pPr>
              <w:jc w:val="left"/>
            </w:pPr>
            <w:r w:rsidRPr="00DA7867">
              <w:t>A way to organize resources within a Kubernetes cluster, often used to separate environments.</w:t>
            </w:r>
          </w:p>
        </w:tc>
      </w:tr>
      <w:tr w:rsidR="00DA7867" w:rsidRPr="00DA7867" w14:paraId="0E386DB9" w14:textId="77777777" w:rsidTr="00DA7867">
        <w:tc>
          <w:tcPr>
            <w:tcW w:w="0" w:type="auto"/>
            <w:hideMark/>
          </w:tcPr>
          <w:p w14:paraId="06881FDE" w14:textId="77777777" w:rsidR="00DA7867" w:rsidRPr="00DA7867" w:rsidRDefault="00DA7867" w:rsidP="00DA7867">
            <w:pPr>
              <w:jc w:val="left"/>
            </w:pPr>
            <w:r w:rsidRPr="00DA7867">
              <w:t>Resource Group</w:t>
            </w:r>
          </w:p>
        </w:tc>
        <w:tc>
          <w:tcPr>
            <w:tcW w:w="0" w:type="auto"/>
            <w:hideMark/>
          </w:tcPr>
          <w:p w14:paraId="2F3B3A4D" w14:textId="77777777" w:rsidR="00DA7867" w:rsidRPr="00DA7867" w:rsidRDefault="00DA7867" w:rsidP="00DA7867">
            <w:pPr>
              <w:jc w:val="left"/>
            </w:pPr>
            <w:r w:rsidRPr="00DA7867">
              <w:t>A container in Azure that holds related resources for an Azure solution.</w:t>
            </w:r>
          </w:p>
        </w:tc>
      </w:tr>
      <w:tr w:rsidR="00DA7867" w:rsidRPr="00DA7867" w14:paraId="2F9032C4" w14:textId="77777777" w:rsidTr="00DA7867">
        <w:tc>
          <w:tcPr>
            <w:tcW w:w="0" w:type="auto"/>
            <w:hideMark/>
          </w:tcPr>
          <w:p w14:paraId="25D60C34" w14:textId="77777777" w:rsidR="00DA7867" w:rsidRPr="00DA7867" w:rsidRDefault="00DA7867" w:rsidP="00DA7867">
            <w:pPr>
              <w:jc w:val="left"/>
            </w:pPr>
            <w:r w:rsidRPr="00DA7867">
              <w:t>Client ID / Tenant ID</w:t>
            </w:r>
          </w:p>
        </w:tc>
        <w:tc>
          <w:tcPr>
            <w:tcW w:w="0" w:type="auto"/>
            <w:hideMark/>
          </w:tcPr>
          <w:p w14:paraId="1F9EF0FF" w14:textId="77777777" w:rsidR="00DA7867" w:rsidRPr="00DA7867" w:rsidRDefault="00DA7867" w:rsidP="00DA7867">
            <w:pPr>
              <w:jc w:val="left"/>
            </w:pPr>
            <w:r w:rsidRPr="00DA7867">
              <w:t>Identifiers for Azure service principals, used for authentication and authorization in deployments.</w:t>
            </w:r>
          </w:p>
        </w:tc>
      </w:tr>
      <w:tr w:rsidR="00DA7867" w:rsidRPr="00DA7867" w14:paraId="775E78E0" w14:textId="77777777" w:rsidTr="00DA7867">
        <w:tc>
          <w:tcPr>
            <w:tcW w:w="0" w:type="auto"/>
            <w:hideMark/>
          </w:tcPr>
          <w:p w14:paraId="49F851A9" w14:textId="77777777" w:rsidR="00DA7867" w:rsidRPr="00DA7867" w:rsidRDefault="00DA7867" w:rsidP="00DA7867">
            <w:pPr>
              <w:jc w:val="left"/>
            </w:pPr>
            <w:r w:rsidRPr="00DA7867">
              <w:t>Middleware</w:t>
            </w:r>
          </w:p>
        </w:tc>
        <w:tc>
          <w:tcPr>
            <w:tcW w:w="0" w:type="auto"/>
            <w:hideMark/>
          </w:tcPr>
          <w:p w14:paraId="56618CAC" w14:textId="77777777" w:rsidR="00DA7867" w:rsidRPr="00DA7867" w:rsidRDefault="00DA7867" w:rsidP="00DA7867">
            <w:pPr>
              <w:jc w:val="left"/>
            </w:pPr>
            <w:r w:rsidRPr="00DA7867">
              <w:t>Software that connects different applications or services, enabling communication and data management.</w:t>
            </w:r>
          </w:p>
        </w:tc>
      </w:tr>
      <w:tr w:rsidR="00DA7867" w:rsidRPr="00DA7867" w14:paraId="40D917F8" w14:textId="77777777" w:rsidTr="00DA7867">
        <w:tc>
          <w:tcPr>
            <w:tcW w:w="0" w:type="auto"/>
            <w:hideMark/>
          </w:tcPr>
          <w:p w14:paraId="7E5013C5" w14:textId="77777777" w:rsidR="00DA7867" w:rsidRPr="00DA7867" w:rsidRDefault="00DA7867" w:rsidP="00DA7867">
            <w:pPr>
              <w:jc w:val="left"/>
            </w:pPr>
            <w:r w:rsidRPr="00DA7867">
              <w:t>YAML (YML) File</w:t>
            </w:r>
          </w:p>
        </w:tc>
        <w:tc>
          <w:tcPr>
            <w:tcW w:w="0" w:type="auto"/>
            <w:hideMark/>
          </w:tcPr>
          <w:p w14:paraId="61136A12" w14:textId="77777777" w:rsidR="00DA7867" w:rsidRPr="00DA7867" w:rsidRDefault="00DA7867" w:rsidP="00DA7867">
            <w:pPr>
              <w:jc w:val="left"/>
            </w:pPr>
            <w:r w:rsidRPr="00DA7867">
              <w:t>A human-readable data serialization format used for configuration files, such as pipeline definitions.</w:t>
            </w:r>
          </w:p>
        </w:tc>
      </w:tr>
    </w:tbl>
    <w:p w14:paraId="3EFE432E" w14:textId="77777777" w:rsidR="00F86789" w:rsidRPr="00F86789" w:rsidRDefault="00F86789" w:rsidP="00F86789"/>
    <w:p w14:paraId="6A571821" w14:textId="66AA1067" w:rsidR="00223FC4" w:rsidRDefault="008D2121" w:rsidP="000C3963">
      <w:pPr>
        <w:pStyle w:val="Heading1"/>
      </w:pPr>
      <w:bookmarkStart w:id="13" w:name="_Toc212543362"/>
      <w:bookmarkEnd w:id="10"/>
      <w:r>
        <w:t xml:space="preserve">Required </w:t>
      </w:r>
      <w:r w:rsidR="00223FC4">
        <w:t>Pipelines</w:t>
      </w:r>
      <w:bookmarkEnd w:id="13"/>
    </w:p>
    <w:tbl>
      <w:tblPr>
        <w:tblStyle w:val="TableGridLight"/>
        <w:tblW w:w="16864" w:type="dxa"/>
        <w:tblLook w:val="04A0" w:firstRow="1" w:lastRow="0" w:firstColumn="1" w:lastColumn="0" w:noHBand="0" w:noVBand="1"/>
      </w:tblPr>
      <w:tblGrid>
        <w:gridCol w:w="5935"/>
        <w:gridCol w:w="10929"/>
      </w:tblGrid>
      <w:tr w:rsidR="003F69AA" w14:paraId="5BC59573" w14:textId="77777777" w:rsidTr="002C19F9">
        <w:tc>
          <w:tcPr>
            <w:tcW w:w="5935" w:type="dxa"/>
            <w:shd w:val="clear" w:color="auto" w:fill="D0CECE" w:themeFill="background2" w:themeFillShade="E6"/>
          </w:tcPr>
          <w:p w14:paraId="42A4CF9F" w14:textId="3F0B16C7" w:rsidR="003F69AA" w:rsidRPr="00EA1139" w:rsidRDefault="003F69AA" w:rsidP="00560928">
            <w:pPr>
              <w:spacing w:before="120" w:after="120"/>
              <w:rPr>
                <w:b/>
                <w:bCs/>
              </w:rPr>
            </w:pPr>
            <w:r w:rsidRPr="00EA1139">
              <w:rPr>
                <w:b/>
                <w:bCs/>
              </w:rPr>
              <w:t>Pipeline</w:t>
            </w:r>
          </w:p>
        </w:tc>
        <w:tc>
          <w:tcPr>
            <w:tcW w:w="10929" w:type="dxa"/>
            <w:shd w:val="clear" w:color="auto" w:fill="D0CECE" w:themeFill="background2" w:themeFillShade="E6"/>
          </w:tcPr>
          <w:p w14:paraId="47BDE9F7" w14:textId="6E47818F" w:rsidR="003F69AA" w:rsidRPr="00EA1139" w:rsidRDefault="003F69AA" w:rsidP="00560928">
            <w:pPr>
              <w:spacing w:before="120" w:after="120"/>
              <w:rPr>
                <w:b/>
                <w:bCs/>
              </w:rPr>
            </w:pPr>
            <w:r w:rsidRPr="00EA1139">
              <w:rPr>
                <w:b/>
                <w:bCs/>
              </w:rPr>
              <w:t>Purpose</w:t>
            </w:r>
          </w:p>
        </w:tc>
      </w:tr>
      <w:tr w:rsidR="003F69AA" w14:paraId="247FCB8D" w14:textId="77777777" w:rsidTr="002C19F9">
        <w:tc>
          <w:tcPr>
            <w:tcW w:w="5935" w:type="dxa"/>
          </w:tcPr>
          <w:p w14:paraId="46034C1F" w14:textId="2EA7F04A" w:rsidR="003F69AA" w:rsidRPr="00EA1139" w:rsidRDefault="00367DB6" w:rsidP="00560928">
            <w:pPr>
              <w:pStyle w:val="NOLIST2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IAI</w:t>
            </w:r>
            <w:r w:rsidR="003F69AA" w:rsidRPr="00EA1139">
              <w:rPr>
                <w:lang w:val="en-GB"/>
              </w:rPr>
              <w:t>-PeopleManagement-IaC-DB-&amp;-MS</w:t>
            </w:r>
          </w:p>
        </w:tc>
        <w:tc>
          <w:tcPr>
            <w:tcW w:w="10929" w:type="dxa"/>
          </w:tcPr>
          <w:p w14:paraId="078C17F5" w14:textId="09144FFD" w:rsidR="003F69AA" w:rsidRPr="00EA1139" w:rsidRDefault="00CD7617" w:rsidP="00560928">
            <w:pPr>
              <w:spacing w:before="120" w:after="120"/>
            </w:pPr>
            <w:r w:rsidRPr="00EA1139">
              <w:t xml:space="preserve">This pipeline is used to </w:t>
            </w:r>
            <w:r w:rsidR="00CA7751" w:rsidRPr="00EA1139">
              <w:t>deploy</w:t>
            </w:r>
            <w:r w:rsidR="00275491" w:rsidRPr="00EA1139">
              <w:t xml:space="preserve"> resources like</w:t>
            </w:r>
            <w:r w:rsidR="00CA7751" w:rsidRPr="00EA1139">
              <w:t xml:space="preserve"> SQL Server</w:t>
            </w:r>
            <w:r w:rsidR="00A744D5">
              <w:t>/</w:t>
            </w:r>
            <w:r w:rsidR="00CA7751" w:rsidRPr="00EA1139">
              <w:t>Database</w:t>
            </w:r>
            <w:r w:rsidR="00275491" w:rsidRPr="00EA1139">
              <w:t xml:space="preserve"> and </w:t>
            </w:r>
            <w:r w:rsidR="00905435" w:rsidRPr="00EA1139">
              <w:t>in</w:t>
            </w:r>
            <w:r w:rsidR="00275491" w:rsidRPr="00EA1139">
              <w:t>sert data into the SQL DB created</w:t>
            </w:r>
            <w:r w:rsidR="00B50BCD" w:rsidRPr="00EA1139">
              <w:t>.</w:t>
            </w:r>
          </w:p>
        </w:tc>
      </w:tr>
      <w:tr w:rsidR="003F69AA" w14:paraId="727A8F6C" w14:textId="77777777" w:rsidTr="002C19F9">
        <w:tc>
          <w:tcPr>
            <w:tcW w:w="5935" w:type="dxa"/>
          </w:tcPr>
          <w:p w14:paraId="55B0A6E1" w14:textId="2D557897" w:rsidR="003F69AA" w:rsidRPr="00EA1139" w:rsidRDefault="00367DB6" w:rsidP="00560928">
            <w:pPr>
              <w:spacing w:before="120" w:after="120"/>
            </w:pPr>
            <w:bookmarkStart w:id="14" w:name="_Hlk120019504"/>
            <w:r>
              <w:t>IAI</w:t>
            </w:r>
            <w:r w:rsidR="003F69AA" w:rsidRPr="00EA1139">
              <w:t>-PM-API-Deployment-Using-SwaggerFile</w:t>
            </w:r>
            <w:bookmarkEnd w:id="14"/>
          </w:p>
        </w:tc>
        <w:tc>
          <w:tcPr>
            <w:tcW w:w="10929" w:type="dxa"/>
          </w:tcPr>
          <w:p w14:paraId="74FEEA97" w14:textId="27E2D53F" w:rsidR="003F69AA" w:rsidRPr="00EA1139" w:rsidRDefault="006536DE" w:rsidP="00560928">
            <w:pPr>
              <w:spacing w:before="120" w:after="120"/>
            </w:pPr>
            <w:r w:rsidRPr="00EA1139">
              <w:t xml:space="preserve">This pipeline is used to deploy the APIs </w:t>
            </w:r>
            <w:r w:rsidR="00C66FC1" w:rsidRPr="00EA1139">
              <w:t>in the API Management</w:t>
            </w:r>
            <w:r w:rsidR="00F351F6" w:rsidRPr="00EA1139">
              <w:t xml:space="preserve"> using </w:t>
            </w:r>
            <w:r w:rsidR="00806DB2">
              <w:t xml:space="preserve">a </w:t>
            </w:r>
            <w:r w:rsidR="00F351F6" w:rsidRPr="00EA1139">
              <w:t>swagger file</w:t>
            </w:r>
            <w:r w:rsidR="00B50BCD" w:rsidRPr="00EA1139">
              <w:t>.</w:t>
            </w:r>
          </w:p>
        </w:tc>
      </w:tr>
    </w:tbl>
    <w:p w14:paraId="6A224958" w14:textId="77777777" w:rsidR="003F69AA" w:rsidRPr="00277CEA" w:rsidRDefault="003F69AA" w:rsidP="00500AD9">
      <w:pPr>
        <w:spacing w:after="120"/>
      </w:pPr>
    </w:p>
    <w:p w14:paraId="5E6BBA3B" w14:textId="1D9844E7" w:rsidR="00E31731" w:rsidRPr="00F1382F" w:rsidRDefault="00500AD9" w:rsidP="00B17F36">
      <w:pPr>
        <w:ind w:right="2209"/>
        <w:rPr>
          <w:rFonts w:cs="Arial"/>
        </w:rPr>
      </w:pPr>
      <w:r>
        <w:t>These</w:t>
      </w:r>
      <w:r w:rsidR="00277CEA">
        <w:t xml:space="preserve"> pipeli</w:t>
      </w:r>
      <w:r>
        <w:t xml:space="preserve">nes are created and then both pipelines are run. </w:t>
      </w:r>
      <w:r w:rsidR="00E31731">
        <w:rPr>
          <w:lang w:val="en-GB"/>
        </w:rPr>
        <w:t xml:space="preserve">Steps to create and deploy both pipelines are </w:t>
      </w:r>
      <w:r>
        <w:rPr>
          <w:lang w:val="en-GB"/>
        </w:rPr>
        <w:t>discussed in the subsequent sections</w:t>
      </w:r>
      <w:r w:rsidR="00327867">
        <w:rPr>
          <w:lang w:val="en-GB"/>
        </w:rPr>
        <w:t xml:space="preserve"> of this document</w:t>
      </w:r>
      <w:r w:rsidR="00E31731">
        <w:rPr>
          <w:lang w:val="en-GB"/>
        </w:rPr>
        <w:t>.</w:t>
      </w:r>
      <w:r w:rsidR="00223FC4" w:rsidRPr="00223FC4">
        <w:rPr>
          <w:rFonts w:cs="Arial"/>
        </w:rPr>
        <w:t xml:space="preserve"> </w:t>
      </w:r>
      <w:r w:rsidR="00223FC4" w:rsidRPr="00277CEA">
        <w:rPr>
          <w:rFonts w:cs="Arial"/>
        </w:rPr>
        <w:t xml:space="preserve">The backend deployment for People Management </w:t>
      </w:r>
      <w:r w:rsidR="00223FC4">
        <w:t>takes</w:t>
      </w:r>
      <w:r w:rsidR="00223FC4" w:rsidRPr="00277CEA">
        <w:rPr>
          <w:rFonts w:cs="Arial"/>
        </w:rPr>
        <w:t xml:space="preserve"> about 30 minutes to complete. </w:t>
      </w:r>
    </w:p>
    <w:p w14:paraId="296EE3D4" w14:textId="110E5DA3" w:rsidR="00A7305B" w:rsidRDefault="00367DB6" w:rsidP="00223FC4">
      <w:pPr>
        <w:pStyle w:val="Heading2"/>
      </w:pPr>
      <w:bookmarkStart w:id="15" w:name="_Toc212543363"/>
      <w:r>
        <w:t>IAI</w:t>
      </w:r>
      <w:r w:rsidR="00A7305B" w:rsidRPr="00E31731">
        <w:t>-PeopleManagement-IaC-DB-&amp;-MS</w:t>
      </w:r>
      <w:bookmarkEnd w:id="15"/>
    </w:p>
    <w:p w14:paraId="0BB16DC0" w14:textId="46779C3C" w:rsidR="00112114" w:rsidRDefault="00C06CBE" w:rsidP="00FC3339">
      <w:pPr>
        <w:ind w:right="3600"/>
      </w:pPr>
      <w:r w:rsidRPr="005E08ED">
        <w:t>In this pipeline</w:t>
      </w:r>
      <w:r>
        <w:t>,</w:t>
      </w:r>
      <w:r w:rsidRPr="005E08ED">
        <w:t xml:space="preserve"> </w:t>
      </w:r>
      <w:r w:rsidR="00F87539">
        <w:t xml:space="preserve">the </w:t>
      </w:r>
      <w:r>
        <w:t>stage</w:t>
      </w:r>
      <w:r w:rsidR="00F87539">
        <w:t>s</w:t>
      </w:r>
      <w:r>
        <w:t xml:space="preserve"> </w:t>
      </w:r>
      <w:r w:rsidR="00F87539">
        <w:t xml:space="preserve">mentioned below </w:t>
      </w:r>
      <w:r>
        <w:t>get execute</w:t>
      </w:r>
      <w:r w:rsidR="00EE662A">
        <w:t>d</w:t>
      </w:r>
      <w:r w:rsidR="00F87539">
        <w:t>. These stages have</w:t>
      </w:r>
      <w:r>
        <w:t xml:space="preserve"> jobs</w:t>
      </w:r>
      <w:r w:rsidR="00EE662A">
        <w:t xml:space="preserve"> </w:t>
      </w:r>
      <w:r w:rsidR="00F87539">
        <w:t>and</w:t>
      </w:r>
      <w:r w:rsidR="00EE662A">
        <w:t xml:space="preserve"> their location</w:t>
      </w:r>
      <w:r>
        <w:t xml:space="preserve"> listed below them.</w:t>
      </w:r>
      <w:r w:rsidR="00EE662A">
        <w:t xml:space="preserve"> T</w:t>
      </w:r>
      <w:r w:rsidR="00FA1492">
        <w:t>he related</w:t>
      </w:r>
      <w:r w:rsidR="00EE662A">
        <w:t xml:space="preserve"> </w:t>
      </w:r>
      <w:r w:rsidR="00F87539">
        <w:t>YML</w:t>
      </w:r>
      <w:r w:rsidR="00EE662A">
        <w:t xml:space="preserve"> files can be found </w:t>
      </w:r>
      <w:r w:rsidR="00112114">
        <w:t>at the following file path</w:t>
      </w:r>
      <w:r w:rsidR="00FA1492">
        <w:t>:</w:t>
      </w:r>
    </w:p>
    <w:p w14:paraId="341FD797" w14:textId="7F10AC91" w:rsidR="00C06CBE" w:rsidRPr="00A63F11" w:rsidRDefault="00EE662A" w:rsidP="00FC3339">
      <w:pPr>
        <w:ind w:right="3600"/>
        <w:rPr>
          <w:rFonts w:ascii="Consolas" w:hAnsi="Consolas"/>
        </w:rPr>
      </w:pPr>
      <w:r w:rsidRPr="00A63F11">
        <w:rPr>
          <w:rFonts w:ascii="Consolas" w:hAnsi="Consolas"/>
        </w:rPr>
        <w:t xml:space="preserve"> Consumption\DataAccess\PeopleManagement\Configuration\pm_config_middleware\</w:t>
      </w:r>
    </w:p>
    <w:p w14:paraId="0F1EAAAA" w14:textId="41A2CD44" w:rsidR="00C06CBE" w:rsidRPr="00223FC4" w:rsidRDefault="00C06CBE" w:rsidP="00FC3339">
      <w:pPr>
        <w:pStyle w:val="Heading3"/>
        <w:ind w:right="3600"/>
      </w:pPr>
      <w:bookmarkStart w:id="16" w:name="_Toc212543364"/>
      <w:r w:rsidRPr="00223FC4">
        <w:t>Stage 1</w:t>
      </w:r>
      <w:r w:rsidR="00C63524">
        <w:t>—</w:t>
      </w:r>
      <w:r w:rsidRPr="00223FC4">
        <w:t>CreateAzureEnvironment_SQL</w:t>
      </w:r>
      <w:bookmarkEnd w:id="16"/>
    </w:p>
    <w:p w14:paraId="58AD5C2D" w14:textId="43DA387D" w:rsidR="00BC2ED7" w:rsidRDefault="00C06CBE" w:rsidP="00FC3339">
      <w:pPr>
        <w:ind w:right="3600"/>
      </w:pPr>
      <w:r w:rsidRPr="00C9746C">
        <w:rPr>
          <w:i/>
          <w:iCs/>
        </w:rPr>
        <w:t>EnvironmentRGDeployment</w:t>
      </w:r>
      <w:r w:rsidRPr="00C9746C">
        <w:t>-</w:t>
      </w:r>
      <w:r w:rsidR="00C91E6F">
        <w:t xml:space="preserve"> </w:t>
      </w:r>
      <w:r w:rsidR="00A744D5">
        <w:t xml:space="preserve">If </w:t>
      </w:r>
      <w:r w:rsidR="00A744D5" w:rsidRPr="00C9746C">
        <w:t>SQL Server and Database</w:t>
      </w:r>
      <w:r w:rsidR="00A744D5">
        <w:t xml:space="preserve"> don’t exist, it uses the ARM templates listed below to c</w:t>
      </w:r>
      <w:r w:rsidR="00C91E6F">
        <w:t>reate</w:t>
      </w:r>
      <w:r w:rsidR="00A744D5">
        <w:t xml:space="preserve"> them</w:t>
      </w:r>
      <w:r w:rsidRPr="00C9746C">
        <w:t>.</w:t>
      </w:r>
    </w:p>
    <w:p w14:paraId="43550E79" w14:textId="19EF2711" w:rsidR="008957F8" w:rsidRPr="00BA5958" w:rsidRDefault="00BA5958" w:rsidP="00FC3339">
      <w:pPr>
        <w:pStyle w:val="ListParagraph"/>
        <w:numPr>
          <w:ilvl w:val="0"/>
          <w:numId w:val="6"/>
        </w:numPr>
        <w:ind w:right="5400"/>
      </w:pPr>
      <w:r w:rsidRPr="00A63F11">
        <w:t>pm_config_arm_templates\application-deployment\pipelines\azure-app-deployment-pipelines.yml</w:t>
      </w:r>
      <w:r w:rsidR="0002312A">
        <w:rPr>
          <w:i/>
          <w:iCs/>
        </w:rPr>
        <w:t>-</w:t>
      </w:r>
      <w:r w:rsidR="009A31F4">
        <w:rPr>
          <w:i/>
          <w:iCs/>
        </w:rPr>
        <w:t xml:space="preserve"> </w:t>
      </w:r>
      <w:r w:rsidR="0002312A">
        <w:t xml:space="preserve">This contains </w:t>
      </w:r>
      <w:r w:rsidR="00DD4995">
        <w:t xml:space="preserve">the </w:t>
      </w:r>
      <w:r w:rsidR="0002312A">
        <w:t>path and parameters to the First stage ‘</w:t>
      </w:r>
      <w:r w:rsidR="0002312A" w:rsidRPr="0059269B">
        <w:t>En</w:t>
      </w:r>
      <w:r w:rsidR="0002312A">
        <w:t>v</w:t>
      </w:r>
      <w:r w:rsidR="0002312A" w:rsidRPr="0059269B">
        <w:t>ironmentRGDeployment</w:t>
      </w:r>
      <w:r w:rsidR="0002312A">
        <w:t>’.</w:t>
      </w:r>
    </w:p>
    <w:p w14:paraId="7B124426" w14:textId="6CC92BA2" w:rsidR="00C06CBE" w:rsidRDefault="00BA5958" w:rsidP="00FC3339">
      <w:pPr>
        <w:pStyle w:val="ListParagraph"/>
        <w:numPr>
          <w:ilvl w:val="0"/>
          <w:numId w:val="6"/>
        </w:numPr>
        <w:ind w:right="5400"/>
      </w:pPr>
      <w:r w:rsidRPr="00A63F11">
        <w:t>pm_config_arm_templates\application-deployment\pipelines\steps-templates\resource-deploy-steps.yml</w:t>
      </w:r>
      <w:r w:rsidR="0002312A">
        <w:rPr>
          <w:i/>
          <w:iCs/>
        </w:rPr>
        <w:t xml:space="preserve">- </w:t>
      </w:r>
      <w:r w:rsidR="0002312A">
        <w:t>This contains parameters to deploy SQL Server and SQL Database.</w:t>
      </w:r>
    </w:p>
    <w:p w14:paraId="0D45B524" w14:textId="47AB713B" w:rsidR="00C06CBE" w:rsidRPr="006E646F" w:rsidRDefault="00C06CBE" w:rsidP="00FC3339">
      <w:pPr>
        <w:pStyle w:val="Heading3"/>
        <w:ind w:right="3600"/>
      </w:pPr>
      <w:bookmarkStart w:id="17" w:name="_Toc212543365"/>
      <w:r>
        <w:t>Stage 2</w:t>
      </w:r>
      <w:r w:rsidR="00C63524">
        <w:t>—</w:t>
      </w:r>
      <w:r w:rsidRPr="00C9746C">
        <w:t>Create</w:t>
      </w:r>
      <w:r>
        <w:t>Image</w:t>
      </w:r>
      <w:bookmarkEnd w:id="17"/>
    </w:p>
    <w:p w14:paraId="2D764B11" w14:textId="3B5DA663" w:rsidR="00C91E6F" w:rsidRDefault="00C06CBE" w:rsidP="00FC3339">
      <w:pPr>
        <w:ind w:right="3600"/>
      </w:pPr>
      <w:r w:rsidRPr="00C9746C">
        <w:rPr>
          <w:i/>
          <w:iCs/>
        </w:rPr>
        <w:t>DockerContainerBuildAndPush</w:t>
      </w:r>
      <w:r w:rsidRPr="00C9746C">
        <w:t>- To</w:t>
      </w:r>
      <w:r w:rsidR="00C91E6F">
        <w:t xml:space="preserve"> create </w:t>
      </w:r>
      <w:r w:rsidR="00DD4995">
        <w:t xml:space="preserve">the </w:t>
      </w:r>
      <w:r w:rsidR="00C91E6F">
        <w:t xml:space="preserve">table in </w:t>
      </w:r>
      <w:r w:rsidR="00DD4995">
        <w:t xml:space="preserve">the </w:t>
      </w:r>
      <w:r w:rsidR="00C91E6F">
        <w:t xml:space="preserve">SQL Database created in </w:t>
      </w:r>
      <w:r w:rsidR="00DD4995">
        <w:t xml:space="preserve">the </w:t>
      </w:r>
      <w:r w:rsidR="00C91E6F">
        <w:t>previous step,</w:t>
      </w:r>
      <w:r w:rsidRPr="00C9746C">
        <w:t xml:space="preserve"> </w:t>
      </w:r>
      <w:r w:rsidR="00E31731" w:rsidRPr="00C9746C">
        <w:t>build</w:t>
      </w:r>
      <w:r w:rsidR="00C91E6F">
        <w:t xml:space="preserve"> </w:t>
      </w:r>
      <w:r w:rsidR="00DD4995">
        <w:t xml:space="preserve">a </w:t>
      </w:r>
      <w:r w:rsidR="00C91E6F">
        <w:t>docker</w:t>
      </w:r>
      <w:r w:rsidRPr="00C9746C">
        <w:t xml:space="preserve"> image and</w:t>
      </w:r>
      <w:r w:rsidR="00C91E6F">
        <w:t xml:space="preserve"> push</w:t>
      </w:r>
      <w:r w:rsidR="0006185F">
        <w:t xml:space="preserve"> the</w:t>
      </w:r>
      <w:r w:rsidR="00C91E6F">
        <w:t xml:space="preserve"> image to </w:t>
      </w:r>
      <w:r w:rsidR="00DD4995">
        <w:t xml:space="preserve">the </w:t>
      </w:r>
      <w:r w:rsidR="00C91E6F">
        <w:t>container registry</w:t>
      </w:r>
      <w:r w:rsidR="00DD4995">
        <w:t>. T</w:t>
      </w:r>
      <w:r w:rsidR="0006185F">
        <w:t>hen</w:t>
      </w:r>
      <w:r w:rsidRPr="00C9746C">
        <w:t xml:space="preserve"> create </w:t>
      </w:r>
      <w:r w:rsidR="00DD4995">
        <w:t xml:space="preserve">an </w:t>
      </w:r>
      <w:r w:rsidRPr="00C9746C">
        <w:t xml:space="preserve">Artifact for </w:t>
      </w:r>
      <w:r w:rsidR="00A744D5">
        <w:t xml:space="preserve">the </w:t>
      </w:r>
      <w:r w:rsidRPr="00C9746C">
        <w:t xml:space="preserve">next </w:t>
      </w:r>
      <w:r>
        <w:t>stage</w:t>
      </w:r>
      <w:r w:rsidR="00C91E6F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85"/>
      </w:tblGrid>
      <w:tr w:rsidR="0006185F" w14:paraId="6CC7CD40" w14:textId="77777777" w:rsidTr="0006185F">
        <w:trPr>
          <w:trHeight w:val="499"/>
        </w:trPr>
        <w:tc>
          <w:tcPr>
            <w:tcW w:w="5710" w:type="dxa"/>
          </w:tcPr>
          <w:p w14:paraId="07AF57CB" w14:textId="70F37D7D" w:rsidR="0006185F" w:rsidRDefault="0006185F" w:rsidP="00FC3339">
            <w:pPr>
              <w:spacing w:before="60" w:after="60"/>
              <w:ind w:right="3600"/>
              <w:rPr>
                <w:rFonts w:ascii="Consolas" w:hAnsi="Consolas"/>
              </w:rPr>
            </w:pPr>
            <w:r w:rsidRPr="0006185F">
              <w:rPr>
                <w:rFonts w:ascii="Consolas" w:hAnsi="Consolas" w:cs="Times New Roman"/>
              </w:rPr>
              <w:t>pm_config_ms\pipeline\jobimagebuildtemplate.yml</w:t>
            </w:r>
          </w:p>
        </w:tc>
      </w:tr>
    </w:tbl>
    <w:p w14:paraId="41F48954" w14:textId="2627DF2A" w:rsidR="00C06CBE" w:rsidRPr="00C9746C" w:rsidRDefault="00C06CBE" w:rsidP="00FC3339">
      <w:pPr>
        <w:pStyle w:val="Heading3"/>
        <w:ind w:right="3600"/>
      </w:pPr>
      <w:bookmarkStart w:id="18" w:name="_Toc212543366"/>
      <w:r>
        <w:t>Stage 3</w:t>
      </w:r>
      <w:r w:rsidR="00C63524">
        <w:t>—</w:t>
      </w:r>
      <w:r>
        <w:t>DeployApplication_MS</w:t>
      </w:r>
      <w:bookmarkEnd w:id="18"/>
    </w:p>
    <w:p w14:paraId="34852213" w14:textId="50EF2759" w:rsidR="00C91E6F" w:rsidRDefault="00C06CBE" w:rsidP="00FC3339">
      <w:pPr>
        <w:ind w:right="3600"/>
      </w:pPr>
      <w:bookmarkStart w:id="19" w:name="OLE_LINK4"/>
      <w:r w:rsidRPr="00C9746C">
        <w:rPr>
          <w:i/>
          <w:iCs/>
        </w:rPr>
        <w:t>KubernetesDeployment</w:t>
      </w:r>
      <w:bookmarkEnd w:id="19"/>
      <w:r w:rsidRPr="00C9746C">
        <w:t>- Use the Artifact</w:t>
      </w:r>
      <w:r w:rsidR="0002312A">
        <w:t xml:space="preserve"> created in </w:t>
      </w:r>
      <w:r w:rsidR="00A744D5">
        <w:t xml:space="preserve">the </w:t>
      </w:r>
      <w:r w:rsidR="0002312A">
        <w:t>previous step</w:t>
      </w:r>
      <w:r w:rsidRPr="00C9746C">
        <w:t xml:space="preserve"> and </w:t>
      </w:r>
      <w:r w:rsidR="00A744D5">
        <w:t xml:space="preserve">the </w:t>
      </w:r>
      <w:r w:rsidR="00C91E6F">
        <w:t>deploying docker container.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44"/>
      </w:tblGrid>
      <w:tr w:rsidR="0006185F" w14:paraId="39D7E2AE" w14:textId="77777777" w:rsidTr="0006185F">
        <w:trPr>
          <w:trHeight w:val="456"/>
        </w:trPr>
        <w:tc>
          <w:tcPr>
            <w:tcW w:w="6261" w:type="dxa"/>
          </w:tcPr>
          <w:p w14:paraId="131F7BAA" w14:textId="5A8E2574" w:rsidR="0006185F" w:rsidRDefault="0006185F" w:rsidP="00FC3339">
            <w:pPr>
              <w:spacing w:before="60" w:after="60"/>
              <w:ind w:right="3600"/>
              <w:rPr>
                <w:rFonts w:ascii="Consolas" w:hAnsi="Consolas"/>
              </w:rPr>
            </w:pPr>
            <w:r w:rsidRPr="0006185F">
              <w:rPr>
                <w:rFonts w:ascii="Consolas" w:hAnsi="Consolas" w:cs="Times New Roman"/>
              </w:rPr>
              <w:t>pm_config_ms\pipeline\jobapplicationdeployemplate.yml</w:t>
            </w:r>
          </w:p>
        </w:tc>
      </w:tr>
    </w:tbl>
    <w:p w14:paraId="2B1BB9E6" w14:textId="2D096D47" w:rsidR="00C06CBE" w:rsidRPr="00C9746C" w:rsidRDefault="00C06CBE" w:rsidP="00FC3339">
      <w:pPr>
        <w:pStyle w:val="Heading3"/>
        <w:ind w:right="3600"/>
      </w:pPr>
      <w:bookmarkStart w:id="20" w:name="_Toc212543367"/>
      <w:r>
        <w:t>Stage 4</w:t>
      </w:r>
      <w:r w:rsidR="00C63524">
        <w:t>—</w:t>
      </w:r>
      <w:r>
        <w:t>DeployApplication_DB</w:t>
      </w:r>
      <w:bookmarkEnd w:id="20"/>
    </w:p>
    <w:p w14:paraId="28832B5A" w14:textId="2E02D095" w:rsidR="00C91E6F" w:rsidRDefault="00C06CBE" w:rsidP="00FC3339">
      <w:pPr>
        <w:ind w:right="3600"/>
      </w:pPr>
      <w:r w:rsidRPr="00C9746C">
        <w:rPr>
          <w:i/>
          <w:iCs/>
        </w:rPr>
        <w:t>DeployDB</w:t>
      </w:r>
      <w:r w:rsidRPr="00C9746C">
        <w:t>- Run DB setup scripts to insert data</w:t>
      </w:r>
      <w:r w:rsidR="00C91E6F">
        <w:t xml:space="preserve"> for System Roles, </w:t>
      </w:r>
      <w:r w:rsidR="00367DB6">
        <w:t>IAI</w:t>
      </w:r>
      <w:r w:rsidR="00C91E6F">
        <w:t xml:space="preserve"> Roles, Departments, AD Groups, </w:t>
      </w:r>
      <w:r w:rsidR="00E31731">
        <w:t>Users,</w:t>
      </w:r>
      <w:r w:rsidR="00C91E6F">
        <w:t xml:space="preserve"> and their respective mappings</w:t>
      </w:r>
      <w:r w:rsidRPr="00C9746C">
        <w:t xml:space="preserve">, if </w:t>
      </w:r>
      <w:r w:rsidR="009A31F4">
        <w:t xml:space="preserve">they do </w:t>
      </w:r>
      <w:r w:rsidRPr="00C9746C">
        <w:t>not already exist.</w:t>
      </w:r>
    </w:p>
    <w:tbl>
      <w:tblPr>
        <w:tblStyle w:val="TableGridLight"/>
        <w:tblW w:w="14935" w:type="dxa"/>
        <w:tblLook w:val="04A0" w:firstRow="1" w:lastRow="0" w:firstColumn="1" w:lastColumn="0" w:noHBand="0" w:noVBand="1"/>
      </w:tblPr>
      <w:tblGrid>
        <w:gridCol w:w="14935"/>
      </w:tblGrid>
      <w:tr w:rsidR="0006185F" w14:paraId="525CCCC0" w14:textId="77777777" w:rsidTr="00FC3339">
        <w:trPr>
          <w:trHeight w:val="500"/>
        </w:trPr>
        <w:tc>
          <w:tcPr>
            <w:tcW w:w="14935" w:type="dxa"/>
          </w:tcPr>
          <w:p w14:paraId="7DA231C8" w14:textId="15890590" w:rsidR="0006185F" w:rsidRDefault="0006185F" w:rsidP="00FC3339">
            <w:pPr>
              <w:spacing w:before="60" w:after="60"/>
              <w:ind w:right="3600"/>
              <w:rPr>
                <w:rFonts w:ascii="Consolas" w:hAnsi="Consolas"/>
              </w:rPr>
            </w:pPr>
            <w:r w:rsidRPr="0006185F">
              <w:rPr>
                <w:rFonts w:ascii="Consolas" w:hAnsi="Consolas"/>
              </w:rPr>
              <w:t>pm_config_arm_templates\application-deployment\pipelines\jobs-templates\environment-deploy-jobs.yml</w:t>
            </w:r>
          </w:p>
        </w:tc>
      </w:tr>
    </w:tbl>
    <w:p w14:paraId="1F9CBCDF" w14:textId="77777777" w:rsidR="00C06CBE" w:rsidRPr="008630D1" w:rsidRDefault="00C06CBE" w:rsidP="00223FC4">
      <w:pPr>
        <w:rPr>
          <w:i/>
          <w:iCs/>
        </w:rPr>
      </w:pPr>
    </w:p>
    <w:p w14:paraId="562A78C1" w14:textId="77777777" w:rsidR="008D6AF7" w:rsidRDefault="008D6AF7" w:rsidP="00E57783">
      <w:pPr>
        <w:pStyle w:val="Heading3"/>
        <w:sectPr w:rsidR="008D6AF7" w:rsidSect="00C2307B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bookmarkStart w:id="21" w:name="OLE_LINK10"/>
    </w:p>
    <w:p w14:paraId="2C0D8D5D" w14:textId="2D968FB2" w:rsidR="00C06CBE" w:rsidRPr="00C06CBE" w:rsidRDefault="00CE23D7" w:rsidP="00E57783">
      <w:pPr>
        <w:pStyle w:val="Heading3"/>
      </w:pPr>
      <w:bookmarkStart w:id="22" w:name="_Toc212543368"/>
      <w:bookmarkEnd w:id="21"/>
      <w:r>
        <w:t>Deployment Steps</w:t>
      </w:r>
      <w:bookmarkEnd w:id="22"/>
    </w:p>
    <w:p w14:paraId="4A5044C9" w14:textId="77777777" w:rsidR="0015312D" w:rsidRDefault="0015312D" w:rsidP="00954523">
      <w:pPr>
        <w:numPr>
          <w:ilvl w:val="0"/>
          <w:numId w:val="9"/>
        </w:numPr>
        <w:spacing w:after="120"/>
        <w:ind w:right="2632"/>
        <w:rPr>
          <w:szCs w:val="20"/>
        </w:rPr>
        <w:sectPr w:rsidR="0015312D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42B8F81F" w14:textId="40B095D5" w:rsidR="00460CAB" w:rsidRDefault="00C06CBE" w:rsidP="0015312D">
      <w:pPr>
        <w:numPr>
          <w:ilvl w:val="0"/>
          <w:numId w:val="9"/>
        </w:numPr>
        <w:spacing w:after="120"/>
        <w:ind w:right="319"/>
        <w:rPr>
          <w:szCs w:val="20"/>
        </w:rPr>
      </w:pPr>
      <w:r w:rsidRPr="002149AB">
        <w:rPr>
          <w:szCs w:val="20"/>
        </w:rPr>
        <w:t xml:space="preserve">Create </w:t>
      </w:r>
      <w:r w:rsidR="00460CAB">
        <w:rPr>
          <w:szCs w:val="20"/>
        </w:rPr>
        <w:t>three</w:t>
      </w:r>
      <w:r w:rsidRPr="002149AB">
        <w:rPr>
          <w:szCs w:val="20"/>
        </w:rPr>
        <w:t xml:space="preserve"> librar</w:t>
      </w:r>
      <w:r w:rsidR="00023D40" w:rsidRPr="002149AB">
        <w:rPr>
          <w:szCs w:val="20"/>
        </w:rPr>
        <w:t>ies</w:t>
      </w:r>
      <w:r w:rsidRPr="002149AB">
        <w:rPr>
          <w:szCs w:val="20"/>
        </w:rPr>
        <w:t xml:space="preserve"> in </w:t>
      </w:r>
      <w:r w:rsidR="00DD4995">
        <w:rPr>
          <w:szCs w:val="20"/>
        </w:rPr>
        <w:t xml:space="preserve">the </w:t>
      </w:r>
      <w:r w:rsidRPr="002149AB">
        <w:rPr>
          <w:szCs w:val="20"/>
        </w:rPr>
        <w:t>Dev</w:t>
      </w:r>
      <w:r w:rsidR="00023D40" w:rsidRPr="002149AB">
        <w:rPr>
          <w:szCs w:val="20"/>
        </w:rPr>
        <w:t>O</w:t>
      </w:r>
      <w:r w:rsidRPr="002149AB">
        <w:rPr>
          <w:szCs w:val="20"/>
        </w:rPr>
        <w:t>ps portal</w:t>
      </w:r>
      <w:r w:rsidR="00865FEF">
        <w:rPr>
          <w:szCs w:val="20"/>
        </w:rPr>
        <w:t>.</w:t>
      </w:r>
    </w:p>
    <w:p w14:paraId="758FC93E" w14:textId="1078A6C8" w:rsidR="00460CAB" w:rsidRDefault="00460CAB" w:rsidP="0015312D">
      <w:pPr>
        <w:numPr>
          <w:ilvl w:val="1"/>
          <w:numId w:val="9"/>
        </w:numPr>
        <w:spacing w:after="120"/>
        <w:ind w:right="319"/>
        <w:rPr>
          <w:szCs w:val="20"/>
        </w:rPr>
      </w:pPr>
      <w:bookmarkStart w:id="23" w:name="OLE_LINK3"/>
      <w:r>
        <w:rPr>
          <w:szCs w:val="20"/>
        </w:rPr>
        <w:t>DEV-</w:t>
      </w:r>
      <w:r w:rsidR="00367DB6">
        <w:rPr>
          <w:szCs w:val="20"/>
        </w:rPr>
        <w:t>IAI</w:t>
      </w:r>
      <w:r>
        <w:rPr>
          <w:szCs w:val="20"/>
        </w:rPr>
        <w:t>-INFRASTRUC</w:t>
      </w:r>
      <w:r w:rsidR="00954523">
        <w:rPr>
          <w:szCs w:val="20"/>
        </w:rPr>
        <w:t>TURE-VARIABLE</w:t>
      </w:r>
    </w:p>
    <w:bookmarkEnd w:id="23"/>
    <w:p w14:paraId="1A71D40F" w14:textId="3C786A0C" w:rsidR="00954523" w:rsidRDefault="00954523" w:rsidP="0015312D">
      <w:pPr>
        <w:numPr>
          <w:ilvl w:val="1"/>
          <w:numId w:val="9"/>
        </w:numPr>
        <w:spacing w:after="120"/>
        <w:ind w:right="319"/>
        <w:rPr>
          <w:szCs w:val="20"/>
        </w:rPr>
      </w:pPr>
      <w:r>
        <w:rPr>
          <w:szCs w:val="20"/>
        </w:rPr>
        <w:t>DEV-</w:t>
      </w:r>
      <w:r w:rsidR="00367DB6">
        <w:rPr>
          <w:szCs w:val="20"/>
        </w:rPr>
        <w:t>IAI</w:t>
      </w:r>
      <w:r>
        <w:rPr>
          <w:szCs w:val="20"/>
        </w:rPr>
        <w:t>-APP-GLOBAL-VARIABLE</w:t>
      </w:r>
    </w:p>
    <w:p w14:paraId="64237C05" w14:textId="10039ECB" w:rsidR="00954523" w:rsidRDefault="00954523" w:rsidP="0015312D">
      <w:pPr>
        <w:numPr>
          <w:ilvl w:val="1"/>
          <w:numId w:val="9"/>
        </w:numPr>
        <w:spacing w:after="120"/>
        <w:ind w:right="319"/>
        <w:rPr>
          <w:szCs w:val="20"/>
        </w:rPr>
      </w:pPr>
      <w:r>
        <w:rPr>
          <w:szCs w:val="20"/>
        </w:rPr>
        <w:t>DEV-</w:t>
      </w:r>
      <w:r w:rsidR="00367DB6">
        <w:rPr>
          <w:szCs w:val="20"/>
        </w:rPr>
        <w:t>IAI</w:t>
      </w:r>
      <w:r>
        <w:rPr>
          <w:szCs w:val="20"/>
        </w:rPr>
        <w:t>-PM-BE-VARIABLE</w:t>
      </w:r>
    </w:p>
    <w:p w14:paraId="3D677DA6" w14:textId="0132A93F" w:rsidR="008D7546" w:rsidRPr="00460CAB" w:rsidRDefault="00A7305B" w:rsidP="0015312D">
      <w:pPr>
        <w:numPr>
          <w:ilvl w:val="0"/>
          <w:numId w:val="9"/>
        </w:numPr>
        <w:spacing w:after="120"/>
        <w:ind w:right="319"/>
        <w:rPr>
          <w:szCs w:val="20"/>
        </w:rPr>
      </w:pPr>
      <w:r w:rsidRPr="00460CAB">
        <w:rPr>
          <w:szCs w:val="20"/>
        </w:rPr>
        <w:t xml:space="preserve">Update the </w:t>
      </w:r>
      <w:r w:rsidR="00954523">
        <w:rPr>
          <w:szCs w:val="20"/>
        </w:rPr>
        <w:t>l</w:t>
      </w:r>
      <w:r w:rsidRPr="00460CAB">
        <w:rPr>
          <w:szCs w:val="20"/>
        </w:rPr>
        <w:t>ibrar</w:t>
      </w:r>
      <w:r w:rsidR="00954523">
        <w:rPr>
          <w:szCs w:val="20"/>
        </w:rPr>
        <w:t>ies</w:t>
      </w:r>
      <w:r w:rsidRPr="00460CAB">
        <w:rPr>
          <w:szCs w:val="20"/>
        </w:rPr>
        <w:t xml:space="preserve"> with </w:t>
      </w:r>
      <w:r w:rsidR="00954523">
        <w:rPr>
          <w:szCs w:val="20"/>
        </w:rPr>
        <w:t>the corresponding</w:t>
      </w:r>
      <w:r w:rsidRPr="00460CAB">
        <w:rPr>
          <w:szCs w:val="20"/>
        </w:rPr>
        <w:t xml:space="preserve"> values</w:t>
      </w:r>
      <w:r w:rsidR="00954523">
        <w:rPr>
          <w:szCs w:val="20"/>
        </w:rPr>
        <w:t xml:space="preserve"> from the sheet </w:t>
      </w:r>
      <w:hyperlink r:id="rId17" w:history="1">
        <w:r w:rsidR="00367DB6">
          <w:rPr>
            <w:rStyle w:val="Hyperlink"/>
          </w:rPr>
          <w:t>IAI</w:t>
        </w:r>
        <w:r w:rsidR="00954523">
          <w:rPr>
            <w:rStyle w:val="Hyperlink"/>
          </w:rPr>
          <w:t xml:space="preserve"> Cognite PM Backend Deployment Variables.xlsx</w:t>
        </w:r>
      </w:hyperlink>
      <w:r w:rsidR="00954523">
        <w:t>.</w:t>
      </w:r>
    </w:p>
    <w:p w14:paraId="4CE3D72E" w14:textId="2162BE85" w:rsidR="000B1A52" w:rsidRDefault="000B1A52" w:rsidP="00954523">
      <w:pPr>
        <w:ind w:left="432"/>
      </w:pPr>
    </w:p>
    <w:p w14:paraId="0ECCDA56" w14:textId="77777777" w:rsidR="000B1A52" w:rsidRDefault="000B1A52" w:rsidP="00C63524">
      <w:r w:rsidRPr="000B1A52">
        <w:rPr>
          <w:noProof/>
        </w:rPr>
        <w:drawing>
          <wp:inline distT="0" distB="0" distL="0" distR="0" wp14:anchorId="4CA7A665" wp14:editId="38ED790A">
            <wp:extent cx="5457825" cy="3433445"/>
            <wp:effectExtent l="19050" t="19050" r="28575" b="14605"/>
            <wp:docPr id="1596891937" name="Picture 1" descr="Screenshot showing the creation of a library in AD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1937" name="Picture 1" descr="Screenshot showing the creation of a library in ADO "/>
                    <pic:cNvPicPr/>
                  </pic:nvPicPr>
                  <pic:blipFill rotWithShape="1">
                    <a:blip r:embed="rId18"/>
                    <a:srcRect r="11574"/>
                    <a:stretch/>
                  </pic:blipFill>
                  <pic:spPr bwMode="auto">
                    <a:xfrm>
                      <a:off x="0" y="0"/>
                      <a:ext cx="5457825" cy="34334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BAE5C" w14:textId="77777777" w:rsidR="0015312D" w:rsidRDefault="0015312D" w:rsidP="00C63524">
      <w:pPr>
        <w:sectPr w:rsidR="0015312D" w:rsidSect="0015312D">
          <w:type w:val="continuous"/>
          <w:pgSz w:w="23040" w:h="15840" w:orient="landscape" w:code="1"/>
          <w:pgMar w:top="1440" w:right="7200" w:bottom="1440" w:left="1440" w:header="720" w:footer="720" w:gutter="0"/>
          <w:cols w:num="2" w:space="720"/>
          <w:docGrid w:linePitch="360"/>
        </w:sectPr>
      </w:pPr>
    </w:p>
    <w:p w14:paraId="3FE8DEE1" w14:textId="77777777" w:rsidR="00954523" w:rsidRDefault="00954523" w:rsidP="00C63524"/>
    <w:p w14:paraId="6E889987" w14:textId="4FF6078C" w:rsidR="00C06CBE" w:rsidRPr="0012465F" w:rsidRDefault="003503B1" w:rsidP="0012465F">
      <w:pPr>
        <w:numPr>
          <w:ilvl w:val="0"/>
          <w:numId w:val="9"/>
        </w:numPr>
        <w:rPr>
          <w:szCs w:val="20"/>
        </w:rPr>
      </w:pPr>
      <w:r w:rsidRPr="0012465F">
        <w:rPr>
          <w:szCs w:val="20"/>
        </w:rPr>
        <w:t>Update</w:t>
      </w:r>
      <w:r w:rsidR="00A7305B" w:rsidRPr="0012465F">
        <w:rPr>
          <w:szCs w:val="20"/>
        </w:rPr>
        <w:t xml:space="preserve"> the pipeline file with</w:t>
      </w:r>
      <w:r w:rsidR="00E3444B" w:rsidRPr="0012465F">
        <w:rPr>
          <w:szCs w:val="20"/>
        </w:rPr>
        <w:t xml:space="preserve"> the</w:t>
      </w:r>
      <w:r w:rsidR="00A7305B" w:rsidRPr="0012465F">
        <w:rPr>
          <w:szCs w:val="20"/>
        </w:rPr>
        <w:t xml:space="preserve"> relevant library name.</w:t>
      </w:r>
    </w:p>
    <w:p w14:paraId="72A8BCB1" w14:textId="77777777" w:rsidR="0015312D" w:rsidRDefault="00874F4E" w:rsidP="00CC4B42">
      <w:pPr>
        <w:spacing w:before="240" w:after="240"/>
        <w:ind w:left="720"/>
        <w:rPr>
          <w:rFonts w:eastAsiaTheme="minorEastAsia"/>
        </w:rPr>
        <w:sectPr w:rsidR="0015312D" w:rsidSect="0015312D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r>
        <w:rPr>
          <w:noProof/>
          <w14:ligatures w14:val="none"/>
        </w:rPr>
        <w:drawing>
          <wp:inline distT="0" distB="0" distL="0" distR="0" wp14:anchorId="280D2C94" wp14:editId="290D4B66">
            <wp:extent cx="9144000" cy="3258185"/>
            <wp:effectExtent l="19050" t="19050" r="19050" b="18415"/>
            <wp:docPr id="826994598" name="Picture 1" descr="A screenshot showing how the pipeline file is updated with the library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94598" name="Picture 1" descr="A screenshot showing how the pipeline file is updated with the library nam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581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0042ED" w14:textId="3A853F2D" w:rsidR="00C06CBE" w:rsidRPr="0012465F" w:rsidRDefault="007F7161" w:rsidP="0015312D">
      <w:pPr>
        <w:numPr>
          <w:ilvl w:val="0"/>
          <w:numId w:val="9"/>
        </w:numPr>
        <w:ind w:right="-1051"/>
        <w:rPr>
          <w:szCs w:val="20"/>
        </w:rPr>
      </w:pPr>
      <w:r w:rsidRPr="0012465F">
        <w:rPr>
          <w:szCs w:val="20"/>
        </w:rPr>
        <w:t>Go through all steps configured in</w:t>
      </w:r>
      <w:r w:rsidR="00EC1024" w:rsidRPr="0012465F">
        <w:rPr>
          <w:szCs w:val="20"/>
        </w:rPr>
        <w:t xml:space="preserve"> all</w:t>
      </w:r>
      <w:r w:rsidRPr="0012465F">
        <w:rPr>
          <w:szCs w:val="20"/>
        </w:rPr>
        <w:t xml:space="preserve"> the </w:t>
      </w:r>
      <w:r w:rsidR="00A733B9" w:rsidRPr="0012465F">
        <w:rPr>
          <w:szCs w:val="20"/>
        </w:rPr>
        <w:t>YML</w:t>
      </w:r>
      <w:r w:rsidRPr="0012465F">
        <w:rPr>
          <w:szCs w:val="20"/>
        </w:rPr>
        <w:t xml:space="preserve"> file</w:t>
      </w:r>
      <w:r w:rsidR="00EC1024" w:rsidRPr="0012465F">
        <w:rPr>
          <w:szCs w:val="20"/>
        </w:rPr>
        <w:t xml:space="preserve">s </w:t>
      </w:r>
      <w:r w:rsidR="00E93651" w:rsidRPr="0012465F">
        <w:rPr>
          <w:szCs w:val="20"/>
        </w:rPr>
        <w:t xml:space="preserve">present in </w:t>
      </w:r>
      <w:r w:rsidR="00B0352C">
        <w:rPr>
          <w:szCs w:val="20"/>
        </w:rPr>
        <w:t xml:space="preserve">the </w:t>
      </w:r>
      <w:r w:rsidR="00E93651" w:rsidRPr="0012465F">
        <w:rPr>
          <w:szCs w:val="20"/>
        </w:rPr>
        <w:t>below</w:t>
      </w:r>
      <w:r w:rsidR="00B0352C">
        <w:rPr>
          <w:szCs w:val="20"/>
        </w:rPr>
        <w:t>-</w:t>
      </w:r>
      <w:r w:rsidR="00E93651" w:rsidRPr="0012465F">
        <w:rPr>
          <w:szCs w:val="20"/>
        </w:rPr>
        <w:t>listed paths</w:t>
      </w:r>
      <w:r w:rsidRPr="0012465F">
        <w:rPr>
          <w:szCs w:val="20"/>
        </w:rPr>
        <w:t xml:space="preserve"> and verify that configured values are updated as per </w:t>
      </w:r>
      <w:r w:rsidR="00B0352C">
        <w:rPr>
          <w:szCs w:val="20"/>
        </w:rPr>
        <w:t xml:space="preserve">the </w:t>
      </w:r>
      <w:r w:rsidRPr="0012465F">
        <w:rPr>
          <w:szCs w:val="20"/>
        </w:rPr>
        <w:t>current request.</w:t>
      </w:r>
    </w:p>
    <w:tbl>
      <w:tblPr>
        <w:tblStyle w:val="TableGridLight"/>
        <w:tblW w:w="14726" w:type="dxa"/>
        <w:tblInd w:w="720" w:type="dxa"/>
        <w:tblLook w:val="04A0" w:firstRow="1" w:lastRow="0" w:firstColumn="1" w:lastColumn="0" w:noHBand="0" w:noVBand="1"/>
      </w:tblPr>
      <w:tblGrid>
        <w:gridCol w:w="14726"/>
      </w:tblGrid>
      <w:tr w:rsidR="00150FE8" w:rsidRPr="00275B95" w14:paraId="7B031395" w14:textId="77777777" w:rsidTr="0015312D">
        <w:trPr>
          <w:trHeight w:val="493"/>
        </w:trPr>
        <w:tc>
          <w:tcPr>
            <w:tcW w:w="14726" w:type="dxa"/>
          </w:tcPr>
          <w:p w14:paraId="7BDA987B" w14:textId="77777777" w:rsidR="00150FE8" w:rsidRDefault="00150FE8" w:rsidP="007C126E">
            <w:pPr>
              <w:spacing w:before="120" w:after="120"/>
              <w:rPr>
                <w:rFonts w:ascii="Consolas" w:hAnsi="Consolas"/>
              </w:rPr>
            </w:pPr>
            <w:r w:rsidRPr="00275B95">
              <w:rPr>
                <w:rFonts w:ascii="Consolas" w:hAnsi="Consolas"/>
              </w:rPr>
              <w:t>Consumption\DataAccess\PeopleManagement\Configuration\pm_config_middleware\pm_config_arm_templates\application-deployment\pipelines</w:t>
            </w:r>
          </w:p>
          <w:p w14:paraId="4401255C" w14:textId="3E1F6C88" w:rsidR="0015312D" w:rsidRPr="00275B95" w:rsidRDefault="0015312D" w:rsidP="007C126E">
            <w:pPr>
              <w:spacing w:before="120" w:after="120"/>
              <w:rPr>
                <w:rFonts w:ascii="Consolas" w:hAnsi="Consolas"/>
              </w:rPr>
            </w:pPr>
            <w:r>
              <w:rPr>
                <w:rFonts w:ascii="Consolas" w:hAnsi="Consolas" w:cs="Times New Roman"/>
              </w:rPr>
              <w:t>Consumption\DataAccess\PeopleManagement\Configuration\pm_config_middleware\pm_config_ms\pipeline</w:t>
            </w:r>
          </w:p>
        </w:tc>
      </w:tr>
    </w:tbl>
    <w:p w14:paraId="7CE4ACC7" w14:textId="24D58035" w:rsidR="00035817" w:rsidRPr="0012465F" w:rsidRDefault="00C06CBE" w:rsidP="00711B54">
      <w:pPr>
        <w:numPr>
          <w:ilvl w:val="0"/>
          <w:numId w:val="9"/>
        </w:numPr>
        <w:spacing w:before="360"/>
        <w:ind w:right="3600"/>
        <w:rPr>
          <w:szCs w:val="20"/>
        </w:rPr>
      </w:pPr>
      <w:r w:rsidRPr="0012465F">
        <w:rPr>
          <w:szCs w:val="20"/>
        </w:rPr>
        <w:t xml:space="preserve">Open the </w:t>
      </w:r>
      <w:r w:rsidR="00BE1384" w:rsidRPr="0012465F">
        <w:rPr>
          <w:szCs w:val="20"/>
        </w:rPr>
        <w:t>YML</w:t>
      </w:r>
      <w:r w:rsidRPr="0012465F">
        <w:rPr>
          <w:szCs w:val="20"/>
        </w:rPr>
        <w:t xml:space="preserve"> files and verify the parameters are available under </w:t>
      </w:r>
      <w:bookmarkStart w:id="24" w:name="OLE_LINK5"/>
      <w:r w:rsidRPr="0012465F">
        <w:rPr>
          <w:szCs w:val="20"/>
        </w:rPr>
        <w:t>CreateAzureEnvironment_SQL</w:t>
      </w:r>
      <w:bookmarkEnd w:id="24"/>
      <w:r w:rsidRPr="0012465F">
        <w:rPr>
          <w:szCs w:val="20"/>
        </w:rPr>
        <w:t>, CreateImage, DeployApplication_MS</w:t>
      </w:r>
      <w:r w:rsidR="00980E5C" w:rsidRPr="0012465F">
        <w:rPr>
          <w:szCs w:val="20"/>
        </w:rPr>
        <w:t>,</w:t>
      </w:r>
      <w:r w:rsidRPr="0012465F">
        <w:rPr>
          <w:szCs w:val="20"/>
        </w:rPr>
        <w:t xml:space="preserve"> and DeployApplication_DB stage</w:t>
      </w:r>
      <w:r w:rsidR="00B0352C">
        <w:rPr>
          <w:szCs w:val="20"/>
        </w:rPr>
        <w:t>s</w:t>
      </w:r>
      <w:r w:rsidRPr="0012465F">
        <w:rPr>
          <w:szCs w:val="20"/>
        </w:rPr>
        <w:t>.</w:t>
      </w:r>
      <w:r w:rsidR="00B9780E" w:rsidRPr="0012465F">
        <w:rPr>
          <w:szCs w:val="20"/>
        </w:rPr>
        <w:br/>
      </w:r>
    </w:p>
    <w:p w14:paraId="212EA4A9" w14:textId="5F33A49C" w:rsidR="004C3AB2" w:rsidRPr="0012465F" w:rsidRDefault="009A13BC" w:rsidP="0012465F">
      <w:pPr>
        <w:numPr>
          <w:ilvl w:val="0"/>
          <w:numId w:val="9"/>
        </w:numPr>
        <w:rPr>
          <w:szCs w:val="20"/>
        </w:rPr>
      </w:pPr>
      <w:r w:rsidRPr="0012465F">
        <w:rPr>
          <w:szCs w:val="20"/>
        </w:rPr>
        <w:t xml:space="preserve">Open the file under </w:t>
      </w:r>
      <w:r w:rsidR="00BA2B9B" w:rsidRPr="0012465F">
        <w:rPr>
          <w:szCs w:val="20"/>
        </w:rPr>
        <w:t xml:space="preserve">the following </w:t>
      </w:r>
      <w:r w:rsidR="00D0285F" w:rsidRPr="0012465F">
        <w:rPr>
          <w:szCs w:val="20"/>
        </w:rPr>
        <w:t>path</w:t>
      </w:r>
      <w:r w:rsidR="004C3AB2" w:rsidRPr="0012465F">
        <w:rPr>
          <w:szCs w:val="20"/>
        </w:rPr>
        <w:t>:</w:t>
      </w:r>
    </w:p>
    <w:tbl>
      <w:tblPr>
        <w:tblStyle w:val="TableGridLight"/>
        <w:tblW w:w="14726" w:type="dxa"/>
        <w:tblInd w:w="720" w:type="dxa"/>
        <w:tblLook w:val="04A0" w:firstRow="1" w:lastRow="0" w:firstColumn="1" w:lastColumn="0" w:noHBand="0" w:noVBand="1"/>
      </w:tblPr>
      <w:tblGrid>
        <w:gridCol w:w="14726"/>
      </w:tblGrid>
      <w:tr w:rsidR="00B026F0" w14:paraId="54998B07" w14:textId="77777777" w:rsidTr="0015312D">
        <w:trPr>
          <w:trHeight w:val="366"/>
        </w:trPr>
        <w:tc>
          <w:tcPr>
            <w:tcW w:w="14726" w:type="dxa"/>
          </w:tcPr>
          <w:p w14:paraId="5D8F115A" w14:textId="317E4AF2" w:rsidR="00B026F0" w:rsidRDefault="00B026F0" w:rsidP="00B026F0">
            <w:pPr>
              <w:spacing w:before="60"/>
              <w:rPr>
                <w:rFonts w:ascii="Consolas" w:hAnsi="Consolas"/>
                <w:szCs w:val="20"/>
              </w:rPr>
            </w:pPr>
            <w:r w:rsidRPr="00B026F0">
              <w:rPr>
                <w:rFonts w:ascii="Consolas" w:hAnsi="Consolas"/>
                <w:szCs w:val="20"/>
              </w:rPr>
              <w:t>Consumption\DataAccess\PeopleManagement\Configuration\pm_config_middleware\pm_config_db\pm_insert_data_system_roles.sql</w:t>
            </w:r>
          </w:p>
        </w:tc>
      </w:tr>
    </w:tbl>
    <w:p w14:paraId="1F301C4C" w14:textId="35697EEC" w:rsidR="00615EBB" w:rsidRPr="00743A23" w:rsidRDefault="00743A23" w:rsidP="0015312D">
      <w:pPr>
        <w:numPr>
          <w:ilvl w:val="0"/>
          <w:numId w:val="9"/>
        </w:numPr>
        <w:spacing w:before="120"/>
        <w:ind w:right="-1193"/>
        <w:rPr>
          <w:szCs w:val="20"/>
        </w:rPr>
      </w:pPr>
      <w:r w:rsidRPr="00743A23">
        <w:rPr>
          <w:szCs w:val="20"/>
        </w:rPr>
        <w:t>Up</w:t>
      </w:r>
      <w:r w:rsidR="00C817AD" w:rsidRPr="00743A23">
        <w:rPr>
          <w:szCs w:val="20"/>
        </w:rPr>
        <w:t xml:space="preserve">date the </w:t>
      </w:r>
      <w:r w:rsidR="00615EBB" w:rsidRPr="00743A23">
        <w:rPr>
          <w:szCs w:val="20"/>
        </w:rPr>
        <w:t xml:space="preserve">commented SQL query </w:t>
      </w:r>
      <w:r w:rsidR="00952693" w:rsidRPr="00743A23">
        <w:rPr>
          <w:szCs w:val="20"/>
        </w:rPr>
        <w:t xml:space="preserve">with the details of the user that should be </w:t>
      </w:r>
      <w:r w:rsidR="00A744D5" w:rsidRPr="00743A23">
        <w:rPr>
          <w:szCs w:val="20"/>
        </w:rPr>
        <w:t>permitted</w:t>
      </w:r>
      <w:r w:rsidR="00952693" w:rsidRPr="00743A23">
        <w:rPr>
          <w:szCs w:val="20"/>
        </w:rPr>
        <w:t xml:space="preserve"> to access </w:t>
      </w:r>
      <w:r w:rsidR="00A744D5" w:rsidRPr="00743A23">
        <w:rPr>
          <w:szCs w:val="20"/>
        </w:rPr>
        <w:t xml:space="preserve">the </w:t>
      </w:r>
      <w:r w:rsidR="00952693" w:rsidRPr="00743A23">
        <w:rPr>
          <w:szCs w:val="20"/>
        </w:rPr>
        <w:t>people management configuration</w:t>
      </w:r>
      <w:r w:rsidR="00BE1384" w:rsidRPr="00743A23">
        <w:rPr>
          <w:szCs w:val="20"/>
        </w:rPr>
        <w:t xml:space="preserve"> the </w:t>
      </w:r>
      <w:r w:rsidR="00952693" w:rsidRPr="00743A23">
        <w:rPr>
          <w:szCs w:val="20"/>
        </w:rPr>
        <w:t xml:space="preserve">first time the application is deployed. The values that </w:t>
      </w:r>
      <w:r w:rsidR="00711B54">
        <w:rPr>
          <w:szCs w:val="20"/>
        </w:rPr>
        <w:t>must</w:t>
      </w:r>
      <w:r w:rsidR="00952693" w:rsidRPr="00743A23">
        <w:rPr>
          <w:szCs w:val="20"/>
        </w:rPr>
        <w:t xml:space="preserve"> be updated are marked with </w:t>
      </w:r>
      <w:r w:rsidR="00BE1384" w:rsidRPr="00743A23">
        <w:rPr>
          <w:szCs w:val="20"/>
        </w:rPr>
        <w:t xml:space="preserve">a </w:t>
      </w:r>
      <w:r w:rsidR="00952693" w:rsidRPr="00743A23">
        <w:rPr>
          <w:szCs w:val="20"/>
        </w:rPr>
        <w:t xml:space="preserve">&lt;&gt; sign with the details of what value should go there, </w:t>
      </w:r>
      <w:r w:rsidR="00BE1384" w:rsidRPr="00743A23">
        <w:rPr>
          <w:szCs w:val="20"/>
        </w:rPr>
        <w:t>e.g.,</w:t>
      </w:r>
      <w:r w:rsidR="00952693" w:rsidRPr="00743A23">
        <w:rPr>
          <w:szCs w:val="20"/>
        </w:rPr>
        <w:t xml:space="preserve"> </w:t>
      </w:r>
      <w:r w:rsidR="00A744D5" w:rsidRPr="00743A23">
        <w:rPr>
          <w:szCs w:val="20"/>
        </w:rPr>
        <w:t xml:space="preserve">the </w:t>
      </w:r>
      <w:r w:rsidR="00952693" w:rsidRPr="00743A23">
        <w:rPr>
          <w:szCs w:val="20"/>
        </w:rPr>
        <w:t>userID of the user that should get access should be updated in '</w:t>
      </w:r>
      <w:r w:rsidR="00010356" w:rsidRPr="00743A23">
        <w:rPr>
          <w:szCs w:val="20"/>
        </w:rPr>
        <w:t xml:space="preserve"> </w:t>
      </w:r>
      <w:r w:rsidR="00952693" w:rsidRPr="00743A23">
        <w:rPr>
          <w:szCs w:val="20"/>
        </w:rPr>
        <w:t>' in the place of &lt;UserID&gt;</w:t>
      </w:r>
      <w:r w:rsidR="00125495" w:rsidRPr="00743A23">
        <w:rPr>
          <w:szCs w:val="20"/>
        </w:rPr>
        <w:t>. Then uncomment the commented code.</w:t>
      </w:r>
    </w:p>
    <w:p w14:paraId="3F1EEB6D" w14:textId="1F619FDC" w:rsidR="00BE1384" w:rsidRDefault="6DA02B60" w:rsidP="0015312D">
      <w:pPr>
        <w:pStyle w:val="BodyTextIndent"/>
        <w:spacing w:after="360"/>
        <w:ind w:left="720" w:right="-1193"/>
      </w:pPr>
      <w:r w:rsidRPr="002149AB">
        <w:t>Post</w:t>
      </w:r>
      <w:r w:rsidR="00A744D5">
        <w:t>-</w:t>
      </w:r>
      <w:r w:rsidRPr="002149AB">
        <w:t xml:space="preserve">deployment, </w:t>
      </w:r>
      <w:r w:rsidR="00BE1384" w:rsidRPr="002149AB">
        <w:t>t</w:t>
      </w:r>
      <w:r w:rsidR="5FEB6020" w:rsidRPr="002149AB">
        <w:t xml:space="preserve">he </w:t>
      </w:r>
      <w:r w:rsidR="00BE1384" w:rsidRPr="002149AB">
        <w:t>u</w:t>
      </w:r>
      <w:r w:rsidR="16ACF02A" w:rsidRPr="002149AB">
        <w:t xml:space="preserve">ser added here </w:t>
      </w:r>
      <w:r w:rsidR="00BE1384" w:rsidRPr="002149AB">
        <w:t>can</w:t>
      </w:r>
      <w:r w:rsidR="759EE463" w:rsidRPr="002149AB">
        <w:t xml:space="preserve"> explore People Mana</w:t>
      </w:r>
      <w:r w:rsidR="3D0DF747" w:rsidRPr="002149AB">
        <w:t xml:space="preserve">gement UI and </w:t>
      </w:r>
      <w:r w:rsidR="60D9A3C6" w:rsidRPr="002149AB">
        <w:t xml:space="preserve">create the departments and </w:t>
      </w:r>
      <w:r w:rsidR="03F6681E" w:rsidRPr="002149AB">
        <w:t xml:space="preserve">roles as per </w:t>
      </w:r>
      <w:r w:rsidR="00BE1384" w:rsidRPr="002149AB">
        <w:t>the requirement</w:t>
      </w:r>
      <w:r w:rsidR="03F6681E" w:rsidRPr="002149AB">
        <w:t>.</w:t>
      </w:r>
    </w:p>
    <w:p w14:paraId="5B51033D" w14:textId="77777777" w:rsidR="00BE1384" w:rsidRDefault="00BE1384" w:rsidP="0015312D">
      <w:pPr>
        <w:spacing w:before="120"/>
        <w:ind w:left="720"/>
      </w:pPr>
      <w:r w:rsidRPr="00615EBB">
        <w:rPr>
          <w:noProof/>
        </w:rPr>
        <w:drawing>
          <wp:inline distT="0" distB="0" distL="0" distR="0" wp14:anchorId="7E411558" wp14:editId="303B7EF4">
            <wp:extent cx="10182225" cy="4610225"/>
            <wp:effectExtent l="0" t="0" r="0" b="0"/>
            <wp:docPr id="8" name="Picture 8" descr="screenshot of pm_insert_data_system_roles.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pm_insert_data_system_roles.sq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32188" cy="467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20F6" w14:textId="0698B6C4" w:rsidR="00D50B00" w:rsidRPr="00A21EBA" w:rsidRDefault="00C676DE" w:rsidP="00A21EBA">
      <w:pPr>
        <w:numPr>
          <w:ilvl w:val="0"/>
          <w:numId w:val="9"/>
        </w:numPr>
        <w:rPr>
          <w:szCs w:val="20"/>
        </w:rPr>
      </w:pPr>
      <w:r w:rsidRPr="00A21EBA">
        <w:rPr>
          <w:szCs w:val="20"/>
        </w:rPr>
        <w:t>Create the pipeline from the</w:t>
      </w:r>
      <w:r w:rsidR="00714E6B" w:rsidRPr="00A21EBA">
        <w:rPr>
          <w:szCs w:val="20"/>
        </w:rPr>
        <w:t xml:space="preserve"> </w:t>
      </w:r>
      <w:r w:rsidR="00980E5C" w:rsidRPr="00A21EBA">
        <w:rPr>
          <w:szCs w:val="20"/>
        </w:rPr>
        <w:t>following p</w:t>
      </w:r>
      <w:r w:rsidR="00D50B00" w:rsidRPr="00A21EBA">
        <w:rPr>
          <w:szCs w:val="20"/>
        </w:rPr>
        <w:t>ipeline file and run it.</w:t>
      </w:r>
    </w:p>
    <w:tbl>
      <w:tblPr>
        <w:tblStyle w:val="TableGridLight"/>
        <w:tblW w:w="12883" w:type="dxa"/>
        <w:tblInd w:w="720" w:type="dxa"/>
        <w:tblLook w:val="04A0" w:firstRow="1" w:lastRow="0" w:firstColumn="1" w:lastColumn="0" w:noHBand="0" w:noVBand="1"/>
      </w:tblPr>
      <w:tblGrid>
        <w:gridCol w:w="12883"/>
      </w:tblGrid>
      <w:tr w:rsidR="0042397C" w14:paraId="7797C8D1" w14:textId="77777777" w:rsidTr="0015312D">
        <w:trPr>
          <w:trHeight w:val="699"/>
        </w:trPr>
        <w:tc>
          <w:tcPr>
            <w:tcW w:w="12883" w:type="dxa"/>
          </w:tcPr>
          <w:p w14:paraId="61C25730" w14:textId="2B7F19EC" w:rsidR="0042397C" w:rsidRDefault="0042397C" w:rsidP="0042397C">
            <w:pPr>
              <w:spacing w:before="60"/>
              <w:rPr>
                <w:rFonts w:ascii="Consolas" w:hAnsi="Consolas"/>
                <w:szCs w:val="20"/>
              </w:rPr>
            </w:pPr>
            <w:r w:rsidRPr="0042397C">
              <w:rPr>
                <w:rFonts w:ascii="Consolas" w:hAnsi="Consolas" w:cs="Times New Roman"/>
                <w:sz w:val="18"/>
                <w:szCs w:val="18"/>
              </w:rPr>
              <w:t>Consumption\DataAccess\PeopleManagement\Configuration\pm_config_middleware\pm_config_arm_templates\application-deployment\pipelines\client-azure-app-deployment-pipelines.yml</w:t>
            </w:r>
          </w:p>
        </w:tc>
      </w:tr>
    </w:tbl>
    <w:p w14:paraId="53DAACA8" w14:textId="7206B42E" w:rsidR="00C676DE" w:rsidRPr="00A21EBA" w:rsidRDefault="00C676DE" w:rsidP="0015312D">
      <w:pPr>
        <w:numPr>
          <w:ilvl w:val="0"/>
          <w:numId w:val="9"/>
        </w:numPr>
        <w:spacing w:before="120"/>
        <w:rPr>
          <w:szCs w:val="20"/>
        </w:rPr>
      </w:pPr>
      <w:r w:rsidRPr="00A21EBA">
        <w:rPr>
          <w:szCs w:val="20"/>
        </w:rPr>
        <w:t xml:space="preserve">In the Azure portal, validate that the </w:t>
      </w:r>
      <w:r w:rsidR="00EE662A" w:rsidRPr="00A21EBA">
        <w:rPr>
          <w:szCs w:val="20"/>
        </w:rPr>
        <w:t>following</w:t>
      </w:r>
      <w:r w:rsidRPr="00A21EBA">
        <w:rPr>
          <w:szCs w:val="20"/>
        </w:rPr>
        <w:t xml:space="preserve"> set of resources w</w:t>
      </w:r>
      <w:r w:rsidR="00A744D5" w:rsidRPr="00A21EBA">
        <w:rPr>
          <w:szCs w:val="20"/>
        </w:rPr>
        <w:t>as</w:t>
      </w:r>
      <w:r w:rsidR="00EE662A" w:rsidRPr="00A21EBA">
        <w:rPr>
          <w:szCs w:val="20"/>
        </w:rPr>
        <w:t xml:space="preserve"> </w:t>
      </w:r>
      <w:r w:rsidRPr="00A21EBA">
        <w:rPr>
          <w:szCs w:val="20"/>
        </w:rPr>
        <w:t>created.</w:t>
      </w:r>
    </w:p>
    <w:p w14:paraId="449F4382" w14:textId="406EF6D8" w:rsidR="00EE662A" w:rsidRPr="00D03580" w:rsidRDefault="00EE662A" w:rsidP="00CC4B42">
      <w:pPr>
        <w:spacing w:after="240"/>
        <w:ind w:left="720"/>
        <w:rPr>
          <w:b/>
          <w:bCs/>
        </w:rPr>
      </w:pPr>
      <w:r w:rsidRPr="00D03580">
        <w:rPr>
          <w:b/>
          <w:bCs/>
        </w:rPr>
        <w:t>SQL Server</w:t>
      </w:r>
      <w:r w:rsidR="00D03580">
        <w:rPr>
          <w:b/>
          <w:bCs/>
        </w:rPr>
        <w:t>:</w:t>
      </w:r>
    </w:p>
    <w:p w14:paraId="4DB17E4A" w14:textId="1211816F" w:rsidR="00C676DE" w:rsidRDefault="00EE662A" w:rsidP="00CC4B42">
      <w:pPr>
        <w:ind w:left="720"/>
        <w:rPr>
          <w:rFonts w:eastAsiaTheme="minorEastAsia"/>
        </w:rPr>
      </w:pPr>
      <w:r w:rsidRPr="00EE662A">
        <w:rPr>
          <w:rFonts w:eastAsiaTheme="minorEastAsia"/>
          <w:noProof/>
        </w:rPr>
        <w:drawing>
          <wp:inline distT="0" distB="0" distL="0" distR="0" wp14:anchorId="5A1330A0" wp14:editId="23E37398">
            <wp:extent cx="8125490" cy="2238377"/>
            <wp:effectExtent l="19050" t="19050" r="27940" b="9525"/>
            <wp:docPr id="2" name="Picture 2" descr="Screenshot of the SQL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of the SQL servers"/>
                    <pic:cNvPicPr/>
                  </pic:nvPicPr>
                  <pic:blipFill rotWithShape="1">
                    <a:blip r:embed="rId21"/>
                    <a:srcRect b="14406"/>
                    <a:stretch/>
                  </pic:blipFill>
                  <pic:spPr bwMode="auto">
                    <a:xfrm>
                      <a:off x="0" y="0"/>
                      <a:ext cx="8199978" cy="2258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2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7AD5F" w14:textId="7E1590BF" w:rsidR="00EE662A" w:rsidRDefault="00EE662A" w:rsidP="00CC4B42">
      <w:pPr>
        <w:spacing w:before="240"/>
        <w:ind w:left="720"/>
      </w:pPr>
      <w:r w:rsidRPr="00D03580">
        <w:rPr>
          <w:b/>
          <w:bCs/>
        </w:rPr>
        <w:t>SQL</w:t>
      </w:r>
      <w:r>
        <w:t xml:space="preserve"> </w:t>
      </w:r>
      <w:r w:rsidRPr="00D03580">
        <w:rPr>
          <w:b/>
          <w:bCs/>
        </w:rPr>
        <w:t>Database</w:t>
      </w:r>
      <w:r w:rsidR="00D03580">
        <w:rPr>
          <w:b/>
          <w:bCs/>
        </w:rPr>
        <w:t>:</w:t>
      </w:r>
    </w:p>
    <w:p w14:paraId="5485B19A" w14:textId="3262BE50" w:rsidR="00EE662A" w:rsidRPr="00A7305B" w:rsidRDefault="00EE662A" w:rsidP="00CC4B42">
      <w:pPr>
        <w:spacing w:before="240"/>
        <w:ind w:left="720"/>
        <w:rPr>
          <w:rFonts w:eastAsiaTheme="minorEastAsia"/>
        </w:rPr>
      </w:pPr>
      <w:r w:rsidRPr="00EE662A">
        <w:rPr>
          <w:rFonts w:eastAsiaTheme="minorEastAsia"/>
          <w:noProof/>
        </w:rPr>
        <w:drawing>
          <wp:inline distT="0" distB="0" distL="0" distR="0" wp14:anchorId="112BCB5F" wp14:editId="5CB1FD36">
            <wp:extent cx="8153827" cy="3085657"/>
            <wp:effectExtent l="19050" t="19050" r="19050" b="19685"/>
            <wp:docPr id="5" name="Picture 5" descr="Screenshot of the SQL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of the SQL database"/>
                    <pic:cNvPicPr/>
                  </pic:nvPicPr>
                  <pic:blipFill rotWithShape="1">
                    <a:blip r:embed="rId22"/>
                    <a:srcRect b="15509"/>
                    <a:stretch/>
                  </pic:blipFill>
                  <pic:spPr bwMode="auto">
                    <a:xfrm>
                      <a:off x="0" y="0"/>
                      <a:ext cx="8247462" cy="3121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F436A" w14:textId="77777777" w:rsidR="008E4415" w:rsidRDefault="008E4415" w:rsidP="000C3963">
      <w:pPr>
        <w:pStyle w:val="Heading1"/>
        <w:sectPr w:rsidR="008E4415" w:rsidSect="0015312D"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67D47B33" w14:textId="277A23F2" w:rsidR="005734FD" w:rsidRPr="00223FC4" w:rsidRDefault="00367DB6" w:rsidP="00B9780E">
      <w:pPr>
        <w:pStyle w:val="Heading2"/>
      </w:pPr>
      <w:bookmarkStart w:id="25" w:name="_Toc212543369"/>
      <w:r>
        <w:t>IAI</w:t>
      </w:r>
      <w:r w:rsidR="00DE3753">
        <w:t>-PM-API-Deployment-Using-Swaggerfile</w:t>
      </w:r>
      <w:bookmarkEnd w:id="25"/>
    </w:p>
    <w:p w14:paraId="5145AEB3" w14:textId="6EF503AB" w:rsidR="00C06CBE" w:rsidRDefault="00C06CBE" w:rsidP="00223FC4">
      <w:r w:rsidRPr="005E08ED">
        <w:t>In this pipeline</w:t>
      </w:r>
      <w:r>
        <w:t>,</w:t>
      </w:r>
      <w:r w:rsidRPr="005E08ED">
        <w:t xml:space="preserve"> </w:t>
      </w:r>
      <w:r w:rsidR="00C7440C">
        <w:t xml:space="preserve">the </w:t>
      </w:r>
      <w:r>
        <w:t>following stage</w:t>
      </w:r>
      <w:r w:rsidR="00C7440C">
        <w:t>s</w:t>
      </w:r>
      <w:r>
        <w:t xml:space="preserve"> get execute</w:t>
      </w:r>
      <w:r w:rsidR="00E37C62">
        <w:t xml:space="preserve">d and the jobs are </w:t>
      </w:r>
      <w:r>
        <w:t>listed below them.</w:t>
      </w:r>
    </w:p>
    <w:p w14:paraId="71DA92D5" w14:textId="740ADC56" w:rsidR="00C06CBE" w:rsidRPr="006E646F" w:rsidRDefault="00C06CBE" w:rsidP="00E57783">
      <w:pPr>
        <w:pStyle w:val="Heading3"/>
      </w:pPr>
      <w:bookmarkStart w:id="26" w:name="_Toc212543370"/>
      <w:r>
        <w:t>AOTApiDeployment</w:t>
      </w:r>
      <w:bookmarkEnd w:id="26"/>
    </w:p>
    <w:p w14:paraId="7126F8E4" w14:textId="2D02B992" w:rsidR="00A11B59" w:rsidRDefault="00C06CBE" w:rsidP="00756FEC">
      <w:r w:rsidRPr="007B500A">
        <w:rPr>
          <w:i/>
          <w:iCs/>
        </w:rPr>
        <w:t>ApiImportAutomation</w:t>
      </w:r>
      <w:r w:rsidRPr="008E7324">
        <w:t xml:space="preserve">- </w:t>
      </w:r>
      <w:r w:rsidRPr="006B2E90">
        <w:t>Use Swagger Document to create API</w:t>
      </w:r>
      <w:r w:rsidR="007935E1">
        <w:t xml:space="preserve">. </w:t>
      </w:r>
      <w:r>
        <w:t xml:space="preserve">To Execute these jobs, </w:t>
      </w:r>
      <w:r w:rsidR="00A11B59">
        <w:t>go to this file path: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32"/>
      </w:tblGrid>
      <w:tr w:rsidR="0042397C" w14:paraId="42003062" w14:textId="77777777" w:rsidTr="00756FEC">
        <w:trPr>
          <w:trHeight w:val="391"/>
        </w:trPr>
        <w:tc>
          <w:tcPr>
            <w:tcW w:w="9032" w:type="dxa"/>
          </w:tcPr>
          <w:p w14:paraId="316670C0" w14:textId="19255974" w:rsidR="0042397C" w:rsidRDefault="0042397C" w:rsidP="00B57246">
            <w:pPr>
              <w:spacing w:before="60" w:after="60"/>
              <w:rPr>
                <w:rFonts w:ascii="Consolas" w:hAnsi="Consolas"/>
              </w:rPr>
            </w:pPr>
            <w:r w:rsidRPr="0042397C">
              <w:rPr>
                <w:rFonts w:ascii="Consolas" w:hAnsi="Consolas" w:cs="Times New Roman"/>
              </w:rPr>
              <w:t xml:space="preserve">Processing/Middleware_IaC/Middleware-IAC-arm-templates/application-deployment/ </w:t>
            </w:r>
          </w:p>
        </w:tc>
      </w:tr>
    </w:tbl>
    <w:p w14:paraId="0E1F5BBA" w14:textId="26BC425C" w:rsidR="00C06CBE" w:rsidRDefault="00617A0D" w:rsidP="00756FEC">
      <w:pPr>
        <w:spacing w:before="120" w:after="120"/>
      </w:pPr>
      <w:r>
        <w:t xml:space="preserve">This </w:t>
      </w:r>
      <w:r w:rsidR="00C06CBE">
        <w:t>file path</w:t>
      </w:r>
      <w:r>
        <w:t xml:space="preserve"> contains the</w:t>
      </w:r>
      <w:r w:rsidRPr="00617A0D">
        <w:t xml:space="preserve"> following YML file</w:t>
      </w:r>
      <w:r w:rsidR="007935E1">
        <w:t>s</w:t>
      </w:r>
      <w:r>
        <w:t>:</w:t>
      </w:r>
    </w:p>
    <w:tbl>
      <w:tblPr>
        <w:tblStyle w:val="TableGridLight"/>
        <w:tblW w:w="19615" w:type="dxa"/>
        <w:tblLook w:val="04A0" w:firstRow="1" w:lastRow="0" w:firstColumn="1" w:lastColumn="0" w:noHBand="0" w:noVBand="1"/>
        <w:tblCaption w:val="YML Files"/>
        <w:tblDescription w:val="YML files and their description."/>
      </w:tblPr>
      <w:tblGrid>
        <w:gridCol w:w="5845"/>
        <w:gridCol w:w="13770"/>
      </w:tblGrid>
      <w:tr w:rsidR="007935E1" w14:paraId="1E5D19EE" w14:textId="77777777" w:rsidTr="4F1D4DB7">
        <w:tc>
          <w:tcPr>
            <w:tcW w:w="5845" w:type="dxa"/>
            <w:shd w:val="clear" w:color="auto" w:fill="D0CECE" w:themeFill="background2" w:themeFillShade="E6"/>
            <w:vAlign w:val="center"/>
          </w:tcPr>
          <w:p w14:paraId="2CE402E8" w14:textId="3585DC56" w:rsidR="007935E1" w:rsidRPr="007935E1" w:rsidRDefault="007935E1" w:rsidP="00A72709">
            <w:pPr>
              <w:spacing w:before="120" w:after="120"/>
              <w:rPr>
                <w:b/>
                <w:bCs/>
              </w:rPr>
            </w:pPr>
            <w:r w:rsidRPr="007935E1">
              <w:rPr>
                <w:b/>
                <w:bCs/>
              </w:rPr>
              <w:t>YML File</w:t>
            </w:r>
          </w:p>
        </w:tc>
        <w:tc>
          <w:tcPr>
            <w:tcW w:w="13770" w:type="dxa"/>
            <w:shd w:val="clear" w:color="auto" w:fill="D0CECE" w:themeFill="background2" w:themeFillShade="E6"/>
            <w:vAlign w:val="center"/>
          </w:tcPr>
          <w:p w14:paraId="425051C0" w14:textId="4CE61ABD" w:rsidR="007935E1" w:rsidRPr="007935E1" w:rsidRDefault="007935E1" w:rsidP="00A72709">
            <w:pPr>
              <w:spacing w:before="120" w:after="120"/>
              <w:rPr>
                <w:b/>
                <w:bCs/>
              </w:rPr>
            </w:pPr>
            <w:r w:rsidRPr="007935E1">
              <w:rPr>
                <w:b/>
                <w:bCs/>
              </w:rPr>
              <w:t>Description</w:t>
            </w:r>
          </w:p>
        </w:tc>
      </w:tr>
      <w:tr w:rsidR="007935E1" w14:paraId="0992705F" w14:textId="77777777" w:rsidTr="4F1D4DB7">
        <w:tc>
          <w:tcPr>
            <w:tcW w:w="5845" w:type="dxa"/>
            <w:vAlign w:val="center"/>
          </w:tcPr>
          <w:p w14:paraId="0EC4DE76" w14:textId="5EC06BB1" w:rsidR="007935E1" w:rsidRDefault="007935E1" w:rsidP="00A72709">
            <w:pPr>
              <w:spacing w:before="120" w:after="120"/>
            </w:pPr>
            <w:r w:rsidRPr="007935E1">
              <w:t>azure-apim-api-pm-deployment.yml</w:t>
            </w:r>
          </w:p>
        </w:tc>
        <w:tc>
          <w:tcPr>
            <w:tcW w:w="13770" w:type="dxa"/>
            <w:vAlign w:val="center"/>
          </w:tcPr>
          <w:p w14:paraId="31970473" w14:textId="063B3E94" w:rsidR="007935E1" w:rsidRDefault="007935E1" w:rsidP="00A72709">
            <w:pPr>
              <w:spacing w:before="120" w:after="120"/>
            </w:pPr>
            <w:r w:rsidRPr="007935E1">
              <w:t xml:space="preserve">This contains </w:t>
            </w:r>
            <w:r w:rsidR="00A744D5">
              <w:t xml:space="preserve">the </w:t>
            </w:r>
            <w:r w:rsidRPr="007935E1">
              <w:t>path and parameters to the First step ‘AOTApiDeployment’</w:t>
            </w:r>
            <w:r>
              <w:t>.</w:t>
            </w:r>
          </w:p>
        </w:tc>
      </w:tr>
      <w:tr w:rsidR="007935E1" w14:paraId="7F51C75A" w14:textId="77777777" w:rsidTr="4F1D4DB7">
        <w:tc>
          <w:tcPr>
            <w:tcW w:w="5845" w:type="dxa"/>
            <w:vAlign w:val="center"/>
          </w:tcPr>
          <w:p w14:paraId="51ED8FA7" w14:textId="52144644" w:rsidR="007935E1" w:rsidRDefault="007935E1" w:rsidP="00A72709">
            <w:pPr>
              <w:spacing w:before="120" w:after="120"/>
            </w:pPr>
            <w:r w:rsidRPr="007935E1">
              <w:t>pipelines/jobs-templates/pmapideployment.yml</w:t>
            </w:r>
          </w:p>
        </w:tc>
        <w:tc>
          <w:tcPr>
            <w:tcW w:w="13770" w:type="dxa"/>
            <w:vAlign w:val="center"/>
          </w:tcPr>
          <w:p w14:paraId="21ACDAC7" w14:textId="29DC5C9A" w:rsidR="007935E1" w:rsidRDefault="007935E1" w:rsidP="00A72709">
            <w:pPr>
              <w:spacing w:before="120" w:after="120"/>
            </w:pPr>
            <w:r w:rsidRPr="007935E1">
              <w:t xml:space="preserve">This contains jobs to use </w:t>
            </w:r>
            <w:r w:rsidR="00A744D5">
              <w:t xml:space="preserve">the </w:t>
            </w:r>
            <w:r w:rsidRPr="007935E1">
              <w:t>swagger document to create APIs in API Management and update their policies.</w:t>
            </w:r>
          </w:p>
        </w:tc>
      </w:tr>
      <w:tr w:rsidR="007935E1" w14:paraId="0BBDA471" w14:textId="77777777" w:rsidTr="4F1D4DB7">
        <w:tc>
          <w:tcPr>
            <w:tcW w:w="5845" w:type="dxa"/>
            <w:vAlign w:val="center"/>
          </w:tcPr>
          <w:p w14:paraId="7F59B756" w14:textId="2E928C8D" w:rsidR="007935E1" w:rsidRDefault="007935E1" w:rsidP="00A72709">
            <w:pPr>
              <w:spacing w:before="120" w:after="120"/>
            </w:pPr>
            <w:r>
              <w:t>Swagger-Import-Script-Peoplemanagement</w:t>
            </w:r>
          </w:p>
        </w:tc>
        <w:tc>
          <w:tcPr>
            <w:tcW w:w="13770" w:type="dxa"/>
            <w:vAlign w:val="center"/>
          </w:tcPr>
          <w:p w14:paraId="2FDB50F5" w14:textId="7D074292" w:rsidR="007935E1" w:rsidRDefault="78AEC683" w:rsidP="4F1D4DB7">
            <w:pPr>
              <w:spacing w:before="120" w:after="120"/>
            </w:pPr>
            <w:r>
              <w:t xml:space="preserve">This file contains </w:t>
            </w:r>
            <w:r w:rsidR="00421549">
              <w:t>API</w:t>
            </w:r>
            <w:r w:rsidR="2104EFFD">
              <w:t xml:space="preserve"> details to create APIs in API Management and update their policies.</w:t>
            </w:r>
          </w:p>
        </w:tc>
      </w:tr>
      <w:tr w:rsidR="007935E1" w14:paraId="6B3709CF" w14:textId="77777777" w:rsidTr="4F1D4DB7">
        <w:tc>
          <w:tcPr>
            <w:tcW w:w="5845" w:type="dxa"/>
            <w:vAlign w:val="center"/>
          </w:tcPr>
          <w:p w14:paraId="399A38E8" w14:textId="4E2A5ADA" w:rsidR="007935E1" w:rsidRPr="007935E1" w:rsidRDefault="007935E1" w:rsidP="00A72709">
            <w:pPr>
              <w:spacing w:before="120" w:after="120"/>
            </w:pPr>
            <w:r w:rsidRPr="007935E1">
              <w:t>Azure PowerShell script: Backend-URL</w:t>
            </w:r>
          </w:p>
        </w:tc>
        <w:tc>
          <w:tcPr>
            <w:tcW w:w="13770" w:type="dxa"/>
            <w:vAlign w:val="center"/>
          </w:tcPr>
          <w:p w14:paraId="6C85FC90" w14:textId="05D95990" w:rsidR="007935E1" w:rsidRDefault="007935E1" w:rsidP="00A72709">
            <w:pPr>
              <w:spacing w:before="120" w:after="120"/>
            </w:pPr>
            <w:r w:rsidRPr="007935E1">
              <w:t>People</w:t>
            </w:r>
            <w:r w:rsidR="00A744D5">
              <w:t xml:space="preserve"> </w:t>
            </w:r>
            <w:r w:rsidRPr="007935E1">
              <w:t>management middleware policy</w:t>
            </w:r>
          </w:p>
        </w:tc>
      </w:tr>
    </w:tbl>
    <w:p w14:paraId="150624A0" w14:textId="39F9EBFD" w:rsidR="00C06CBE" w:rsidRPr="00C06CBE" w:rsidRDefault="00CE23D7" w:rsidP="00E57783">
      <w:pPr>
        <w:pStyle w:val="Heading3"/>
      </w:pPr>
      <w:bookmarkStart w:id="27" w:name="_Toc212543371"/>
      <w:r>
        <w:t>Deployment Steps</w:t>
      </w:r>
      <w:bookmarkEnd w:id="27"/>
    </w:p>
    <w:p w14:paraId="71255A87" w14:textId="3A3C94E2" w:rsidR="00C06CBE" w:rsidRPr="00DC5B37" w:rsidRDefault="00C06CBE">
      <w:pPr>
        <w:pStyle w:val="ListParagraph"/>
        <w:numPr>
          <w:ilvl w:val="0"/>
          <w:numId w:val="12"/>
        </w:numPr>
      </w:pPr>
      <w:r>
        <w:t>Create a library in Dev</w:t>
      </w:r>
      <w:r w:rsidR="00AB083F">
        <w:t>O</w:t>
      </w:r>
      <w:r>
        <w:t>ps portal</w:t>
      </w:r>
      <w:r w:rsidR="00F350A5">
        <w:t xml:space="preserve"> </w:t>
      </w:r>
      <w:r w:rsidR="00C053D1">
        <w:t xml:space="preserve">e.g., </w:t>
      </w:r>
      <w:r w:rsidR="00367DB6">
        <w:t>IAI</w:t>
      </w:r>
      <w:r w:rsidR="00C053D1">
        <w:t>-PM-API-Deployment-Dev.</w:t>
      </w:r>
    </w:p>
    <w:p w14:paraId="0B63558C" w14:textId="5939FBEB" w:rsidR="00672390" w:rsidRDefault="00DE3753">
      <w:pPr>
        <w:pStyle w:val="ListParagraph"/>
        <w:numPr>
          <w:ilvl w:val="0"/>
          <w:numId w:val="12"/>
        </w:numPr>
        <w:sectPr w:rsidR="00672390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  <w:r w:rsidRPr="006B2E90">
        <w:t>Update the Library with all the relevant values</w:t>
      </w:r>
      <w:r w:rsidR="002C19F9">
        <w:t>, as shown in the following table</w:t>
      </w:r>
      <w:r w:rsidRPr="006B2E90">
        <w:t>.</w:t>
      </w:r>
    </w:p>
    <w:p w14:paraId="723FB304" w14:textId="2AEBC440" w:rsidR="00AB083F" w:rsidRPr="00085D7C" w:rsidRDefault="00AB083F" w:rsidP="00672390">
      <w:pPr>
        <w:ind w:left="360"/>
      </w:pPr>
    </w:p>
    <w:tbl>
      <w:tblPr>
        <w:tblStyle w:val="TableGridLight"/>
        <w:tblW w:w="6745" w:type="dxa"/>
        <w:tblInd w:w="720" w:type="dxa"/>
        <w:tblLook w:val="04A0" w:firstRow="1" w:lastRow="0" w:firstColumn="1" w:lastColumn="0" w:noHBand="0" w:noVBand="1"/>
      </w:tblPr>
      <w:tblGrid>
        <w:gridCol w:w="3749"/>
        <w:gridCol w:w="2996"/>
      </w:tblGrid>
      <w:tr w:rsidR="00AB083F" w:rsidRPr="006B2E90" w14:paraId="1AE3C509" w14:textId="77777777" w:rsidTr="00547BBB">
        <w:tc>
          <w:tcPr>
            <w:tcW w:w="3749" w:type="dxa"/>
            <w:shd w:val="clear" w:color="auto" w:fill="D0CECE" w:themeFill="background2" w:themeFillShade="E6"/>
            <w:vAlign w:val="center"/>
          </w:tcPr>
          <w:p w14:paraId="4A3E3091" w14:textId="77777777" w:rsidR="00AB083F" w:rsidRPr="008E4415" w:rsidRDefault="00AB083F" w:rsidP="002B6F9E">
            <w:pPr>
              <w:spacing w:before="60" w:after="60"/>
              <w:rPr>
                <w:b/>
                <w:bCs/>
              </w:rPr>
            </w:pPr>
            <w:r w:rsidRPr="008E4415">
              <w:rPr>
                <w:b/>
                <w:bCs/>
              </w:rPr>
              <w:t>Parameters</w:t>
            </w:r>
          </w:p>
        </w:tc>
        <w:tc>
          <w:tcPr>
            <w:tcW w:w="2996" w:type="dxa"/>
            <w:shd w:val="clear" w:color="auto" w:fill="D0CECE" w:themeFill="background2" w:themeFillShade="E6"/>
            <w:vAlign w:val="center"/>
          </w:tcPr>
          <w:p w14:paraId="4ED9F6F4" w14:textId="77777777" w:rsidR="00AB083F" w:rsidRPr="008E4415" w:rsidRDefault="00AB083F" w:rsidP="002B6F9E">
            <w:pPr>
              <w:spacing w:before="60" w:after="60"/>
              <w:rPr>
                <w:b/>
                <w:bCs/>
              </w:rPr>
            </w:pPr>
            <w:r w:rsidRPr="008E4415">
              <w:rPr>
                <w:b/>
                <w:bCs/>
              </w:rPr>
              <w:t>Description</w:t>
            </w:r>
          </w:p>
        </w:tc>
      </w:tr>
      <w:tr w:rsidR="00AB083F" w:rsidRPr="006B2E90" w14:paraId="3AEAD4AD" w14:textId="77777777" w:rsidTr="00547BBB">
        <w:tc>
          <w:tcPr>
            <w:tcW w:w="3749" w:type="dxa"/>
            <w:vAlign w:val="center"/>
          </w:tcPr>
          <w:p w14:paraId="2F0AAE4E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APIM_PM_APIID</w:t>
            </w:r>
          </w:p>
        </w:tc>
        <w:tc>
          <w:tcPr>
            <w:tcW w:w="2996" w:type="dxa"/>
            <w:vAlign w:val="center"/>
          </w:tcPr>
          <w:p w14:paraId="47CDBD7A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API ID Name</w:t>
            </w:r>
          </w:p>
        </w:tc>
      </w:tr>
      <w:tr w:rsidR="00AB083F" w:rsidRPr="006B2E90" w14:paraId="6D220526" w14:textId="77777777" w:rsidTr="00547BBB">
        <w:tc>
          <w:tcPr>
            <w:tcW w:w="3749" w:type="dxa"/>
            <w:vAlign w:val="center"/>
          </w:tcPr>
          <w:p w14:paraId="5DEDC524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APIM_SERVICENAME</w:t>
            </w:r>
          </w:p>
        </w:tc>
        <w:tc>
          <w:tcPr>
            <w:tcW w:w="2996" w:type="dxa"/>
            <w:vAlign w:val="center"/>
          </w:tcPr>
          <w:p w14:paraId="05B0DD2F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 xml:space="preserve">Name of APIM Service </w:t>
            </w:r>
          </w:p>
        </w:tc>
      </w:tr>
      <w:tr w:rsidR="00AB083F" w:rsidRPr="006B2E90" w14:paraId="7970429B" w14:textId="77777777" w:rsidTr="00547BBB">
        <w:tc>
          <w:tcPr>
            <w:tcW w:w="3749" w:type="dxa"/>
            <w:vAlign w:val="center"/>
          </w:tcPr>
          <w:p w14:paraId="4D2C8208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bookmarkStart w:id="28" w:name="_Hlk173856205"/>
            <w:r w:rsidRPr="005A2E5A">
              <w:rPr>
                <w:sz w:val="18"/>
                <w:szCs w:val="20"/>
              </w:rPr>
              <w:t>ARM_SUBSCRIPTIONSERVICECONN</w:t>
            </w:r>
          </w:p>
        </w:tc>
        <w:tc>
          <w:tcPr>
            <w:tcW w:w="2996" w:type="dxa"/>
            <w:vAlign w:val="center"/>
          </w:tcPr>
          <w:p w14:paraId="3F85573B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Service Connection Name</w:t>
            </w:r>
          </w:p>
        </w:tc>
      </w:tr>
      <w:bookmarkEnd w:id="28"/>
      <w:tr w:rsidR="00AB083F" w:rsidRPr="006B2E90" w14:paraId="6D35DEAE" w14:textId="77777777" w:rsidTr="00547BBB">
        <w:tc>
          <w:tcPr>
            <w:tcW w:w="3749" w:type="dxa"/>
            <w:vAlign w:val="center"/>
          </w:tcPr>
          <w:p w14:paraId="62B81BC8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CLIENTID</w:t>
            </w:r>
          </w:p>
        </w:tc>
        <w:tc>
          <w:tcPr>
            <w:tcW w:w="2996" w:type="dxa"/>
            <w:vAlign w:val="center"/>
          </w:tcPr>
          <w:p w14:paraId="4C0EC204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Client ID of the service Principal</w:t>
            </w:r>
          </w:p>
        </w:tc>
      </w:tr>
      <w:tr w:rsidR="00AB083F" w:rsidRPr="006B2E90" w14:paraId="2F503E66" w14:textId="77777777" w:rsidTr="00547BBB">
        <w:tc>
          <w:tcPr>
            <w:tcW w:w="3749" w:type="dxa"/>
            <w:vAlign w:val="center"/>
          </w:tcPr>
          <w:p w14:paraId="46ACA123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ENVIRONMENT</w:t>
            </w:r>
          </w:p>
        </w:tc>
        <w:tc>
          <w:tcPr>
            <w:tcW w:w="2996" w:type="dxa"/>
            <w:vAlign w:val="center"/>
          </w:tcPr>
          <w:p w14:paraId="67AE9327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Environment Name</w:t>
            </w:r>
          </w:p>
        </w:tc>
      </w:tr>
      <w:tr w:rsidR="00AB083F" w:rsidRPr="006B2E90" w14:paraId="78AD9DD1" w14:textId="77777777" w:rsidTr="00547BBB">
        <w:tc>
          <w:tcPr>
            <w:tcW w:w="3749" w:type="dxa"/>
            <w:vAlign w:val="center"/>
          </w:tcPr>
          <w:p w14:paraId="347692DE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PMMW_URL</w:t>
            </w:r>
          </w:p>
        </w:tc>
        <w:tc>
          <w:tcPr>
            <w:tcW w:w="2996" w:type="dxa"/>
            <w:vAlign w:val="center"/>
          </w:tcPr>
          <w:p w14:paraId="43ED10E3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People Management Middleware URL</w:t>
            </w:r>
          </w:p>
        </w:tc>
      </w:tr>
      <w:tr w:rsidR="00AB083F" w:rsidRPr="006B2E90" w14:paraId="5E796641" w14:textId="77777777" w:rsidTr="00547BBB">
        <w:tc>
          <w:tcPr>
            <w:tcW w:w="3749" w:type="dxa"/>
            <w:vAlign w:val="center"/>
          </w:tcPr>
          <w:p w14:paraId="378C5476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RESOURCEGROUP</w:t>
            </w:r>
          </w:p>
        </w:tc>
        <w:tc>
          <w:tcPr>
            <w:tcW w:w="2996" w:type="dxa"/>
            <w:vAlign w:val="center"/>
          </w:tcPr>
          <w:p w14:paraId="1D90FE53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Resource Group Name</w:t>
            </w:r>
          </w:p>
        </w:tc>
      </w:tr>
      <w:tr w:rsidR="00AB083F" w:rsidRPr="006B2E90" w14:paraId="105AFAA0" w14:textId="77777777" w:rsidTr="00547BBB">
        <w:tc>
          <w:tcPr>
            <w:tcW w:w="3749" w:type="dxa"/>
            <w:vAlign w:val="center"/>
          </w:tcPr>
          <w:p w14:paraId="7254BCFA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TENANTID</w:t>
            </w:r>
          </w:p>
        </w:tc>
        <w:tc>
          <w:tcPr>
            <w:tcW w:w="2996" w:type="dxa"/>
            <w:vAlign w:val="center"/>
          </w:tcPr>
          <w:p w14:paraId="37E2BC34" w14:textId="77777777" w:rsidR="00AB083F" w:rsidRPr="005A2E5A" w:rsidRDefault="00AB083F" w:rsidP="002B6F9E">
            <w:pPr>
              <w:spacing w:before="60" w:after="60"/>
              <w:rPr>
                <w:sz w:val="18"/>
                <w:szCs w:val="20"/>
              </w:rPr>
            </w:pPr>
            <w:r w:rsidRPr="005A2E5A">
              <w:rPr>
                <w:sz w:val="18"/>
                <w:szCs w:val="20"/>
              </w:rPr>
              <w:t>Tenant ID of the service Principal</w:t>
            </w:r>
          </w:p>
        </w:tc>
      </w:tr>
    </w:tbl>
    <w:p w14:paraId="41D80003" w14:textId="77777777" w:rsidR="00C06CBE" w:rsidRPr="00C06CBE" w:rsidRDefault="00C06CBE" w:rsidP="00C06CBE">
      <w:pPr>
        <w:rPr>
          <w:rFonts w:eastAsiaTheme="minorEastAsia"/>
        </w:rPr>
      </w:pPr>
    </w:p>
    <w:p w14:paraId="258A2076" w14:textId="7D908BC3" w:rsidR="008E4415" w:rsidRDefault="008E4415" w:rsidP="00085D7C">
      <w:pPr>
        <w:ind w:left="720"/>
        <w:rPr>
          <w:rFonts w:eastAsiaTheme="minorEastAsia"/>
        </w:rPr>
        <w:sectPr w:rsidR="008E4415" w:rsidSect="00672390">
          <w:type w:val="continuous"/>
          <w:pgSz w:w="23040" w:h="15840" w:orient="landscape" w:code="1"/>
          <w:pgMar w:top="1440" w:right="1440" w:bottom="1440" w:left="1440" w:header="720" w:footer="720" w:gutter="0"/>
          <w:cols w:num="2" w:space="720" w:equalWidth="0">
            <w:col w:w="7200" w:space="720"/>
            <w:col w:w="12240"/>
          </w:cols>
          <w:docGrid w:linePitch="360"/>
        </w:sectPr>
      </w:pPr>
      <w:r w:rsidRPr="006B2E90">
        <w:rPr>
          <w:rFonts w:eastAsiaTheme="minorEastAsia"/>
          <w:noProof/>
        </w:rPr>
        <w:drawing>
          <wp:inline distT="0" distB="0" distL="0" distR="0" wp14:anchorId="2D4EA41D" wp14:editId="0DF3B8DB">
            <wp:extent cx="7453423" cy="3498646"/>
            <wp:effectExtent l="0" t="0" r="0" b="6985"/>
            <wp:docPr id="18" name="Picture 18" descr="AOT-PM-API-Deployment-Dev variables and their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OT-PM-API-Deployment-Dev variables and their value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94129" cy="351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EE7" w14:textId="77777777" w:rsidR="00672390" w:rsidRDefault="00672390" w:rsidP="0042397C">
      <w:pPr>
        <w:pStyle w:val="ListParagraph"/>
        <w:sectPr w:rsidR="00672390" w:rsidSect="00C2307B">
          <w:type w:val="nextColumn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2B0B976B" w14:textId="7FF177D1" w:rsidR="00C06CBE" w:rsidRPr="00511C55" w:rsidRDefault="00DE3753">
      <w:pPr>
        <w:pStyle w:val="ListParagraph"/>
        <w:numPr>
          <w:ilvl w:val="0"/>
          <w:numId w:val="12"/>
        </w:numPr>
      </w:pPr>
      <w:r w:rsidRPr="006B2E90">
        <w:t>Update the pipeline file with</w:t>
      </w:r>
      <w:r w:rsidR="008E4415">
        <w:t xml:space="preserve"> the</w:t>
      </w:r>
      <w:r w:rsidRPr="006B2E90">
        <w:t xml:space="preserve"> relevant library name.</w:t>
      </w:r>
    </w:p>
    <w:p w14:paraId="0E1482E2" w14:textId="483E90E7" w:rsidR="00C06CBE" w:rsidRPr="006B2E90" w:rsidRDefault="000422F6" w:rsidP="00511C55">
      <w:pPr>
        <w:spacing w:after="240"/>
        <w:ind w:left="720"/>
      </w:pPr>
      <w:r w:rsidRPr="006B2E90">
        <w:rPr>
          <w:noProof/>
        </w:rPr>
        <w:drawing>
          <wp:inline distT="0" distB="0" distL="0" distR="0" wp14:anchorId="03EF45E8" wp14:editId="2A376032">
            <wp:extent cx="11682567" cy="5029200"/>
            <wp:effectExtent l="0" t="0" r="0" b="0"/>
            <wp:docPr id="19" name="Picture 19" descr="Screenshot of the pipeline file with the relevant library name upda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of the pipeline file with the relevant library name updated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79243" cy="50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B944" w14:textId="3BA9B46E" w:rsidR="00C06CBE" w:rsidRPr="00151120" w:rsidRDefault="00DE3753">
      <w:pPr>
        <w:pStyle w:val="ListParagraph"/>
        <w:numPr>
          <w:ilvl w:val="0"/>
          <w:numId w:val="12"/>
        </w:numPr>
        <w:tabs>
          <w:tab w:val="left" w:pos="14040"/>
        </w:tabs>
        <w:ind w:right="3600"/>
      </w:pPr>
      <w:r w:rsidRPr="006B2E90">
        <w:t xml:space="preserve">Go through all steps configured in all the </w:t>
      </w:r>
      <w:r w:rsidR="008E4415">
        <w:t>YML</w:t>
      </w:r>
      <w:r w:rsidRPr="006B2E90">
        <w:t xml:space="preserve"> files present </w:t>
      </w:r>
      <w:r w:rsidR="008E4415">
        <w:t>at</w:t>
      </w:r>
      <w:r w:rsidRPr="006B2E90">
        <w:t xml:space="preserve"> </w:t>
      </w:r>
      <w:r w:rsidR="00A744D5">
        <w:t xml:space="preserve">the </w:t>
      </w:r>
      <w:r w:rsidRPr="006B2E90">
        <w:t>below</w:t>
      </w:r>
      <w:r w:rsidR="00A744D5">
        <w:t>-</w:t>
      </w:r>
      <w:r w:rsidRPr="006B2E90">
        <w:t xml:space="preserve">listed paths and verify that </w:t>
      </w:r>
      <w:r w:rsidR="008E4415">
        <w:t xml:space="preserve">the </w:t>
      </w:r>
      <w:r w:rsidRPr="006B2E90">
        <w:t xml:space="preserve">configured values are updated as per </w:t>
      </w:r>
      <w:r w:rsidR="00A744D5">
        <w:t xml:space="preserve">the </w:t>
      </w:r>
      <w:r w:rsidRPr="006B2E90">
        <w:t>current request.</w:t>
      </w:r>
    </w:p>
    <w:tbl>
      <w:tblPr>
        <w:tblStyle w:val="TableGridLight"/>
        <w:tblW w:w="0" w:type="auto"/>
        <w:tblInd w:w="720" w:type="dxa"/>
        <w:tblLook w:val="04A0" w:firstRow="1" w:lastRow="0" w:firstColumn="1" w:lastColumn="0" w:noHBand="0" w:noVBand="1"/>
      </w:tblPr>
      <w:tblGrid>
        <w:gridCol w:w="13670"/>
      </w:tblGrid>
      <w:tr w:rsidR="00EA6F9A" w14:paraId="53E7D098" w14:textId="77777777" w:rsidTr="00EA6F9A">
        <w:trPr>
          <w:trHeight w:val="382"/>
        </w:trPr>
        <w:tc>
          <w:tcPr>
            <w:tcW w:w="13942" w:type="dxa"/>
          </w:tcPr>
          <w:p w14:paraId="1C6B1A97" w14:textId="77D20A84" w:rsidR="00EA6F9A" w:rsidRDefault="00EA6F9A" w:rsidP="00EA6F9A">
            <w:pPr>
              <w:spacing w:before="120" w:after="120"/>
              <w:rPr>
                <w:rFonts w:ascii="Consolas" w:hAnsi="Consolas"/>
              </w:rPr>
            </w:pPr>
            <w:r w:rsidRPr="00EA6F9A">
              <w:rPr>
                <w:rFonts w:ascii="Consolas" w:hAnsi="Consolas" w:cs="Times New Roman"/>
              </w:rPr>
              <w:t>Processing\Middleware_IaC\Middleware-IAC-arm-templates\application-deployment\azure-apim-api-pm-deployment.yml</w:t>
            </w:r>
          </w:p>
        </w:tc>
      </w:tr>
      <w:tr w:rsidR="00EA6F9A" w14:paraId="7A55B1A1" w14:textId="77777777" w:rsidTr="00EA6F9A">
        <w:trPr>
          <w:trHeight w:val="371"/>
        </w:trPr>
        <w:tc>
          <w:tcPr>
            <w:tcW w:w="13942" w:type="dxa"/>
          </w:tcPr>
          <w:p w14:paraId="7F3A4AD4" w14:textId="490FA78E" w:rsidR="00EA6F9A" w:rsidRDefault="00EA6F9A" w:rsidP="00EA6F9A">
            <w:pPr>
              <w:spacing w:before="120" w:after="120"/>
              <w:rPr>
                <w:rFonts w:ascii="Consolas" w:hAnsi="Consolas"/>
              </w:rPr>
            </w:pPr>
            <w:r w:rsidRPr="00EA6F9A">
              <w:rPr>
                <w:rFonts w:ascii="Consolas" w:hAnsi="Consolas" w:cs="Times New Roman"/>
              </w:rPr>
              <w:t>Processing\Middleware_IaC\Middleware-IAC-arm-templates\application-deployment\pipelines\jobs-templates\pmapideployment.yml</w:t>
            </w:r>
          </w:p>
        </w:tc>
      </w:tr>
    </w:tbl>
    <w:p w14:paraId="670ED425" w14:textId="01D5400D" w:rsidR="006B2E90" w:rsidRPr="006B2E90" w:rsidRDefault="00DE3753">
      <w:pPr>
        <w:pStyle w:val="ListParagraph"/>
        <w:numPr>
          <w:ilvl w:val="0"/>
          <w:numId w:val="12"/>
        </w:numPr>
        <w:ind w:right="3600"/>
      </w:pPr>
      <w:r w:rsidRPr="006B2E90">
        <w:t xml:space="preserve">Open the </w:t>
      </w:r>
      <w:r w:rsidR="00616982">
        <w:t>YML</w:t>
      </w:r>
      <w:r w:rsidRPr="006B2E90">
        <w:t xml:space="preserve"> files and verify the parameters are available under </w:t>
      </w:r>
      <w:r w:rsidR="00A744D5">
        <w:t xml:space="preserve">the </w:t>
      </w:r>
      <w:r w:rsidR="004529DB" w:rsidRPr="006B2E90">
        <w:t xml:space="preserve">AOTApiDeployment </w:t>
      </w:r>
      <w:r w:rsidRPr="006B2E90">
        <w:t>stage</w:t>
      </w:r>
      <w:r w:rsidR="00A744D5">
        <w:t>,</w:t>
      </w:r>
      <w:r w:rsidR="004529DB" w:rsidRPr="006B2E90">
        <w:t xml:space="preserve"> </w:t>
      </w:r>
      <w:r w:rsidR="00A744D5">
        <w:t>which</w:t>
      </w:r>
      <w:r w:rsidR="004529DB" w:rsidRPr="006B2E90">
        <w:t xml:space="preserve"> has </w:t>
      </w:r>
      <w:r w:rsidR="00A744D5">
        <w:t xml:space="preserve">the </w:t>
      </w:r>
      <w:r w:rsidR="004529DB" w:rsidRPr="006B2E90">
        <w:t>following job</w:t>
      </w:r>
      <w:r w:rsidR="00616982">
        <w:t>:</w:t>
      </w:r>
    </w:p>
    <w:tbl>
      <w:tblPr>
        <w:tblStyle w:val="TableGridLight"/>
        <w:tblW w:w="0" w:type="auto"/>
        <w:tblInd w:w="720" w:type="dxa"/>
        <w:tblLook w:val="04A0" w:firstRow="1" w:lastRow="0" w:firstColumn="1" w:lastColumn="0" w:noHBand="0" w:noVBand="1"/>
      </w:tblPr>
      <w:tblGrid>
        <w:gridCol w:w="6188"/>
      </w:tblGrid>
      <w:tr w:rsidR="008924D4" w14:paraId="7AF95911" w14:textId="77777777" w:rsidTr="008924D4">
        <w:trPr>
          <w:trHeight w:val="319"/>
        </w:trPr>
        <w:tc>
          <w:tcPr>
            <w:tcW w:w="6188" w:type="dxa"/>
          </w:tcPr>
          <w:p w14:paraId="0FA2FE10" w14:textId="5C5F08C1" w:rsidR="008924D4" w:rsidRDefault="008924D4" w:rsidP="00B57246">
            <w:pPr>
              <w:spacing w:before="60" w:after="60"/>
              <w:rPr>
                <w:i/>
                <w:iCs/>
              </w:rPr>
            </w:pPr>
            <w:r w:rsidRPr="008924D4">
              <w:rPr>
                <w:rFonts w:cs="Times New Roman"/>
                <w:i/>
                <w:iCs/>
              </w:rPr>
              <w:t>ApiImportAutomation: Use Swagger Document to create API</w:t>
            </w:r>
          </w:p>
        </w:tc>
      </w:tr>
    </w:tbl>
    <w:p w14:paraId="0590CEBF" w14:textId="52F2CC34" w:rsidR="00DE3753" w:rsidRPr="00151120" w:rsidRDefault="004529DB">
      <w:pPr>
        <w:pStyle w:val="ListParagraph"/>
        <w:numPr>
          <w:ilvl w:val="0"/>
          <w:numId w:val="12"/>
        </w:numPr>
      </w:pPr>
      <w:r w:rsidRPr="006B2E90">
        <w:t>Create the pipeline from the</w:t>
      </w:r>
      <w:r w:rsidR="00616982">
        <w:t xml:space="preserve"> following</w:t>
      </w:r>
      <w:r w:rsidRPr="006B2E90">
        <w:t xml:space="preserve"> </w:t>
      </w:r>
      <w:r w:rsidR="00DE3753" w:rsidRPr="006B2E90">
        <w:t>pipeline file and run it.</w:t>
      </w:r>
    </w:p>
    <w:tbl>
      <w:tblPr>
        <w:tblStyle w:val="TableGridLight"/>
        <w:tblW w:w="0" w:type="auto"/>
        <w:tblInd w:w="720" w:type="dxa"/>
        <w:tblLook w:val="04A0" w:firstRow="1" w:lastRow="0" w:firstColumn="1" w:lastColumn="0" w:noHBand="0" w:noVBand="1"/>
      </w:tblPr>
      <w:tblGrid>
        <w:gridCol w:w="12915"/>
      </w:tblGrid>
      <w:tr w:rsidR="004B6CAD" w14:paraId="26FAD6E2" w14:textId="77777777" w:rsidTr="00B57246">
        <w:trPr>
          <w:trHeight w:val="276"/>
        </w:trPr>
        <w:tc>
          <w:tcPr>
            <w:tcW w:w="12915" w:type="dxa"/>
          </w:tcPr>
          <w:p w14:paraId="0B4D13BC" w14:textId="41BE70D5" w:rsidR="004B6CAD" w:rsidRDefault="004B6CAD" w:rsidP="00B57246">
            <w:pPr>
              <w:spacing w:before="60" w:after="60"/>
              <w:rPr>
                <w:rFonts w:ascii="Consolas" w:hAnsi="Consolas"/>
              </w:rPr>
            </w:pPr>
            <w:r w:rsidRPr="004B6CAD">
              <w:rPr>
                <w:rFonts w:ascii="Consolas" w:hAnsi="Consolas" w:cs="Times New Roman"/>
              </w:rPr>
              <w:t>Processing\Middleware_IaC\Middleware-IAC-arm-templates\application-deployment\azure-apim-api-pm-deployment.yml</w:t>
            </w:r>
          </w:p>
        </w:tc>
      </w:tr>
    </w:tbl>
    <w:p w14:paraId="0C99672C" w14:textId="77777777" w:rsidR="0064360F" w:rsidRDefault="0064360F">
      <w:pPr>
        <w:pStyle w:val="ListParagraph"/>
        <w:numPr>
          <w:ilvl w:val="0"/>
          <w:numId w:val="12"/>
        </w:numPr>
        <w:sectPr w:rsidR="0064360F" w:rsidSect="00672390">
          <w:type w:val="continuous"/>
          <w:pgSz w:w="23040" w:h="15840" w:orient="landscape" w:code="1"/>
          <w:pgMar w:top="1440" w:right="7200" w:bottom="1440" w:left="1440" w:header="720" w:footer="720" w:gutter="0"/>
          <w:cols w:space="720"/>
          <w:docGrid w:linePitch="360"/>
        </w:sectPr>
      </w:pPr>
    </w:p>
    <w:p w14:paraId="678E654C" w14:textId="5514A841" w:rsidR="00397FBF" w:rsidRPr="00151120" w:rsidRDefault="00DE3753">
      <w:pPr>
        <w:pStyle w:val="ListParagraph"/>
        <w:numPr>
          <w:ilvl w:val="0"/>
          <w:numId w:val="12"/>
        </w:numPr>
      </w:pPr>
      <w:r w:rsidRPr="006B2E90">
        <w:t xml:space="preserve">In the Azure portal, validate that the correct set of </w:t>
      </w:r>
      <w:r w:rsidR="00AB083F">
        <w:t>APIs</w:t>
      </w:r>
      <w:r w:rsidRPr="006B2E90">
        <w:t xml:space="preserve"> w</w:t>
      </w:r>
      <w:r w:rsidR="00A744D5">
        <w:t>as</w:t>
      </w:r>
      <w:r w:rsidRPr="006B2E90">
        <w:t xml:space="preserve"> created</w:t>
      </w:r>
      <w:r w:rsidR="00AB083F">
        <w:t xml:space="preserve"> in API management and their policies were updated as well</w:t>
      </w:r>
      <w:r w:rsidRPr="006B2E90">
        <w:t>.</w:t>
      </w:r>
    </w:p>
    <w:p w14:paraId="73F8D913" w14:textId="77777777" w:rsidR="00397FBF" w:rsidRDefault="000F457E" w:rsidP="00616982">
      <w:pPr>
        <w:ind w:left="720"/>
      </w:pPr>
      <w:r w:rsidRPr="008C24BE">
        <w:rPr>
          <w:noProof/>
        </w:rPr>
        <w:drawing>
          <wp:inline distT="0" distB="0" distL="0" distR="0" wp14:anchorId="233A1B7A" wp14:editId="12791D5E">
            <wp:extent cx="11073900" cy="4850662"/>
            <wp:effectExtent l="19050" t="19050" r="13335" b="26670"/>
            <wp:docPr id="6" name="Picture 6" descr="API Management screen where the set of APIs created and their policies are valida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PI Management screen where the set of APIs created and their policies are validated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41830" cy="48804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EFBCF" w14:textId="77777777" w:rsidR="000F457E" w:rsidRDefault="000F457E" w:rsidP="00616982">
      <w:pPr>
        <w:ind w:left="720"/>
      </w:pPr>
    </w:p>
    <w:sectPr w:rsidR="000F457E" w:rsidSect="0064360F">
      <w:pgSz w:w="23040" w:h="15840" w:orient="landscape" w:code="1"/>
      <w:pgMar w:top="1440" w:right="72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A1B4" w14:textId="77777777" w:rsidR="005C107C" w:rsidRDefault="005C107C" w:rsidP="00AF7049">
      <w:r>
        <w:separator/>
      </w:r>
    </w:p>
  </w:endnote>
  <w:endnote w:type="continuationSeparator" w:id="0">
    <w:p w14:paraId="22FBCFED" w14:textId="77777777" w:rsidR="005C107C" w:rsidRDefault="005C107C" w:rsidP="00AF7049">
      <w:r>
        <w:continuationSeparator/>
      </w:r>
    </w:p>
  </w:endnote>
  <w:endnote w:type="continuationNotice" w:id="1">
    <w:p w14:paraId="766D2325" w14:textId="77777777" w:rsidR="005C107C" w:rsidRDefault="005C10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5B35" w14:textId="5A1C8519" w:rsidR="006324D6" w:rsidRPr="002063E0" w:rsidRDefault="002063E0" w:rsidP="0026562B">
    <w:pPr>
      <w:pStyle w:val="Footer"/>
      <w:rPr>
        <w:sz w:val="16"/>
        <w:szCs w:val="20"/>
      </w:rPr>
    </w:pPr>
    <w:r w:rsidRPr="002063E0">
      <w:rPr>
        <w:sz w:val="16"/>
        <w:szCs w:val="20"/>
      </w:rPr>
      <w:t>© 202</w:t>
    </w:r>
    <w:r w:rsidR="00D55F07">
      <w:rPr>
        <w:sz w:val="16"/>
        <w:szCs w:val="20"/>
      </w:rPr>
      <w:t>5</w:t>
    </w:r>
    <w:r w:rsidRPr="002063E0">
      <w:rPr>
        <w:sz w:val="16"/>
        <w:szCs w:val="20"/>
      </w:rPr>
      <w:t xml:space="preserve"> Accenture. All rights reserved.</w:t>
    </w:r>
    <w:r w:rsidR="00CA58EB" w:rsidRPr="002063E0">
      <w:rPr>
        <w:sz w:val="16"/>
        <w:szCs w:val="20"/>
      </w:rPr>
      <w:ptab w:relativeTo="margin" w:alignment="center" w:leader="none"/>
    </w:r>
    <w:r w:rsidR="0026562B">
      <w:rPr>
        <w:sz w:val="16"/>
        <w:szCs w:val="20"/>
      </w:rPr>
      <w:t xml:space="preserve">-               </w:t>
    </w:r>
    <w:r w:rsidRPr="002063E0">
      <w:rPr>
        <w:sz w:val="16"/>
        <w:szCs w:val="20"/>
      </w:rPr>
      <w:t>Document Version:</w:t>
    </w:r>
    <w:r w:rsidR="000B0F42">
      <w:rPr>
        <w:sz w:val="16"/>
        <w:szCs w:val="20"/>
      </w:rPr>
      <w:t xml:space="preserve"> </w:t>
    </w:r>
    <w:sdt>
      <w:sdtPr>
        <w:rPr>
          <w:sz w:val="16"/>
          <w:szCs w:val="20"/>
        </w:rPr>
        <w:alias w:val="Label"/>
        <w:tag w:val="DLCPolicyLabelValue"/>
        <w:id w:val="-1254969328"/>
        <w:lock w:val="contentLocked"/>
        <w:placeholder>
          <w:docPart w:val="40664D4B7D2A4DBDB4B474168B96CD9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del w:id="0" w:author="Olson, Ed" w:date="2026-01-13T13:10:00Z" w16du:dateUtc="2026-01-13T19:10:00Z">
          <w:r w:rsidR="00EF40B4" w:rsidDel="00E07D17">
            <w:rPr>
              <w:sz w:val="16"/>
              <w:szCs w:val="20"/>
            </w:rPr>
            <w:delText>3.0</w:delText>
          </w:r>
        </w:del>
        <w:ins w:id="1" w:author="Farheen, Zara" w:date="2025-10-28T11:41:00Z" w16du:dateUtc="2025-10-28T06:11:00Z">
          <w:del w:id="2" w:author="Olson, Ed" w:date="2026-01-13T13:10:00Z" w16du:dateUtc="2026-01-13T19:10:00Z">
            <w:r w:rsidR="005C6109" w:rsidDel="00E07D17">
              <w:rPr>
                <w:sz w:val="16"/>
                <w:szCs w:val="20"/>
              </w:rPr>
              <w:delText>4.0</w:delText>
            </w:r>
          </w:del>
        </w:ins>
        <w:r w:rsidR="00E07D17">
          <w:rPr>
            <w:sz w:val="16"/>
            <w:szCs w:val="20"/>
          </w:rPr>
          <w:t>8.0</w:t>
        </w:r>
      </w:sdtContent>
    </w:sdt>
    <w:r w:rsidR="00CA58EB" w:rsidRPr="002063E0">
      <w:rPr>
        <w:sz w:val="16"/>
        <w:szCs w:val="20"/>
      </w:rPr>
      <w:ptab w:relativeTo="margin" w:alignment="right" w:leader="none"/>
    </w:r>
    <w:r w:rsidRPr="002063E0">
      <w:rPr>
        <w:sz w:val="16"/>
        <w:szCs w:val="20"/>
      </w:rPr>
      <w:fldChar w:fldCharType="begin"/>
    </w:r>
    <w:r w:rsidRPr="002063E0">
      <w:rPr>
        <w:sz w:val="16"/>
        <w:szCs w:val="20"/>
      </w:rPr>
      <w:instrText xml:space="preserve"> PAGE   \* MERGEFORMAT </w:instrText>
    </w:r>
    <w:r w:rsidRPr="002063E0">
      <w:rPr>
        <w:sz w:val="16"/>
        <w:szCs w:val="20"/>
      </w:rPr>
      <w:fldChar w:fldCharType="separate"/>
    </w:r>
    <w:r w:rsidRPr="002063E0">
      <w:rPr>
        <w:noProof/>
        <w:sz w:val="16"/>
        <w:szCs w:val="20"/>
      </w:rPr>
      <w:t>1</w:t>
    </w:r>
    <w:r w:rsidRPr="002063E0">
      <w:rPr>
        <w:noProof/>
        <w:sz w:val="1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D481D" w14:textId="77777777" w:rsidR="005C107C" w:rsidRDefault="005C107C" w:rsidP="00AF7049">
      <w:r>
        <w:separator/>
      </w:r>
    </w:p>
  </w:footnote>
  <w:footnote w:type="continuationSeparator" w:id="0">
    <w:p w14:paraId="0712BBE8" w14:textId="77777777" w:rsidR="005C107C" w:rsidRDefault="005C107C" w:rsidP="00AF7049">
      <w:r>
        <w:continuationSeparator/>
      </w:r>
    </w:p>
  </w:footnote>
  <w:footnote w:type="continuationNotice" w:id="1">
    <w:p w14:paraId="6D2F39A6" w14:textId="77777777" w:rsidR="005C107C" w:rsidRDefault="005C10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502F" w14:textId="4DACBA7B" w:rsidR="006324D6" w:rsidRPr="006324D6" w:rsidRDefault="00202613" w:rsidP="006324D6">
    <w:pPr>
      <w:pStyle w:val="Header"/>
      <w:jc w:val="right"/>
      <w:rPr>
        <w:sz w:val="16"/>
        <w:szCs w:val="16"/>
      </w:rPr>
    </w:pPr>
    <w:r>
      <w:rPr>
        <w:noProof/>
        <w:sz w:val="16"/>
        <w:szCs w:val="16"/>
        <w14:ligatures w14:val="none"/>
      </w:rPr>
      <w:drawing>
        <wp:inline distT="0" distB="0" distL="0" distR="0" wp14:anchorId="5991EBE6" wp14:editId="0B7778A6">
          <wp:extent cx="1499505" cy="144000"/>
          <wp:effectExtent l="0" t="0" r="0" b="8890"/>
          <wp:docPr id="129884202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8842022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02613">
      <w:rPr>
        <w:sz w:val="16"/>
        <w:szCs w:val="16"/>
      </w:rPr>
      <w:ptab w:relativeTo="margin" w:alignment="center" w:leader="none"/>
    </w:r>
    <w:r w:rsidRPr="00202613">
      <w:rPr>
        <w:sz w:val="16"/>
        <w:szCs w:val="16"/>
      </w:rPr>
      <w:ptab w:relativeTo="margin" w:alignment="right" w:leader="none"/>
    </w:r>
    <w:hyperlink r:id="rId2" w:history="1">
      <w:r w:rsidR="00AE1BD2"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FC47E0"/>
    <w:multiLevelType w:val="hybridMultilevel"/>
    <w:tmpl w:val="A8D802AC"/>
    <w:lvl w:ilvl="0" w:tplc="BA40DBD2">
      <w:start w:val="1"/>
      <w:numFmt w:val="decimal"/>
      <w:pStyle w:val="NO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F7BDC"/>
    <w:multiLevelType w:val="hybridMultilevel"/>
    <w:tmpl w:val="9C40E4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630827"/>
    <w:multiLevelType w:val="hybridMultilevel"/>
    <w:tmpl w:val="EF564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7071FF"/>
    <w:multiLevelType w:val="hybridMultilevel"/>
    <w:tmpl w:val="35A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D4D15"/>
    <w:multiLevelType w:val="hybridMultilevel"/>
    <w:tmpl w:val="A4E6B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7099A"/>
    <w:multiLevelType w:val="hybridMultilevel"/>
    <w:tmpl w:val="45682788"/>
    <w:lvl w:ilvl="0" w:tplc="0068D26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E13B7"/>
    <w:multiLevelType w:val="hybridMultilevel"/>
    <w:tmpl w:val="035C1F68"/>
    <w:lvl w:ilvl="0" w:tplc="3BAEF3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68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C7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EE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E6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A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6E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20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4D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87D6B"/>
    <w:multiLevelType w:val="hybridMultilevel"/>
    <w:tmpl w:val="F6581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E0E50"/>
    <w:multiLevelType w:val="hybridMultilevel"/>
    <w:tmpl w:val="11FEC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2832">
    <w:abstractNumId w:val="2"/>
  </w:num>
  <w:num w:numId="2" w16cid:durableId="1171067685">
    <w:abstractNumId w:val="1"/>
  </w:num>
  <w:num w:numId="3" w16cid:durableId="1226069944">
    <w:abstractNumId w:val="0"/>
  </w:num>
  <w:num w:numId="4" w16cid:durableId="1392273122">
    <w:abstractNumId w:val="3"/>
  </w:num>
  <w:num w:numId="5" w16cid:durableId="1405909694">
    <w:abstractNumId w:val="12"/>
  </w:num>
  <w:num w:numId="6" w16cid:durableId="1920210845">
    <w:abstractNumId w:val="6"/>
  </w:num>
  <w:num w:numId="7" w16cid:durableId="686054289">
    <w:abstractNumId w:val="10"/>
  </w:num>
  <w:num w:numId="8" w16cid:durableId="468983236">
    <w:abstractNumId w:val="4"/>
  </w:num>
  <w:num w:numId="9" w16cid:durableId="2078703605">
    <w:abstractNumId w:val="11"/>
  </w:num>
  <w:num w:numId="10" w16cid:durableId="1576666980">
    <w:abstractNumId w:val="13"/>
  </w:num>
  <w:num w:numId="11" w16cid:durableId="549803044">
    <w:abstractNumId w:val="7"/>
  </w:num>
  <w:num w:numId="12" w16cid:durableId="1054350344">
    <w:abstractNumId w:val="14"/>
  </w:num>
  <w:num w:numId="13" w16cid:durableId="2133283583">
    <w:abstractNumId w:val="9"/>
  </w:num>
  <w:num w:numId="14" w16cid:durableId="2122143729">
    <w:abstractNumId w:val="5"/>
  </w:num>
  <w:num w:numId="15" w16cid:durableId="49808471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son, Ed">
    <w15:presenceInfo w15:providerId="AD" w15:userId="S::edward.r.olson@accenture.com::dc6b8c1a-53c8-415a-8797-f9cedce5fcee"/>
  </w15:person>
  <w15:person w15:author="Farheen, Zara">
    <w15:presenceInfo w15:providerId="None" w15:userId="Farheen, Za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trackRevisions/>
  <w:documentProtection w:edit="trackedChanges" w:enforcement="1" w:cryptProviderType="rsaAES" w:cryptAlgorithmClass="hash" w:cryptAlgorithmType="typeAny" w:cryptAlgorithmSid="14" w:cryptSpinCount="100000" w:hash="+OyragbBex4Vm5K4/1AtHagJ6PnKifRNkLYEG/CXvAJm4yz5r05AQstl8LJ/cwrfaF1jceSBTDFkufz4ES+6Jg==" w:salt="yIvgA9TAfDHh40B063rPdA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0N7EwsTQyMzUzMzBX0lEKTi0uzszPAykwMqkFAN+dMvktAAAA"/>
  </w:docVars>
  <w:rsids>
    <w:rsidRoot w:val="00514A55"/>
    <w:rsid w:val="000017CF"/>
    <w:rsid w:val="00003140"/>
    <w:rsid w:val="0000444A"/>
    <w:rsid w:val="0000643A"/>
    <w:rsid w:val="000078E2"/>
    <w:rsid w:val="00010356"/>
    <w:rsid w:val="00013FDF"/>
    <w:rsid w:val="0002168C"/>
    <w:rsid w:val="00021A15"/>
    <w:rsid w:val="0002312A"/>
    <w:rsid w:val="00023D40"/>
    <w:rsid w:val="00024B2A"/>
    <w:rsid w:val="00027D7B"/>
    <w:rsid w:val="00030800"/>
    <w:rsid w:val="00033885"/>
    <w:rsid w:val="00035817"/>
    <w:rsid w:val="00037128"/>
    <w:rsid w:val="00042211"/>
    <w:rsid w:val="000422F6"/>
    <w:rsid w:val="000427D1"/>
    <w:rsid w:val="00042CD7"/>
    <w:rsid w:val="000466B3"/>
    <w:rsid w:val="00051AD1"/>
    <w:rsid w:val="0005261C"/>
    <w:rsid w:val="00055445"/>
    <w:rsid w:val="000556A0"/>
    <w:rsid w:val="00057167"/>
    <w:rsid w:val="0006185F"/>
    <w:rsid w:val="00063718"/>
    <w:rsid w:val="00066138"/>
    <w:rsid w:val="0006628C"/>
    <w:rsid w:val="0006658E"/>
    <w:rsid w:val="00067DB9"/>
    <w:rsid w:val="0007098B"/>
    <w:rsid w:val="00074881"/>
    <w:rsid w:val="00077815"/>
    <w:rsid w:val="00085D7C"/>
    <w:rsid w:val="000875DC"/>
    <w:rsid w:val="00095151"/>
    <w:rsid w:val="00095AB3"/>
    <w:rsid w:val="000B0F42"/>
    <w:rsid w:val="000B1A52"/>
    <w:rsid w:val="000B5871"/>
    <w:rsid w:val="000B596A"/>
    <w:rsid w:val="000C077B"/>
    <w:rsid w:val="000C3963"/>
    <w:rsid w:val="000C50B1"/>
    <w:rsid w:val="000C692A"/>
    <w:rsid w:val="000D48C6"/>
    <w:rsid w:val="000E23A1"/>
    <w:rsid w:val="000E5AED"/>
    <w:rsid w:val="000E7888"/>
    <w:rsid w:val="000F457E"/>
    <w:rsid w:val="000F54AA"/>
    <w:rsid w:val="001033EC"/>
    <w:rsid w:val="00112114"/>
    <w:rsid w:val="00112C75"/>
    <w:rsid w:val="00113462"/>
    <w:rsid w:val="0011384A"/>
    <w:rsid w:val="00113A8D"/>
    <w:rsid w:val="001166E6"/>
    <w:rsid w:val="00121EF7"/>
    <w:rsid w:val="001237AE"/>
    <w:rsid w:val="0012465F"/>
    <w:rsid w:val="00125495"/>
    <w:rsid w:val="00126B5E"/>
    <w:rsid w:val="001300BD"/>
    <w:rsid w:val="00142EC4"/>
    <w:rsid w:val="00144DD2"/>
    <w:rsid w:val="0014774B"/>
    <w:rsid w:val="00150FE8"/>
    <w:rsid w:val="00151120"/>
    <w:rsid w:val="001516C5"/>
    <w:rsid w:val="0015312D"/>
    <w:rsid w:val="00153A70"/>
    <w:rsid w:val="00153F8B"/>
    <w:rsid w:val="0015401D"/>
    <w:rsid w:val="00154DE8"/>
    <w:rsid w:val="00157CBA"/>
    <w:rsid w:val="00161537"/>
    <w:rsid w:val="00162167"/>
    <w:rsid w:val="001712F5"/>
    <w:rsid w:val="00172D05"/>
    <w:rsid w:val="00176A84"/>
    <w:rsid w:val="001848A8"/>
    <w:rsid w:val="00184DC3"/>
    <w:rsid w:val="0018578F"/>
    <w:rsid w:val="00193203"/>
    <w:rsid w:val="00196BA0"/>
    <w:rsid w:val="001A4DFC"/>
    <w:rsid w:val="001A5A5C"/>
    <w:rsid w:val="001A5E64"/>
    <w:rsid w:val="001B141B"/>
    <w:rsid w:val="001B1864"/>
    <w:rsid w:val="001B1C79"/>
    <w:rsid w:val="001B40EE"/>
    <w:rsid w:val="001C3C0F"/>
    <w:rsid w:val="001C4B56"/>
    <w:rsid w:val="001D2A92"/>
    <w:rsid w:val="001D3AB1"/>
    <w:rsid w:val="001D738B"/>
    <w:rsid w:val="001D7CA9"/>
    <w:rsid w:val="001E0FF1"/>
    <w:rsid w:val="001E4CC1"/>
    <w:rsid w:val="001E69B0"/>
    <w:rsid w:val="001F0377"/>
    <w:rsid w:val="00201FF9"/>
    <w:rsid w:val="00202613"/>
    <w:rsid w:val="002063E0"/>
    <w:rsid w:val="00213076"/>
    <w:rsid w:val="00213B87"/>
    <w:rsid w:val="00213EFF"/>
    <w:rsid w:val="002149AB"/>
    <w:rsid w:val="0021535E"/>
    <w:rsid w:val="002162F5"/>
    <w:rsid w:val="00217AE9"/>
    <w:rsid w:val="00221E35"/>
    <w:rsid w:val="00223FC4"/>
    <w:rsid w:val="00226538"/>
    <w:rsid w:val="00231307"/>
    <w:rsid w:val="00232822"/>
    <w:rsid w:val="00234E44"/>
    <w:rsid w:val="00240991"/>
    <w:rsid w:val="002418BF"/>
    <w:rsid w:val="00245A05"/>
    <w:rsid w:val="00246A4C"/>
    <w:rsid w:val="00246B0A"/>
    <w:rsid w:val="00250C84"/>
    <w:rsid w:val="00253A68"/>
    <w:rsid w:val="00254562"/>
    <w:rsid w:val="0025791D"/>
    <w:rsid w:val="00260444"/>
    <w:rsid w:val="0026171C"/>
    <w:rsid w:val="00261C36"/>
    <w:rsid w:val="0026213F"/>
    <w:rsid w:val="0026562B"/>
    <w:rsid w:val="002718AB"/>
    <w:rsid w:val="00273AA3"/>
    <w:rsid w:val="00275491"/>
    <w:rsid w:val="00275B95"/>
    <w:rsid w:val="00277CEA"/>
    <w:rsid w:val="00283466"/>
    <w:rsid w:val="0028679A"/>
    <w:rsid w:val="00293033"/>
    <w:rsid w:val="0029387C"/>
    <w:rsid w:val="002946D5"/>
    <w:rsid w:val="002A2E19"/>
    <w:rsid w:val="002A41AF"/>
    <w:rsid w:val="002B2DED"/>
    <w:rsid w:val="002B3817"/>
    <w:rsid w:val="002B4F1F"/>
    <w:rsid w:val="002B5CF5"/>
    <w:rsid w:val="002B6F9E"/>
    <w:rsid w:val="002C19F9"/>
    <w:rsid w:val="002C3126"/>
    <w:rsid w:val="002C6BF5"/>
    <w:rsid w:val="002C71E1"/>
    <w:rsid w:val="002C74C3"/>
    <w:rsid w:val="002D3D95"/>
    <w:rsid w:val="002E3D40"/>
    <w:rsid w:val="002F1E8D"/>
    <w:rsid w:val="002F4959"/>
    <w:rsid w:val="00300216"/>
    <w:rsid w:val="0030443E"/>
    <w:rsid w:val="00313234"/>
    <w:rsid w:val="00313A4F"/>
    <w:rsid w:val="00317BD3"/>
    <w:rsid w:val="00327867"/>
    <w:rsid w:val="00331533"/>
    <w:rsid w:val="0033451F"/>
    <w:rsid w:val="00334526"/>
    <w:rsid w:val="00335E16"/>
    <w:rsid w:val="00344494"/>
    <w:rsid w:val="003444E0"/>
    <w:rsid w:val="003451C1"/>
    <w:rsid w:val="00345FBC"/>
    <w:rsid w:val="00347168"/>
    <w:rsid w:val="003503B1"/>
    <w:rsid w:val="0035163C"/>
    <w:rsid w:val="00352F1D"/>
    <w:rsid w:val="00354C56"/>
    <w:rsid w:val="00364BB2"/>
    <w:rsid w:val="0036644B"/>
    <w:rsid w:val="00367DB6"/>
    <w:rsid w:val="00374988"/>
    <w:rsid w:val="00375B16"/>
    <w:rsid w:val="00383835"/>
    <w:rsid w:val="003842D2"/>
    <w:rsid w:val="00393AB5"/>
    <w:rsid w:val="0039579A"/>
    <w:rsid w:val="00396595"/>
    <w:rsid w:val="00397FBF"/>
    <w:rsid w:val="003A123F"/>
    <w:rsid w:val="003A1D53"/>
    <w:rsid w:val="003B1AF9"/>
    <w:rsid w:val="003B3BC5"/>
    <w:rsid w:val="003C093A"/>
    <w:rsid w:val="003C1181"/>
    <w:rsid w:val="003C59BB"/>
    <w:rsid w:val="003C5CD7"/>
    <w:rsid w:val="003D3B3F"/>
    <w:rsid w:val="003E463B"/>
    <w:rsid w:val="003E6BFA"/>
    <w:rsid w:val="003F03DB"/>
    <w:rsid w:val="003F69AA"/>
    <w:rsid w:val="003F769B"/>
    <w:rsid w:val="003F7B4A"/>
    <w:rsid w:val="00401353"/>
    <w:rsid w:val="00404830"/>
    <w:rsid w:val="00413A95"/>
    <w:rsid w:val="00421549"/>
    <w:rsid w:val="0042397C"/>
    <w:rsid w:val="00425538"/>
    <w:rsid w:val="00431EE9"/>
    <w:rsid w:val="00432FBB"/>
    <w:rsid w:val="0045219A"/>
    <w:rsid w:val="004529DB"/>
    <w:rsid w:val="00452E62"/>
    <w:rsid w:val="004571CD"/>
    <w:rsid w:val="00460CAB"/>
    <w:rsid w:val="00462F76"/>
    <w:rsid w:val="0046659C"/>
    <w:rsid w:val="00471B67"/>
    <w:rsid w:val="0047779C"/>
    <w:rsid w:val="00477EC9"/>
    <w:rsid w:val="00481599"/>
    <w:rsid w:val="00481888"/>
    <w:rsid w:val="00481DCE"/>
    <w:rsid w:val="0048462E"/>
    <w:rsid w:val="004850ED"/>
    <w:rsid w:val="0048664B"/>
    <w:rsid w:val="0049538D"/>
    <w:rsid w:val="004955C9"/>
    <w:rsid w:val="004A34A8"/>
    <w:rsid w:val="004A4075"/>
    <w:rsid w:val="004B4290"/>
    <w:rsid w:val="004B4736"/>
    <w:rsid w:val="004B4AA9"/>
    <w:rsid w:val="004B6CAD"/>
    <w:rsid w:val="004B7C08"/>
    <w:rsid w:val="004C1D42"/>
    <w:rsid w:val="004C2D67"/>
    <w:rsid w:val="004C3AB2"/>
    <w:rsid w:val="004C50B2"/>
    <w:rsid w:val="004D1E44"/>
    <w:rsid w:val="004D3B39"/>
    <w:rsid w:val="004D7084"/>
    <w:rsid w:val="004E7557"/>
    <w:rsid w:val="00500AD9"/>
    <w:rsid w:val="00504CFA"/>
    <w:rsid w:val="00506378"/>
    <w:rsid w:val="0051014B"/>
    <w:rsid w:val="00510586"/>
    <w:rsid w:val="00511C55"/>
    <w:rsid w:val="00514A55"/>
    <w:rsid w:val="00514FA2"/>
    <w:rsid w:val="005163E5"/>
    <w:rsid w:val="00517D20"/>
    <w:rsid w:val="00521954"/>
    <w:rsid w:val="00523374"/>
    <w:rsid w:val="005260ED"/>
    <w:rsid w:val="00527751"/>
    <w:rsid w:val="005327A6"/>
    <w:rsid w:val="00534FDF"/>
    <w:rsid w:val="00547331"/>
    <w:rsid w:val="00547BBB"/>
    <w:rsid w:val="005549EE"/>
    <w:rsid w:val="005567E7"/>
    <w:rsid w:val="00560928"/>
    <w:rsid w:val="005614A8"/>
    <w:rsid w:val="00562B70"/>
    <w:rsid w:val="005649E7"/>
    <w:rsid w:val="005652BC"/>
    <w:rsid w:val="00572F95"/>
    <w:rsid w:val="005734C4"/>
    <w:rsid w:val="005734FD"/>
    <w:rsid w:val="00575488"/>
    <w:rsid w:val="00575862"/>
    <w:rsid w:val="005760B8"/>
    <w:rsid w:val="0057716F"/>
    <w:rsid w:val="005853ED"/>
    <w:rsid w:val="00587F45"/>
    <w:rsid w:val="00591F89"/>
    <w:rsid w:val="00594C0F"/>
    <w:rsid w:val="005A152B"/>
    <w:rsid w:val="005A2E55"/>
    <w:rsid w:val="005A2E5A"/>
    <w:rsid w:val="005A31CB"/>
    <w:rsid w:val="005A68E1"/>
    <w:rsid w:val="005B218F"/>
    <w:rsid w:val="005B5502"/>
    <w:rsid w:val="005B5E9D"/>
    <w:rsid w:val="005B7F05"/>
    <w:rsid w:val="005C0732"/>
    <w:rsid w:val="005C107C"/>
    <w:rsid w:val="005C3F4F"/>
    <w:rsid w:val="005C4CA4"/>
    <w:rsid w:val="005C5107"/>
    <w:rsid w:val="005C56D3"/>
    <w:rsid w:val="005C6109"/>
    <w:rsid w:val="005C73B3"/>
    <w:rsid w:val="005D42FE"/>
    <w:rsid w:val="005D4628"/>
    <w:rsid w:val="005D6371"/>
    <w:rsid w:val="005D6694"/>
    <w:rsid w:val="005D7122"/>
    <w:rsid w:val="005E1D18"/>
    <w:rsid w:val="005E2205"/>
    <w:rsid w:val="005E27EC"/>
    <w:rsid w:val="005E6081"/>
    <w:rsid w:val="006048C7"/>
    <w:rsid w:val="00607242"/>
    <w:rsid w:val="00610EF8"/>
    <w:rsid w:val="006142AD"/>
    <w:rsid w:val="00615EBB"/>
    <w:rsid w:val="00616982"/>
    <w:rsid w:val="00617A0D"/>
    <w:rsid w:val="00622EA3"/>
    <w:rsid w:val="0062440D"/>
    <w:rsid w:val="00624422"/>
    <w:rsid w:val="00625916"/>
    <w:rsid w:val="00627094"/>
    <w:rsid w:val="00627559"/>
    <w:rsid w:val="0063159B"/>
    <w:rsid w:val="00631F2E"/>
    <w:rsid w:val="006324D6"/>
    <w:rsid w:val="00634818"/>
    <w:rsid w:val="00634B0D"/>
    <w:rsid w:val="00637521"/>
    <w:rsid w:val="00637CE4"/>
    <w:rsid w:val="006421B9"/>
    <w:rsid w:val="0064360F"/>
    <w:rsid w:val="006447AA"/>
    <w:rsid w:val="00647F7C"/>
    <w:rsid w:val="00651A97"/>
    <w:rsid w:val="006536DE"/>
    <w:rsid w:val="00672390"/>
    <w:rsid w:val="00675E0E"/>
    <w:rsid w:val="00677E21"/>
    <w:rsid w:val="00681E85"/>
    <w:rsid w:val="0068253A"/>
    <w:rsid w:val="0068560C"/>
    <w:rsid w:val="00693047"/>
    <w:rsid w:val="006955DF"/>
    <w:rsid w:val="006A41C7"/>
    <w:rsid w:val="006A4786"/>
    <w:rsid w:val="006A5DC8"/>
    <w:rsid w:val="006A6A2D"/>
    <w:rsid w:val="006B2807"/>
    <w:rsid w:val="006B2E90"/>
    <w:rsid w:val="006B43BC"/>
    <w:rsid w:val="006B51D9"/>
    <w:rsid w:val="006B6BF4"/>
    <w:rsid w:val="006C4E19"/>
    <w:rsid w:val="006D13AF"/>
    <w:rsid w:val="006D728B"/>
    <w:rsid w:val="006D7484"/>
    <w:rsid w:val="006E0F7D"/>
    <w:rsid w:val="006E169F"/>
    <w:rsid w:val="006E4264"/>
    <w:rsid w:val="006F336E"/>
    <w:rsid w:val="006F3EB0"/>
    <w:rsid w:val="006F5012"/>
    <w:rsid w:val="006F54F1"/>
    <w:rsid w:val="006F7EB4"/>
    <w:rsid w:val="00711B54"/>
    <w:rsid w:val="00711D74"/>
    <w:rsid w:val="00714E6B"/>
    <w:rsid w:val="0071665F"/>
    <w:rsid w:val="0072016C"/>
    <w:rsid w:val="007239DC"/>
    <w:rsid w:val="00727C82"/>
    <w:rsid w:val="00736B94"/>
    <w:rsid w:val="00740593"/>
    <w:rsid w:val="00740770"/>
    <w:rsid w:val="00740C87"/>
    <w:rsid w:val="007429B6"/>
    <w:rsid w:val="007431CE"/>
    <w:rsid w:val="00743A23"/>
    <w:rsid w:val="00745264"/>
    <w:rsid w:val="007501B6"/>
    <w:rsid w:val="00756140"/>
    <w:rsid w:val="007566CF"/>
    <w:rsid w:val="00756FEC"/>
    <w:rsid w:val="007662EB"/>
    <w:rsid w:val="0077351D"/>
    <w:rsid w:val="00773D01"/>
    <w:rsid w:val="007765ED"/>
    <w:rsid w:val="00786072"/>
    <w:rsid w:val="00792B79"/>
    <w:rsid w:val="00793460"/>
    <w:rsid w:val="007935E1"/>
    <w:rsid w:val="007A0000"/>
    <w:rsid w:val="007A01B5"/>
    <w:rsid w:val="007A2543"/>
    <w:rsid w:val="007A2DAD"/>
    <w:rsid w:val="007A431A"/>
    <w:rsid w:val="007A6242"/>
    <w:rsid w:val="007B4248"/>
    <w:rsid w:val="007B4543"/>
    <w:rsid w:val="007B500A"/>
    <w:rsid w:val="007C126E"/>
    <w:rsid w:val="007C39B6"/>
    <w:rsid w:val="007C6BD1"/>
    <w:rsid w:val="007D00F7"/>
    <w:rsid w:val="007D1B81"/>
    <w:rsid w:val="007D2E5A"/>
    <w:rsid w:val="007D3989"/>
    <w:rsid w:val="007D46A2"/>
    <w:rsid w:val="007D6594"/>
    <w:rsid w:val="007E0AAC"/>
    <w:rsid w:val="007E4B26"/>
    <w:rsid w:val="007E4F72"/>
    <w:rsid w:val="007E64E0"/>
    <w:rsid w:val="007F1E1B"/>
    <w:rsid w:val="007F29CF"/>
    <w:rsid w:val="007F3B7F"/>
    <w:rsid w:val="007F5215"/>
    <w:rsid w:val="007F7161"/>
    <w:rsid w:val="008049E0"/>
    <w:rsid w:val="008068D6"/>
    <w:rsid w:val="00806DB2"/>
    <w:rsid w:val="00822CCE"/>
    <w:rsid w:val="00823CB0"/>
    <w:rsid w:val="008257B9"/>
    <w:rsid w:val="008279AC"/>
    <w:rsid w:val="00830BA4"/>
    <w:rsid w:val="008328C9"/>
    <w:rsid w:val="008339A6"/>
    <w:rsid w:val="008361A6"/>
    <w:rsid w:val="00837C29"/>
    <w:rsid w:val="008431A7"/>
    <w:rsid w:val="00843D60"/>
    <w:rsid w:val="00844AA2"/>
    <w:rsid w:val="00846573"/>
    <w:rsid w:val="00855EC1"/>
    <w:rsid w:val="008576F6"/>
    <w:rsid w:val="008577F1"/>
    <w:rsid w:val="008622E2"/>
    <w:rsid w:val="00862D97"/>
    <w:rsid w:val="00864B22"/>
    <w:rsid w:val="00865FEF"/>
    <w:rsid w:val="00866BE4"/>
    <w:rsid w:val="00873E17"/>
    <w:rsid w:val="00874F4E"/>
    <w:rsid w:val="00875FB3"/>
    <w:rsid w:val="00876F5A"/>
    <w:rsid w:val="00887DFD"/>
    <w:rsid w:val="00890CD6"/>
    <w:rsid w:val="008924D4"/>
    <w:rsid w:val="00892D12"/>
    <w:rsid w:val="008957F8"/>
    <w:rsid w:val="008A13F3"/>
    <w:rsid w:val="008A3AF6"/>
    <w:rsid w:val="008B3A85"/>
    <w:rsid w:val="008B3AC1"/>
    <w:rsid w:val="008B56A6"/>
    <w:rsid w:val="008C17EA"/>
    <w:rsid w:val="008C1857"/>
    <w:rsid w:val="008C2160"/>
    <w:rsid w:val="008C24BE"/>
    <w:rsid w:val="008C3490"/>
    <w:rsid w:val="008C3B5B"/>
    <w:rsid w:val="008C6829"/>
    <w:rsid w:val="008D2121"/>
    <w:rsid w:val="008D635A"/>
    <w:rsid w:val="008D6AF7"/>
    <w:rsid w:val="008D7546"/>
    <w:rsid w:val="008E23EC"/>
    <w:rsid w:val="008E33E6"/>
    <w:rsid w:val="008E3EDA"/>
    <w:rsid w:val="008E4415"/>
    <w:rsid w:val="008E5DB8"/>
    <w:rsid w:val="008F037E"/>
    <w:rsid w:val="008F04D7"/>
    <w:rsid w:val="008F2B3F"/>
    <w:rsid w:val="008F36BD"/>
    <w:rsid w:val="008F4B12"/>
    <w:rsid w:val="00903F6C"/>
    <w:rsid w:val="00904E24"/>
    <w:rsid w:val="00905435"/>
    <w:rsid w:val="0091422F"/>
    <w:rsid w:val="00914EBE"/>
    <w:rsid w:val="009154E7"/>
    <w:rsid w:val="009202A3"/>
    <w:rsid w:val="00923BB6"/>
    <w:rsid w:val="00930552"/>
    <w:rsid w:val="00931D68"/>
    <w:rsid w:val="00936692"/>
    <w:rsid w:val="00937FBF"/>
    <w:rsid w:val="009407B0"/>
    <w:rsid w:val="00940D1D"/>
    <w:rsid w:val="00941B55"/>
    <w:rsid w:val="00952693"/>
    <w:rsid w:val="009541D4"/>
    <w:rsid w:val="00954523"/>
    <w:rsid w:val="00963F5D"/>
    <w:rsid w:val="0096687F"/>
    <w:rsid w:val="009718D9"/>
    <w:rsid w:val="009759A1"/>
    <w:rsid w:val="00980E5C"/>
    <w:rsid w:val="00983757"/>
    <w:rsid w:val="00991215"/>
    <w:rsid w:val="009923E8"/>
    <w:rsid w:val="00996189"/>
    <w:rsid w:val="009A0B63"/>
    <w:rsid w:val="009A13BC"/>
    <w:rsid w:val="009A1932"/>
    <w:rsid w:val="009A1D80"/>
    <w:rsid w:val="009A31F4"/>
    <w:rsid w:val="009A3AB2"/>
    <w:rsid w:val="009A3BD8"/>
    <w:rsid w:val="009A723A"/>
    <w:rsid w:val="009A7959"/>
    <w:rsid w:val="009B084A"/>
    <w:rsid w:val="009B15B2"/>
    <w:rsid w:val="009B6DAC"/>
    <w:rsid w:val="009C1E9B"/>
    <w:rsid w:val="009C53A5"/>
    <w:rsid w:val="009C78E0"/>
    <w:rsid w:val="009D06DE"/>
    <w:rsid w:val="009D27EC"/>
    <w:rsid w:val="009D2D97"/>
    <w:rsid w:val="009D5846"/>
    <w:rsid w:val="009D7471"/>
    <w:rsid w:val="009E21D9"/>
    <w:rsid w:val="009E668C"/>
    <w:rsid w:val="009F03A8"/>
    <w:rsid w:val="009F44E6"/>
    <w:rsid w:val="009F493E"/>
    <w:rsid w:val="009F55DB"/>
    <w:rsid w:val="009F6661"/>
    <w:rsid w:val="009F7AC1"/>
    <w:rsid w:val="009F7E50"/>
    <w:rsid w:val="00A02934"/>
    <w:rsid w:val="00A042A1"/>
    <w:rsid w:val="00A04B65"/>
    <w:rsid w:val="00A0562E"/>
    <w:rsid w:val="00A07D23"/>
    <w:rsid w:val="00A10B64"/>
    <w:rsid w:val="00A11B59"/>
    <w:rsid w:val="00A215CA"/>
    <w:rsid w:val="00A21EBA"/>
    <w:rsid w:val="00A22358"/>
    <w:rsid w:val="00A35D9A"/>
    <w:rsid w:val="00A36253"/>
    <w:rsid w:val="00A36DD5"/>
    <w:rsid w:val="00A425F8"/>
    <w:rsid w:val="00A44BFA"/>
    <w:rsid w:val="00A468FE"/>
    <w:rsid w:val="00A552D1"/>
    <w:rsid w:val="00A554A3"/>
    <w:rsid w:val="00A55ED9"/>
    <w:rsid w:val="00A56519"/>
    <w:rsid w:val="00A57DC2"/>
    <w:rsid w:val="00A63F11"/>
    <w:rsid w:val="00A67A0D"/>
    <w:rsid w:val="00A70B82"/>
    <w:rsid w:val="00A72709"/>
    <w:rsid w:val="00A7305B"/>
    <w:rsid w:val="00A733B9"/>
    <w:rsid w:val="00A73A2B"/>
    <w:rsid w:val="00A744D5"/>
    <w:rsid w:val="00A77D14"/>
    <w:rsid w:val="00A823F0"/>
    <w:rsid w:val="00A82D1C"/>
    <w:rsid w:val="00A84453"/>
    <w:rsid w:val="00A8777C"/>
    <w:rsid w:val="00A9070F"/>
    <w:rsid w:val="00A93159"/>
    <w:rsid w:val="00AA06D1"/>
    <w:rsid w:val="00AA521E"/>
    <w:rsid w:val="00AB083F"/>
    <w:rsid w:val="00AB0B5A"/>
    <w:rsid w:val="00AB1838"/>
    <w:rsid w:val="00AB512A"/>
    <w:rsid w:val="00AB52A8"/>
    <w:rsid w:val="00AB5D2D"/>
    <w:rsid w:val="00AC1CDD"/>
    <w:rsid w:val="00AC22C1"/>
    <w:rsid w:val="00AC32D2"/>
    <w:rsid w:val="00AC4312"/>
    <w:rsid w:val="00AC5020"/>
    <w:rsid w:val="00AD1CFC"/>
    <w:rsid w:val="00AD44AB"/>
    <w:rsid w:val="00AD6169"/>
    <w:rsid w:val="00AD748F"/>
    <w:rsid w:val="00AD7C40"/>
    <w:rsid w:val="00AE0228"/>
    <w:rsid w:val="00AE0DE4"/>
    <w:rsid w:val="00AE10DC"/>
    <w:rsid w:val="00AE11A1"/>
    <w:rsid w:val="00AE1BD2"/>
    <w:rsid w:val="00AE1D02"/>
    <w:rsid w:val="00AE3165"/>
    <w:rsid w:val="00AE373C"/>
    <w:rsid w:val="00AE7CAA"/>
    <w:rsid w:val="00AF12E4"/>
    <w:rsid w:val="00AF7049"/>
    <w:rsid w:val="00AF7E58"/>
    <w:rsid w:val="00B026F0"/>
    <w:rsid w:val="00B02FF9"/>
    <w:rsid w:val="00B0352C"/>
    <w:rsid w:val="00B061DB"/>
    <w:rsid w:val="00B070A1"/>
    <w:rsid w:val="00B104F3"/>
    <w:rsid w:val="00B119FE"/>
    <w:rsid w:val="00B11F30"/>
    <w:rsid w:val="00B14960"/>
    <w:rsid w:val="00B17AAB"/>
    <w:rsid w:val="00B17CBA"/>
    <w:rsid w:val="00B17F36"/>
    <w:rsid w:val="00B20324"/>
    <w:rsid w:val="00B368E2"/>
    <w:rsid w:val="00B4139D"/>
    <w:rsid w:val="00B415CE"/>
    <w:rsid w:val="00B42958"/>
    <w:rsid w:val="00B456E7"/>
    <w:rsid w:val="00B4695A"/>
    <w:rsid w:val="00B50BCD"/>
    <w:rsid w:val="00B50BD3"/>
    <w:rsid w:val="00B50E33"/>
    <w:rsid w:val="00B519AD"/>
    <w:rsid w:val="00B57246"/>
    <w:rsid w:val="00B60A74"/>
    <w:rsid w:val="00B653F8"/>
    <w:rsid w:val="00B66170"/>
    <w:rsid w:val="00B66A2E"/>
    <w:rsid w:val="00B676E7"/>
    <w:rsid w:val="00B8228B"/>
    <w:rsid w:val="00B96984"/>
    <w:rsid w:val="00B9780E"/>
    <w:rsid w:val="00BA12FD"/>
    <w:rsid w:val="00BA2B9B"/>
    <w:rsid w:val="00BA463E"/>
    <w:rsid w:val="00BA5929"/>
    <w:rsid w:val="00BA5958"/>
    <w:rsid w:val="00BA7BF7"/>
    <w:rsid w:val="00BB7FDC"/>
    <w:rsid w:val="00BC18B1"/>
    <w:rsid w:val="00BC1D53"/>
    <w:rsid w:val="00BC2ED7"/>
    <w:rsid w:val="00BC4A2D"/>
    <w:rsid w:val="00BD019A"/>
    <w:rsid w:val="00BD01FE"/>
    <w:rsid w:val="00BD15FB"/>
    <w:rsid w:val="00BD1CE4"/>
    <w:rsid w:val="00BD4217"/>
    <w:rsid w:val="00BD748B"/>
    <w:rsid w:val="00BE1384"/>
    <w:rsid w:val="00BE2E0E"/>
    <w:rsid w:val="00BE6113"/>
    <w:rsid w:val="00BE6C3E"/>
    <w:rsid w:val="00BF1561"/>
    <w:rsid w:val="00BF2875"/>
    <w:rsid w:val="00BF4E00"/>
    <w:rsid w:val="00BF5B26"/>
    <w:rsid w:val="00BF7A1A"/>
    <w:rsid w:val="00C01D6F"/>
    <w:rsid w:val="00C053D1"/>
    <w:rsid w:val="00C05A5F"/>
    <w:rsid w:val="00C06CBE"/>
    <w:rsid w:val="00C153F0"/>
    <w:rsid w:val="00C17A33"/>
    <w:rsid w:val="00C203A9"/>
    <w:rsid w:val="00C2134E"/>
    <w:rsid w:val="00C2307B"/>
    <w:rsid w:val="00C25267"/>
    <w:rsid w:val="00C25391"/>
    <w:rsid w:val="00C349D6"/>
    <w:rsid w:val="00C35778"/>
    <w:rsid w:val="00C3669E"/>
    <w:rsid w:val="00C371BB"/>
    <w:rsid w:val="00C41F4D"/>
    <w:rsid w:val="00C47DD4"/>
    <w:rsid w:val="00C507C2"/>
    <w:rsid w:val="00C61AE1"/>
    <w:rsid w:val="00C61D37"/>
    <w:rsid w:val="00C62ED1"/>
    <w:rsid w:val="00C63524"/>
    <w:rsid w:val="00C66FC1"/>
    <w:rsid w:val="00C676DE"/>
    <w:rsid w:val="00C70705"/>
    <w:rsid w:val="00C72A49"/>
    <w:rsid w:val="00C7440C"/>
    <w:rsid w:val="00C817AD"/>
    <w:rsid w:val="00C81886"/>
    <w:rsid w:val="00C84B18"/>
    <w:rsid w:val="00C85D24"/>
    <w:rsid w:val="00C86E09"/>
    <w:rsid w:val="00C91E6F"/>
    <w:rsid w:val="00C92194"/>
    <w:rsid w:val="00C943D3"/>
    <w:rsid w:val="00C94BA1"/>
    <w:rsid w:val="00C96F96"/>
    <w:rsid w:val="00C9746C"/>
    <w:rsid w:val="00CA247F"/>
    <w:rsid w:val="00CA4136"/>
    <w:rsid w:val="00CA58EB"/>
    <w:rsid w:val="00CA7147"/>
    <w:rsid w:val="00CA75A6"/>
    <w:rsid w:val="00CA76F4"/>
    <w:rsid w:val="00CA7751"/>
    <w:rsid w:val="00CC2160"/>
    <w:rsid w:val="00CC4B42"/>
    <w:rsid w:val="00CC576F"/>
    <w:rsid w:val="00CC6DE1"/>
    <w:rsid w:val="00CD0DE1"/>
    <w:rsid w:val="00CD405C"/>
    <w:rsid w:val="00CD7617"/>
    <w:rsid w:val="00CD7AFC"/>
    <w:rsid w:val="00CE0012"/>
    <w:rsid w:val="00CE0821"/>
    <w:rsid w:val="00CE2244"/>
    <w:rsid w:val="00CE23D7"/>
    <w:rsid w:val="00CE4A95"/>
    <w:rsid w:val="00CE661C"/>
    <w:rsid w:val="00CE74EC"/>
    <w:rsid w:val="00CF35D1"/>
    <w:rsid w:val="00D009E8"/>
    <w:rsid w:val="00D0285F"/>
    <w:rsid w:val="00D034C8"/>
    <w:rsid w:val="00D03580"/>
    <w:rsid w:val="00D12363"/>
    <w:rsid w:val="00D14939"/>
    <w:rsid w:val="00D16C42"/>
    <w:rsid w:val="00D220EF"/>
    <w:rsid w:val="00D22D95"/>
    <w:rsid w:val="00D30E3D"/>
    <w:rsid w:val="00D3529E"/>
    <w:rsid w:val="00D36412"/>
    <w:rsid w:val="00D36926"/>
    <w:rsid w:val="00D474AB"/>
    <w:rsid w:val="00D501DD"/>
    <w:rsid w:val="00D50B00"/>
    <w:rsid w:val="00D519B1"/>
    <w:rsid w:val="00D526EF"/>
    <w:rsid w:val="00D55F07"/>
    <w:rsid w:val="00D61738"/>
    <w:rsid w:val="00D61BE4"/>
    <w:rsid w:val="00D64242"/>
    <w:rsid w:val="00D66E13"/>
    <w:rsid w:val="00D73771"/>
    <w:rsid w:val="00D859EB"/>
    <w:rsid w:val="00D867D0"/>
    <w:rsid w:val="00D876FE"/>
    <w:rsid w:val="00D9018A"/>
    <w:rsid w:val="00D94388"/>
    <w:rsid w:val="00D95342"/>
    <w:rsid w:val="00D95BC1"/>
    <w:rsid w:val="00DA0A5E"/>
    <w:rsid w:val="00DA27C2"/>
    <w:rsid w:val="00DA3635"/>
    <w:rsid w:val="00DA5ED9"/>
    <w:rsid w:val="00DA7867"/>
    <w:rsid w:val="00DB24CE"/>
    <w:rsid w:val="00DB49D2"/>
    <w:rsid w:val="00DB5EA3"/>
    <w:rsid w:val="00DC1713"/>
    <w:rsid w:val="00DC3E09"/>
    <w:rsid w:val="00DC5B37"/>
    <w:rsid w:val="00DD4995"/>
    <w:rsid w:val="00DE0297"/>
    <w:rsid w:val="00DE0F1A"/>
    <w:rsid w:val="00DE294C"/>
    <w:rsid w:val="00DE2E12"/>
    <w:rsid w:val="00DE3753"/>
    <w:rsid w:val="00DE699B"/>
    <w:rsid w:val="00E005AB"/>
    <w:rsid w:val="00E072CF"/>
    <w:rsid w:val="00E07B29"/>
    <w:rsid w:val="00E07D17"/>
    <w:rsid w:val="00E10695"/>
    <w:rsid w:val="00E11423"/>
    <w:rsid w:val="00E13A98"/>
    <w:rsid w:val="00E2155D"/>
    <w:rsid w:val="00E24D10"/>
    <w:rsid w:val="00E2583E"/>
    <w:rsid w:val="00E27180"/>
    <w:rsid w:val="00E2720F"/>
    <w:rsid w:val="00E31731"/>
    <w:rsid w:val="00E335E1"/>
    <w:rsid w:val="00E33B42"/>
    <w:rsid w:val="00E34171"/>
    <w:rsid w:val="00E3444B"/>
    <w:rsid w:val="00E35FD5"/>
    <w:rsid w:val="00E36BFB"/>
    <w:rsid w:val="00E37C62"/>
    <w:rsid w:val="00E4365F"/>
    <w:rsid w:val="00E44698"/>
    <w:rsid w:val="00E4523B"/>
    <w:rsid w:val="00E46B18"/>
    <w:rsid w:val="00E5709A"/>
    <w:rsid w:val="00E57783"/>
    <w:rsid w:val="00E6105A"/>
    <w:rsid w:val="00E61150"/>
    <w:rsid w:val="00E622F0"/>
    <w:rsid w:val="00E63F23"/>
    <w:rsid w:val="00E7736F"/>
    <w:rsid w:val="00E81CD5"/>
    <w:rsid w:val="00E86E5E"/>
    <w:rsid w:val="00E93651"/>
    <w:rsid w:val="00EA1139"/>
    <w:rsid w:val="00EA4FB3"/>
    <w:rsid w:val="00EA6F9A"/>
    <w:rsid w:val="00EB0483"/>
    <w:rsid w:val="00EB0B7C"/>
    <w:rsid w:val="00EB0D74"/>
    <w:rsid w:val="00EB52BF"/>
    <w:rsid w:val="00EB53B3"/>
    <w:rsid w:val="00EB6205"/>
    <w:rsid w:val="00EB70A1"/>
    <w:rsid w:val="00EB7333"/>
    <w:rsid w:val="00EC0A6D"/>
    <w:rsid w:val="00EC1024"/>
    <w:rsid w:val="00ED317F"/>
    <w:rsid w:val="00EE662A"/>
    <w:rsid w:val="00EF1C36"/>
    <w:rsid w:val="00EF2D84"/>
    <w:rsid w:val="00EF338F"/>
    <w:rsid w:val="00EF40B4"/>
    <w:rsid w:val="00EF56FC"/>
    <w:rsid w:val="00F0276A"/>
    <w:rsid w:val="00F10BBC"/>
    <w:rsid w:val="00F1142A"/>
    <w:rsid w:val="00F1382F"/>
    <w:rsid w:val="00F149BA"/>
    <w:rsid w:val="00F25437"/>
    <w:rsid w:val="00F300CA"/>
    <w:rsid w:val="00F350A5"/>
    <w:rsid w:val="00F351F6"/>
    <w:rsid w:val="00F3601A"/>
    <w:rsid w:val="00F36985"/>
    <w:rsid w:val="00F37ADC"/>
    <w:rsid w:val="00F46DE4"/>
    <w:rsid w:val="00F47D62"/>
    <w:rsid w:val="00F54216"/>
    <w:rsid w:val="00F55F40"/>
    <w:rsid w:val="00F57279"/>
    <w:rsid w:val="00F6000D"/>
    <w:rsid w:val="00F6054A"/>
    <w:rsid w:val="00F6227C"/>
    <w:rsid w:val="00F740F2"/>
    <w:rsid w:val="00F76EF9"/>
    <w:rsid w:val="00F8097B"/>
    <w:rsid w:val="00F86789"/>
    <w:rsid w:val="00F87539"/>
    <w:rsid w:val="00F90B88"/>
    <w:rsid w:val="00FA1492"/>
    <w:rsid w:val="00FA2EBA"/>
    <w:rsid w:val="00FA40F3"/>
    <w:rsid w:val="00FA480B"/>
    <w:rsid w:val="00FA66CF"/>
    <w:rsid w:val="00FB1E36"/>
    <w:rsid w:val="00FB3BEB"/>
    <w:rsid w:val="00FC3339"/>
    <w:rsid w:val="00FC788B"/>
    <w:rsid w:val="00FD0EE8"/>
    <w:rsid w:val="00FE016B"/>
    <w:rsid w:val="00FE3B19"/>
    <w:rsid w:val="00FE7C9C"/>
    <w:rsid w:val="00FF1BE8"/>
    <w:rsid w:val="00FF303A"/>
    <w:rsid w:val="00FF4818"/>
    <w:rsid w:val="03F6681E"/>
    <w:rsid w:val="089A0E84"/>
    <w:rsid w:val="0C72A526"/>
    <w:rsid w:val="0EB8495D"/>
    <w:rsid w:val="0F215429"/>
    <w:rsid w:val="108D6481"/>
    <w:rsid w:val="13543593"/>
    <w:rsid w:val="16ACF02A"/>
    <w:rsid w:val="196B13E1"/>
    <w:rsid w:val="1AD2BBC0"/>
    <w:rsid w:val="1B84629E"/>
    <w:rsid w:val="1BB2C0E6"/>
    <w:rsid w:val="1E710EE9"/>
    <w:rsid w:val="20147069"/>
    <w:rsid w:val="2104EFFD"/>
    <w:rsid w:val="2190BF79"/>
    <w:rsid w:val="22D036F6"/>
    <w:rsid w:val="2369349C"/>
    <w:rsid w:val="259CD3B3"/>
    <w:rsid w:val="29A1F87C"/>
    <w:rsid w:val="2AD41B5A"/>
    <w:rsid w:val="2D6CBACE"/>
    <w:rsid w:val="2E58AAD5"/>
    <w:rsid w:val="2F1D1266"/>
    <w:rsid w:val="2F625C26"/>
    <w:rsid w:val="311DBFAE"/>
    <w:rsid w:val="3255D4DE"/>
    <w:rsid w:val="335785E3"/>
    <w:rsid w:val="3365BF97"/>
    <w:rsid w:val="345A8A74"/>
    <w:rsid w:val="36E0CF7C"/>
    <w:rsid w:val="3AA90657"/>
    <w:rsid w:val="3BA102F2"/>
    <w:rsid w:val="3D0DF747"/>
    <w:rsid w:val="494C8BE6"/>
    <w:rsid w:val="4C0E5F39"/>
    <w:rsid w:val="4C3E1F42"/>
    <w:rsid w:val="4CB532AA"/>
    <w:rsid w:val="4D8C74B1"/>
    <w:rsid w:val="4F1D4DB7"/>
    <w:rsid w:val="50170FD7"/>
    <w:rsid w:val="51619A98"/>
    <w:rsid w:val="5540D3D2"/>
    <w:rsid w:val="5795E815"/>
    <w:rsid w:val="57F38511"/>
    <w:rsid w:val="585DCA5F"/>
    <w:rsid w:val="59DC074D"/>
    <w:rsid w:val="5CD9A7FB"/>
    <w:rsid w:val="5D111045"/>
    <w:rsid w:val="5FEB6020"/>
    <w:rsid w:val="60D9A3C6"/>
    <w:rsid w:val="624D3A01"/>
    <w:rsid w:val="624F97E1"/>
    <w:rsid w:val="64DEC593"/>
    <w:rsid w:val="6ACB059C"/>
    <w:rsid w:val="6C3B7116"/>
    <w:rsid w:val="6C43400E"/>
    <w:rsid w:val="6DA02B60"/>
    <w:rsid w:val="6F3EC4D7"/>
    <w:rsid w:val="704A1491"/>
    <w:rsid w:val="743472CE"/>
    <w:rsid w:val="759EE463"/>
    <w:rsid w:val="76433ECC"/>
    <w:rsid w:val="77CC19D8"/>
    <w:rsid w:val="78AEC683"/>
    <w:rsid w:val="78F05A38"/>
    <w:rsid w:val="79374A60"/>
    <w:rsid w:val="796FECF9"/>
    <w:rsid w:val="7A06CDE4"/>
    <w:rsid w:val="7A38EC3B"/>
    <w:rsid w:val="7CA8C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A9765"/>
  <w15:docId w15:val="{F7980585-B37A-4428-8606-9D8D9DCC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DB6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367DB6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DB6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DB6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7DB6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25791D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25791D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25791D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25791D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25791D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367DB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67DB6"/>
  </w:style>
  <w:style w:type="character" w:customStyle="1" w:styleId="Heading1Char">
    <w:name w:val="Heading 1 Char"/>
    <w:basedOn w:val="DefaultParagraphFont"/>
    <w:link w:val="Heading1"/>
    <w:rsid w:val="00367DB6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67DB6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67DB6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367DB6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25791D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25791D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25791D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25791D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25791D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67D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67D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7DB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67DB6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25791D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25791D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25791D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25791D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25791D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25791D"/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25791D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character" w:customStyle="1" w:styleId="ContentChar">
    <w:name w:val="Content Char"/>
    <w:basedOn w:val="DefaultParagraphFont"/>
    <w:link w:val="Content"/>
    <w:rsid w:val="0025791D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UOLIST1">
    <w:name w:val="UO LIST 1"/>
    <w:basedOn w:val="ListBullet"/>
    <w:link w:val="UOLIST1Char"/>
    <w:autoRedefine/>
    <w:qFormat/>
    <w:rsid w:val="00AF12E4"/>
  </w:style>
  <w:style w:type="paragraph" w:customStyle="1" w:styleId="UOLIST2">
    <w:name w:val="UO LIST 2"/>
    <w:basedOn w:val="ListBullet2"/>
    <w:link w:val="UOLIST2Char"/>
    <w:autoRedefine/>
    <w:qFormat/>
    <w:rsid w:val="00AF7049"/>
    <w:pPr>
      <w:spacing w:before="120" w:after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F12E4"/>
    <w:pPr>
      <w:tabs>
        <w:tab w:val="num" w:pos="926"/>
      </w:tabs>
      <w:spacing w:after="120"/>
      <w:ind w:left="926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29387C"/>
    <w:pPr>
      <w:numPr>
        <w:numId w:val="4"/>
      </w:numPr>
      <w:spacing w:after="120"/>
      <w:ind w:left="360"/>
    </w:pPr>
    <w:rPr>
      <w:rFonts w:cs="Arial"/>
    </w:r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F12E4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511C55"/>
    <w:pPr>
      <w:numPr>
        <w:numId w:val="0"/>
      </w:numPr>
      <w:spacing w:after="0"/>
      <w:ind w:left="360" w:hanging="360"/>
    </w:pPr>
  </w:style>
  <w:style w:type="character" w:customStyle="1" w:styleId="NOLIST1Char">
    <w:name w:val="NO LIST 1 Char"/>
    <w:basedOn w:val="DefaultParagraphFont"/>
    <w:link w:val="NOLIST1"/>
    <w:rsid w:val="0029387C"/>
    <w:rPr>
      <w:rFonts w:ascii="Graphik" w:hAnsi="Graphik" w:cs="Arial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67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511C55"/>
    <w:rPr>
      <w:rFonts w:ascii="Graphik" w:hAnsi="Graphik" w:cs="Arial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67DB6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67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DB6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367DB6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5791D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1D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customStyle="1" w:styleId="DELETE">
    <w:name w:val="DELETE"/>
    <w:basedOn w:val="Normal"/>
    <w:link w:val="DELETEChar"/>
    <w:qFormat/>
    <w:rsid w:val="005C5107"/>
    <w:rPr>
      <w:rFonts w:cs="Arial"/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  <w:sz w:val="20"/>
    </w:rPr>
  </w:style>
  <w:style w:type="character" w:styleId="UnresolvedMention">
    <w:name w:val="Unresolved Mention"/>
    <w:basedOn w:val="DefaultParagraphFont"/>
    <w:uiPriority w:val="99"/>
    <w:unhideWhenUsed/>
    <w:rsid w:val="0025791D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367DB6"/>
    <w:pPr>
      <w:numPr>
        <w:numId w:val="14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eop">
    <w:name w:val="eop"/>
    <w:basedOn w:val="DefaultParagraphFont"/>
    <w:rsid w:val="00B676E7"/>
  </w:style>
  <w:style w:type="character" w:styleId="CommentReference">
    <w:name w:val="annotation reference"/>
    <w:basedOn w:val="DefaultParagraphFont"/>
    <w:uiPriority w:val="99"/>
    <w:semiHidden/>
    <w:unhideWhenUsed/>
    <w:rsid w:val="0025791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7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791D"/>
    <w:rPr>
      <w:rFonts w:ascii="Graphik" w:hAnsi="Graphik"/>
      <w:b/>
      <w:bCs/>
      <w:kern w:val="2"/>
      <w:sz w:val="20"/>
      <w:szCs w:val="20"/>
      <w14:ligatures w14:val="standardContextual"/>
    </w:rPr>
  </w:style>
  <w:style w:type="paragraph" w:styleId="CommentText">
    <w:name w:val="annotation text"/>
    <w:basedOn w:val="Normal"/>
    <w:link w:val="CommentTextChar"/>
    <w:uiPriority w:val="99"/>
    <w:unhideWhenUsed/>
    <w:rsid w:val="0025791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791D"/>
    <w:rPr>
      <w:rFonts w:ascii="Graphik" w:hAnsi="Graphik"/>
      <w:kern w:val="2"/>
      <w:sz w:val="20"/>
      <w:szCs w:val="20"/>
      <w14:ligatures w14:val="standardContextual"/>
    </w:rPr>
  </w:style>
  <w:style w:type="character" w:styleId="Mention">
    <w:name w:val="Mention"/>
    <w:basedOn w:val="DefaultParagraphFont"/>
    <w:uiPriority w:val="99"/>
    <w:unhideWhenUsed/>
    <w:rsid w:val="0025791D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5791D"/>
    <w:pPr>
      <w:spacing w:before="80" w:after="80"/>
    </w:pPr>
    <w:rPr>
      <w:rFonts w:ascii="Calibri" w:eastAsia="Times New Roman" w:hAnsi="Calibri" w:cs="Times New Roman"/>
      <w:kern w:val="2"/>
      <w:szCs w:val="20"/>
      <w14:ligatures w14:val="standardContextual"/>
    </w:rPr>
  </w:style>
  <w:style w:type="paragraph" w:customStyle="1" w:styleId="CodeSample">
    <w:name w:val="Code Sample"/>
    <w:basedOn w:val="Normal"/>
    <w:link w:val="CodeSampleChar"/>
    <w:autoRedefine/>
    <w:qFormat/>
    <w:rsid w:val="0025791D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25791D"/>
    <w:rPr>
      <w:rFonts w:ascii="Consolas" w:hAnsi="Consolas"/>
      <w:kern w:val="2"/>
      <w:sz w:val="20"/>
      <w:szCs w:val="22"/>
      <w:lang w:val="fr-FR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1D"/>
    <w:rPr>
      <w:rFonts w:ascii="Tahoma" w:hAnsi="Tahoma" w:cs="Tahoma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5791D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5791D"/>
    <w:rPr>
      <w:rFonts w:ascii="Lucida Grande" w:hAnsi="Lucida Grande"/>
      <w:kern w:val="2"/>
      <w:sz w:val="20"/>
      <w:szCs w:val="22"/>
      <w14:ligatures w14:val="standardContextual"/>
    </w:rPr>
  </w:style>
  <w:style w:type="character" w:styleId="Emphasis">
    <w:name w:val="Emphasis"/>
    <w:basedOn w:val="DefaultParagraphFont"/>
    <w:uiPriority w:val="20"/>
    <w:rsid w:val="0025791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5791D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25791D"/>
    <w:pPr>
      <w:numPr>
        <w:numId w:val="8"/>
      </w:numPr>
    </w:pPr>
  </w:style>
  <w:style w:type="character" w:styleId="PageNumber">
    <w:name w:val="page number"/>
    <w:basedOn w:val="DefaultParagraphFont"/>
    <w:uiPriority w:val="99"/>
    <w:semiHidden/>
    <w:unhideWhenUsed/>
    <w:rsid w:val="0025791D"/>
  </w:style>
  <w:style w:type="paragraph" w:customStyle="1" w:styleId="Picture">
    <w:name w:val="Picture"/>
    <w:basedOn w:val="Accenture"/>
    <w:next w:val="Subtitle"/>
    <w:link w:val="PictureChar"/>
    <w:rsid w:val="0025791D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25791D"/>
    <w:rPr>
      <w:rFonts w:ascii="Graphik" w:hAnsi="Graphik" w:cs="Arial"/>
      <w:noProof/>
      <w:kern w:val="2"/>
      <w:sz w:val="20"/>
      <w:szCs w:val="22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25791D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791D"/>
    <w:rPr>
      <w:rFonts w:ascii="Graphik" w:eastAsiaTheme="minorEastAsia" w:hAnsi="Graphik"/>
      <w:color w:val="5A5A5A" w:themeColor="text1" w:themeTint="A5"/>
      <w:spacing w:val="15"/>
      <w:kern w:val="2"/>
      <w:sz w:val="20"/>
      <w:szCs w:val="22"/>
      <w14:ligatures w14:val="standardContextual"/>
    </w:rPr>
  </w:style>
  <w:style w:type="paragraph" w:customStyle="1" w:styleId="Platzhalter">
    <w:name w:val="Platzhalter"/>
    <w:basedOn w:val="Normal"/>
    <w:rsid w:val="0025791D"/>
    <w:pPr>
      <w:jc w:val="center"/>
    </w:pPr>
    <w:rPr>
      <w:rFonts w:eastAsia="Times New Roman" w:cs="Arial"/>
      <w:szCs w:val="20"/>
    </w:rPr>
  </w:style>
  <w:style w:type="paragraph" w:customStyle="1" w:styleId="Style1">
    <w:name w:val="Style1"/>
    <w:basedOn w:val="Normal"/>
    <w:link w:val="Style1Char"/>
    <w:rsid w:val="0025791D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25791D"/>
    <w:rPr>
      <w:rFonts w:ascii="Consolas" w:hAnsi="Consolas"/>
      <w:kern w:val="2"/>
      <w:sz w:val="20"/>
      <w:szCs w:val="22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25791D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25791D"/>
    <w:rPr>
      <w:rFonts w:ascii="Graphik" w:eastAsia="Times New Roman" w:hAnsi="Graphik"/>
      <w:b/>
      <w:noProof/>
      <w:kern w:val="2"/>
      <w:sz w:val="20"/>
      <w:szCs w:val="22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25791D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25791D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25791D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25791D"/>
    <w:rPr>
      <w:rFonts w:ascii="Graphik" w:hAnsi="Graphik"/>
      <w:noProof/>
      <w:kern w:val="2"/>
      <w:sz w:val="20"/>
      <w:szCs w:val="2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23FC4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EA1139"/>
    <w:pPr>
      <w:spacing w:before="240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A1139"/>
    <w:rPr>
      <w:rFonts w:ascii="Graphik" w:hAnsi="Graphik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2149AB"/>
    <w:pPr>
      <w:ind w:left="36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149AB"/>
    <w:rPr>
      <w:rFonts w:ascii="Graphik" w:hAnsi="Graphik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67DB6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ight">
    <w:name w:val="Tight"/>
    <w:basedOn w:val="Normal"/>
    <w:link w:val="TightChar"/>
    <w:qFormat/>
    <w:rsid w:val="00367DB6"/>
    <w:pPr>
      <w:spacing w:after="0"/>
    </w:pPr>
  </w:style>
  <w:style w:type="character" w:customStyle="1" w:styleId="TightChar">
    <w:name w:val="Tight Char"/>
    <w:basedOn w:val="DefaultParagraphFont"/>
    <w:link w:val="Tight"/>
    <w:rsid w:val="00367DB6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367DB6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367DB6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367DB6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367DB6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367DB6"/>
    <w:pPr>
      <w:numPr>
        <w:numId w:val="15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367DB6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367DB6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367DB6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367DB6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367DB6"/>
    <w:rPr>
      <w:rFonts w:ascii="Graphik" w:hAnsi="Graphik"/>
      <w:b/>
      <w:bCs/>
      <w:kern w:val="2"/>
      <w:sz w:val="20"/>
      <w:szCs w:val="22"/>
      <w14:ligatures w14:val="standardContextual"/>
    </w:rPr>
  </w:style>
  <w:style w:type="character" w:styleId="Strong">
    <w:name w:val="Strong"/>
    <w:basedOn w:val="DefaultParagraphFont"/>
    <w:uiPriority w:val="22"/>
    <w:qFormat/>
    <w:rsid w:val="00DA7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ts.accenture.com/:x:/r/sites/GlobalDocTemplates/Published%20Documents/AOT/Linked%20Files/AOT%20PM%20Backend%20Deployment%20Guide/AOT_Cognite_PM_Backend_Deployment_Variables.xlsx?d=waefc0f7c1a1a4a3f9d2eeb3553fbfb77&amp;csf=1&amp;web=1&amp;e=G5AHWb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s://industryxdevhub.accenture.com/assetdetails/45" TargetMode="Externa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https://industryxdevhub.accenture.com/asset-home;search_text=aot" TargetMode="External"/><Relationship Id="rId23" Type="http://schemas.openxmlformats.org/officeDocument/2006/relationships/image" Target="media/image7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dustryxdevhub.accenture.com/assetdetails/64" TargetMode="External"/><Relationship Id="rId22" Type="http://schemas.openxmlformats.org/officeDocument/2006/relationships/image" Target="media/image6.png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127B361BD3470593DF99153EFD6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CDED3-511B-496E-8498-18B497C85615}"/>
      </w:docPartPr>
      <w:docPartBody>
        <w:p w:rsidR="00011DED" w:rsidRDefault="00DA5ED9">
          <w:r w:rsidRPr="00B4532A">
            <w:rPr>
              <w:rStyle w:val="PlaceholderText"/>
            </w:rPr>
            <w:t>[Release]</w:t>
          </w:r>
        </w:p>
      </w:docPartBody>
    </w:docPart>
    <w:docPart>
      <w:docPartPr>
        <w:name w:val="40664D4B7D2A4DBDB4B474168B96C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D66F5-2A8B-4463-9142-F109D8181330}"/>
      </w:docPartPr>
      <w:docPartBody>
        <w:p w:rsidR="00CE27DD" w:rsidRDefault="00CE27DD">
          <w:r w:rsidRPr="006B1313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D9"/>
    <w:rsid w:val="00011DED"/>
    <w:rsid w:val="000E0323"/>
    <w:rsid w:val="000F0C70"/>
    <w:rsid w:val="001166E6"/>
    <w:rsid w:val="0015401D"/>
    <w:rsid w:val="00154DE8"/>
    <w:rsid w:val="00197AE7"/>
    <w:rsid w:val="002162F5"/>
    <w:rsid w:val="00246A4C"/>
    <w:rsid w:val="00280E11"/>
    <w:rsid w:val="00290888"/>
    <w:rsid w:val="002F5D2D"/>
    <w:rsid w:val="0031071C"/>
    <w:rsid w:val="00340F80"/>
    <w:rsid w:val="00393C96"/>
    <w:rsid w:val="003B481A"/>
    <w:rsid w:val="003C4C5B"/>
    <w:rsid w:val="0057716F"/>
    <w:rsid w:val="00615899"/>
    <w:rsid w:val="0064460D"/>
    <w:rsid w:val="006765F3"/>
    <w:rsid w:val="006A1E33"/>
    <w:rsid w:val="006B0437"/>
    <w:rsid w:val="006C2DBC"/>
    <w:rsid w:val="007026EC"/>
    <w:rsid w:val="007433E7"/>
    <w:rsid w:val="007A4855"/>
    <w:rsid w:val="007B173D"/>
    <w:rsid w:val="007C00D7"/>
    <w:rsid w:val="008177CF"/>
    <w:rsid w:val="00872EAF"/>
    <w:rsid w:val="008C17EA"/>
    <w:rsid w:val="008D2821"/>
    <w:rsid w:val="00900916"/>
    <w:rsid w:val="009521C2"/>
    <w:rsid w:val="009C78E0"/>
    <w:rsid w:val="009D2D97"/>
    <w:rsid w:val="00A10B64"/>
    <w:rsid w:val="00A44BFA"/>
    <w:rsid w:val="00A554A3"/>
    <w:rsid w:val="00A619F2"/>
    <w:rsid w:val="00A77D14"/>
    <w:rsid w:val="00AB5D2D"/>
    <w:rsid w:val="00B070A1"/>
    <w:rsid w:val="00B15DE3"/>
    <w:rsid w:val="00BC5D90"/>
    <w:rsid w:val="00BD744E"/>
    <w:rsid w:val="00C25FE8"/>
    <w:rsid w:val="00CC2160"/>
    <w:rsid w:val="00CE27DD"/>
    <w:rsid w:val="00D77F51"/>
    <w:rsid w:val="00DA5ED9"/>
    <w:rsid w:val="00DC50F0"/>
    <w:rsid w:val="00DD52CD"/>
    <w:rsid w:val="00DE699B"/>
    <w:rsid w:val="00E15456"/>
    <w:rsid w:val="00E406A7"/>
    <w:rsid w:val="00E71AFB"/>
    <w:rsid w:val="00E82877"/>
    <w:rsid w:val="00EF5283"/>
    <w:rsid w:val="00F3102F"/>
    <w:rsid w:val="00F43E8A"/>
    <w:rsid w:val="00F763A6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27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FD350-168B-4FB6-8BEF-B4C6350D2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124</TotalTime>
  <Pages>4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People Management Backend Deployment Guide</vt:lpstr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People Management Backend Deployment Guide</dc:title>
  <dc:subject/>
  <dc:creator>Farheen, Zara</dc:creator>
  <cp:keywords/>
  <dc:description/>
  <cp:lastModifiedBy>Olson, Ed</cp:lastModifiedBy>
  <cp:revision>90</cp:revision>
  <cp:lastPrinted>2025-06-05T05:38:00Z</cp:lastPrinted>
  <dcterms:created xsi:type="dcterms:W3CDTF">2024-09-13T04:11:00Z</dcterms:created>
  <dcterms:modified xsi:type="dcterms:W3CDTF">2026-02-12T19:33:00Z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Copied">
    <vt:bool>false</vt:bool>
  </property>
  <property fmtid="{D5CDD505-2E9C-101B-9397-08002B2CF9AE}" pid="11" name="Doc Version">
    <vt:lpwstr>1.1</vt:lpwstr>
  </property>
  <property fmtid="{D5CDD505-2E9C-101B-9397-08002B2CF9AE}" pid="12" name="Project Acronym">
    <vt:lpwstr>AOT</vt:lpwstr>
  </property>
  <property fmtid="{D5CDD505-2E9C-101B-9397-08002B2CF9AE}" pid="13" name="RFTrigger">
    <vt:lpwstr>No</vt:lpwstr>
  </property>
  <property fmtid="{D5CDD505-2E9C-101B-9397-08002B2CF9AE}" pid="14" name="docLang">
    <vt:lpwstr>en</vt:lpwstr>
  </property>
</Properties>
</file>