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9AD16" w14:textId="027AD5D4" w:rsidR="004C51E0" w:rsidRPr="004C51E0" w:rsidRDefault="008C3093" w:rsidP="004C51E0">
      <w:pPr>
        <w:spacing w:after="240" w:line="256" w:lineRule="auto"/>
        <w:jc w:val="center"/>
        <w:rPr>
          <w:rFonts w:eastAsia="Calibri" w:cs="Arial"/>
          <w:b/>
          <w:bCs/>
          <w:sz w:val="36"/>
          <w:szCs w:val="36"/>
        </w:rPr>
      </w:pPr>
      <w:r>
        <w:rPr>
          <w:rFonts w:eastAsia="Calibri" w:cs="Arial"/>
          <w:b/>
          <w:bCs/>
          <w:sz w:val="36"/>
          <w:szCs w:val="36"/>
        </w:rPr>
        <w:t>Industrial AI Foundation</w:t>
      </w:r>
    </w:p>
    <w:p w14:paraId="66C2F388" w14:textId="0AEB8132" w:rsidR="004C51E0" w:rsidRPr="004C51E0" w:rsidRDefault="004C51E0" w:rsidP="004C51E0">
      <w:pPr>
        <w:spacing w:line="256" w:lineRule="auto"/>
        <w:contextualSpacing/>
        <w:jc w:val="center"/>
        <w:rPr>
          <w:rFonts w:eastAsia="Yu Gothic Light" w:cs="Times New Roman"/>
          <w:spacing w:val="-10"/>
          <w:kern w:val="28"/>
          <w:sz w:val="72"/>
          <w:szCs w:val="56"/>
        </w:rPr>
      </w:pPr>
      <w:r>
        <w:rPr>
          <w:rFonts w:eastAsia="Yu Gothic Light" w:cs="Times New Roman"/>
          <w:b/>
          <w:spacing w:val="-10"/>
          <w:kern w:val="28"/>
          <w:sz w:val="72"/>
          <w:szCs w:val="56"/>
        </w:rPr>
        <w:t>D</w:t>
      </w:r>
      <w:r w:rsidR="00D15AAF">
        <w:rPr>
          <w:rFonts w:eastAsia="Yu Gothic Light" w:cs="Times New Roman"/>
          <w:b/>
          <w:spacing w:val="-10"/>
          <w:kern w:val="28"/>
          <w:sz w:val="72"/>
          <w:szCs w:val="56"/>
        </w:rPr>
        <w:t>TA- Expert Knowledge</w:t>
      </w:r>
    </w:p>
    <w:p w14:paraId="4EF7F5D5" w14:textId="6CD40732" w:rsidR="004C51E0" w:rsidRPr="004C51E0" w:rsidRDefault="00AB1ED4" w:rsidP="004C51E0">
      <w:pPr>
        <w:keepLines/>
        <w:tabs>
          <w:tab w:val="left" w:pos="1134"/>
        </w:tabs>
        <w:spacing w:before="240" w:after="120" w:line="240" w:lineRule="auto"/>
        <w:jc w:val="center"/>
        <w:rPr>
          <w:rFonts w:eastAsia="Cambria" w:cs="Times New Roman"/>
          <w:b/>
          <w:kern w:val="0"/>
          <w:sz w:val="36"/>
          <w14:ligatures w14:val="none"/>
        </w:rPr>
      </w:pPr>
      <w:r>
        <w:rPr>
          <w:rFonts w:eastAsia="Cambria" w:cs="Times New Roman"/>
          <w:b/>
          <w:kern w:val="0"/>
          <w:sz w:val="36"/>
          <w14:ligatures w14:val="none"/>
        </w:rPr>
        <w:t>ARCHITECTURE AND IMPLEMENTATION</w:t>
      </w:r>
    </w:p>
    <w:p w14:paraId="3835A207" w14:textId="5E673608" w:rsidR="00841C41" w:rsidRPr="007E2549" w:rsidRDefault="00841C41" w:rsidP="00841C41">
      <w:pPr>
        <w:spacing w:before="360"/>
        <w:ind w:right="-90"/>
        <w:jc w:val="center"/>
        <w:rPr>
          <w:bCs/>
          <w:sz w:val="22"/>
        </w:rPr>
      </w:pPr>
      <w:r w:rsidRPr="007E2549">
        <w:rPr>
          <w:bCs/>
          <w:sz w:val="22"/>
        </w:rPr>
        <w:t xml:space="preserve">Release Version: </w:t>
      </w:r>
      <w:sdt>
        <w:sdtPr>
          <w:rPr>
            <w:bCs/>
            <w:sz w:val="22"/>
          </w:r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EndPr/>
        <w:sdtContent>
          <w:r w:rsidR="008C2A97">
            <w:rPr>
              <w:bCs/>
              <w:sz w:val="22"/>
            </w:rPr>
            <w:t>2.5</w:t>
          </w:r>
        </w:sdtContent>
      </w:sdt>
    </w:p>
    <w:p w14:paraId="7CDEFFFB" w14:textId="77777777" w:rsidR="00C509A9" w:rsidRPr="00C509A9" w:rsidRDefault="00C509A9" w:rsidP="00C509A9">
      <w:pPr>
        <w:spacing w:after="0" w:line="240" w:lineRule="auto"/>
        <w:rPr>
          <w:rFonts w:eastAsia="Calibri" w:cs="Arial"/>
          <w:color w:val="FFFFFF"/>
          <w:kern w:val="0"/>
          <w:szCs w:val="24"/>
          <w14:ligatures w14:val="none"/>
        </w:rPr>
      </w:pPr>
    </w:p>
    <w:p w14:paraId="120F47E2" w14:textId="77777777" w:rsidR="00C509A9" w:rsidRPr="00C509A9" w:rsidRDefault="00C509A9" w:rsidP="00C509A9">
      <w:pPr>
        <w:spacing w:after="0" w:line="240" w:lineRule="auto"/>
        <w:rPr>
          <w:rFonts w:eastAsia="Calibri" w:cs="Arial"/>
          <w:b/>
          <w:bCs/>
          <w:color w:val="FFFFFF"/>
          <w:kern w:val="0"/>
          <w:szCs w:val="24"/>
          <w14:ligatures w14:val="none"/>
        </w:rPr>
      </w:pPr>
      <w:r w:rsidRPr="00C509A9">
        <w:rPr>
          <w:rFonts w:eastAsia="Calibri" w:cs="Arial"/>
          <w:b/>
          <w:bCs/>
          <w:color w:val="FFFFFF"/>
          <w:kern w:val="0"/>
          <w:szCs w:val="24"/>
          <w14:ligatures w14:val="none"/>
        </w:rPr>
        <w:t xml:space="preserve">Metadata Table </w:t>
      </w:r>
    </w:p>
    <w:tbl>
      <w:tblPr>
        <w:tblW w:w="0" w:type="auto"/>
        <w:tblCellSpacing w:w="15" w:type="dxa"/>
        <w:tblLook w:val="04A0" w:firstRow="1" w:lastRow="0" w:firstColumn="1" w:lastColumn="0" w:noHBand="0" w:noVBand="1"/>
      </w:tblPr>
      <w:tblGrid>
        <w:gridCol w:w="2947"/>
        <w:gridCol w:w="3334"/>
      </w:tblGrid>
      <w:tr w:rsidR="002D4F77" w:rsidRPr="002D4F77" w14:paraId="087593DB" w14:textId="77777777" w:rsidTr="00C509A9">
        <w:trPr>
          <w:tblHeader/>
          <w:tblCellSpacing w:w="15" w:type="dxa"/>
        </w:trPr>
        <w:tc>
          <w:tcPr>
            <w:tcW w:w="0" w:type="auto"/>
            <w:tcMar>
              <w:top w:w="15" w:type="dxa"/>
              <w:left w:w="15" w:type="dxa"/>
              <w:bottom w:w="15" w:type="dxa"/>
              <w:right w:w="15" w:type="dxa"/>
            </w:tcMar>
            <w:vAlign w:val="center"/>
            <w:hideMark/>
          </w:tcPr>
          <w:p w14:paraId="6F455AC7" w14:textId="77777777" w:rsidR="00C509A9" w:rsidRPr="00C509A9" w:rsidRDefault="00C509A9" w:rsidP="00C509A9">
            <w:pPr>
              <w:spacing w:after="0" w:line="240" w:lineRule="auto"/>
              <w:rPr>
                <w:rFonts w:eastAsia="Calibri" w:cs="Arial"/>
                <w:b/>
                <w:bCs/>
                <w:color w:val="FFFFFF" w:themeColor="background1"/>
                <w:kern w:val="0"/>
                <w:szCs w:val="24"/>
                <w14:ligatures w14:val="none"/>
              </w:rPr>
            </w:pPr>
            <w:r w:rsidRPr="00C509A9">
              <w:rPr>
                <w:rFonts w:eastAsia="Calibri" w:cs="Arial"/>
                <w:b/>
                <w:bCs/>
                <w:color w:val="FFFFFF" w:themeColor="background1"/>
                <w:kern w:val="0"/>
                <w:szCs w:val="24"/>
                <w14:ligatures w14:val="none"/>
              </w:rPr>
              <w:t>Field</w:t>
            </w:r>
          </w:p>
        </w:tc>
        <w:tc>
          <w:tcPr>
            <w:tcW w:w="0" w:type="auto"/>
            <w:tcMar>
              <w:top w:w="15" w:type="dxa"/>
              <w:left w:w="15" w:type="dxa"/>
              <w:bottom w:w="15" w:type="dxa"/>
              <w:right w:w="15" w:type="dxa"/>
            </w:tcMar>
            <w:vAlign w:val="center"/>
            <w:hideMark/>
          </w:tcPr>
          <w:p w14:paraId="52B86E8A" w14:textId="77777777" w:rsidR="00C509A9" w:rsidRPr="00C509A9" w:rsidRDefault="00C509A9" w:rsidP="00C509A9">
            <w:pPr>
              <w:spacing w:after="0" w:line="240" w:lineRule="auto"/>
              <w:rPr>
                <w:rFonts w:eastAsia="Calibri" w:cs="Arial"/>
                <w:b/>
                <w:bCs/>
                <w:color w:val="FFFFFF" w:themeColor="background1"/>
                <w:kern w:val="0"/>
                <w:szCs w:val="24"/>
                <w14:ligatures w14:val="none"/>
              </w:rPr>
            </w:pPr>
            <w:r w:rsidRPr="00C509A9">
              <w:rPr>
                <w:rFonts w:eastAsia="Calibri" w:cs="Arial"/>
                <w:b/>
                <w:bCs/>
                <w:color w:val="FFFFFF" w:themeColor="background1"/>
                <w:kern w:val="0"/>
                <w:szCs w:val="24"/>
                <w14:ligatures w14:val="none"/>
              </w:rPr>
              <w:t>Value</w:t>
            </w:r>
          </w:p>
        </w:tc>
      </w:tr>
      <w:tr w:rsidR="002D4F77" w:rsidRPr="002D4F77" w14:paraId="0E29B4AD" w14:textId="77777777" w:rsidTr="00C509A9">
        <w:trPr>
          <w:tblCellSpacing w:w="15" w:type="dxa"/>
        </w:trPr>
        <w:tc>
          <w:tcPr>
            <w:tcW w:w="0" w:type="auto"/>
            <w:tcMar>
              <w:top w:w="15" w:type="dxa"/>
              <w:left w:w="15" w:type="dxa"/>
              <w:bottom w:w="15" w:type="dxa"/>
              <w:right w:w="15" w:type="dxa"/>
            </w:tcMar>
            <w:vAlign w:val="center"/>
            <w:hideMark/>
          </w:tcPr>
          <w:p w14:paraId="21B5E55E"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Asset / Solution Name</w:t>
            </w:r>
          </w:p>
        </w:tc>
        <w:tc>
          <w:tcPr>
            <w:tcW w:w="0" w:type="auto"/>
            <w:tcMar>
              <w:top w:w="15" w:type="dxa"/>
              <w:left w:w="15" w:type="dxa"/>
              <w:bottom w:w="15" w:type="dxa"/>
              <w:right w:w="15" w:type="dxa"/>
            </w:tcMar>
            <w:vAlign w:val="center"/>
            <w:hideMark/>
          </w:tcPr>
          <w:p w14:paraId="5A2D1273" w14:textId="4D82FA88" w:rsidR="00C509A9" w:rsidRPr="00C509A9" w:rsidRDefault="008C3093" w:rsidP="00C509A9">
            <w:pPr>
              <w:spacing w:after="0" w:line="240" w:lineRule="auto"/>
              <w:rPr>
                <w:rFonts w:eastAsia="Calibri" w:cs="Arial"/>
                <w:color w:val="FFFFFF" w:themeColor="background1"/>
                <w:kern w:val="0"/>
                <w:szCs w:val="24"/>
                <w14:ligatures w14:val="none"/>
              </w:rPr>
            </w:pPr>
            <w:r>
              <w:rPr>
                <w:rFonts w:eastAsia="Calibri" w:cs="Arial"/>
                <w:color w:val="FFFFFF" w:themeColor="background1"/>
                <w:kern w:val="0"/>
                <w:szCs w:val="24"/>
                <w14:ligatures w14:val="none"/>
              </w:rPr>
              <w:t>Industrial AI Foundation</w:t>
            </w:r>
            <w:r w:rsidR="00C509A9" w:rsidRPr="00C509A9">
              <w:rPr>
                <w:rFonts w:eastAsia="Calibri" w:cs="Arial"/>
                <w:color w:val="FFFFFF" w:themeColor="background1"/>
                <w:kern w:val="0"/>
                <w:szCs w:val="24"/>
                <w14:ligatures w14:val="none"/>
              </w:rPr>
              <w:t xml:space="preserve"> / </w:t>
            </w:r>
            <w:r>
              <w:rPr>
                <w:rFonts w:eastAsia="Calibri" w:cs="Arial"/>
                <w:color w:val="FFFFFF" w:themeColor="background1"/>
                <w:kern w:val="0"/>
                <w:szCs w:val="24"/>
                <w14:ligatures w14:val="none"/>
              </w:rPr>
              <w:t>IAI</w:t>
            </w:r>
          </w:p>
        </w:tc>
      </w:tr>
      <w:tr w:rsidR="002D4F77" w:rsidRPr="002D4F77" w14:paraId="37AED2D0" w14:textId="77777777" w:rsidTr="00C509A9">
        <w:trPr>
          <w:tblCellSpacing w:w="15" w:type="dxa"/>
        </w:trPr>
        <w:tc>
          <w:tcPr>
            <w:tcW w:w="0" w:type="auto"/>
            <w:tcMar>
              <w:top w:w="15" w:type="dxa"/>
              <w:left w:w="15" w:type="dxa"/>
              <w:bottom w:w="15" w:type="dxa"/>
              <w:right w:w="15" w:type="dxa"/>
            </w:tcMar>
            <w:vAlign w:val="center"/>
            <w:hideMark/>
          </w:tcPr>
          <w:p w14:paraId="7104FDBA"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Domain / Area</w:t>
            </w:r>
          </w:p>
        </w:tc>
        <w:tc>
          <w:tcPr>
            <w:tcW w:w="0" w:type="auto"/>
            <w:tcMar>
              <w:top w:w="15" w:type="dxa"/>
              <w:left w:w="15" w:type="dxa"/>
              <w:bottom w:w="15" w:type="dxa"/>
              <w:right w:w="15" w:type="dxa"/>
            </w:tcMar>
            <w:vAlign w:val="center"/>
            <w:hideMark/>
          </w:tcPr>
          <w:p w14:paraId="6786C134"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Digital Twin / Architecture</w:t>
            </w:r>
          </w:p>
        </w:tc>
      </w:tr>
      <w:tr w:rsidR="002D4F77" w:rsidRPr="002D4F77" w14:paraId="55098A7B" w14:textId="77777777" w:rsidTr="00C509A9">
        <w:trPr>
          <w:tblCellSpacing w:w="15" w:type="dxa"/>
        </w:trPr>
        <w:tc>
          <w:tcPr>
            <w:tcW w:w="0" w:type="auto"/>
            <w:tcMar>
              <w:top w:w="15" w:type="dxa"/>
              <w:left w:w="15" w:type="dxa"/>
              <w:bottom w:w="15" w:type="dxa"/>
              <w:right w:w="15" w:type="dxa"/>
            </w:tcMar>
            <w:vAlign w:val="center"/>
            <w:hideMark/>
          </w:tcPr>
          <w:p w14:paraId="48DA571E"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Owner (Team/Person)</w:t>
            </w:r>
          </w:p>
        </w:tc>
        <w:tc>
          <w:tcPr>
            <w:tcW w:w="0" w:type="auto"/>
            <w:tcMar>
              <w:top w:w="15" w:type="dxa"/>
              <w:left w:w="15" w:type="dxa"/>
              <w:bottom w:w="15" w:type="dxa"/>
              <w:right w:w="15" w:type="dxa"/>
            </w:tcMar>
            <w:vAlign w:val="center"/>
            <w:hideMark/>
          </w:tcPr>
          <w:p w14:paraId="7B4D06C4"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Tournier, Florian</w:t>
            </w:r>
          </w:p>
        </w:tc>
      </w:tr>
      <w:tr w:rsidR="002D4F77" w:rsidRPr="002D4F77" w14:paraId="61EE06B9" w14:textId="77777777" w:rsidTr="00C509A9">
        <w:trPr>
          <w:tblCellSpacing w:w="15" w:type="dxa"/>
        </w:trPr>
        <w:tc>
          <w:tcPr>
            <w:tcW w:w="0" w:type="auto"/>
            <w:tcMar>
              <w:top w:w="15" w:type="dxa"/>
              <w:left w:w="15" w:type="dxa"/>
              <w:bottom w:w="15" w:type="dxa"/>
              <w:right w:w="15" w:type="dxa"/>
            </w:tcMar>
            <w:vAlign w:val="center"/>
            <w:hideMark/>
          </w:tcPr>
          <w:p w14:paraId="6A12857F"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Reviewers</w:t>
            </w:r>
          </w:p>
        </w:tc>
        <w:tc>
          <w:tcPr>
            <w:tcW w:w="0" w:type="auto"/>
            <w:tcMar>
              <w:top w:w="15" w:type="dxa"/>
              <w:left w:w="15" w:type="dxa"/>
              <w:bottom w:w="15" w:type="dxa"/>
              <w:right w:w="15" w:type="dxa"/>
            </w:tcMar>
            <w:vAlign w:val="center"/>
            <w:hideMark/>
          </w:tcPr>
          <w:p w14:paraId="639839CB" w14:textId="7128604F" w:rsidR="00C509A9" w:rsidRPr="00C509A9" w:rsidRDefault="002D4F77" w:rsidP="00C509A9">
            <w:pPr>
              <w:spacing w:after="0" w:line="240" w:lineRule="auto"/>
              <w:rPr>
                <w:rFonts w:eastAsia="Calibri" w:cs="Arial"/>
                <w:color w:val="FFFFFF" w:themeColor="background1"/>
                <w:kern w:val="0"/>
                <w:szCs w:val="24"/>
                <w14:ligatures w14:val="none"/>
              </w:rPr>
            </w:pPr>
            <w:r w:rsidRPr="002D4F77">
              <w:rPr>
                <w:rFonts w:eastAsia="Calibri" w:cs="Arial"/>
                <w:bCs/>
                <w:color w:val="FFFFFF" w:themeColor="background1"/>
                <w:kern w:val="0"/>
                <w:szCs w:val="24"/>
                <w:u w:val="single"/>
                <w14:ligatures w14:val="none"/>
              </w:rPr>
              <w:t>Horodinca</w:t>
            </w:r>
            <w:r w:rsidRPr="002D4F77">
              <w:rPr>
                <w:rFonts w:eastAsia="Calibri" w:cs="Arial"/>
                <w:color w:val="FFFFFF" w:themeColor="background1"/>
                <w:kern w:val="0"/>
                <w:szCs w:val="24"/>
                <w14:ligatures w14:val="none"/>
              </w:rPr>
              <w:t>, Florin and</w:t>
            </w:r>
            <w:r w:rsidR="00C509A9" w:rsidRPr="00C509A9">
              <w:rPr>
                <w:rFonts w:eastAsia="Calibri" w:cs="Arial"/>
                <w:color w:val="FFFFFF" w:themeColor="background1"/>
                <w:kern w:val="0"/>
                <w:szCs w:val="24"/>
                <w14:ligatures w14:val="none"/>
              </w:rPr>
              <w:t xml:space="preserve"> Takó, István</w:t>
            </w:r>
          </w:p>
        </w:tc>
      </w:tr>
      <w:tr w:rsidR="002D4F77" w:rsidRPr="002D4F77" w14:paraId="53851161" w14:textId="77777777" w:rsidTr="00C509A9">
        <w:trPr>
          <w:tblCellSpacing w:w="15" w:type="dxa"/>
        </w:trPr>
        <w:tc>
          <w:tcPr>
            <w:tcW w:w="0" w:type="auto"/>
            <w:tcMar>
              <w:top w:w="15" w:type="dxa"/>
              <w:left w:w="15" w:type="dxa"/>
              <w:bottom w:w="15" w:type="dxa"/>
              <w:right w:w="15" w:type="dxa"/>
            </w:tcMar>
            <w:vAlign w:val="center"/>
            <w:hideMark/>
          </w:tcPr>
          <w:p w14:paraId="0384C938"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Status</w:t>
            </w:r>
          </w:p>
        </w:tc>
        <w:tc>
          <w:tcPr>
            <w:tcW w:w="0" w:type="auto"/>
            <w:tcMar>
              <w:top w:w="15" w:type="dxa"/>
              <w:left w:w="15" w:type="dxa"/>
              <w:bottom w:w="15" w:type="dxa"/>
              <w:right w:w="15" w:type="dxa"/>
            </w:tcMar>
            <w:vAlign w:val="center"/>
            <w:hideMark/>
          </w:tcPr>
          <w:p w14:paraId="18280CF0"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Draft / In Progress</w:t>
            </w:r>
          </w:p>
        </w:tc>
      </w:tr>
      <w:tr w:rsidR="002D4F77" w:rsidRPr="002D4F77" w14:paraId="32B9F9EB" w14:textId="77777777" w:rsidTr="00C509A9">
        <w:trPr>
          <w:tblCellSpacing w:w="15" w:type="dxa"/>
        </w:trPr>
        <w:tc>
          <w:tcPr>
            <w:tcW w:w="0" w:type="auto"/>
            <w:tcMar>
              <w:top w:w="15" w:type="dxa"/>
              <w:left w:w="15" w:type="dxa"/>
              <w:bottom w:w="15" w:type="dxa"/>
              <w:right w:w="15" w:type="dxa"/>
            </w:tcMar>
            <w:vAlign w:val="center"/>
            <w:hideMark/>
          </w:tcPr>
          <w:p w14:paraId="32F886F0"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Confidentiality</w:t>
            </w:r>
          </w:p>
        </w:tc>
        <w:tc>
          <w:tcPr>
            <w:tcW w:w="0" w:type="auto"/>
            <w:tcMar>
              <w:top w:w="15" w:type="dxa"/>
              <w:left w:w="15" w:type="dxa"/>
              <w:bottom w:w="15" w:type="dxa"/>
              <w:right w:w="15" w:type="dxa"/>
            </w:tcMar>
            <w:vAlign w:val="center"/>
            <w:hideMark/>
          </w:tcPr>
          <w:p w14:paraId="035D70B8"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Internal / Confidential</w:t>
            </w:r>
          </w:p>
        </w:tc>
      </w:tr>
      <w:tr w:rsidR="002D4F77" w:rsidRPr="002D4F77" w14:paraId="182424F0" w14:textId="77777777" w:rsidTr="00C509A9">
        <w:trPr>
          <w:tblCellSpacing w:w="15" w:type="dxa"/>
        </w:trPr>
        <w:tc>
          <w:tcPr>
            <w:tcW w:w="0" w:type="auto"/>
            <w:tcMar>
              <w:top w:w="15" w:type="dxa"/>
              <w:left w:w="15" w:type="dxa"/>
              <w:bottom w:w="15" w:type="dxa"/>
              <w:right w:w="15" w:type="dxa"/>
            </w:tcMar>
            <w:vAlign w:val="center"/>
            <w:hideMark/>
          </w:tcPr>
          <w:p w14:paraId="23B57341"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Source of Truth</w:t>
            </w:r>
          </w:p>
        </w:tc>
        <w:tc>
          <w:tcPr>
            <w:tcW w:w="0" w:type="auto"/>
            <w:tcMar>
              <w:top w:w="15" w:type="dxa"/>
              <w:left w:w="15" w:type="dxa"/>
              <w:bottom w:w="15" w:type="dxa"/>
              <w:right w:w="15" w:type="dxa"/>
            </w:tcMar>
            <w:vAlign w:val="center"/>
            <w:hideMark/>
          </w:tcPr>
          <w:p w14:paraId="03135803" w14:textId="77777777" w:rsidR="00C509A9" w:rsidRPr="00C509A9" w:rsidRDefault="00C509A9" w:rsidP="00C509A9">
            <w:pPr>
              <w:spacing w:after="0" w:line="240" w:lineRule="auto"/>
              <w:rPr>
                <w:rFonts w:eastAsia="Calibri" w:cs="Arial"/>
                <w:color w:val="FFFFFF" w:themeColor="background1"/>
                <w:kern w:val="0"/>
                <w:szCs w:val="24"/>
                <w14:ligatures w14:val="none"/>
              </w:rPr>
            </w:pPr>
            <w:hyperlink r:id="rId11" w:history="1">
              <w:r w:rsidRPr="00C509A9">
                <w:rPr>
                  <w:rFonts w:ascii="Times New Roman" w:eastAsia="Calibri" w:hAnsi="Times New Roman" w:cs="Arial"/>
                  <w:color w:val="FFFFFF" w:themeColor="background1"/>
                  <w:kern w:val="0"/>
                  <w:szCs w:val="24"/>
                  <w:u w:val="single"/>
                  <w14:ligatures w14:val="none"/>
                </w:rPr>
                <w:t>Summary - Overview</w:t>
              </w:r>
            </w:hyperlink>
          </w:p>
        </w:tc>
      </w:tr>
      <w:tr w:rsidR="002D4F77" w:rsidRPr="002D4F77" w14:paraId="200F35F7" w14:textId="77777777" w:rsidTr="00C509A9">
        <w:trPr>
          <w:tblCellSpacing w:w="15" w:type="dxa"/>
        </w:trPr>
        <w:tc>
          <w:tcPr>
            <w:tcW w:w="0" w:type="auto"/>
            <w:tcMar>
              <w:top w:w="15" w:type="dxa"/>
              <w:left w:w="15" w:type="dxa"/>
              <w:bottom w:w="15" w:type="dxa"/>
              <w:right w:w="15" w:type="dxa"/>
            </w:tcMar>
            <w:vAlign w:val="center"/>
            <w:hideMark/>
          </w:tcPr>
          <w:p w14:paraId="3DA9C75C"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Related Assets / Alternatives</w:t>
            </w:r>
          </w:p>
        </w:tc>
        <w:tc>
          <w:tcPr>
            <w:tcW w:w="0" w:type="auto"/>
            <w:tcMar>
              <w:top w:w="15" w:type="dxa"/>
              <w:left w:w="15" w:type="dxa"/>
              <w:bottom w:w="15" w:type="dxa"/>
              <w:right w:w="15" w:type="dxa"/>
            </w:tcMar>
            <w:vAlign w:val="center"/>
          </w:tcPr>
          <w:p w14:paraId="3551D96F" w14:textId="77777777" w:rsidR="00C509A9" w:rsidRPr="00C509A9" w:rsidRDefault="00C509A9" w:rsidP="00C509A9">
            <w:pPr>
              <w:spacing w:after="0" w:line="240" w:lineRule="auto"/>
              <w:rPr>
                <w:rFonts w:eastAsia="Calibri" w:cs="Arial"/>
                <w:color w:val="FFFFFF" w:themeColor="background1"/>
                <w:kern w:val="0"/>
                <w:szCs w:val="24"/>
                <w14:ligatures w14:val="none"/>
              </w:rPr>
            </w:pPr>
          </w:p>
        </w:tc>
      </w:tr>
    </w:tbl>
    <w:p w14:paraId="6305F2C7" w14:textId="45729D6B" w:rsidR="00841C41" w:rsidRPr="007E2549" w:rsidRDefault="00841C41" w:rsidP="00841C41">
      <w:pPr>
        <w:spacing w:before="960"/>
        <w:jc w:val="left"/>
        <w:rPr>
          <w:bCs/>
          <w:sz w:val="22"/>
        </w:rPr>
        <w:sectPr w:rsidR="00841C41" w:rsidRPr="007E2549" w:rsidSect="0041180A">
          <w:headerReference w:type="default" r:id="rId12"/>
          <w:footerReference w:type="default" r:id="rId13"/>
          <w:pgSz w:w="23040" w:h="15840"/>
          <w:pgMar w:top="5760" w:right="1440" w:bottom="1440" w:left="1440" w:header="720" w:footer="720" w:gutter="0"/>
          <w:cols w:space="720"/>
          <w:docGrid w:linePitch="272"/>
        </w:sectPr>
      </w:pPr>
      <w:r w:rsidRPr="007E2549">
        <w:rPr>
          <w:bCs/>
          <w:noProof/>
          <w:sz w:val="22"/>
        </w:rPr>
        <w:drawing>
          <wp:anchor distT="0" distB="0" distL="114300" distR="114300" simplePos="0" relativeHeight="251658241" behindDoc="0" locked="0" layoutInCell="1" allowOverlap="1" wp14:anchorId="4F6AB54E" wp14:editId="1C4C047B">
            <wp:simplePos x="10947400" y="5270500"/>
            <wp:positionH relativeFrom="margin">
              <wp:align>right</wp:align>
            </wp:positionH>
            <wp:positionV relativeFrom="margin">
              <wp:align>bottom</wp:align>
            </wp:positionV>
            <wp:extent cx="939800" cy="977900"/>
            <wp:effectExtent l="0" t="0" r="0" b="0"/>
            <wp:wrapSquare wrapText="bothSides"/>
            <wp:docPr id="10045531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39800" cy="977900"/>
                    </a:xfrm>
                    <a:prstGeom prst="rect">
                      <a:avLst/>
                    </a:prstGeom>
                    <a:noFill/>
                    <a:ln>
                      <a:noFill/>
                    </a:ln>
                  </pic:spPr>
                </pic:pic>
              </a:graphicData>
            </a:graphic>
          </wp:anchor>
        </w:drawing>
      </w:r>
    </w:p>
    <w:p w14:paraId="3127610B" w14:textId="77777777" w:rsidR="00A8209F" w:rsidRDefault="00531239" w:rsidP="0063039B">
      <w:pPr>
        <w:pStyle w:val="TOCHeading"/>
        <w:rPr>
          <w:rFonts w:eastAsiaTheme="minorEastAsia" w:cstheme="minorBidi"/>
          <w:b w:val="0"/>
          <w:bCs w:val="0"/>
          <w:kern w:val="2"/>
          <w:sz w:val="20"/>
          <w:szCs w:val="20"/>
          <w14:ligatures w14:val="standardContextual"/>
        </w:rPr>
      </w:pPr>
      <w:r w:rsidRPr="007E2549">
        <w:rPr>
          <w:bCs w:val="0"/>
          <w:noProof/>
          <w:sz w:val="22"/>
        </w:rPr>
        <w:lastRenderedPageBreak/>
        <w:drawing>
          <wp:anchor distT="0" distB="0" distL="114300" distR="114300" simplePos="0" relativeHeight="251658240" behindDoc="0" locked="0" layoutInCell="1" allowOverlap="0" wp14:anchorId="3FEC6EE2" wp14:editId="6C66AC4A">
            <wp:simplePos x="0" y="0"/>
            <wp:positionH relativeFrom="margin">
              <wp:posOffset>15365114</wp:posOffset>
            </wp:positionH>
            <wp:positionV relativeFrom="margin">
              <wp:posOffset>10412863</wp:posOffset>
            </wp:positionV>
            <wp:extent cx="904240" cy="93599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137477109"/>
    </w:p>
    <w:sdt>
      <w:sdtPr>
        <w:rPr>
          <w:rFonts w:eastAsiaTheme="minorEastAsia"/>
          <w:b/>
          <w:bCs/>
          <w:szCs w:val="20"/>
        </w:rPr>
        <w:id w:val="2020146546"/>
        <w:docPartObj>
          <w:docPartGallery w:val="Table of Contents"/>
          <w:docPartUnique/>
        </w:docPartObj>
      </w:sdtPr>
      <w:sdtEndPr>
        <w:rPr>
          <w:b w:val="0"/>
          <w:bCs w:val="0"/>
        </w:rPr>
      </w:sdtEndPr>
      <w:sdtContent>
        <w:p w14:paraId="49341C8F" w14:textId="59912AE4" w:rsidR="00A27D7B" w:rsidRPr="00CC3970" w:rsidRDefault="6A272879" w:rsidP="00A8209F">
          <w:pPr>
            <w:rPr>
              <w:rStyle w:val="Heading1Char"/>
              <w:rFonts w:eastAsiaTheme="minorHAnsi"/>
            </w:rPr>
          </w:pPr>
          <w:r w:rsidRPr="00CC3970">
            <w:rPr>
              <w:rStyle w:val="Heading1Char"/>
              <w:rFonts w:eastAsiaTheme="minorHAnsi"/>
            </w:rPr>
            <w:t>Contents</w:t>
          </w:r>
        </w:p>
        <w:p w14:paraId="69A468E8" w14:textId="54558B8C" w:rsidR="00C918BE" w:rsidRDefault="742C9285">
          <w:pPr>
            <w:pStyle w:val="TOC1"/>
            <w:tabs>
              <w:tab w:val="right" w:leader="dot" w:pos="11510"/>
            </w:tabs>
            <w:rPr>
              <w:rFonts w:asciiTheme="minorHAnsi" w:eastAsiaTheme="minorEastAsia" w:hAnsiTheme="minorHAnsi"/>
              <w:noProof/>
              <w:sz w:val="24"/>
              <w:szCs w:val="24"/>
            </w:rPr>
          </w:pPr>
          <w:r>
            <w:fldChar w:fldCharType="begin"/>
          </w:r>
          <w:r w:rsidR="00A27D7B">
            <w:instrText>TOC \o "1-3" \z \u \h</w:instrText>
          </w:r>
          <w:r>
            <w:fldChar w:fldCharType="separate"/>
          </w:r>
          <w:hyperlink w:anchor="_Toc213060579" w:history="1">
            <w:r w:rsidR="00C918BE" w:rsidRPr="005A58D4">
              <w:rPr>
                <w:rStyle w:val="Hyperlink"/>
                <w:noProof/>
              </w:rPr>
              <w:t>Introduction</w:t>
            </w:r>
            <w:r w:rsidR="00C918BE">
              <w:rPr>
                <w:noProof/>
                <w:webHidden/>
              </w:rPr>
              <w:tab/>
            </w:r>
            <w:r w:rsidR="00C918BE">
              <w:rPr>
                <w:noProof/>
                <w:webHidden/>
              </w:rPr>
              <w:fldChar w:fldCharType="begin"/>
            </w:r>
            <w:r w:rsidR="00C918BE">
              <w:rPr>
                <w:noProof/>
                <w:webHidden/>
              </w:rPr>
              <w:instrText xml:space="preserve"> PAGEREF _Toc213060579 \h </w:instrText>
            </w:r>
            <w:r w:rsidR="00C918BE">
              <w:rPr>
                <w:noProof/>
                <w:webHidden/>
              </w:rPr>
            </w:r>
            <w:r w:rsidR="00C918BE">
              <w:rPr>
                <w:noProof/>
                <w:webHidden/>
              </w:rPr>
              <w:fldChar w:fldCharType="separate"/>
            </w:r>
            <w:r w:rsidR="00F17CD1">
              <w:rPr>
                <w:noProof/>
                <w:webHidden/>
              </w:rPr>
              <w:t>3</w:t>
            </w:r>
            <w:r w:rsidR="00C918BE">
              <w:rPr>
                <w:noProof/>
                <w:webHidden/>
              </w:rPr>
              <w:fldChar w:fldCharType="end"/>
            </w:r>
          </w:hyperlink>
        </w:p>
        <w:p w14:paraId="63597EB2" w14:textId="296A008B" w:rsidR="00C918BE" w:rsidRDefault="00C918BE">
          <w:pPr>
            <w:pStyle w:val="TOC2"/>
            <w:tabs>
              <w:tab w:val="right" w:leader="dot" w:pos="11510"/>
            </w:tabs>
            <w:rPr>
              <w:rFonts w:asciiTheme="minorHAnsi" w:eastAsiaTheme="minorEastAsia" w:hAnsiTheme="minorHAnsi"/>
              <w:noProof/>
              <w:sz w:val="24"/>
              <w:szCs w:val="24"/>
            </w:rPr>
          </w:pPr>
          <w:hyperlink w:anchor="_Toc213060580" w:history="1">
            <w:r w:rsidRPr="005A58D4">
              <w:rPr>
                <w:rStyle w:val="Hyperlink"/>
                <w:noProof/>
              </w:rPr>
              <w:t>Purpose</w:t>
            </w:r>
            <w:r>
              <w:rPr>
                <w:noProof/>
                <w:webHidden/>
              </w:rPr>
              <w:tab/>
            </w:r>
            <w:r>
              <w:rPr>
                <w:noProof/>
                <w:webHidden/>
              </w:rPr>
              <w:fldChar w:fldCharType="begin"/>
            </w:r>
            <w:r>
              <w:rPr>
                <w:noProof/>
                <w:webHidden/>
              </w:rPr>
              <w:instrText xml:space="preserve"> PAGEREF _Toc213060580 \h </w:instrText>
            </w:r>
            <w:r>
              <w:rPr>
                <w:noProof/>
                <w:webHidden/>
              </w:rPr>
            </w:r>
            <w:r>
              <w:rPr>
                <w:noProof/>
                <w:webHidden/>
              </w:rPr>
              <w:fldChar w:fldCharType="separate"/>
            </w:r>
            <w:r w:rsidR="00F17CD1">
              <w:rPr>
                <w:noProof/>
                <w:webHidden/>
              </w:rPr>
              <w:t>3</w:t>
            </w:r>
            <w:r>
              <w:rPr>
                <w:noProof/>
                <w:webHidden/>
              </w:rPr>
              <w:fldChar w:fldCharType="end"/>
            </w:r>
          </w:hyperlink>
        </w:p>
        <w:p w14:paraId="7B5E5A83" w14:textId="3A8100A4" w:rsidR="00C918BE" w:rsidRDefault="00C918BE">
          <w:pPr>
            <w:pStyle w:val="TOC2"/>
            <w:tabs>
              <w:tab w:val="right" w:leader="dot" w:pos="11510"/>
            </w:tabs>
            <w:rPr>
              <w:rFonts w:asciiTheme="minorHAnsi" w:eastAsiaTheme="minorEastAsia" w:hAnsiTheme="minorHAnsi"/>
              <w:noProof/>
              <w:sz w:val="24"/>
              <w:szCs w:val="24"/>
            </w:rPr>
          </w:pPr>
          <w:hyperlink w:anchor="_Toc213060581" w:history="1">
            <w:r w:rsidRPr="005A58D4">
              <w:rPr>
                <w:rStyle w:val="Hyperlink"/>
                <w:noProof/>
              </w:rPr>
              <w:t>Target Audience</w:t>
            </w:r>
            <w:r>
              <w:rPr>
                <w:noProof/>
                <w:webHidden/>
              </w:rPr>
              <w:tab/>
            </w:r>
            <w:r>
              <w:rPr>
                <w:noProof/>
                <w:webHidden/>
              </w:rPr>
              <w:fldChar w:fldCharType="begin"/>
            </w:r>
            <w:r>
              <w:rPr>
                <w:noProof/>
                <w:webHidden/>
              </w:rPr>
              <w:instrText xml:space="preserve"> PAGEREF _Toc213060581 \h </w:instrText>
            </w:r>
            <w:r>
              <w:rPr>
                <w:noProof/>
                <w:webHidden/>
              </w:rPr>
            </w:r>
            <w:r>
              <w:rPr>
                <w:noProof/>
                <w:webHidden/>
              </w:rPr>
              <w:fldChar w:fldCharType="separate"/>
            </w:r>
            <w:r w:rsidR="00F17CD1">
              <w:rPr>
                <w:noProof/>
                <w:webHidden/>
              </w:rPr>
              <w:t>3</w:t>
            </w:r>
            <w:r>
              <w:rPr>
                <w:noProof/>
                <w:webHidden/>
              </w:rPr>
              <w:fldChar w:fldCharType="end"/>
            </w:r>
          </w:hyperlink>
        </w:p>
        <w:p w14:paraId="6DC34A59" w14:textId="32603137" w:rsidR="00C918BE" w:rsidRDefault="00C918BE">
          <w:pPr>
            <w:pStyle w:val="TOC2"/>
            <w:tabs>
              <w:tab w:val="right" w:leader="dot" w:pos="11510"/>
            </w:tabs>
            <w:rPr>
              <w:rFonts w:asciiTheme="minorHAnsi" w:eastAsiaTheme="minorEastAsia" w:hAnsiTheme="minorHAnsi"/>
              <w:noProof/>
              <w:sz w:val="24"/>
              <w:szCs w:val="24"/>
            </w:rPr>
          </w:pPr>
          <w:hyperlink w:anchor="_Toc213060582" w:history="1">
            <w:r w:rsidRPr="005A58D4">
              <w:rPr>
                <w:rStyle w:val="Hyperlink"/>
                <w:noProof/>
              </w:rPr>
              <w:t>Business Contacts</w:t>
            </w:r>
            <w:r>
              <w:rPr>
                <w:noProof/>
                <w:webHidden/>
              </w:rPr>
              <w:tab/>
            </w:r>
            <w:r>
              <w:rPr>
                <w:noProof/>
                <w:webHidden/>
              </w:rPr>
              <w:fldChar w:fldCharType="begin"/>
            </w:r>
            <w:r>
              <w:rPr>
                <w:noProof/>
                <w:webHidden/>
              </w:rPr>
              <w:instrText xml:space="preserve"> PAGEREF _Toc213060582 \h </w:instrText>
            </w:r>
            <w:r>
              <w:rPr>
                <w:noProof/>
                <w:webHidden/>
              </w:rPr>
            </w:r>
            <w:r>
              <w:rPr>
                <w:noProof/>
                <w:webHidden/>
              </w:rPr>
              <w:fldChar w:fldCharType="separate"/>
            </w:r>
            <w:r w:rsidR="00F17CD1">
              <w:rPr>
                <w:noProof/>
                <w:webHidden/>
              </w:rPr>
              <w:t>3</w:t>
            </w:r>
            <w:r>
              <w:rPr>
                <w:noProof/>
                <w:webHidden/>
              </w:rPr>
              <w:fldChar w:fldCharType="end"/>
            </w:r>
          </w:hyperlink>
        </w:p>
        <w:p w14:paraId="780834C9" w14:textId="3443B158" w:rsidR="00C918BE" w:rsidRDefault="00C918BE">
          <w:pPr>
            <w:pStyle w:val="TOC2"/>
            <w:tabs>
              <w:tab w:val="right" w:leader="dot" w:pos="11510"/>
            </w:tabs>
            <w:rPr>
              <w:rFonts w:asciiTheme="minorHAnsi" w:eastAsiaTheme="minorEastAsia" w:hAnsiTheme="minorHAnsi"/>
              <w:noProof/>
              <w:sz w:val="24"/>
              <w:szCs w:val="24"/>
            </w:rPr>
          </w:pPr>
          <w:hyperlink w:anchor="_Toc213060583" w:history="1">
            <w:r w:rsidRPr="005A58D4">
              <w:rPr>
                <w:rStyle w:val="Hyperlink"/>
                <w:noProof/>
              </w:rPr>
              <w:t>Technical Contacts</w:t>
            </w:r>
            <w:r>
              <w:rPr>
                <w:noProof/>
                <w:webHidden/>
              </w:rPr>
              <w:tab/>
            </w:r>
            <w:r>
              <w:rPr>
                <w:noProof/>
                <w:webHidden/>
              </w:rPr>
              <w:fldChar w:fldCharType="begin"/>
            </w:r>
            <w:r>
              <w:rPr>
                <w:noProof/>
                <w:webHidden/>
              </w:rPr>
              <w:instrText xml:space="preserve"> PAGEREF _Toc213060583 \h </w:instrText>
            </w:r>
            <w:r>
              <w:rPr>
                <w:noProof/>
                <w:webHidden/>
              </w:rPr>
            </w:r>
            <w:r>
              <w:rPr>
                <w:noProof/>
                <w:webHidden/>
              </w:rPr>
              <w:fldChar w:fldCharType="separate"/>
            </w:r>
            <w:r w:rsidR="00F17CD1">
              <w:rPr>
                <w:noProof/>
                <w:webHidden/>
              </w:rPr>
              <w:t>3</w:t>
            </w:r>
            <w:r>
              <w:rPr>
                <w:noProof/>
                <w:webHidden/>
              </w:rPr>
              <w:fldChar w:fldCharType="end"/>
            </w:r>
          </w:hyperlink>
        </w:p>
        <w:p w14:paraId="6DDDF7FB" w14:textId="615185D0" w:rsidR="00C918BE" w:rsidRDefault="00C918BE">
          <w:pPr>
            <w:pStyle w:val="TOC2"/>
            <w:tabs>
              <w:tab w:val="right" w:leader="dot" w:pos="11510"/>
            </w:tabs>
            <w:rPr>
              <w:rFonts w:asciiTheme="minorHAnsi" w:eastAsiaTheme="minorEastAsia" w:hAnsiTheme="minorHAnsi"/>
              <w:noProof/>
              <w:sz w:val="24"/>
              <w:szCs w:val="24"/>
            </w:rPr>
          </w:pPr>
          <w:hyperlink w:anchor="_Toc213060584" w:history="1">
            <w:r w:rsidRPr="005A58D4">
              <w:rPr>
                <w:rStyle w:val="Hyperlink"/>
                <w:noProof/>
              </w:rPr>
              <w:t>Prerequisites</w:t>
            </w:r>
            <w:r>
              <w:rPr>
                <w:noProof/>
                <w:webHidden/>
              </w:rPr>
              <w:tab/>
            </w:r>
            <w:r>
              <w:rPr>
                <w:noProof/>
                <w:webHidden/>
              </w:rPr>
              <w:fldChar w:fldCharType="begin"/>
            </w:r>
            <w:r>
              <w:rPr>
                <w:noProof/>
                <w:webHidden/>
              </w:rPr>
              <w:instrText xml:space="preserve"> PAGEREF _Toc213060584 \h </w:instrText>
            </w:r>
            <w:r>
              <w:rPr>
                <w:noProof/>
                <w:webHidden/>
              </w:rPr>
            </w:r>
            <w:r>
              <w:rPr>
                <w:noProof/>
                <w:webHidden/>
              </w:rPr>
              <w:fldChar w:fldCharType="separate"/>
            </w:r>
            <w:r w:rsidR="00F17CD1">
              <w:rPr>
                <w:noProof/>
                <w:webHidden/>
              </w:rPr>
              <w:t>3</w:t>
            </w:r>
            <w:r>
              <w:rPr>
                <w:noProof/>
                <w:webHidden/>
              </w:rPr>
              <w:fldChar w:fldCharType="end"/>
            </w:r>
          </w:hyperlink>
        </w:p>
        <w:p w14:paraId="777F46DA" w14:textId="56639B14" w:rsidR="00C918BE" w:rsidRDefault="00C918BE">
          <w:pPr>
            <w:pStyle w:val="TOC2"/>
            <w:tabs>
              <w:tab w:val="right" w:leader="dot" w:pos="11510"/>
            </w:tabs>
            <w:rPr>
              <w:rFonts w:asciiTheme="minorHAnsi" w:eastAsiaTheme="minorEastAsia" w:hAnsiTheme="minorHAnsi"/>
              <w:noProof/>
              <w:sz w:val="24"/>
              <w:szCs w:val="24"/>
            </w:rPr>
          </w:pPr>
          <w:hyperlink w:anchor="_Toc213060585" w:history="1">
            <w:r w:rsidRPr="005A58D4">
              <w:rPr>
                <w:rStyle w:val="Hyperlink"/>
                <w:noProof/>
              </w:rPr>
              <w:t>Cloud Resources</w:t>
            </w:r>
            <w:r>
              <w:rPr>
                <w:noProof/>
                <w:webHidden/>
              </w:rPr>
              <w:tab/>
            </w:r>
            <w:r>
              <w:rPr>
                <w:noProof/>
                <w:webHidden/>
              </w:rPr>
              <w:fldChar w:fldCharType="begin"/>
            </w:r>
            <w:r>
              <w:rPr>
                <w:noProof/>
                <w:webHidden/>
              </w:rPr>
              <w:instrText xml:space="preserve"> PAGEREF _Toc213060585 \h </w:instrText>
            </w:r>
            <w:r>
              <w:rPr>
                <w:noProof/>
                <w:webHidden/>
              </w:rPr>
            </w:r>
            <w:r>
              <w:rPr>
                <w:noProof/>
                <w:webHidden/>
              </w:rPr>
              <w:fldChar w:fldCharType="separate"/>
            </w:r>
            <w:r w:rsidR="00F17CD1">
              <w:rPr>
                <w:noProof/>
                <w:webHidden/>
              </w:rPr>
              <w:t>3</w:t>
            </w:r>
            <w:r>
              <w:rPr>
                <w:noProof/>
                <w:webHidden/>
              </w:rPr>
              <w:fldChar w:fldCharType="end"/>
            </w:r>
          </w:hyperlink>
        </w:p>
        <w:p w14:paraId="68CDFDF9" w14:textId="507519E6" w:rsidR="00C918BE" w:rsidRDefault="00C918BE">
          <w:pPr>
            <w:pStyle w:val="TOC2"/>
            <w:tabs>
              <w:tab w:val="right" w:leader="dot" w:pos="11510"/>
            </w:tabs>
            <w:rPr>
              <w:rFonts w:asciiTheme="minorHAnsi" w:eastAsiaTheme="minorEastAsia" w:hAnsiTheme="minorHAnsi"/>
              <w:noProof/>
              <w:sz w:val="24"/>
              <w:szCs w:val="24"/>
            </w:rPr>
          </w:pPr>
          <w:hyperlink w:anchor="_Toc213060586" w:history="1">
            <w:r w:rsidRPr="005A58D4">
              <w:rPr>
                <w:rStyle w:val="Hyperlink"/>
                <w:noProof/>
              </w:rPr>
              <w:t>Deployment</w:t>
            </w:r>
            <w:r>
              <w:rPr>
                <w:noProof/>
                <w:webHidden/>
              </w:rPr>
              <w:tab/>
            </w:r>
            <w:r>
              <w:rPr>
                <w:noProof/>
                <w:webHidden/>
              </w:rPr>
              <w:fldChar w:fldCharType="begin"/>
            </w:r>
            <w:r>
              <w:rPr>
                <w:noProof/>
                <w:webHidden/>
              </w:rPr>
              <w:instrText xml:space="preserve"> PAGEREF _Toc213060586 \h </w:instrText>
            </w:r>
            <w:r>
              <w:rPr>
                <w:noProof/>
                <w:webHidden/>
              </w:rPr>
            </w:r>
            <w:r>
              <w:rPr>
                <w:noProof/>
                <w:webHidden/>
              </w:rPr>
              <w:fldChar w:fldCharType="separate"/>
            </w:r>
            <w:r w:rsidR="00F17CD1">
              <w:rPr>
                <w:noProof/>
                <w:webHidden/>
              </w:rPr>
              <w:t>3</w:t>
            </w:r>
            <w:r>
              <w:rPr>
                <w:noProof/>
                <w:webHidden/>
              </w:rPr>
              <w:fldChar w:fldCharType="end"/>
            </w:r>
          </w:hyperlink>
        </w:p>
        <w:p w14:paraId="41951F23" w14:textId="467EB076" w:rsidR="00C918BE" w:rsidRDefault="00C918BE">
          <w:pPr>
            <w:pStyle w:val="TOC2"/>
            <w:tabs>
              <w:tab w:val="right" w:leader="dot" w:pos="11510"/>
            </w:tabs>
            <w:rPr>
              <w:rFonts w:asciiTheme="minorHAnsi" w:eastAsiaTheme="minorEastAsia" w:hAnsiTheme="minorHAnsi"/>
              <w:noProof/>
              <w:sz w:val="24"/>
              <w:szCs w:val="24"/>
            </w:rPr>
          </w:pPr>
          <w:hyperlink w:anchor="_Toc213060587" w:history="1">
            <w:r w:rsidRPr="005A58D4">
              <w:rPr>
                <w:rStyle w:val="Hyperlink"/>
                <w:noProof/>
              </w:rPr>
              <w:t>Related Links</w:t>
            </w:r>
            <w:r>
              <w:rPr>
                <w:noProof/>
                <w:webHidden/>
              </w:rPr>
              <w:tab/>
            </w:r>
            <w:r>
              <w:rPr>
                <w:noProof/>
                <w:webHidden/>
              </w:rPr>
              <w:fldChar w:fldCharType="begin"/>
            </w:r>
            <w:r>
              <w:rPr>
                <w:noProof/>
                <w:webHidden/>
              </w:rPr>
              <w:instrText xml:space="preserve"> PAGEREF _Toc213060587 \h </w:instrText>
            </w:r>
            <w:r>
              <w:rPr>
                <w:noProof/>
                <w:webHidden/>
              </w:rPr>
            </w:r>
            <w:r>
              <w:rPr>
                <w:noProof/>
                <w:webHidden/>
              </w:rPr>
              <w:fldChar w:fldCharType="separate"/>
            </w:r>
            <w:r w:rsidR="00F17CD1">
              <w:rPr>
                <w:noProof/>
                <w:webHidden/>
              </w:rPr>
              <w:t>3</w:t>
            </w:r>
            <w:r>
              <w:rPr>
                <w:noProof/>
                <w:webHidden/>
              </w:rPr>
              <w:fldChar w:fldCharType="end"/>
            </w:r>
          </w:hyperlink>
        </w:p>
        <w:p w14:paraId="10D847DA" w14:textId="2D19FD79" w:rsidR="00C918BE" w:rsidRDefault="00C918BE">
          <w:pPr>
            <w:pStyle w:val="TOC2"/>
            <w:tabs>
              <w:tab w:val="right" w:leader="dot" w:pos="11510"/>
            </w:tabs>
            <w:rPr>
              <w:rFonts w:asciiTheme="minorHAnsi" w:eastAsiaTheme="minorEastAsia" w:hAnsiTheme="minorHAnsi"/>
              <w:noProof/>
              <w:sz w:val="24"/>
              <w:szCs w:val="24"/>
            </w:rPr>
          </w:pPr>
          <w:hyperlink w:anchor="_Toc213060588" w:history="1">
            <w:r w:rsidRPr="005A58D4">
              <w:rPr>
                <w:rStyle w:val="Hyperlink"/>
                <w:noProof/>
              </w:rPr>
              <w:t>Glossary</w:t>
            </w:r>
            <w:r>
              <w:rPr>
                <w:noProof/>
                <w:webHidden/>
              </w:rPr>
              <w:tab/>
            </w:r>
            <w:r>
              <w:rPr>
                <w:noProof/>
                <w:webHidden/>
              </w:rPr>
              <w:fldChar w:fldCharType="begin"/>
            </w:r>
            <w:r>
              <w:rPr>
                <w:noProof/>
                <w:webHidden/>
              </w:rPr>
              <w:instrText xml:space="preserve"> PAGEREF _Toc213060588 \h </w:instrText>
            </w:r>
            <w:r>
              <w:rPr>
                <w:noProof/>
                <w:webHidden/>
              </w:rPr>
            </w:r>
            <w:r>
              <w:rPr>
                <w:noProof/>
                <w:webHidden/>
              </w:rPr>
              <w:fldChar w:fldCharType="separate"/>
            </w:r>
            <w:r w:rsidR="00F17CD1">
              <w:rPr>
                <w:noProof/>
                <w:webHidden/>
              </w:rPr>
              <w:t>3</w:t>
            </w:r>
            <w:r>
              <w:rPr>
                <w:noProof/>
                <w:webHidden/>
              </w:rPr>
              <w:fldChar w:fldCharType="end"/>
            </w:r>
          </w:hyperlink>
        </w:p>
        <w:p w14:paraId="54492A45" w14:textId="68CB6FB4" w:rsidR="00C918BE" w:rsidRDefault="00C918BE">
          <w:pPr>
            <w:pStyle w:val="TOC1"/>
            <w:tabs>
              <w:tab w:val="right" w:leader="dot" w:pos="11510"/>
            </w:tabs>
            <w:rPr>
              <w:rFonts w:asciiTheme="minorHAnsi" w:eastAsiaTheme="minorEastAsia" w:hAnsiTheme="minorHAnsi"/>
              <w:noProof/>
              <w:sz w:val="24"/>
              <w:szCs w:val="24"/>
            </w:rPr>
          </w:pPr>
          <w:hyperlink w:anchor="_Toc213060589" w:history="1">
            <w:r w:rsidRPr="005A58D4">
              <w:rPr>
                <w:rStyle w:val="Hyperlink"/>
                <w:noProof/>
              </w:rPr>
              <w:t>Expert Knowledge Submission Architecture</w:t>
            </w:r>
            <w:r>
              <w:rPr>
                <w:noProof/>
                <w:webHidden/>
              </w:rPr>
              <w:tab/>
            </w:r>
            <w:r>
              <w:rPr>
                <w:noProof/>
                <w:webHidden/>
              </w:rPr>
              <w:fldChar w:fldCharType="begin"/>
            </w:r>
            <w:r>
              <w:rPr>
                <w:noProof/>
                <w:webHidden/>
              </w:rPr>
              <w:instrText xml:space="preserve"> PAGEREF _Toc213060589 \h </w:instrText>
            </w:r>
            <w:r>
              <w:rPr>
                <w:noProof/>
                <w:webHidden/>
              </w:rPr>
            </w:r>
            <w:r>
              <w:rPr>
                <w:noProof/>
                <w:webHidden/>
              </w:rPr>
              <w:fldChar w:fldCharType="separate"/>
            </w:r>
            <w:r w:rsidR="00F17CD1">
              <w:rPr>
                <w:noProof/>
                <w:webHidden/>
              </w:rPr>
              <w:t>4</w:t>
            </w:r>
            <w:r>
              <w:rPr>
                <w:noProof/>
                <w:webHidden/>
              </w:rPr>
              <w:fldChar w:fldCharType="end"/>
            </w:r>
          </w:hyperlink>
        </w:p>
        <w:p w14:paraId="15E77C20" w14:textId="30801E13" w:rsidR="00C918BE" w:rsidRDefault="00C918BE">
          <w:pPr>
            <w:pStyle w:val="TOC1"/>
            <w:tabs>
              <w:tab w:val="right" w:leader="dot" w:pos="11510"/>
            </w:tabs>
            <w:rPr>
              <w:rFonts w:asciiTheme="minorHAnsi" w:eastAsiaTheme="minorEastAsia" w:hAnsiTheme="minorHAnsi"/>
              <w:noProof/>
              <w:sz w:val="24"/>
              <w:szCs w:val="24"/>
            </w:rPr>
          </w:pPr>
          <w:hyperlink w:anchor="_Toc213060590" w:history="1">
            <w:r w:rsidRPr="005A58D4">
              <w:rPr>
                <w:rStyle w:val="Hyperlink"/>
                <w:noProof/>
              </w:rPr>
              <w:t>Validation Agent Workflow</w:t>
            </w:r>
            <w:r>
              <w:rPr>
                <w:noProof/>
                <w:webHidden/>
              </w:rPr>
              <w:tab/>
            </w:r>
            <w:r>
              <w:rPr>
                <w:noProof/>
                <w:webHidden/>
              </w:rPr>
              <w:fldChar w:fldCharType="begin"/>
            </w:r>
            <w:r>
              <w:rPr>
                <w:noProof/>
                <w:webHidden/>
              </w:rPr>
              <w:instrText xml:space="preserve"> PAGEREF _Toc213060590 \h </w:instrText>
            </w:r>
            <w:r>
              <w:rPr>
                <w:noProof/>
                <w:webHidden/>
              </w:rPr>
            </w:r>
            <w:r>
              <w:rPr>
                <w:noProof/>
                <w:webHidden/>
              </w:rPr>
              <w:fldChar w:fldCharType="separate"/>
            </w:r>
            <w:r w:rsidR="00F17CD1">
              <w:rPr>
                <w:noProof/>
                <w:webHidden/>
              </w:rPr>
              <w:t>5</w:t>
            </w:r>
            <w:r>
              <w:rPr>
                <w:noProof/>
                <w:webHidden/>
              </w:rPr>
              <w:fldChar w:fldCharType="end"/>
            </w:r>
          </w:hyperlink>
        </w:p>
        <w:p w14:paraId="6C91900B" w14:textId="4ED03C2C" w:rsidR="00C918BE" w:rsidRDefault="00C918BE">
          <w:pPr>
            <w:pStyle w:val="TOC1"/>
            <w:tabs>
              <w:tab w:val="right" w:leader="dot" w:pos="11510"/>
            </w:tabs>
            <w:rPr>
              <w:rFonts w:asciiTheme="minorHAnsi" w:eastAsiaTheme="minorEastAsia" w:hAnsiTheme="minorHAnsi"/>
              <w:noProof/>
              <w:sz w:val="24"/>
              <w:szCs w:val="24"/>
            </w:rPr>
          </w:pPr>
          <w:hyperlink w:anchor="_Toc213060591" w:history="1">
            <w:r w:rsidRPr="005A58D4">
              <w:rPr>
                <w:rStyle w:val="Hyperlink"/>
                <w:noProof/>
              </w:rPr>
              <w:t>Reviewer workflow- Approve/Reject</w:t>
            </w:r>
            <w:r>
              <w:rPr>
                <w:noProof/>
                <w:webHidden/>
              </w:rPr>
              <w:tab/>
            </w:r>
            <w:r>
              <w:rPr>
                <w:noProof/>
                <w:webHidden/>
              </w:rPr>
              <w:fldChar w:fldCharType="begin"/>
            </w:r>
            <w:r>
              <w:rPr>
                <w:noProof/>
                <w:webHidden/>
              </w:rPr>
              <w:instrText xml:space="preserve"> PAGEREF _Toc213060591 \h </w:instrText>
            </w:r>
            <w:r>
              <w:rPr>
                <w:noProof/>
                <w:webHidden/>
              </w:rPr>
            </w:r>
            <w:r>
              <w:rPr>
                <w:noProof/>
                <w:webHidden/>
              </w:rPr>
              <w:fldChar w:fldCharType="separate"/>
            </w:r>
            <w:r w:rsidR="00F17CD1">
              <w:rPr>
                <w:noProof/>
                <w:webHidden/>
              </w:rPr>
              <w:t>7</w:t>
            </w:r>
            <w:r>
              <w:rPr>
                <w:noProof/>
                <w:webHidden/>
              </w:rPr>
              <w:fldChar w:fldCharType="end"/>
            </w:r>
          </w:hyperlink>
        </w:p>
        <w:p w14:paraId="274FED95" w14:textId="36AAEF5E" w:rsidR="00C918BE" w:rsidRDefault="00C918BE">
          <w:pPr>
            <w:pStyle w:val="TOC1"/>
            <w:tabs>
              <w:tab w:val="right" w:leader="dot" w:pos="11510"/>
            </w:tabs>
            <w:rPr>
              <w:rFonts w:asciiTheme="minorHAnsi" w:eastAsiaTheme="minorEastAsia" w:hAnsiTheme="minorHAnsi"/>
              <w:noProof/>
              <w:sz w:val="24"/>
              <w:szCs w:val="24"/>
            </w:rPr>
          </w:pPr>
          <w:hyperlink w:anchor="_Toc213060592" w:history="1">
            <w:r w:rsidRPr="005A58D4">
              <w:rPr>
                <w:rStyle w:val="Hyperlink"/>
                <w:noProof/>
              </w:rPr>
              <w:t>Recommendation Generation</w:t>
            </w:r>
            <w:r>
              <w:rPr>
                <w:noProof/>
                <w:webHidden/>
              </w:rPr>
              <w:tab/>
            </w:r>
            <w:r>
              <w:rPr>
                <w:noProof/>
                <w:webHidden/>
              </w:rPr>
              <w:fldChar w:fldCharType="begin"/>
            </w:r>
            <w:r>
              <w:rPr>
                <w:noProof/>
                <w:webHidden/>
              </w:rPr>
              <w:instrText xml:space="preserve"> PAGEREF _Toc213060592 \h </w:instrText>
            </w:r>
            <w:r>
              <w:rPr>
                <w:noProof/>
                <w:webHidden/>
              </w:rPr>
            </w:r>
            <w:r>
              <w:rPr>
                <w:noProof/>
                <w:webHidden/>
              </w:rPr>
              <w:fldChar w:fldCharType="separate"/>
            </w:r>
            <w:r w:rsidR="00F17CD1">
              <w:rPr>
                <w:noProof/>
                <w:webHidden/>
              </w:rPr>
              <w:t>8</w:t>
            </w:r>
            <w:r>
              <w:rPr>
                <w:noProof/>
                <w:webHidden/>
              </w:rPr>
              <w:fldChar w:fldCharType="end"/>
            </w:r>
          </w:hyperlink>
        </w:p>
        <w:p w14:paraId="4F738B42" w14:textId="405A4312" w:rsidR="742C9285" w:rsidRPr="00AA004D" w:rsidRDefault="742C9285" w:rsidP="742C9285">
          <w:pPr>
            <w:pStyle w:val="TOC1"/>
            <w:tabs>
              <w:tab w:val="right" w:leader="dot" w:pos="8265"/>
            </w:tabs>
            <w:rPr>
              <w:rStyle w:val="Hyperlink"/>
              <w:noProof/>
              <w:lang w:val="en-IN" w:eastAsia="en-IN"/>
            </w:rPr>
          </w:pPr>
          <w:r>
            <w:fldChar w:fldCharType="end"/>
          </w:r>
        </w:p>
      </w:sdtContent>
    </w:sdt>
    <w:p w14:paraId="28AE55ED" w14:textId="77777777" w:rsidR="00BC6C8A" w:rsidRDefault="00BC6C8A" w:rsidP="0063039B">
      <w:pPr>
        <w:pStyle w:val="Heading1"/>
        <w:sectPr w:rsidR="00BC6C8A" w:rsidSect="00030D6F">
          <w:headerReference w:type="default" r:id="rId16"/>
          <w:footerReference w:type="default" r:id="rId17"/>
          <w:pgSz w:w="23040" w:h="15840"/>
          <w:pgMar w:top="4320" w:right="7200" w:bottom="1440" w:left="7200" w:header="720" w:footer="576" w:gutter="0"/>
          <w:cols w:space="720"/>
          <w:docGrid w:linePitch="272"/>
        </w:sectPr>
      </w:pPr>
    </w:p>
    <w:p w14:paraId="180C2DDA" w14:textId="0438A197" w:rsidR="2BA3116B" w:rsidRDefault="51B351C0" w:rsidP="0063039B">
      <w:pPr>
        <w:pStyle w:val="Heading1"/>
        <w:rPr>
          <w:lang w:val="en-IN"/>
        </w:rPr>
      </w:pPr>
      <w:bookmarkStart w:id="3" w:name="_Toc213060579"/>
      <w:r>
        <w:lastRenderedPageBreak/>
        <w:t>Introduction</w:t>
      </w:r>
      <w:bookmarkEnd w:id="3"/>
    </w:p>
    <w:p w14:paraId="085379B4" w14:textId="77777777" w:rsidR="00DA3575" w:rsidRDefault="00DA3575" w:rsidP="00F041A2">
      <w:pPr>
        <w:rPr>
          <w:lang w:val="en-IN"/>
        </w:rPr>
        <w:sectPr w:rsidR="00DA3575" w:rsidSect="00A23611">
          <w:pgSz w:w="23040" w:h="15840"/>
          <w:pgMar w:top="1440" w:right="1440" w:bottom="1440" w:left="1440" w:header="720" w:footer="576" w:gutter="0"/>
          <w:cols w:space="720"/>
          <w:docGrid w:linePitch="272"/>
        </w:sectPr>
      </w:pPr>
    </w:p>
    <w:p w14:paraId="6A868321" w14:textId="0262597C" w:rsidR="00970539" w:rsidRDefault="008C3093" w:rsidP="00F041A2">
      <w:pPr>
        <w:rPr>
          <w:lang w:val="en-IN"/>
        </w:rPr>
      </w:pPr>
      <w:r>
        <w:rPr>
          <w:lang w:val="en-IN"/>
        </w:rPr>
        <w:t>Industrial AI Foundation</w:t>
      </w:r>
      <w:r w:rsidR="00887D62" w:rsidRPr="00887D62">
        <w:rPr>
          <w:lang w:val="en-IN"/>
        </w:rPr>
        <w:t xml:space="preserve"> (</w:t>
      </w:r>
      <w:r>
        <w:rPr>
          <w:lang w:val="en-IN"/>
        </w:rPr>
        <w:t>IAI</w:t>
      </w:r>
      <w:r w:rsidR="00887D62" w:rsidRPr="00887D62">
        <w:rPr>
          <w:lang w:val="en-IN"/>
        </w:rPr>
        <w:t xml:space="preserve">) is a collection of software accelerators and tools, including </w:t>
      </w:r>
      <w:r w:rsidR="003E6B38">
        <w:rPr>
          <w:lang w:val="en-IN"/>
        </w:rPr>
        <w:t>D</w:t>
      </w:r>
      <w:r w:rsidR="00336216">
        <w:rPr>
          <w:lang w:val="en-IN"/>
        </w:rPr>
        <w:t>igital Twin Assistant</w:t>
      </w:r>
      <w:r w:rsidR="00887D62" w:rsidRPr="00887D62">
        <w:rPr>
          <w:lang w:val="en-IN"/>
        </w:rPr>
        <w:t xml:space="preserve">, that can be assembled to deliver client solutions. </w:t>
      </w:r>
      <w:r>
        <w:rPr>
          <w:lang w:val="en-IN"/>
        </w:rPr>
        <w:t>IAI</w:t>
      </w:r>
      <w:r w:rsidR="00887D62" w:rsidRPr="00887D62">
        <w:rPr>
          <w:lang w:val="en-IN"/>
        </w:rPr>
        <w:t xml:space="preserve"> accelerates the integration of product, process, and live data from disparate IT and OT systems, creating a comprehensive and contextualized view of operations to enable better decisions and optimized processes.</w:t>
      </w:r>
    </w:p>
    <w:bookmarkEnd w:id="0"/>
    <w:p w14:paraId="3489D319" w14:textId="38224707" w:rsidR="00D15AAF" w:rsidRDefault="00D15AAF" w:rsidP="000F19F0">
      <w:pPr>
        <w:rPr>
          <w:b/>
          <w:bCs/>
          <w:lang w:val="en-IN"/>
        </w:rPr>
      </w:pPr>
      <w:r w:rsidRPr="00D15AAF">
        <w:rPr>
          <w:lang w:val="en-IN"/>
        </w:rPr>
        <w:t xml:space="preserve">Expert Knowledge is a functionality </w:t>
      </w:r>
      <w:r w:rsidR="000F19F0" w:rsidRPr="000F19F0">
        <w:rPr>
          <w:lang w:val="en-IN"/>
        </w:rPr>
        <w:t xml:space="preserve">of the Digital Twin Assistant </w:t>
      </w:r>
      <w:r w:rsidR="0055604E">
        <w:rPr>
          <w:lang w:val="en-IN"/>
        </w:rPr>
        <w:t xml:space="preserve">(DTA) </w:t>
      </w:r>
      <w:r w:rsidR="003C23CB" w:rsidRPr="000F19F0">
        <w:rPr>
          <w:lang w:val="en-IN"/>
        </w:rPr>
        <w:t>designed</w:t>
      </w:r>
      <w:r w:rsidR="003C23CB">
        <w:rPr>
          <w:lang w:val="en-IN"/>
        </w:rPr>
        <w:t xml:space="preserve"> to capture and preserve knowledge about the suggestions and actions taken to resolve various issues. This enables the system</w:t>
      </w:r>
      <w:r w:rsidR="006C3478">
        <w:rPr>
          <w:lang w:val="en-IN"/>
        </w:rPr>
        <w:t xml:space="preserve"> to provide relevant recommendations, assisting users in effectively addressing similar issues in future</w:t>
      </w:r>
      <w:r w:rsidRPr="00D15AAF">
        <w:rPr>
          <w:lang w:val="en-IN"/>
        </w:rPr>
        <w:t>.</w:t>
      </w:r>
    </w:p>
    <w:p w14:paraId="789E425A" w14:textId="113EE2A7" w:rsidR="00887D62" w:rsidRDefault="00887D62" w:rsidP="00604B66">
      <w:pPr>
        <w:pStyle w:val="Heading2"/>
      </w:pPr>
      <w:bookmarkStart w:id="4" w:name="_Toc213060580"/>
      <w:r>
        <w:t>Purpose</w:t>
      </w:r>
      <w:bookmarkEnd w:id="4"/>
    </w:p>
    <w:p w14:paraId="3A5C1E34" w14:textId="7841670F" w:rsidR="00887D62" w:rsidRPr="00887D62" w:rsidRDefault="00DA3575" w:rsidP="00887D62">
      <w:r>
        <w:t xml:space="preserve">This document explains the architecture and integration of the </w:t>
      </w:r>
      <w:r w:rsidR="003500FF">
        <w:t xml:space="preserve">Expert Knowledge framework within the </w:t>
      </w:r>
      <w:r w:rsidR="008C3093">
        <w:t>IAI</w:t>
      </w:r>
      <w:r w:rsidR="003500FF">
        <w:t xml:space="preserve"> application. It outlines how expert insights are captured, validated using AI</w:t>
      </w:r>
      <w:r w:rsidR="000F19F0">
        <w:t>-</w:t>
      </w:r>
      <w:r w:rsidR="003500FF">
        <w:t xml:space="preserve">generated scores and utilized for recommendation as part of </w:t>
      </w:r>
      <w:r w:rsidR="008C3093">
        <w:t>IAI</w:t>
      </w:r>
      <w:r w:rsidR="000134EB">
        <w:t>'</w:t>
      </w:r>
      <w:r w:rsidR="003500FF">
        <w:t>s Generative AI recommendation framework</w:t>
      </w:r>
      <w:r w:rsidR="000F19F0">
        <w:t>.</w:t>
      </w:r>
    </w:p>
    <w:p w14:paraId="1230EAF4" w14:textId="77777777" w:rsidR="00604B66" w:rsidRPr="0077758C" w:rsidRDefault="00604B66" w:rsidP="00604B66">
      <w:pPr>
        <w:pStyle w:val="Heading2"/>
      </w:pPr>
      <w:bookmarkStart w:id="5" w:name="_Toc171608331"/>
      <w:bookmarkStart w:id="6" w:name="_Toc185930670"/>
      <w:bookmarkStart w:id="7" w:name="_Toc213060581"/>
      <w:bookmarkStart w:id="8" w:name="OLE_LINK9"/>
      <w:r>
        <w:t>Target Audience</w:t>
      </w:r>
      <w:bookmarkEnd w:id="5"/>
      <w:bookmarkEnd w:id="6"/>
      <w:bookmarkEnd w:id="7"/>
    </w:p>
    <w:p w14:paraId="79B25506" w14:textId="77777777" w:rsidR="00604B66" w:rsidRPr="005434CD" w:rsidRDefault="00604B66" w:rsidP="00604B66">
      <w:pPr>
        <w:rPr>
          <w:bCs/>
          <w:szCs w:val="20"/>
        </w:rPr>
      </w:pPr>
      <w:bookmarkStart w:id="9" w:name="_Toc135752949"/>
      <w:bookmarkEnd w:id="8"/>
      <w:r w:rsidRPr="005434CD">
        <w:rPr>
          <w:bCs/>
          <w:szCs w:val="20"/>
        </w:rPr>
        <w:t xml:space="preserve">Software architects, developers, and integrators with IT backgrounds. </w:t>
      </w:r>
    </w:p>
    <w:p w14:paraId="2C986326" w14:textId="77777777" w:rsidR="00604B66" w:rsidRPr="0077758C" w:rsidRDefault="00604B66" w:rsidP="00604B66">
      <w:pPr>
        <w:pStyle w:val="Heading2"/>
      </w:pPr>
      <w:bookmarkStart w:id="10" w:name="_Toc135752950"/>
      <w:bookmarkStart w:id="11" w:name="_Toc171608334"/>
      <w:bookmarkStart w:id="12" w:name="_Toc185930673"/>
      <w:bookmarkStart w:id="13" w:name="_Toc213060582"/>
      <w:bookmarkStart w:id="14" w:name="OLE_LINK45"/>
      <w:bookmarkStart w:id="15" w:name="OLE_LINK6"/>
      <w:bookmarkEnd w:id="9"/>
      <w:r>
        <w:t>Business Contacts</w:t>
      </w:r>
      <w:bookmarkEnd w:id="10"/>
      <w:bookmarkEnd w:id="11"/>
      <w:bookmarkEnd w:id="12"/>
      <w:bookmarkEnd w:id="13"/>
    </w:p>
    <w:p w14:paraId="6D206100" w14:textId="1A9B953A" w:rsidR="00604B66" w:rsidRPr="005434CD" w:rsidRDefault="00A4170D" w:rsidP="0072339F">
      <w:pPr>
        <w:pStyle w:val="ListParagraph"/>
        <w:numPr>
          <w:ilvl w:val="0"/>
          <w:numId w:val="5"/>
        </w:numPr>
        <w:spacing w:before="60" w:after="60"/>
        <w:rPr>
          <w:bCs/>
          <w:szCs w:val="20"/>
        </w:rPr>
      </w:pPr>
      <w:hyperlink r:id="rId18" w:history="1">
        <w:r w:rsidRPr="005402CF">
          <w:rPr>
            <w:rStyle w:val="Hyperlink"/>
            <w:bCs/>
            <w:szCs w:val="20"/>
          </w:rPr>
          <w:t>florian.tournier@accenture.com</w:t>
        </w:r>
      </w:hyperlink>
      <w:r w:rsidR="00604B66" w:rsidRPr="005434CD">
        <w:rPr>
          <w:bCs/>
          <w:szCs w:val="20"/>
        </w:rPr>
        <w:t xml:space="preserve">  </w:t>
      </w:r>
    </w:p>
    <w:p w14:paraId="4299B1D1" w14:textId="21068A3B" w:rsidR="000625FD" w:rsidRPr="000F19F0" w:rsidRDefault="00A4170D" w:rsidP="000F19F0">
      <w:pPr>
        <w:pStyle w:val="ListParagraph"/>
        <w:numPr>
          <w:ilvl w:val="0"/>
          <w:numId w:val="5"/>
        </w:numPr>
        <w:spacing w:before="60" w:after="60"/>
        <w:rPr>
          <w:bCs/>
          <w:szCs w:val="20"/>
        </w:rPr>
      </w:pPr>
      <w:hyperlink r:id="rId19" w:history="1">
        <w:r w:rsidRPr="00A4170D">
          <w:rPr>
            <w:rStyle w:val="Hyperlink"/>
            <w:bCs/>
            <w:szCs w:val="20"/>
          </w:rPr>
          <w:t>judit-kinga.zoltani@accenture.com</w:t>
        </w:r>
      </w:hyperlink>
    </w:p>
    <w:p w14:paraId="7F09E5A6" w14:textId="77777777" w:rsidR="00604B66" w:rsidRPr="0077758C" w:rsidRDefault="00604B66" w:rsidP="00604B66">
      <w:pPr>
        <w:pStyle w:val="Heading2"/>
      </w:pPr>
      <w:bookmarkStart w:id="16" w:name="_Toc171608335"/>
      <w:bookmarkStart w:id="17" w:name="_Toc185930674"/>
      <w:bookmarkStart w:id="18" w:name="_Toc213060583"/>
      <w:bookmarkEnd w:id="14"/>
      <w:r>
        <w:t>Technical Contacts</w:t>
      </w:r>
      <w:bookmarkEnd w:id="16"/>
      <w:bookmarkEnd w:id="17"/>
      <w:bookmarkEnd w:id="18"/>
    </w:p>
    <w:p w14:paraId="6EE08F0C" w14:textId="5F158717" w:rsidR="00A4170D" w:rsidRPr="005434CD" w:rsidRDefault="00A4170D" w:rsidP="0072339F">
      <w:pPr>
        <w:pStyle w:val="ListParagraph"/>
        <w:numPr>
          <w:ilvl w:val="0"/>
          <w:numId w:val="5"/>
        </w:numPr>
        <w:spacing w:before="60" w:after="60"/>
        <w:rPr>
          <w:rStyle w:val="Hyperlink"/>
          <w:bCs/>
          <w:szCs w:val="20"/>
        </w:rPr>
      </w:pPr>
      <w:r w:rsidRPr="00A4170D">
        <w:rPr>
          <w:rStyle w:val="Hyperlink"/>
          <w:bCs/>
          <w:szCs w:val="20"/>
        </w:rPr>
        <w:t>florin.horodinca@accenture.com</w:t>
      </w:r>
    </w:p>
    <w:bookmarkEnd w:id="15"/>
    <w:p w14:paraId="12884E5C" w14:textId="486B9EB5" w:rsidR="003B5311" w:rsidRPr="0077758C" w:rsidRDefault="009C59C3" w:rsidP="003B5311">
      <w:pPr>
        <w:pStyle w:val="Heading2"/>
      </w:pPr>
      <w:r>
        <w:br w:type="column"/>
      </w:r>
      <w:bookmarkStart w:id="19" w:name="_Toc171608332"/>
      <w:bookmarkStart w:id="20" w:name="_Toc185930671"/>
      <w:bookmarkStart w:id="21" w:name="_Toc213060584"/>
      <w:bookmarkStart w:id="22" w:name="OLE_LINK7"/>
      <w:r w:rsidR="003B5311">
        <w:t>Prerequisites</w:t>
      </w:r>
      <w:bookmarkEnd w:id="19"/>
      <w:bookmarkEnd w:id="20"/>
      <w:bookmarkEnd w:id="21"/>
    </w:p>
    <w:bookmarkEnd w:id="22"/>
    <w:p w14:paraId="1232C8C9" w14:textId="77777777" w:rsidR="003B5311" w:rsidRPr="005434CD" w:rsidRDefault="003B5311" w:rsidP="003B5311">
      <w:pPr>
        <w:pStyle w:val="ListParagraph"/>
        <w:numPr>
          <w:ilvl w:val="0"/>
          <w:numId w:val="4"/>
        </w:numPr>
        <w:spacing w:before="60" w:after="60"/>
        <w:rPr>
          <w:bCs/>
          <w:szCs w:val="20"/>
        </w:rPr>
      </w:pPr>
      <w:r w:rsidRPr="005434CD">
        <w:rPr>
          <w:bCs/>
          <w:szCs w:val="20"/>
        </w:rPr>
        <w:t>Python 3.10</w:t>
      </w:r>
    </w:p>
    <w:p w14:paraId="414D84B0" w14:textId="77777777" w:rsidR="003B5311" w:rsidRPr="005434CD" w:rsidRDefault="003B5311" w:rsidP="003B5311">
      <w:pPr>
        <w:pStyle w:val="ListParagraph"/>
        <w:numPr>
          <w:ilvl w:val="0"/>
          <w:numId w:val="4"/>
        </w:numPr>
        <w:spacing w:before="60" w:after="60"/>
        <w:rPr>
          <w:bCs/>
          <w:szCs w:val="20"/>
        </w:rPr>
      </w:pPr>
      <w:r w:rsidRPr="005434CD">
        <w:rPr>
          <w:szCs w:val="20"/>
        </w:rPr>
        <w:t>Install the libraries provided in requirements file from the repository</w:t>
      </w:r>
    </w:p>
    <w:p w14:paraId="55E81A38" w14:textId="77777777" w:rsidR="003B5311" w:rsidRPr="005434CD" w:rsidRDefault="003B5311" w:rsidP="003B5311">
      <w:pPr>
        <w:pStyle w:val="ListParagraph"/>
        <w:numPr>
          <w:ilvl w:val="0"/>
          <w:numId w:val="4"/>
        </w:numPr>
        <w:spacing w:before="60" w:after="60"/>
        <w:rPr>
          <w:bCs/>
          <w:szCs w:val="20"/>
        </w:rPr>
      </w:pPr>
      <w:r w:rsidRPr="005434CD">
        <w:rPr>
          <w:bCs/>
          <w:szCs w:val="20"/>
        </w:rPr>
        <w:t>Azure Repository Access</w:t>
      </w:r>
    </w:p>
    <w:p w14:paraId="345E1F4E" w14:textId="767BF6EE" w:rsidR="00DA3575" w:rsidRDefault="00DA3575" w:rsidP="00DA3575">
      <w:pPr>
        <w:pStyle w:val="Heading2"/>
      </w:pPr>
      <w:bookmarkStart w:id="23" w:name="_Toc213060585"/>
      <w:r w:rsidRPr="00DC1C3F">
        <w:t xml:space="preserve">Cloud </w:t>
      </w:r>
      <w:r w:rsidR="00391744">
        <w:t>R</w:t>
      </w:r>
      <w:r w:rsidRPr="00DC1C3F">
        <w:t>esources</w:t>
      </w:r>
      <w:bookmarkEnd w:id="23"/>
    </w:p>
    <w:tbl>
      <w:tblPr>
        <w:tblStyle w:val="TableGrid"/>
        <w:tblW w:w="0" w:type="auto"/>
        <w:tblLook w:val="04A0" w:firstRow="1" w:lastRow="0" w:firstColumn="1" w:lastColumn="0" w:noHBand="0" w:noVBand="1"/>
      </w:tblPr>
      <w:tblGrid>
        <w:gridCol w:w="2335"/>
        <w:gridCol w:w="7015"/>
      </w:tblGrid>
      <w:tr w:rsidR="00846B18" w14:paraId="45942073" w14:textId="77777777" w:rsidTr="00A1339C">
        <w:tc>
          <w:tcPr>
            <w:tcW w:w="2335" w:type="dxa"/>
            <w:shd w:val="clear" w:color="auto" w:fill="E7E6E6" w:themeFill="background2"/>
          </w:tcPr>
          <w:p w14:paraId="0D854E20" w14:textId="3B5AF975" w:rsidR="00846B18" w:rsidRPr="00A1339C" w:rsidRDefault="00846B18" w:rsidP="004739D2">
            <w:pPr>
              <w:spacing w:before="60" w:after="60"/>
              <w:rPr>
                <w:b/>
                <w:bCs/>
              </w:rPr>
            </w:pPr>
            <w:r w:rsidRPr="00A1339C">
              <w:rPr>
                <w:b/>
                <w:bCs/>
              </w:rPr>
              <w:t>Resource</w:t>
            </w:r>
          </w:p>
        </w:tc>
        <w:tc>
          <w:tcPr>
            <w:tcW w:w="7015" w:type="dxa"/>
            <w:shd w:val="clear" w:color="auto" w:fill="E7E6E6" w:themeFill="background2"/>
          </w:tcPr>
          <w:p w14:paraId="4E12E2D0" w14:textId="2F7D51B9" w:rsidR="00846B18" w:rsidRPr="00A1339C" w:rsidRDefault="00846B18" w:rsidP="004739D2">
            <w:pPr>
              <w:spacing w:before="60" w:after="60"/>
              <w:rPr>
                <w:b/>
                <w:bCs/>
              </w:rPr>
            </w:pPr>
            <w:r w:rsidRPr="00A1339C">
              <w:rPr>
                <w:b/>
                <w:bCs/>
              </w:rPr>
              <w:t>Function</w:t>
            </w:r>
          </w:p>
        </w:tc>
      </w:tr>
      <w:tr w:rsidR="00846B18" w14:paraId="39B5D759" w14:textId="77777777" w:rsidTr="00846B18">
        <w:tc>
          <w:tcPr>
            <w:tcW w:w="2335" w:type="dxa"/>
          </w:tcPr>
          <w:p w14:paraId="445093E2" w14:textId="60B08835" w:rsidR="00846B18" w:rsidRDefault="00846B18" w:rsidP="004739D2">
            <w:pPr>
              <w:spacing w:before="60" w:after="60"/>
            </w:pPr>
            <w:r w:rsidRPr="00846B18">
              <w:t>Azure OpenAI</w:t>
            </w:r>
          </w:p>
        </w:tc>
        <w:tc>
          <w:tcPr>
            <w:tcW w:w="7015" w:type="dxa"/>
          </w:tcPr>
          <w:p w14:paraId="6246303F" w14:textId="01ECAB45" w:rsidR="00846B18" w:rsidRDefault="00846B18" w:rsidP="004739D2">
            <w:pPr>
              <w:spacing w:before="60" w:after="60"/>
            </w:pPr>
            <w:r w:rsidRPr="00846B18">
              <w:t>LLM models used are gpt-4o, text-embedding-3-small</w:t>
            </w:r>
          </w:p>
        </w:tc>
      </w:tr>
      <w:tr w:rsidR="00846B18" w14:paraId="7BC8DEB0" w14:textId="77777777" w:rsidTr="00846B18">
        <w:tc>
          <w:tcPr>
            <w:tcW w:w="2335" w:type="dxa"/>
          </w:tcPr>
          <w:p w14:paraId="101351D8" w14:textId="48758394" w:rsidR="00846B18" w:rsidRDefault="00846B18" w:rsidP="004739D2">
            <w:pPr>
              <w:spacing w:before="60" w:after="60"/>
            </w:pPr>
            <w:r w:rsidRPr="00846B18">
              <w:t xml:space="preserve">Azure Cosmos DB: </w:t>
            </w:r>
          </w:p>
        </w:tc>
        <w:tc>
          <w:tcPr>
            <w:tcW w:w="7015" w:type="dxa"/>
          </w:tcPr>
          <w:p w14:paraId="50377D25" w14:textId="5C615D95" w:rsidR="00846B18" w:rsidRDefault="00846B18" w:rsidP="004739D2">
            <w:pPr>
              <w:spacing w:before="60" w:after="60"/>
            </w:pPr>
            <w:r w:rsidRPr="00846B18">
              <w:t>Collections created are graphql_queries(to store query</w:t>
            </w:r>
            <w:r w:rsidR="00A1339C">
              <w:t xml:space="preserve"> and</w:t>
            </w:r>
            <w:r w:rsidRPr="00846B18">
              <w:t xml:space="preserve"> question mapping), user_chat_history(to store context history)</w:t>
            </w:r>
          </w:p>
        </w:tc>
      </w:tr>
      <w:tr w:rsidR="00846B18" w14:paraId="59E4FF48" w14:textId="77777777" w:rsidTr="00846B18">
        <w:tc>
          <w:tcPr>
            <w:tcW w:w="2335" w:type="dxa"/>
          </w:tcPr>
          <w:p w14:paraId="6413F581" w14:textId="517B69A9" w:rsidR="00846B18" w:rsidRDefault="00846B18" w:rsidP="004739D2">
            <w:pPr>
              <w:spacing w:before="60" w:after="60"/>
            </w:pPr>
            <w:r w:rsidRPr="00846B18">
              <w:t xml:space="preserve">AI Search: </w:t>
            </w:r>
          </w:p>
        </w:tc>
        <w:tc>
          <w:tcPr>
            <w:tcW w:w="7015" w:type="dxa"/>
          </w:tcPr>
          <w:p w14:paraId="6CBE4188" w14:textId="5630A77B" w:rsidR="00846B18" w:rsidRDefault="00846B18" w:rsidP="004739D2">
            <w:pPr>
              <w:spacing w:before="60" w:after="60"/>
            </w:pPr>
            <w:r w:rsidRPr="00846B18">
              <w:t>A vector database to store the embeddings of the unstructured documents (with semantic-ranker enabled)</w:t>
            </w:r>
          </w:p>
        </w:tc>
      </w:tr>
      <w:tr w:rsidR="00846B18" w14:paraId="46D2E679" w14:textId="77777777" w:rsidTr="00846B18">
        <w:tc>
          <w:tcPr>
            <w:tcW w:w="2335" w:type="dxa"/>
          </w:tcPr>
          <w:p w14:paraId="4122572E" w14:textId="7C0457BA" w:rsidR="00846B18" w:rsidRDefault="00846B18" w:rsidP="004739D2">
            <w:pPr>
              <w:spacing w:before="60" w:after="60"/>
            </w:pPr>
            <w:r w:rsidRPr="00846B18">
              <w:t xml:space="preserve">Storage account: </w:t>
            </w:r>
          </w:p>
        </w:tc>
        <w:tc>
          <w:tcPr>
            <w:tcW w:w="7015" w:type="dxa"/>
          </w:tcPr>
          <w:p w14:paraId="5D775A5F" w14:textId="54C93ED3" w:rsidR="00846B18" w:rsidRDefault="00846B18" w:rsidP="004739D2">
            <w:pPr>
              <w:spacing w:before="60" w:after="60"/>
            </w:pPr>
            <w:r w:rsidRPr="00846B18">
              <w:t xml:space="preserve">A container to store the queries </w:t>
            </w:r>
            <w:r w:rsidR="007E3B2F">
              <w:t>and</w:t>
            </w:r>
            <w:r w:rsidRPr="00846B18">
              <w:t xml:space="preserve"> unstructured docs.</w:t>
            </w:r>
          </w:p>
        </w:tc>
      </w:tr>
      <w:tr w:rsidR="00846B18" w14:paraId="6CD566DE" w14:textId="77777777" w:rsidTr="00846B18">
        <w:tc>
          <w:tcPr>
            <w:tcW w:w="2335" w:type="dxa"/>
          </w:tcPr>
          <w:p w14:paraId="23E08261" w14:textId="04B95570" w:rsidR="00846B18" w:rsidRDefault="00846B18" w:rsidP="004739D2">
            <w:pPr>
              <w:spacing w:before="60" w:after="60"/>
            </w:pPr>
            <w:r w:rsidRPr="00846B18">
              <w:t xml:space="preserve">Function app: </w:t>
            </w:r>
          </w:p>
        </w:tc>
        <w:tc>
          <w:tcPr>
            <w:tcW w:w="7015" w:type="dxa"/>
          </w:tcPr>
          <w:p w14:paraId="76F69595" w14:textId="7A40E08E" w:rsidR="00846B18" w:rsidRDefault="00846B18" w:rsidP="004739D2">
            <w:pPr>
              <w:spacing w:before="60" w:after="60"/>
            </w:pPr>
            <w:r w:rsidRPr="00846B18">
              <w:t xml:space="preserve">A HTTP trigger-based function to facilitate the ingestion of queries to cosmos </w:t>
            </w:r>
            <w:r w:rsidR="007E3B2F">
              <w:t>and</w:t>
            </w:r>
            <w:r w:rsidRPr="00846B18">
              <w:t xml:space="preserve"> unstructured docs to AI Search (whenever required)</w:t>
            </w:r>
          </w:p>
        </w:tc>
      </w:tr>
      <w:tr w:rsidR="00846B18" w14:paraId="4B192AC7" w14:textId="77777777" w:rsidTr="00846B18">
        <w:tc>
          <w:tcPr>
            <w:tcW w:w="2335" w:type="dxa"/>
          </w:tcPr>
          <w:p w14:paraId="51D848A9" w14:textId="278C53F5" w:rsidR="00846B18" w:rsidRDefault="00846B18" w:rsidP="004739D2">
            <w:pPr>
              <w:spacing w:before="60" w:after="60"/>
            </w:pPr>
            <w:r w:rsidRPr="00846B18">
              <w:t xml:space="preserve">Kubernetes Service: </w:t>
            </w:r>
          </w:p>
        </w:tc>
        <w:tc>
          <w:tcPr>
            <w:tcW w:w="7015" w:type="dxa"/>
          </w:tcPr>
          <w:p w14:paraId="71685887" w14:textId="07AE9EFA" w:rsidR="00846B18" w:rsidRDefault="00846B18" w:rsidP="004739D2">
            <w:pPr>
              <w:spacing w:before="60" w:after="60"/>
            </w:pPr>
            <w:r w:rsidRPr="00846B18">
              <w:t>To deploy the GenAI Implementation API</w:t>
            </w:r>
          </w:p>
        </w:tc>
      </w:tr>
    </w:tbl>
    <w:p w14:paraId="16A23576" w14:textId="77777777" w:rsidR="002C1B30" w:rsidRDefault="002C1B30" w:rsidP="002C1B30">
      <w:pPr>
        <w:pStyle w:val="Heading2"/>
      </w:pPr>
      <w:bookmarkStart w:id="24" w:name="_Toc213060586"/>
      <w:r>
        <w:t>Deployment</w:t>
      </w:r>
      <w:bookmarkEnd w:id="24"/>
    </w:p>
    <w:p w14:paraId="4B780E20" w14:textId="3D18E0E6" w:rsidR="00391744" w:rsidRDefault="002C1B30" w:rsidP="002C1B30">
      <w:r>
        <w:t xml:space="preserve">The docker file and the CI/CD pipeline are available </w:t>
      </w:r>
      <w:r w:rsidR="000404D9">
        <w:t>in</w:t>
      </w:r>
      <w:r>
        <w:t xml:space="preserve"> </w:t>
      </w:r>
      <w:r w:rsidR="008C3093">
        <w:t>IAI</w:t>
      </w:r>
      <w:r w:rsidR="000134EB">
        <w:t>'</w:t>
      </w:r>
      <w:r w:rsidR="000404D9">
        <w:t>s</w:t>
      </w:r>
      <w:r>
        <w:t>-Azure</w:t>
      </w:r>
      <w:r w:rsidR="000404D9">
        <w:t xml:space="preserve"> repo</w:t>
      </w:r>
      <w:r>
        <w:t>. The resource group APIs and connection strings in the pipeline variable group library must be updated before deploying to the environment.</w:t>
      </w:r>
    </w:p>
    <w:p w14:paraId="184A5704" w14:textId="6AEFF0A0" w:rsidR="000404D9" w:rsidRPr="00217B7E" w:rsidRDefault="000404D9" w:rsidP="00217B7E">
      <w:pPr>
        <w:pStyle w:val="Heading2"/>
      </w:pPr>
      <w:bookmarkStart w:id="25" w:name="_Toc213060587"/>
      <w:r>
        <w:t>Related Links</w:t>
      </w:r>
      <w:bookmarkEnd w:id="25"/>
    </w:p>
    <w:p w14:paraId="1F2DD717" w14:textId="77777777" w:rsidR="004B2CA6" w:rsidRPr="004B2CA6" w:rsidRDefault="00DB73F3" w:rsidP="00EC6175">
      <w:pPr>
        <w:pStyle w:val="ListParagraph"/>
        <w:numPr>
          <w:ilvl w:val="0"/>
          <w:numId w:val="4"/>
        </w:numPr>
        <w:spacing w:before="60" w:after="60"/>
      </w:pPr>
      <w:hyperlink r:id="rId20" w:history="1">
        <w:r w:rsidRPr="00FC2279">
          <w:rPr>
            <w:rStyle w:val="Hyperlink"/>
            <w:bCs/>
            <w:szCs w:val="20"/>
          </w:rPr>
          <w:t>Data processing</w:t>
        </w:r>
        <w:r w:rsidR="00FC2279" w:rsidRPr="00FC2279">
          <w:rPr>
            <w:rStyle w:val="Hyperlink"/>
            <w:bCs/>
            <w:szCs w:val="20"/>
          </w:rPr>
          <w:t xml:space="preserve"> Repo</w:t>
        </w:r>
      </w:hyperlink>
      <w:r w:rsidRPr="00FC2279">
        <w:rPr>
          <w:bCs/>
          <w:szCs w:val="20"/>
        </w:rPr>
        <w:t xml:space="preserve"> </w:t>
      </w:r>
    </w:p>
    <w:p w14:paraId="40A86268" w14:textId="4208E928" w:rsidR="000404D9" w:rsidRPr="00391744" w:rsidRDefault="00DB73F3" w:rsidP="0026478F">
      <w:pPr>
        <w:pStyle w:val="ListParagraph"/>
        <w:spacing w:before="60" w:after="60"/>
      </w:pPr>
      <w:hyperlink r:id="rId21">
        <w:r w:rsidRPr="0B7E67FC">
          <w:rPr>
            <w:rStyle w:val="Hyperlink"/>
          </w:rPr>
          <w:t>GenAI API</w:t>
        </w:r>
        <w:r w:rsidR="00FC2279" w:rsidRPr="0B7E67FC">
          <w:rPr>
            <w:rStyle w:val="Hyperlink"/>
          </w:rPr>
          <w:t xml:space="preserve"> Repo</w:t>
        </w:r>
      </w:hyperlink>
      <w:r>
        <w:t xml:space="preserve"> </w:t>
      </w:r>
    </w:p>
    <w:p w14:paraId="0570AD7C" w14:textId="77777777" w:rsidR="00DA3575" w:rsidRDefault="00DA3575" w:rsidP="00DA3575">
      <w:pPr>
        <w:ind w:left="720"/>
        <w:rPr>
          <w:lang w:val="en-IN"/>
        </w:rPr>
        <w:sectPr w:rsidR="00DA3575" w:rsidSect="00DA3575">
          <w:type w:val="continuous"/>
          <w:pgSz w:w="23040" w:h="15840"/>
          <w:pgMar w:top="1440" w:right="1440" w:bottom="1440" w:left="1440" w:header="720" w:footer="576" w:gutter="0"/>
          <w:cols w:num="2" w:space="1440"/>
          <w:docGrid w:linePitch="272"/>
        </w:sectPr>
      </w:pPr>
    </w:p>
    <w:p w14:paraId="09DDEFA5" w14:textId="6D725323" w:rsidR="00A4170D" w:rsidRDefault="005F3230" w:rsidP="005F3230">
      <w:pPr>
        <w:pStyle w:val="Heading2"/>
        <w:spacing w:before="0"/>
      </w:pPr>
      <w:bookmarkStart w:id="26" w:name="_Toc213060588"/>
      <w:r>
        <w:t>Glossary</w:t>
      </w:r>
      <w:bookmarkEnd w:id="26"/>
    </w:p>
    <w:tbl>
      <w:tblPr>
        <w:tblStyle w:val="TableGridLight"/>
        <w:tblW w:w="0" w:type="auto"/>
        <w:tblInd w:w="0" w:type="dxa"/>
        <w:tblLook w:val="0420" w:firstRow="1" w:lastRow="0" w:firstColumn="0" w:lastColumn="0" w:noHBand="0" w:noVBand="1"/>
      </w:tblPr>
      <w:tblGrid>
        <w:gridCol w:w="2335"/>
        <w:gridCol w:w="17815"/>
      </w:tblGrid>
      <w:tr w:rsidR="005F3230" w:rsidRPr="005F3230" w14:paraId="6D5978B4" w14:textId="77777777" w:rsidTr="00222D23">
        <w:tc>
          <w:tcPr>
            <w:tcW w:w="2335" w:type="dxa"/>
            <w:shd w:val="clear" w:color="auto" w:fill="F2F2F2" w:themeFill="background1" w:themeFillShade="F2"/>
          </w:tcPr>
          <w:p w14:paraId="5CFAE39B" w14:textId="1C787665" w:rsidR="005F3230" w:rsidRPr="00222D23" w:rsidRDefault="005F3230" w:rsidP="003E6F2C">
            <w:pPr>
              <w:spacing w:before="20" w:after="20"/>
              <w:rPr>
                <w:b/>
                <w:bCs/>
              </w:rPr>
            </w:pPr>
            <w:r w:rsidRPr="00222D23">
              <w:rPr>
                <w:b/>
                <w:bCs/>
              </w:rPr>
              <w:t>Term</w:t>
            </w:r>
          </w:p>
        </w:tc>
        <w:tc>
          <w:tcPr>
            <w:tcW w:w="17815" w:type="dxa"/>
            <w:shd w:val="clear" w:color="auto" w:fill="F2F2F2" w:themeFill="background1" w:themeFillShade="F2"/>
          </w:tcPr>
          <w:p w14:paraId="1FFAA35A" w14:textId="5462D4D6" w:rsidR="005F3230" w:rsidRPr="00222D23" w:rsidRDefault="005F3230" w:rsidP="003E6F2C">
            <w:pPr>
              <w:spacing w:before="20" w:after="20"/>
              <w:rPr>
                <w:b/>
                <w:bCs/>
              </w:rPr>
            </w:pPr>
            <w:r w:rsidRPr="00222D23">
              <w:rPr>
                <w:b/>
                <w:bCs/>
              </w:rPr>
              <w:t>Definition</w:t>
            </w:r>
          </w:p>
        </w:tc>
      </w:tr>
      <w:tr w:rsidR="005F3230" w:rsidRPr="005F3230" w14:paraId="3DFA5A26" w14:textId="77777777" w:rsidTr="00222D23">
        <w:tc>
          <w:tcPr>
            <w:tcW w:w="2335" w:type="dxa"/>
          </w:tcPr>
          <w:p w14:paraId="2116EEAF" w14:textId="48614566" w:rsidR="005F3230" w:rsidRDefault="005F3230" w:rsidP="003E6F2C">
            <w:pPr>
              <w:spacing w:before="20" w:after="20"/>
            </w:pPr>
            <w:r>
              <w:t>Function App</w:t>
            </w:r>
          </w:p>
        </w:tc>
        <w:tc>
          <w:tcPr>
            <w:tcW w:w="17815" w:type="dxa"/>
          </w:tcPr>
          <w:p w14:paraId="07CF7CFB" w14:textId="56B03744" w:rsidR="005F3230" w:rsidRDefault="005F3230" w:rsidP="003E6F2C">
            <w:pPr>
              <w:spacing w:before="20" w:after="20"/>
            </w:pPr>
            <w:r>
              <w:t>A serverless compute service that enables running event-triggered code, such as processing HTTP requests for data ingestion.</w:t>
            </w:r>
          </w:p>
        </w:tc>
      </w:tr>
      <w:tr w:rsidR="005F3230" w:rsidRPr="005F3230" w14:paraId="6D687FF4" w14:textId="77777777" w:rsidTr="00222D23">
        <w:tc>
          <w:tcPr>
            <w:tcW w:w="2335" w:type="dxa"/>
          </w:tcPr>
          <w:p w14:paraId="73C4F3C7" w14:textId="5D019AE4" w:rsidR="005F3230" w:rsidRDefault="005F3230" w:rsidP="003E6F2C">
            <w:pPr>
              <w:spacing w:before="20" w:after="20"/>
            </w:pPr>
            <w:r>
              <w:t>Kubernetes Service</w:t>
            </w:r>
          </w:p>
        </w:tc>
        <w:tc>
          <w:tcPr>
            <w:tcW w:w="17815" w:type="dxa"/>
          </w:tcPr>
          <w:p w14:paraId="65C90F9A" w14:textId="21A0025C" w:rsidR="005F3230" w:rsidRDefault="005F3230" w:rsidP="003E6F2C">
            <w:pPr>
              <w:spacing w:before="20" w:after="20"/>
            </w:pPr>
            <w:r>
              <w:t>A platform for deploying, scaling, and managing containerized applications, used here for GenAI Implementation API.</w:t>
            </w:r>
          </w:p>
        </w:tc>
      </w:tr>
      <w:tr w:rsidR="005F3230" w:rsidRPr="005F3230" w14:paraId="1481B1FC" w14:textId="77777777" w:rsidTr="00222D23">
        <w:tc>
          <w:tcPr>
            <w:tcW w:w="2335" w:type="dxa"/>
          </w:tcPr>
          <w:p w14:paraId="1348F96E" w14:textId="4E95C406" w:rsidR="005F3230" w:rsidRDefault="005F3230" w:rsidP="003E6F2C">
            <w:pPr>
              <w:spacing w:before="20" w:after="20"/>
            </w:pPr>
            <w:r>
              <w:t>Docker File</w:t>
            </w:r>
          </w:p>
        </w:tc>
        <w:tc>
          <w:tcPr>
            <w:tcW w:w="17815" w:type="dxa"/>
          </w:tcPr>
          <w:p w14:paraId="7195A256" w14:textId="628DEBDA" w:rsidR="005F3230" w:rsidRDefault="005F3230" w:rsidP="003E6F2C">
            <w:pPr>
              <w:spacing w:before="20" w:after="20"/>
            </w:pPr>
            <w:r>
              <w:t>A text document containing instructions to build a Docker container image for application deployment.</w:t>
            </w:r>
          </w:p>
        </w:tc>
      </w:tr>
      <w:tr w:rsidR="005F3230" w:rsidRPr="005F3230" w14:paraId="320594E0" w14:textId="77777777" w:rsidTr="00222D23">
        <w:tc>
          <w:tcPr>
            <w:tcW w:w="2335" w:type="dxa"/>
          </w:tcPr>
          <w:p w14:paraId="5F37A049" w14:textId="1B2D1F2F" w:rsidR="005F3230" w:rsidRDefault="005F3230" w:rsidP="003E6F2C">
            <w:pPr>
              <w:spacing w:before="20" w:after="20"/>
            </w:pPr>
            <w:r>
              <w:t>CI/CD Pipeline</w:t>
            </w:r>
          </w:p>
        </w:tc>
        <w:tc>
          <w:tcPr>
            <w:tcW w:w="17815" w:type="dxa"/>
          </w:tcPr>
          <w:p w14:paraId="740D01A9" w14:textId="2D11FE54" w:rsidR="005F3230" w:rsidRDefault="005F3230" w:rsidP="003E6F2C">
            <w:pPr>
              <w:spacing w:before="20" w:after="20"/>
            </w:pPr>
            <w:r>
              <w:t>Automated processes for continuous integration and delivery, facilitating code building, testing, and deployment.</w:t>
            </w:r>
          </w:p>
        </w:tc>
      </w:tr>
      <w:tr w:rsidR="005F3230" w:rsidRPr="005F3230" w14:paraId="7917D1DC" w14:textId="77777777" w:rsidTr="00222D23">
        <w:tc>
          <w:tcPr>
            <w:tcW w:w="2335" w:type="dxa"/>
          </w:tcPr>
          <w:p w14:paraId="53DE5FFF" w14:textId="21DACEDF" w:rsidR="005F3230" w:rsidRDefault="005F3230" w:rsidP="003E6F2C">
            <w:pPr>
              <w:spacing w:before="20" w:after="20"/>
            </w:pPr>
            <w:r>
              <w:t>Cosmos DB</w:t>
            </w:r>
          </w:p>
        </w:tc>
        <w:tc>
          <w:tcPr>
            <w:tcW w:w="17815" w:type="dxa"/>
          </w:tcPr>
          <w:p w14:paraId="15159C3F" w14:textId="623F14DB" w:rsidR="005F3230" w:rsidRDefault="005F3230" w:rsidP="003E6F2C">
            <w:pPr>
              <w:spacing w:before="20" w:after="20"/>
            </w:pPr>
            <w:r>
              <w:t>A globally distributed NoSQL database service used for storing application data such as insights and submissions.</w:t>
            </w:r>
          </w:p>
        </w:tc>
      </w:tr>
      <w:tr w:rsidR="005F3230" w:rsidRPr="005F3230" w14:paraId="542A8CB6" w14:textId="77777777" w:rsidTr="00222D23">
        <w:tc>
          <w:tcPr>
            <w:tcW w:w="2335" w:type="dxa"/>
          </w:tcPr>
          <w:p w14:paraId="731ED381" w14:textId="7F651342" w:rsidR="005F3230" w:rsidRDefault="005F3230" w:rsidP="003E6F2C">
            <w:pPr>
              <w:spacing w:before="20" w:after="20"/>
            </w:pPr>
            <w:r>
              <w:t>Blob Storage</w:t>
            </w:r>
          </w:p>
        </w:tc>
        <w:tc>
          <w:tcPr>
            <w:tcW w:w="17815" w:type="dxa"/>
          </w:tcPr>
          <w:p w14:paraId="00A4FA7F" w14:textId="64ADF91C" w:rsidR="005F3230" w:rsidRDefault="005F3230" w:rsidP="003E6F2C">
            <w:pPr>
              <w:spacing w:before="20" w:after="20"/>
            </w:pPr>
            <w:r>
              <w:t>Azure</w:t>
            </w:r>
            <w:r w:rsidR="000134EB">
              <w:t>'</w:t>
            </w:r>
            <w:r>
              <w:t>s object storage solution for storing unstructured data, such as uploaded images.</w:t>
            </w:r>
          </w:p>
        </w:tc>
      </w:tr>
      <w:tr w:rsidR="005F3230" w:rsidRPr="005F3230" w14:paraId="5B1FA7B0" w14:textId="77777777" w:rsidTr="00222D23">
        <w:tc>
          <w:tcPr>
            <w:tcW w:w="2335" w:type="dxa"/>
          </w:tcPr>
          <w:p w14:paraId="7E9EAEFA" w14:textId="6870E7B2" w:rsidR="005F3230" w:rsidRDefault="005F3230" w:rsidP="003E6F2C">
            <w:pPr>
              <w:spacing w:before="20" w:after="20"/>
            </w:pPr>
            <w:r>
              <w:t>Expert Knowledge</w:t>
            </w:r>
          </w:p>
        </w:tc>
        <w:tc>
          <w:tcPr>
            <w:tcW w:w="17815" w:type="dxa"/>
          </w:tcPr>
          <w:p w14:paraId="28AB9FD6" w14:textId="4E7592EC" w:rsidR="005F3230" w:rsidRDefault="005F3230" w:rsidP="003E6F2C">
            <w:pPr>
              <w:spacing w:before="20" w:after="20"/>
            </w:pPr>
            <w:r>
              <w:t>Information submitted by users detailing how an insight was resolved, often linked with recommendations and supporting data.</w:t>
            </w:r>
          </w:p>
        </w:tc>
      </w:tr>
      <w:tr w:rsidR="005F3230" w:rsidRPr="005F3230" w14:paraId="0C500443" w14:textId="77777777" w:rsidTr="00222D23">
        <w:tc>
          <w:tcPr>
            <w:tcW w:w="2335" w:type="dxa"/>
          </w:tcPr>
          <w:p w14:paraId="0887178C" w14:textId="74C04824" w:rsidR="005F3230" w:rsidRDefault="005F3230" w:rsidP="003E6F2C">
            <w:pPr>
              <w:spacing w:before="20" w:after="20"/>
            </w:pPr>
            <w:r>
              <w:t>Insight</w:t>
            </w:r>
          </w:p>
        </w:tc>
        <w:tc>
          <w:tcPr>
            <w:tcW w:w="17815" w:type="dxa"/>
          </w:tcPr>
          <w:p w14:paraId="419F0357" w14:textId="0F9C8A10" w:rsidR="005F3230" w:rsidRDefault="005F3230" w:rsidP="003E6F2C">
            <w:pPr>
              <w:spacing w:before="20" w:after="20"/>
            </w:pPr>
            <w:r>
              <w:t>An actionable observation or recommendation generated by the system, which may trigger expert knowledge submission upon closure.</w:t>
            </w:r>
          </w:p>
        </w:tc>
      </w:tr>
      <w:tr w:rsidR="005F3230" w:rsidRPr="005F3230" w14:paraId="49CE3B12" w14:textId="77777777" w:rsidTr="00222D23">
        <w:tc>
          <w:tcPr>
            <w:tcW w:w="2335" w:type="dxa"/>
          </w:tcPr>
          <w:p w14:paraId="317A6C1D" w14:textId="07BD0ECA" w:rsidR="005F3230" w:rsidRDefault="005F3230" w:rsidP="003E6F2C">
            <w:pPr>
              <w:spacing w:before="20" w:after="20"/>
            </w:pPr>
            <w:r>
              <w:t>Validation Agent</w:t>
            </w:r>
          </w:p>
        </w:tc>
        <w:tc>
          <w:tcPr>
            <w:tcW w:w="17815" w:type="dxa"/>
          </w:tcPr>
          <w:p w14:paraId="40925B88" w14:textId="7AED0869" w:rsidR="005F3230" w:rsidRDefault="005F3230" w:rsidP="003E6F2C">
            <w:pPr>
              <w:spacing w:before="20" w:after="20"/>
            </w:pPr>
            <w:r>
              <w:t>An automated system that assesses the submitted expert knowledge for parameters like toxicity and clarity.</w:t>
            </w:r>
          </w:p>
        </w:tc>
      </w:tr>
      <w:tr w:rsidR="005F3230" w:rsidRPr="005F3230" w14:paraId="58FD7184" w14:textId="77777777" w:rsidTr="00222D23">
        <w:tc>
          <w:tcPr>
            <w:tcW w:w="2335" w:type="dxa"/>
          </w:tcPr>
          <w:p w14:paraId="0E172E71" w14:textId="0DF8C6B3" w:rsidR="005F3230" w:rsidRDefault="005F3230" w:rsidP="003E6F2C">
            <w:pPr>
              <w:spacing w:before="20" w:after="20"/>
            </w:pPr>
            <w:r>
              <w:t>GenAI API</w:t>
            </w:r>
          </w:p>
        </w:tc>
        <w:tc>
          <w:tcPr>
            <w:tcW w:w="17815" w:type="dxa"/>
          </w:tcPr>
          <w:p w14:paraId="2A5D511C" w14:textId="1BEB6A2A" w:rsidR="005F3230" w:rsidRDefault="005F3230" w:rsidP="003E6F2C">
            <w:pPr>
              <w:spacing w:before="20" w:after="20"/>
            </w:pPr>
            <w:r>
              <w:t>An interface for interacting with generative AI models, typically deployed via Kubernetes Service in this architecture.</w:t>
            </w:r>
          </w:p>
        </w:tc>
      </w:tr>
    </w:tbl>
    <w:p w14:paraId="792D6C30" w14:textId="604180DA" w:rsidR="000F19F0" w:rsidRDefault="000F19F0" w:rsidP="0063039B">
      <w:pPr>
        <w:pStyle w:val="Heading1"/>
        <w:sectPr w:rsidR="000F19F0" w:rsidSect="00DA3575">
          <w:type w:val="continuous"/>
          <w:pgSz w:w="23040" w:h="15840"/>
          <w:pgMar w:top="1440" w:right="1440" w:bottom="1440" w:left="1440" w:header="720" w:footer="576" w:gutter="0"/>
          <w:cols w:space="720"/>
          <w:docGrid w:linePitch="272"/>
        </w:sectPr>
      </w:pPr>
    </w:p>
    <w:p w14:paraId="41379B5E" w14:textId="6218E969" w:rsidR="002F189C" w:rsidRDefault="00A4170D" w:rsidP="0063039B">
      <w:pPr>
        <w:pStyle w:val="Heading1"/>
      </w:pPr>
      <w:bookmarkStart w:id="27" w:name="_Toc213060589"/>
      <w:r>
        <w:lastRenderedPageBreak/>
        <w:t>Submission</w:t>
      </w:r>
      <w:bookmarkEnd w:id="27"/>
    </w:p>
    <w:p w14:paraId="66560A90" w14:textId="77777777" w:rsidR="00DC341D" w:rsidRDefault="00DC341D" w:rsidP="00A4170D">
      <w:pPr>
        <w:rPr>
          <w:lang w:val="en-GB"/>
        </w:rPr>
        <w:sectPr w:rsidR="00DC341D" w:rsidSect="000F19F0">
          <w:pgSz w:w="23040" w:h="15840"/>
          <w:pgMar w:top="1440" w:right="1440" w:bottom="1440" w:left="1440" w:header="720" w:footer="576" w:gutter="0"/>
          <w:cols w:space="720"/>
          <w:docGrid w:linePitch="272"/>
        </w:sectPr>
      </w:pPr>
    </w:p>
    <w:p w14:paraId="430265CA" w14:textId="77777777" w:rsidR="00DA1176" w:rsidRDefault="00A4170D" w:rsidP="00A4170D">
      <w:pPr>
        <w:rPr>
          <w:lang w:val="en-GB"/>
        </w:rPr>
      </w:pPr>
      <w:r>
        <w:rPr>
          <w:lang w:val="en-GB"/>
        </w:rPr>
        <w:t xml:space="preserve">Expert knowledge </w:t>
      </w:r>
      <w:r w:rsidRPr="00A4170D">
        <w:rPr>
          <w:lang w:val="en-GB"/>
        </w:rPr>
        <w:t>can be submitted when a user closes an Insight. At that moment, a new tab appears where a Title can be provided together with the details of how that insight was resolved. Additionally, an image can be uploaded to enhance the information.</w:t>
      </w:r>
      <w:r w:rsidR="00DC341D">
        <w:rPr>
          <w:lang w:val="en-GB"/>
        </w:rPr>
        <w:t xml:space="preserve"> </w:t>
      </w:r>
      <w:r w:rsidR="00DA1176">
        <w:rPr>
          <w:lang w:val="en-GB"/>
        </w:rPr>
        <w:br w:type="column"/>
      </w:r>
      <w:r w:rsidRPr="00A4170D">
        <w:rPr>
          <w:lang w:val="en-GB"/>
        </w:rPr>
        <w:t xml:space="preserve">The expert knowledge data is linked to Insight template based on these keys: </w:t>
      </w:r>
    </w:p>
    <w:p w14:paraId="5C693F3F" w14:textId="059C5C26" w:rsidR="00DA1176" w:rsidRPr="00DA1176" w:rsidRDefault="00DA1176" w:rsidP="00DA1176">
      <w:pPr>
        <w:pStyle w:val="ListParagraph"/>
        <w:numPr>
          <w:ilvl w:val="0"/>
          <w:numId w:val="48"/>
        </w:numPr>
        <w:spacing w:before="0" w:after="0"/>
        <w:rPr>
          <w:lang w:val="en-GB"/>
        </w:rPr>
      </w:pPr>
      <w:r w:rsidRPr="00DA1176">
        <w:rPr>
          <w:lang w:val="en-GB"/>
        </w:rPr>
        <w:t>T</w:t>
      </w:r>
      <w:r w:rsidR="00A4170D" w:rsidRPr="00DA1176">
        <w:rPr>
          <w:lang w:val="en-GB"/>
        </w:rPr>
        <w:t>ype</w:t>
      </w:r>
    </w:p>
    <w:p w14:paraId="56072CC5" w14:textId="6F42703E" w:rsidR="00DA1176" w:rsidRPr="00DA1176" w:rsidRDefault="00DA1176" w:rsidP="00DA1176">
      <w:pPr>
        <w:pStyle w:val="ListParagraph"/>
        <w:numPr>
          <w:ilvl w:val="0"/>
          <w:numId w:val="48"/>
        </w:numPr>
        <w:spacing w:before="0" w:after="0"/>
        <w:rPr>
          <w:lang w:val="en-GB"/>
        </w:rPr>
      </w:pPr>
      <w:r w:rsidRPr="00DA1176">
        <w:rPr>
          <w:lang w:val="en-GB"/>
        </w:rPr>
        <w:t>T</w:t>
      </w:r>
      <w:r w:rsidR="00A4170D" w:rsidRPr="00DA1176">
        <w:rPr>
          <w:lang w:val="en-GB"/>
        </w:rPr>
        <w:t>heme</w:t>
      </w:r>
    </w:p>
    <w:p w14:paraId="77663059" w14:textId="77777777" w:rsidR="00E740D0" w:rsidRDefault="00DA1176" w:rsidP="001212EF">
      <w:pPr>
        <w:pStyle w:val="ListParagraph"/>
        <w:numPr>
          <w:ilvl w:val="0"/>
          <w:numId w:val="48"/>
        </w:numPr>
        <w:spacing w:before="0" w:after="0"/>
        <w:ind w:right="30"/>
        <w:rPr>
          <w:lang w:val="en-GB"/>
        </w:rPr>
      </w:pPr>
      <w:r w:rsidRPr="00E740D0">
        <w:rPr>
          <w:lang w:val="en-GB"/>
        </w:rPr>
        <w:t>S</w:t>
      </w:r>
      <w:r w:rsidR="00A4170D" w:rsidRPr="00E740D0">
        <w:rPr>
          <w:lang w:val="en-GB"/>
        </w:rPr>
        <w:t>ub-type</w:t>
      </w:r>
    </w:p>
    <w:p w14:paraId="5984B128" w14:textId="77777777" w:rsidR="00E740D0" w:rsidRDefault="00DA1176" w:rsidP="001212EF">
      <w:pPr>
        <w:pStyle w:val="ListParagraph"/>
        <w:numPr>
          <w:ilvl w:val="0"/>
          <w:numId w:val="48"/>
        </w:numPr>
        <w:spacing w:before="0" w:after="0"/>
        <w:ind w:right="30"/>
        <w:rPr>
          <w:lang w:val="en-GB"/>
        </w:rPr>
      </w:pPr>
      <w:r w:rsidRPr="00E740D0">
        <w:rPr>
          <w:lang w:val="en-GB"/>
        </w:rPr>
        <w:t>P</w:t>
      </w:r>
      <w:r w:rsidR="00A4170D" w:rsidRPr="00E740D0">
        <w:rPr>
          <w:lang w:val="en-GB"/>
        </w:rPr>
        <w:t>lantId</w:t>
      </w:r>
    </w:p>
    <w:p w14:paraId="07C7B246" w14:textId="2659AE69" w:rsidR="00F15642" w:rsidRPr="005A57AF" w:rsidRDefault="00DC341D" w:rsidP="005A57AF">
      <w:r w:rsidRPr="00E740D0">
        <w:rPr>
          <w:lang w:val="en-GB"/>
        </w:rPr>
        <w:t xml:space="preserve"> </w:t>
      </w:r>
      <w:r w:rsidR="00DA1176" w:rsidRPr="00E740D0">
        <w:rPr>
          <w:lang w:val="en-GB"/>
        </w:rPr>
        <w:br w:type="column"/>
      </w:r>
      <w:r w:rsidR="00A4170D" w:rsidRPr="005A57AF">
        <w:t>When a recommendation is generated, it will be stored on the expert knowledge object, meaning it will be available for all insights belonging to the same template.</w:t>
      </w:r>
      <w:r w:rsidRPr="005A57AF">
        <w:t xml:space="preserve"> </w:t>
      </w:r>
    </w:p>
    <w:p w14:paraId="54F60033" w14:textId="130EEAF1" w:rsidR="00FF329A" w:rsidRPr="005A57AF" w:rsidRDefault="00A4170D" w:rsidP="005A57AF">
      <w:r w:rsidRPr="005A57AF">
        <w:t>The following diagram shows this flow:</w:t>
      </w:r>
    </w:p>
    <w:p w14:paraId="0DE0335F" w14:textId="77777777" w:rsidR="00DC341D" w:rsidRDefault="00DC341D" w:rsidP="00A4170D">
      <w:pPr>
        <w:rPr>
          <w:lang w:val="en-GB"/>
        </w:rPr>
        <w:sectPr w:rsidR="00DC341D" w:rsidSect="00544939">
          <w:type w:val="continuous"/>
          <w:pgSz w:w="23040" w:h="15840"/>
          <w:pgMar w:top="1440" w:right="1440" w:bottom="1440" w:left="1440" w:header="720" w:footer="576" w:gutter="0"/>
          <w:cols w:num="3" w:space="720"/>
          <w:docGrid w:linePitch="272"/>
        </w:sectPr>
      </w:pPr>
    </w:p>
    <w:p w14:paraId="2AE566C5" w14:textId="6694E175" w:rsidR="00FE675B" w:rsidRDefault="00A4170D" w:rsidP="005A57AF">
      <w:pPr>
        <w:sectPr w:rsidR="00FE675B" w:rsidSect="00DC341D">
          <w:type w:val="continuous"/>
          <w:pgSz w:w="23040" w:h="15840"/>
          <w:pgMar w:top="1440" w:right="1440" w:bottom="1440" w:left="1440" w:header="720" w:footer="576" w:gutter="0"/>
          <w:cols w:space="720"/>
          <w:docGrid w:linePitch="272"/>
        </w:sectPr>
      </w:pPr>
      <w:r w:rsidRPr="00A4170D">
        <w:rPr>
          <w:noProof/>
          <w:lang w:val="en-GB"/>
        </w:rPr>
        <w:drawing>
          <wp:inline distT="0" distB="0" distL="0" distR="0" wp14:anchorId="42693C68" wp14:editId="08A5460E">
            <wp:extent cx="12172950" cy="5659755"/>
            <wp:effectExtent l="0" t="0" r="0" b="0"/>
            <wp:docPr id="988288111" name="Picture 1" descr="The Expert Knowledge Diagram illustrates the process of submitting new expert knowledge within the Intelligent Advisor system. On the left, the Intelligent Advisor Insight Details Application, built with Angular as a micro-frontend, allows users to submit new expert knowledge. In the center, the Intelligent Advisor Microservice, implemented using Azure Kubernetes and Python, exposes APIs to provide access to insights and actions based on roles. On the right, two backend components are shown: Expert Knowledge Image Storage, hosted on Microsoft Azure Blob, which stores uploaded expert knowledge images, and AOT Intelligent Advisor Data, implemented with Azure Cosmos DB, which stores data belonging to Intelligent Advisor. The workflow includes three steps: first, new expert knowledge is submitted via HTTP; second, the backend saves the new expert knowledge data and stores related images; and third, a validation agent is triggered for the submitted expert knowledge using Kafka Topic.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88111" name="Picture 1" descr="The Expert Knowledge Diagram illustrates the process of submitting new expert knowledge within the Intelligent Advisor system. On the left, the Intelligent Advisor Insight Details Application, built with Angular as a micro-frontend, allows users to submit new expert knowledge. In the center, the Intelligent Advisor Microservice, implemented using Azure Kubernetes and Python, exposes APIs to provide access to insights and actions based on roles. On the right, two backend components are shown: Expert Knowledge Image Storage, hosted on Microsoft Azure Blob, which stores uploaded expert knowledge images, and AOT Intelligent Advisor Data, implemented with Azure Cosmos DB, which stores data belonging to Intelligent Advisor. The workflow includes three steps: first, new expert knowledge is submitted via HTTP; second, the backend saves the new expert knowledge data and stores related images; and third, a validation agent is triggered for the submitted expert knowledge using Kafka Topic. A legend at the bottom right explains system boundaries and highlights AOT Intelligent Advisor and AOT DataOps components."/>
                    <pic:cNvPicPr/>
                  </pic:nvPicPr>
                  <pic:blipFill>
                    <a:blip r:embed="rId22"/>
                    <a:stretch>
                      <a:fillRect/>
                    </a:stretch>
                  </pic:blipFill>
                  <pic:spPr>
                    <a:xfrm>
                      <a:off x="0" y="0"/>
                      <a:ext cx="12333352" cy="5734333"/>
                    </a:xfrm>
                    <a:prstGeom prst="rect">
                      <a:avLst/>
                    </a:prstGeom>
                  </pic:spPr>
                </pic:pic>
              </a:graphicData>
            </a:graphic>
          </wp:inline>
        </w:drawing>
      </w:r>
    </w:p>
    <w:p w14:paraId="1CB40135" w14:textId="77777777" w:rsidR="00C028B4" w:rsidRDefault="005B5182" w:rsidP="005B5182">
      <w:pPr>
        <w:pStyle w:val="Heading1"/>
        <w:rPr>
          <w:lang w:val="en-US"/>
        </w:rPr>
      </w:pPr>
      <w:bookmarkStart w:id="28" w:name="_Toc213060590"/>
      <w:r w:rsidRPr="005B5182">
        <w:rPr>
          <w:lang w:val="en-US"/>
        </w:rPr>
        <w:t xml:space="preserve">Validation </w:t>
      </w:r>
    </w:p>
    <w:p w14:paraId="5FBE78FC" w14:textId="320C4B5D" w:rsidR="005B5182" w:rsidRPr="005B5182" w:rsidRDefault="005B5182" w:rsidP="00C028B4">
      <w:pPr>
        <w:pStyle w:val="Heading2"/>
      </w:pPr>
      <w:r w:rsidRPr="005B5182">
        <w:t>Agent</w:t>
      </w:r>
      <w:r w:rsidR="009F2E47">
        <w:t xml:space="preserve"> Workflow</w:t>
      </w:r>
      <w:bookmarkEnd w:id="28"/>
    </w:p>
    <w:p w14:paraId="0AFCE688" w14:textId="77777777" w:rsidR="002767E2" w:rsidRDefault="002767E2" w:rsidP="005B5182">
      <w:pPr>
        <w:spacing w:after="0"/>
        <w:rPr>
          <w:lang w:val="en-GB"/>
        </w:rPr>
        <w:sectPr w:rsidR="002767E2" w:rsidSect="000F19F0">
          <w:pgSz w:w="23040" w:h="15840"/>
          <w:pgMar w:top="1440" w:right="1440" w:bottom="1440" w:left="1440" w:header="720" w:footer="576" w:gutter="0"/>
          <w:cols w:space="720"/>
          <w:docGrid w:linePitch="272"/>
        </w:sectPr>
      </w:pPr>
    </w:p>
    <w:p w14:paraId="51C525E5" w14:textId="3CFEF2E0" w:rsidR="005B5182" w:rsidRPr="005B5182" w:rsidRDefault="005B5182" w:rsidP="005B5182">
      <w:pPr>
        <w:spacing w:after="0"/>
        <w:rPr>
          <w:lang w:val="en-GB"/>
        </w:rPr>
      </w:pPr>
      <w:r w:rsidRPr="005B5182">
        <w:rPr>
          <w:lang w:val="en-GB"/>
        </w:rPr>
        <w:t xml:space="preserve">Once the user submits the knowledge from Intelligent Advisor Details Application, the information is saved in Intelligent Advisor database (Cosmos DB) in a draft state. If an image </w:t>
      </w:r>
      <w:r w:rsidR="001C5EB3">
        <w:rPr>
          <w:lang w:val="en-GB"/>
        </w:rPr>
        <w:t>has been</w:t>
      </w:r>
      <w:r w:rsidRPr="005B5182">
        <w:rPr>
          <w:lang w:val="en-GB"/>
        </w:rPr>
        <w:t xml:space="preserve"> provided, it </w:t>
      </w:r>
      <w:r w:rsidR="001C5EB3">
        <w:rPr>
          <w:lang w:val="en-GB"/>
        </w:rPr>
        <w:t>is</w:t>
      </w:r>
      <w:r w:rsidRPr="005B5182">
        <w:rPr>
          <w:lang w:val="en-GB"/>
        </w:rPr>
        <w:t xml:space="preserve"> stored in blob storage.</w:t>
      </w:r>
      <w:r w:rsidR="00FD6259">
        <w:rPr>
          <w:lang w:val="en-GB"/>
        </w:rPr>
        <w:t xml:space="preserve"> </w:t>
      </w:r>
      <w:r w:rsidRPr="005B5182">
        <w:rPr>
          <w:lang w:val="en-GB"/>
        </w:rPr>
        <w:t xml:space="preserve">At that moment, the submitted information </w:t>
      </w:r>
      <w:r w:rsidR="0006220B" w:rsidRPr="005B5182">
        <w:rPr>
          <w:lang w:val="en-GB"/>
        </w:rPr>
        <w:t>must</w:t>
      </w:r>
      <w:r w:rsidRPr="005B5182">
        <w:rPr>
          <w:lang w:val="en-GB"/>
        </w:rPr>
        <w:t xml:space="preserve"> be validated by the validation agent, which will return a scoring result for each of these parameters:</w:t>
      </w:r>
    </w:p>
    <w:p w14:paraId="134B9C42" w14:textId="77777777" w:rsidR="005B5182" w:rsidRPr="002036C5" w:rsidRDefault="005B5182" w:rsidP="002036C5">
      <w:pPr>
        <w:pStyle w:val="ListParagraph"/>
        <w:numPr>
          <w:ilvl w:val="0"/>
          <w:numId w:val="49"/>
        </w:numPr>
      </w:pPr>
      <w:r w:rsidRPr="002036C5">
        <w:t>Toxicity</w:t>
      </w:r>
    </w:p>
    <w:p w14:paraId="56B65030" w14:textId="77777777" w:rsidR="005B5182" w:rsidRPr="002036C5" w:rsidRDefault="005B5182" w:rsidP="002036C5">
      <w:pPr>
        <w:pStyle w:val="ListParagraph"/>
        <w:numPr>
          <w:ilvl w:val="0"/>
          <w:numId w:val="49"/>
        </w:numPr>
      </w:pPr>
      <w:r w:rsidRPr="002036C5">
        <w:t>Clarity</w:t>
      </w:r>
    </w:p>
    <w:p w14:paraId="2B2F34D4" w14:textId="77777777" w:rsidR="005B5182" w:rsidRPr="002036C5" w:rsidRDefault="005B5182" w:rsidP="002036C5">
      <w:pPr>
        <w:pStyle w:val="ListParagraph"/>
        <w:numPr>
          <w:ilvl w:val="0"/>
          <w:numId w:val="49"/>
        </w:numPr>
      </w:pPr>
      <w:r w:rsidRPr="002036C5">
        <w:t>Professionalism</w:t>
      </w:r>
    </w:p>
    <w:p w14:paraId="4D0A785D" w14:textId="77777777" w:rsidR="005B5182" w:rsidRPr="002036C5" w:rsidRDefault="005B5182" w:rsidP="002036C5">
      <w:pPr>
        <w:pStyle w:val="ListParagraph"/>
        <w:numPr>
          <w:ilvl w:val="0"/>
          <w:numId w:val="49"/>
        </w:numPr>
      </w:pPr>
      <w:r w:rsidRPr="002036C5">
        <w:t>Action-Oriented</w:t>
      </w:r>
    </w:p>
    <w:p w14:paraId="00A0D494" w14:textId="253953C0" w:rsidR="005B5182" w:rsidRDefault="005B5182" w:rsidP="0012342C">
      <w:pPr>
        <w:spacing w:before="240"/>
        <w:rPr>
          <w:lang w:val="en-GB"/>
        </w:rPr>
      </w:pPr>
      <w:r w:rsidRPr="005C4D4B">
        <w:t>To do this, IA microservice will generate a message on a Kafka topic with the necessary information that needs to be validated, and the GenAI microservice will take it and invoke the Validation Agent. The message received contains information needed to identify the sender service so that the result can be sent to the right one.</w:t>
      </w:r>
      <w:r w:rsidR="002767E2">
        <w:t xml:space="preserve"> </w:t>
      </w:r>
      <w:r w:rsidRPr="005B5182">
        <w:rPr>
          <w:lang w:val="en-GB"/>
        </w:rPr>
        <w:t xml:space="preserve">The agent will take the information received and will validate it. If any image is provided, it will generate </w:t>
      </w:r>
      <w:r w:rsidR="004F5870" w:rsidRPr="005B5182">
        <w:rPr>
          <w:lang w:val="en-GB"/>
        </w:rPr>
        <w:t>a brief description</w:t>
      </w:r>
      <w:r w:rsidRPr="005B5182">
        <w:rPr>
          <w:lang w:val="en-GB"/>
        </w:rPr>
        <w:t xml:space="preserve"> of it.</w:t>
      </w:r>
      <w:r w:rsidR="002767E2">
        <w:rPr>
          <w:lang w:val="en-GB"/>
        </w:rPr>
        <w:t xml:space="preserve"> </w:t>
      </w:r>
      <w:r w:rsidR="00B20BCF">
        <w:rPr>
          <w:lang w:val="en-GB"/>
        </w:rPr>
        <w:br w:type="column"/>
      </w:r>
      <w:r w:rsidRPr="005B5182">
        <w:rPr>
          <w:lang w:val="en-GB"/>
        </w:rPr>
        <w:t>The Expert Knowledge Validation Agent is instructed to return the response in a JSON object format that has these fields:</w:t>
      </w:r>
    </w:p>
    <w:p w14:paraId="0B488952" w14:textId="77777777" w:rsidR="005B5182" w:rsidRPr="00C6067E" w:rsidRDefault="005B5182" w:rsidP="005B5182">
      <w:pPr>
        <w:spacing w:after="0"/>
        <w:rPr>
          <w:rFonts w:ascii="Consolas" w:hAnsi="Consolas"/>
          <w:lang w:val="en-GB"/>
        </w:rPr>
      </w:pPr>
    </w:p>
    <w:p w14:paraId="7DDFF57C" w14:textId="77777777" w:rsidR="005B5182" w:rsidRPr="00C6067E" w:rsidRDefault="005B5182" w:rsidP="005B5182">
      <w:pPr>
        <w:spacing w:after="0"/>
        <w:rPr>
          <w:rFonts w:ascii="Consolas" w:hAnsi="Consolas"/>
          <w:lang w:val="en-GB"/>
        </w:rPr>
      </w:pPr>
      <w:r w:rsidRPr="00C6067E">
        <w:rPr>
          <w:rFonts w:ascii="Consolas" w:hAnsi="Consolas"/>
          <w:lang w:val="en-GB"/>
        </w:rPr>
        <w:t>{</w:t>
      </w:r>
    </w:p>
    <w:p w14:paraId="13D98DEF"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'clarity': {</w:t>
      </w:r>
    </w:p>
    <w:p w14:paraId="1C26D548"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18D0DB43"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1F786458"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68AE56FD"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'professionalism': {</w:t>
      </w:r>
    </w:p>
    <w:p w14:paraId="034C0BA5"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1767635B"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745B4631"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6CA0B61E"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'action_oriented': {</w:t>
      </w:r>
    </w:p>
    <w:p w14:paraId="6C778186"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3FB0EFC9"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01EBC079"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4C439C40"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'toxicity': {</w:t>
      </w:r>
    </w:p>
    <w:p w14:paraId="58CE293B"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'X/1',</w:t>
      </w:r>
    </w:p>
    <w:p w14:paraId="78108F14"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2E4DD985"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7B9E827A"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'summary': 'xyz',</w:t>
      </w:r>
    </w:p>
    <w:p w14:paraId="0B00873F"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'error': ''</w:t>
      </w:r>
    </w:p>
    <w:p w14:paraId="2FC5639B" w14:textId="77777777" w:rsidR="005B5182" w:rsidRPr="00C6067E" w:rsidRDefault="005B5182" w:rsidP="005B5182">
      <w:pPr>
        <w:spacing w:after="0"/>
        <w:rPr>
          <w:rFonts w:ascii="Consolas" w:hAnsi="Consolas"/>
          <w:lang w:val="en-GB"/>
        </w:rPr>
      </w:pPr>
      <w:r w:rsidRPr="00C6067E">
        <w:rPr>
          <w:rFonts w:ascii="Consolas" w:hAnsi="Consolas"/>
          <w:lang w:val="en-GB"/>
        </w:rPr>
        <w:t>}</w:t>
      </w:r>
    </w:p>
    <w:p w14:paraId="68D61DE4" w14:textId="77777777" w:rsidR="005B5182" w:rsidRPr="00C6067E" w:rsidRDefault="005B5182" w:rsidP="005B5182">
      <w:pPr>
        <w:spacing w:after="0"/>
        <w:rPr>
          <w:rFonts w:ascii="Consolas" w:hAnsi="Consolas"/>
          <w:lang w:val="en-GB"/>
        </w:rPr>
      </w:pPr>
    </w:p>
    <w:p w14:paraId="3D21BCF5" w14:textId="2F028F8E" w:rsidR="00A4468A" w:rsidRPr="00A4468A" w:rsidRDefault="00A4468A" w:rsidP="00A4468A">
      <w:pPr>
        <w:spacing w:after="0"/>
      </w:pPr>
      <w:r w:rsidRPr="00A4468A">
        <w:t>The</w:t>
      </w:r>
      <w:r w:rsidR="00705CB8">
        <w:t xml:space="preserve"> </w:t>
      </w:r>
      <w:r w:rsidRPr="00A4468A">
        <w:rPr>
          <w:i/>
          <w:iCs/>
        </w:rPr>
        <w:t>error</w:t>
      </w:r>
      <w:r w:rsidR="00705CB8">
        <w:t xml:space="preserve"> </w:t>
      </w:r>
      <w:r w:rsidRPr="00A4468A">
        <w:t>field will contain a description of the errors encountered during validation (i.e. the image description could not be generated).</w:t>
      </w:r>
    </w:p>
    <w:p w14:paraId="37E82F57" w14:textId="77777777" w:rsidR="009966F7" w:rsidRDefault="009966F7" w:rsidP="00A4468A">
      <w:pPr>
        <w:spacing w:after="0"/>
        <w:sectPr w:rsidR="009966F7" w:rsidSect="002767E2">
          <w:type w:val="continuous"/>
          <w:pgSz w:w="23040" w:h="15840"/>
          <w:pgMar w:top="1440" w:right="1440" w:bottom="1440" w:left="1440" w:header="720" w:footer="576" w:gutter="0"/>
          <w:cols w:num="2" w:sep="1" w:space="1440"/>
          <w:docGrid w:linePitch="272"/>
        </w:sectPr>
      </w:pPr>
    </w:p>
    <w:p w14:paraId="525ADA4B" w14:textId="24D38FCB" w:rsidR="00A4468A" w:rsidRPr="00A4468A" w:rsidRDefault="00A4468A" w:rsidP="0012342C">
      <w:pPr>
        <w:spacing w:after="0"/>
        <w:ind w:right="10800"/>
      </w:pPr>
      <w:r w:rsidRPr="00A4468A">
        <w:t>Once the agent finishes the validation, the result will be sent back to the Kafka topic and IA microservice will pick it up and update the relevant Expert Knowledge with the score data and will also put it in "Pending" state. This means the data is ready to be reviewed by a reviewer person.</w:t>
      </w:r>
    </w:p>
    <w:p w14:paraId="35485F34" w14:textId="7F6BCD4D" w:rsidR="005B5182" w:rsidRPr="005B5182" w:rsidRDefault="008B0257" w:rsidP="005B5182">
      <w:pPr>
        <w:spacing w:after="0"/>
        <w:rPr>
          <w:lang w:val="en-GB"/>
        </w:rPr>
        <w:sectPr w:rsidR="005B5182" w:rsidRPr="005B5182" w:rsidSect="000F19F0">
          <w:pgSz w:w="23040" w:h="15840"/>
          <w:pgMar w:top="1440" w:right="1440" w:bottom="1440" w:left="1440" w:header="720" w:footer="576" w:gutter="0"/>
          <w:cols w:space="720"/>
          <w:docGrid w:linePitch="272"/>
        </w:sectPr>
      </w:pPr>
      <w:r w:rsidRPr="008B0257">
        <w:rPr>
          <w:noProof/>
          <w:lang w:val="en-GB"/>
        </w:rPr>
        <w:drawing>
          <wp:inline distT="0" distB="0" distL="0" distR="0" wp14:anchorId="072BCA05" wp14:editId="44BED2F2">
            <wp:extent cx="11487150" cy="7447884"/>
            <wp:effectExtent l="0" t="0" r="0" b="1270"/>
            <wp:docPr id="1219793777" name="Picture 1" descr="The Expert Knowledge Diagram illustrates the validation and scoring process for Intelligent Advisor. On the left, GenAI Agents perform various tasks, including downloading images for validation and calling the OpenAI LLM model to process provided information. At the top, the OpenAI LLM component is shown as the model used for performing tasks. In the center, the Intelligent Advisor Microservice, built on Azure Kubernetes using Python, exposes APIs to provide access to insights and actions based on roles. Below it, the Expert Knowledge Image Storage, hosted on Microsoft Azure Blob, stores uploaded expert knowledge images. On the right, the AOT Intelligent Advisor Data component, implemented with Azure Cosmos DB, stores data belonging to Intelligent Advisor. The workflow includes four steps: downloading the image for validation, calling the LLM, returning expert knowledge scoring, and updating the scoring in the backend.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93777" name="Picture 1" descr="The Expert Knowledge Diagram illustrates the validation and scoring process for Intelligent Advisor. On the left, GenAI Agents perform various tasks, including downloading images for validation and calling the OpenAI LLM model to process provided information. At the top, the OpenAI LLM component is shown as the model used for performing tasks. In the center, the Intelligent Advisor Microservice, built on Azure Kubernetes using Python, exposes APIs to provide access to insights and actions based on roles. Below it, the Expert Knowledge Image Storage, hosted on Microsoft Azure Blob, stores uploaded expert knowledge images. On the right, the AOT Intelligent Advisor Data component, implemented with Azure Cosmos DB, stores data belonging to Intelligent Advisor. The workflow includes four steps: downloading the image for validation, calling the LLM, returning expert knowledge scoring, and updating the scoring in the backend. A legend at the bottom right explains system boundaries and highlights AOT Intelligent Advisor and AOT DataOps components."/>
                    <pic:cNvPicPr/>
                  </pic:nvPicPr>
                  <pic:blipFill>
                    <a:blip r:embed="rId23"/>
                    <a:stretch>
                      <a:fillRect/>
                    </a:stretch>
                  </pic:blipFill>
                  <pic:spPr>
                    <a:xfrm>
                      <a:off x="0" y="0"/>
                      <a:ext cx="11536484" cy="7479871"/>
                    </a:xfrm>
                    <a:prstGeom prst="rect">
                      <a:avLst/>
                    </a:prstGeom>
                  </pic:spPr>
                </pic:pic>
              </a:graphicData>
            </a:graphic>
          </wp:inline>
        </w:drawing>
      </w:r>
    </w:p>
    <w:p w14:paraId="70934AB8" w14:textId="0431050C" w:rsidR="006A76C3" w:rsidRDefault="006A76C3" w:rsidP="006D2F20">
      <w:pPr>
        <w:pStyle w:val="Heading1"/>
      </w:pPr>
      <w:bookmarkStart w:id="29" w:name="_Toc213060591"/>
      <w:bookmarkStart w:id="30" w:name="OLE_LINK25"/>
      <w:r>
        <w:t>Review</w:t>
      </w:r>
    </w:p>
    <w:p w14:paraId="71443CB7" w14:textId="661DAC82" w:rsidR="00ED1B9F" w:rsidRDefault="006A76C3" w:rsidP="006A76C3">
      <w:pPr>
        <w:pStyle w:val="Heading2"/>
      </w:pPr>
      <w:r>
        <w:t xml:space="preserve">Human </w:t>
      </w:r>
      <w:r w:rsidR="00087004">
        <w:t xml:space="preserve">Reviewer </w:t>
      </w:r>
      <w:r>
        <w:t>W</w:t>
      </w:r>
      <w:r w:rsidR="00087004">
        <w:t>orkflow</w:t>
      </w:r>
      <w:bookmarkEnd w:id="29"/>
    </w:p>
    <w:p w14:paraId="4CBED273" w14:textId="3A028D85" w:rsidR="00C34C3D" w:rsidRPr="00C34C3D" w:rsidRDefault="00C34C3D" w:rsidP="0012342C">
      <w:pPr>
        <w:ind w:right="10800"/>
        <w:rPr>
          <w:lang w:val="en-IN"/>
        </w:rPr>
      </w:pPr>
      <w:r w:rsidRPr="00C34C3D">
        <w:rPr>
          <w:lang w:val="en-IN"/>
        </w:rPr>
        <w:t xml:space="preserve">The review can be done in a new application dedicated for reviewing Expert Knowledge. The user can see all the information that was submitted along with the validation result from the agent. It will then decide if all the information is relevant and can be used to solve the issues and will </w:t>
      </w:r>
      <w:r w:rsidR="00D00EDF" w:rsidRPr="00C34C3D">
        <w:rPr>
          <w:lang w:val="en-IN"/>
        </w:rPr>
        <w:t>act</w:t>
      </w:r>
      <w:r w:rsidRPr="00C34C3D">
        <w:rPr>
          <w:lang w:val="en-IN"/>
        </w:rPr>
        <w:t xml:space="preserve"> on it: it will approve or reject the expert knowledge.</w:t>
      </w:r>
      <w:r w:rsidR="0012342C">
        <w:rPr>
          <w:lang w:val="en-IN"/>
        </w:rPr>
        <w:t xml:space="preserve"> </w:t>
      </w:r>
      <w:r w:rsidRPr="00C34C3D">
        <w:rPr>
          <w:lang w:val="en-IN"/>
        </w:rPr>
        <w:t>The following diagram shows this process:</w:t>
      </w:r>
    </w:p>
    <w:p w14:paraId="7E9B4C20" w14:textId="2D5F9C3B" w:rsidR="004E74A3" w:rsidRDefault="002072A7" w:rsidP="005A57AF">
      <w:pPr>
        <w:sectPr w:rsidR="004E74A3" w:rsidSect="00652EB3">
          <w:pgSz w:w="23040" w:h="15840"/>
          <w:pgMar w:top="1440" w:right="1440" w:bottom="1440" w:left="1440" w:header="720" w:footer="720" w:gutter="0"/>
          <w:cols w:space="720"/>
          <w:docGrid w:linePitch="360"/>
        </w:sectPr>
      </w:pPr>
      <w:r w:rsidRPr="002072A7">
        <w:rPr>
          <w:noProof/>
          <w:lang w:val="en-IN"/>
        </w:rPr>
        <w:drawing>
          <wp:inline distT="0" distB="0" distL="0" distR="0" wp14:anchorId="023D1CD6" wp14:editId="616C0966">
            <wp:extent cx="10255677" cy="4453247"/>
            <wp:effectExtent l="0" t="0" r="0" b="5080"/>
            <wp:docPr id="1533626286" name="Picture 1" descr="The Expert Knowledge Diagram illustrates the review and update process for Intelligent Advisor. On the left, the Expert Knowledge Review Application, built with Angular as a micro-frontend, provides reviewers the ability to approve or reject submitted expert knowledge. In the center, the Intelligent Advisor Microservice, implemented using Azure Kubernetes and Python, exposes APIs that allow access to insights and actions based on user roles. On the right, the AOT Intelligent Advisor Data component, hosted in Azure Cosmos DB, stores data belonging to the Intelligent Advisor. The workflow shows two steps: first, expert knowledge is approved or rejected via HTTP, and second, the status of the expert knowledge is updated in the backend.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6286" name="Picture 1" descr="The Expert Knowledge Diagram illustrates the review and update process for Intelligent Advisor. On the left, the Expert Knowledge Review Application, built with Angular as a micro-frontend, provides reviewers the ability to approve or reject submitted expert knowledge. In the center, the Intelligent Advisor Microservice, implemented using Azure Kubernetes and Python, exposes APIs that allow access to insights and actions based on user roles. On the right, the AOT Intelligent Advisor Data component, hosted in Azure Cosmos DB, stores data belonging to the Intelligent Advisor. The workflow shows two steps: first, expert knowledge is approved or rejected via HTTP, and second, the status of the expert knowledge is updated in the backend. A legend at the bottom right explains system boundaries and highlights AOT Intelligent Advisor and AOT DataOps components."/>
                    <pic:cNvPicPr/>
                  </pic:nvPicPr>
                  <pic:blipFill>
                    <a:blip r:embed="rId24"/>
                    <a:stretch>
                      <a:fillRect/>
                    </a:stretch>
                  </pic:blipFill>
                  <pic:spPr>
                    <a:xfrm>
                      <a:off x="0" y="0"/>
                      <a:ext cx="10277805" cy="4462855"/>
                    </a:xfrm>
                    <a:prstGeom prst="rect">
                      <a:avLst/>
                    </a:prstGeom>
                  </pic:spPr>
                </pic:pic>
              </a:graphicData>
            </a:graphic>
          </wp:inline>
        </w:drawing>
      </w:r>
    </w:p>
    <w:p w14:paraId="300A0911" w14:textId="656AD27A" w:rsidR="007F4030" w:rsidRPr="0024519D" w:rsidRDefault="0024519D" w:rsidP="0024519D">
      <w:pPr>
        <w:pStyle w:val="Heading1"/>
      </w:pPr>
      <w:bookmarkStart w:id="31" w:name="_Toc213060592"/>
      <w:r w:rsidRPr="0024519D">
        <w:t>Recommendation</w:t>
      </w:r>
      <w:bookmarkEnd w:id="31"/>
      <w:r w:rsidR="005C7BDB">
        <w:t>s</w:t>
      </w:r>
    </w:p>
    <w:p w14:paraId="21295D44" w14:textId="77777777" w:rsidR="000041E2" w:rsidRDefault="000041E2" w:rsidP="000041E2">
      <w:pPr>
        <w:rPr>
          <w:noProof/>
        </w:rPr>
        <w:sectPr w:rsidR="000041E2" w:rsidSect="00652EB3">
          <w:pgSz w:w="23040" w:h="15840"/>
          <w:pgMar w:top="1440" w:right="1440" w:bottom="1440" w:left="1440" w:header="720" w:footer="720" w:gutter="0"/>
          <w:cols w:space="720"/>
          <w:docGrid w:linePitch="360"/>
        </w:sectPr>
      </w:pPr>
    </w:p>
    <w:p w14:paraId="6531264B" w14:textId="4E1A927C" w:rsidR="000041E2" w:rsidRDefault="00FD7394" w:rsidP="000041E2">
      <w:pPr>
        <w:rPr>
          <w:noProof/>
          <w:lang w:val="en-IN"/>
        </w:rPr>
      </w:pPr>
      <w:r w:rsidRPr="00FD7394">
        <w:rPr>
          <w:noProof/>
        </w:rPr>
        <w:t>The captured and validated expert knowledge can be used to generate recommendation for Insights belonging to the same template of which it was captured. This can be done through the Insight details application/window, or through the Digital Twin Assistant when information about the isights is requested.</w:t>
      </w:r>
      <w:r w:rsidR="0012342C">
        <w:rPr>
          <w:noProof/>
        </w:rPr>
        <w:t xml:space="preserve"> </w:t>
      </w:r>
      <w:r w:rsidRPr="00FD7394">
        <w:rPr>
          <w:noProof/>
        </w:rPr>
        <w:t>The flow can be seen in the following diagram:</w:t>
      </w:r>
      <w:r w:rsidR="000041E2">
        <w:rPr>
          <w:noProof/>
        </w:rPr>
        <w:t xml:space="preserve"> </w:t>
      </w:r>
      <w:r w:rsidR="000041E2">
        <w:rPr>
          <w:noProof/>
        </w:rPr>
        <w:br w:type="column"/>
      </w:r>
      <w:r w:rsidR="000041E2" w:rsidRPr="00281561">
        <w:rPr>
          <w:noProof/>
        </w:rPr>
        <w:t>Once the user clicks on the button to generate recommendation, the IA service will send a kafka message with required information to GenAI microservice. It is instructed to rely only on the provided information to generate a recommendation which will be sent back to IA microservice through kafka topic, where it will be saved on the expert knowledge object.</w:t>
      </w:r>
    </w:p>
    <w:p w14:paraId="4AEBAB61" w14:textId="77777777" w:rsidR="000041E2" w:rsidRDefault="000041E2" w:rsidP="00FD7394">
      <w:pPr>
        <w:rPr>
          <w:noProof/>
        </w:rPr>
        <w:sectPr w:rsidR="000041E2" w:rsidSect="000041E2">
          <w:type w:val="continuous"/>
          <w:pgSz w:w="23040" w:h="15840"/>
          <w:pgMar w:top="1440" w:right="1440" w:bottom="1440" w:left="1440" w:header="720" w:footer="720" w:gutter="0"/>
          <w:cols w:num="2" w:space="720"/>
          <w:docGrid w:linePitch="360"/>
        </w:sectPr>
      </w:pPr>
    </w:p>
    <w:p w14:paraId="118D0F88" w14:textId="0B160266" w:rsidR="000041E2" w:rsidRDefault="00642CF8">
      <w:pPr>
        <w:rPr>
          <w:noProof/>
          <w:lang w:val="en-IN"/>
        </w:rPr>
      </w:pPr>
      <w:r w:rsidRPr="00642CF8">
        <w:rPr>
          <w:noProof/>
          <w:lang w:val="en-IN"/>
        </w:rPr>
        <w:drawing>
          <wp:inline distT="0" distB="0" distL="0" distR="0" wp14:anchorId="702F07AC" wp14:editId="45D1A707">
            <wp:extent cx="9761517" cy="6534150"/>
            <wp:effectExtent l="0" t="0" r="0" b="0"/>
            <wp:docPr id="968611999" name="Picture 1" descr="Expert Knowledge Diagram showing system interactions for Intelligent Advisor. The diagram includes five main components: OpenAI LLM (top), GenAI Agents (left), Expert Knowledge Image Storage (center), Intelligent Advisor Microservice (bottom center), and AOT Intelligent Advisor Data (right). Arrows indicate data flow: GenAI Agents call the LLM and download image recommendations, trigger recommendation generation, and interact with the microservice. The microservice exposes APIs for insights and actions, stores recommendations in a database, and fetches required information from AOT Intelligent Advisor Data. The UI component, Intelligent Advisor Insight Details Application, is shown at bottom left. A legend at the bottom right explains system boundaries and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1999" name="Picture 1" descr="Expert Knowledge Diagram showing system interactions for Intelligent Advisor. The diagram includes five main components: OpenAI LLM (top), GenAI Agents (left), Expert Knowledge Image Storage (center), Intelligent Advisor Microservice (bottom center), and AOT Intelligent Advisor Data (right). Arrows indicate data flow: GenAI Agents call the LLM and download image recommendations, trigger recommendation generation, and interact with the microservice. The microservice exposes APIs for insights and actions, stores recommendations in a database, and fetches required information from AOT Intelligent Advisor Data. The UI component, Intelligent Advisor Insight Details Application, is shown at bottom left. A legend at the bottom right explains system boundaries and external systems."/>
                    <pic:cNvPicPr/>
                  </pic:nvPicPr>
                  <pic:blipFill>
                    <a:blip r:embed="rId25"/>
                    <a:stretch>
                      <a:fillRect/>
                    </a:stretch>
                  </pic:blipFill>
                  <pic:spPr>
                    <a:xfrm>
                      <a:off x="0" y="0"/>
                      <a:ext cx="9811135" cy="6567363"/>
                    </a:xfrm>
                    <a:prstGeom prst="rect">
                      <a:avLst/>
                    </a:prstGeom>
                  </pic:spPr>
                </pic:pic>
              </a:graphicData>
            </a:graphic>
          </wp:inline>
        </w:drawing>
      </w:r>
      <w:bookmarkEnd w:id="30"/>
    </w:p>
    <w:sectPr w:rsidR="000041E2" w:rsidSect="000041E2">
      <w:type w:val="continuous"/>
      <w:pgSz w:w="230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5F37B" w14:textId="77777777" w:rsidR="003869B1" w:rsidRDefault="003869B1" w:rsidP="00531239">
      <w:r>
        <w:separator/>
      </w:r>
    </w:p>
  </w:endnote>
  <w:endnote w:type="continuationSeparator" w:id="0">
    <w:p w14:paraId="0750DF82" w14:textId="77777777" w:rsidR="003869B1" w:rsidRDefault="003869B1" w:rsidP="00531239">
      <w:r>
        <w:continuationSeparator/>
      </w:r>
    </w:p>
  </w:endnote>
  <w:endnote w:type="continuationNotice" w:id="1">
    <w:p w14:paraId="0EF44D68" w14:textId="77777777" w:rsidR="003869B1" w:rsidRDefault="003869B1" w:rsidP="00531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8D523" w14:textId="5C6D0BBB" w:rsidR="00841C41" w:rsidRDefault="00841C41">
    <w:pPr>
      <w:pStyle w:val="Footer"/>
      <w:divId w:val="309555201"/>
    </w:pPr>
    <w:r>
      <w:t>© 2024 Accenture. All rights reserved.</w:t>
    </w:r>
    <w:r>
      <w:ptab w:relativeTo="margin" w:alignment="center" w:leader="none"/>
    </w:r>
    <w:r>
      <w:t xml:space="preserve"> Document Version: </w:t>
    </w:r>
    <w:r w:rsidR="00DE598C">
      <w:t>1.0</w:t>
    </w:r>
    <w:r>
      <w:ptab w:relativeTo="margin" w:alignment="right" w:leader="none"/>
    </w:r>
    <w:r>
      <w:t xml:space="preserve"> </w:t>
    </w:r>
    <w:r>
      <w:fldChar w:fldCharType="begin"/>
    </w:r>
    <w:r>
      <w:instrText xml:space="preserve"> PAGE   \* MERGEFORMAT </w:instrText>
    </w:r>
    <w:r>
      <w:fldChar w:fldCharType="separate"/>
    </w:r>
    <w:r>
      <w:t>1</w:t>
    </w:r>
    <w:r>
      <w:rPr>
        <w:noProof/>
      </w:rPr>
      <w:fldChar w:fldCharType="end"/>
    </w:r>
  </w:p>
  <w:p w14:paraId="7897FEE6" w14:textId="77777777" w:rsidR="00841C41" w:rsidRDefault="00841C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BE4C" w14:textId="74AA801F" w:rsidR="00544652" w:rsidRPr="006D1E54" w:rsidRDefault="006D1E54" w:rsidP="006D1E54">
    <w:pPr>
      <w:tabs>
        <w:tab w:val="left" w:pos="284"/>
        <w:tab w:val="left" w:pos="993"/>
      </w:tabs>
      <w:spacing w:line="256" w:lineRule="auto"/>
      <w:rPr>
        <w:rFonts w:eastAsia="Calibri" w:cs="Arial"/>
        <w:sz w:val="16"/>
        <w:szCs w:val="20"/>
      </w:rPr>
    </w:pPr>
    <w:r w:rsidRPr="006D1E54">
      <w:rPr>
        <w:rFonts w:eastAsia="Calibri" w:cs="Arial"/>
        <w:sz w:val="16"/>
        <w:szCs w:val="20"/>
      </w:rPr>
      <w:t>© 202</w:t>
    </w:r>
    <w:r>
      <w:rPr>
        <w:rFonts w:eastAsia="Calibri" w:cs="Arial"/>
        <w:sz w:val="16"/>
        <w:szCs w:val="20"/>
      </w:rPr>
      <w:t>6</w:t>
    </w:r>
    <w:r w:rsidRPr="006D1E54">
      <w:rPr>
        <w:rFonts w:eastAsia="Calibri" w:cs="Arial"/>
        <w:sz w:val="16"/>
        <w:szCs w:val="20"/>
      </w:rPr>
      <w:t xml:space="preserve"> Accenture. All rights reserved.</w:t>
    </w:r>
    <w:r w:rsidRPr="006D1E54">
      <w:rPr>
        <w:rFonts w:eastAsia="Calibri" w:cs="Arial"/>
        <w:sz w:val="16"/>
        <w:szCs w:val="20"/>
      </w:rPr>
      <w:ptab w:relativeTo="margin" w:alignment="center" w:leader="none"/>
    </w:r>
    <w:r w:rsidRPr="006D1E54">
      <w:rPr>
        <w:rFonts w:eastAsia="Calibri" w:cs="Arial"/>
        <w:sz w:val="16"/>
        <w:szCs w:val="20"/>
      </w:rPr>
      <w:t xml:space="preserve">                            Document Version: </w:t>
    </w:r>
    <w:sdt>
      <w:sdtPr>
        <w:rPr>
          <w:rFonts w:eastAsia="Calibri" w:cs="Arial"/>
          <w:sz w:val="16"/>
          <w:szCs w:val="20"/>
        </w:rPr>
        <w:alias w:val="Label"/>
        <w:tag w:val="DLCPolicyLabelValue"/>
        <w:id w:val="1825465840"/>
        <w:lock w:val="contentLocked"/>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CC043A6-9BE1-4C39-9215-79B5A1846AA7}"/>
        <w:text w:multiLine="1"/>
      </w:sdtPr>
      <w:sdtEndPr/>
      <w:sdtContent>
        <w:del w:id="1" w:author="Gali, Hanuman" w:date="2026-02-02T16:11:00Z" w16du:dateUtc="2026-02-02T10:41:00Z">
          <w:r w:rsidDel="000D5B42">
            <w:rPr>
              <w:rFonts w:eastAsia="Calibri" w:cs="Arial"/>
              <w:sz w:val="16"/>
              <w:szCs w:val="20"/>
            </w:rPr>
            <w:delText>21.0</w:delText>
          </w:r>
        </w:del>
        <w:ins w:id="2" w:author="Gali, Hanuman" w:date="2026-02-02T16:11:00Z" w16du:dateUtc="2026-02-02T10:41:00Z">
          <w:r w:rsidR="000D5B42">
            <w:rPr>
              <w:rFonts w:eastAsia="Calibri" w:cs="Arial"/>
              <w:sz w:val="16"/>
              <w:szCs w:val="20"/>
            </w:rPr>
            <w:t>22.0</w:t>
          </w:r>
        </w:ins>
      </w:sdtContent>
    </w:sdt>
    <w:r w:rsidRPr="006D1E54">
      <w:rPr>
        <w:rFonts w:eastAsia="Calibri" w:cs="Arial"/>
        <w:sz w:val="16"/>
        <w:szCs w:val="20"/>
      </w:rPr>
      <w:ptab w:relativeTo="margin" w:alignment="right" w:leader="none"/>
    </w:r>
    <w:r w:rsidRPr="006D1E54">
      <w:rPr>
        <w:rFonts w:eastAsia="Calibri" w:cs="Arial"/>
        <w:sz w:val="16"/>
        <w:szCs w:val="20"/>
      </w:rPr>
      <w:t xml:space="preserve"> </w:t>
    </w:r>
    <w:r w:rsidRPr="006D1E54">
      <w:rPr>
        <w:rFonts w:eastAsia="Calibri" w:cs="Arial"/>
        <w:sz w:val="16"/>
        <w:szCs w:val="20"/>
      </w:rPr>
      <w:fldChar w:fldCharType="begin"/>
    </w:r>
    <w:r w:rsidRPr="006D1E54">
      <w:rPr>
        <w:rFonts w:eastAsia="Calibri" w:cs="Arial"/>
        <w:sz w:val="16"/>
        <w:szCs w:val="20"/>
      </w:rPr>
      <w:instrText xml:space="preserve"> PAGE   \* MERGEFORMAT </w:instrText>
    </w:r>
    <w:r w:rsidRPr="006D1E54">
      <w:rPr>
        <w:rFonts w:eastAsia="Calibri" w:cs="Arial"/>
        <w:sz w:val="16"/>
        <w:szCs w:val="20"/>
      </w:rPr>
      <w:fldChar w:fldCharType="separate"/>
    </w:r>
    <w:r w:rsidRPr="006D1E54">
      <w:rPr>
        <w:rFonts w:eastAsia="Calibri" w:cs="Arial"/>
        <w:sz w:val="16"/>
        <w:szCs w:val="20"/>
      </w:rPr>
      <w:t>1</w:t>
    </w:r>
    <w:r w:rsidRPr="006D1E54">
      <w:rPr>
        <w:rFonts w:eastAsia="Calibri" w:cs="Arial"/>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07F4B" w14:textId="77777777" w:rsidR="003869B1" w:rsidRDefault="003869B1" w:rsidP="00531239">
      <w:r>
        <w:separator/>
      </w:r>
    </w:p>
  </w:footnote>
  <w:footnote w:type="continuationSeparator" w:id="0">
    <w:p w14:paraId="76A41BD5" w14:textId="77777777" w:rsidR="003869B1" w:rsidRDefault="003869B1" w:rsidP="00531239">
      <w:r>
        <w:continuationSeparator/>
      </w:r>
    </w:p>
  </w:footnote>
  <w:footnote w:type="continuationNotice" w:id="1">
    <w:p w14:paraId="1A9D069A" w14:textId="77777777" w:rsidR="003869B1" w:rsidRDefault="003869B1" w:rsidP="005312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760"/>
      <w:gridCol w:w="5760"/>
      <w:gridCol w:w="5760"/>
    </w:tblGrid>
    <w:tr w:rsidR="35E3BE64" w14:paraId="07544D64" w14:textId="77777777" w:rsidTr="35E3BE64">
      <w:trPr>
        <w:trHeight w:val="300"/>
      </w:trPr>
      <w:tc>
        <w:tcPr>
          <w:tcW w:w="5760" w:type="dxa"/>
        </w:tcPr>
        <w:p w14:paraId="27CE2D76" w14:textId="62D6D084" w:rsidR="35E3BE64" w:rsidRDefault="35E3BE64" w:rsidP="35E3BE64">
          <w:pPr>
            <w:pStyle w:val="Header"/>
            <w:ind w:left="-115"/>
            <w:jc w:val="left"/>
          </w:pPr>
        </w:p>
      </w:tc>
      <w:tc>
        <w:tcPr>
          <w:tcW w:w="5760" w:type="dxa"/>
        </w:tcPr>
        <w:p w14:paraId="571D2F1B" w14:textId="03BB07DA" w:rsidR="35E3BE64" w:rsidRDefault="35E3BE64" w:rsidP="35E3BE64">
          <w:pPr>
            <w:pStyle w:val="Header"/>
            <w:jc w:val="center"/>
          </w:pPr>
        </w:p>
      </w:tc>
      <w:tc>
        <w:tcPr>
          <w:tcW w:w="5760" w:type="dxa"/>
        </w:tcPr>
        <w:p w14:paraId="2FC49E76" w14:textId="3E65390E" w:rsidR="35E3BE64" w:rsidRDefault="35E3BE64" w:rsidP="35E3BE64">
          <w:pPr>
            <w:pStyle w:val="Header"/>
            <w:ind w:right="-115"/>
            <w:jc w:val="right"/>
          </w:pPr>
        </w:p>
      </w:tc>
    </w:tr>
  </w:tbl>
  <w:p w14:paraId="3110DCBB" w14:textId="77777777" w:rsidR="00EB0CB8" w:rsidRPr="00EB0CB8" w:rsidRDefault="00EB0CB8" w:rsidP="00EB0CB8">
    <w:pPr>
      <w:tabs>
        <w:tab w:val="center" w:pos="4680"/>
        <w:tab w:val="right" w:pos="9360"/>
      </w:tabs>
      <w:spacing w:after="0" w:line="240" w:lineRule="auto"/>
      <w:jc w:val="right"/>
      <w:rPr>
        <w:rFonts w:eastAsia="Calibri" w:cs="Arial"/>
        <w:sz w:val="16"/>
        <w:szCs w:val="16"/>
      </w:rPr>
    </w:pPr>
    <w:r w:rsidRPr="00EB0CB8">
      <w:rPr>
        <w:rFonts w:eastAsia="Calibri" w:cs="Arial"/>
        <w:noProof/>
        <w:sz w:val="16"/>
        <w:szCs w:val="16"/>
        <w14:ligatures w14:val="none"/>
      </w:rPr>
      <w:drawing>
        <wp:inline distT="0" distB="0" distL="0" distR="0" wp14:anchorId="6EF0B6DD" wp14:editId="23A440AF">
          <wp:extent cx="1504950" cy="142875"/>
          <wp:effectExtent l="0" t="0" r="0" b="9525"/>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EB0CB8">
      <w:rPr>
        <w:rFonts w:eastAsia="Calibri" w:cs="Arial"/>
        <w:sz w:val="16"/>
        <w:szCs w:val="16"/>
      </w:rPr>
      <w:ptab w:relativeTo="margin" w:alignment="center" w:leader="none"/>
    </w:r>
    <w:r w:rsidRPr="00EB0CB8">
      <w:rPr>
        <w:rFonts w:eastAsia="Calibri" w:cs="Arial"/>
        <w:sz w:val="16"/>
        <w:szCs w:val="16"/>
      </w:rPr>
      <w:ptab w:relativeTo="margin" w:alignment="right" w:leader="none"/>
    </w:r>
    <w:hyperlink r:id="rId2" w:history="1">
      <w:r w:rsidRPr="00EB0CB8">
        <w:rPr>
          <w:rFonts w:eastAsia="Calibri" w:cs="Arial"/>
          <w:color w:val="0563C1" w:themeColor="hyperlink"/>
          <w:u w:val="single"/>
        </w:rPr>
        <w:t>Send Feedback</w:t>
      </w:r>
    </w:hyperlink>
  </w:p>
  <w:p w14:paraId="418EDA83" w14:textId="1C4B37C8" w:rsidR="35E3BE64" w:rsidRDefault="35E3BE64" w:rsidP="35E3B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728C" w14:textId="77777777" w:rsidR="00EB0CB8" w:rsidRPr="00EB0CB8" w:rsidRDefault="00EB0CB8" w:rsidP="00EB0CB8">
    <w:pPr>
      <w:tabs>
        <w:tab w:val="center" w:pos="4680"/>
        <w:tab w:val="right" w:pos="9360"/>
      </w:tabs>
      <w:spacing w:after="0" w:line="240" w:lineRule="auto"/>
      <w:jc w:val="right"/>
      <w:rPr>
        <w:rFonts w:eastAsia="Calibri" w:cs="Arial"/>
        <w:sz w:val="16"/>
        <w:szCs w:val="16"/>
      </w:rPr>
    </w:pPr>
    <w:r w:rsidRPr="00EB0CB8">
      <w:rPr>
        <w:rFonts w:eastAsia="Calibri" w:cs="Arial"/>
        <w:noProof/>
        <w:sz w:val="16"/>
        <w:szCs w:val="16"/>
        <w14:ligatures w14:val="none"/>
      </w:rPr>
      <w:drawing>
        <wp:inline distT="0" distB="0" distL="0" distR="0" wp14:anchorId="1CCF5FF8" wp14:editId="5AA1715A">
          <wp:extent cx="1504950" cy="142875"/>
          <wp:effectExtent l="0" t="0" r="0" b="9525"/>
          <wp:docPr id="37327920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EB0CB8">
      <w:rPr>
        <w:rFonts w:eastAsia="Calibri" w:cs="Arial"/>
        <w:sz w:val="16"/>
        <w:szCs w:val="16"/>
      </w:rPr>
      <w:ptab w:relativeTo="margin" w:alignment="center" w:leader="none"/>
    </w:r>
    <w:r w:rsidRPr="00EB0CB8">
      <w:rPr>
        <w:rFonts w:eastAsia="Calibri" w:cs="Arial"/>
        <w:sz w:val="16"/>
        <w:szCs w:val="16"/>
      </w:rPr>
      <w:ptab w:relativeTo="margin" w:alignment="right" w:leader="none"/>
    </w:r>
    <w:hyperlink r:id="rId2" w:history="1">
      <w:r w:rsidRPr="00EB0CB8">
        <w:rPr>
          <w:rFonts w:eastAsia="Calibri" w:cs="Arial"/>
          <w:color w:val="0563C1" w:themeColor="hyperlink"/>
          <w:u w:val="single"/>
        </w:rPr>
        <w:t>Send Feedback</w:t>
      </w:r>
    </w:hyperlink>
  </w:p>
  <w:p w14:paraId="72074E68" w14:textId="300D67F3" w:rsidR="35E3BE64" w:rsidRDefault="35E3BE64" w:rsidP="35E3B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B71"/>
    <w:multiLevelType w:val="hybridMultilevel"/>
    <w:tmpl w:val="470AC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B6DCB"/>
    <w:multiLevelType w:val="hybridMultilevel"/>
    <w:tmpl w:val="3B8E1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14C8C"/>
    <w:multiLevelType w:val="hybridMultilevel"/>
    <w:tmpl w:val="B310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7"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9"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A3E26"/>
    <w:multiLevelType w:val="multilevel"/>
    <w:tmpl w:val="D48C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40CB5C0E"/>
    <w:multiLevelType w:val="multilevel"/>
    <w:tmpl w:val="93CC71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8AE7116"/>
    <w:multiLevelType w:val="hybridMultilevel"/>
    <w:tmpl w:val="6136E8F0"/>
    <w:lvl w:ilvl="0" w:tplc="844E0CCC">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645526"/>
    <w:multiLevelType w:val="hybridMultilevel"/>
    <w:tmpl w:val="0302A532"/>
    <w:lvl w:ilvl="0" w:tplc="C17AE5FE">
      <w:start w:val="1"/>
      <w:numFmt w:val="bullet"/>
      <w:lvlText w:val=""/>
      <w:lvlJc w:val="left"/>
      <w:pPr>
        <w:tabs>
          <w:tab w:val="num" w:pos="432"/>
        </w:tabs>
        <w:ind w:left="432" w:hanging="360"/>
      </w:pPr>
      <w:rPr>
        <w:rFonts w:ascii="Symbol" w:hAnsi="Symbol" w:hint="default"/>
      </w:rPr>
    </w:lvl>
    <w:lvl w:ilvl="1" w:tplc="844E0CCC">
      <w:start w:val="1"/>
      <w:numFmt w:val="bullet"/>
      <w:lvlText w:val="o"/>
      <w:lvlJc w:val="left"/>
      <w:pPr>
        <w:tabs>
          <w:tab w:val="num" w:pos="792"/>
        </w:tabs>
        <w:ind w:left="792"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A831E0A"/>
    <w:multiLevelType w:val="hybridMultilevel"/>
    <w:tmpl w:val="30F82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B217C2"/>
    <w:multiLevelType w:val="hybridMultilevel"/>
    <w:tmpl w:val="2DB02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B66626"/>
    <w:multiLevelType w:val="hybridMultilevel"/>
    <w:tmpl w:val="F86AB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6AF753FE"/>
    <w:multiLevelType w:val="hybridMultilevel"/>
    <w:tmpl w:val="DBE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8060BD"/>
    <w:multiLevelType w:val="hybridMultilevel"/>
    <w:tmpl w:val="F0E8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7" w15:restartNumberingAfterBreak="0">
    <w:nsid w:val="7FF53DB5"/>
    <w:multiLevelType w:val="hybridMultilevel"/>
    <w:tmpl w:val="2D0A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734398">
    <w:abstractNumId w:val="31"/>
  </w:num>
  <w:num w:numId="2" w16cid:durableId="2122143729">
    <w:abstractNumId w:val="5"/>
  </w:num>
  <w:num w:numId="3" w16cid:durableId="49808471">
    <w:abstractNumId w:val="13"/>
  </w:num>
  <w:num w:numId="4" w16cid:durableId="1432319226">
    <w:abstractNumId w:val="46"/>
  </w:num>
  <w:num w:numId="5" w16cid:durableId="101389344">
    <w:abstractNumId w:val="43"/>
  </w:num>
  <w:num w:numId="6" w16cid:durableId="1095856858">
    <w:abstractNumId w:val="20"/>
  </w:num>
  <w:num w:numId="7" w16cid:durableId="798230207">
    <w:abstractNumId w:val="23"/>
  </w:num>
  <w:num w:numId="8" w16cid:durableId="861817667">
    <w:abstractNumId w:val="4"/>
  </w:num>
  <w:num w:numId="9" w16cid:durableId="611133201">
    <w:abstractNumId w:val="42"/>
  </w:num>
  <w:num w:numId="10" w16cid:durableId="574365719">
    <w:abstractNumId w:val="29"/>
  </w:num>
  <w:num w:numId="11" w16cid:durableId="1133136183">
    <w:abstractNumId w:val="15"/>
  </w:num>
  <w:num w:numId="12" w16cid:durableId="424114086">
    <w:abstractNumId w:val="35"/>
  </w:num>
  <w:num w:numId="13" w16cid:durableId="1735011803">
    <w:abstractNumId w:val="6"/>
  </w:num>
  <w:num w:numId="14" w16cid:durableId="329021991">
    <w:abstractNumId w:val="44"/>
  </w:num>
  <w:num w:numId="15" w16cid:durableId="1152873047">
    <w:abstractNumId w:val="22"/>
  </w:num>
  <w:num w:numId="16" w16cid:durableId="1132140544">
    <w:abstractNumId w:val="39"/>
  </w:num>
  <w:num w:numId="17" w16cid:durableId="1950769534">
    <w:abstractNumId w:val="10"/>
  </w:num>
  <w:num w:numId="18" w16cid:durableId="2133161191">
    <w:abstractNumId w:val="16"/>
  </w:num>
  <w:num w:numId="19" w16cid:durableId="189034160">
    <w:abstractNumId w:val="32"/>
  </w:num>
  <w:num w:numId="20" w16cid:durableId="1324046898">
    <w:abstractNumId w:val="18"/>
  </w:num>
  <w:num w:numId="21" w16cid:durableId="1439982588">
    <w:abstractNumId w:val="21"/>
  </w:num>
  <w:num w:numId="22" w16cid:durableId="85394927">
    <w:abstractNumId w:val="17"/>
  </w:num>
  <w:num w:numId="23" w16cid:durableId="1058287344">
    <w:abstractNumId w:val="24"/>
  </w:num>
  <w:num w:numId="24" w16cid:durableId="1375497866">
    <w:abstractNumId w:val="36"/>
  </w:num>
  <w:num w:numId="25" w16cid:durableId="791364133">
    <w:abstractNumId w:val="7"/>
  </w:num>
  <w:num w:numId="26" w16cid:durableId="38865549">
    <w:abstractNumId w:val="25"/>
  </w:num>
  <w:num w:numId="27" w16cid:durableId="1610821167">
    <w:abstractNumId w:val="1"/>
  </w:num>
  <w:num w:numId="28" w16cid:durableId="1065953449">
    <w:abstractNumId w:val="41"/>
  </w:num>
  <w:num w:numId="29" w16cid:durableId="1680963313">
    <w:abstractNumId w:val="9"/>
  </w:num>
  <w:num w:numId="30" w16cid:durableId="337537558">
    <w:abstractNumId w:val="45"/>
  </w:num>
  <w:num w:numId="31" w16cid:durableId="686060486">
    <w:abstractNumId w:val="28"/>
  </w:num>
  <w:num w:numId="32" w16cid:durableId="987397078">
    <w:abstractNumId w:val="8"/>
  </w:num>
  <w:num w:numId="33" w16cid:durableId="972250105">
    <w:abstractNumId w:val="19"/>
  </w:num>
  <w:num w:numId="34" w16cid:durableId="1387871794">
    <w:abstractNumId w:val="14"/>
  </w:num>
  <w:num w:numId="35" w16cid:durableId="550074005">
    <w:abstractNumId w:val="3"/>
  </w:num>
  <w:num w:numId="36" w16cid:durableId="1379815274">
    <w:abstractNumId w:val="11"/>
  </w:num>
  <w:num w:numId="37" w16cid:durableId="116336672">
    <w:abstractNumId w:val="30"/>
  </w:num>
  <w:num w:numId="38" w16cid:durableId="1934582165">
    <w:abstractNumId w:val="27"/>
  </w:num>
  <w:num w:numId="39" w16cid:durableId="1524829505">
    <w:abstractNumId w:val="2"/>
  </w:num>
  <w:num w:numId="40" w16cid:durableId="424569315">
    <w:abstractNumId w:val="37"/>
  </w:num>
  <w:num w:numId="41" w16cid:durableId="1297029595">
    <w:abstractNumId w:val="12"/>
  </w:num>
  <w:num w:numId="42" w16cid:durableId="283655370">
    <w:abstractNumId w:val="38"/>
  </w:num>
  <w:num w:numId="43" w16cid:durableId="1480075826">
    <w:abstractNumId w:val="40"/>
  </w:num>
  <w:num w:numId="44" w16cid:durableId="761995935">
    <w:abstractNumId w:val="33"/>
  </w:num>
  <w:num w:numId="45" w16cid:durableId="1388605429">
    <w:abstractNumId w:val="26"/>
  </w:num>
  <w:num w:numId="46" w16cid:durableId="1206913133">
    <w:abstractNumId w:val="5"/>
  </w:num>
  <w:num w:numId="47" w16cid:durableId="986130577">
    <w:abstractNumId w:val="47"/>
  </w:num>
  <w:num w:numId="48" w16cid:durableId="624850090">
    <w:abstractNumId w:val="0"/>
  </w:num>
  <w:num w:numId="49" w16cid:durableId="1127432024">
    <w:abstractNumId w:val="34"/>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i, Hanuman">
    <w15:presenceInfo w15:providerId="AD" w15:userId="S::hanuman.prasad.gali@accenture.com::e08ea531-8cc5-4ed9-bcc9-8e9acdff93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c+EYjR/gBuswHL0tm8DbVAR9LUZPE0kbaXseDDZAbcxgII/PT+Mp3l/d1vjtL8ITFwbZmlSQMtyaR1+Op4jHww==" w:salt="2gy8s9hWId71B6DxMAuFb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rQUAFHS6CywAAAA="/>
  </w:docVars>
  <w:rsids>
    <w:rsidRoot w:val="006C5E97"/>
    <w:rsid w:val="00000F5C"/>
    <w:rsid w:val="000041E2"/>
    <w:rsid w:val="00004D34"/>
    <w:rsid w:val="000075DE"/>
    <w:rsid w:val="0001226F"/>
    <w:rsid w:val="000134EB"/>
    <w:rsid w:val="00015ADF"/>
    <w:rsid w:val="00016B30"/>
    <w:rsid w:val="00017E14"/>
    <w:rsid w:val="00017F57"/>
    <w:rsid w:val="000205F9"/>
    <w:rsid w:val="000225AC"/>
    <w:rsid w:val="00023640"/>
    <w:rsid w:val="00026894"/>
    <w:rsid w:val="000273E0"/>
    <w:rsid w:val="00030D6F"/>
    <w:rsid w:val="000325AA"/>
    <w:rsid w:val="000404D9"/>
    <w:rsid w:val="00041F88"/>
    <w:rsid w:val="00043E5F"/>
    <w:rsid w:val="000446B1"/>
    <w:rsid w:val="000509D3"/>
    <w:rsid w:val="0005516A"/>
    <w:rsid w:val="00056863"/>
    <w:rsid w:val="0006220B"/>
    <w:rsid w:val="000623BC"/>
    <w:rsid w:val="00062417"/>
    <w:rsid w:val="000625FD"/>
    <w:rsid w:val="00074BAD"/>
    <w:rsid w:val="000822C7"/>
    <w:rsid w:val="000827E8"/>
    <w:rsid w:val="00087004"/>
    <w:rsid w:val="0009241C"/>
    <w:rsid w:val="0009472B"/>
    <w:rsid w:val="00094889"/>
    <w:rsid w:val="00096A57"/>
    <w:rsid w:val="00096C4C"/>
    <w:rsid w:val="000A2980"/>
    <w:rsid w:val="000A5D43"/>
    <w:rsid w:val="000A7E0F"/>
    <w:rsid w:val="000B5DA5"/>
    <w:rsid w:val="000C1374"/>
    <w:rsid w:val="000C3682"/>
    <w:rsid w:val="000C4ED7"/>
    <w:rsid w:val="000C6362"/>
    <w:rsid w:val="000D117D"/>
    <w:rsid w:val="000D5B42"/>
    <w:rsid w:val="000D6544"/>
    <w:rsid w:val="000E17A1"/>
    <w:rsid w:val="000E1EEE"/>
    <w:rsid w:val="000E3F9B"/>
    <w:rsid w:val="000E54F4"/>
    <w:rsid w:val="000F19F0"/>
    <w:rsid w:val="00102D8F"/>
    <w:rsid w:val="001046A3"/>
    <w:rsid w:val="00105A29"/>
    <w:rsid w:val="0010664A"/>
    <w:rsid w:val="001077F5"/>
    <w:rsid w:val="00111CBD"/>
    <w:rsid w:val="00114324"/>
    <w:rsid w:val="001174E9"/>
    <w:rsid w:val="00117B57"/>
    <w:rsid w:val="00117C2F"/>
    <w:rsid w:val="00122A88"/>
    <w:rsid w:val="0012342C"/>
    <w:rsid w:val="00126BDD"/>
    <w:rsid w:val="001276FC"/>
    <w:rsid w:val="00130065"/>
    <w:rsid w:val="001367C4"/>
    <w:rsid w:val="00140E25"/>
    <w:rsid w:val="0014533C"/>
    <w:rsid w:val="00146946"/>
    <w:rsid w:val="00146FBA"/>
    <w:rsid w:val="0015150E"/>
    <w:rsid w:val="001526C5"/>
    <w:rsid w:val="001560D2"/>
    <w:rsid w:val="00167942"/>
    <w:rsid w:val="001741A7"/>
    <w:rsid w:val="00176EAC"/>
    <w:rsid w:val="001808E9"/>
    <w:rsid w:val="001815C4"/>
    <w:rsid w:val="00182194"/>
    <w:rsid w:val="001824D7"/>
    <w:rsid w:val="0018273F"/>
    <w:rsid w:val="00183AAC"/>
    <w:rsid w:val="001846E6"/>
    <w:rsid w:val="001866EA"/>
    <w:rsid w:val="00192E7D"/>
    <w:rsid w:val="001938FD"/>
    <w:rsid w:val="00195CBB"/>
    <w:rsid w:val="001A0EBA"/>
    <w:rsid w:val="001A57D8"/>
    <w:rsid w:val="001A5A1A"/>
    <w:rsid w:val="001B3F9B"/>
    <w:rsid w:val="001B4FF9"/>
    <w:rsid w:val="001B59C4"/>
    <w:rsid w:val="001B6045"/>
    <w:rsid w:val="001B6267"/>
    <w:rsid w:val="001C0067"/>
    <w:rsid w:val="001C1AA1"/>
    <w:rsid w:val="001C264F"/>
    <w:rsid w:val="001C5EB3"/>
    <w:rsid w:val="001D0047"/>
    <w:rsid w:val="001D36D4"/>
    <w:rsid w:val="001D4907"/>
    <w:rsid w:val="001D5617"/>
    <w:rsid w:val="001D63AF"/>
    <w:rsid w:val="001E0169"/>
    <w:rsid w:val="001E2443"/>
    <w:rsid w:val="001E26F5"/>
    <w:rsid w:val="001E439E"/>
    <w:rsid w:val="001F1485"/>
    <w:rsid w:val="001F1BCC"/>
    <w:rsid w:val="0020106C"/>
    <w:rsid w:val="002036B3"/>
    <w:rsid w:val="002036C5"/>
    <w:rsid w:val="002072A7"/>
    <w:rsid w:val="00207689"/>
    <w:rsid w:val="002131E5"/>
    <w:rsid w:val="00215E3D"/>
    <w:rsid w:val="00217B7E"/>
    <w:rsid w:val="00220E32"/>
    <w:rsid w:val="00222D23"/>
    <w:rsid w:val="00224AF7"/>
    <w:rsid w:val="00226B53"/>
    <w:rsid w:val="00231BCF"/>
    <w:rsid w:val="00231E96"/>
    <w:rsid w:val="002336FF"/>
    <w:rsid w:val="0024315F"/>
    <w:rsid w:val="0024519D"/>
    <w:rsid w:val="00250AF5"/>
    <w:rsid w:val="00254AE6"/>
    <w:rsid w:val="002641E3"/>
    <w:rsid w:val="002758C2"/>
    <w:rsid w:val="00275AFD"/>
    <w:rsid w:val="002767E2"/>
    <w:rsid w:val="0027706D"/>
    <w:rsid w:val="00280EBF"/>
    <w:rsid w:val="00281561"/>
    <w:rsid w:val="00282309"/>
    <w:rsid w:val="0028255A"/>
    <w:rsid w:val="002830F0"/>
    <w:rsid w:val="002833D9"/>
    <w:rsid w:val="00295178"/>
    <w:rsid w:val="002A1DD4"/>
    <w:rsid w:val="002A4767"/>
    <w:rsid w:val="002A69E1"/>
    <w:rsid w:val="002B01E8"/>
    <w:rsid w:val="002B0697"/>
    <w:rsid w:val="002B087C"/>
    <w:rsid w:val="002C008C"/>
    <w:rsid w:val="002C1B30"/>
    <w:rsid w:val="002C23F1"/>
    <w:rsid w:val="002C308D"/>
    <w:rsid w:val="002C3F62"/>
    <w:rsid w:val="002D0C14"/>
    <w:rsid w:val="002D1565"/>
    <w:rsid w:val="002D4F77"/>
    <w:rsid w:val="002D6D0D"/>
    <w:rsid w:val="002E122E"/>
    <w:rsid w:val="002E2AF2"/>
    <w:rsid w:val="002E471F"/>
    <w:rsid w:val="002E53E7"/>
    <w:rsid w:val="002F189C"/>
    <w:rsid w:val="002F3B0E"/>
    <w:rsid w:val="0030447A"/>
    <w:rsid w:val="0030462D"/>
    <w:rsid w:val="0030491E"/>
    <w:rsid w:val="00312B8E"/>
    <w:rsid w:val="00316A51"/>
    <w:rsid w:val="00336216"/>
    <w:rsid w:val="0033656F"/>
    <w:rsid w:val="00337462"/>
    <w:rsid w:val="00337DA9"/>
    <w:rsid w:val="00343150"/>
    <w:rsid w:val="00344D00"/>
    <w:rsid w:val="003500FF"/>
    <w:rsid w:val="003607DA"/>
    <w:rsid w:val="003624DD"/>
    <w:rsid w:val="00365368"/>
    <w:rsid w:val="003669F1"/>
    <w:rsid w:val="003725CE"/>
    <w:rsid w:val="00372AF8"/>
    <w:rsid w:val="00373834"/>
    <w:rsid w:val="00374B8B"/>
    <w:rsid w:val="00375615"/>
    <w:rsid w:val="00382141"/>
    <w:rsid w:val="00382D91"/>
    <w:rsid w:val="0038619A"/>
    <w:rsid w:val="003869B1"/>
    <w:rsid w:val="00390645"/>
    <w:rsid w:val="00391744"/>
    <w:rsid w:val="00392C7C"/>
    <w:rsid w:val="00395CC3"/>
    <w:rsid w:val="003A1FDF"/>
    <w:rsid w:val="003A5209"/>
    <w:rsid w:val="003A766B"/>
    <w:rsid w:val="003B02E0"/>
    <w:rsid w:val="003B1671"/>
    <w:rsid w:val="003B2938"/>
    <w:rsid w:val="003B5311"/>
    <w:rsid w:val="003C23CB"/>
    <w:rsid w:val="003C40A2"/>
    <w:rsid w:val="003C6431"/>
    <w:rsid w:val="003D3FC0"/>
    <w:rsid w:val="003E0C30"/>
    <w:rsid w:val="003E6B38"/>
    <w:rsid w:val="003E6F2C"/>
    <w:rsid w:val="003F430E"/>
    <w:rsid w:val="00400727"/>
    <w:rsid w:val="00405223"/>
    <w:rsid w:val="00406B63"/>
    <w:rsid w:val="00411059"/>
    <w:rsid w:val="0041180A"/>
    <w:rsid w:val="00422B62"/>
    <w:rsid w:val="0042332D"/>
    <w:rsid w:val="004251DC"/>
    <w:rsid w:val="00426155"/>
    <w:rsid w:val="00427BD8"/>
    <w:rsid w:val="00430E4B"/>
    <w:rsid w:val="00431B86"/>
    <w:rsid w:val="00436398"/>
    <w:rsid w:val="00437502"/>
    <w:rsid w:val="0044117F"/>
    <w:rsid w:val="0044390B"/>
    <w:rsid w:val="00443992"/>
    <w:rsid w:val="004479CA"/>
    <w:rsid w:val="0045667E"/>
    <w:rsid w:val="0045748B"/>
    <w:rsid w:val="00457B85"/>
    <w:rsid w:val="0046286A"/>
    <w:rsid w:val="0046626C"/>
    <w:rsid w:val="004669EC"/>
    <w:rsid w:val="0046727D"/>
    <w:rsid w:val="00471B88"/>
    <w:rsid w:val="004739D2"/>
    <w:rsid w:val="00475CD2"/>
    <w:rsid w:val="00481B24"/>
    <w:rsid w:val="00483DF6"/>
    <w:rsid w:val="00484210"/>
    <w:rsid w:val="00486203"/>
    <w:rsid w:val="004865C0"/>
    <w:rsid w:val="004873A2"/>
    <w:rsid w:val="004878D2"/>
    <w:rsid w:val="004932E9"/>
    <w:rsid w:val="004962C1"/>
    <w:rsid w:val="0049732E"/>
    <w:rsid w:val="004A1E4E"/>
    <w:rsid w:val="004A6B69"/>
    <w:rsid w:val="004B2CA6"/>
    <w:rsid w:val="004C51E0"/>
    <w:rsid w:val="004C55BB"/>
    <w:rsid w:val="004D0216"/>
    <w:rsid w:val="004D1CF1"/>
    <w:rsid w:val="004D5F33"/>
    <w:rsid w:val="004D6866"/>
    <w:rsid w:val="004E06FA"/>
    <w:rsid w:val="004E3B56"/>
    <w:rsid w:val="004E41D0"/>
    <w:rsid w:val="004E74A3"/>
    <w:rsid w:val="004F0397"/>
    <w:rsid w:val="004F2EEA"/>
    <w:rsid w:val="004F5870"/>
    <w:rsid w:val="004F77A2"/>
    <w:rsid w:val="0050001F"/>
    <w:rsid w:val="0050065D"/>
    <w:rsid w:val="0050246E"/>
    <w:rsid w:val="005024DB"/>
    <w:rsid w:val="00504B30"/>
    <w:rsid w:val="0050514B"/>
    <w:rsid w:val="00506FD0"/>
    <w:rsid w:val="0051158D"/>
    <w:rsid w:val="005119B7"/>
    <w:rsid w:val="00511C6F"/>
    <w:rsid w:val="005210E6"/>
    <w:rsid w:val="00527F15"/>
    <w:rsid w:val="00531239"/>
    <w:rsid w:val="00531EDC"/>
    <w:rsid w:val="00532577"/>
    <w:rsid w:val="00534C7A"/>
    <w:rsid w:val="0053601F"/>
    <w:rsid w:val="00537144"/>
    <w:rsid w:val="00537E8A"/>
    <w:rsid w:val="005434CD"/>
    <w:rsid w:val="00544652"/>
    <w:rsid w:val="00544939"/>
    <w:rsid w:val="0054507B"/>
    <w:rsid w:val="0054623C"/>
    <w:rsid w:val="0054DD7E"/>
    <w:rsid w:val="00554909"/>
    <w:rsid w:val="0055604E"/>
    <w:rsid w:val="00565CC8"/>
    <w:rsid w:val="00567018"/>
    <w:rsid w:val="005672D2"/>
    <w:rsid w:val="005679CB"/>
    <w:rsid w:val="0057145E"/>
    <w:rsid w:val="00573AFE"/>
    <w:rsid w:val="0057442C"/>
    <w:rsid w:val="00576532"/>
    <w:rsid w:val="00591905"/>
    <w:rsid w:val="00597499"/>
    <w:rsid w:val="005A18D9"/>
    <w:rsid w:val="005A2498"/>
    <w:rsid w:val="005A2841"/>
    <w:rsid w:val="005A4822"/>
    <w:rsid w:val="005A57AF"/>
    <w:rsid w:val="005A622A"/>
    <w:rsid w:val="005B1A90"/>
    <w:rsid w:val="005B20CD"/>
    <w:rsid w:val="005B5182"/>
    <w:rsid w:val="005C2652"/>
    <w:rsid w:val="005C39AA"/>
    <w:rsid w:val="005C4D4B"/>
    <w:rsid w:val="005C59C3"/>
    <w:rsid w:val="005C5C7B"/>
    <w:rsid w:val="005C7BDB"/>
    <w:rsid w:val="005D1059"/>
    <w:rsid w:val="005D289D"/>
    <w:rsid w:val="005D2F6C"/>
    <w:rsid w:val="005D6572"/>
    <w:rsid w:val="005E063B"/>
    <w:rsid w:val="005E558D"/>
    <w:rsid w:val="005E5830"/>
    <w:rsid w:val="005E5B60"/>
    <w:rsid w:val="005F3230"/>
    <w:rsid w:val="005F7742"/>
    <w:rsid w:val="00601F63"/>
    <w:rsid w:val="00604B66"/>
    <w:rsid w:val="00604E6C"/>
    <w:rsid w:val="00616EED"/>
    <w:rsid w:val="00617824"/>
    <w:rsid w:val="00625CEB"/>
    <w:rsid w:val="0063039B"/>
    <w:rsid w:val="00630E4E"/>
    <w:rsid w:val="00631DA5"/>
    <w:rsid w:val="00631FCA"/>
    <w:rsid w:val="0063287B"/>
    <w:rsid w:val="006328E2"/>
    <w:rsid w:val="00636FBB"/>
    <w:rsid w:val="00642CF8"/>
    <w:rsid w:val="00644CA8"/>
    <w:rsid w:val="006466B8"/>
    <w:rsid w:val="00652EB3"/>
    <w:rsid w:val="00654A43"/>
    <w:rsid w:val="006555CE"/>
    <w:rsid w:val="00657027"/>
    <w:rsid w:val="0066050F"/>
    <w:rsid w:val="006608A0"/>
    <w:rsid w:val="00661719"/>
    <w:rsid w:val="00662298"/>
    <w:rsid w:val="00664608"/>
    <w:rsid w:val="00665F62"/>
    <w:rsid w:val="0067644C"/>
    <w:rsid w:val="006822E0"/>
    <w:rsid w:val="0068308A"/>
    <w:rsid w:val="006836EE"/>
    <w:rsid w:val="0068533B"/>
    <w:rsid w:val="006921AD"/>
    <w:rsid w:val="006932D7"/>
    <w:rsid w:val="00695A8E"/>
    <w:rsid w:val="00695AAC"/>
    <w:rsid w:val="00695B6B"/>
    <w:rsid w:val="006A0CB0"/>
    <w:rsid w:val="006A157B"/>
    <w:rsid w:val="006A4E89"/>
    <w:rsid w:val="006A69A0"/>
    <w:rsid w:val="006A76C3"/>
    <w:rsid w:val="006B7DB0"/>
    <w:rsid w:val="006C250B"/>
    <w:rsid w:val="006C3478"/>
    <w:rsid w:val="006C5989"/>
    <w:rsid w:val="006C5E97"/>
    <w:rsid w:val="006D0222"/>
    <w:rsid w:val="006D1E54"/>
    <w:rsid w:val="006D26B3"/>
    <w:rsid w:val="006D2F20"/>
    <w:rsid w:val="006D4264"/>
    <w:rsid w:val="006E3DDC"/>
    <w:rsid w:val="006F144A"/>
    <w:rsid w:val="006F2730"/>
    <w:rsid w:val="006F3790"/>
    <w:rsid w:val="006F5492"/>
    <w:rsid w:val="00705CB8"/>
    <w:rsid w:val="00705F87"/>
    <w:rsid w:val="00712821"/>
    <w:rsid w:val="0071291E"/>
    <w:rsid w:val="00712ABF"/>
    <w:rsid w:val="0072339F"/>
    <w:rsid w:val="00724BF0"/>
    <w:rsid w:val="00726536"/>
    <w:rsid w:val="00727ABF"/>
    <w:rsid w:val="00740A51"/>
    <w:rsid w:val="00742926"/>
    <w:rsid w:val="007434B0"/>
    <w:rsid w:val="00747A40"/>
    <w:rsid w:val="007515BE"/>
    <w:rsid w:val="0075313A"/>
    <w:rsid w:val="007636EA"/>
    <w:rsid w:val="00772D4E"/>
    <w:rsid w:val="00774ED6"/>
    <w:rsid w:val="0077758C"/>
    <w:rsid w:val="0077774D"/>
    <w:rsid w:val="00780CC0"/>
    <w:rsid w:val="00781A8E"/>
    <w:rsid w:val="00782D0D"/>
    <w:rsid w:val="00784329"/>
    <w:rsid w:val="007863AC"/>
    <w:rsid w:val="007878A1"/>
    <w:rsid w:val="00790618"/>
    <w:rsid w:val="0079231A"/>
    <w:rsid w:val="007A045A"/>
    <w:rsid w:val="007A3048"/>
    <w:rsid w:val="007A379E"/>
    <w:rsid w:val="007B6F3C"/>
    <w:rsid w:val="007C190E"/>
    <w:rsid w:val="007C2E66"/>
    <w:rsid w:val="007D1BE4"/>
    <w:rsid w:val="007D39C3"/>
    <w:rsid w:val="007D5ABD"/>
    <w:rsid w:val="007D6D37"/>
    <w:rsid w:val="007E048A"/>
    <w:rsid w:val="007E2200"/>
    <w:rsid w:val="007E2549"/>
    <w:rsid w:val="007E3B2F"/>
    <w:rsid w:val="007E3E97"/>
    <w:rsid w:val="007E49FB"/>
    <w:rsid w:val="007E5095"/>
    <w:rsid w:val="007E5F62"/>
    <w:rsid w:val="007F1896"/>
    <w:rsid w:val="007F4030"/>
    <w:rsid w:val="007F4A05"/>
    <w:rsid w:val="007F5331"/>
    <w:rsid w:val="007F7CE5"/>
    <w:rsid w:val="008004CB"/>
    <w:rsid w:val="008043BD"/>
    <w:rsid w:val="0080647D"/>
    <w:rsid w:val="008105E8"/>
    <w:rsid w:val="00813F0A"/>
    <w:rsid w:val="00813F38"/>
    <w:rsid w:val="008159DF"/>
    <w:rsid w:val="008242B4"/>
    <w:rsid w:val="00831F95"/>
    <w:rsid w:val="008355DF"/>
    <w:rsid w:val="00841C41"/>
    <w:rsid w:val="00842A1A"/>
    <w:rsid w:val="00842C26"/>
    <w:rsid w:val="00846B18"/>
    <w:rsid w:val="0085545B"/>
    <w:rsid w:val="0085663E"/>
    <w:rsid w:val="00857A2D"/>
    <w:rsid w:val="00860508"/>
    <w:rsid w:val="0086360F"/>
    <w:rsid w:val="008641DA"/>
    <w:rsid w:val="008651ED"/>
    <w:rsid w:val="008673F0"/>
    <w:rsid w:val="008678DF"/>
    <w:rsid w:val="008728B8"/>
    <w:rsid w:val="00872CD5"/>
    <w:rsid w:val="008778CE"/>
    <w:rsid w:val="0088177C"/>
    <w:rsid w:val="00883136"/>
    <w:rsid w:val="00886390"/>
    <w:rsid w:val="00887D62"/>
    <w:rsid w:val="00890528"/>
    <w:rsid w:val="008A0293"/>
    <w:rsid w:val="008A0ED1"/>
    <w:rsid w:val="008A2151"/>
    <w:rsid w:val="008A24DC"/>
    <w:rsid w:val="008A45B9"/>
    <w:rsid w:val="008A5832"/>
    <w:rsid w:val="008A6392"/>
    <w:rsid w:val="008B00ED"/>
    <w:rsid w:val="008B0257"/>
    <w:rsid w:val="008B2803"/>
    <w:rsid w:val="008B2C8B"/>
    <w:rsid w:val="008B332F"/>
    <w:rsid w:val="008B3F00"/>
    <w:rsid w:val="008C2A97"/>
    <w:rsid w:val="008C3093"/>
    <w:rsid w:val="008D0071"/>
    <w:rsid w:val="008D1C24"/>
    <w:rsid w:val="008D600C"/>
    <w:rsid w:val="008E1F8C"/>
    <w:rsid w:val="008E40E0"/>
    <w:rsid w:val="008E5519"/>
    <w:rsid w:val="008E7FF1"/>
    <w:rsid w:val="008F4F2D"/>
    <w:rsid w:val="0090195B"/>
    <w:rsid w:val="00905790"/>
    <w:rsid w:val="00906F94"/>
    <w:rsid w:val="0091016B"/>
    <w:rsid w:val="009113DB"/>
    <w:rsid w:val="009149D4"/>
    <w:rsid w:val="00937603"/>
    <w:rsid w:val="009420CF"/>
    <w:rsid w:val="009455F2"/>
    <w:rsid w:val="009600DB"/>
    <w:rsid w:val="0096013D"/>
    <w:rsid w:val="00970539"/>
    <w:rsid w:val="00972A75"/>
    <w:rsid w:val="009809BA"/>
    <w:rsid w:val="009809F7"/>
    <w:rsid w:val="00985DE5"/>
    <w:rsid w:val="00993868"/>
    <w:rsid w:val="00994DDD"/>
    <w:rsid w:val="009966F7"/>
    <w:rsid w:val="009A4729"/>
    <w:rsid w:val="009A4A63"/>
    <w:rsid w:val="009A5ED2"/>
    <w:rsid w:val="009A6B97"/>
    <w:rsid w:val="009B406A"/>
    <w:rsid w:val="009B621B"/>
    <w:rsid w:val="009B6E3B"/>
    <w:rsid w:val="009C0482"/>
    <w:rsid w:val="009C0615"/>
    <w:rsid w:val="009C3AAC"/>
    <w:rsid w:val="009C4FA5"/>
    <w:rsid w:val="009C599C"/>
    <w:rsid w:val="009C59C3"/>
    <w:rsid w:val="009C7C05"/>
    <w:rsid w:val="009D336A"/>
    <w:rsid w:val="009D5454"/>
    <w:rsid w:val="009E28B1"/>
    <w:rsid w:val="009E3969"/>
    <w:rsid w:val="009E4101"/>
    <w:rsid w:val="009E4277"/>
    <w:rsid w:val="009E6A38"/>
    <w:rsid w:val="009E71A0"/>
    <w:rsid w:val="009F0521"/>
    <w:rsid w:val="009F0928"/>
    <w:rsid w:val="009F0C73"/>
    <w:rsid w:val="009F15FB"/>
    <w:rsid w:val="009F1FB7"/>
    <w:rsid w:val="009F2E47"/>
    <w:rsid w:val="009F4689"/>
    <w:rsid w:val="009F4BFE"/>
    <w:rsid w:val="009F5476"/>
    <w:rsid w:val="009F661C"/>
    <w:rsid w:val="009F7F8A"/>
    <w:rsid w:val="00A004EE"/>
    <w:rsid w:val="00A00DAC"/>
    <w:rsid w:val="00A01728"/>
    <w:rsid w:val="00A059DE"/>
    <w:rsid w:val="00A060FB"/>
    <w:rsid w:val="00A076CD"/>
    <w:rsid w:val="00A10336"/>
    <w:rsid w:val="00A12AC8"/>
    <w:rsid w:val="00A1339C"/>
    <w:rsid w:val="00A1472A"/>
    <w:rsid w:val="00A155C7"/>
    <w:rsid w:val="00A17E2F"/>
    <w:rsid w:val="00A23611"/>
    <w:rsid w:val="00A24E0B"/>
    <w:rsid w:val="00A26955"/>
    <w:rsid w:val="00A2710E"/>
    <w:rsid w:val="00A27D7B"/>
    <w:rsid w:val="00A31320"/>
    <w:rsid w:val="00A3159F"/>
    <w:rsid w:val="00A32298"/>
    <w:rsid w:val="00A4170D"/>
    <w:rsid w:val="00A41938"/>
    <w:rsid w:val="00A4301E"/>
    <w:rsid w:val="00A4468A"/>
    <w:rsid w:val="00A44876"/>
    <w:rsid w:val="00A513DF"/>
    <w:rsid w:val="00A516C7"/>
    <w:rsid w:val="00A537F5"/>
    <w:rsid w:val="00A5689C"/>
    <w:rsid w:val="00A60F16"/>
    <w:rsid w:val="00A6531A"/>
    <w:rsid w:val="00A7543A"/>
    <w:rsid w:val="00A76181"/>
    <w:rsid w:val="00A80DE6"/>
    <w:rsid w:val="00A8209F"/>
    <w:rsid w:val="00A85C87"/>
    <w:rsid w:val="00A86C4E"/>
    <w:rsid w:val="00A91211"/>
    <w:rsid w:val="00A930F8"/>
    <w:rsid w:val="00A95174"/>
    <w:rsid w:val="00A968AD"/>
    <w:rsid w:val="00AA004D"/>
    <w:rsid w:val="00AA2034"/>
    <w:rsid w:val="00AB1ED4"/>
    <w:rsid w:val="00AB39E2"/>
    <w:rsid w:val="00AC5B5B"/>
    <w:rsid w:val="00AC6DE8"/>
    <w:rsid w:val="00AD202D"/>
    <w:rsid w:val="00AD34F9"/>
    <w:rsid w:val="00AD6BF8"/>
    <w:rsid w:val="00AE3F8D"/>
    <w:rsid w:val="00AE504A"/>
    <w:rsid w:val="00B004D6"/>
    <w:rsid w:val="00B00BB6"/>
    <w:rsid w:val="00B025DD"/>
    <w:rsid w:val="00B04B39"/>
    <w:rsid w:val="00B07BAF"/>
    <w:rsid w:val="00B143DB"/>
    <w:rsid w:val="00B1778B"/>
    <w:rsid w:val="00B17D87"/>
    <w:rsid w:val="00B20BCF"/>
    <w:rsid w:val="00B21FF5"/>
    <w:rsid w:val="00B22A58"/>
    <w:rsid w:val="00B22DE3"/>
    <w:rsid w:val="00B32A28"/>
    <w:rsid w:val="00B3312B"/>
    <w:rsid w:val="00B33E6A"/>
    <w:rsid w:val="00B35C69"/>
    <w:rsid w:val="00B4372D"/>
    <w:rsid w:val="00B4735D"/>
    <w:rsid w:val="00B53517"/>
    <w:rsid w:val="00B55954"/>
    <w:rsid w:val="00B55A15"/>
    <w:rsid w:val="00B5613B"/>
    <w:rsid w:val="00B61063"/>
    <w:rsid w:val="00B63C2A"/>
    <w:rsid w:val="00B77581"/>
    <w:rsid w:val="00B8356D"/>
    <w:rsid w:val="00B87AF5"/>
    <w:rsid w:val="00B906B2"/>
    <w:rsid w:val="00B921B9"/>
    <w:rsid w:val="00B924AB"/>
    <w:rsid w:val="00BA5156"/>
    <w:rsid w:val="00BB3C04"/>
    <w:rsid w:val="00BB4EB8"/>
    <w:rsid w:val="00BC0882"/>
    <w:rsid w:val="00BC0FA2"/>
    <w:rsid w:val="00BC22E1"/>
    <w:rsid w:val="00BC6C8A"/>
    <w:rsid w:val="00BD1229"/>
    <w:rsid w:val="00BD1BDE"/>
    <w:rsid w:val="00BD334F"/>
    <w:rsid w:val="00BD35BF"/>
    <w:rsid w:val="00BD41B1"/>
    <w:rsid w:val="00BD4AFD"/>
    <w:rsid w:val="00BD591E"/>
    <w:rsid w:val="00BD5F19"/>
    <w:rsid w:val="00BD6B7F"/>
    <w:rsid w:val="00BE23AC"/>
    <w:rsid w:val="00BE356B"/>
    <w:rsid w:val="00BF24C6"/>
    <w:rsid w:val="00BF2501"/>
    <w:rsid w:val="00BF51A3"/>
    <w:rsid w:val="00BF6F1D"/>
    <w:rsid w:val="00BF7B56"/>
    <w:rsid w:val="00C028B4"/>
    <w:rsid w:val="00C075EF"/>
    <w:rsid w:val="00C100BE"/>
    <w:rsid w:val="00C13C17"/>
    <w:rsid w:val="00C2151B"/>
    <w:rsid w:val="00C22587"/>
    <w:rsid w:val="00C2495A"/>
    <w:rsid w:val="00C335DD"/>
    <w:rsid w:val="00C34C3D"/>
    <w:rsid w:val="00C43CBD"/>
    <w:rsid w:val="00C4406C"/>
    <w:rsid w:val="00C46BA9"/>
    <w:rsid w:val="00C509A9"/>
    <w:rsid w:val="00C56860"/>
    <w:rsid w:val="00C56AEC"/>
    <w:rsid w:val="00C6067E"/>
    <w:rsid w:val="00C62BF8"/>
    <w:rsid w:val="00C70A94"/>
    <w:rsid w:val="00C76959"/>
    <w:rsid w:val="00C82587"/>
    <w:rsid w:val="00C918BE"/>
    <w:rsid w:val="00C918FA"/>
    <w:rsid w:val="00C930FE"/>
    <w:rsid w:val="00C9408D"/>
    <w:rsid w:val="00C94C45"/>
    <w:rsid w:val="00C96EB2"/>
    <w:rsid w:val="00CA02A7"/>
    <w:rsid w:val="00CA640C"/>
    <w:rsid w:val="00CA750F"/>
    <w:rsid w:val="00CB09FB"/>
    <w:rsid w:val="00CB7693"/>
    <w:rsid w:val="00CC0C4F"/>
    <w:rsid w:val="00CC1D30"/>
    <w:rsid w:val="00CC2160"/>
    <w:rsid w:val="00CC3970"/>
    <w:rsid w:val="00CC7C1B"/>
    <w:rsid w:val="00CD084C"/>
    <w:rsid w:val="00CE2D87"/>
    <w:rsid w:val="00CF0FBF"/>
    <w:rsid w:val="00CF4168"/>
    <w:rsid w:val="00CF54BC"/>
    <w:rsid w:val="00D00EDF"/>
    <w:rsid w:val="00D026A9"/>
    <w:rsid w:val="00D04B2A"/>
    <w:rsid w:val="00D04E2A"/>
    <w:rsid w:val="00D07990"/>
    <w:rsid w:val="00D07FF8"/>
    <w:rsid w:val="00D15AAF"/>
    <w:rsid w:val="00D177CF"/>
    <w:rsid w:val="00D27335"/>
    <w:rsid w:val="00D277B4"/>
    <w:rsid w:val="00D30542"/>
    <w:rsid w:val="00D330BB"/>
    <w:rsid w:val="00D3638D"/>
    <w:rsid w:val="00D50DD7"/>
    <w:rsid w:val="00D651C2"/>
    <w:rsid w:val="00D6732A"/>
    <w:rsid w:val="00D72B77"/>
    <w:rsid w:val="00D770CC"/>
    <w:rsid w:val="00D7796B"/>
    <w:rsid w:val="00D77ABD"/>
    <w:rsid w:val="00D8458D"/>
    <w:rsid w:val="00D85B80"/>
    <w:rsid w:val="00D876DC"/>
    <w:rsid w:val="00D95694"/>
    <w:rsid w:val="00D957AC"/>
    <w:rsid w:val="00D96463"/>
    <w:rsid w:val="00D97425"/>
    <w:rsid w:val="00DA1176"/>
    <w:rsid w:val="00DA2C85"/>
    <w:rsid w:val="00DA3575"/>
    <w:rsid w:val="00DA3691"/>
    <w:rsid w:val="00DA4E0B"/>
    <w:rsid w:val="00DA61CB"/>
    <w:rsid w:val="00DB08FB"/>
    <w:rsid w:val="00DB4550"/>
    <w:rsid w:val="00DB562F"/>
    <w:rsid w:val="00DB73F3"/>
    <w:rsid w:val="00DB7D2A"/>
    <w:rsid w:val="00DC1C3F"/>
    <w:rsid w:val="00DC341D"/>
    <w:rsid w:val="00DC553F"/>
    <w:rsid w:val="00DC560E"/>
    <w:rsid w:val="00DC6779"/>
    <w:rsid w:val="00DD3874"/>
    <w:rsid w:val="00DD3A99"/>
    <w:rsid w:val="00DD442D"/>
    <w:rsid w:val="00DD46A5"/>
    <w:rsid w:val="00DD5AAA"/>
    <w:rsid w:val="00DE0E75"/>
    <w:rsid w:val="00DE265E"/>
    <w:rsid w:val="00DE29EB"/>
    <w:rsid w:val="00DE598C"/>
    <w:rsid w:val="00DF0A14"/>
    <w:rsid w:val="00DF15C2"/>
    <w:rsid w:val="00DF1D9D"/>
    <w:rsid w:val="00DF5AF9"/>
    <w:rsid w:val="00E012DA"/>
    <w:rsid w:val="00E02910"/>
    <w:rsid w:val="00E064F1"/>
    <w:rsid w:val="00E0655B"/>
    <w:rsid w:val="00E07F37"/>
    <w:rsid w:val="00E16914"/>
    <w:rsid w:val="00E210D7"/>
    <w:rsid w:val="00E213B1"/>
    <w:rsid w:val="00E23D08"/>
    <w:rsid w:val="00E256B8"/>
    <w:rsid w:val="00E30974"/>
    <w:rsid w:val="00E3173F"/>
    <w:rsid w:val="00E366F1"/>
    <w:rsid w:val="00E37F99"/>
    <w:rsid w:val="00E414B3"/>
    <w:rsid w:val="00E416F7"/>
    <w:rsid w:val="00E433C5"/>
    <w:rsid w:val="00E47210"/>
    <w:rsid w:val="00E47C5A"/>
    <w:rsid w:val="00E62487"/>
    <w:rsid w:val="00E6254D"/>
    <w:rsid w:val="00E633FB"/>
    <w:rsid w:val="00E63678"/>
    <w:rsid w:val="00E66F39"/>
    <w:rsid w:val="00E6741F"/>
    <w:rsid w:val="00E70CE8"/>
    <w:rsid w:val="00E710E9"/>
    <w:rsid w:val="00E719B9"/>
    <w:rsid w:val="00E72C93"/>
    <w:rsid w:val="00E72D68"/>
    <w:rsid w:val="00E740D0"/>
    <w:rsid w:val="00E755AE"/>
    <w:rsid w:val="00E758CC"/>
    <w:rsid w:val="00E80CC2"/>
    <w:rsid w:val="00E86EAF"/>
    <w:rsid w:val="00E87463"/>
    <w:rsid w:val="00E90DEE"/>
    <w:rsid w:val="00E938D9"/>
    <w:rsid w:val="00EA2F38"/>
    <w:rsid w:val="00EA35DC"/>
    <w:rsid w:val="00EA3D2C"/>
    <w:rsid w:val="00EA47E2"/>
    <w:rsid w:val="00EA56ED"/>
    <w:rsid w:val="00EA5CC9"/>
    <w:rsid w:val="00EB0CB8"/>
    <w:rsid w:val="00EC42C8"/>
    <w:rsid w:val="00EC4810"/>
    <w:rsid w:val="00EC4AD2"/>
    <w:rsid w:val="00EC56E2"/>
    <w:rsid w:val="00EC689D"/>
    <w:rsid w:val="00EC720D"/>
    <w:rsid w:val="00ED0386"/>
    <w:rsid w:val="00ED144E"/>
    <w:rsid w:val="00ED1B9F"/>
    <w:rsid w:val="00ED2042"/>
    <w:rsid w:val="00ED28A0"/>
    <w:rsid w:val="00ED2B5B"/>
    <w:rsid w:val="00EE278D"/>
    <w:rsid w:val="00EE4366"/>
    <w:rsid w:val="00EF03C8"/>
    <w:rsid w:val="00EF13A2"/>
    <w:rsid w:val="00EF17EA"/>
    <w:rsid w:val="00EF1DA8"/>
    <w:rsid w:val="00F0040A"/>
    <w:rsid w:val="00F041A2"/>
    <w:rsid w:val="00F117BA"/>
    <w:rsid w:val="00F142C8"/>
    <w:rsid w:val="00F15642"/>
    <w:rsid w:val="00F17CD1"/>
    <w:rsid w:val="00F21101"/>
    <w:rsid w:val="00F249AC"/>
    <w:rsid w:val="00F26BCB"/>
    <w:rsid w:val="00F31245"/>
    <w:rsid w:val="00F3642B"/>
    <w:rsid w:val="00F405EE"/>
    <w:rsid w:val="00F43978"/>
    <w:rsid w:val="00F44989"/>
    <w:rsid w:val="00F520FE"/>
    <w:rsid w:val="00F5483D"/>
    <w:rsid w:val="00F56175"/>
    <w:rsid w:val="00F57134"/>
    <w:rsid w:val="00F61C02"/>
    <w:rsid w:val="00F654F4"/>
    <w:rsid w:val="00F67DA2"/>
    <w:rsid w:val="00F723AF"/>
    <w:rsid w:val="00F734F9"/>
    <w:rsid w:val="00F804A1"/>
    <w:rsid w:val="00F806AD"/>
    <w:rsid w:val="00F84D91"/>
    <w:rsid w:val="00F85131"/>
    <w:rsid w:val="00F919B8"/>
    <w:rsid w:val="00F94C9F"/>
    <w:rsid w:val="00F953C6"/>
    <w:rsid w:val="00F97810"/>
    <w:rsid w:val="00F97858"/>
    <w:rsid w:val="00FA1777"/>
    <w:rsid w:val="00FA2023"/>
    <w:rsid w:val="00FA40FE"/>
    <w:rsid w:val="00FB2317"/>
    <w:rsid w:val="00FB27E7"/>
    <w:rsid w:val="00FB558B"/>
    <w:rsid w:val="00FB574D"/>
    <w:rsid w:val="00FC2279"/>
    <w:rsid w:val="00FC69CB"/>
    <w:rsid w:val="00FD5205"/>
    <w:rsid w:val="00FD6259"/>
    <w:rsid w:val="00FD7394"/>
    <w:rsid w:val="00FD778B"/>
    <w:rsid w:val="00FD77C8"/>
    <w:rsid w:val="00FE05E9"/>
    <w:rsid w:val="00FE205A"/>
    <w:rsid w:val="00FE6582"/>
    <w:rsid w:val="00FE675B"/>
    <w:rsid w:val="00FF3069"/>
    <w:rsid w:val="00FF329A"/>
    <w:rsid w:val="00FF6AC2"/>
    <w:rsid w:val="00FF7FC5"/>
    <w:rsid w:val="01D765A2"/>
    <w:rsid w:val="024F0BD7"/>
    <w:rsid w:val="02DF1127"/>
    <w:rsid w:val="0383547F"/>
    <w:rsid w:val="03949A15"/>
    <w:rsid w:val="04951EB6"/>
    <w:rsid w:val="04FC59CF"/>
    <w:rsid w:val="06A19C23"/>
    <w:rsid w:val="06B36B3B"/>
    <w:rsid w:val="073D618A"/>
    <w:rsid w:val="07E0005D"/>
    <w:rsid w:val="0A51C142"/>
    <w:rsid w:val="0AFE79B6"/>
    <w:rsid w:val="0B7E67FC"/>
    <w:rsid w:val="0F730683"/>
    <w:rsid w:val="10E81D2F"/>
    <w:rsid w:val="116CDA2F"/>
    <w:rsid w:val="11F8C7FD"/>
    <w:rsid w:val="121FF6A9"/>
    <w:rsid w:val="14309DBF"/>
    <w:rsid w:val="155165EC"/>
    <w:rsid w:val="1603DD58"/>
    <w:rsid w:val="1667421E"/>
    <w:rsid w:val="16798462"/>
    <w:rsid w:val="17B12676"/>
    <w:rsid w:val="1B4286DD"/>
    <w:rsid w:val="1B5179D4"/>
    <w:rsid w:val="1BEE95C1"/>
    <w:rsid w:val="1C0E835E"/>
    <w:rsid w:val="1DD6B8C4"/>
    <w:rsid w:val="1E0BDF73"/>
    <w:rsid w:val="202AA7A6"/>
    <w:rsid w:val="218D5660"/>
    <w:rsid w:val="26AB56A9"/>
    <w:rsid w:val="26C072F4"/>
    <w:rsid w:val="271EABFD"/>
    <w:rsid w:val="28616190"/>
    <w:rsid w:val="28B64DE7"/>
    <w:rsid w:val="2988BABD"/>
    <w:rsid w:val="299B2CC5"/>
    <w:rsid w:val="2AB20CEC"/>
    <w:rsid w:val="2B9B4171"/>
    <w:rsid w:val="2B9D3D40"/>
    <w:rsid w:val="2BA3116B"/>
    <w:rsid w:val="2BDD90E3"/>
    <w:rsid w:val="2D2B8FEF"/>
    <w:rsid w:val="2DA814B8"/>
    <w:rsid w:val="2E8B3D02"/>
    <w:rsid w:val="2F7BAAA3"/>
    <w:rsid w:val="31176AB1"/>
    <w:rsid w:val="335A85CE"/>
    <w:rsid w:val="33BEE5E8"/>
    <w:rsid w:val="349462E3"/>
    <w:rsid w:val="34D06220"/>
    <w:rsid w:val="3509D00C"/>
    <w:rsid w:val="35E3BE64"/>
    <w:rsid w:val="3841CB11"/>
    <w:rsid w:val="38B2C7AD"/>
    <w:rsid w:val="392EECEF"/>
    <w:rsid w:val="39A269C4"/>
    <w:rsid w:val="3A0C7625"/>
    <w:rsid w:val="3A4BD653"/>
    <w:rsid w:val="3AC1389C"/>
    <w:rsid w:val="3E914FB5"/>
    <w:rsid w:val="4155845F"/>
    <w:rsid w:val="41A2A515"/>
    <w:rsid w:val="42135329"/>
    <w:rsid w:val="445113EE"/>
    <w:rsid w:val="44639B2F"/>
    <w:rsid w:val="46F2BA4C"/>
    <w:rsid w:val="4768FB5E"/>
    <w:rsid w:val="47B652B5"/>
    <w:rsid w:val="47DB8C6F"/>
    <w:rsid w:val="4853D965"/>
    <w:rsid w:val="48F759C4"/>
    <w:rsid w:val="49BB325B"/>
    <w:rsid w:val="4A751FFE"/>
    <w:rsid w:val="4B7F8CF8"/>
    <w:rsid w:val="4B9F135E"/>
    <w:rsid w:val="4C24305F"/>
    <w:rsid w:val="4C8006A9"/>
    <w:rsid w:val="51B351C0"/>
    <w:rsid w:val="5223F971"/>
    <w:rsid w:val="52F8291A"/>
    <w:rsid w:val="5300C722"/>
    <w:rsid w:val="535D89DB"/>
    <w:rsid w:val="53BA9F5F"/>
    <w:rsid w:val="56AEDB79"/>
    <w:rsid w:val="56D101CE"/>
    <w:rsid w:val="59233280"/>
    <w:rsid w:val="5969F089"/>
    <w:rsid w:val="5A2614D4"/>
    <w:rsid w:val="5A5A5558"/>
    <w:rsid w:val="5AD5E029"/>
    <w:rsid w:val="5BB52121"/>
    <w:rsid w:val="5CEF3E31"/>
    <w:rsid w:val="5DCFC28D"/>
    <w:rsid w:val="5DF27F3D"/>
    <w:rsid w:val="5DF2C652"/>
    <w:rsid w:val="5EA10C4E"/>
    <w:rsid w:val="60458450"/>
    <w:rsid w:val="6067FD70"/>
    <w:rsid w:val="60ED5A17"/>
    <w:rsid w:val="617AB31D"/>
    <w:rsid w:val="61C3A5D6"/>
    <w:rsid w:val="61C6F06C"/>
    <w:rsid w:val="61CDAB23"/>
    <w:rsid w:val="61D2FB19"/>
    <w:rsid w:val="6594F97B"/>
    <w:rsid w:val="66396AF3"/>
    <w:rsid w:val="66527344"/>
    <w:rsid w:val="67A0F274"/>
    <w:rsid w:val="6843D74A"/>
    <w:rsid w:val="686E3992"/>
    <w:rsid w:val="6A272879"/>
    <w:rsid w:val="6B61CCD7"/>
    <w:rsid w:val="6BE82B26"/>
    <w:rsid w:val="6CDB7131"/>
    <w:rsid w:val="6F6597D2"/>
    <w:rsid w:val="72E333F9"/>
    <w:rsid w:val="742C9285"/>
    <w:rsid w:val="76F23A4C"/>
    <w:rsid w:val="779F46B4"/>
    <w:rsid w:val="7806E3A4"/>
    <w:rsid w:val="79E5E028"/>
    <w:rsid w:val="7A5BAD38"/>
    <w:rsid w:val="7B41DF58"/>
    <w:rsid w:val="7B9A9B4B"/>
    <w:rsid w:val="7DAB8609"/>
    <w:rsid w:val="7EFF5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docId w15:val="{9245104E-B864-4D8D-A0FA-587F6F41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093"/>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8C3093"/>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8C3093"/>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8C3093"/>
    <w:pPr>
      <w:outlineLvl w:val="2"/>
    </w:pPr>
    <w:rPr>
      <w:b/>
      <w:bCs/>
      <w:sz w:val="22"/>
      <w:szCs w:val="24"/>
    </w:rPr>
  </w:style>
  <w:style w:type="paragraph" w:styleId="Heading4">
    <w:name w:val="heading 4"/>
    <w:basedOn w:val="Heading2"/>
    <w:next w:val="Normal"/>
    <w:link w:val="Heading4Char"/>
    <w:uiPriority w:val="9"/>
    <w:unhideWhenUsed/>
    <w:qFormat/>
    <w:rsid w:val="008C3093"/>
    <w:pPr>
      <w:outlineLvl w:val="3"/>
    </w:pPr>
    <w:rPr>
      <w:bCs w:val="0"/>
      <w:iCs/>
      <w:sz w:val="22"/>
      <w:szCs w:val="22"/>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DC1C3F"/>
    <w:pPr>
      <w:keepNext/>
      <w:keepLines/>
      <w:numPr>
        <w:ilvl w:val="5"/>
        <w:numId w:val="1"/>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DC1C3F"/>
    <w:pPr>
      <w:keepNext/>
      <w:keepLines/>
      <w:numPr>
        <w:ilvl w:val="6"/>
        <w:numId w:val="1"/>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DC1C3F"/>
    <w:pPr>
      <w:keepNext/>
      <w:keepLines/>
      <w:numPr>
        <w:ilvl w:val="7"/>
        <w:numId w:val="1"/>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DC1C3F"/>
    <w:pPr>
      <w:keepNext/>
      <w:keepLines/>
      <w:numPr>
        <w:ilvl w:val="8"/>
        <w:numId w:val="1"/>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rsid w:val="008C30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3093"/>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8C3093"/>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8C3093"/>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8C3093"/>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DC1C3F"/>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DC1C3F"/>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DC1C3F"/>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DC1C3F"/>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DC1C3F"/>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DC1C3F"/>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8C3093"/>
    <w:pPr>
      <w:numPr>
        <w:numId w:val="2"/>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8C3093"/>
    <w:rPr>
      <w:rFonts w:ascii="Graphik" w:hAnsi="Graphik"/>
      <w:kern w:val="2"/>
      <w:sz w:val="20"/>
      <w14:ligatures w14:val="standardContextual"/>
    </w:rPr>
  </w:style>
  <w:style w:type="character" w:styleId="Hyperlink">
    <w:name w:val="Hyperlink"/>
    <w:basedOn w:val="DefaultParagraphFont"/>
    <w:uiPriority w:val="99"/>
    <w:unhideWhenUsed/>
    <w:rsid w:val="008C3093"/>
    <w:rPr>
      <w:color w:val="0563C1" w:themeColor="hyperlink"/>
      <w:u w:val="single"/>
    </w:rPr>
  </w:style>
  <w:style w:type="table" w:styleId="TableGrid">
    <w:name w:val="Table Grid"/>
    <w:basedOn w:val="TableNormal"/>
    <w:uiPriority w:val="39"/>
    <w:rsid w:val="00DC1C3F"/>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DC1C3F"/>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DC1C3F"/>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DC1C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C3F"/>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DC1C3F"/>
    <w:rPr>
      <w:sz w:val="16"/>
      <w:szCs w:val="16"/>
    </w:rPr>
  </w:style>
  <w:style w:type="paragraph" w:styleId="CommentText">
    <w:name w:val="annotation text"/>
    <w:basedOn w:val="Normal"/>
    <w:link w:val="CommentTextChar"/>
    <w:uiPriority w:val="99"/>
    <w:unhideWhenUsed/>
    <w:rsid w:val="00DC1C3F"/>
    <w:pPr>
      <w:spacing w:line="240" w:lineRule="auto"/>
    </w:pPr>
  </w:style>
  <w:style w:type="character" w:customStyle="1" w:styleId="CommentTextChar">
    <w:name w:val="Comment Text Char"/>
    <w:basedOn w:val="DefaultParagraphFont"/>
    <w:link w:val="CommentText"/>
    <w:uiPriority w:val="99"/>
    <w:rsid w:val="00DC1C3F"/>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DC1C3F"/>
    <w:rPr>
      <w:b/>
      <w:bCs/>
    </w:rPr>
  </w:style>
  <w:style w:type="character" w:customStyle="1" w:styleId="CommentSubjectChar">
    <w:name w:val="Comment Subject Char"/>
    <w:basedOn w:val="CommentTextChar"/>
    <w:link w:val="CommentSubject"/>
    <w:uiPriority w:val="99"/>
    <w:semiHidden/>
    <w:rsid w:val="00DC1C3F"/>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DC1C3F"/>
    <w:rPr>
      <w:color w:val="954F72" w:themeColor="followedHyperlink"/>
      <w:u w:val="single"/>
    </w:rPr>
  </w:style>
  <w:style w:type="paragraph" w:customStyle="1" w:styleId="trt0xe">
    <w:name w:val="trt0xe"/>
    <w:basedOn w:val="Normal"/>
    <w:rsid w:val="00DC1C3F"/>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DC1C3F"/>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DC1C3F"/>
    <w:rPr>
      <w:color w:val="605E5C"/>
      <w:shd w:val="clear" w:color="auto" w:fill="E1DFDD"/>
    </w:rPr>
  </w:style>
  <w:style w:type="paragraph" w:styleId="Header">
    <w:name w:val="header"/>
    <w:basedOn w:val="Normal"/>
    <w:link w:val="HeaderChar"/>
    <w:uiPriority w:val="99"/>
    <w:unhideWhenUsed/>
    <w:rsid w:val="008C30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093"/>
    <w:rPr>
      <w:rFonts w:ascii="Graphik" w:hAnsi="Graphik"/>
      <w:kern w:val="2"/>
      <w:sz w:val="20"/>
      <w14:ligatures w14:val="standardContextual"/>
    </w:rPr>
  </w:style>
  <w:style w:type="paragraph" w:styleId="Footer">
    <w:name w:val="footer"/>
    <w:basedOn w:val="Normal"/>
    <w:link w:val="FooterChar"/>
    <w:uiPriority w:val="99"/>
    <w:unhideWhenUsed/>
    <w:rsid w:val="008C30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093"/>
    <w:rPr>
      <w:rFonts w:ascii="Graphik" w:hAnsi="Graphik"/>
      <w:kern w:val="2"/>
      <w:sz w:val="20"/>
      <w14:ligatures w14:val="standardContextual"/>
    </w:rPr>
  </w:style>
  <w:style w:type="table" w:customStyle="1" w:styleId="TableGrid1">
    <w:name w:val="Table Grid1"/>
    <w:basedOn w:val="TableNormal"/>
    <w:next w:val="TableGrid"/>
    <w:uiPriority w:val="39"/>
    <w:rsid w:val="00DC1C3F"/>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C1C3F"/>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DC1C3F"/>
    <w:rPr>
      <w:color w:val="2B579A"/>
      <w:shd w:val="clear" w:color="auto" w:fill="E1DFDD"/>
    </w:rPr>
  </w:style>
  <w:style w:type="character" w:styleId="PlaceholderText">
    <w:name w:val="Placeholder Text"/>
    <w:basedOn w:val="DefaultParagraphFont"/>
    <w:uiPriority w:val="99"/>
    <w:semiHidden/>
    <w:rsid w:val="00DC1C3F"/>
    <w:rPr>
      <w:color w:val="808080"/>
    </w:rPr>
  </w:style>
  <w:style w:type="paragraph" w:customStyle="1" w:styleId="Content">
    <w:name w:val="Content"/>
    <w:link w:val="ContentChar"/>
    <w:locked/>
    <w:rsid w:val="00DC1C3F"/>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DC1C3F"/>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DC1C3F"/>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C1C3F"/>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8C3093"/>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8C3093"/>
    <w:pPr>
      <w:spacing w:after="100"/>
    </w:pPr>
  </w:style>
  <w:style w:type="paragraph" w:styleId="TOC2">
    <w:name w:val="toc 2"/>
    <w:basedOn w:val="Normal"/>
    <w:next w:val="Normal"/>
    <w:autoRedefine/>
    <w:uiPriority w:val="39"/>
    <w:unhideWhenUsed/>
    <w:rsid w:val="008C3093"/>
    <w:pPr>
      <w:spacing w:after="100"/>
      <w:ind w:left="200"/>
    </w:pPr>
  </w:style>
  <w:style w:type="paragraph" w:styleId="TOC3">
    <w:name w:val="toc 3"/>
    <w:basedOn w:val="Normal"/>
    <w:next w:val="Normal"/>
    <w:autoRedefine/>
    <w:uiPriority w:val="39"/>
    <w:unhideWhenUsed/>
    <w:rsid w:val="008C3093"/>
    <w:pPr>
      <w:spacing w:after="100"/>
      <w:ind w:left="400"/>
    </w:pPr>
  </w:style>
  <w:style w:type="character" w:customStyle="1" w:styleId="Heading4Char">
    <w:name w:val="Heading 4 Char"/>
    <w:basedOn w:val="DefaultParagraphFont"/>
    <w:link w:val="Heading4"/>
    <w:uiPriority w:val="9"/>
    <w:rsid w:val="008C3093"/>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8C3093"/>
    <w:pPr>
      <w:spacing w:after="0"/>
    </w:pPr>
  </w:style>
  <w:style w:type="character" w:customStyle="1" w:styleId="TightChar">
    <w:name w:val="Tight Char"/>
    <w:basedOn w:val="DefaultParagraphFont"/>
    <w:link w:val="Tight"/>
    <w:rsid w:val="008C3093"/>
    <w:rPr>
      <w:rFonts w:ascii="Graphik" w:hAnsi="Graphik"/>
      <w:kern w:val="2"/>
      <w:sz w:val="20"/>
      <w14:ligatures w14:val="standardContextual"/>
    </w:rPr>
  </w:style>
  <w:style w:type="paragraph" w:customStyle="1" w:styleId="ProductName">
    <w:name w:val="Product_Name"/>
    <w:basedOn w:val="Normal"/>
    <w:link w:val="ProductNameChar"/>
    <w:qFormat/>
    <w:rsid w:val="008C3093"/>
    <w:pPr>
      <w:jc w:val="center"/>
    </w:pPr>
    <w:rPr>
      <w:b/>
      <w:bCs/>
      <w:sz w:val="56"/>
      <w:szCs w:val="72"/>
    </w:rPr>
  </w:style>
  <w:style w:type="character" w:customStyle="1" w:styleId="ProductNameChar">
    <w:name w:val="Product_Name Char"/>
    <w:basedOn w:val="DefaultParagraphFont"/>
    <w:link w:val="ProductName"/>
    <w:rsid w:val="008C3093"/>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8C3093"/>
    <w:rPr>
      <w:sz w:val="36"/>
      <w:szCs w:val="40"/>
    </w:rPr>
  </w:style>
  <w:style w:type="character" w:customStyle="1" w:styleId="DocumentTypeChar">
    <w:name w:val="Document_Type Char"/>
    <w:basedOn w:val="ProductNameChar"/>
    <w:link w:val="DocumentType"/>
    <w:rsid w:val="008C3093"/>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8C3093"/>
    <w:pPr>
      <w:numPr>
        <w:numId w:val="3"/>
      </w:numPr>
      <w:spacing w:before="60" w:after="60"/>
      <w:ind w:left="360"/>
    </w:pPr>
    <w:rPr>
      <w:rFonts w:eastAsia="Cambria" w:cs="Times New Roman"/>
    </w:rPr>
  </w:style>
  <w:style w:type="character" w:customStyle="1" w:styleId="TightLIstChar">
    <w:name w:val="Tight_LIst Char"/>
    <w:basedOn w:val="ListParagraphChar"/>
    <w:link w:val="TightLIst"/>
    <w:rsid w:val="008C3093"/>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8C3093"/>
    <w:pPr>
      <w:spacing w:before="100" w:beforeAutospacing="1" w:after="0"/>
      <w:jc w:val="left"/>
    </w:pPr>
  </w:style>
  <w:style w:type="character" w:customStyle="1" w:styleId="TightLeftAlignedChar">
    <w:name w:val="Tight_Left_Aligned Char"/>
    <w:basedOn w:val="DefaultParagraphFont"/>
    <w:link w:val="TightLeftAligned"/>
    <w:rsid w:val="008C3093"/>
    <w:rPr>
      <w:rFonts w:ascii="Graphik" w:hAnsi="Graphik"/>
      <w:kern w:val="2"/>
      <w:sz w:val="20"/>
      <w14:ligatures w14:val="standardContextual"/>
    </w:rPr>
  </w:style>
  <w:style w:type="paragraph" w:customStyle="1" w:styleId="TableHeader">
    <w:name w:val="Table_Header"/>
    <w:basedOn w:val="Normal"/>
    <w:link w:val="TableHeaderChar"/>
    <w:qFormat/>
    <w:rsid w:val="008C3093"/>
    <w:pPr>
      <w:spacing w:before="100" w:beforeAutospacing="1" w:after="0"/>
    </w:pPr>
    <w:rPr>
      <w:b/>
      <w:bCs/>
    </w:rPr>
  </w:style>
  <w:style w:type="character" w:customStyle="1" w:styleId="TableHeaderChar">
    <w:name w:val="Table_Header Char"/>
    <w:basedOn w:val="DefaultParagraphFont"/>
    <w:link w:val="TableHeader"/>
    <w:rsid w:val="008C3093"/>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rPr>
  </w:style>
  <w:style w:type="paragraph" w:customStyle="1" w:styleId="paragraph">
    <w:name w:val="paragraph"/>
    <w:basedOn w:val="Normal"/>
    <w:uiPriority w:val="99"/>
    <w:rsid w:val="00B43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4372D"/>
  </w:style>
  <w:style w:type="character" w:customStyle="1" w:styleId="eop">
    <w:name w:val="eop"/>
    <w:basedOn w:val="DefaultParagraphFont"/>
    <w:rsid w:val="00B4372D"/>
  </w:style>
  <w:style w:type="table" w:styleId="TableGridLight">
    <w:name w:val="Grid Table Light"/>
    <w:basedOn w:val="TableNormal"/>
    <w:uiPriority w:val="40"/>
    <w:rsid w:val="00B4372D"/>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i-provider">
    <w:name w:val="ui-provider"/>
    <w:basedOn w:val="DefaultParagraphFont"/>
    <w:rsid w:val="00ED2042"/>
  </w:style>
  <w:style w:type="character" w:styleId="Strong">
    <w:name w:val="Strong"/>
    <w:basedOn w:val="DefaultParagraphFont"/>
    <w:uiPriority w:val="22"/>
    <w:qFormat/>
    <w:rsid w:val="0054623C"/>
    <w:rPr>
      <w:b/>
      <w:bCs/>
    </w:rPr>
  </w:style>
  <w:style w:type="character" w:customStyle="1" w:styleId="msportalfx-text-regular">
    <w:name w:val="msportalfx-text-regular"/>
    <w:basedOn w:val="DefaultParagraphFont"/>
    <w:rsid w:val="00CC1D30"/>
  </w:style>
  <w:style w:type="paragraph" w:styleId="HTMLPreformatted">
    <w:name w:val="HTML Preformatted"/>
    <w:basedOn w:val="Normal"/>
    <w:link w:val="HTMLPreformattedChar"/>
    <w:uiPriority w:val="99"/>
    <w:unhideWhenUsed/>
    <w:rsid w:val="002D0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Cs w:val="20"/>
      <w:lang w:val="en-IN" w:eastAsia="en-IN"/>
    </w:rPr>
  </w:style>
  <w:style w:type="character" w:customStyle="1" w:styleId="HTMLPreformattedChar">
    <w:name w:val="HTML Preformatted Char"/>
    <w:basedOn w:val="DefaultParagraphFont"/>
    <w:link w:val="HTMLPreformatted"/>
    <w:uiPriority w:val="99"/>
    <w:rsid w:val="002D0C14"/>
    <w:rPr>
      <w:rFonts w:ascii="Courier New" w:eastAsia="Times New Roman" w:hAnsi="Courier New" w:cs="Courier New"/>
      <w:sz w:val="20"/>
      <w:szCs w:val="20"/>
      <w:lang w:val="en-IN" w:eastAsia="en-IN"/>
    </w:rPr>
  </w:style>
  <w:style w:type="table" w:styleId="PlainTable1">
    <w:name w:val="Plain Table 1"/>
    <w:basedOn w:val="TableNormal"/>
    <w:uiPriority w:val="41"/>
    <w:rsid w:val="005F32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4A6B69"/>
    <w:pPr>
      <w:spacing w:after="0" w:line="240" w:lineRule="auto"/>
    </w:pPr>
    <w:rPr>
      <w:rFonts w:ascii="Graphik" w:hAnsi="Graphik"/>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665">
      <w:bodyDiv w:val="1"/>
      <w:marLeft w:val="0"/>
      <w:marRight w:val="0"/>
      <w:marTop w:val="0"/>
      <w:marBottom w:val="0"/>
      <w:divBdr>
        <w:top w:val="none" w:sz="0" w:space="0" w:color="auto"/>
        <w:left w:val="none" w:sz="0" w:space="0" w:color="auto"/>
        <w:bottom w:val="none" w:sz="0" w:space="0" w:color="auto"/>
        <w:right w:val="none" w:sz="0" w:space="0" w:color="auto"/>
      </w:divBdr>
    </w:div>
    <w:div w:id="5527347">
      <w:bodyDiv w:val="1"/>
      <w:marLeft w:val="0"/>
      <w:marRight w:val="0"/>
      <w:marTop w:val="0"/>
      <w:marBottom w:val="0"/>
      <w:divBdr>
        <w:top w:val="none" w:sz="0" w:space="0" w:color="auto"/>
        <w:left w:val="none" w:sz="0" w:space="0" w:color="auto"/>
        <w:bottom w:val="none" w:sz="0" w:space="0" w:color="auto"/>
        <w:right w:val="none" w:sz="0" w:space="0" w:color="auto"/>
      </w:divBdr>
    </w:div>
    <w:div w:id="6442790">
      <w:bodyDiv w:val="1"/>
      <w:marLeft w:val="0"/>
      <w:marRight w:val="0"/>
      <w:marTop w:val="0"/>
      <w:marBottom w:val="0"/>
      <w:divBdr>
        <w:top w:val="none" w:sz="0" w:space="0" w:color="auto"/>
        <w:left w:val="none" w:sz="0" w:space="0" w:color="auto"/>
        <w:bottom w:val="none" w:sz="0" w:space="0" w:color="auto"/>
        <w:right w:val="none" w:sz="0" w:space="0" w:color="auto"/>
      </w:divBdr>
    </w:div>
    <w:div w:id="7608894">
      <w:bodyDiv w:val="1"/>
      <w:marLeft w:val="0"/>
      <w:marRight w:val="0"/>
      <w:marTop w:val="0"/>
      <w:marBottom w:val="0"/>
      <w:divBdr>
        <w:top w:val="none" w:sz="0" w:space="0" w:color="auto"/>
        <w:left w:val="none" w:sz="0" w:space="0" w:color="auto"/>
        <w:bottom w:val="none" w:sz="0" w:space="0" w:color="auto"/>
        <w:right w:val="none" w:sz="0" w:space="0" w:color="auto"/>
      </w:divBdr>
    </w:div>
    <w:div w:id="17128016">
      <w:bodyDiv w:val="1"/>
      <w:marLeft w:val="0"/>
      <w:marRight w:val="0"/>
      <w:marTop w:val="0"/>
      <w:marBottom w:val="0"/>
      <w:divBdr>
        <w:top w:val="none" w:sz="0" w:space="0" w:color="auto"/>
        <w:left w:val="none" w:sz="0" w:space="0" w:color="auto"/>
        <w:bottom w:val="none" w:sz="0" w:space="0" w:color="auto"/>
        <w:right w:val="none" w:sz="0" w:space="0" w:color="auto"/>
      </w:divBdr>
    </w:div>
    <w:div w:id="37555708">
      <w:bodyDiv w:val="1"/>
      <w:marLeft w:val="0"/>
      <w:marRight w:val="0"/>
      <w:marTop w:val="0"/>
      <w:marBottom w:val="0"/>
      <w:divBdr>
        <w:top w:val="none" w:sz="0" w:space="0" w:color="auto"/>
        <w:left w:val="none" w:sz="0" w:space="0" w:color="auto"/>
        <w:bottom w:val="none" w:sz="0" w:space="0" w:color="auto"/>
        <w:right w:val="none" w:sz="0" w:space="0" w:color="auto"/>
      </w:divBdr>
    </w:div>
    <w:div w:id="40328170">
      <w:bodyDiv w:val="1"/>
      <w:marLeft w:val="0"/>
      <w:marRight w:val="0"/>
      <w:marTop w:val="0"/>
      <w:marBottom w:val="0"/>
      <w:divBdr>
        <w:top w:val="none" w:sz="0" w:space="0" w:color="auto"/>
        <w:left w:val="none" w:sz="0" w:space="0" w:color="auto"/>
        <w:bottom w:val="none" w:sz="0" w:space="0" w:color="auto"/>
        <w:right w:val="none" w:sz="0" w:space="0" w:color="auto"/>
      </w:divBdr>
      <w:divsChild>
        <w:div w:id="492842838">
          <w:marLeft w:val="446"/>
          <w:marRight w:val="0"/>
          <w:marTop w:val="0"/>
          <w:marBottom w:val="0"/>
          <w:divBdr>
            <w:top w:val="none" w:sz="0" w:space="0" w:color="auto"/>
            <w:left w:val="none" w:sz="0" w:space="0" w:color="auto"/>
            <w:bottom w:val="none" w:sz="0" w:space="0" w:color="auto"/>
            <w:right w:val="none" w:sz="0" w:space="0" w:color="auto"/>
          </w:divBdr>
        </w:div>
        <w:div w:id="676615823">
          <w:marLeft w:val="446"/>
          <w:marRight w:val="0"/>
          <w:marTop w:val="0"/>
          <w:marBottom w:val="0"/>
          <w:divBdr>
            <w:top w:val="none" w:sz="0" w:space="0" w:color="auto"/>
            <w:left w:val="none" w:sz="0" w:space="0" w:color="auto"/>
            <w:bottom w:val="none" w:sz="0" w:space="0" w:color="auto"/>
            <w:right w:val="none" w:sz="0" w:space="0" w:color="auto"/>
          </w:divBdr>
        </w:div>
        <w:div w:id="889028441">
          <w:marLeft w:val="446"/>
          <w:marRight w:val="0"/>
          <w:marTop w:val="0"/>
          <w:marBottom w:val="0"/>
          <w:divBdr>
            <w:top w:val="none" w:sz="0" w:space="0" w:color="auto"/>
            <w:left w:val="none" w:sz="0" w:space="0" w:color="auto"/>
            <w:bottom w:val="none" w:sz="0" w:space="0" w:color="auto"/>
            <w:right w:val="none" w:sz="0" w:space="0" w:color="auto"/>
          </w:divBdr>
        </w:div>
        <w:div w:id="1747998482">
          <w:marLeft w:val="446"/>
          <w:marRight w:val="0"/>
          <w:marTop w:val="0"/>
          <w:marBottom w:val="0"/>
          <w:divBdr>
            <w:top w:val="none" w:sz="0" w:space="0" w:color="auto"/>
            <w:left w:val="none" w:sz="0" w:space="0" w:color="auto"/>
            <w:bottom w:val="none" w:sz="0" w:space="0" w:color="auto"/>
            <w:right w:val="none" w:sz="0" w:space="0" w:color="auto"/>
          </w:divBdr>
        </w:div>
      </w:divsChild>
    </w:div>
    <w:div w:id="54665830">
      <w:bodyDiv w:val="1"/>
      <w:marLeft w:val="0"/>
      <w:marRight w:val="0"/>
      <w:marTop w:val="0"/>
      <w:marBottom w:val="0"/>
      <w:divBdr>
        <w:top w:val="none" w:sz="0" w:space="0" w:color="auto"/>
        <w:left w:val="none" w:sz="0" w:space="0" w:color="auto"/>
        <w:bottom w:val="none" w:sz="0" w:space="0" w:color="auto"/>
        <w:right w:val="none" w:sz="0" w:space="0" w:color="auto"/>
      </w:divBdr>
    </w:div>
    <w:div w:id="67075415">
      <w:bodyDiv w:val="1"/>
      <w:marLeft w:val="0"/>
      <w:marRight w:val="0"/>
      <w:marTop w:val="0"/>
      <w:marBottom w:val="0"/>
      <w:divBdr>
        <w:top w:val="none" w:sz="0" w:space="0" w:color="auto"/>
        <w:left w:val="none" w:sz="0" w:space="0" w:color="auto"/>
        <w:bottom w:val="none" w:sz="0" w:space="0" w:color="auto"/>
        <w:right w:val="none" w:sz="0" w:space="0" w:color="auto"/>
      </w:divBdr>
    </w:div>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79369933">
      <w:bodyDiv w:val="1"/>
      <w:marLeft w:val="0"/>
      <w:marRight w:val="0"/>
      <w:marTop w:val="0"/>
      <w:marBottom w:val="0"/>
      <w:divBdr>
        <w:top w:val="none" w:sz="0" w:space="0" w:color="auto"/>
        <w:left w:val="none" w:sz="0" w:space="0" w:color="auto"/>
        <w:bottom w:val="none" w:sz="0" w:space="0" w:color="auto"/>
        <w:right w:val="none" w:sz="0" w:space="0" w:color="auto"/>
      </w:divBdr>
    </w:div>
    <w:div w:id="93945066">
      <w:bodyDiv w:val="1"/>
      <w:marLeft w:val="0"/>
      <w:marRight w:val="0"/>
      <w:marTop w:val="0"/>
      <w:marBottom w:val="0"/>
      <w:divBdr>
        <w:top w:val="none" w:sz="0" w:space="0" w:color="auto"/>
        <w:left w:val="none" w:sz="0" w:space="0" w:color="auto"/>
        <w:bottom w:val="none" w:sz="0" w:space="0" w:color="auto"/>
        <w:right w:val="none" w:sz="0" w:space="0" w:color="auto"/>
      </w:divBdr>
    </w:div>
    <w:div w:id="109208224">
      <w:bodyDiv w:val="1"/>
      <w:marLeft w:val="0"/>
      <w:marRight w:val="0"/>
      <w:marTop w:val="0"/>
      <w:marBottom w:val="0"/>
      <w:divBdr>
        <w:top w:val="none" w:sz="0" w:space="0" w:color="auto"/>
        <w:left w:val="none" w:sz="0" w:space="0" w:color="auto"/>
        <w:bottom w:val="none" w:sz="0" w:space="0" w:color="auto"/>
        <w:right w:val="none" w:sz="0" w:space="0" w:color="auto"/>
      </w:divBdr>
      <w:divsChild>
        <w:div w:id="1309286145">
          <w:marLeft w:val="0"/>
          <w:marRight w:val="0"/>
          <w:marTop w:val="0"/>
          <w:marBottom w:val="0"/>
          <w:divBdr>
            <w:top w:val="none" w:sz="0" w:space="0" w:color="auto"/>
            <w:left w:val="none" w:sz="0" w:space="0" w:color="auto"/>
            <w:bottom w:val="none" w:sz="0" w:space="0" w:color="auto"/>
            <w:right w:val="none" w:sz="0" w:space="0" w:color="auto"/>
          </w:divBdr>
          <w:divsChild>
            <w:div w:id="12609759">
              <w:marLeft w:val="0"/>
              <w:marRight w:val="0"/>
              <w:marTop w:val="0"/>
              <w:marBottom w:val="0"/>
              <w:divBdr>
                <w:top w:val="none" w:sz="0" w:space="0" w:color="auto"/>
                <w:left w:val="none" w:sz="0" w:space="0" w:color="auto"/>
                <w:bottom w:val="none" w:sz="0" w:space="0" w:color="auto"/>
                <w:right w:val="none" w:sz="0" w:space="0" w:color="auto"/>
              </w:divBdr>
            </w:div>
            <w:div w:id="139614903">
              <w:marLeft w:val="0"/>
              <w:marRight w:val="0"/>
              <w:marTop w:val="0"/>
              <w:marBottom w:val="0"/>
              <w:divBdr>
                <w:top w:val="none" w:sz="0" w:space="0" w:color="auto"/>
                <w:left w:val="none" w:sz="0" w:space="0" w:color="auto"/>
                <w:bottom w:val="none" w:sz="0" w:space="0" w:color="auto"/>
                <w:right w:val="none" w:sz="0" w:space="0" w:color="auto"/>
              </w:divBdr>
            </w:div>
            <w:div w:id="285308872">
              <w:marLeft w:val="0"/>
              <w:marRight w:val="0"/>
              <w:marTop w:val="0"/>
              <w:marBottom w:val="0"/>
              <w:divBdr>
                <w:top w:val="none" w:sz="0" w:space="0" w:color="auto"/>
                <w:left w:val="none" w:sz="0" w:space="0" w:color="auto"/>
                <w:bottom w:val="none" w:sz="0" w:space="0" w:color="auto"/>
                <w:right w:val="none" w:sz="0" w:space="0" w:color="auto"/>
              </w:divBdr>
            </w:div>
            <w:div w:id="295986822">
              <w:marLeft w:val="0"/>
              <w:marRight w:val="0"/>
              <w:marTop w:val="0"/>
              <w:marBottom w:val="0"/>
              <w:divBdr>
                <w:top w:val="none" w:sz="0" w:space="0" w:color="auto"/>
                <w:left w:val="none" w:sz="0" w:space="0" w:color="auto"/>
                <w:bottom w:val="none" w:sz="0" w:space="0" w:color="auto"/>
                <w:right w:val="none" w:sz="0" w:space="0" w:color="auto"/>
              </w:divBdr>
            </w:div>
            <w:div w:id="470288596">
              <w:marLeft w:val="0"/>
              <w:marRight w:val="0"/>
              <w:marTop w:val="0"/>
              <w:marBottom w:val="0"/>
              <w:divBdr>
                <w:top w:val="none" w:sz="0" w:space="0" w:color="auto"/>
                <w:left w:val="none" w:sz="0" w:space="0" w:color="auto"/>
                <w:bottom w:val="none" w:sz="0" w:space="0" w:color="auto"/>
                <w:right w:val="none" w:sz="0" w:space="0" w:color="auto"/>
              </w:divBdr>
            </w:div>
            <w:div w:id="476413821">
              <w:marLeft w:val="0"/>
              <w:marRight w:val="0"/>
              <w:marTop w:val="0"/>
              <w:marBottom w:val="0"/>
              <w:divBdr>
                <w:top w:val="none" w:sz="0" w:space="0" w:color="auto"/>
                <w:left w:val="none" w:sz="0" w:space="0" w:color="auto"/>
                <w:bottom w:val="none" w:sz="0" w:space="0" w:color="auto"/>
                <w:right w:val="none" w:sz="0" w:space="0" w:color="auto"/>
              </w:divBdr>
            </w:div>
            <w:div w:id="520827643">
              <w:marLeft w:val="0"/>
              <w:marRight w:val="0"/>
              <w:marTop w:val="0"/>
              <w:marBottom w:val="0"/>
              <w:divBdr>
                <w:top w:val="none" w:sz="0" w:space="0" w:color="auto"/>
                <w:left w:val="none" w:sz="0" w:space="0" w:color="auto"/>
                <w:bottom w:val="none" w:sz="0" w:space="0" w:color="auto"/>
                <w:right w:val="none" w:sz="0" w:space="0" w:color="auto"/>
              </w:divBdr>
            </w:div>
            <w:div w:id="645400219">
              <w:marLeft w:val="0"/>
              <w:marRight w:val="0"/>
              <w:marTop w:val="0"/>
              <w:marBottom w:val="0"/>
              <w:divBdr>
                <w:top w:val="none" w:sz="0" w:space="0" w:color="auto"/>
                <w:left w:val="none" w:sz="0" w:space="0" w:color="auto"/>
                <w:bottom w:val="none" w:sz="0" w:space="0" w:color="auto"/>
                <w:right w:val="none" w:sz="0" w:space="0" w:color="auto"/>
              </w:divBdr>
            </w:div>
            <w:div w:id="1115364031">
              <w:marLeft w:val="0"/>
              <w:marRight w:val="0"/>
              <w:marTop w:val="0"/>
              <w:marBottom w:val="0"/>
              <w:divBdr>
                <w:top w:val="none" w:sz="0" w:space="0" w:color="auto"/>
                <w:left w:val="none" w:sz="0" w:space="0" w:color="auto"/>
                <w:bottom w:val="none" w:sz="0" w:space="0" w:color="auto"/>
                <w:right w:val="none" w:sz="0" w:space="0" w:color="auto"/>
              </w:divBdr>
            </w:div>
            <w:div w:id="1212115087">
              <w:marLeft w:val="0"/>
              <w:marRight w:val="0"/>
              <w:marTop w:val="0"/>
              <w:marBottom w:val="0"/>
              <w:divBdr>
                <w:top w:val="none" w:sz="0" w:space="0" w:color="auto"/>
                <w:left w:val="none" w:sz="0" w:space="0" w:color="auto"/>
                <w:bottom w:val="none" w:sz="0" w:space="0" w:color="auto"/>
                <w:right w:val="none" w:sz="0" w:space="0" w:color="auto"/>
              </w:divBdr>
            </w:div>
            <w:div w:id="1251934854">
              <w:marLeft w:val="0"/>
              <w:marRight w:val="0"/>
              <w:marTop w:val="0"/>
              <w:marBottom w:val="0"/>
              <w:divBdr>
                <w:top w:val="none" w:sz="0" w:space="0" w:color="auto"/>
                <w:left w:val="none" w:sz="0" w:space="0" w:color="auto"/>
                <w:bottom w:val="none" w:sz="0" w:space="0" w:color="auto"/>
                <w:right w:val="none" w:sz="0" w:space="0" w:color="auto"/>
              </w:divBdr>
            </w:div>
            <w:div w:id="1320697514">
              <w:marLeft w:val="0"/>
              <w:marRight w:val="0"/>
              <w:marTop w:val="0"/>
              <w:marBottom w:val="0"/>
              <w:divBdr>
                <w:top w:val="none" w:sz="0" w:space="0" w:color="auto"/>
                <w:left w:val="none" w:sz="0" w:space="0" w:color="auto"/>
                <w:bottom w:val="none" w:sz="0" w:space="0" w:color="auto"/>
                <w:right w:val="none" w:sz="0" w:space="0" w:color="auto"/>
              </w:divBdr>
            </w:div>
            <w:div w:id="1326856222">
              <w:marLeft w:val="0"/>
              <w:marRight w:val="0"/>
              <w:marTop w:val="0"/>
              <w:marBottom w:val="0"/>
              <w:divBdr>
                <w:top w:val="none" w:sz="0" w:space="0" w:color="auto"/>
                <w:left w:val="none" w:sz="0" w:space="0" w:color="auto"/>
                <w:bottom w:val="none" w:sz="0" w:space="0" w:color="auto"/>
                <w:right w:val="none" w:sz="0" w:space="0" w:color="auto"/>
              </w:divBdr>
            </w:div>
            <w:div w:id="1348408955">
              <w:marLeft w:val="0"/>
              <w:marRight w:val="0"/>
              <w:marTop w:val="0"/>
              <w:marBottom w:val="0"/>
              <w:divBdr>
                <w:top w:val="none" w:sz="0" w:space="0" w:color="auto"/>
                <w:left w:val="none" w:sz="0" w:space="0" w:color="auto"/>
                <w:bottom w:val="none" w:sz="0" w:space="0" w:color="auto"/>
                <w:right w:val="none" w:sz="0" w:space="0" w:color="auto"/>
              </w:divBdr>
            </w:div>
            <w:div w:id="1465925913">
              <w:marLeft w:val="0"/>
              <w:marRight w:val="0"/>
              <w:marTop w:val="0"/>
              <w:marBottom w:val="0"/>
              <w:divBdr>
                <w:top w:val="none" w:sz="0" w:space="0" w:color="auto"/>
                <w:left w:val="none" w:sz="0" w:space="0" w:color="auto"/>
                <w:bottom w:val="none" w:sz="0" w:space="0" w:color="auto"/>
                <w:right w:val="none" w:sz="0" w:space="0" w:color="auto"/>
              </w:divBdr>
            </w:div>
            <w:div w:id="1493763599">
              <w:marLeft w:val="0"/>
              <w:marRight w:val="0"/>
              <w:marTop w:val="0"/>
              <w:marBottom w:val="0"/>
              <w:divBdr>
                <w:top w:val="none" w:sz="0" w:space="0" w:color="auto"/>
                <w:left w:val="none" w:sz="0" w:space="0" w:color="auto"/>
                <w:bottom w:val="none" w:sz="0" w:space="0" w:color="auto"/>
                <w:right w:val="none" w:sz="0" w:space="0" w:color="auto"/>
              </w:divBdr>
            </w:div>
            <w:div w:id="1637880697">
              <w:marLeft w:val="0"/>
              <w:marRight w:val="0"/>
              <w:marTop w:val="0"/>
              <w:marBottom w:val="0"/>
              <w:divBdr>
                <w:top w:val="none" w:sz="0" w:space="0" w:color="auto"/>
                <w:left w:val="none" w:sz="0" w:space="0" w:color="auto"/>
                <w:bottom w:val="none" w:sz="0" w:space="0" w:color="auto"/>
                <w:right w:val="none" w:sz="0" w:space="0" w:color="auto"/>
              </w:divBdr>
            </w:div>
            <w:div w:id="1963270133">
              <w:marLeft w:val="0"/>
              <w:marRight w:val="0"/>
              <w:marTop w:val="0"/>
              <w:marBottom w:val="0"/>
              <w:divBdr>
                <w:top w:val="none" w:sz="0" w:space="0" w:color="auto"/>
                <w:left w:val="none" w:sz="0" w:space="0" w:color="auto"/>
                <w:bottom w:val="none" w:sz="0" w:space="0" w:color="auto"/>
                <w:right w:val="none" w:sz="0" w:space="0" w:color="auto"/>
              </w:divBdr>
            </w:div>
            <w:div w:id="1968662947">
              <w:marLeft w:val="0"/>
              <w:marRight w:val="0"/>
              <w:marTop w:val="0"/>
              <w:marBottom w:val="0"/>
              <w:divBdr>
                <w:top w:val="none" w:sz="0" w:space="0" w:color="auto"/>
                <w:left w:val="none" w:sz="0" w:space="0" w:color="auto"/>
                <w:bottom w:val="none" w:sz="0" w:space="0" w:color="auto"/>
                <w:right w:val="none" w:sz="0" w:space="0" w:color="auto"/>
              </w:divBdr>
            </w:div>
            <w:div w:id="20034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875">
      <w:bodyDiv w:val="1"/>
      <w:marLeft w:val="0"/>
      <w:marRight w:val="0"/>
      <w:marTop w:val="0"/>
      <w:marBottom w:val="0"/>
      <w:divBdr>
        <w:top w:val="none" w:sz="0" w:space="0" w:color="auto"/>
        <w:left w:val="none" w:sz="0" w:space="0" w:color="auto"/>
        <w:bottom w:val="none" w:sz="0" w:space="0" w:color="auto"/>
        <w:right w:val="none" w:sz="0" w:space="0" w:color="auto"/>
      </w:divBdr>
    </w:div>
    <w:div w:id="121851584">
      <w:bodyDiv w:val="1"/>
      <w:marLeft w:val="0"/>
      <w:marRight w:val="0"/>
      <w:marTop w:val="0"/>
      <w:marBottom w:val="0"/>
      <w:divBdr>
        <w:top w:val="none" w:sz="0" w:space="0" w:color="auto"/>
        <w:left w:val="none" w:sz="0" w:space="0" w:color="auto"/>
        <w:bottom w:val="none" w:sz="0" w:space="0" w:color="auto"/>
        <w:right w:val="none" w:sz="0" w:space="0" w:color="auto"/>
      </w:divBdr>
    </w:div>
    <w:div w:id="129255112">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2430586">
      <w:bodyDiv w:val="1"/>
      <w:marLeft w:val="0"/>
      <w:marRight w:val="0"/>
      <w:marTop w:val="0"/>
      <w:marBottom w:val="0"/>
      <w:divBdr>
        <w:top w:val="none" w:sz="0" w:space="0" w:color="auto"/>
        <w:left w:val="none" w:sz="0" w:space="0" w:color="auto"/>
        <w:bottom w:val="none" w:sz="0" w:space="0" w:color="auto"/>
        <w:right w:val="none" w:sz="0" w:space="0" w:color="auto"/>
      </w:divBdr>
      <w:divsChild>
        <w:div w:id="678970640">
          <w:marLeft w:val="0"/>
          <w:marRight w:val="0"/>
          <w:marTop w:val="0"/>
          <w:marBottom w:val="0"/>
          <w:divBdr>
            <w:top w:val="none" w:sz="0" w:space="0" w:color="auto"/>
            <w:left w:val="none" w:sz="0" w:space="0" w:color="auto"/>
            <w:bottom w:val="none" w:sz="0" w:space="0" w:color="auto"/>
            <w:right w:val="none" w:sz="0" w:space="0" w:color="auto"/>
          </w:divBdr>
          <w:divsChild>
            <w:div w:id="19088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47092410">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78591414">
      <w:bodyDiv w:val="1"/>
      <w:marLeft w:val="0"/>
      <w:marRight w:val="0"/>
      <w:marTop w:val="0"/>
      <w:marBottom w:val="0"/>
      <w:divBdr>
        <w:top w:val="none" w:sz="0" w:space="0" w:color="auto"/>
        <w:left w:val="none" w:sz="0" w:space="0" w:color="auto"/>
        <w:bottom w:val="none" w:sz="0" w:space="0" w:color="auto"/>
        <w:right w:val="none" w:sz="0" w:space="0" w:color="auto"/>
      </w:divBdr>
      <w:divsChild>
        <w:div w:id="526335578">
          <w:marLeft w:val="0"/>
          <w:marRight w:val="0"/>
          <w:marTop w:val="240"/>
          <w:marBottom w:val="240"/>
          <w:divBdr>
            <w:top w:val="none" w:sz="0" w:space="0" w:color="auto"/>
            <w:left w:val="none" w:sz="0" w:space="0" w:color="auto"/>
            <w:bottom w:val="none" w:sz="0" w:space="0" w:color="auto"/>
            <w:right w:val="none" w:sz="0" w:space="0" w:color="auto"/>
          </w:divBdr>
          <w:divsChild>
            <w:div w:id="88034">
              <w:marLeft w:val="-420"/>
              <w:marRight w:val="0"/>
              <w:marTop w:val="0"/>
              <w:marBottom w:val="0"/>
              <w:divBdr>
                <w:top w:val="none" w:sz="0" w:space="0" w:color="auto"/>
                <w:left w:val="none" w:sz="0" w:space="0" w:color="auto"/>
                <w:bottom w:val="none" w:sz="0" w:space="0" w:color="auto"/>
                <w:right w:val="none" w:sz="0" w:space="0" w:color="auto"/>
              </w:divBdr>
              <w:divsChild>
                <w:div w:id="280965820">
                  <w:marLeft w:val="0"/>
                  <w:marRight w:val="0"/>
                  <w:marTop w:val="0"/>
                  <w:marBottom w:val="0"/>
                  <w:divBdr>
                    <w:top w:val="none" w:sz="0" w:space="0" w:color="auto"/>
                    <w:left w:val="none" w:sz="0" w:space="0" w:color="auto"/>
                    <w:bottom w:val="none" w:sz="0" w:space="0" w:color="auto"/>
                    <w:right w:val="none" w:sz="0" w:space="0" w:color="auto"/>
                  </w:divBdr>
                  <w:divsChild>
                    <w:div w:id="1252085793">
                      <w:marLeft w:val="0"/>
                      <w:marRight w:val="0"/>
                      <w:marTop w:val="0"/>
                      <w:marBottom w:val="0"/>
                      <w:divBdr>
                        <w:top w:val="none" w:sz="0" w:space="0" w:color="auto"/>
                        <w:left w:val="none" w:sz="0" w:space="0" w:color="auto"/>
                        <w:bottom w:val="none" w:sz="0" w:space="0" w:color="auto"/>
                        <w:right w:val="none" w:sz="0" w:space="0" w:color="auto"/>
                      </w:divBdr>
                      <w:divsChild>
                        <w:div w:id="185026273">
                          <w:marLeft w:val="0"/>
                          <w:marRight w:val="0"/>
                          <w:marTop w:val="0"/>
                          <w:marBottom w:val="0"/>
                          <w:divBdr>
                            <w:top w:val="none" w:sz="0" w:space="0" w:color="auto"/>
                            <w:left w:val="none" w:sz="0" w:space="0" w:color="auto"/>
                            <w:bottom w:val="none" w:sz="0" w:space="0" w:color="auto"/>
                            <w:right w:val="none" w:sz="0" w:space="0" w:color="auto"/>
                          </w:divBdr>
                          <w:divsChild>
                            <w:div w:id="712538444">
                              <w:marLeft w:val="0"/>
                              <w:marRight w:val="0"/>
                              <w:marTop w:val="0"/>
                              <w:marBottom w:val="0"/>
                              <w:divBdr>
                                <w:top w:val="none" w:sz="0" w:space="0" w:color="auto"/>
                                <w:left w:val="none" w:sz="0" w:space="0" w:color="auto"/>
                                <w:bottom w:val="none" w:sz="0" w:space="0" w:color="auto"/>
                                <w:right w:val="none" w:sz="0" w:space="0" w:color="auto"/>
                              </w:divBdr>
                              <w:divsChild>
                                <w:div w:id="867329409">
                                  <w:marLeft w:val="0"/>
                                  <w:marRight w:val="0"/>
                                  <w:marTop w:val="0"/>
                                  <w:marBottom w:val="0"/>
                                  <w:divBdr>
                                    <w:top w:val="none" w:sz="0" w:space="0" w:color="auto"/>
                                    <w:left w:val="none" w:sz="0" w:space="0" w:color="auto"/>
                                    <w:bottom w:val="none" w:sz="0" w:space="0" w:color="auto"/>
                                    <w:right w:val="none" w:sz="0" w:space="0" w:color="auto"/>
                                  </w:divBdr>
                                  <w:divsChild>
                                    <w:div w:id="2009477732">
                                      <w:marLeft w:val="0"/>
                                      <w:marRight w:val="0"/>
                                      <w:marTop w:val="0"/>
                                      <w:marBottom w:val="0"/>
                                      <w:divBdr>
                                        <w:top w:val="none" w:sz="0" w:space="0" w:color="auto"/>
                                        <w:left w:val="none" w:sz="0" w:space="0" w:color="auto"/>
                                        <w:bottom w:val="none" w:sz="0" w:space="0" w:color="auto"/>
                                        <w:right w:val="none" w:sz="0" w:space="0" w:color="auto"/>
                                      </w:divBdr>
                                      <w:divsChild>
                                        <w:div w:id="294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960237">
          <w:marLeft w:val="0"/>
          <w:marRight w:val="0"/>
          <w:marTop w:val="240"/>
          <w:marBottom w:val="240"/>
          <w:divBdr>
            <w:top w:val="none" w:sz="0" w:space="0" w:color="auto"/>
            <w:left w:val="none" w:sz="0" w:space="0" w:color="auto"/>
            <w:bottom w:val="none" w:sz="0" w:space="0" w:color="auto"/>
            <w:right w:val="none" w:sz="0" w:space="0" w:color="auto"/>
          </w:divBdr>
          <w:divsChild>
            <w:div w:id="9335317">
              <w:marLeft w:val="-420"/>
              <w:marRight w:val="0"/>
              <w:marTop w:val="0"/>
              <w:marBottom w:val="0"/>
              <w:divBdr>
                <w:top w:val="none" w:sz="0" w:space="0" w:color="auto"/>
                <w:left w:val="none" w:sz="0" w:space="0" w:color="auto"/>
                <w:bottom w:val="none" w:sz="0" w:space="0" w:color="auto"/>
                <w:right w:val="none" w:sz="0" w:space="0" w:color="auto"/>
              </w:divBdr>
              <w:divsChild>
                <w:div w:id="688799261">
                  <w:marLeft w:val="0"/>
                  <w:marRight w:val="0"/>
                  <w:marTop w:val="0"/>
                  <w:marBottom w:val="0"/>
                  <w:divBdr>
                    <w:top w:val="none" w:sz="0" w:space="0" w:color="auto"/>
                    <w:left w:val="none" w:sz="0" w:space="0" w:color="auto"/>
                    <w:bottom w:val="none" w:sz="0" w:space="0" w:color="auto"/>
                    <w:right w:val="none" w:sz="0" w:space="0" w:color="auto"/>
                  </w:divBdr>
                  <w:divsChild>
                    <w:div w:id="187455899">
                      <w:marLeft w:val="0"/>
                      <w:marRight w:val="0"/>
                      <w:marTop w:val="0"/>
                      <w:marBottom w:val="0"/>
                      <w:divBdr>
                        <w:top w:val="none" w:sz="0" w:space="0" w:color="auto"/>
                        <w:left w:val="none" w:sz="0" w:space="0" w:color="auto"/>
                        <w:bottom w:val="none" w:sz="0" w:space="0" w:color="auto"/>
                        <w:right w:val="none" w:sz="0" w:space="0" w:color="auto"/>
                      </w:divBdr>
                      <w:divsChild>
                        <w:div w:id="1823740412">
                          <w:marLeft w:val="0"/>
                          <w:marRight w:val="0"/>
                          <w:marTop w:val="0"/>
                          <w:marBottom w:val="0"/>
                          <w:divBdr>
                            <w:top w:val="none" w:sz="0" w:space="0" w:color="auto"/>
                            <w:left w:val="none" w:sz="0" w:space="0" w:color="auto"/>
                            <w:bottom w:val="none" w:sz="0" w:space="0" w:color="auto"/>
                            <w:right w:val="none" w:sz="0" w:space="0" w:color="auto"/>
                          </w:divBdr>
                          <w:divsChild>
                            <w:div w:id="407850302">
                              <w:marLeft w:val="0"/>
                              <w:marRight w:val="0"/>
                              <w:marTop w:val="0"/>
                              <w:marBottom w:val="0"/>
                              <w:divBdr>
                                <w:top w:val="none" w:sz="0" w:space="0" w:color="auto"/>
                                <w:left w:val="none" w:sz="0" w:space="0" w:color="auto"/>
                                <w:bottom w:val="none" w:sz="0" w:space="0" w:color="auto"/>
                                <w:right w:val="none" w:sz="0" w:space="0" w:color="auto"/>
                              </w:divBdr>
                              <w:divsChild>
                                <w:div w:id="2083333417">
                                  <w:marLeft w:val="0"/>
                                  <w:marRight w:val="0"/>
                                  <w:marTop w:val="0"/>
                                  <w:marBottom w:val="0"/>
                                  <w:divBdr>
                                    <w:top w:val="none" w:sz="0" w:space="0" w:color="auto"/>
                                    <w:left w:val="none" w:sz="0" w:space="0" w:color="auto"/>
                                    <w:bottom w:val="none" w:sz="0" w:space="0" w:color="auto"/>
                                    <w:right w:val="none" w:sz="0" w:space="0" w:color="auto"/>
                                  </w:divBdr>
                                  <w:divsChild>
                                    <w:div w:id="988751754">
                                      <w:marLeft w:val="0"/>
                                      <w:marRight w:val="0"/>
                                      <w:marTop w:val="0"/>
                                      <w:marBottom w:val="0"/>
                                      <w:divBdr>
                                        <w:top w:val="none" w:sz="0" w:space="0" w:color="auto"/>
                                        <w:left w:val="none" w:sz="0" w:space="0" w:color="auto"/>
                                        <w:bottom w:val="none" w:sz="0" w:space="0" w:color="auto"/>
                                        <w:right w:val="none" w:sz="0" w:space="0" w:color="auto"/>
                                      </w:divBdr>
                                      <w:divsChild>
                                        <w:div w:id="739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96042">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94275611">
      <w:bodyDiv w:val="1"/>
      <w:marLeft w:val="0"/>
      <w:marRight w:val="0"/>
      <w:marTop w:val="0"/>
      <w:marBottom w:val="0"/>
      <w:divBdr>
        <w:top w:val="none" w:sz="0" w:space="0" w:color="auto"/>
        <w:left w:val="none" w:sz="0" w:space="0" w:color="auto"/>
        <w:bottom w:val="none" w:sz="0" w:space="0" w:color="auto"/>
        <w:right w:val="none" w:sz="0" w:space="0" w:color="auto"/>
      </w:divBdr>
    </w:div>
    <w:div w:id="196041773">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205533830">
      <w:bodyDiv w:val="1"/>
      <w:marLeft w:val="0"/>
      <w:marRight w:val="0"/>
      <w:marTop w:val="0"/>
      <w:marBottom w:val="0"/>
      <w:divBdr>
        <w:top w:val="none" w:sz="0" w:space="0" w:color="auto"/>
        <w:left w:val="none" w:sz="0" w:space="0" w:color="auto"/>
        <w:bottom w:val="none" w:sz="0" w:space="0" w:color="auto"/>
        <w:right w:val="none" w:sz="0" w:space="0" w:color="auto"/>
      </w:divBdr>
    </w:div>
    <w:div w:id="214240209">
      <w:bodyDiv w:val="1"/>
      <w:marLeft w:val="0"/>
      <w:marRight w:val="0"/>
      <w:marTop w:val="0"/>
      <w:marBottom w:val="0"/>
      <w:divBdr>
        <w:top w:val="none" w:sz="0" w:space="0" w:color="auto"/>
        <w:left w:val="none" w:sz="0" w:space="0" w:color="auto"/>
        <w:bottom w:val="none" w:sz="0" w:space="0" w:color="auto"/>
        <w:right w:val="none" w:sz="0" w:space="0" w:color="auto"/>
      </w:divBdr>
    </w:div>
    <w:div w:id="221916220">
      <w:bodyDiv w:val="1"/>
      <w:marLeft w:val="0"/>
      <w:marRight w:val="0"/>
      <w:marTop w:val="0"/>
      <w:marBottom w:val="0"/>
      <w:divBdr>
        <w:top w:val="none" w:sz="0" w:space="0" w:color="auto"/>
        <w:left w:val="none" w:sz="0" w:space="0" w:color="auto"/>
        <w:bottom w:val="none" w:sz="0" w:space="0" w:color="auto"/>
        <w:right w:val="none" w:sz="0" w:space="0" w:color="auto"/>
      </w:divBdr>
    </w:div>
    <w:div w:id="225116712">
      <w:bodyDiv w:val="1"/>
      <w:marLeft w:val="0"/>
      <w:marRight w:val="0"/>
      <w:marTop w:val="0"/>
      <w:marBottom w:val="0"/>
      <w:divBdr>
        <w:top w:val="none" w:sz="0" w:space="0" w:color="auto"/>
        <w:left w:val="none" w:sz="0" w:space="0" w:color="auto"/>
        <w:bottom w:val="none" w:sz="0" w:space="0" w:color="auto"/>
        <w:right w:val="none" w:sz="0" w:space="0" w:color="auto"/>
      </w:divBdr>
    </w:div>
    <w:div w:id="231933380">
      <w:bodyDiv w:val="1"/>
      <w:marLeft w:val="0"/>
      <w:marRight w:val="0"/>
      <w:marTop w:val="0"/>
      <w:marBottom w:val="0"/>
      <w:divBdr>
        <w:top w:val="none" w:sz="0" w:space="0" w:color="auto"/>
        <w:left w:val="none" w:sz="0" w:space="0" w:color="auto"/>
        <w:bottom w:val="none" w:sz="0" w:space="0" w:color="auto"/>
        <w:right w:val="none" w:sz="0" w:space="0" w:color="auto"/>
      </w:divBdr>
    </w:div>
    <w:div w:id="233274476">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35749544">
      <w:bodyDiv w:val="1"/>
      <w:marLeft w:val="0"/>
      <w:marRight w:val="0"/>
      <w:marTop w:val="0"/>
      <w:marBottom w:val="0"/>
      <w:divBdr>
        <w:top w:val="none" w:sz="0" w:space="0" w:color="auto"/>
        <w:left w:val="none" w:sz="0" w:space="0" w:color="auto"/>
        <w:bottom w:val="none" w:sz="0" w:space="0" w:color="auto"/>
        <w:right w:val="none" w:sz="0" w:space="0" w:color="auto"/>
      </w:divBdr>
    </w:div>
    <w:div w:id="236745760">
      <w:bodyDiv w:val="1"/>
      <w:marLeft w:val="0"/>
      <w:marRight w:val="0"/>
      <w:marTop w:val="0"/>
      <w:marBottom w:val="0"/>
      <w:divBdr>
        <w:top w:val="none" w:sz="0" w:space="0" w:color="auto"/>
        <w:left w:val="none" w:sz="0" w:space="0" w:color="auto"/>
        <w:bottom w:val="none" w:sz="0" w:space="0" w:color="auto"/>
        <w:right w:val="none" w:sz="0" w:space="0" w:color="auto"/>
      </w:divBdr>
      <w:divsChild>
        <w:div w:id="256060493">
          <w:marLeft w:val="0"/>
          <w:marRight w:val="0"/>
          <w:marTop w:val="0"/>
          <w:marBottom w:val="0"/>
          <w:divBdr>
            <w:top w:val="none" w:sz="0" w:space="0" w:color="auto"/>
            <w:left w:val="none" w:sz="0" w:space="0" w:color="auto"/>
            <w:bottom w:val="none" w:sz="0" w:space="0" w:color="auto"/>
            <w:right w:val="none" w:sz="0" w:space="0" w:color="auto"/>
          </w:divBdr>
          <w:divsChild>
            <w:div w:id="16310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1607">
      <w:bodyDiv w:val="1"/>
      <w:marLeft w:val="0"/>
      <w:marRight w:val="0"/>
      <w:marTop w:val="0"/>
      <w:marBottom w:val="0"/>
      <w:divBdr>
        <w:top w:val="none" w:sz="0" w:space="0" w:color="auto"/>
        <w:left w:val="none" w:sz="0" w:space="0" w:color="auto"/>
        <w:bottom w:val="none" w:sz="0" w:space="0" w:color="auto"/>
        <w:right w:val="none" w:sz="0" w:space="0" w:color="auto"/>
      </w:divBdr>
    </w:div>
    <w:div w:id="244340596">
      <w:bodyDiv w:val="1"/>
      <w:marLeft w:val="0"/>
      <w:marRight w:val="0"/>
      <w:marTop w:val="0"/>
      <w:marBottom w:val="0"/>
      <w:divBdr>
        <w:top w:val="none" w:sz="0" w:space="0" w:color="auto"/>
        <w:left w:val="none" w:sz="0" w:space="0" w:color="auto"/>
        <w:bottom w:val="none" w:sz="0" w:space="0" w:color="auto"/>
        <w:right w:val="none" w:sz="0" w:space="0" w:color="auto"/>
      </w:divBdr>
    </w:div>
    <w:div w:id="252664539">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64729136">
      <w:bodyDiv w:val="1"/>
      <w:marLeft w:val="0"/>
      <w:marRight w:val="0"/>
      <w:marTop w:val="0"/>
      <w:marBottom w:val="0"/>
      <w:divBdr>
        <w:top w:val="none" w:sz="0" w:space="0" w:color="auto"/>
        <w:left w:val="none" w:sz="0" w:space="0" w:color="auto"/>
        <w:bottom w:val="none" w:sz="0" w:space="0" w:color="auto"/>
        <w:right w:val="none" w:sz="0" w:space="0" w:color="auto"/>
      </w:divBdr>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85702019">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299462737">
      <w:bodyDiv w:val="1"/>
      <w:marLeft w:val="0"/>
      <w:marRight w:val="0"/>
      <w:marTop w:val="0"/>
      <w:marBottom w:val="0"/>
      <w:divBdr>
        <w:top w:val="none" w:sz="0" w:space="0" w:color="auto"/>
        <w:left w:val="none" w:sz="0" w:space="0" w:color="auto"/>
        <w:bottom w:val="none" w:sz="0" w:space="0" w:color="auto"/>
        <w:right w:val="none" w:sz="0" w:space="0" w:color="auto"/>
      </w:divBdr>
      <w:divsChild>
        <w:div w:id="818152979">
          <w:marLeft w:val="0"/>
          <w:marRight w:val="0"/>
          <w:marTop w:val="240"/>
          <w:marBottom w:val="240"/>
          <w:divBdr>
            <w:top w:val="none" w:sz="0" w:space="0" w:color="auto"/>
            <w:left w:val="none" w:sz="0" w:space="0" w:color="auto"/>
            <w:bottom w:val="none" w:sz="0" w:space="0" w:color="auto"/>
            <w:right w:val="none" w:sz="0" w:space="0" w:color="auto"/>
          </w:divBdr>
          <w:divsChild>
            <w:div w:id="1896234727">
              <w:marLeft w:val="-420"/>
              <w:marRight w:val="0"/>
              <w:marTop w:val="0"/>
              <w:marBottom w:val="0"/>
              <w:divBdr>
                <w:top w:val="none" w:sz="0" w:space="0" w:color="auto"/>
                <w:left w:val="none" w:sz="0" w:space="0" w:color="auto"/>
                <w:bottom w:val="none" w:sz="0" w:space="0" w:color="auto"/>
                <w:right w:val="none" w:sz="0" w:space="0" w:color="auto"/>
              </w:divBdr>
              <w:divsChild>
                <w:div w:id="1764497956">
                  <w:marLeft w:val="0"/>
                  <w:marRight w:val="0"/>
                  <w:marTop w:val="0"/>
                  <w:marBottom w:val="0"/>
                  <w:divBdr>
                    <w:top w:val="none" w:sz="0" w:space="0" w:color="auto"/>
                    <w:left w:val="none" w:sz="0" w:space="0" w:color="auto"/>
                    <w:bottom w:val="none" w:sz="0" w:space="0" w:color="auto"/>
                    <w:right w:val="none" w:sz="0" w:space="0" w:color="auto"/>
                  </w:divBdr>
                  <w:divsChild>
                    <w:div w:id="1097753666">
                      <w:marLeft w:val="0"/>
                      <w:marRight w:val="0"/>
                      <w:marTop w:val="0"/>
                      <w:marBottom w:val="0"/>
                      <w:divBdr>
                        <w:top w:val="none" w:sz="0" w:space="0" w:color="auto"/>
                        <w:left w:val="none" w:sz="0" w:space="0" w:color="auto"/>
                        <w:bottom w:val="none" w:sz="0" w:space="0" w:color="auto"/>
                        <w:right w:val="none" w:sz="0" w:space="0" w:color="auto"/>
                      </w:divBdr>
                      <w:divsChild>
                        <w:div w:id="2089768771">
                          <w:marLeft w:val="0"/>
                          <w:marRight w:val="0"/>
                          <w:marTop w:val="0"/>
                          <w:marBottom w:val="0"/>
                          <w:divBdr>
                            <w:top w:val="none" w:sz="0" w:space="0" w:color="auto"/>
                            <w:left w:val="none" w:sz="0" w:space="0" w:color="auto"/>
                            <w:bottom w:val="none" w:sz="0" w:space="0" w:color="auto"/>
                            <w:right w:val="none" w:sz="0" w:space="0" w:color="auto"/>
                          </w:divBdr>
                          <w:divsChild>
                            <w:div w:id="1285235537">
                              <w:marLeft w:val="0"/>
                              <w:marRight w:val="0"/>
                              <w:marTop w:val="0"/>
                              <w:marBottom w:val="0"/>
                              <w:divBdr>
                                <w:top w:val="none" w:sz="0" w:space="0" w:color="auto"/>
                                <w:left w:val="none" w:sz="0" w:space="0" w:color="auto"/>
                                <w:bottom w:val="none" w:sz="0" w:space="0" w:color="auto"/>
                                <w:right w:val="none" w:sz="0" w:space="0" w:color="auto"/>
                              </w:divBdr>
                              <w:divsChild>
                                <w:div w:id="130683237">
                                  <w:marLeft w:val="0"/>
                                  <w:marRight w:val="0"/>
                                  <w:marTop w:val="0"/>
                                  <w:marBottom w:val="0"/>
                                  <w:divBdr>
                                    <w:top w:val="none" w:sz="0" w:space="0" w:color="auto"/>
                                    <w:left w:val="none" w:sz="0" w:space="0" w:color="auto"/>
                                    <w:bottom w:val="none" w:sz="0" w:space="0" w:color="auto"/>
                                    <w:right w:val="none" w:sz="0" w:space="0" w:color="auto"/>
                                  </w:divBdr>
                                  <w:divsChild>
                                    <w:div w:id="1709834320">
                                      <w:marLeft w:val="0"/>
                                      <w:marRight w:val="0"/>
                                      <w:marTop w:val="0"/>
                                      <w:marBottom w:val="0"/>
                                      <w:divBdr>
                                        <w:top w:val="none" w:sz="0" w:space="0" w:color="auto"/>
                                        <w:left w:val="none" w:sz="0" w:space="0" w:color="auto"/>
                                        <w:bottom w:val="none" w:sz="0" w:space="0" w:color="auto"/>
                                        <w:right w:val="none" w:sz="0" w:space="0" w:color="auto"/>
                                      </w:divBdr>
                                      <w:divsChild>
                                        <w:div w:id="655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923">
          <w:marLeft w:val="0"/>
          <w:marRight w:val="0"/>
          <w:marTop w:val="240"/>
          <w:marBottom w:val="240"/>
          <w:divBdr>
            <w:top w:val="none" w:sz="0" w:space="0" w:color="auto"/>
            <w:left w:val="none" w:sz="0" w:space="0" w:color="auto"/>
            <w:bottom w:val="none" w:sz="0" w:space="0" w:color="auto"/>
            <w:right w:val="none" w:sz="0" w:space="0" w:color="auto"/>
          </w:divBdr>
          <w:divsChild>
            <w:div w:id="1521241278">
              <w:marLeft w:val="-420"/>
              <w:marRight w:val="0"/>
              <w:marTop w:val="0"/>
              <w:marBottom w:val="0"/>
              <w:divBdr>
                <w:top w:val="none" w:sz="0" w:space="0" w:color="auto"/>
                <w:left w:val="none" w:sz="0" w:space="0" w:color="auto"/>
                <w:bottom w:val="none" w:sz="0" w:space="0" w:color="auto"/>
                <w:right w:val="none" w:sz="0" w:space="0" w:color="auto"/>
              </w:divBdr>
              <w:divsChild>
                <w:div w:id="310212038">
                  <w:marLeft w:val="0"/>
                  <w:marRight w:val="0"/>
                  <w:marTop w:val="0"/>
                  <w:marBottom w:val="0"/>
                  <w:divBdr>
                    <w:top w:val="none" w:sz="0" w:space="0" w:color="auto"/>
                    <w:left w:val="none" w:sz="0" w:space="0" w:color="auto"/>
                    <w:bottom w:val="none" w:sz="0" w:space="0" w:color="auto"/>
                    <w:right w:val="none" w:sz="0" w:space="0" w:color="auto"/>
                  </w:divBdr>
                  <w:divsChild>
                    <w:div w:id="183204646">
                      <w:marLeft w:val="0"/>
                      <w:marRight w:val="0"/>
                      <w:marTop w:val="0"/>
                      <w:marBottom w:val="0"/>
                      <w:divBdr>
                        <w:top w:val="none" w:sz="0" w:space="0" w:color="auto"/>
                        <w:left w:val="none" w:sz="0" w:space="0" w:color="auto"/>
                        <w:bottom w:val="none" w:sz="0" w:space="0" w:color="auto"/>
                        <w:right w:val="none" w:sz="0" w:space="0" w:color="auto"/>
                      </w:divBdr>
                      <w:divsChild>
                        <w:div w:id="2113427856">
                          <w:marLeft w:val="0"/>
                          <w:marRight w:val="0"/>
                          <w:marTop w:val="0"/>
                          <w:marBottom w:val="0"/>
                          <w:divBdr>
                            <w:top w:val="none" w:sz="0" w:space="0" w:color="auto"/>
                            <w:left w:val="none" w:sz="0" w:space="0" w:color="auto"/>
                            <w:bottom w:val="none" w:sz="0" w:space="0" w:color="auto"/>
                            <w:right w:val="none" w:sz="0" w:space="0" w:color="auto"/>
                          </w:divBdr>
                          <w:divsChild>
                            <w:div w:id="1005060383">
                              <w:marLeft w:val="0"/>
                              <w:marRight w:val="0"/>
                              <w:marTop w:val="0"/>
                              <w:marBottom w:val="0"/>
                              <w:divBdr>
                                <w:top w:val="none" w:sz="0" w:space="0" w:color="auto"/>
                                <w:left w:val="none" w:sz="0" w:space="0" w:color="auto"/>
                                <w:bottom w:val="none" w:sz="0" w:space="0" w:color="auto"/>
                                <w:right w:val="none" w:sz="0" w:space="0" w:color="auto"/>
                              </w:divBdr>
                              <w:divsChild>
                                <w:div w:id="93746129">
                                  <w:marLeft w:val="0"/>
                                  <w:marRight w:val="0"/>
                                  <w:marTop w:val="0"/>
                                  <w:marBottom w:val="0"/>
                                  <w:divBdr>
                                    <w:top w:val="none" w:sz="0" w:space="0" w:color="auto"/>
                                    <w:left w:val="none" w:sz="0" w:space="0" w:color="auto"/>
                                    <w:bottom w:val="none" w:sz="0" w:space="0" w:color="auto"/>
                                    <w:right w:val="none" w:sz="0" w:space="0" w:color="auto"/>
                                  </w:divBdr>
                                  <w:divsChild>
                                    <w:div w:id="1466922356">
                                      <w:marLeft w:val="0"/>
                                      <w:marRight w:val="0"/>
                                      <w:marTop w:val="0"/>
                                      <w:marBottom w:val="0"/>
                                      <w:divBdr>
                                        <w:top w:val="none" w:sz="0" w:space="0" w:color="auto"/>
                                        <w:left w:val="none" w:sz="0" w:space="0" w:color="auto"/>
                                        <w:bottom w:val="none" w:sz="0" w:space="0" w:color="auto"/>
                                        <w:right w:val="none" w:sz="0" w:space="0" w:color="auto"/>
                                      </w:divBdr>
                                      <w:divsChild>
                                        <w:div w:id="120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12414124">
      <w:bodyDiv w:val="1"/>
      <w:marLeft w:val="0"/>
      <w:marRight w:val="0"/>
      <w:marTop w:val="0"/>
      <w:marBottom w:val="0"/>
      <w:divBdr>
        <w:top w:val="none" w:sz="0" w:space="0" w:color="auto"/>
        <w:left w:val="none" w:sz="0" w:space="0" w:color="auto"/>
        <w:bottom w:val="none" w:sz="0" w:space="0" w:color="auto"/>
        <w:right w:val="none" w:sz="0" w:space="0" w:color="auto"/>
      </w:divBdr>
    </w:div>
    <w:div w:id="314842941">
      <w:bodyDiv w:val="1"/>
      <w:marLeft w:val="0"/>
      <w:marRight w:val="0"/>
      <w:marTop w:val="0"/>
      <w:marBottom w:val="0"/>
      <w:divBdr>
        <w:top w:val="none" w:sz="0" w:space="0" w:color="auto"/>
        <w:left w:val="none" w:sz="0" w:space="0" w:color="auto"/>
        <w:bottom w:val="none" w:sz="0" w:space="0" w:color="auto"/>
        <w:right w:val="none" w:sz="0" w:space="0" w:color="auto"/>
      </w:divBdr>
    </w:div>
    <w:div w:id="336494582">
      <w:bodyDiv w:val="1"/>
      <w:marLeft w:val="0"/>
      <w:marRight w:val="0"/>
      <w:marTop w:val="0"/>
      <w:marBottom w:val="0"/>
      <w:divBdr>
        <w:top w:val="none" w:sz="0" w:space="0" w:color="auto"/>
        <w:left w:val="none" w:sz="0" w:space="0" w:color="auto"/>
        <w:bottom w:val="none" w:sz="0" w:space="0" w:color="auto"/>
        <w:right w:val="none" w:sz="0" w:space="0" w:color="auto"/>
      </w:divBdr>
    </w:div>
    <w:div w:id="346566958">
      <w:bodyDiv w:val="1"/>
      <w:marLeft w:val="0"/>
      <w:marRight w:val="0"/>
      <w:marTop w:val="0"/>
      <w:marBottom w:val="0"/>
      <w:divBdr>
        <w:top w:val="none" w:sz="0" w:space="0" w:color="auto"/>
        <w:left w:val="none" w:sz="0" w:space="0" w:color="auto"/>
        <w:bottom w:val="none" w:sz="0" w:space="0" w:color="auto"/>
        <w:right w:val="none" w:sz="0" w:space="0" w:color="auto"/>
      </w:divBdr>
    </w:div>
    <w:div w:id="349524313">
      <w:bodyDiv w:val="1"/>
      <w:marLeft w:val="0"/>
      <w:marRight w:val="0"/>
      <w:marTop w:val="0"/>
      <w:marBottom w:val="0"/>
      <w:divBdr>
        <w:top w:val="none" w:sz="0" w:space="0" w:color="auto"/>
        <w:left w:val="none" w:sz="0" w:space="0" w:color="auto"/>
        <w:bottom w:val="none" w:sz="0" w:space="0" w:color="auto"/>
        <w:right w:val="none" w:sz="0" w:space="0" w:color="auto"/>
      </w:divBdr>
    </w:div>
    <w:div w:id="357506884">
      <w:bodyDiv w:val="1"/>
      <w:marLeft w:val="0"/>
      <w:marRight w:val="0"/>
      <w:marTop w:val="0"/>
      <w:marBottom w:val="0"/>
      <w:divBdr>
        <w:top w:val="none" w:sz="0" w:space="0" w:color="auto"/>
        <w:left w:val="none" w:sz="0" w:space="0" w:color="auto"/>
        <w:bottom w:val="none" w:sz="0" w:space="0" w:color="auto"/>
        <w:right w:val="none" w:sz="0" w:space="0" w:color="auto"/>
      </w:divBdr>
    </w:div>
    <w:div w:id="359360374">
      <w:bodyDiv w:val="1"/>
      <w:marLeft w:val="0"/>
      <w:marRight w:val="0"/>
      <w:marTop w:val="0"/>
      <w:marBottom w:val="0"/>
      <w:divBdr>
        <w:top w:val="none" w:sz="0" w:space="0" w:color="auto"/>
        <w:left w:val="none" w:sz="0" w:space="0" w:color="auto"/>
        <w:bottom w:val="none" w:sz="0" w:space="0" w:color="auto"/>
        <w:right w:val="none" w:sz="0" w:space="0" w:color="auto"/>
      </w:divBdr>
    </w:div>
    <w:div w:id="383454561">
      <w:bodyDiv w:val="1"/>
      <w:marLeft w:val="0"/>
      <w:marRight w:val="0"/>
      <w:marTop w:val="0"/>
      <w:marBottom w:val="0"/>
      <w:divBdr>
        <w:top w:val="none" w:sz="0" w:space="0" w:color="auto"/>
        <w:left w:val="none" w:sz="0" w:space="0" w:color="auto"/>
        <w:bottom w:val="none" w:sz="0" w:space="0" w:color="auto"/>
        <w:right w:val="none" w:sz="0" w:space="0" w:color="auto"/>
      </w:divBdr>
      <w:divsChild>
        <w:div w:id="2130318792">
          <w:marLeft w:val="0"/>
          <w:marRight w:val="0"/>
          <w:marTop w:val="0"/>
          <w:marBottom w:val="0"/>
          <w:divBdr>
            <w:top w:val="none" w:sz="0" w:space="0" w:color="auto"/>
            <w:left w:val="none" w:sz="0" w:space="0" w:color="auto"/>
            <w:bottom w:val="none" w:sz="0" w:space="0" w:color="auto"/>
            <w:right w:val="none" w:sz="0" w:space="0" w:color="auto"/>
          </w:divBdr>
          <w:divsChild>
            <w:div w:id="246309348">
              <w:marLeft w:val="0"/>
              <w:marRight w:val="0"/>
              <w:marTop w:val="0"/>
              <w:marBottom w:val="0"/>
              <w:divBdr>
                <w:top w:val="none" w:sz="0" w:space="0" w:color="auto"/>
                <w:left w:val="none" w:sz="0" w:space="0" w:color="auto"/>
                <w:bottom w:val="none" w:sz="0" w:space="0" w:color="auto"/>
                <w:right w:val="none" w:sz="0" w:space="0" w:color="auto"/>
              </w:divBdr>
            </w:div>
            <w:div w:id="457842659">
              <w:marLeft w:val="0"/>
              <w:marRight w:val="0"/>
              <w:marTop w:val="0"/>
              <w:marBottom w:val="0"/>
              <w:divBdr>
                <w:top w:val="none" w:sz="0" w:space="0" w:color="auto"/>
                <w:left w:val="none" w:sz="0" w:space="0" w:color="auto"/>
                <w:bottom w:val="none" w:sz="0" w:space="0" w:color="auto"/>
                <w:right w:val="none" w:sz="0" w:space="0" w:color="auto"/>
              </w:divBdr>
            </w:div>
            <w:div w:id="556207988">
              <w:marLeft w:val="0"/>
              <w:marRight w:val="0"/>
              <w:marTop w:val="0"/>
              <w:marBottom w:val="0"/>
              <w:divBdr>
                <w:top w:val="none" w:sz="0" w:space="0" w:color="auto"/>
                <w:left w:val="none" w:sz="0" w:space="0" w:color="auto"/>
                <w:bottom w:val="none" w:sz="0" w:space="0" w:color="auto"/>
                <w:right w:val="none" w:sz="0" w:space="0" w:color="auto"/>
              </w:divBdr>
            </w:div>
            <w:div w:id="591745032">
              <w:marLeft w:val="0"/>
              <w:marRight w:val="0"/>
              <w:marTop w:val="0"/>
              <w:marBottom w:val="0"/>
              <w:divBdr>
                <w:top w:val="none" w:sz="0" w:space="0" w:color="auto"/>
                <w:left w:val="none" w:sz="0" w:space="0" w:color="auto"/>
                <w:bottom w:val="none" w:sz="0" w:space="0" w:color="auto"/>
                <w:right w:val="none" w:sz="0" w:space="0" w:color="auto"/>
              </w:divBdr>
            </w:div>
            <w:div w:id="1085106831">
              <w:marLeft w:val="0"/>
              <w:marRight w:val="0"/>
              <w:marTop w:val="0"/>
              <w:marBottom w:val="0"/>
              <w:divBdr>
                <w:top w:val="none" w:sz="0" w:space="0" w:color="auto"/>
                <w:left w:val="none" w:sz="0" w:space="0" w:color="auto"/>
                <w:bottom w:val="none" w:sz="0" w:space="0" w:color="auto"/>
                <w:right w:val="none" w:sz="0" w:space="0" w:color="auto"/>
              </w:divBdr>
            </w:div>
            <w:div w:id="1280064084">
              <w:marLeft w:val="0"/>
              <w:marRight w:val="0"/>
              <w:marTop w:val="0"/>
              <w:marBottom w:val="0"/>
              <w:divBdr>
                <w:top w:val="none" w:sz="0" w:space="0" w:color="auto"/>
                <w:left w:val="none" w:sz="0" w:space="0" w:color="auto"/>
                <w:bottom w:val="none" w:sz="0" w:space="0" w:color="auto"/>
                <w:right w:val="none" w:sz="0" w:space="0" w:color="auto"/>
              </w:divBdr>
            </w:div>
            <w:div w:id="1310135085">
              <w:marLeft w:val="0"/>
              <w:marRight w:val="0"/>
              <w:marTop w:val="0"/>
              <w:marBottom w:val="0"/>
              <w:divBdr>
                <w:top w:val="none" w:sz="0" w:space="0" w:color="auto"/>
                <w:left w:val="none" w:sz="0" w:space="0" w:color="auto"/>
                <w:bottom w:val="none" w:sz="0" w:space="0" w:color="auto"/>
                <w:right w:val="none" w:sz="0" w:space="0" w:color="auto"/>
              </w:divBdr>
            </w:div>
            <w:div w:id="1457523768">
              <w:marLeft w:val="0"/>
              <w:marRight w:val="0"/>
              <w:marTop w:val="0"/>
              <w:marBottom w:val="0"/>
              <w:divBdr>
                <w:top w:val="none" w:sz="0" w:space="0" w:color="auto"/>
                <w:left w:val="none" w:sz="0" w:space="0" w:color="auto"/>
                <w:bottom w:val="none" w:sz="0" w:space="0" w:color="auto"/>
                <w:right w:val="none" w:sz="0" w:space="0" w:color="auto"/>
              </w:divBdr>
            </w:div>
            <w:div w:id="1579249075">
              <w:marLeft w:val="0"/>
              <w:marRight w:val="0"/>
              <w:marTop w:val="0"/>
              <w:marBottom w:val="0"/>
              <w:divBdr>
                <w:top w:val="none" w:sz="0" w:space="0" w:color="auto"/>
                <w:left w:val="none" w:sz="0" w:space="0" w:color="auto"/>
                <w:bottom w:val="none" w:sz="0" w:space="0" w:color="auto"/>
                <w:right w:val="none" w:sz="0" w:space="0" w:color="auto"/>
              </w:divBdr>
            </w:div>
            <w:div w:id="1652364704">
              <w:marLeft w:val="0"/>
              <w:marRight w:val="0"/>
              <w:marTop w:val="0"/>
              <w:marBottom w:val="0"/>
              <w:divBdr>
                <w:top w:val="none" w:sz="0" w:space="0" w:color="auto"/>
                <w:left w:val="none" w:sz="0" w:space="0" w:color="auto"/>
                <w:bottom w:val="none" w:sz="0" w:space="0" w:color="auto"/>
                <w:right w:val="none" w:sz="0" w:space="0" w:color="auto"/>
              </w:divBdr>
            </w:div>
            <w:div w:id="1658799983">
              <w:marLeft w:val="0"/>
              <w:marRight w:val="0"/>
              <w:marTop w:val="0"/>
              <w:marBottom w:val="0"/>
              <w:divBdr>
                <w:top w:val="none" w:sz="0" w:space="0" w:color="auto"/>
                <w:left w:val="none" w:sz="0" w:space="0" w:color="auto"/>
                <w:bottom w:val="none" w:sz="0" w:space="0" w:color="auto"/>
                <w:right w:val="none" w:sz="0" w:space="0" w:color="auto"/>
              </w:divBdr>
            </w:div>
            <w:div w:id="18914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3419">
      <w:bodyDiv w:val="1"/>
      <w:marLeft w:val="0"/>
      <w:marRight w:val="0"/>
      <w:marTop w:val="0"/>
      <w:marBottom w:val="0"/>
      <w:divBdr>
        <w:top w:val="none" w:sz="0" w:space="0" w:color="auto"/>
        <w:left w:val="none" w:sz="0" w:space="0" w:color="auto"/>
        <w:bottom w:val="none" w:sz="0" w:space="0" w:color="auto"/>
        <w:right w:val="none" w:sz="0" w:space="0" w:color="auto"/>
      </w:divBdr>
    </w:div>
    <w:div w:id="407579355">
      <w:bodyDiv w:val="1"/>
      <w:marLeft w:val="0"/>
      <w:marRight w:val="0"/>
      <w:marTop w:val="0"/>
      <w:marBottom w:val="0"/>
      <w:divBdr>
        <w:top w:val="none" w:sz="0" w:space="0" w:color="auto"/>
        <w:left w:val="none" w:sz="0" w:space="0" w:color="auto"/>
        <w:bottom w:val="none" w:sz="0" w:space="0" w:color="auto"/>
        <w:right w:val="none" w:sz="0" w:space="0" w:color="auto"/>
      </w:divBdr>
    </w:div>
    <w:div w:id="412314131">
      <w:bodyDiv w:val="1"/>
      <w:marLeft w:val="0"/>
      <w:marRight w:val="0"/>
      <w:marTop w:val="0"/>
      <w:marBottom w:val="0"/>
      <w:divBdr>
        <w:top w:val="none" w:sz="0" w:space="0" w:color="auto"/>
        <w:left w:val="none" w:sz="0" w:space="0" w:color="auto"/>
        <w:bottom w:val="none" w:sz="0" w:space="0" w:color="auto"/>
        <w:right w:val="none" w:sz="0" w:space="0" w:color="auto"/>
      </w:divBdr>
    </w:div>
    <w:div w:id="421531481">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445733363">
      <w:bodyDiv w:val="1"/>
      <w:marLeft w:val="0"/>
      <w:marRight w:val="0"/>
      <w:marTop w:val="0"/>
      <w:marBottom w:val="0"/>
      <w:divBdr>
        <w:top w:val="none" w:sz="0" w:space="0" w:color="auto"/>
        <w:left w:val="none" w:sz="0" w:space="0" w:color="auto"/>
        <w:bottom w:val="none" w:sz="0" w:space="0" w:color="auto"/>
        <w:right w:val="none" w:sz="0" w:space="0" w:color="auto"/>
      </w:divBdr>
    </w:div>
    <w:div w:id="450512876">
      <w:bodyDiv w:val="1"/>
      <w:marLeft w:val="0"/>
      <w:marRight w:val="0"/>
      <w:marTop w:val="0"/>
      <w:marBottom w:val="0"/>
      <w:divBdr>
        <w:top w:val="none" w:sz="0" w:space="0" w:color="auto"/>
        <w:left w:val="none" w:sz="0" w:space="0" w:color="auto"/>
        <w:bottom w:val="none" w:sz="0" w:space="0" w:color="auto"/>
        <w:right w:val="none" w:sz="0" w:space="0" w:color="auto"/>
      </w:divBdr>
    </w:div>
    <w:div w:id="452946435">
      <w:bodyDiv w:val="1"/>
      <w:marLeft w:val="0"/>
      <w:marRight w:val="0"/>
      <w:marTop w:val="0"/>
      <w:marBottom w:val="0"/>
      <w:divBdr>
        <w:top w:val="none" w:sz="0" w:space="0" w:color="auto"/>
        <w:left w:val="none" w:sz="0" w:space="0" w:color="auto"/>
        <w:bottom w:val="none" w:sz="0" w:space="0" w:color="auto"/>
        <w:right w:val="none" w:sz="0" w:space="0" w:color="auto"/>
      </w:divBdr>
    </w:div>
    <w:div w:id="453255063">
      <w:bodyDiv w:val="1"/>
      <w:marLeft w:val="0"/>
      <w:marRight w:val="0"/>
      <w:marTop w:val="0"/>
      <w:marBottom w:val="0"/>
      <w:divBdr>
        <w:top w:val="none" w:sz="0" w:space="0" w:color="auto"/>
        <w:left w:val="none" w:sz="0" w:space="0" w:color="auto"/>
        <w:bottom w:val="none" w:sz="0" w:space="0" w:color="auto"/>
        <w:right w:val="none" w:sz="0" w:space="0" w:color="auto"/>
      </w:divBdr>
    </w:div>
    <w:div w:id="468403248">
      <w:bodyDiv w:val="1"/>
      <w:marLeft w:val="0"/>
      <w:marRight w:val="0"/>
      <w:marTop w:val="0"/>
      <w:marBottom w:val="0"/>
      <w:divBdr>
        <w:top w:val="none" w:sz="0" w:space="0" w:color="auto"/>
        <w:left w:val="none" w:sz="0" w:space="0" w:color="auto"/>
        <w:bottom w:val="none" w:sz="0" w:space="0" w:color="auto"/>
        <w:right w:val="none" w:sz="0" w:space="0" w:color="auto"/>
      </w:divBdr>
    </w:div>
    <w:div w:id="469710253">
      <w:bodyDiv w:val="1"/>
      <w:marLeft w:val="0"/>
      <w:marRight w:val="0"/>
      <w:marTop w:val="0"/>
      <w:marBottom w:val="0"/>
      <w:divBdr>
        <w:top w:val="none" w:sz="0" w:space="0" w:color="auto"/>
        <w:left w:val="none" w:sz="0" w:space="0" w:color="auto"/>
        <w:bottom w:val="none" w:sz="0" w:space="0" w:color="auto"/>
        <w:right w:val="none" w:sz="0" w:space="0" w:color="auto"/>
      </w:divBdr>
    </w:div>
    <w:div w:id="470832084">
      <w:bodyDiv w:val="1"/>
      <w:marLeft w:val="0"/>
      <w:marRight w:val="0"/>
      <w:marTop w:val="0"/>
      <w:marBottom w:val="0"/>
      <w:divBdr>
        <w:top w:val="none" w:sz="0" w:space="0" w:color="auto"/>
        <w:left w:val="none" w:sz="0" w:space="0" w:color="auto"/>
        <w:bottom w:val="none" w:sz="0" w:space="0" w:color="auto"/>
        <w:right w:val="none" w:sz="0" w:space="0" w:color="auto"/>
      </w:divBdr>
    </w:div>
    <w:div w:id="475336227">
      <w:bodyDiv w:val="1"/>
      <w:marLeft w:val="0"/>
      <w:marRight w:val="0"/>
      <w:marTop w:val="0"/>
      <w:marBottom w:val="0"/>
      <w:divBdr>
        <w:top w:val="none" w:sz="0" w:space="0" w:color="auto"/>
        <w:left w:val="none" w:sz="0" w:space="0" w:color="auto"/>
        <w:bottom w:val="none" w:sz="0" w:space="0" w:color="auto"/>
        <w:right w:val="none" w:sz="0" w:space="0" w:color="auto"/>
      </w:divBdr>
    </w:div>
    <w:div w:id="486046499">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08060162">
      <w:bodyDiv w:val="1"/>
      <w:marLeft w:val="0"/>
      <w:marRight w:val="0"/>
      <w:marTop w:val="0"/>
      <w:marBottom w:val="0"/>
      <w:divBdr>
        <w:top w:val="none" w:sz="0" w:space="0" w:color="auto"/>
        <w:left w:val="none" w:sz="0" w:space="0" w:color="auto"/>
        <w:bottom w:val="none" w:sz="0" w:space="0" w:color="auto"/>
        <w:right w:val="none" w:sz="0" w:space="0" w:color="auto"/>
      </w:divBdr>
      <w:divsChild>
        <w:div w:id="1847161488">
          <w:marLeft w:val="0"/>
          <w:marRight w:val="0"/>
          <w:marTop w:val="0"/>
          <w:marBottom w:val="0"/>
          <w:divBdr>
            <w:top w:val="none" w:sz="0" w:space="0" w:color="auto"/>
            <w:left w:val="none" w:sz="0" w:space="0" w:color="auto"/>
            <w:bottom w:val="none" w:sz="0" w:space="0" w:color="auto"/>
            <w:right w:val="none" w:sz="0" w:space="0" w:color="auto"/>
          </w:divBdr>
        </w:div>
      </w:divsChild>
    </w:div>
    <w:div w:id="509025067">
      <w:bodyDiv w:val="1"/>
      <w:marLeft w:val="0"/>
      <w:marRight w:val="0"/>
      <w:marTop w:val="0"/>
      <w:marBottom w:val="0"/>
      <w:divBdr>
        <w:top w:val="none" w:sz="0" w:space="0" w:color="auto"/>
        <w:left w:val="none" w:sz="0" w:space="0" w:color="auto"/>
        <w:bottom w:val="none" w:sz="0" w:space="0" w:color="auto"/>
        <w:right w:val="none" w:sz="0" w:space="0" w:color="auto"/>
      </w:divBdr>
    </w:div>
    <w:div w:id="517081973">
      <w:bodyDiv w:val="1"/>
      <w:marLeft w:val="0"/>
      <w:marRight w:val="0"/>
      <w:marTop w:val="0"/>
      <w:marBottom w:val="0"/>
      <w:divBdr>
        <w:top w:val="none" w:sz="0" w:space="0" w:color="auto"/>
        <w:left w:val="none" w:sz="0" w:space="0" w:color="auto"/>
        <w:bottom w:val="none" w:sz="0" w:space="0" w:color="auto"/>
        <w:right w:val="none" w:sz="0" w:space="0" w:color="auto"/>
      </w:divBdr>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31260783">
      <w:bodyDiv w:val="1"/>
      <w:marLeft w:val="0"/>
      <w:marRight w:val="0"/>
      <w:marTop w:val="0"/>
      <w:marBottom w:val="0"/>
      <w:divBdr>
        <w:top w:val="none" w:sz="0" w:space="0" w:color="auto"/>
        <w:left w:val="none" w:sz="0" w:space="0" w:color="auto"/>
        <w:bottom w:val="none" w:sz="0" w:space="0" w:color="auto"/>
        <w:right w:val="none" w:sz="0" w:space="0" w:color="auto"/>
      </w:divBdr>
    </w:div>
    <w:div w:id="533881912">
      <w:bodyDiv w:val="1"/>
      <w:marLeft w:val="0"/>
      <w:marRight w:val="0"/>
      <w:marTop w:val="0"/>
      <w:marBottom w:val="0"/>
      <w:divBdr>
        <w:top w:val="none" w:sz="0" w:space="0" w:color="auto"/>
        <w:left w:val="none" w:sz="0" w:space="0" w:color="auto"/>
        <w:bottom w:val="none" w:sz="0" w:space="0" w:color="auto"/>
        <w:right w:val="none" w:sz="0" w:space="0" w:color="auto"/>
      </w:divBdr>
    </w:div>
    <w:div w:id="537545786">
      <w:bodyDiv w:val="1"/>
      <w:marLeft w:val="0"/>
      <w:marRight w:val="0"/>
      <w:marTop w:val="0"/>
      <w:marBottom w:val="0"/>
      <w:divBdr>
        <w:top w:val="none" w:sz="0" w:space="0" w:color="auto"/>
        <w:left w:val="none" w:sz="0" w:space="0" w:color="auto"/>
        <w:bottom w:val="none" w:sz="0" w:space="0" w:color="auto"/>
        <w:right w:val="none" w:sz="0" w:space="0" w:color="auto"/>
      </w:divBdr>
      <w:divsChild>
        <w:div w:id="1672097552">
          <w:marLeft w:val="0"/>
          <w:marRight w:val="0"/>
          <w:marTop w:val="0"/>
          <w:marBottom w:val="0"/>
          <w:divBdr>
            <w:top w:val="none" w:sz="0" w:space="0" w:color="auto"/>
            <w:left w:val="none" w:sz="0" w:space="0" w:color="auto"/>
            <w:bottom w:val="none" w:sz="0" w:space="0" w:color="auto"/>
            <w:right w:val="none" w:sz="0" w:space="0" w:color="auto"/>
          </w:divBdr>
          <w:divsChild>
            <w:div w:id="763036928">
              <w:marLeft w:val="0"/>
              <w:marRight w:val="0"/>
              <w:marTop w:val="0"/>
              <w:marBottom w:val="0"/>
              <w:divBdr>
                <w:top w:val="none" w:sz="0" w:space="0" w:color="auto"/>
                <w:left w:val="none" w:sz="0" w:space="0" w:color="auto"/>
                <w:bottom w:val="none" w:sz="0" w:space="0" w:color="auto"/>
                <w:right w:val="none" w:sz="0" w:space="0" w:color="auto"/>
              </w:divBdr>
            </w:div>
            <w:div w:id="1208570828">
              <w:marLeft w:val="0"/>
              <w:marRight w:val="0"/>
              <w:marTop w:val="0"/>
              <w:marBottom w:val="0"/>
              <w:divBdr>
                <w:top w:val="none" w:sz="0" w:space="0" w:color="auto"/>
                <w:left w:val="none" w:sz="0" w:space="0" w:color="auto"/>
                <w:bottom w:val="none" w:sz="0" w:space="0" w:color="auto"/>
                <w:right w:val="none" w:sz="0" w:space="0" w:color="auto"/>
              </w:divBdr>
            </w:div>
            <w:div w:id="1226642832">
              <w:marLeft w:val="0"/>
              <w:marRight w:val="0"/>
              <w:marTop w:val="0"/>
              <w:marBottom w:val="0"/>
              <w:divBdr>
                <w:top w:val="none" w:sz="0" w:space="0" w:color="auto"/>
                <w:left w:val="none" w:sz="0" w:space="0" w:color="auto"/>
                <w:bottom w:val="none" w:sz="0" w:space="0" w:color="auto"/>
                <w:right w:val="none" w:sz="0" w:space="0" w:color="auto"/>
              </w:divBdr>
            </w:div>
            <w:div w:id="1246453154">
              <w:marLeft w:val="0"/>
              <w:marRight w:val="0"/>
              <w:marTop w:val="0"/>
              <w:marBottom w:val="0"/>
              <w:divBdr>
                <w:top w:val="none" w:sz="0" w:space="0" w:color="auto"/>
                <w:left w:val="none" w:sz="0" w:space="0" w:color="auto"/>
                <w:bottom w:val="none" w:sz="0" w:space="0" w:color="auto"/>
                <w:right w:val="none" w:sz="0" w:space="0" w:color="auto"/>
              </w:divBdr>
            </w:div>
            <w:div w:id="1355420488">
              <w:marLeft w:val="0"/>
              <w:marRight w:val="0"/>
              <w:marTop w:val="0"/>
              <w:marBottom w:val="0"/>
              <w:divBdr>
                <w:top w:val="none" w:sz="0" w:space="0" w:color="auto"/>
                <w:left w:val="none" w:sz="0" w:space="0" w:color="auto"/>
                <w:bottom w:val="none" w:sz="0" w:space="0" w:color="auto"/>
                <w:right w:val="none" w:sz="0" w:space="0" w:color="auto"/>
              </w:divBdr>
            </w:div>
            <w:div w:id="1357853114">
              <w:marLeft w:val="0"/>
              <w:marRight w:val="0"/>
              <w:marTop w:val="0"/>
              <w:marBottom w:val="0"/>
              <w:divBdr>
                <w:top w:val="none" w:sz="0" w:space="0" w:color="auto"/>
                <w:left w:val="none" w:sz="0" w:space="0" w:color="auto"/>
                <w:bottom w:val="none" w:sz="0" w:space="0" w:color="auto"/>
                <w:right w:val="none" w:sz="0" w:space="0" w:color="auto"/>
              </w:divBdr>
            </w:div>
            <w:div w:id="1640305638">
              <w:marLeft w:val="0"/>
              <w:marRight w:val="0"/>
              <w:marTop w:val="0"/>
              <w:marBottom w:val="0"/>
              <w:divBdr>
                <w:top w:val="none" w:sz="0" w:space="0" w:color="auto"/>
                <w:left w:val="none" w:sz="0" w:space="0" w:color="auto"/>
                <w:bottom w:val="none" w:sz="0" w:space="0" w:color="auto"/>
                <w:right w:val="none" w:sz="0" w:space="0" w:color="auto"/>
              </w:divBdr>
            </w:div>
            <w:div w:id="17048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0559">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4413917">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60292855">
      <w:bodyDiv w:val="1"/>
      <w:marLeft w:val="0"/>
      <w:marRight w:val="0"/>
      <w:marTop w:val="0"/>
      <w:marBottom w:val="0"/>
      <w:divBdr>
        <w:top w:val="none" w:sz="0" w:space="0" w:color="auto"/>
        <w:left w:val="none" w:sz="0" w:space="0" w:color="auto"/>
        <w:bottom w:val="none" w:sz="0" w:space="0" w:color="auto"/>
        <w:right w:val="none" w:sz="0" w:space="0" w:color="auto"/>
      </w:divBdr>
    </w:div>
    <w:div w:id="560755209">
      <w:bodyDiv w:val="1"/>
      <w:marLeft w:val="0"/>
      <w:marRight w:val="0"/>
      <w:marTop w:val="0"/>
      <w:marBottom w:val="0"/>
      <w:divBdr>
        <w:top w:val="none" w:sz="0" w:space="0" w:color="auto"/>
        <w:left w:val="none" w:sz="0" w:space="0" w:color="auto"/>
        <w:bottom w:val="none" w:sz="0" w:space="0" w:color="auto"/>
        <w:right w:val="none" w:sz="0" w:space="0" w:color="auto"/>
      </w:divBdr>
      <w:divsChild>
        <w:div w:id="1992249962">
          <w:marLeft w:val="0"/>
          <w:marRight w:val="0"/>
          <w:marTop w:val="240"/>
          <w:marBottom w:val="240"/>
          <w:divBdr>
            <w:top w:val="none" w:sz="0" w:space="0" w:color="auto"/>
            <w:left w:val="none" w:sz="0" w:space="0" w:color="auto"/>
            <w:bottom w:val="none" w:sz="0" w:space="0" w:color="auto"/>
            <w:right w:val="none" w:sz="0" w:space="0" w:color="auto"/>
          </w:divBdr>
          <w:divsChild>
            <w:div w:id="660042256">
              <w:marLeft w:val="-420"/>
              <w:marRight w:val="0"/>
              <w:marTop w:val="0"/>
              <w:marBottom w:val="0"/>
              <w:divBdr>
                <w:top w:val="none" w:sz="0" w:space="0" w:color="auto"/>
                <w:left w:val="none" w:sz="0" w:space="0" w:color="auto"/>
                <w:bottom w:val="none" w:sz="0" w:space="0" w:color="auto"/>
                <w:right w:val="none" w:sz="0" w:space="0" w:color="auto"/>
              </w:divBdr>
              <w:divsChild>
                <w:div w:id="906499938">
                  <w:marLeft w:val="0"/>
                  <w:marRight w:val="0"/>
                  <w:marTop w:val="0"/>
                  <w:marBottom w:val="0"/>
                  <w:divBdr>
                    <w:top w:val="none" w:sz="0" w:space="0" w:color="auto"/>
                    <w:left w:val="none" w:sz="0" w:space="0" w:color="auto"/>
                    <w:bottom w:val="none" w:sz="0" w:space="0" w:color="auto"/>
                    <w:right w:val="none" w:sz="0" w:space="0" w:color="auto"/>
                  </w:divBdr>
                  <w:divsChild>
                    <w:div w:id="2025549259">
                      <w:marLeft w:val="0"/>
                      <w:marRight w:val="0"/>
                      <w:marTop w:val="0"/>
                      <w:marBottom w:val="0"/>
                      <w:divBdr>
                        <w:top w:val="none" w:sz="0" w:space="0" w:color="auto"/>
                        <w:left w:val="none" w:sz="0" w:space="0" w:color="auto"/>
                        <w:bottom w:val="none" w:sz="0" w:space="0" w:color="auto"/>
                        <w:right w:val="none" w:sz="0" w:space="0" w:color="auto"/>
                      </w:divBdr>
                      <w:divsChild>
                        <w:div w:id="598215130">
                          <w:marLeft w:val="0"/>
                          <w:marRight w:val="0"/>
                          <w:marTop w:val="0"/>
                          <w:marBottom w:val="0"/>
                          <w:divBdr>
                            <w:top w:val="none" w:sz="0" w:space="0" w:color="auto"/>
                            <w:left w:val="none" w:sz="0" w:space="0" w:color="auto"/>
                            <w:bottom w:val="none" w:sz="0" w:space="0" w:color="auto"/>
                            <w:right w:val="none" w:sz="0" w:space="0" w:color="auto"/>
                          </w:divBdr>
                          <w:divsChild>
                            <w:div w:id="277638546">
                              <w:marLeft w:val="0"/>
                              <w:marRight w:val="0"/>
                              <w:marTop w:val="0"/>
                              <w:marBottom w:val="0"/>
                              <w:divBdr>
                                <w:top w:val="none" w:sz="0" w:space="0" w:color="auto"/>
                                <w:left w:val="none" w:sz="0" w:space="0" w:color="auto"/>
                                <w:bottom w:val="none" w:sz="0" w:space="0" w:color="auto"/>
                                <w:right w:val="none" w:sz="0" w:space="0" w:color="auto"/>
                              </w:divBdr>
                              <w:divsChild>
                                <w:div w:id="1439984891">
                                  <w:marLeft w:val="0"/>
                                  <w:marRight w:val="0"/>
                                  <w:marTop w:val="0"/>
                                  <w:marBottom w:val="0"/>
                                  <w:divBdr>
                                    <w:top w:val="none" w:sz="0" w:space="0" w:color="auto"/>
                                    <w:left w:val="none" w:sz="0" w:space="0" w:color="auto"/>
                                    <w:bottom w:val="none" w:sz="0" w:space="0" w:color="auto"/>
                                    <w:right w:val="none" w:sz="0" w:space="0" w:color="auto"/>
                                  </w:divBdr>
                                  <w:divsChild>
                                    <w:div w:id="897663603">
                                      <w:marLeft w:val="0"/>
                                      <w:marRight w:val="0"/>
                                      <w:marTop w:val="0"/>
                                      <w:marBottom w:val="0"/>
                                      <w:divBdr>
                                        <w:top w:val="none" w:sz="0" w:space="0" w:color="auto"/>
                                        <w:left w:val="none" w:sz="0" w:space="0" w:color="auto"/>
                                        <w:bottom w:val="none" w:sz="0" w:space="0" w:color="auto"/>
                                        <w:right w:val="none" w:sz="0" w:space="0" w:color="auto"/>
                                      </w:divBdr>
                                      <w:divsChild>
                                        <w:div w:id="12878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996475">
          <w:marLeft w:val="0"/>
          <w:marRight w:val="0"/>
          <w:marTop w:val="240"/>
          <w:marBottom w:val="240"/>
          <w:divBdr>
            <w:top w:val="none" w:sz="0" w:space="0" w:color="auto"/>
            <w:left w:val="none" w:sz="0" w:space="0" w:color="auto"/>
            <w:bottom w:val="none" w:sz="0" w:space="0" w:color="auto"/>
            <w:right w:val="none" w:sz="0" w:space="0" w:color="auto"/>
          </w:divBdr>
          <w:divsChild>
            <w:div w:id="931857138">
              <w:marLeft w:val="-420"/>
              <w:marRight w:val="0"/>
              <w:marTop w:val="0"/>
              <w:marBottom w:val="0"/>
              <w:divBdr>
                <w:top w:val="none" w:sz="0" w:space="0" w:color="auto"/>
                <w:left w:val="none" w:sz="0" w:space="0" w:color="auto"/>
                <w:bottom w:val="none" w:sz="0" w:space="0" w:color="auto"/>
                <w:right w:val="none" w:sz="0" w:space="0" w:color="auto"/>
              </w:divBdr>
              <w:divsChild>
                <w:div w:id="480852354">
                  <w:marLeft w:val="0"/>
                  <w:marRight w:val="0"/>
                  <w:marTop w:val="0"/>
                  <w:marBottom w:val="0"/>
                  <w:divBdr>
                    <w:top w:val="none" w:sz="0" w:space="0" w:color="auto"/>
                    <w:left w:val="none" w:sz="0" w:space="0" w:color="auto"/>
                    <w:bottom w:val="none" w:sz="0" w:space="0" w:color="auto"/>
                    <w:right w:val="none" w:sz="0" w:space="0" w:color="auto"/>
                  </w:divBdr>
                  <w:divsChild>
                    <w:div w:id="676277001">
                      <w:marLeft w:val="0"/>
                      <w:marRight w:val="0"/>
                      <w:marTop w:val="0"/>
                      <w:marBottom w:val="0"/>
                      <w:divBdr>
                        <w:top w:val="none" w:sz="0" w:space="0" w:color="auto"/>
                        <w:left w:val="none" w:sz="0" w:space="0" w:color="auto"/>
                        <w:bottom w:val="none" w:sz="0" w:space="0" w:color="auto"/>
                        <w:right w:val="none" w:sz="0" w:space="0" w:color="auto"/>
                      </w:divBdr>
                      <w:divsChild>
                        <w:div w:id="1776319024">
                          <w:marLeft w:val="0"/>
                          <w:marRight w:val="0"/>
                          <w:marTop w:val="0"/>
                          <w:marBottom w:val="0"/>
                          <w:divBdr>
                            <w:top w:val="none" w:sz="0" w:space="0" w:color="auto"/>
                            <w:left w:val="none" w:sz="0" w:space="0" w:color="auto"/>
                            <w:bottom w:val="none" w:sz="0" w:space="0" w:color="auto"/>
                            <w:right w:val="none" w:sz="0" w:space="0" w:color="auto"/>
                          </w:divBdr>
                          <w:divsChild>
                            <w:div w:id="1674258561">
                              <w:marLeft w:val="0"/>
                              <w:marRight w:val="0"/>
                              <w:marTop w:val="0"/>
                              <w:marBottom w:val="0"/>
                              <w:divBdr>
                                <w:top w:val="none" w:sz="0" w:space="0" w:color="auto"/>
                                <w:left w:val="none" w:sz="0" w:space="0" w:color="auto"/>
                                <w:bottom w:val="none" w:sz="0" w:space="0" w:color="auto"/>
                                <w:right w:val="none" w:sz="0" w:space="0" w:color="auto"/>
                              </w:divBdr>
                              <w:divsChild>
                                <w:div w:id="1532962568">
                                  <w:marLeft w:val="0"/>
                                  <w:marRight w:val="0"/>
                                  <w:marTop w:val="0"/>
                                  <w:marBottom w:val="0"/>
                                  <w:divBdr>
                                    <w:top w:val="none" w:sz="0" w:space="0" w:color="auto"/>
                                    <w:left w:val="none" w:sz="0" w:space="0" w:color="auto"/>
                                    <w:bottom w:val="none" w:sz="0" w:space="0" w:color="auto"/>
                                    <w:right w:val="none" w:sz="0" w:space="0" w:color="auto"/>
                                  </w:divBdr>
                                  <w:divsChild>
                                    <w:div w:id="2050568171">
                                      <w:marLeft w:val="0"/>
                                      <w:marRight w:val="0"/>
                                      <w:marTop w:val="0"/>
                                      <w:marBottom w:val="0"/>
                                      <w:divBdr>
                                        <w:top w:val="none" w:sz="0" w:space="0" w:color="auto"/>
                                        <w:left w:val="none" w:sz="0" w:space="0" w:color="auto"/>
                                        <w:bottom w:val="none" w:sz="0" w:space="0" w:color="auto"/>
                                        <w:right w:val="none" w:sz="0" w:space="0" w:color="auto"/>
                                      </w:divBdr>
                                      <w:divsChild>
                                        <w:div w:id="129856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073350">
      <w:bodyDiv w:val="1"/>
      <w:marLeft w:val="0"/>
      <w:marRight w:val="0"/>
      <w:marTop w:val="0"/>
      <w:marBottom w:val="0"/>
      <w:divBdr>
        <w:top w:val="none" w:sz="0" w:space="0" w:color="auto"/>
        <w:left w:val="none" w:sz="0" w:space="0" w:color="auto"/>
        <w:bottom w:val="none" w:sz="0" w:space="0" w:color="auto"/>
        <w:right w:val="none" w:sz="0" w:space="0" w:color="auto"/>
      </w:divBdr>
    </w:div>
    <w:div w:id="578250673">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597446651">
      <w:bodyDiv w:val="1"/>
      <w:marLeft w:val="0"/>
      <w:marRight w:val="0"/>
      <w:marTop w:val="0"/>
      <w:marBottom w:val="0"/>
      <w:divBdr>
        <w:top w:val="none" w:sz="0" w:space="0" w:color="auto"/>
        <w:left w:val="none" w:sz="0" w:space="0" w:color="auto"/>
        <w:bottom w:val="none" w:sz="0" w:space="0" w:color="auto"/>
        <w:right w:val="none" w:sz="0" w:space="0" w:color="auto"/>
      </w:divBdr>
    </w:div>
    <w:div w:id="600378361">
      <w:bodyDiv w:val="1"/>
      <w:marLeft w:val="0"/>
      <w:marRight w:val="0"/>
      <w:marTop w:val="0"/>
      <w:marBottom w:val="0"/>
      <w:divBdr>
        <w:top w:val="none" w:sz="0" w:space="0" w:color="auto"/>
        <w:left w:val="none" w:sz="0" w:space="0" w:color="auto"/>
        <w:bottom w:val="none" w:sz="0" w:space="0" w:color="auto"/>
        <w:right w:val="none" w:sz="0" w:space="0" w:color="auto"/>
      </w:divBdr>
      <w:divsChild>
        <w:div w:id="1047605012">
          <w:marLeft w:val="0"/>
          <w:marRight w:val="0"/>
          <w:marTop w:val="240"/>
          <w:marBottom w:val="240"/>
          <w:divBdr>
            <w:top w:val="none" w:sz="0" w:space="0" w:color="auto"/>
            <w:left w:val="none" w:sz="0" w:space="0" w:color="auto"/>
            <w:bottom w:val="none" w:sz="0" w:space="0" w:color="auto"/>
            <w:right w:val="none" w:sz="0" w:space="0" w:color="auto"/>
          </w:divBdr>
          <w:divsChild>
            <w:div w:id="294799156">
              <w:marLeft w:val="0"/>
              <w:marRight w:val="0"/>
              <w:marTop w:val="0"/>
              <w:marBottom w:val="0"/>
              <w:divBdr>
                <w:top w:val="none" w:sz="0" w:space="0" w:color="auto"/>
                <w:left w:val="none" w:sz="0" w:space="0" w:color="auto"/>
                <w:bottom w:val="none" w:sz="0" w:space="0" w:color="auto"/>
                <w:right w:val="none" w:sz="0" w:space="0" w:color="auto"/>
              </w:divBdr>
              <w:divsChild>
                <w:div w:id="442459794">
                  <w:marLeft w:val="0"/>
                  <w:marRight w:val="0"/>
                  <w:marTop w:val="0"/>
                  <w:marBottom w:val="0"/>
                  <w:divBdr>
                    <w:top w:val="none" w:sz="0" w:space="0" w:color="auto"/>
                    <w:left w:val="none" w:sz="0" w:space="0" w:color="auto"/>
                    <w:bottom w:val="none" w:sz="0" w:space="0" w:color="auto"/>
                    <w:right w:val="none" w:sz="0" w:space="0" w:color="auto"/>
                  </w:divBdr>
                  <w:divsChild>
                    <w:div w:id="975719560">
                      <w:marLeft w:val="0"/>
                      <w:marRight w:val="0"/>
                      <w:marTop w:val="0"/>
                      <w:marBottom w:val="0"/>
                      <w:divBdr>
                        <w:top w:val="none" w:sz="0" w:space="0" w:color="auto"/>
                        <w:left w:val="none" w:sz="0" w:space="0" w:color="auto"/>
                        <w:bottom w:val="none" w:sz="0" w:space="0" w:color="auto"/>
                        <w:right w:val="none" w:sz="0" w:space="0" w:color="auto"/>
                      </w:divBdr>
                      <w:divsChild>
                        <w:div w:id="1587375009">
                          <w:marLeft w:val="0"/>
                          <w:marRight w:val="0"/>
                          <w:marTop w:val="0"/>
                          <w:marBottom w:val="0"/>
                          <w:divBdr>
                            <w:top w:val="none" w:sz="0" w:space="0" w:color="auto"/>
                            <w:left w:val="none" w:sz="0" w:space="0" w:color="auto"/>
                            <w:bottom w:val="none" w:sz="0" w:space="0" w:color="auto"/>
                            <w:right w:val="none" w:sz="0" w:space="0" w:color="auto"/>
                          </w:divBdr>
                          <w:divsChild>
                            <w:div w:id="859508399">
                              <w:marLeft w:val="0"/>
                              <w:marRight w:val="0"/>
                              <w:marTop w:val="0"/>
                              <w:marBottom w:val="0"/>
                              <w:divBdr>
                                <w:top w:val="none" w:sz="0" w:space="0" w:color="auto"/>
                                <w:left w:val="none" w:sz="0" w:space="0" w:color="auto"/>
                                <w:bottom w:val="none" w:sz="0" w:space="0" w:color="auto"/>
                                <w:right w:val="none" w:sz="0" w:space="0" w:color="auto"/>
                              </w:divBdr>
                              <w:divsChild>
                                <w:div w:id="1529686367">
                                  <w:marLeft w:val="0"/>
                                  <w:marRight w:val="0"/>
                                  <w:marTop w:val="0"/>
                                  <w:marBottom w:val="0"/>
                                  <w:divBdr>
                                    <w:top w:val="none" w:sz="0" w:space="0" w:color="auto"/>
                                    <w:left w:val="none" w:sz="0" w:space="0" w:color="auto"/>
                                    <w:bottom w:val="none" w:sz="0" w:space="0" w:color="auto"/>
                                    <w:right w:val="none" w:sz="0" w:space="0" w:color="auto"/>
                                  </w:divBdr>
                                  <w:divsChild>
                                    <w:div w:id="554005801">
                                      <w:marLeft w:val="0"/>
                                      <w:marRight w:val="0"/>
                                      <w:marTop w:val="0"/>
                                      <w:marBottom w:val="0"/>
                                      <w:divBdr>
                                        <w:top w:val="none" w:sz="0" w:space="0" w:color="auto"/>
                                        <w:left w:val="none" w:sz="0" w:space="0" w:color="auto"/>
                                        <w:bottom w:val="none" w:sz="0" w:space="0" w:color="auto"/>
                                        <w:right w:val="none" w:sz="0" w:space="0" w:color="auto"/>
                                      </w:divBdr>
                                      <w:divsChild>
                                        <w:div w:id="2336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197690">
          <w:marLeft w:val="0"/>
          <w:marRight w:val="0"/>
          <w:marTop w:val="240"/>
          <w:marBottom w:val="240"/>
          <w:divBdr>
            <w:top w:val="none" w:sz="0" w:space="0" w:color="auto"/>
            <w:left w:val="none" w:sz="0" w:space="0" w:color="auto"/>
            <w:bottom w:val="none" w:sz="0" w:space="0" w:color="auto"/>
            <w:right w:val="none" w:sz="0" w:space="0" w:color="auto"/>
          </w:divBdr>
          <w:divsChild>
            <w:div w:id="508912558">
              <w:marLeft w:val="0"/>
              <w:marRight w:val="0"/>
              <w:marTop w:val="0"/>
              <w:marBottom w:val="0"/>
              <w:divBdr>
                <w:top w:val="none" w:sz="0" w:space="0" w:color="auto"/>
                <w:left w:val="none" w:sz="0" w:space="0" w:color="auto"/>
                <w:bottom w:val="none" w:sz="0" w:space="0" w:color="auto"/>
                <w:right w:val="none" w:sz="0" w:space="0" w:color="auto"/>
              </w:divBdr>
              <w:divsChild>
                <w:div w:id="1086421473">
                  <w:marLeft w:val="0"/>
                  <w:marRight w:val="0"/>
                  <w:marTop w:val="0"/>
                  <w:marBottom w:val="0"/>
                  <w:divBdr>
                    <w:top w:val="none" w:sz="0" w:space="0" w:color="auto"/>
                    <w:left w:val="none" w:sz="0" w:space="0" w:color="auto"/>
                    <w:bottom w:val="none" w:sz="0" w:space="0" w:color="auto"/>
                    <w:right w:val="none" w:sz="0" w:space="0" w:color="auto"/>
                  </w:divBdr>
                  <w:divsChild>
                    <w:div w:id="1427536866">
                      <w:marLeft w:val="0"/>
                      <w:marRight w:val="0"/>
                      <w:marTop w:val="0"/>
                      <w:marBottom w:val="0"/>
                      <w:divBdr>
                        <w:top w:val="none" w:sz="0" w:space="0" w:color="auto"/>
                        <w:left w:val="none" w:sz="0" w:space="0" w:color="auto"/>
                        <w:bottom w:val="none" w:sz="0" w:space="0" w:color="auto"/>
                        <w:right w:val="none" w:sz="0" w:space="0" w:color="auto"/>
                      </w:divBdr>
                      <w:divsChild>
                        <w:div w:id="1993634609">
                          <w:marLeft w:val="0"/>
                          <w:marRight w:val="0"/>
                          <w:marTop w:val="0"/>
                          <w:marBottom w:val="0"/>
                          <w:divBdr>
                            <w:top w:val="none" w:sz="0" w:space="0" w:color="auto"/>
                            <w:left w:val="none" w:sz="0" w:space="0" w:color="auto"/>
                            <w:bottom w:val="none" w:sz="0" w:space="0" w:color="auto"/>
                            <w:right w:val="none" w:sz="0" w:space="0" w:color="auto"/>
                          </w:divBdr>
                          <w:divsChild>
                            <w:div w:id="966163765">
                              <w:marLeft w:val="0"/>
                              <w:marRight w:val="0"/>
                              <w:marTop w:val="0"/>
                              <w:marBottom w:val="0"/>
                              <w:divBdr>
                                <w:top w:val="none" w:sz="0" w:space="0" w:color="auto"/>
                                <w:left w:val="none" w:sz="0" w:space="0" w:color="auto"/>
                                <w:bottom w:val="none" w:sz="0" w:space="0" w:color="auto"/>
                                <w:right w:val="none" w:sz="0" w:space="0" w:color="auto"/>
                              </w:divBdr>
                              <w:divsChild>
                                <w:div w:id="58864441">
                                  <w:marLeft w:val="0"/>
                                  <w:marRight w:val="0"/>
                                  <w:marTop w:val="0"/>
                                  <w:marBottom w:val="0"/>
                                  <w:divBdr>
                                    <w:top w:val="none" w:sz="0" w:space="0" w:color="auto"/>
                                    <w:left w:val="none" w:sz="0" w:space="0" w:color="auto"/>
                                    <w:bottom w:val="none" w:sz="0" w:space="0" w:color="auto"/>
                                    <w:right w:val="none" w:sz="0" w:space="0" w:color="auto"/>
                                  </w:divBdr>
                                  <w:divsChild>
                                    <w:div w:id="278805748">
                                      <w:marLeft w:val="0"/>
                                      <w:marRight w:val="0"/>
                                      <w:marTop w:val="0"/>
                                      <w:marBottom w:val="0"/>
                                      <w:divBdr>
                                        <w:top w:val="none" w:sz="0" w:space="0" w:color="auto"/>
                                        <w:left w:val="none" w:sz="0" w:space="0" w:color="auto"/>
                                        <w:bottom w:val="none" w:sz="0" w:space="0" w:color="auto"/>
                                        <w:right w:val="none" w:sz="0" w:space="0" w:color="auto"/>
                                      </w:divBdr>
                                      <w:divsChild>
                                        <w:div w:id="1356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03826">
                  <w:marLeft w:val="0"/>
                  <w:marRight w:val="0"/>
                  <w:marTop w:val="0"/>
                  <w:marBottom w:val="0"/>
                  <w:divBdr>
                    <w:top w:val="none" w:sz="0" w:space="0" w:color="auto"/>
                    <w:left w:val="none" w:sz="0" w:space="0" w:color="auto"/>
                    <w:bottom w:val="none" w:sz="0" w:space="0" w:color="auto"/>
                    <w:right w:val="none" w:sz="0" w:space="0" w:color="auto"/>
                  </w:divBdr>
                  <w:divsChild>
                    <w:div w:id="131489480">
                      <w:marLeft w:val="0"/>
                      <w:marRight w:val="0"/>
                      <w:marTop w:val="0"/>
                      <w:marBottom w:val="0"/>
                      <w:divBdr>
                        <w:top w:val="none" w:sz="0" w:space="0" w:color="auto"/>
                        <w:left w:val="none" w:sz="0" w:space="0" w:color="auto"/>
                        <w:bottom w:val="none" w:sz="0" w:space="0" w:color="auto"/>
                        <w:right w:val="none" w:sz="0" w:space="0" w:color="auto"/>
                      </w:divBdr>
                      <w:divsChild>
                        <w:div w:id="8297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342444">
          <w:marLeft w:val="0"/>
          <w:marRight w:val="0"/>
          <w:marTop w:val="240"/>
          <w:marBottom w:val="240"/>
          <w:divBdr>
            <w:top w:val="none" w:sz="0" w:space="0" w:color="auto"/>
            <w:left w:val="none" w:sz="0" w:space="0" w:color="auto"/>
            <w:bottom w:val="none" w:sz="0" w:space="0" w:color="auto"/>
            <w:right w:val="none" w:sz="0" w:space="0" w:color="auto"/>
          </w:divBdr>
          <w:divsChild>
            <w:div w:id="1879582969">
              <w:marLeft w:val="0"/>
              <w:marRight w:val="0"/>
              <w:marTop w:val="0"/>
              <w:marBottom w:val="0"/>
              <w:divBdr>
                <w:top w:val="none" w:sz="0" w:space="0" w:color="auto"/>
                <w:left w:val="none" w:sz="0" w:space="0" w:color="auto"/>
                <w:bottom w:val="none" w:sz="0" w:space="0" w:color="auto"/>
                <w:right w:val="none" w:sz="0" w:space="0" w:color="auto"/>
              </w:divBdr>
              <w:divsChild>
                <w:div w:id="949241577">
                  <w:marLeft w:val="0"/>
                  <w:marRight w:val="0"/>
                  <w:marTop w:val="0"/>
                  <w:marBottom w:val="0"/>
                  <w:divBdr>
                    <w:top w:val="none" w:sz="0" w:space="0" w:color="auto"/>
                    <w:left w:val="none" w:sz="0" w:space="0" w:color="auto"/>
                    <w:bottom w:val="none" w:sz="0" w:space="0" w:color="auto"/>
                    <w:right w:val="none" w:sz="0" w:space="0" w:color="auto"/>
                  </w:divBdr>
                  <w:divsChild>
                    <w:div w:id="1817868348">
                      <w:marLeft w:val="0"/>
                      <w:marRight w:val="0"/>
                      <w:marTop w:val="0"/>
                      <w:marBottom w:val="0"/>
                      <w:divBdr>
                        <w:top w:val="none" w:sz="0" w:space="0" w:color="auto"/>
                        <w:left w:val="none" w:sz="0" w:space="0" w:color="auto"/>
                        <w:bottom w:val="none" w:sz="0" w:space="0" w:color="auto"/>
                        <w:right w:val="none" w:sz="0" w:space="0" w:color="auto"/>
                      </w:divBdr>
                      <w:divsChild>
                        <w:div w:id="1556429484">
                          <w:marLeft w:val="0"/>
                          <w:marRight w:val="0"/>
                          <w:marTop w:val="0"/>
                          <w:marBottom w:val="0"/>
                          <w:divBdr>
                            <w:top w:val="none" w:sz="0" w:space="0" w:color="auto"/>
                            <w:left w:val="none" w:sz="0" w:space="0" w:color="auto"/>
                            <w:bottom w:val="none" w:sz="0" w:space="0" w:color="auto"/>
                            <w:right w:val="none" w:sz="0" w:space="0" w:color="auto"/>
                          </w:divBdr>
                          <w:divsChild>
                            <w:div w:id="1636790873">
                              <w:marLeft w:val="0"/>
                              <w:marRight w:val="0"/>
                              <w:marTop w:val="0"/>
                              <w:marBottom w:val="0"/>
                              <w:divBdr>
                                <w:top w:val="none" w:sz="0" w:space="0" w:color="auto"/>
                                <w:left w:val="none" w:sz="0" w:space="0" w:color="auto"/>
                                <w:bottom w:val="none" w:sz="0" w:space="0" w:color="auto"/>
                                <w:right w:val="none" w:sz="0" w:space="0" w:color="auto"/>
                              </w:divBdr>
                              <w:divsChild>
                                <w:div w:id="1331256809">
                                  <w:marLeft w:val="0"/>
                                  <w:marRight w:val="0"/>
                                  <w:marTop w:val="0"/>
                                  <w:marBottom w:val="0"/>
                                  <w:divBdr>
                                    <w:top w:val="none" w:sz="0" w:space="0" w:color="auto"/>
                                    <w:left w:val="none" w:sz="0" w:space="0" w:color="auto"/>
                                    <w:bottom w:val="none" w:sz="0" w:space="0" w:color="auto"/>
                                    <w:right w:val="none" w:sz="0" w:space="0" w:color="auto"/>
                                  </w:divBdr>
                                  <w:divsChild>
                                    <w:div w:id="2138329476">
                                      <w:marLeft w:val="0"/>
                                      <w:marRight w:val="0"/>
                                      <w:marTop w:val="0"/>
                                      <w:marBottom w:val="0"/>
                                      <w:divBdr>
                                        <w:top w:val="none" w:sz="0" w:space="0" w:color="auto"/>
                                        <w:left w:val="none" w:sz="0" w:space="0" w:color="auto"/>
                                        <w:bottom w:val="none" w:sz="0" w:space="0" w:color="auto"/>
                                        <w:right w:val="none" w:sz="0" w:space="0" w:color="auto"/>
                                      </w:divBdr>
                                      <w:divsChild>
                                        <w:div w:id="12458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178039">
      <w:bodyDiv w:val="1"/>
      <w:marLeft w:val="0"/>
      <w:marRight w:val="0"/>
      <w:marTop w:val="0"/>
      <w:marBottom w:val="0"/>
      <w:divBdr>
        <w:top w:val="none" w:sz="0" w:space="0" w:color="auto"/>
        <w:left w:val="none" w:sz="0" w:space="0" w:color="auto"/>
        <w:bottom w:val="none" w:sz="0" w:space="0" w:color="auto"/>
        <w:right w:val="none" w:sz="0" w:space="0" w:color="auto"/>
      </w:divBdr>
      <w:divsChild>
        <w:div w:id="1063792467">
          <w:marLeft w:val="0"/>
          <w:marRight w:val="0"/>
          <w:marTop w:val="0"/>
          <w:marBottom w:val="0"/>
          <w:divBdr>
            <w:top w:val="none" w:sz="0" w:space="0" w:color="auto"/>
            <w:left w:val="none" w:sz="0" w:space="0" w:color="auto"/>
            <w:bottom w:val="none" w:sz="0" w:space="0" w:color="auto"/>
            <w:right w:val="none" w:sz="0" w:space="0" w:color="auto"/>
          </w:divBdr>
        </w:div>
      </w:divsChild>
    </w:div>
    <w:div w:id="614481067">
      <w:bodyDiv w:val="1"/>
      <w:marLeft w:val="0"/>
      <w:marRight w:val="0"/>
      <w:marTop w:val="0"/>
      <w:marBottom w:val="0"/>
      <w:divBdr>
        <w:top w:val="none" w:sz="0" w:space="0" w:color="auto"/>
        <w:left w:val="none" w:sz="0" w:space="0" w:color="auto"/>
        <w:bottom w:val="none" w:sz="0" w:space="0" w:color="auto"/>
        <w:right w:val="none" w:sz="0" w:space="0" w:color="auto"/>
      </w:divBdr>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20189659">
      <w:bodyDiv w:val="1"/>
      <w:marLeft w:val="0"/>
      <w:marRight w:val="0"/>
      <w:marTop w:val="0"/>
      <w:marBottom w:val="0"/>
      <w:divBdr>
        <w:top w:val="none" w:sz="0" w:space="0" w:color="auto"/>
        <w:left w:val="none" w:sz="0" w:space="0" w:color="auto"/>
        <w:bottom w:val="none" w:sz="0" w:space="0" w:color="auto"/>
        <w:right w:val="none" w:sz="0" w:space="0" w:color="auto"/>
      </w:divBdr>
    </w:div>
    <w:div w:id="628630462">
      <w:bodyDiv w:val="1"/>
      <w:marLeft w:val="0"/>
      <w:marRight w:val="0"/>
      <w:marTop w:val="0"/>
      <w:marBottom w:val="0"/>
      <w:divBdr>
        <w:top w:val="none" w:sz="0" w:space="0" w:color="auto"/>
        <w:left w:val="none" w:sz="0" w:space="0" w:color="auto"/>
        <w:bottom w:val="none" w:sz="0" w:space="0" w:color="auto"/>
        <w:right w:val="none" w:sz="0" w:space="0" w:color="auto"/>
      </w:divBdr>
    </w:div>
    <w:div w:id="630332043">
      <w:bodyDiv w:val="1"/>
      <w:marLeft w:val="0"/>
      <w:marRight w:val="0"/>
      <w:marTop w:val="0"/>
      <w:marBottom w:val="0"/>
      <w:divBdr>
        <w:top w:val="none" w:sz="0" w:space="0" w:color="auto"/>
        <w:left w:val="none" w:sz="0" w:space="0" w:color="auto"/>
        <w:bottom w:val="none" w:sz="0" w:space="0" w:color="auto"/>
        <w:right w:val="none" w:sz="0" w:space="0" w:color="auto"/>
      </w:divBdr>
    </w:div>
    <w:div w:id="653723952">
      <w:bodyDiv w:val="1"/>
      <w:marLeft w:val="0"/>
      <w:marRight w:val="0"/>
      <w:marTop w:val="0"/>
      <w:marBottom w:val="0"/>
      <w:divBdr>
        <w:top w:val="none" w:sz="0" w:space="0" w:color="auto"/>
        <w:left w:val="none" w:sz="0" w:space="0" w:color="auto"/>
        <w:bottom w:val="none" w:sz="0" w:space="0" w:color="auto"/>
        <w:right w:val="none" w:sz="0" w:space="0" w:color="auto"/>
      </w:divBdr>
      <w:divsChild>
        <w:div w:id="917785376">
          <w:marLeft w:val="0"/>
          <w:marRight w:val="0"/>
          <w:marTop w:val="0"/>
          <w:marBottom w:val="0"/>
          <w:divBdr>
            <w:top w:val="none" w:sz="0" w:space="0" w:color="auto"/>
            <w:left w:val="none" w:sz="0" w:space="0" w:color="auto"/>
            <w:bottom w:val="none" w:sz="0" w:space="0" w:color="auto"/>
            <w:right w:val="none" w:sz="0" w:space="0" w:color="auto"/>
          </w:divBdr>
          <w:divsChild>
            <w:div w:id="213005970">
              <w:marLeft w:val="0"/>
              <w:marRight w:val="0"/>
              <w:marTop w:val="0"/>
              <w:marBottom w:val="0"/>
              <w:divBdr>
                <w:top w:val="none" w:sz="0" w:space="0" w:color="auto"/>
                <w:left w:val="none" w:sz="0" w:space="0" w:color="auto"/>
                <w:bottom w:val="none" w:sz="0" w:space="0" w:color="auto"/>
                <w:right w:val="none" w:sz="0" w:space="0" w:color="auto"/>
              </w:divBdr>
            </w:div>
            <w:div w:id="290790580">
              <w:marLeft w:val="0"/>
              <w:marRight w:val="0"/>
              <w:marTop w:val="0"/>
              <w:marBottom w:val="0"/>
              <w:divBdr>
                <w:top w:val="none" w:sz="0" w:space="0" w:color="auto"/>
                <w:left w:val="none" w:sz="0" w:space="0" w:color="auto"/>
                <w:bottom w:val="none" w:sz="0" w:space="0" w:color="auto"/>
                <w:right w:val="none" w:sz="0" w:space="0" w:color="auto"/>
              </w:divBdr>
            </w:div>
            <w:div w:id="456921153">
              <w:marLeft w:val="0"/>
              <w:marRight w:val="0"/>
              <w:marTop w:val="0"/>
              <w:marBottom w:val="0"/>
              <w:divBdr>
                <w:top w:val="none" w:sz="0" w:space="0" w:color="auto"/>
                <w:left w:val="none" w:sz="0" w:space="0" w:color="auto"/>
                <w:bottom w:val="none" w:sz="0" w:space="0" w:color="auto"/>
                <w:right w:val="none" w:sz="0" w:space="0" w:color="auto"/>
              </w:divBdr>
            </w:div>
            <w:div w:id="550113538">
              <w:marLeft w:val="0"/>
              <w:marRight w:val="0"/>
              <w:marTop w:val="0"/>
              <w:marBottom w:val="0"/>
              <w:divBdr>
                <w:top w:val="none" w:sz="0" w:space="0" w:color="auto"/>
                <w:left w:val="none" w:sz="0" w:space="0" w:color="auto"/>
                <w:bottom w:val="none" w:sz="0" w:space="0" w:color="auto"/>
                <w:right w:val="none" w:sz="0" w:space="0" w:color="auto"/>
              </w:divBdr>
            </w:div>
            <w:div w:id="643849792">
              <w:marLeft w:val="0"/>
              <w:marRight w:val="0"/>
              <w:marTop w:val="0"/>
              <w:marBottom w:val="0"/>
              <w:divBdr>
                <w:top w:val="none" w:sz="0" w:space="0" w:color="auto"/>
                <w:left w:val="none" w:sz="0" w:space="0" w:color="auto"/>
                <w:bottom w:val="none" w:sz="0" w:space="0" w:color="auto"/>
                <w:right w:val="none" w:sz="0" w:space="0" w:color="auto"/>
              </w:divBdr>
            </w:div>
            <w:div w:id="690641068">
              <w:marLeft w:val="0"/>
              <w:marRight w:val="0"/>
              <w:marTop w:val="0"/>
              <w:marBottom w:val="0"/>
              <w:divBdr>
                <w:top w:val="none" w:sz="0" w:space="0" w:color="auto"/>
                <w:left w:val="none" w:sz="0" w:space="0" w:color="auto"/>
                <w:bottom w:val="none" w:sz="0" w:space="0" w:color="auto"/>
                <w:right w:val="none" w:sz="0" w:space="0" w:color="auto"/>
              </w:divBdr>
            </w:div>
            <w:div w:id="700399810">
              <w:marLeft w:val="0"/>
              <w:marRight w:val="0"/>
              <w:marTop w:val="0"/>
              <w:marBottom w:val="0"/>
              <w:divBdr>
                <w:top w:val="none" w:sz="0" w:space="0" w:color="auto"/>
                <w:left w:val="none" w:sz="0" w:space="0" w:color="auto"/>
                <w:bottom w:val="none" w:sz="0" w:space="0" w:color="auto"/>
                <w:right w:val="none" w:sz="0" w:space="0" w:color="auto"/>
              </w:divBdr>
            </w:div>
            <w:div w:id="1365866475">
              <w:marLeft w:val="0"/>
              <w:marRight w:val="0"/>
              <w:marTop w:val="0"/>
              <w:marBottom w:val="0"/>
              <w:divBdr>
                <w:top w:val="none" w:sz="0" w:space="0" w:color="auto"/>
                <w:left w:val="none" w:sz="0" w:space="0" w:color="auto"/>
                <w:bottom w:val="none" w:sz="0" w:space="0" w:color="auto"/>
                <w:right w:val="none" w:sz="0" w:space="0" w:color="auto"/>
              </w:divBdr>
            </w:div>
            <w:div w:id="1604608379">
              <w:marLeft w:val="0"/>
              <w:marRight w:val="0"/>
              <w:marTop w:val="0"/>
              <w:marBottom w:val="0"/>
              <w:divBdr>
                <w:top w:val="none" w:sz="0" w:space="0" w:color="auto"/>
                <w:left w:val="none" w:sz="0" w:space="0" w:color="auto"/>
                <w:bottom w:val="none" w:sz="0" w:space="0" w:color="auto"/>
                <w:right w:val="none" w:sz="0" w:space="0" w:color="auto"/>
              </w:divBdr>
            </w:div>
            <w:div w:id="1668245829">
              <w:marLeft w:val="0"/>
              <w:marRight w:val="0"/>
              <w:marTop w:val="0"/>
              <w:marBottom w:val="0"/>
              <w:divBdr>
                <w:top w:val="none" w:sz="0" w:space="0" w:color="auto"/>
                <w:left w:val="none" w:sz="0" w:space="0" w:color="auto"/>
                <w:bottom w:val="none" w:sz="0" w:space="0" w:color="auto"/>
                <w:right w:val="none" w:sz="0" w:space="0" w:color="auto"/>
              </w:divBdr>
            </w:div>
            <w:div w:id="1845589364">
              <w:marLeft w:val="0"/>
              <w:marRight w:val="0"/>
              <w:marTop w:val="0"/>
              <w:marBottom w:val="0"/>
              <w:divBdr>
                <w:top w:val="none" w:sz="0" w:space="0" w:color="auto"/>
                <w:left w:val="none" w:sz="0" w:space="0" w:color="auto"/>
                <w:bottom w:val="none" w:sz="0" w:space="0" w:color="auto"/>
                <w:right w:val="none" w:sz="0" w:space="0" w:color="auto"/>
              </w:divBdr>
            </w:div>
            <w:div w:id="20795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1628">
      <w:bodyDiv w:val="1"/>
      <w:marLeft w:val="0"/>
      <w:marRight w:val="0"/>
      <w:marTop w:val="0"/>
      <w:marBottom w:val="0"/>
      <w:divBdr>
        <w:top w:val="none" w:sz="0" w:space="0" w:color="auto"/>
        <w:left w:val="none" w:sz="0" w:space="0" w:color="auto"/>
        <w:bottom w:val="none" w:sz="0" w:space="0" w:color="auto"/>
        <w:right w:val="none" w:sz="0" w:space="0" w:color="auto"/>
      </w:divBdr>
    </w:div>
    <w:div w:id="673074703">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692341322">
      <w:bodyDiv w:val="1"/>
      <w:marLeft w:val="0"/>
      <w:marRight w:val="0"/>
      <w:marTop w:val="0"/>
      <w:marBottom w:val="0"/>
      <w:divBdr>
        <w:top w:val="none" w:sz="0" w:space="0" w:color="auto"/>
        <w:left w:val="none" w:sz="0" w:space="0" w:color="auto"/>
        <w:bottom w:val="none" w:sz="0" w:space="0" w:color="auto"/>
        <w:right w:val="none" w:sz="0" w:space="0" w:color="auto"/>
      </w:divBdr>
      <w:divsChild>
        <w:div w:id="1524437545">
          <w:marLeft w:val="360"/>
          <w:marRight w:val="0"/>
          <w:marTop w:val="200"/>
          <w:marBottom w:val="0"/>
          <w:divBdr>
            <w:top w:val="none" w:sz="0" w:space="0" w:color="auto"/>
            <w:left w:val="none" w:sz="0" w:space="0" w:color="auto"/>
            <w:bottom w:val="none" w:sz="0" w:space="0" w:color="auto"/>
            <w:right w:val="none" w:sz="0" w:space="0" w:color="auto"/>
          </w:divBdr>
        </w:div>
      </w:divsChild>
    </w:div>
    <w:div w:id="710616784">
      <w:bodyDiv w:val="1"/>
      <w:marLeft w:val="0"/>
      <w:marRight w:val="0"/>
      <w:marTop w:val="0"/>
      <w:marBottom w:val="0"/>
      <w:divBdr>
        <w:top w:val="none" w:sz="0" w:space="0" w:color="auto"/>
        <w:left w:val="none" w:sz="0" w:space="0" w:color="auto"/>
        <w:bottom w:val="none" w:sz="0" w:space="0" w:color="auto"/>
        <w:right w:val="none" w:sz="0" w:space="0" w:color="auto"/>
      </w:divBdr>
    </w:div>
    <w:div w:id="716122506">
      <w:bodyDiv w:val="1"/>
      <w:marLeft w:val="0"/>
      <w:marRight w:val="0"/>
      <w:marTop w:val="0"/>
      <w:marBottom w:val="0"/>
      <w:divBdr>
        <w:top w:val="none" w:sz="0" w:space="0" w:color="auto"/>
        <w:left w:val="none" w:sz="0" w:space="0" w:color="auto"/>
        <w:bottom w:val="none" w:sz="0" w:space="0" w:color="auto"/>
        <w:right w:val="none" w:sz="0" w:space="0" w:color="auto"/>
      </w:divBdr>
      <w:divsChild>
        <w:div w:id="552236828">
          <w:marLeft w:val="0"/>
          <w:marRight w:val="0"/>
          <w:marTop w:val="240"/>
          <w:marBottom w:val="240"/>
          <w:divBdr>
            <w:top w:val="none" w:sz="0" w:space="0" w:color="auto"/>
            <w:left w:val="none" w:sz="0" w:space="0" w:color="auto"/>
            <w:bottom w:val="none" w:sz="0" w:space="0" w:color="auto"/>
            <w:right w:val="none" w:sz="0" w:space="0" w:color="auto"/>
          </w:divBdr>
          <w:divsChild>
            <w:div w:id="2060587614">
              <w:marLeft w:val="-420"/>
              <w:marRight w:val="0"/>
              <w:marTop w:val="0"/>
              <w:marBottom w:val="0"/>
              <w:divBdr>
                <w:top w:val="none" w:sz="0" w:space="0" w:color="auto"/>
                <w:left w:val="none" w:sz="0" w:space="0" w:color="auto"/>
                <w:bottom w:val="none" w:sz="0" w:space="0" w:color="auto"/>
                <w:right w:val="none" w:sz="0" w:space="0" w:color="auto"/>
              </w:divBdr>
              <w:divsChild>
                <w:div w:id="1904872158">
                  <w:marLeft w:val="0"/>
                  <w:marRight w:val="0"/>
                  <w:marTop w:val="0"/>
                  <w:marBottom w:val="0"/>
                  <w:divBdr>
                    <w:top w:val="none" w:sz="0" w:space="0" w:color="auto"/>
                    <w:left w:val="none" w:sz="0" w:space="0" w:color="auto"/>
                    <w:bottom w:val="none" w:sz="0" w:space="0" w:color="auto"/>
                    <w:right w:val="none" w:sz="0" w:space="0" w:color="auto"/>
                  </w:divBdr>
                  <w:divsChild>
                    <w:div w:id="342391549">
                      <w:marLeft w:val="0"/>
                      <w:marRight w:val="0"/>
                      <w:marTop w:val="0"/>
                      <w:marBottom w:val="0"/>
                      <w:divBdr>
                        <w:top w:val="none" w:sz="0" w:space="0" w:color="auto"/>
                        <w:left w:val="none" w:sz="0" w:space="0" w:color="auto"/>
                        <w:bottom w:val="none" w:sz="0" w:space="0" w:color="auto"/>
                        <w:right w:val="none" w:sz="0" w:space="0" w:color="auto"/>
                      </w:divBdr>
                      <w:divsChild>
                        <w:div w:id="201481530">
                          <w:marLeft w:val="0"/>
                          <w:marRight w:val="0"/>
                          <w:marTop w:val="0"/>
                          <w:marBottom w:val="0"/>
                          <w:divBdr>
                            <w:top w:val="none" w:sz="0" w:space="0" w:color="auto"/>
                            <w:left w:val="none" w:sz="0" w:space="0" w:color="auto"/>
                            <w:bottom w:val="none" w:sz="0" w:space="0" w:color="auto"/>
                            <w:right w:val="none" w:sz="0" w:space="0" w:color="auto"/>
                          </w:divBdr>
                          <w:divsChild>
                            <w:div w:id="181555503">
                              <w:marLeft w:val="0"/>
                              <w:marRight w:val="0"/>
                              <w:marTop w:val="0"/>
                              <w:marBottom w:val="0"/>
                              <w:divBdr>
                                <w:top w:val="none" w:sz="0" w:space="0" w:color="auto"/>
                                <w:left w:val="none" w:sz="0" w:space="0" w:color="auto"/>
                                <w:bottom w:val="none" w:sz="0" w:space="0" w:color="auto"/>
                                <w:right w:val="none" w:sz="0" w:space="0" w:color="auto"/>
                              </w:divBdr>
                              <w:divsChild>
                                <w:div w:id="616251887">
                                  <w:marLeft w:val="0"/>
                                  <w:marRight w:val="0"/>
                                  <w:marTop w:val="0"/>
                                  <w:marBottom w:val="0"/>
                                  <w:divBdr>
                                    <w:top w:val="none" w:sz="0" w:space="0" w:color="auto"/>
                                    <w:left w:val="none" w:sz="0" w:space="0" w:color="auto"/>
                                    <w:bottom w:val="none" w:sz="0" w:space="0" w:color="auto"/>
                                    <w:right w:val="none" w:sz="0" w:space="0" w:color="auto"/>
                                  </w:divBdr>
                                  <w:divsChild>
                                    <w:div w:id="1207908450">
                                      <w:marLeft w:val="0"/>
                                      <w:marRight w:val="0"/>
                                      <w:marTop w:val="0"/>
                                      <w:marBottom w:val="0"/>
                                      <w:divBdr>
                                        <w:top w:val="none" w:sz="0" w:space="0" w:color="auto"/>
                                        <w:left w:val="none" w:sz="0" w:space="0" w:color="auto"/>
                                        <w:bottom w:val="none" w:sz="0" w:space="0" w:color="auto"/>
                                        <w:right w:val="none" w:sz="0" w:space="0" w:color="auto"/>
                                      </w:divBdr>
                                      <w:divsChild>
                                        <w:div w:id="8247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131223">
          <w:marLeft w:val="0"/>
          <w:marRight w:val="0"/>
          <w:marTop w:val="240"/>
          <w:marBottom w:val="240"/>
          <w:divBdr>
            <w:top w:val="none" w:sz="0" w:space="0" w:color="auto"/>
            <w:left w:val="none" w:sz="0" w:space="0" w:color="auto"/>
            <w:bottom w:val="none" w:sz="0" w:space="0" w:color="auto"/>
            <w:right w:val="none" w:sz="0" w:space="0" w:color="auto"/>
          </w:divBdr>
          <w:divsChild>
            <w:div w:id="161552047">
              <w:marLeft w:val="-420"/>
              <w:marRight w:val="0"/>
              <w:marTop w:val="0"/>
              <w:marBottom w:val="0"/>
              <w:divBdr>
                <w:top w:val="none" w:sz="0" w:space="0" w:color="auto"/>
                <w:left w:val="none" w:sz="0" w:space="0" w:color="auto"/>
                <w:bottom w:val="none" w:sz="0" w:space="0" w:color="auto"/>
                <w:right w:val="none" w:sz="0" w:space="0" w:color="auto"/>
              </w:divBdr>
              <w:divsChild>
                <w:div w:id="273220742">
                  <w:marLeft w:val="0"/>
                  <w:marRight w:val="0"/>
                  <w:marTop w:val="0"/>
                  <w:marBottom w:val="0"/>
                  <w:divBdr>
                    <w:top w:val="none" w:sz="0" w:space="0" w:color="auto"/>
                    <w:left w:val="none" w:sz="0" w:space="0" w:color="auto"/>
                    <w:bottom w:val="none" w:sz="0" w:space="0" w:color="auto"/>
                    <w:right w:val="none" w:sz="0" w:space="0" w:color="auto"/>
                  </w:divBdr>
                  <w:divsChild>
                    <w:div w:id="1518619033">
                      <w:marLeft w:val="0"/>
                      <w:marRight w:val="0"/>
                      <w:marTop w:val="0"/>
                      <w:marBottom w:val="0"/>
                      <w:divBdr>
                        <w:top w:val="none" w:sz="0" w:space="0" w:color="auto"/>
                        <w:left w:val="none" w:sz="0" w:space="0" w:color="auto"/>
                        <w:bottom w:val="none" w:sz="0" w:space="0" w:color="auto"/>
                        <w:right w:val="none" w:sz="0" w:space="0" w:color="auto"/>
                      </w:divBdr>
                      <w:divsChild>
                        <w:div w:id="912005431">
                          <w:marLeft w:val="0"/>
                          <w:marRight w:val="0"/>
                          <w:marTop w:val="0"/>
                          <w:marBottom w:val="0"/>
                          <w:divBdr>
                            <w:top w:val="none" w:sz="0" w:space="0" w:color="auto"/>
                            <w:left w:val="none" w:sz="0" w:space="0" w:color="auto"/>
                            <w:bottom w:val="none" w:sz="0" w:space="0" w:color="auto"/>
                            <w:right w:val="none" w:sz="0" w:space="0" w:color="auto"/>
                          </w:divBdr>
                          <w:divsChild>
                            <w:div w:id="2129154035">
                              <w:marLeft w:val="0"/>
                              <w:marRight w:val="0"/>
                              <w:marTop w:val="0"/>
                              <w:marBottom w:val="0"/>
                              <w:divBdr>
                                <w:top w:val="none" w:sz="0" w:space="0" w:color="auto"/>
                                <w:left w:val="none" w:sz="0" w:space="0" w:color="auto"/>
                                <w:bottom w:val="none" w:sz="0" w:space="0" w:color="auto"/>
                                <w:right w:val="none" w:sz="0" w:space="0" w:color="auto"/>
                              </w:divBdr>
                              <w:divsChild>
                                <w:div w:id="1667129244">
                                  <w:marLeft w:val="0"/>
                                  <w:marRight w:val="0"/>
                                  <w:marTop w:val="0"/>
                                  <w:marBottom w:val="0"/>
                                  <w:divBdr>
                                    <w:top w:val="none" w:sz="0" w:space="0" w:color="auto"/>
                                    <w:left w:val="none" w:sz="0" w:space="0" w:color="auto"/>
                                    <w:bottom w:val="none" w:sz="0" w:space="0" w:color="auto"/>
                                    <w:right w:val="none" w:sz="0" w:space="0" w:color="auto"/>
                                  </w:divBdr>
                                  <w:divsChild>
                                    <w:div w:id="1008288502">
                                      <w:marLeft w:val="0"/>
                                      <w:marRight w:val="0"/>
                                      <w:marTop w:val="0"/>
                                      <w:marBottom w:val="0"/>
                                      <w:divBdr>
                                        <w:top w:val="none" w:sz="0" w:space="0" w:color="auto"/>
                                        <w:left w:val="none" w:sz="0" w:space="0" w:color="auto"/>
                                        <w:bottom w:val="none" w:sz="0" w:space="0" w:color="auto"/>
                                        <w:right w:val="none" w:sz="0" w:space="0" w:color="auto"/>
                                      </w:divBdr>
                                      <w:divsChild>
                                        <w:div w:id="6958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567974">
      <w:bodyDiv w:val="1"/>
      <w:marLeft w:val="0"/>
      <w:marRight w:val="0"/>
      <w:marTop w:val="0"/>
      <w:marBottom w:val="0"/>
      <w:divBdr>
        <w:top w:val="none" w:sz="0" w:space="0" w:color="auto"/>
        <w:left w:val="none" w:sz="0" w:space="0" w:color="auto"/>
        <w:bottom w:val="none" w:sz="0" w:space="0" w:color="auto"/>
        <w:right w:val="none" w:sz="0" w:space="0" w:color="auto"/>
      </w:divBdr>
    </w:div>
    <w:div w:id="734742024">
      <w:bodyDiv w:val="1"/>
      <w:marLeft w:val="0"/>
      <w:marRight w:val="0"/>
      <w:marTop w:val="0"/>
      <w:marBottom w:val="0"/>
      <w:divBdr>
        <w:top w:val="none" w:sz="0" w:space="0" w:color="auto"/>
        <w:left w:val="none" w:sz="0" w:space="0" w:color="auto"/>
        <w:bottom w:val="none" w:sz="0" w:space="0" w:color="auto"/>
        <w:right w:val="none" w:sz="0" w:space="0" w:color="auto"/>
      </w:divBdr>
    </w:div>
    <w:div w:id="735979235">
      <w:bodyDiv w:val="1"/>
      <w:marLeft w:val="0"/>
      <w:marRight w:val="0"/>
      <w:marTop w:val="0"/>
      <w:marBottom w:val="0"/>
      <w:divBdr>
        <w:top w:val="none" w:sz="0" w:space="0" w:color="auto"/>
        <w:left w:val="none" w:sz="0" w:space="0" w:color="auto"/>
        <w:bottom w:val="none" w:sz="0" w:space="0" w:color="auto"/>
        <w:right w:val="none" w:sz="0" w:space="0" w:color="auto"/>
      </w:divBdr>
      <w:divsChild>
        <w:div w:id="687175941">
          <w:marLeft w:val="0"/>
          <w:marRight w:val="0"/>
          <w:marTop w:val="0"/>
          <w:marBottom w:val="0"/>
          <w:divBdr>
            <w:top w:val="single" w:sz="2" w:space="0" w:color="E5E7EB"/>
            <w:left w:val="single" w:sz="2" w:space="0" w:color="E5E7EB"/>
            <w:bottom w:val="single" w:sz="2" w:space="0" w:color="E5E7EB"/>
            <w:right w:val="single" w:sz="2" w:space="0" w:color="E5E7EB"/>
          </w:divBdr>
        </w:div>
        <w:div w:id="133792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555256">
      <w:bodyDiv w:val="1"/>
      <w:marLeft w:val="0"/>
      <w:marRight w:val="0"/>
      <w:marTop w:val="0"/>
      <w:marBottom w:val="0"/>
      <w:divBdr>
        <w:top w:val="none" w:sz="0" w:space="0" w:color="auto"/>
        <w:left w:val="none" w:sz="0" w:space="0" w:color="auto"/>
        <w:bottom w:val="none" w:sz="0" w:space="0" w:color="auto"/>
        <w:right w:val="none" w:sz="0" w:space="0" w:color="auto"/>
      </w:divBdr>
      <w:divsChild>
        <w:div w:id="1879973411">
          <w:marLeft w:val="0"/>
          <w:marRight w:val="0"/>
          <w:marTop w:val="0"/>
          <w:marBottom w:val="0"/>
          <w:divBdr>
            <w:top w:val="none" w:sz="0" w:space="0" w:color="auto"/>
            <w:left w:val="none" w:sz="0" w:space="0" w:color="auto"/>
            <w:bottom w:val="none" w:sz="0" w:space="0" w:color="auto"/>
            <w:right w:val="none" w:sz="0" w:space="0" w:color="auto"/>
          </w:divBdr>
          <w:divsChild>
            <w:div w:id="459499464">
              <w:marLeft w:val="0"/>
              <w:marRight w:val="0"/>
              <w:marTop w:val="0"/>
              <w:marBottom w:val="0"/>
              <w:divBdr>
                <w:top w:val="none" w:sz="0" w:space="0" w:color="auto"/>
                <w:left w:val="none" w:sz="0" w:space="0" w:color="auto"/>
                <w:bottom w:val="none" w:sz="0" w:space="0" w:color="auto"/>
                <w:right w:val="none" w:sz="0" w:space="0" w:color="auto"/>
              </w:divBdr>
            </w:div>
            <w:div w:id="847252221">
              <w:marLeft w:val="0"/>
              <w:marRight w:val="0"/>
              <w:marTop w:val="0"/>
              <w:marBottom w:val="0"/>
              <w:divBdr>
                <w:top w:val="none" w:sz="0" w:space="0" w:color="auto"/>
                <w:left w:val="none" w:sz="0" w:space="0" w:color="auto"/>
                <w:bottom w:val="none" w:sz="0" w:space="0" w:color="auto"/>
                <w:right w:val="none" w:sz="0" w:space="0" w:color="auto"/>
              </w:divBdr>
            </w:div>
            <w:div w:id="867185625">
              <w:marLeft w:val="0"/>
              <w:marRight w:val="0"/>
              <w:marTop w:val="0"/>
              <w:marBottom w:val="0"/>
              <w:divBdr>
                <w:top w:val="none" w:sz="0" w:space="0" w:color="auto"/>
                <w:left w:val="none" w:sz="0" w:space="0" w:color="auto"/>
                <w:bottom w:val="none" w:sz="0" w:space="0" w:color="auto"/>
                <w:right w:val="none" w:sz="0" w:space="0" w:color="auto"/>
              </w:divBdr>
            </w:div>
            <w:div w:id="1747997745">
              <w:marLeft w:val="0"/>
              <w:marRight w:val="0"/>
              <w:marTop w:val="0"/>
              <w:marBottom w:val="0"/>
              <w:divBdr>
                <w:top w:val="none" w:sz="0" w:space="0" w:color="auto"/>
                <w:left w:val="none" w:sz="0" w:space="0" w:color="auto"/>
                <w:bottom w:val="none" w:sz="0" w:space="0" w:color="auto"/>
                <w:right w:val="none" w:sz="0" w:space="0" w:color="auto"/>
              </w:divBdr>
            </w:div>
            <w:div w:id="20921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52313293">
      <w:bodyDiv w:val="1"/>
      <w:marLeft w:val="0"/>
      <w:marRight w:val="0"/>
      <w:marTop w:val="0"/>
      <w:marBottom w:val="0"/>
      <w:divBdr>
        <w:top w:val="none" w:sz="0" w:space="0" w:color="auto"/>
        <w:left w:val="none" w:sz="0" w:space="0" w:color="auto"/>
        <w:bottom w:val="none" w:sz="0" w:space="0" w:color="auto"/>
        <w:right w:val="none" w:sz="0" w:space="0" w:color="auto"/>
      </w:divBdr>
      <w:divsChild>
        <w:div w:id="1674258189">
          <w:marLeft w:val="0"/>
          <w:marRight w:val="0"/>
          <w:marTop w:val="0"/>
          <w:marBottom w:val="0"/>
          <w:divBdr>
            <w:top w:val="none" w:sz="0" w:space="0" w:color="auto"/>
            <w:left w:val="none" w:sz="0" w:space="0" w:color="auto"/>
            <w:bottom w:val="none" w:sz="0" w:space="0" w:color="auto"/>
            <w:right w:val="none" w:sz="0" w:space="0" w:color="auto"/>
          </w:divBdr>
          <w:divsChild>
            <w:div w:id="3822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9572">
      <w:bodyDiv w:val="1"/>
      <w:marLeft w:val="0"/>
      <w:marRight w:val="0"/>
      <w:marTop w:val="0"/>
      <w:marBottom w:val="0"/>
      <w:divBdr>
        <w:top w:val="none" w:sz="0" w:space="0" w:color="auto"/>
        <w:left w:val="none" w:sz="0" w:space="0" w:color="auto"/>
        <w:bottom w:val="none" w:sz="0" w:space="0" w:color="auto"/>
        <w:right w:val="none" w:sz="0" w:space="0" w:color="auto"/>
      </w:divBdr>
      <w:divsChild>
        <w:div w:id="571697838">
          <w:marLeft w:val="0"/>
          <w:marRight w:val="0"/>
          <w:marTop w:val="0"/>
          <w:marBottom w:val="0"/>
          <w:divBdr>
            <w:top w:val="none" w:sz="0" w:space="0" w:color="auto"/>
            <w:left w:val="none" w:sz="0" w:space="0" w:color="auto"/>
            <w:bottom w:val="none" w:sz="0" w:space="0" w:color="auto"/>
            <w:right w:val="none" w:sz="0" w:space="0" w:color="auto"/>
          </w:divBdr>
          <w:divsChild>
            <w:div w:id="19422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772015615">
      <w:bodyDiv w:val="1"/>
      <w:marLeft w:val="0"/>
      <w:marRight w:val="0"/>
      <w:marTop w:val="0"/>
      <w:marBottom w:val="0"/>
      <w:divBdr>
        <w:top w:val="none" w:sz="0" w:space="0" w:color="auto"/>
        <w:left w:val="none" w:sz="0" w:space="0" w:color="auto"/>
        <w:bottom w:val="none" w:sz="0" w:space="0" w:color="auto"/>
        <w:right w:val="none" w:sz="0" w:space="0" w:color="auto"/>
      </w:divBdr>
    </w:div>
    <w:div w:id="776095355">
      <w:bodyDiv w:val="1"/>
      <w:marLeft w:val="0"/>
      <w:marRight w:val="0"/>
      <w:marTop w:val="0"/>
      <w:marBottom w:val="0"/>
      <w:divBdr>
        <w:top w:val="none" w:sz="0" w:space="0" w:color="auto"/>
        <w:left w:val="none" w:sz="0" w:space="0" w:color="auto"/>
        <w:bottom w:val="none" w:sz="0" w:space="0" w:color="auto"/>
        <w:right w:val="none" w:sz="0" w:space="0" w:color="auto"/>
      </w:divBdr>
    </w:div>
    <w:div w:id="779033927">
      <w:bodyDiv w:val="1"/>
      <w:marLeft w:val="0"/>
      <w:marRight w:val="0"/>
      <w:marTop w:val="0"/>
      <w:marBottom w:val="0"/>
      <w:divBdr>
        <w:top w:val="none" w:sz="0" w:space="0" w:color="auto"/>
        <w:left w:val="none" w:sz="0" w:space="0" w:color="auto"/>
        <w:bottom w:val="none" w:sz="0" w:space="0" w:color="auto"/>
        <w:right w:val="none" w:sz="0" w:space="0" w:color="auto"/>
      </w:divBdr>
    </w:div>
    <w:div w:id="780535389">
      <w:bodyDiv w:val="1"/>
      <w:marLeft w:val="0"/>
      <w:marRight w:val="0"/>
      <w:marTop w:val="0"/>
      <w:marBottom w:val="0"/>
      <w:divBdr>
        <w:top w:val="none" w:sz="0" w:space="0" w:color="auto"/>
        <w:left w:val="none" w:sz="0" w:space="0" w:color="auto"/>
        <w:bottom w:val="none" w:sz="0" w:space="0" w:color="auto"/>
        <w:right w:val="none" w:sz="0" w:space="0" w:color="auto"/>
      </w:divBdr>
    </w:div>
    <w:div w:id="785583929">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27940186">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54074678">
      <w:bodyDiv w:val="1"/>
      <w:marLeft w:val="0"/>
      <w:marRight w:val="0"/>
      <w:marTop w:val="0"/>
      <w:marBottom w:val="0"/>
      <w:divBdr>
        <w:top w:val="none" w:sz="0" w:space="0" w:color="auto"/>
        <w:left w:val="none" w:sz="0" w:space="0" w:color="auto"/>
        <w:bottom w:val="none" w:sz="0" w:space="0" w:color="auto"/>
        <w:right w:val="none" w:sz="0" w:space="0" w:color="auto"/>
      </w:divBdr>
    </w:div>
    <w:div w:id="854154276">
      <w:bodyDiv w:val="1"/>
      <w:marLeft w:val="0"/>
      <w:marRight w:val="0"/>
      <w:marTop w:val="0"/>
      <w:marBottom w:val="0"/>
      <w:divBdr>
        <w:top w:val="none" w:sz="0" w:space="0" w:color="auto"/>
        <w:left w:val="none" w:sz="0" w:space="0" w:color="auto"/>
        <w:bottom w:val="none" w:sz="0" w:space="0" w:color="auto"/>
        <w:right w:val="none" w:sz="0" w:space="0" w:color="auto"/>
      </w:divBdr>
    </w:div>
    <w:div w:id="861823230">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sChild>
        <w:div w:id="589124181">
          <w:marLeft w:val="0"/>
          <w:marRight w:val="0"/>
          <w:marTop w:val="0"/>
          <w:marBottom w:val="0"/>
          <w:divBdr>
            <w:top w:val="none" w:sz="0" w:space="0" w:color="auto"/>
            <w:left w:val="none" w:sz="0" w:space="0" w:color="auto"/>
            <w:bottom w:val="none" w:sz="0" w:space="0" w:color="auto"/>
            <w:right w:val="none" w:sz="0" w:space="0" w:color="auto"/>
          </w:divBdr>
          <w:divsChild>
            <w:div w:id="143208532">
              <w:marLeft w:val="0"/>
              <w:marRight w:val="0"/>
              <w:marTop w:val="0"/>
              <w:marBottom w:val="0"/>
              <w:divBdr>
                <w:top w:val="none" w:sz="0" w:space="0" w:color="auto"/>
                <w:left w:val="none" w:sz="0" w:space="0" w:color="auto"/>
                <w:bottom w:val="none" w:sz="0" w:space="0" w:color="auto"/>
                <w:right w:val="none" w:sz="0" w:space="0" w:color="auto"/>
              </w:divBdr>
            </w:div>
            <w:div w:id="232593544">
              <w:marLeft w:val="0"/>
              <w:marRight w:val="0"/>
              <w:marTop w:val="0"/>
              <w:marBottom w:val="0"/>
              <w:divBdr>
                <w:top w:val="none" w:sz="0" w:space="0" w:color="auto"/>
                <w:left w:val="none" w:sz="0" w:space="0" w:color="auto"/>
                <w:bottom w:val="none" w:sz="0" w:space="0" w:color="auto"/>
                <w:right w:val="none" w:sz="0" w:space="0" w:color="auto"/>
              </w:divBdr>
            </w:div>
            <w:div w:id="237448134">
              <w:marLeft w:val="0"/>
              <w:marRight w:val="0"/>
              <w:marTop w:val="0"/>
              <w:marBottom w:val="0"/>
              <w:divBdr>
                <w:top w:val="none" w:sz="0" w:space="0" w:color="auto"/>
                <w:left w:val="none" w:sz="0" w:space="0" w:color="auto"/>
                <w:bottom w:val="none" w:sz="0" w:space="0" w:color="auto"/>
                <w:right w:val="none" w:sz="0" w:space="0" w:color="auto"/>
              </w:divBdr>
            </w:div>
            <w:div w:id="461701556">
              <w:marLeft w:val="0"/>
              <w:marRight w:val="0"/>
              <w:marTop w:val="0"/>
              <w:marBottom w:val="0"/>
              <w:divBdr>
                <w:top w:val="none" w:sz="0" w:space="0" w:color="auto"/>
                <w:left w:val="none" w:sz="0" w:space="0" w:color="auto"/>
                <w:bottom w:val="none" w:sz="0" w:space="0" w:color="auto"/>
                <w:right w:val="none" w:sz="0" w:space="0" w:color="auto"/>
              </w:divBdr>
            </w:div>
            <w:div w:id="725372256">
              <w:marLeft w:val="0"/>
              <w:marRight w:val="0"/>
              <w:marTop w:val="0"/>
              <w:marBottom w:val="0"/>
              <w:divBdr>
                <w:top w:val="none" w:sz="0" w:space="0" w:color="auto"/>
                <w:left w:val="none" w:sz="0" w:space="0" w:color="auto"/>
                <w:bottom w:val="none" w:sz="0" w:space="0" w:color="auto"/>
                <w:right w:val="none" w:sz="0" w:space="0" w:color="auto"/>
              </w:divBdr>
            </w:div>
            <w:div w:id="845561617">
              <w:marLeft w:val="0"/>
              <w:marRight w:val="0"/>
              <w:marTop w:val="0"/>
              <w:marBottom w:val="0"/>
              <w:divBdr>
                <w:top w:val="none" w:sz="0" w:space="0" w:color="auto"/>
                <w:left w:val="none" w:sz="0" w:space="0" w:color="auto"/>
                <w:bottom w:val="none" w:sz="0" w:space="0" w:color="auto"/>
                <w:right w:val="none" w:sz="0" w:space="0" w:color="auto"/>
              </w:divBdr>
            </w:div>
            <w:div w:id="900990281">
              <w:marLeft w:val="0"/>
              <w:marRight w:val="0"/>
              <w:marTop w:val="0"/>
              <w:marBottom w:val="0"/>
              <w:divBdr>
                <w:top w:val="none" w:sz="0" w:space="0" w:color="auto"/>
                <w:left w:val="none" w:sz="0" w:space="0" w:color="auto"/>
                <w:bottom w:val="none" w:sz="0" w:space="0" w:color="auto"/>
                <w:right w:val="none" w:sz="0" w:space="0" w:color="auto"/>
              </w:divBdr>
            </w:div>
            <w:div w:id="934091088">
              <w:marLeft w:val="0"/>
              <w:marRight w:val="0"/>
              <w:marTop w:val="0"/>
              <w:marBottom w:val="0"/>
              <w:divBdr>
                <w:top w:val="none" w:sz="0" w:space="0" w:color="auto"/>
                <w:left w:val="none" w:sz="0" w:space="0" w:color="auto"/>
                <w:bottom w:val="none" w:sz="0" w:space="0" w:color="auto"/>
                <w:right w:val="none" w:sz="0" w:space="0" w:color="auto"/>
              </w:divBdr>
            </w:div>
            <w:div w:id="1164052085">
              <w:marLeft w:val="0"/>
              <w:marRight w:val="0"/>
              <w:marTop w:val="0"/>
              <w:marBottom w:val="0"/>
              <w:divBdr>
                <w:top w:val="none" w:sz="0" w:space="0" w:color="auto"/>
                <w:left w:val="none" w:sz="0" w:space="0" w:color="auto"/>
                <w:bottom w:val="none" w:sz="0" w:space="0" w:color="auto"/>
                <w:right w:val="none" w:sz="0" w:space="0" w:color="auto"/>
              </w:divBdr>
            </w:div>
            <w:div w:id="1369720788">
              <w:marLeft w:val="0"/>
              <w:marRight w:val="0"/>
              <w:marTop w:val="0"/>
              <w:marBottom w:val="0"/>
              <w:divBdr>
                <w:top w:val="none" w:sz="0" w:space="0" w:color="auto"/>
                <w:left w:val="none" w:sz="0" w:space="0" w:color="auto"/>
                <w:bottom w:val="none" w:sz="0" w:space="0" w:color="auto"/>
                <w:right w:val="none" w:sz="0" w:space="0" w:color="auto"/>
              </w:divBdr>
            </w:div>
            <w:div w:id="1444691845">
              <w:marLeft w:val="0"/>
              <w:marRight w:val="0"/>
              <w:marTop w:val="0"/>
              <w:marBottom w:val="0"/>
              <w:divBdr>
                <w:top w:val="none" w:sz="0" w:space="0" w:color="auto"/>
                <w:left w:val="none" w:sz="0" w:space="0" w:color="auto"/>
                <w:bottom w:val="none" w:sz="0" w:space="0" w:color="auto"/>
                <w:right w:val="none" w:sz="0" w:space="0" w:color="auto"/>
              </w:divBdr>
            </w:div>
            <w:div w:id="1506894785">
              <w:marLeft w:val="0"/>
              <w:marRight w:val="0"/>
              <w:marTop w:val="0"/>
              <w:marBottom w:val="0"/>
              <w:divBdr>
                <w:top w:val="none" w:sz="0" w:space="0" w:color="auto"/>
                <w:left w:val="none" w:sz="0" w:space="0" w:color="auto"/>
                <w:bottom w:val="none" w:sz="0" w:space="0" w:color="auto"/>
                <w:right w:val="none" w:sz="0" w:space="0" w:color="auto"/>
              </w:divBdr>
            </w:div>
            <w:div w:id="1517422007">
              <w:marLeft w:val="0"/>
              <w:marRight w:val="0"/>
              <w:marTop w:val="0"/>
              <w:marBottom w:val="0"/>
              <w:divBdr>
                <w:top w:val="none" w:sz="0" w:space="0" w:color="auto"/>
                <w:left w:val="none" w:sz="0" w:space="0" w:color="auto"/>
                <w:bottom w:val="none" w:sz="0" w:space="0" w:color="auto"/>
                <w:right w:val="none" w:sz="0" w:space="0" w:color="auto"/>
              </w:divBdr>
            </w:div>
            <w:div w:id="1520894484">
              <w:marLeft w:val="0"/>
              <w:marRight w:val="0"/>
              <w:marTop w:val="0"/>
              <w:marBottom w:val="0"/>
              <w:divBdr>
                <w:top w:val="none" w:sz="0" w:space="0" w:color="auto"/>
                <w:left w:val="none" w:sz="0" w:space="0" w:color="auto"/>
                <w:bottom w:val="none" w:sz="0" w:space="0" w:color="auto"/>
                <w:right w:val="none" w:sz="0" w:space="0" w:color="auto"/>
              </w:divBdr>
            </w:div>
            <w:div w:id="1746953553">
              <w:marLeft w:val="0"/>
              <w:marRight w:val="0"/>
              <w:marTop w:val="0"/>
              <w:marBottom w:val="0"/>
              <w:divBdr>
                <w:top w:val="none" w:sz="0" w:space="0" w:color="auto"/>
                <w:left w:val="none" w:sz="0" w:space="0" w:color="auto"/>
                <w:bottom w:val="none" w:sz="0" w:space="0" w:color="auto"/>
                <w:right w:val="none" w:sz="0" w:space="0" w:color="auto"/>
              </w:divBdr>
            </w:div>
            <w:div w:id="20153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0312">
      <w:bodyDiv w:val="1"/>
      <w:marLeft w:val="0"/>
      <w:marRight w:val="0"/>
      <w:marTop w:val="0"/>
      <w:marBottom w:val="0"/>
      <w:divBdr>
        <w:top w:val="none" w:sz="0" w:space="0" w:color="auto"/>
        <w:left w:val="none" w:sz="0" w:space="0" w:color="auto"/>
        <w:bottom w:val="none" w:sz="0" w:space="0" w:color="auto"/>
        <w:right w:val="none" w:sz="0" w:space="0" w:color="auto"/>
      </w:divBdr>
      <w:divsChild>
        <w:div w:id="1320499829">
          <w:marLeft w:val="360"/>
          <w:marRight w:val="0"/>
          <w:marTop w:val="200"/>
          <w:marBottom w:val="0"/>
          <w:divBdr>
            <w:top w:val="none" w:sz="0" w:space="0" w:color="auto"/>
            <w:left w:val="none" w:sz="0" w:space="0" w:color="auto"/>
            <w:bottom w:val="none" w:sz="0" w:space="0" w:color="auto"/>
            <w:right w:val="none" w:sz="0" w:space="0" w:color="auto"/>
          </w:divBdr>
        </w:div>
      </w:divsChild>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900596045">
      <w:bodyDiv w:val="1"/>
      <w:marLeft w:val="0"/>
      <w:marRight w:val="0"/>
      <w:marTop w:val="0"/>
      <w:marBottom w:val="0"/>
      <w:divBdr>
        <w:top w:val="none" w:sz="0" w:space="0" w:color="auto"/>
        <w:left w:val="none" w:sz="0" w:space="0" w:color="auto"/>
        <w:bottom w:val="none" w:sz="0" w:space="0" w:color="auto"/>
        <w:right w:val="none" w:sz="0" w:space="0" w:color="auto"/>
      </w:divBdr>
    </w:div>
    <w:div w:id="915166135">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21724074">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39723862">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5461">
      <w:bodyDiv w:val="1"/>
      <w:marLeft w:val="0"/>
      <w:marRight w:val="0"/>
      <w:marTop w:val="0"/>
      <w:marBottom w:val="0"/>
      <w:divBdr>
        <w:top w:val="none" w:sz="0" w:space="0" w:color="auto"/>
        <w:left w:val="none" w:sz="0" w:space="0" w:color="auto"/>
        <w:bottom w:val="none" w:sz="0" w:space="0" w:color="auto"/>
        <w:right w:val="none" w:sz="0" w:space="0" w:color="auto"/>
      </w:divBdr>
    </w:div>
    <w:div w:id="956835791">
      <w:bodyDiv w:val="1"/>
      <w:marLeft w:val="0"/>
      <w:marRight w:val="0"/>
      <w:marTop w:val="0"/>
      <w:marBottom w:val="0"/>
      <w:divBdr>
        <w:top w:val="none" w:sz="0" w:space="0" w:color="auto"/>
        <w:left w:val="none" w:sz="0" w:space="0" w:color="auto"/>
        <w:bottom w:val="none" w:sz="0" w:space="0" w:color="auto"/>
        <w:right w:val="none" w:sz="0" w:space="0" w:color="auto"/>
      </w:divBdr>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973019611">
      <w:bodyDiv w:val="1"/>
      <w:marLeft w:val="0"/>
      <w:marRight w:val="0"/>
      <w:marTop w:val="0"/>
      <w:marBottom w:val="0"/>
      <w:divBdr>
        <w:top w:val="none" w:sz="0" w:space="0" w:color="auto"/>
        <w:left w:val="none" w:sz="0" w:space="0" w:color="auto"/>
        <w:bottom w:val="none" w:sz="0" w:space="0" w:color="auto"/>
        <w:right w:val="none" w:sz="0" w:space="0" w:color="auto"/>
      </w:divBdr>
      <w:divsChild>
        <w:div w:id="1163592736">
          <w:marLeft w:val="0"/>
          <w:marRight w:val="0"/>
          <w:marTop w:val="0"/>
          <w:marBottom w:val="0"/>
          <w:divBdr>
            <w:top w:val="none" w:sz="0" w:space="0" w:color="auto"/>
            <w:left w:val="none" w:sz="0" w:space="0" w:color="auto"/>
            <w:bottom w:val="none" w:sz="0" w:space="0" w:color="auto"/>
            <w:right w:val="none" w:sz="0" w:space="0" w:color="auto"/>
          </w:divBdr>
          <w:divsChild>
            <w:div w:id="118107634">
              <w:marLeft w:val="0"/>
              <w:marRight w:val="0"/>
              <w:marTop w:val="0"/>
              <w:marBottom w:val="0"/>
              <w:divBdr>
                <w:top w:val="none" w:sz="0" w:space="0" w:color="auto"/>
                <w:left w:val="none" w:sz="0" w:space="0" w:color="auto"/>
                <w:bottom w:val="none" w:sz="0" w:space="0" w:color="auto"/>
                <w:right w:val="none" w:sz="0" w:space="0" w:color="auto"/>
              </w:divBdr>
            </w:div>
            <w:div w:id="443966833">
              <w:marLeft w:val="0"/>
              <w:marRight w:val="0"/>
              <w:marTop w:val="0"/>
              <w:marBottom w:val="0"/>
              <w:divBdr>
                <w:top w:val="none" w:sz="0" w:space="0" w:color="auto"/>
                <w:left w:val="none" w:sz="0" w:space="0" w:color="auto"/>
                <w:bottom w:val="none" w:sz="0" w:space="0" w:color="auto"/>
                <w:right w:val="none" w:sz="0" w:space="0" w:color="auto"/>
              </w:divBdr>
            </w:div>
            <w:div w:id="500898933">
              <w:marLeft w:val="0"/>
              <w:marRight w:val="0"/>
              <w:marTop w:val="0"/>
              <w:marBottom w:val="0"/>
              <w:divBdr>
                <w:top w:val="none" w:sz="0" w:space="0" w:color="auto"/>
                <w:left w:val="none" w:sz="0" w:space="0" w:color="auto"/>
                <w:bottom w:val="none" w:sz="0" w:space="0" w:color="auto"/>
                <w:right w:val="none" w:sz="0" w:space="0" w:color="auto"/>
              </w:divBdr>
            </w:div>
            <w:div w:id="610554281">
              <w:marLeft w:val="0"/>
              <w:marRight w:val="0"/>
              <w:marTop w:val="0"/>
              <w:marBottom w:val="0"/>
              <w:divBdr>
                <w:top w:val="none" w:sz="0" w:space="0" w:color="auto"/>
                <w:left w:val="none" w:sz="0" w:space="0" w:color="auto"/>
                <w:bottom w:val="none" w:sz="0" w:space="0" w:color="auto"/>
                <w:right w:val="none" w:sz="0" w:space="0" w:color="auto"/>
              </w:divBdr>
            </w:div>
            <w:div w:id="907494462">
              <w:marLeft w:val="0"/>
              <w:marRight w:val="0"/>
              <w:marTop w:val="0"/>
              <w:marBottom w:val="0"/>
              <w:divBdr>
                <w:top w:val="none" w:sz="0" w:space="0" w:color="auto"/>
                <w:left w:val="none" w:sz="0" w:space="0" w:color="auto"/>
                <w:bottom w:val="none" w:sz="0" w:space="0" w:color="auto"/>
                <w:right w:val="none" w:sz="0" w:space="0" w:color="auto"/>
              </w:divBdr>
            </w:div>
            <w:div w:id="925767546">
              <w:marLeft w:val="0"/>
              <w:marRight w:val="0"/>
              <w:marTop w:val="0"/>
              <w:marBottom w:val="0"/>
              <w:divBdr>
                <w:top w:val="none" w:sz="0" w:space="0" w:color="auto"/>
                <w:left w:val="none" w:sz="0" w:space="0" w:color="auto"/>
                <w:bottom w:val="none" w:sz="0" w:space="0" w:color="auto"/>
                <w:right w:val="none" w:sz="0" w:space="0" w:color="auto"/>
              </w:divBdr>
            </w:div>
            <w:div w:id="1040400063">
              <w:marLeft w:val="0"/>
              <w:marRight w:val="0"/>
              <w:marTop w:val="0"/>
              <w:marBottom w:val="0"/>
              <w:divBdr>
                <w:top w:val="none" w:sz="0" w:space="0" w:color="auto"/>
                <w:left w:val="none" w:sz="0" w:space="0" w:color="auto"/>
                <w:bottom w:val="none" w:sz="0" w:space="0" w:color="auto"/>
                <w:right w:val="none" w:sz="0" w:space="0" w:color="auto"/>
              </w:divBdr>
            </w:div>
            <w:div w:id="1124469285">
              <w:marLeft w:val="0"/>
              <w:marRight w:val="0"/>
              <w:marTop w:val="0"/>
              <w:marBottom w:val="0"/>
              <w:divBdr>
                <w:top w:val="none" w:sz="0" w:space="0" w:color="auto"/>
                <w:left w:val="none" w:sz="0" w:space="0" w:color="auto"/>
                <w:bottom w:val="none" w:sz="0" w:space="0" w:color="auto"/>
                <w:right w:val="none" w:sz="0" w:space="0" w:color="auto"/>
              </w:divBdr>
            </w:div>
            <w:div w:id="1298687414">
              <w:marLeft w:val="0"/>
              <w:marRight w:val="0"/>
              <w:marTop w:val="0"/>
              <w:marBottom w:val="0"/>
              <w:divBdr>
                <w:top w:val="none" w:sz="0" w:space="0" w:color="auto"/>
                <w:left w:val="none" w:sz="0" w:space="0" w:color="auto"/>
                <w:bottom w:val="none" w:sz="0" w:space="0" w:color="auto"/>
                <w:right w:val="none" w:sz="0" w:space="0" w:color="auto"/>
              </w:divBdr>
            </w:div>
            <w:div w:id="1524172553">
              <w:marLeft w:val="0"/>
              <w:marRight w:val="0"/>
              <w:marTop w:val="0"/>
              <w:marBottom w:val="0"/>
              <w:divBdr>
                <w:top w:val="none" w:sz="0" w:space="0" w:color="auto"/>
                <w:left w:val="none" w:sz="0" w:space="0" w:color="auto"/>
                <w:bottom w:val="none" w:sz="0" w:space="0" w:color="auto"/>
                <w:right w:val="none" w:sz="0" w:space="0" w:color="auto"/>
              </w:divBdr>
            </w:div>
            <w:div w:id="1535270712">
              <w:marLeft w:val="0"/>
              <w:marRight w:val="0"/>
              <w:marTop w:val="0"/>
              <w:marBottom w:val="0"/>
              <w:divBdr>
                <w:top w:val="none" w:sz="0" w:space="0" w:color="auto"/>
                <w:left w:val="none" w:sz="0" w:space="0" w:color="auto"/>
                <w:bottom w:val="none" w:sz="0" w:space="0" w:color="auto"/>
                <w:right w:val="none" w:sz="0" w:space="0" w:color="auto"/>
              </w:divBdr>
            </w:div>
            <w:div w:id="1765223824">
              <w:marLeft w:val="0"/>
              <w:marRight w:val="0"/>
              <w:marTop w:val="0"/>
              <w:marBottom w:val="0"/>
              <w:divBdr>
                <w:top w:val="none" w:sz="0" w:space="0" w:color="auto"/>
                <w:left w:val="none" w:sz="0" w:space="0" w:color="auto"/>
                <w:bottom w:val="none" w:sz="0" w:space="0" w:color="auto"/>
                <w:right w:val="none" w:sz="0" w:space="0" w:color="auto"/>
              </w:divBdr>
            </w:div>
            <w:div w:id="21313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9754">
      <w:bodyDiv w:val="1"/>
      <w:marLeft w:val="0"/>
      <w:marRight w:val="0"/>
      <w:marTop w:val="0"/>
      <w:marBottom w:val="0"/>
      <w:divBdr>
        <w:top w:val="none" w:sz="0" w:space="0" w:color="auto"/>
        <w:left w:val="none" w:sz="0" w:space="0" w:color="auto"/>
        <w:bottom w:val="none" w:sz="0" w:space="0" w:color="auto"/>
        <w:right w:val="none" w:sz="0" w:space="0" w:color="auto"/>
      </w:divBdr>
    </w:div>
    <w:div w:id="982856163">
      <w:bodyDiv w:val="1"/>
      <w:marLeft w:val="0"/>
      <w:marRight w:val="0"/>
      <w:marTop w:val="0"/>
      <w:marBottom w:val="0"/>
      <w:divBdr>
        <w:top w:val="none" w:sz="0" w:space="0" w:color="auto"/>
        <w:left w:val="none" w:sz="0" w:space="0" w:color="auto"/>
        <w:bottom w:val="none" w:sz="0" w:space="0" w:color="auto"/>
        <w:right w:val="none" w:sz="0" w:space="0" w:color="auto"/>
      </w:divBdr>
    </w:div>
    <w:div w:id="987439679">
      <w:bodyDiv w:val="1"/>
      <w:marLeft w:val="0"/>
      <w:marRight w:val="0"/>
      <w:marTop w:val="0"/>
      <w:marBottom w:val="0"/>
      <w:divBdr>
        <w:top w:val="none" w:sz="0" w:space="0" w:color="auto"/>
        <w:left w:val="none" w:sz="0" w:space="0" w:color="auto"/>
        <w:bottom w:val="none" w:sz="0" w:space="0" w:color="auto"/>
        <w:right w:val="none" w:sz="0" w:space="0" w:color="auto"/>
      </w:divBdr>
    </w:div>
    <w:div w:id="989599304">
      <w:bodyDiv w:val="1"/>
      <w:marLeft w:val="0"/>
      <w:marRight w:val="0"/>
      <w:marTop w:val="0"/>
      <w:marBottom w:val="0"/>
      <w:divBdr>
        <w:top w:val="none" w:sz="0" w:space="0" w:color="auto"/>
        <w:left w:val="none" w:sz="0" w:space="0" w:color="auto"/>
        <w:bottom w:val="none" w:sz="0" w:space="0" w:color="auto"/>
        <w:right w:val="none" w:sz="0" w:space="0" w:color="auto"/>
      </w:divBdr>
    </w:div>
    <w:div w:id="991831470">
      <w:bodyDiv w:val="1"/>
      <w:marLeft w:val="0"/>
      <w:marRight w:val="0"/>
      <w:marTop w:val="0"/>
      <w:marBottom w:val="0"/>
      <w:divBdr>
        <w:top w:val="none" w:sz="0" w:space="0" w:color="auto"/>
        <w:left w:val="none" w:sz="0" w:space="0" w:color="auto"/>
        <w:bottom w:val="none" w:sz="0" w:space="0" w:color="auto"/>
        <w:right w:val="none" w:sz="0" w:space="0" w:color="auto"/>
      </w:divBdr>
    </w:div>
    <w:div w:id="992486670">
      <w:bodyDiv w:val="1"/>
      <w:marLeft w:val="0"/>
      <w:marRight w:val="0"/>
      <w:marTop w:val="0"/>
      <w:marBottom w:val="0"/>
      <w:divBdr>
        <w:top w:val="none" w:sz="0" w:space="0" w:color="auto"/>
        <w:left w:val="none" w:sz="0" w:space="0" w:color="auto"/>
        <w:bottom w:val="none" w:sz="0" w:space="0" w:color="auto"/>
        <w:right w:val="none" w:sz="0" w:space="0" w:color="auto"/>
      </w:divBdr>
    </w:div>
    <w:div w:id="993264710">
      <w:bodyDiv w:val="1"/>
      <w:marLeft w:val="0"/>
      <w:marRight w:val="0"/>
      <w:marTop w:val="0"/>
      <w:marBottom w:val="0"/>
      <w:divBdr>
        <w:top w:val="none" w:sz="0" w:space="0" w:color="auto"/>
        <w:left w:val="none" w:sz="0" w:space="0" w:color="auto"/>
        <w:bottom w:val="none" w:sz="0" w:space="0" w:color="auto"/>
        <w:right w:val="none" w:sz="0" w:space="0" w:color="auto"/>
      </w:divBdr>
    </w:div>
    <w:div w:id="994989150">
      <w:bodyDiv w:val="1"/>
      <w:marLeft w:val="0"/>
      <w:marRight w:val="0"/>
      <w:marTop w:val="0"/>
      <w:marBottom w:val="0"/>
      <w:divBdr>
        <w:top w:val="none" w:sz="0" w:space="0" w:color="auto"/>
        <w:left w:val="none" w:sz="0" w:space="0" w:color="auto"/>
        <w:bottom w:val="none" w:sz="0" w:space="0" w:color="auto"/>
        <w:right w:val="none" w:sz="0" w:space="0" w:color="auto"/>
      </w:divBdr>
    </w:div>
    <w:div w:id="998384410">
      <w:bodyDiv w:val="1"/>
      <w:marLeft w:val="0"/>
      <w:marRight w:val="0"/>
      <w:marTop w:val="0"/>
      <w:marBottom w:val="0"/>
      <w:divBdr>
        <w:top w:val="none" w:sz="0" w:space="0" w:color="auto"/>
        <w:left w:val="none" w:sz="0" w:space="0" w:color="auto"/>
        <w:bottom w:val="none" w:sz="0" w:space="0" w:color="auto"/>
        <w:right w:val="none" w:sz="0" w:space="0" w:color="auto"/>
      </w:divBdr>
    </w:div>
    <w:div w:id="1000619975">
      <w:bodyDiv w:val="1"/>
      <w:marLeft w:val="0"/>
      <w:marRight w:val="0"/>
      <w:marTop w:val="0"/>
      <w:marBottom w:val="0"/>
      <w:divBdr>
        <w:top w:val="none" w:sz="0" w:space="0" w:color="auto"/>
        <w:left w:val="none" w:sz="0" w:space="0" w:color="auto"/>
        <w:bottom w:val="none" w:sz="0" w:space="0" w:color="auto"/>
        <w:right w:val="none" w:sz="0" w:space="0" w:color="auto"/>
      </w:divBdr>
    </w:div>
    <w:div w:id="1003581826">
      <w:bodyDiv w:val="1"/>
      <w:marLeft w:val="0"/>
      <w:marRight w:val="0"/>
      <w:marTop w:val="0"/>
      <w:marBottom w:val="0"/>
      <w:divBdr>
        <w:top w:val="none" w:sz="0" w:space="0" w:color="auto"/>
        <w:left w:val="none" w:sz="0" w:space="0" w:color="auto"/>
        <w:bottom w:val="none" w:sz="0" w:space="0" w:color="auto"/>
        <w:right w:val="none" w:sz="0" w:space="0" w:color="auto"/>
      </w:divBdr>
    </w:div>
    <w:div w:id="1008294818">
      <w:bodyDiv w:val="1"/>
      <w:marLeft w:val="0"/>
      <w:marRight w:val="0"/>
      <w:marTop w:val="0"/>
      <w:marBottom w:val="0"/>
      <w:divBdr>
        <w:top w:val="none" w:sz="0" w:space="0" w:color="auto"/>
        <w:left w:val="none" w:sz="0" w:space="0" w:color="auto"/>
        <w:bottom w:val="none" w:sz="0" w:space="0" w:color="auto"/>
        <w:right w:val="none" w:sz="0" w:space="0" w:color="auto"/>
      </w:divBdr>
    </w:div>
    <w:div w:id="1012223393">
      <w:bodyDiv w:val="1"/>
      <w:marLeft w:val="0"/>
      <w:marRight w:val="0"/>
      <w:marTop w:val="0"/>
      <w:marBottom w:val="0"/>
      <w:divBdr>
        <w:top w:val="none" w:sz="0" w:space="0" w:color="auto"/>
        <w:left w:val="none" w:sz="0" w:space="0" w:color="auto"/>
        <w:bottom w:val="none" w:sz="0" w:space="0" w:color="auto"/>
        <w:right w:val="none" w:sz="0" w:space="0" w:color="auto"/>
      </w:divBdr>
    </w:div>
    <w:div w:id="1027217971">
      <w:bodyDiv w:val="1"/>
      <w:marLeft w:val="0"/>
      <w:marRight w:val="0"/>
      <w:marTop w:val="0"/>
      <w:marBottom w:val="0"/>
      <w:divBdr>
        <w:top w:val="none" w:sz="0" w:space="0" w:color="auto"/>
        <w:left w:val="none" w:sz="0" w:space="0" w:color="auto"/>
        <w:bottom w:val="none" w:sz="0" w:space="0" w:color="auto"/>
        <w:right w:val="none" w:sz="0" w:space="0" w:color="auto"/>
      </w:divBdr>
    </w:div>
    <w:div w:id="1047028709">
      <w:bodyDiv w:val="1"/>
      <w:marLeft w:val="0"/>
      <w:marRight w:val="0"/>
      <w:marTop w:val="0"/>
      <w:marBottom w:val="0"/>
      <w:divBdr>
        <w:top w:val="none" w:sz="0" w:space="0" w:color="auto"/>
        <w:left w:val="none" w:sz="0" w:space="0" w:color="auto"/>
        <w:bottom w:val="none" w:sz="0" w:space="0" w:color="auto"/>
        <w:right w:val="none" w:sz="0" w:space="0" w:color="auto"/>
      </w:divBdr>
      <w:divsChild>
        <w:div w:id="1961836814">
          <w:marLeft w:val="0"/>
          <w:marRight w:val="0"/>
          <w:marTop w:val="0"/>
          <w:marBottom w:val="0"/>
          <w:divBdr>
            <w:top w:val="none" w:sz="0" w:space="0" w:color="auto"/>
            <w:left w:val="none" w:sz="0" w:space="0" w:color="auto"/>
            <w:bottom w:val="none" w:sz="0" w:space="0" w:color="auto"/>
            <w:right w:val="none" w:sz="0" w:space="0" w:color="auto"/>
          </w:divBdr>
          <w:divsChild>
            <w:div w:id="341779486">
              <w:marLeft w:val="0"/>
              <w:marRight w:val="0"/>
              <w:marTop w:val="0"/>
              <w:marBottom w:val="0"/>
              <w:divBdr>
                <w:top w:val="none" w:sz="0" w:space="0" w:color="auto"/>
                <w:left w:val="none" w:sz="0" w:space="0" w:color="auto"/>
                <w:bottom w:val="none" w:sz="0" w:space="0" w:color="auto"/>
                <w:right w:val="none" w:sz="0" w:space="0" w:color="auto"/>
              </w:divBdr>
            </w:div>
            <w:div w:id="386497194">
              <w:marLeft w:val="0"/>
              <w:marRight w:val="0"/>
              <w:marTop w:val="0"/>
              <w:marBottom w:val="0"/>
              <w:divBdr>
                <w:top w:val="none" w:sz="0" w:space="0" w:color="auto"/>
                <w:left w:val="none" w:sz="0" w:space="0" w:color="auto"/>
                <w:bottom w:val="none" w:sz="0" w:space="0" w:color="auto"/>
                <w:right w:val="none" w:sz="0" w:space="0" w:color="auto"/>
              </w:divBdr>
            </w:div>
            <w:div w:id="450369338">
              <w:marLeft w:val="0"/>
              <w:marRight w:val="0"/>
              <w:marTop w:val="0"/>
              <w:marBottom w:val="0"/>
              <w:divBdr>
                <w:top w:val="none" w:sz="0" w:space="0" w:color="auto"/>
                <w:left w:val="none" w:sz="0" w:space="0" w:color="auto"/>
                <w:bottom w:val="none" w:sz="0" w:space="0" w:color="auto"/>
                <w:right w:val="none" w:sz="0" w:space="0" w:color="auto"/>
              </w:divBdr>
            </w:div>
            <w:div w:id="580216092">
              <w:marLeft w:val="0"/>
              <w:marRight w:val="0"/>
              <w:marTop w:val="0"/>
              <w:marBottom w:val="0"/>
              <w:divBdr>
                <w:top w:val="none" w:sz="0" w:space="0" w:color="auto"/>
                <w:left w:val="none" w:sz="0" w:space="0" w:color="auto"/>
                <w:bottom w:val="none" w:sz="0" w:space="0" w:color="auto"/>
                <w:right w:val="none" w:sz="0" w:space="0" w:color="auto"/>
              </w:divBdr>
            </w:div>
            <w:div w:id="623389269">
              <w:marLeft w:val="0"/>
              <w:marRight w:val="0"/>
              <w:marTop w:val="0"/>
              <w:marBottom w:val="0"/>
              <w:divBdr>
                <w:top w:val="none" w:sz="0" w:space="0" w:color="auto"/>
                <w:left w:val="none" w:sz="0" w:space="0" w:color="auto"/>
                <w:bottom w:val="none" w:sz="0" w:space="0" w:color="auto"/>
                <w:right w:val="none" w:sz="0" w:space="0" w:color="auto"/>
              </w:divBdr>
            </w:div>
            <w:div w:id="689137071">
              <w:marLeft w:val="0"/>
              <w:marRight w:val="0"/>
              <w:marTop w:val="0"/>
              <w:marBottom w:val="0"/>
              <w:divBdr>
                <w:top w:val="none" w:sz="0" w:space="0" w:color="auto"/>
                <w:left w:val="none" w:sz="0" w:space="0" w:color="auto"/>
                <w:bottom w:val="none" w:sz="0" w:space="0" w:color="auto"/>
                <w:right w:val="none" w:sz="0" w:space="0" w:color="auto"/>
              </w:divBdr>
            </w:div>
            <w:div w:id="762452340">
              <w:marLeft w:val="0"/>
              <w:marRight w:val="0"/>
              <w:marTop w:val="0"/>
              <w:marBottom w:val="0"/>
              <w:divBdr>
                <w:top w:val="none" w:sz="0" w:space="0" w:color="auto"/>
                <w:left w:val="none" w:sz="0" w:space="0" w:color="auto"/>
                <w:bottom w:val="none" w:sz="0" w:space="0" w:color="auto"/>
                <w:right w:val="none" w:sz="0" w:space="0" w:color="auto"/>
              </w:divBdr>
            </w:div>
            <w:div w:id="895899855">
              <w:marLeft w:val="0"/>
              <w:marRight w:val="0"/>
              <w:marTop w:val="0"/>
              <w:marBottom w:val="0"/>
              <w:divBdr>
                <w:top w:val="none" w:sz="0" w:space="0" w:color="auto"/>
                <w:left w:val="none" w:sz="0" w:space="0" w:color="auto"/>
                <w:bottom w:val="none" w:sz="0" w:space="0" w:color="auto"/>
                <w:right w:val="none" w:sz="0" w:space="0" w:color="auto"/>
              </w:divBdr>
            </w:div>
            <w:div w:id="1127118674">
              <w:marLeft w:val="0"/>
              <w:marRight w:val="0"/>
              <w:marTop w:val="0"/>
              <w:marBottom w:val="0"/>
              <w:divBdr>
                <w:top w:val="none" w:sz="0" w:space="0" w:color="auto"/>
                <w:left w:val="none" w:sz="0" w:space="0" w:color="auto"/>
                <w:bottom w:val="none" w:sz="0" w:space="0" w:color="auto"/>
                <w:right w:val="none" w:sz="0" w:space="0" w:color="auto"/>
              </w:divBdr>
            </w:div>
            <w:div w:id="1237285635">
              <w:marLeft w:val="0"/>
              <w:marRight w:val="0"/>
              <w:marTop w:val="0"/>
              <w:marBottom w:val="0"/>
              <w:divBdr>
                <w:top w:val="none" w:sz="0" w:space="0" w:color="auto"/>
                <w:left w:val="none" w:sz="0" w:space="0" w:color="auto"/>
                <w:bottom w:val="none" w:sz="0" w:space="0" w:color="auto"/>
                <w:right w:val="none" w:sz="0" w:space="0" w:color="auto"/>
              </w:divBdr>
            </w:div>
            <w:div w:id="1486435415">
              <w:marLeft w:val="0"/>
              <w:marRight w:val="0"/>
              <w:marTop w:val="0"/>
              <w:marBottom w:val="0"/>
              <w:divBdr>
                <w:top w:val="none" w:sz="0" w:space="0" w:color="auto"/>
                <w:left w:val="none" w:sz="0" w:space="0" w:color="auto"/>
                <w:bottom w:val="none" w:sz="0" w:space="0" w:color="auto"/>
                <w:right w:val="none" w:sz="0" w:space="0" w:color="auto"/>
              </w:divBdr>
            </w:div>
            <w:div w:id="1668246223">
              <w:marLeft w:val="0"/>
              <w:marRight w:val="0"/>
              <w:marTop w:val="0"/>
              <w:marBottom w:val="0"/>
              <w:divBdr>
                <w:top w:val="none" w:sz="0" w:space="0" w:color="auto"/>
                <w:left w:val="none" w:sz="0" w:space="0" w:color="auto"/>
                <w:bottom w:val="none" w:sz="0" w:space="0" w:color="auto"/>
                <w:right w:val="none" w:sz="0" w:space="0" w:color="auto"/>
              </w:divBdr>
            </w:div>
            <w:div w:id="1895659648">
              <w:marLeft w:val="0"/>
              <w:marRight w:val="0"/>
              <w:marTop w:val="0"/>
              <w:marBottom w:val="0"/>
              <w:divBdr>
                <w:top w:val="none" w:sz="0" w:space="0" w:color="auto"/>
                <w:left w:val="none" w:sz="0" w:space="0" w:color="auto"/>
                <w:bottom w:val="none" w:sz="0" w:space="0" w:color="auto"/>
                <w:right w:val="none" w:sz="0" w:space="0" w:color="auto"/>
              </w:divBdr>
            </w:div>
            <w:div w:id="1981032012">
              <w:marLeft w:val="0"/>
              <w:marRight w:val="0"/>
              <w:marTop w:val="0"/>
              <w:marBottom w:val="0"/>
              <w:divBdr>
                <w:top w:val="none" w:sz="0" w:space="0" w:color="auto"/>
                <w:left w:val="none" w:sz="0" w:space="0" w:color="auto"/>
                <w:bottom w:val="none" w:sz="0" w:space="0" w:color="auto"/>
                <w:right w:val="none" w:sz="0" w:space="0" w:color="auto"/>
              </w:divBdr>
            </w:div>
            <w:div w:id="2055034301">
              <w:marLeft w:val="0"/>
              <w:marRight w:val="0"/>
              <w:marTop w:val="0"/>
              <w:marBottom w:val="0"/>
              <w:divBdr>
                <w:top w:val="none" w:sz="0" w:space="0" w:color="auto"/>
                <w:left w:val="none" w:sz="0" w:space="0" w:color="auto"/>
                <w:bottom w:val="none" w:sz="0" w:space="0" w:color="auto"/>
                <w:right w:val="none" w:sz="0" w:space="0" w:color="auto"/>
              </w:divBdr>
            </w:div>
            <w:div w:id="20961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0988">
      <w:bodyDiv w:val="1"/>
      <w:marLeft w:val="0"/>
      <w:marRight w:val="0"/>
      <w:marTop w:val="0"/>
      <w:marBottom w:val="0"/>
      <w:divBdr>
        <w:top w:val="none" w:sz="0" w:space="0" w:color="auto"/>
        <w:left w:val="none" w:sz="0" w:space="0" w:color="auto"/>
        <w:bottom w:val="none" w:sz="0" w:space="0" w:color="auto"/>
        <w:right w:val="none" w:sz="0" w:space="0" w:color="auto"/>
      </w:divBdr>
    </w:div>
    <w:div w:id="1055277105">
      <w:bodyDiv w:val="1"/>
      <w:marLeft w:val="0"/>
      <w:marRight w:val="0"/>
      <w:marTop w:val="0"/>
      <w:marBottom w:val="0"/>
      <w:divBdr>
        <w:top w:val="none" w:sz="0" w:space="0" w:color="auto"/>
        <w:left w:val="none" w:sz="0" w:space="0" w:color="auto"/>
        <w:bottom w:val="none" w:sz="0" w:space="0" w:color="auto"/>
        <w:right w:val="none" w:sz="0" w:space="0" w:color="auto"/>
      </w:divBdr>
    </w:div>
    <w:div w:id="1064180186">
      <w:bodyDiv w:val="1"/>
      <w:marLeft w:val="0"/>
      <w:marRight w:val="0"/>
      <w:marTop w:val="0"/>
      <w:marBottom w:val="0"/>
      <w:divBdr>
        <w:top w:val="none" w:sz="0" w:space="0" w:color="auto"/>
        <w:left w:val="none" w:sz="0" w:space="0" w:color="auto"/>
        <w:bottom w:val="none" w:sz="0" w:space="0" w:color="auto"/>
        <w:right w:val="none" w:sz="0" w:space="0" w:color="auto"/>
      </w:divBdr>
    </w:div>
    <w:div w:id="1067189121">
      <w:bodyDiv w:val="1"/>
      <w:marLeft w:val="0"/>
      <w:marRight w:val="0"/>
      <w:marTop w:val="0"/>
      <w:marBottom w:val="0"/>
      <w:divBdr>
        <w:top w:val="none" w:sz="0" w:space="0" w:color="auto"/>
        <w:left w:val="none" w:sz="0" w:space="0" w:color="auto"/>
        <w:bottom w:val="none" w:sz="0" w:space="0" w:color="auto"/>
        <w:right w:val="none" w:sz="0" w:space="0" w:color="auto"/>
      </w:divBdr>
    </w:div>
    <w:div w:id="1074352617">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082262555">
      <w:bodyDiv w:val="1"/>
      <w:marLeft w:val="0"/>
      <w:marRight w:val="0"/>
      <w:marTop w:val="0"/>
      <w:marBottom w:val="0"/>
      <w:divBdr>
        <w:top w:val="none" w:sz="0" w:space="0" w:color="auto"/>
        <w:left w:val="none" w:sz="0" w:space="0" w:color="auto"/>
        <w:bottom w:val="none" w:sz="0" w:space="0" w:color="auto"/>
        <w:right w:val="none" w:sz="0" w:space="0" w:color="auto"/>
      </w:divBdr>
    </w:div>
    <w:div w:id="1089889151">
      <w:bodyDiv w:val="1"/>
      <w:marLeft w:val="0"/>
      <w:marRight w:val="0"/>
      <w:marTop w:val="0"/>
      <w:marBottom w:val="0"/>
      <w:divBdr>
        <w:top w:val="none" w:sz="0" w:space="0" w:color="auto"/>
        <w:left w:val="none" w:sz="0" w:space="0" w:color="auto"/>
        <w:bottom w:val="none" w:sz="0" w:space="0" w:color="auto"/>
        <w:right w:val="none" w:sz="0" w:space="0" w:color="auto"/>
      </w:divBdr>
    </w:div>
    <w:div w:id="1091659492">
      <w:bodyDiv w:val="1"/>
      <w:marLeft w:val="0"/>
      <w:marRight w:val="0"/>
      <w:marTop w:val="0"/>
      <w:marBottom w:val="0"/>
      <w:divBdr>
        <w:top w:val="none" w:sz="0" w:space="0" w:color="auto"/>
        <w:left w:val="none" w:sz="0" w:space="0" w:color="auto"/>
        <w:bottom w:val="none" w:sz="0" w:space="0" w:color="auto"/>
        <w:right w:val="none" w:sz="0" w:space="0" w:color="auto"/>
      </w:divBdr>
    </w:div>
    <w:div w:id="1094789880">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14323916">
      <w:bodyDiv w:val="1"/>
      <w:marLeft w:val="0"/>
      <w:marRight w:val="0"/>
      <w:marTop w:val="0"/>
      <w:marBottom w:val="0"/>
      <w:divBdr>
        <w:top w:val="none" w:sz="0" w:space="0" w:color="auto"/>
        <w:left w:val="none" w:sz="0" w:space="0" w:color="auto"/>
        <w:bottom w:val="none" w:sz="0" w:space="0" w:color="auto"/>
        <w:right w:val="none" w:sz="0" w:space="0" w:color="auto"/>
      </w:divBdr>
    </w:div>
    <w:div w:id="1116371262">
      <w:bodyDiv w:val="1"/>
      <w:marLeft w:val="0"/>
      <w:marRight w:val="0"/>
      <w:marTop w:val="0"/>
      <w:marBottom w:val="0"/>
      <w:divBdr>
        <w:top w:val="none" w:sz="0" w:space="0" w:color="auto"/>
        <w:left w:val="none" w:sz="0" w:space="0" w:color="auto"/>
        <w:bottom w:val="none" w:sz="0" w:space="0" w:color="auto"/>
        <w:right w:val="none" w:sz="0" w:space="0" w:color="auto"/>
      </w:divBdr>
    </w:div>
    <w:div w:id="1120105206">
      <w:bodyDiv w:val="1"/>
      <w:marLeft w:val="0"/>
      <w:marRight w:val="0"/>
      <w:marTop w:val="0"/>
      <w:marBottom w:val="0"/>
      <w:divBdr>
        <w:top w:val="none" w:sz="0" w:space="0" w:color="auto"/>
        <w:left w:val="none" w:sz="0" w:space="0" w:color="auto"/>
        <w:bottom w:val="none" w:sz="0" w:space="0" w:color="auto"/>
        <w:right w:val="none" w:sz="0" w:space="0" w:color="auto"/>
      </w:divBdr>
    </w:div>
    <w:div w:id="1122580328">
      <w:bodyDiv w:val="1"/>
      <w:marLeft w:val="0"/>
      <w:marRight w:val="0"/>
      <w:marTop w:val="0"/>
      <w:marBottom w:val="0"/>
      <w:divBdr>
        <w:top w:val="none" w:sz="0" w:space="0" w:color="auto"/>
        <w:left w:val="none" w:sz="0" w:space="0" w:color="auto"/>
        <w:bottom w:val="none" w:sz="0" w:space="0" w:color="auto"/>
        <w:right w:val="none" w:sz="0" w:space="0" w:color="auto"/>
      </w:divBdr>
    </w:div>
    <w:div w:id="1130130862">
      <w:bodyDiv w:val="1"/>
      <w:marLeft w:val="0"/>
      <w:marRight w:val="0"/>
      <w:marTop w:val="0"/>
      <w:marBottom w:val="0"/>
      <w:divBdr>
        <w:top w:val="none" w:sz="0" w:space="0" w:color="auto"/>
        <w:left w:val="none" w:sz="0" w:space="0" w:color="auto"/>
        <w:bottom w:val="none" w:sz="0" w:space="0" w:color="auto"/>
        <w:right w:val="none" w:sz="0" w:space="0" w:color="auto"/>
      </w:divBdr>
    </w:div>
    <w:div w:id="1134519055">
      <w:bodyDiv w:val="1"/>
      <w:marLeft w:val="0"/>
      <w:marRight w:val="0"/>
      <w:marTop w:val="0"/>
      <w:marBottom w:val="0"/>
      <w:divBdr>
        <w:top w:val="none" w:sz="0" w:space="0" w:color="auto"/>
        <w:left w:val="none" w:sz="0" w:space="0" w:color="auto"/>
        <w:bottom w:val="none" w:sz="0" w:space="0" w:color="auto"/>
        <w:right w:val="none" w:sz="0" w:space="0" w:color="auto"/>
      </w:divBdr>
      <w:divsChild>
        <w:div w:id="101651032">
          <w:marLeft w:val="0"/>
          <w:marRight w:val="0"/>
          <w:marTop w:val="0"/>
          <w:marBottom w:val="0"/>
          <w:divBdr>
            <w:top w:val="none" w:sz="0" w:space="0" w:color="auto"/>
            <w:left w:val="none" w:sz="0" w:space="0" w:color="auto"/>
            <w:bottom w:val="none" w:sz="0" w:space="0" w:color="auto"/>
            <w:right w:val="none" w:sz="0" w:space="0" w:color="auto"/>
          </w:divBdr>
          <w:divsChild>
            <w:div w:id="257449437">
              <w:marLeft w:val="0"/>
              <w:marRight w:val="0"/>
              <w:marTop w:val="0"/>
              <w:marBottom w:val="0"/>
              <w:divBdr>
                <w:top w:val="none" w:sz="0" w:space="0" w:color="auto"/>
                <w:left w:val="none" w:sz="0" w:space="0" w:color="auto"/>
                <w:bottom w:val="none" w:sz="0" w:space="0" w:color="auto"/>
                <w:right w:val="none" w:sz="0" w:space="0" w:color="auto"/>
              </w:divBdr>
            </w:div>
            <w:div w:id="364907762">
              <w:marLeft w:val="0"/>
              <w:marRight w:val="0"/>
              <w:marTop w:val="0"/>
              <w:marBottom w:val="0"/>
              <w:divBdr>
                <w:top w:val="none" w:sz="0" w:space="0" w:color="auto"/>
                <w:left w:val="none" w:sz="0" w:space="0" w:color="auto"/>
                <w:bottom w:val="none" w:sz="0" w:space="0" w:color="auto"/>
                <w:right w:val="none" w:sz="0" w:space="0" w:color="auto"/>
              </w:divBdr>
            </w:div>
            <w:div w:id="581179804">
              <w:marLeft w:val="0"/>
              <w:marRight w:val="0"/>
              <w:marTop w:val="0"/>
              <w:marBottom w:val="0"/>
              <w:divBdr>
                <w:top w:val="none" w:sz="0" w:space="0" w:color="auto"/>
                <w:left w:val="none" w:sz="0" w:space="0" w:color="auto"/>
                <w:bottom w:val="none" w:sz="0" w:space="0" w:color="auto"/>
                <w:right w:val="none" w:sz="0" w:space="0" w:color="auto"/>
              </w:divBdr>
            </w:div>
            <w:div w:id="581258269">
              <w:marLeft w:val="0"/>
              <w:marRight w:val="0"/>
              <w:marTop w:val="0"/>
              <w:marBottom w:val="0"/>
              <w:divBdr>
                <w:top w:val="none" w:sz="0" w:space="0" w:color="auto"/>
                <w:left w:val="none" w:sz="0" w:space="0" w:color="auto"/>
                <w:bottom w:val="none" w:sz="0" w:space="0" w:color="auto"/>
                <w:right w:val="none" w:sz="0" w:space="0" w:color="auto"/>
              </w:divBdr>
            </w:div>
            <w:div w:id="1028408471">
              <w:marLeft w:val="0"/>
              <w:marRight w:val="0"/>
              <w:marTop w:val="0"/>
              <w:marBottom w:val="0"/>
              <w:divBdr>
                <w:top w:val="none" w:sz="0" w:space="0" w:color="auto"/>
                <w:left w:val="none" w:sz="0" w:space="0" w:color="auto"/>
                <w:bottom w:val="none" w:sz="0" w:space="0" w:color="auto"/>
                <w:right w:val="none" w:sz="0" w:space="0" w:color="auto"/>
              </w:divBdr>
            </w:div>
            <w:div w:id="1795708869">
              <w:marLeft w:val="0"/>
              <w:marRight w:val="0"/>
              <w:marTop w:val="0"/>
              <w:marBottom w:val="0"/>
              <w:divBdr>
                <w:top w:val="none" w:sz="0" w:space="0" w:color="auto"/>
                <w:left w:val="none" w:sz="0" w:space="0" w:color="auto"/>
                <w:bottom w:val="none" w:sz="0" w:space="0" w:color="auto"/>
                <w:right w:val="none" w:sz="0" w:space="0" w:color="auto"/>
              </w:divBdr>
            </w:div>
            <w:div w:id="1814517082">
              <w:marLeft w:val="0"/>
              <w:marRight w:val="0"/>
              <w:marTop w:val="0"/>
              <w:marBottom w:val="0"/>
              <w:divBdr>
                <w:top w:val="none" w:sz="0" w:space="0" w:color="auto"/>
                <w:left w:val="none" w:sz="0" w:space="0" w:color="auto"/>
                <w:bottom w:val="none" w:sz="0" w:space="0" w:color="auto"/>
                <w:right w:val="none" w:sz="0" w:space="0" w:color="auto"/>
              </w:divBdr>
            </w:div>
            <w:div w:id="1817186148">
              <w:marLeft w:val="0"/>
              <w:marRight w:val="0"/>
              <w:marTop w:val="0"/>
              <w:marBottom w:val="0"/>
              <w:divBdr>
                <w:top w:val="none" w:sz="0" w:space="0" w:color="auto"/>
                <w:left w:val="none" w:sz="0" w:space="0" w:color="auto"/>
                <w:bottom w:val="none" w:sz="0" w:space="0" w:color="auto"/>
                <w:right w:val="none" w:sz="0" w:space="0" w:color="auto"/>
              </w:divBdr>
            </w:div>
            <w:div w:id="1943225412">
              <w:marLeft w:val="0"/>
              <w:marRight w:val="0"/>
              <w:marTop w:val="0"/>
              <w:marBottom w:val="0"/>
              <w:divBdr>
                <w:top w:val="none" w:sz="0" w:space="0" w:color="auto"/>
                <w:left w:val="none" w:sz="0" w:space="0" w:color="auto"/>
                <w:bottom w:val="none" w:sz="0" w:space="0" w:color="auto"/>
                <w:right w:val="none" w:sz="0" w:space="0" w:color="auto"/>
              </w:divBdr>
            </w:div>
            <w:div w:id="1963222747">
              <w:marLeft w:val="0"/>
              <w:marRight w:val="0"/>
              <w:marTop w:val="0"/>
              <w:marBottom w:val="0"/>
              <w:divBdr>
                <w:top w:val="none" w:sz="0" w:space="0" w:color="auto"/>
                <w:left w:val="none" w:sz="0" w:space="0" w:color="auto"/>
                <w:bottom w:val="none" w:sz="0" w:space="0" w:color="auto"/>
                <w:right w:val="none" w:sz="0" w:space="0" w:color="auto"/>
              </w:divBdr>
            </w:div>
            <w:div w:id="2054189237">
              <w:marLeft w:val="0"/>
              <w:marRight w:val="0"/>
              <w:marTop w:val="0"/>
              <w:marBottom w:val="0"/>
              <w:divBdr>
                <w:top w:val="none" w:sz="0" w:space="0" w:color="auto"/>
                <w:left w:val="none" w:sz="0" w:space="0" w:color="auto"/>
                <w:bottom w:val="none" w:sz="0" w:space="0" w:color="auto"/>
                <w:right w:val="none" w:sz="0" w:space="0" w:color="auto"/>
              </w:divBdr>
            </w:div>
            <w:div w:id="21216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08510">
      <w:bodyDiv w:val="1"/>
      <w:marLeft w:val="0"/>
      <w:marRight w:val="0"/>
      <w:marTop w:val="0"/>
      <w:marBottom w:val="0"/>
      <w:divBdr>
        <w:top w:val="none" w:sz="0" w:space="0" w:color="auto"/>
        <w:left w:val="none" w:sz="0" w:space="0" w:color="auto"/>
        <w:bottom w:val="none" w:sz="0" w:space="0" w:color="auto"/>
        <w:right w:val="none" w:sz="0" w:space="0" w:color="auto"/>
      </w:divBdr>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46822033">
      <w:bodyDiv w:val="1"/>
      <w:marLeft w:val="0"/>
      <w:marRight w:val="0"/>
      <w:marTop w:val="0"/>
      <w:marBottom w:val="0"/>
      <w:divBdr>
        <w:top w:val="none" w:sz="0" w:space="0" w:color="auto"/>
        <w:left w:val="none" w:sz="0" w:space="0" w:color="auto"/>
        <w:bottom w:val="none" w:sz="0" w:space="0" w:color="auto"/>
        <w:right w:val="none" w:sz="0" w:space="0" w:color="auto"/>
      </w:divBdr>
    </w:div>
    <w:div w:id="1177766830">
      <w:bodyDiv w:val="1"/>
      <w:marLeft w:val="0"/>
      <w:marRight w:val="0"/>
      <w:marTop w:val="0"/>
      <w:marBottom w:val="0"/>
      <w:divBdr>
        <w:top w:val="none" w:sz="0" w:space="0" w:color="auto"/>
        <w:left w:val="none" w:sz="0" w:space="0" w:color="auto"/>
        <w:bottom w:val="none" w:sz="0" w:space="0" w:color="auto"/>
        <w:right w:val="none" w:sz="0" w:space="0" w:color="auto"/>
      </w:divBdr>
      <w:divsChild>
        <w:div w:id="1703549782">
          <w:marLeft w:val="0"/>
          <w:marRight w:val="0"/>
          <w:marTop w:val="0"/>
          <w:marBottom w:val="0"/>
          <w:divBdr>
            <w:top w:val="none" w:sz="0" w:space="0" w:color="auto"/>
            <w:left w:val="none" w:sz="0" w:space="0" w:color="auto"/>
            <w:bottom w:val="none" w:sz="0" w:space="0" w:color="auto"/>
            <w:right w:val="none" w:sz="0" w:space="0" w:color="auto"/>
          </w:divBdr>
          <w:divsChild>
            <w:div w:id="79914677">
              <w:marLeft w:val="0"/>
              <w:marRight w:val="0"/>
              <w:marTop w:val="0"/>
              <w:marBottom w:val="0"/>
              <w:divBdr>
                <w:top w:val="none" w:sz="0" w:space="0" w:color="auto"/>
                <w:left w:val="none" w:sz="0" w:space="0" w:color="auto"/>
                <w:bottom w:val="none" w:sz="0" w:space="0" w:color="auto"/>
                <w:right w:val="none" w:sz="0" w:space="0" w:color="auto"/>
              </w:divBdr>
            </w:div>
            <w:div w:id="338509554">
              <w:marLeft w:val="0"/>
              <w:marRight w:val="0"/>
              <w:marTop w:val="0"/>
              <w:marBottom w:val="0"/>
              <w:divBdr>
                <w:top w:val="none" w:sz="0" w:space="0" w:color="auto"/>
                <w:left w:val="none" w:sz="0" w:space="0" w:color="auto"/>
                <w:bottom w:val="none" w:sz="0" w:space="0" w:color="auto"/>
                <w:right w:val="none" w:sz="0" w:space="0" w:color="auto"/>
              </w:divBdr>
            </w:div>
            <w:div w:id="443119168">
              <w:marLeft w:val="0"/>
              <w:marRight w:val="0"/>
              <w:marTop w:val="0"/>
              <w:marBottom w:val="0"/>
              <w:divBdr>
                <w:top w:val="none" w:sz="0" w:space="0" w:color="auto"/>
                <w:left w:val="none" w:sz="0" w:space="0" w:color="auto"/>
                <w:bottom w:val="none" w:sz="0" w:space="0" w:color="auto"/>
                <w:right w:val="none" w:sz="0" w:space="0" w:color="auto"/>
              </w:divBdr>
            </w:div>
            <w:div w:id="461845605">
              <w:marLeft w:val="0"/>
              <w:marRight w:val="0"/>
              <w:marTop w:val="0"/>
              <w:marBottom w:val="0"/>
              <w:divBdr>
                <w:top w:val="none" w:sz="0" w:space="0" w:color="auto"/>
                <w:left w:val="none" w:sz="0" w:space="0" w:color="auto"/>
                <w:bottom w:val="none" w:sz="0" w:space="0" w:color="auto"/>
                <w:right w:val="none" w:sz="0" w:space="0" w:color="auto"/>
              </w:divBdr>
            </w:div>
            <w:div w:id="556824620">
              <w:marLeft w:val="0"/>
              <w:marRight w:val="0"/>
              <w:marTop w:val="0"/>
              <w:marBottom w:val="0"/>
              <w:divBdr>
                <w:top w:val="none" w:sz="0" w:space="0" w:color="auto"/>
                <w:left w:val="none" w:sz="0" w:space="0" w:color="auto"/>
                <w:bottom w:val="none" w:sz="0" w:space="0" w:color="auto"/>
                <w:right w:val="none" w:sz="0" w:space="0" w:color="auto"/>
              </w:divBdr>
            </w:div>
            <w:div w:id="575668819">
              <w:marLeft w:val="0"/>
              <w:marRight w:val="0"/>
              <w:marTop w:val="0"/>
              <w:marBottom w:val="0"/>
              <w:divBdr>
                <w:top w:val="none" w:sz="0" w:space="0" w:color="auto"/>
                <w:left w:val="none" w:sz="0" w:space="0" w:color="auto"/>
                <w:bottom w:val="none" w:sz="0" w:space="0" w:color="auto"/>
                <w:right w:val="none" w:sz="0" w:space="0" w:color="auto"/>
              </w:divBdr>
            </w:div>
            <w:div w:id="603726837">
              <w:marLeft w:val="0"/>
              <w:marRight w:val="0"/>
              <w:marTop w:val="0"/>
              <w:marBottom w:val="0"/>
              <w:divBdr>
                <w:top w:val="none" w:sz="0" w:space="0" w:color="auto"/>
                <w:left w:val="none" w:sz="0" w:space="0" w:color="auto"/>
                <w:bottom w:val="none" w:sz="0" w:space="0" w:color="auto"/>
                <w:right w:val="none" w:sz="0" w:space="0" w:color="auto"/>
              </w:divBdr>
            </w:div>
            <w:div w:id="628508958">
              <w:marLeft w:val="0"/>
              <w:marRight w:val="0"/>
              <w:marTop w:val="0"/>
              <w:marBottom w:val="0"/>
              <w:divBdr>
                <w:top w:val="none" w:sz="0" w:space="0" w:color="auto"/>
                <w:left w:val="none" w:sz="0" w:space="0" w:color="auto"/>
                <w:bottom w:val="none" w:sz="0" w:space="0" w:color="auto"/>
                <w:right w:val="none" w:sz="0" w:space="0" w:color="auto"/>
              </w:divBdr>
            </w:div>
            <w:div w:id="642394884">
              <w:marLeft w:val="0"/>
              <w:marRight w:val="0"/>
              <w:marTop w:val="0"/>
              <w:marBottom w:val="0"/>
              <w:divBdr>
                <w:top w:val="none" w:sz="0" w:space="0" w:color="auto"/>
                <w:left w:val="none" w:sz="0" w:space="0" w:color="auto"/>
                <w:bottom w:val="none" w:sz="0" w:space="0" w:color="auto"/>
                <w:right w:val="none" w:sz="0" w:space="0" w:color="auto"/>
              </w:divBdr>
            </w:div>
            <w:div w:id="676813763">
              <w:marLeft w:val="0"/>
              <w:marRight w:val="0"/>
              <w:marTop w:val="0"/>
              <w:marBottom w:val="0"/>
              <w:divBdr>
                <w:top w:val="none" w:sz="0" w:space="0" w:color="auto"/>
                <w:left w:val="none" w:sz="0" w:space="0" w:color="auto"/>
                <w:bottom w:val="none" w:sz="0" w:space="0" w:color="auto"/>
                <w:right w:val="none" w:sz="0" w:space="0" w:color="auto"/>
              </w:divBdr>
            </w:div>
            <w:div w:id="796022821">
              <w:marLeft w:val="0"/>
              <w:marRight w:val="0"/>
              <w:marTop w:val="0"/>
              <w:marBottom w:val="0"/>
              <w:divBdr>
                <w:top w:val="none" w:sz="0" w:space="0" w:color="auto"/>
                <w:left w:val="none" w:sz="0" w:space="0" w:color="auto"/>
                <w:bottom w:val="none" w:sz="0" w:space="0" w:color="auto"/>
                <w:right w:val="none" w:sz="0" w:space="0" w:color="auto"/>
              </w:divBdr>
            </w:div>
            <w:div w:id="805506482">
              <w:marLeft w:val="0"/>
              <w:marRight w:val="0"/>
              <w:marTop w:val="0"/>
              <w:marBottom w:val="0"/>
              <w:divBdr>
                <w:top w:val="none" w:sz="0" w:space="0" w:color="auto"/>
                <w:left w:val="none" w:sz="0" w:space="0" w:color="auto"/>
                <w:bottom w:val="none" w:sz="0" w:space="0" w:color="auto"/>
                <w:right w:val="none" w:sz="0" w:space="0" w:color="auto"/>
              </w:divBdr>
            </w:div>
            <w:div w:id="978341794">
              <w:marLeft w:val="0"/>
              <w:marRight w:val="0"/>
              <w:marTop w:val="0"/>
              <w:marBottom w:val="0"/>
              <w:divBdr>
                <w:top w:val="none" w:sz="0" w:space="0" w:color="auto"/>
                <w:left w:val="none" w:sz="0" w:space="0" w:color="auto"/>
                <w:bottom w:val="none" w:sz="0" w:space="0" w:color="auto"/>
                <w:right w:val="none" w:sz="0" w:space="0" w:color="auto"/>
              </w:divBdr>
            </w:div>
            <w:div w:id="990786775">
              <w:marLeft w:val="0"/>
              <w:marRight w:val="0"/>
              <w:marTop w:val="0"/>
              <w:marBottom w:val="0"/>
              <w:divBdr>
                <w:top w:val="none" w:sz="0" w:space="0" w:color="auto"/>
                <w:left w:val="none" w:sz="0" w:space="0" w:color="auto"/>
                <w:bottom w:val="none" w:sz="0" w:space="0" w:color="auto"/>
                <w:right w:val="none" w:sz="0" w:space="0" w:color="auto"/>
              </w:divBdr>
            </w:div>
            <w:div w:id="1186210352">
              <w:marLeft w:val="0"/>
              <w:marRight w:val="0"/>
              <w:marTop w:val="0"/>
              <w:marBottom w:val="0"/>
              <w:divBdr>
                <w:top w:val="none" w:sz="0" w:space="0" w:color="auto"/>
                <w:left w:val="none" w:sz="0" w:space="0" w:color="auto"/>
                <w:bottom w:val="none" w:sz="0" w:space="0" w:color="auto"/>
                <w:right w:val="none" w:sz="0" w:space="0" w:color="auto"/>
              </w:divBdr>
            </w:div>
            <w:div w:id="1203593120">
              <w:marLeft w:val="0"/>
              <w:marRight w:val="0"/>
              <w:marTop w:val="0"/>
              <w:marBottom w:val="0"/>
              <w:divBdr>
                <w:top w:val="none" w:sz="0" w:space="0" w:color="auto"/>
                <w:left w:val="none" w:sz="0" w:space="0" w:color="auto"/>
                <w:bottom w:val="none" w:sz="0" w:space="0" w:color="auto"/>
                <w:right w:val="none" w:sz="0" w:space="0" w:color="auto"/>
              </w:divBdr>
            </w:div>
            <w:div w:id="1216546428">
              <w:marLeft w:val="0"/>
              <w:marRight w:val="0"/>
              <w:marTop w:val="0"/>
              <w:marBottom w:val="0"/>
              <w:divBdr>
                <w:top w:val="none" w:sz="0" w:space="0" w:color="auto"/>
                <w:left w:val="none" w:sz="0" w:space="0" w:color="auto"/>
                <w:bottom w:val="none" w:sz="0" w:space="0" w:color="auto"/>
                <w:right w:val="none" w:sz="0" w:space="0" w:color="auto"/>
              </w:divBdr>
            </w:div>
            <w:div w:id="1240479577">
              <w:marLeft w:val="0"/>
              <w:marRight w:val="0"/>
              <w:marTop w:val="0"/>
              <w:marBottom w:val="0"/>
              <w:divBdr>
                <w:top w:val="none" w:sz="0" w:space="0" w:color="auto"/>
                <w:left w:val="none" w:sz="0" w:space="0" w:color="auto"/>
                <w:bottom w:val="none" w:sz="0" w:space="0" w:color="auto"/>
                <w:right w:val="none" w:sz="0" w:space="0" w:color="auto"/>
              </w:divBdr>
            </w:div>
            <w:div w:id="1289312421">
              <w:marLeft w:val="0"/>
              <w:marRight w:val="0"/>
              <w:marTop w:val="0"/>
              <w:marBottom w:val="0"/>
              <w:divBdr>
                <w:top w:val="none" w:sz="0" w:space="0" w:color="auto"/>
                <w:left w:val="none" w:sz="0" w:space="0" w:color="auto"/>
                <w:bottom w:val="none" w:sz="0" w:space="0" w:color="auto"/>
                <w:right w:val="none" w:sz="0" w:space="0" w:color="auto"/>
              </w:divBdr>
            </w:div>
            <w:div w:id="1324965642">
              <w:marLeft w:val="0"/>
              <w:marRight w:val="0"/>
              <w:marTop w:val="0"/>
              <w:marBottom w:val="0"/>
              <w:divBdr>
                <w:top w:val="none" w:sz="0" w:space="0" w:color="auto"/>
                <w:left w:val="none" w:sz="0" w:space="0" w:color="auto"/>
                <w:bottom w:val="none" w:sz="0" w:space="0" w:color="auto"/>
                <w:right w:val="none" w:sz="0" w:space="0" w:color="auto"/>
              </w:divBdr>
            </w:div>
            <w:div w:id="1349793871">
              <w:marLeft w:val="0"/>
              <w:marRight w:val="0"/>
              <w:marTop w:val="0"/>
              <w:marBottom w:val="0"/>
              <w:divBdr>
                <w:top w:val="none" w:sz="0" w:space="0" w:color="auto"/>
                <w:left w:val="none" w:sz="0" w:space="0" w:color="auto"/>
                <w:bottom w:val="none" w:sz="0" w:space="0" w:color="auto"/>
                <w:right w:val="none" w:sz="0" w:space="0" w:color="auto"/>
              </w:divBdr>
            </w:div>
            <w:div w:id="1447384747">
              <w:marLeft w:val="0"/>
              <w:marRight w:val="0"/>
              <w:marTop w:val="0"/>
              <w:marBottom w:val="0"/>
              <w:divBdr>
                <w:top w:val="none" w:sz="0" w:space="0" w:color="auto"/>
                <w:left w:val="none" w:sz="0" w:space="0" w:color="auto"/>
                <w:bottom w:val="none" w:sz="0" w:space="0" w:color="auto"/>
                <w:right w:val="none" w:sz="0" w:space="0" w:color="auto"/>
              </w:divBdr>
            </w:div>
            <w:div w:id="1558662154">
              <w:marLeft w:val="0"/>
              <w:marRight w:val="0"/>
              <w:marTop w:val="0"/>
              <w:marBottom w:val="0"/>
              <w:divBdr>
                <w:top w:val="none" w:sz="0" w:space="0" w:color="auto"/>
                <w:left w:val="none" w:sz="0" w:space="0" w:color="auto"/>
                <w:bottom w:val="none" w:sz="0" w:space="0" w:color="auto"/>
                <w:right w:val="none" w:sz="0" w:space="0" w:color="auto"/>
              </w:divBdr>
            </w:div>
            <w:div w:id="1561478520">
              <w:marLeft w:val="0"/>
              <w:marRight w:val="0"/>
              <w:marTop w:val="0"/>
              <w:marBottom w:val="0"/>
              <w:divBdr>
                <w:top w:val="none" w:sz="0" w:space="0" w:color="auto"/>
                <w:left w:val="none" w:sz="0" w:space="0" w:color="auto"/>
                <w:bottom w:val="none" w:sz="0" w:space="0" w:color="auto"/>
                <w:right w:val="none" w:sz="0" w:space="0" w:color="auto"/>
              </w:divBdr>
            </w:div>
            <w:div w:id="1666518069">
              <w:marLeft w:val="0"/>
              <w:marRight w:val="0"/>
              <w:marTop w:val="0"/>
              <w:marBottom w:val="0"/>
              <w:divBdr>
                <w:top w:val="none" w:sz="0" w:space="0" w:color="auto"/>
                <w:left w:val="none" w:sz="0" w:space="0" w:color="auto"/>
                <w:bottom w:val="none" w:sz="0" w:space="0" w:color="auto"/>
                <w:right w:val="none" w:sz="0" w:space="0" w:color="auto"/>
              </w:divBdr>
            </w:div>
            <w:div w:id="1684429625">
              <w:marLeft w:val="0"/>
              <w:marRight w:val="0"/>
              <w:marTop w:val="0"/>
              <w:marBottom w:val="0"/>
              <w:divBdr>
                <w:top w:val="none" w:sz="0" w:space="0" w:color="auto"/>
                <w:left w:val="none" w:sz="0" w:space="0" w:color="auto"/>
                <w:bottom w:val="none" w:sz="0" w:space="0" w:color="auto"/>
                <w:right w:val="none" w:sz="0" w:space="0" w:color="auto"/>
              </w:divBdr>
            </w:div>
            <w:div w:id="1764913601">
              <w:marLeft w:val="0"/>
              <w:marRight w:val="0"/>
              <w:marTop w:val="0"/>
              <w:marBottom w:val="0"/>
              <w:divBdr>
                <w:top w:val="none" w:sz="0" w:space="0" w:color="auto"/>
                <w:left w:val="none" w:sz="0" w:space="0" w:color="auto"/>
                <w:bottom w:val="none" w:sz="0" w:space="0" w:color="auto"/>
                <w:right w:val="none" w:sz="0" w:space="0" w:color="auto"/>
              </w:divBdr>
            </w:div>
            <w:div w:id="1804885385">
              <w:marLeft w:val="0"/>
              <w:marRight w:val="0"/>
              <w:marTop w:val="0"/>
              <w:marBottom w:val="0"/>
              <w:divBdr>
                <w:top w:val="none" w:sz="0" w:space="0" w:color="auto"/>
                <w:left w:val="none" w:sz="0" w:space="0" w:color="auto"/>
                <w:bottom w:val="none" w:sz="0" w:space="0" w:color="auto"/>
                <w:right w:val="none" w:sz="0" w:space="0" w:color="auto"/>
              </w:divBdr>
            </w:div>
            <w:div w:id="1925189037">
              <w:marLeft w:val="0"/>
              <w:marRight w:val="0"/>
              <w:marTop w:val="0"/>
              <w:marBottom w:val="0"/>
              <w:divBdr>
                <w:top w:val="none" w:sz="0" w:space="0" w:color="auto"/>
                <w:left w:val="none" w:sz="0" w:space="0" w:color="auto"/>
                <w:bottom w:val="none" w:sz="0" w:space="0" w:color="auto"/>
                <w:right w:val="none" w:sz="0" w:space="0" w:color="auto"/>
              </w:divBdr>
            </w:div>
            <w:div w:id="1950888906">
              <w:marLeft w:val="0"/>
              <w:marRight w:val="0"/>
              <w:marTop w:val="0"/>
              <w:marBottom w:val="0"/>
              <w:divBdr>
                <w:top w:val="none" w:sz="0" w:space="0" w:color="auto"/>
                <w:left w:val="none" w:sz="0" w:space="0" w:color="auto"/>
                <w:bottom w:val="none" w:sz="0" w:space="0" w:color="auto"/>
                <w:right w:val="none" w:sz="0" w:space="0" w:color="auto"/>
              </w:divBdr>
            </w:div>
            <w:div w:id="20733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929">
      <w:bodyDiv w:val="1"/>
      <w:marLeft w:val="0"/>
      <w:marRight w:val="0"/>
      <w:marTop w:val="0"/>
      <w:marBottom w:val="0"/>
      <w:divBdr>
        <w:top w:val="none" w:sz="0" w:space="0" w:color="auto"/>
        <w:left w:val="none" w:sz="0" w:space="0" w:color="auto"/>
        <w:bottom w:val="none" w:sz="0" w:space="0" w:color="auto"/>
        <w:right w:val="none" w:sz="0" w:space="0" w:color="auto"/>
      </w:divBdr>
    </w:div>
    <w:div w:id="1190607580">
      <w:bodyDiv w:val="1"/>
      <w:marLeft w:val="0"/>
      <w:marRight w:val="0"/>
      <w:marTop w:val="0"/>
      <w:marBottom w:val="0"/>
      <w:divBdr>
        <w:top w:val="none" w:sz="0" w:space="0" w:color="auto"/>
        <w:left w:val="none" w:sz="0" w:space="0" w:color="auto"/>
        <w:bottom w:val="none" w:sz="0" w:space="0" w:color="auto"/>
        <w:right w:val="none" w:sz="0" w:space="0" w:color="auto"/>
      </w:divBdr>
      <w:divsChild>
        <w:div w:id="673071715">
          <w:marLeft w:val="0"/>
          <w:marRight w:val="0"/>
          <w:marTop w:val="240"/>
          <w:marBottom w:val="240"/>
          <w:divBdr>
            <w:top w:val="none" w:sz="0" w:space="0" w:color="auto"/>
            <w:left w:val="none" w:sz="0" w:space="0" w:color="auto"/>
            <w:bottom w:val="none" w:sz="0" w:space="0" w:color="auto"/>
            <w:right w:val="none" w:sz="0" w:space="0" w:color="auto"/>
          </w:divBdr>
          <w:divsChild>
            <w:div w:id="2138602632">
              <w:marLeft w:val="0"/>
              <w:marRight w:val="0"/>
              <w:marTop w:val="0"/>
              <w:marBottom w:val="0"/>
              <w:divBdr>
                <w:top w:val="none" w:sz="0" w:space="0" w:color="auto"/>
                <w:left w:val="none" w:sz="0" w:space="0" w:color="auto"/>
                <w:bottom w:val="none" w:sz="0" w:space="0" w:color="auto"/>
                <w:right w:val="none" w:sz="0" w:space="0" w:color="auto"/>
              </w:divBdr>
              <w:divsChild>
                <w:div w:id="431627559">
                  <w:marLeft w:val="0"/>
                  <w:marRight w:val="0"/>
                  <w:marTop w:val="0"/>
                  <w:marBottom w:val="0"/>
                  <w:divBdr>
                    <w:top w:val="none" w:sz="0" w:space="0" w:color="auto"/>
                    <w:left w:val="none" w:sz="0" w:space="0" w:color="auto"/>
                    <w:bottom w:val="none" w:sz="0" w:space="0" w:color="auto"/>
                    <w:right w:val="none" w:sz="0" w:space="0" w:color="auto"/>
                  </w:divBdr>
                  <w:divsChild>
                    <w:div w:id="1855849306">
                      <w:marLeft w:val="0"/>
                      <w:marRight w:val="0"/>
                      <w:marTop w:val="0"/>
                      <w:marBottom w:val="0"/>
                      <w:divBdr>
                        <w:top w:val="none" w:sz="0" w:space="0" w:color="auto"/>
                        <w:left w:val="none" w:sz="0" w:space="0" w:color="auto"/>
                        <w:bottom w:val="none" w:sz="0" w:space="0" w:color="auto"/>
                        <w:right w:val="none" w:sz="0" w:space="0" w:color="auto"/>
                      </w:divBdr>
                      <w:divsChild>
                        <w:div w:id="1132597025">
                          <w:marLeft w:val="0"/>
                          <w:marRight w:val="0"/>
                          <w:marTop w:val="0"/>
                          <w:marBottom w:val="0"/>
                          <w:divBdr>
                            <w:top w:val="none" w:sz="0" w:space="0" w:color="auto"/>
                            <w:left w:val="none" w:sz="0" w:space="0" w:color="auto"/>
                            <w:bottom w:val="none" w:sz="0" w:space="0" w:color="auto"/>
                            <w:right w:val="none" w:sz="0" w:space="0" w:color="auto"/>
                          </w:divBdr>
                          <w:divsChild>
                            <w:div w:id="1840193126">
                              <w:marLeft w:val="0"/>
                              <w:marRight w:val="0"/>
                              <w:marTop w:val="0"/>
                              <w:marBottom w:val="0"/>
                              <w:divBdr>
                                <w:top w:val="none" w:sz="0" w:space="0" w:color="auto"/>
                                <w:left w:val="none" w:sz="0" w:space="0" w:color="auto"/>
                                <w:bottom w:val="none" w:sz="0" w:space="0" w:color="auto"/>
                                <w:right w:val="none" w:sz="0" w:space="0" w:color="auto"/>
                              </w:divBdr>
                              <w:divsChild>
                                <w:div w:id="286401631">
                                  <w:marLeft w:val="0"/>
                                  <w:marRight w:val="0"/>
                                  <w:marTop w:val="0"/>
                                  <w:marBottom w:val="0"/>
                                  <w:divBdr>
                                    <w:top w:val="none" w:sz="0" w:space="0" w:color="auto"/>
                                    <w:left w:val="none" w:sz="0" w:space="0" w:color="auto"/>
                                    <w:bottom w:val="none" w:sz="0" w:space="0" w:color="auto"/>
                                    <w:right w:val="none" w:sz="0" w:space="0" w:color="auto"/>
                                  </w:divBdr>
                                  <w:divsChild>
                                    <w:div w:id="912156903">
                                      <w:marLeft w:val="0"/>
                                      <w:marRight w:val="0"/>
                                      <w:marTop w:val="0"/>
                                      <w:marBottom w:val="0"/>
                                      <w:divBdr>
                                        <w:top w:val="none" w:sz="0" w:space="0" w:color="auto"/>
                                        <w:left w:val="none" w:sz="0" w:space="0" w:color="auto"/>
                                        <w:bottom w:val="none" w:sz="0" w:space="0" w:color="auto"/>
                                        <w:right w:val="none" w:sz="0" w:space="0" w:color="auto"/>
                                      </w:divBdr>
                                      <w:divsChild>
                                        <w:div w:id="14817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531196">
          <w:marLeft w:val="0"/>
          <w:marRight w:val="0"/>
          <w:marTop w:val="240"/>
          <w:marBottom w:val="240"/>
          <w:divBdr>
            <w:top w:val="none" w:sz="0" w:space="0" w:color="auto"/>
            <w:left w:val="none" w:sz="0" w:space="0" w:color="auto"/>
            <w:bottom w:val="none" w:sz="0" w:space="0" w:color="auto"/>
            <w:right w:val="none" w:sz="0" w:space="0" w:color="auto"/>
          </w:divBdr>
          <w:divsChild>
            <w:div w:id="191652052">
              <w:marLeft w:val="0"/>
              <w:marRight w:val="0"/>
              <w:marTop w:val="0"/>
              <w:marBottom w:val="0"/>
              <w:divBdr>
                <w:top w:val="none" w:sz="0" w:space="0" w:color="auto"/>
                <w:left w:val="none" w:sz="0" w:space="0" w:color="auto"/>
                <w:bottom w:val="none" w:sz="0" w:space="0" w:color="auto"/>
                <w:right w:val="none" w:sz="0" w:space="0" w:color="auto"/>
              </w:divBdr>
              <w:divsChild>
                <w:div w:id="1194658403">
                  <w:marLeft w:val="0"/>
                  <w:marRight w:val="0"/>
                  <w:marTop w:val="0"/>
                  <w:marBottom w:val="0"/>
                  <w:divBdr>
                    <w:top w:val="none" w:sz="0" w:space="0" w:color="auto"/>
                    <w:left w:val="none" w:sz="0" w:space="0" w:color="auto"/>
                    <w:bottom w:val="none" w:sz="0" w:space="0" w:color="auto"/>
                    <w:right w:val="none" w:sz="0" w:space="0" w:color="auto"/>
                  </w:divBdr>
                  <w:divsChild>
                    <w:div w:id="1075250081">
                      <w:marLeft w:val="0"/>
                      <w:marRight w:val="0"/>
                      <w:marTop w:val="0"/>
                      <w:marBottom w:val="0"/>
                      <w:divBdr>
                        <w:top w:val="none" w:sz="0" w:space="0" w:color="auto"/>
                        <w:left w:val="none" w:sz="0" w:space="0" w:color="auto"/>
                        <w:bottom w:val="none" w:sz="0" w:space="0" w:color="auto"/>
                        <w:right w:val="none" w:sz="0" w:space="0" w:color="auto"/>
                      </w:divBdr>
                      <w:divsChild>
                        <w:div w:id="179777751">
                          <w:marLeft w:val="0"/>
                          <w:marRight w:val="0"/>
                          <w:marTop w:val="0"/>
                          <w:marBottom w:val="0"/>
                          <w:divBdr>
                            <w:top w:val="none" w:sz="0" w:space="0" w:color="auto"/>
                            <w:left w:val="none" w:sz="0" w:space="0" w:color="auto"/>
                            <w:bottom w:val="none" w:sz="0" w:space="0" w:color="auto"/>
                            <w:right w:val="none" w:sz="0" w:space="0" w:color="auto"/>
                          </w:divBdr>
                          <w:divsChild>
                            <w:div w:id="754326196">
                              <w:marLeft w:val="0"/>
                              <w:marRight w:val="0"/>
                              <w:marTop w:val="0"/>
                              <w:marBottom w:val="0"/>
                              <w:divBdr>
                                <w:top w:val="none" w:sz="0" w:space="0" w:color="auto"/>
                                <w:left w:val="none" w:sz="0" w:space="0" w:color="auto"/>
                                <w:bottom w:val="none" w:sz="0" w:space="0" w:color="auto"/>
                                <w:right w:val="none" w:sz="0" w:space="0" w:color="auto"/>
                              </w:divBdr>
                              <w:divsChild>
                                <w:div w:id="608589498">
                                  <w:marLeft w:val="0"/>
                                  <w:marRight w:val="0"/>
                                  <w:marTop w:val="0"/>
                                  <w:marBottom w:val="0"/>
                                  <w:divBdr>
                                    <w:top w:val="none" w:sz="0" w:space="0" w:color="auto"/>
                                    <w:left w:val="none" w:sz="0" w:space="0" w:color="auto"/>
                                    <w:bottom w:val="none" w:sz="0" w:space="0" w:color="auto"/>
                                    <w:right w:val="none" w:sz="0" w:space="0" w:color="auto"/>
                                  </w:divBdr>
                                  <w:divsChild>
                                    <w:div w:id="667712655">
                                      <w:marLeft w:val="0"/>
                                      <w:marRight w:val="0"/>
                                      <w:marTop w:val="0"/>
                                      <w:marBottom w:val="0"/>
                                      <w:divBdr>
                                        <w:top w:val="none" w:sz="0" w:space="0" w:color="auto"/>
                                        <w:left w:val="none" w:sz="0" w:space="0" w:color="auto"/>
                                        <w:bottom w:val="none" w:sz="0" w:space="0" w:color="auto"/>
                                        <w:right w:val="none" w:sz="0" w:space="0" w:color="auto"/>
                                      </w:divBdr>
                                      <w:divsChild>
                                        <w:div w:id="60774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686683">
          <w:marLeft w:val="0"/>
          <w:marRight w:val="0"/>
          <w:marTop w:val="240"/>
          <w:marBottom w:val="240"/>
          <w:divBdr>
            <w:top w:val="none" w:sz="0" w:space="0" w:color="auto"/>
            <w:left w:val="none" w:sz="0" w:space="0" w:color="auto"/>
            <w:bottom w:val="none" w:sz="0" w:space="0" w:color="auto"/>
            <w:right w:val="none" w:sz="0" w:space="0" w:color="auto"/>
          </w:divBdr>
          <w:divsChild>
            <w:div w:id="1796438777">
              <w:marLeft w:val="0"/>
              <w:marRight w:val="0"/>
              <w:marTop w:val="0"/>
              <w:marBottom w:val="0"/>
              <w:divBdr>
                <w:top w:val="none" w:sz="0" w:space="0" w:color="auto"/>
                <w:left w:val="none" w:sz="0" w:space="0" w:color="auto"/>
                <w:bottom w:val="none" w:sz="0" w:space="0" w:color="auto"/>
                <w:right w:val="none" w:sz="0" w:space="0" w:color="auto"/>
              </w:divBdr>
              <w:divsChild>
                <w:div w:id="780607343">
                  <w:marLeft w:val="0"/>
                  <w:marRight w:val="0"/>
                  <w:marTop w:val="0"/>
                  <w:marBottom w:val="0"/>
                  <w:divBdr>
                    <w:top w:val="none" w:sz="0" w:space="0" w:color="auto"/>
                    <w:left w:val="none" w:sz="0" w:space="0" w:color="auto"/>
                    <w:bottom w:val="none" w:sz="0" w:space="0" w:color="auto"/>
                    <w:right w:val="none" w:sz="0" w:space="0" w:color="auto"/>
                  </w:divBdr>
                  <w:divsChild>
                    <w:div w:id="681011539">
                      <w:marLeft w:val="0"/>
                      <w:marRight w:val="0"/>
                      <w:marTop w:val="0"/>
                      <w:marBottom w:val="0"/>
                      <w:divBdr>
                        <w:top w:val="none" w:sz="0" w:space="0" w:color="auto"/>
                        <w:left w:val="none" w:sz="0" w:space="0" w:color="auto"/>
                        <w:bottom w:val="none" w:sz="0" w:space="0" w:color="auto"/>
                        <w:right w:val="none" w:sz="0" w:space="0" w:color="auto"/>
                      </w:divBdr>
                      <w:divsChild>
                        <w:div w:id="15380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8677">
                  <w:marLeft w:val="0"/>
                  <w:marRight w:val="0"/>
                  <w:marTop w:val="0"/>
                  <w:marBottom w:val="0"/>
                  <w:divBdr>
                    <w:top w:val="none" w:sz="0" w:space="0" w:color="auto"/>
                    <w:left w:val="none" w:sz="0" w:space="0" w:color="auto"/>
                    <w:bottom w:val="none" w:sz="0" w:space="0" w:color="auto"/>
                    <w:right w:val="none" w:sz="0" w:space="0" w:color="auto"/>
                  </w:divBdr>
                  <w:divsChild>
                    <w:div w:id="1866016344">
                      <w:marLeft w:val="0"/>
                      <w:marRight w:val="0"/>
                      <w:marTop w:val="0"/>
                      <w:marBottom w:val="0"/>
                      <w:divBdr>
                        <w:top w:val="none" w:sz="0" w:space="0" w:color="auto"/>
                        <w:left w:val="none" w:sz="0" w:space="0" w:color="auto"/>
                        <w:bottom w:val="none" w:sz="0" w:space="0" w:color="auto"/>
                        <w:right w:val="none" w:sz="0" w:space="0" w:color="auto"/>
                      </w:divBdr>
                      <w:divsChild>
                        <w:div w:id="146358987">
                          <w:marLeft w:val="0"/>
                          <w:marRight w:val="0"/>
                          <w:marTop w:val="0"/>
                          <w:marBottom w:val="0"/>
                          <w:divBdr>
                            <w:top w:val="none" w:sz="0" w:space="0" w:color="auto"/>
                            <w:left w:val="none" w:sz="0" w:space="0" w:color="auto"/>
                            <w:bottom w:val="none" w:sz="0" w:space="0" w:color="auto"/>
                            <w:right w:val="none" w:sz="0" w:space="0" w:color="auto"/>
                          </w:divBdr>
                          <w:divsChild>
                            <w:div w:id="923537746">
                              <w:marLeft w:val="0"/>
                              <w:marRight w:val="0"/>
                              <w:marTop w:val="0"/>
                              <w:marBottom w:val="0"/>
                              <w:divBdr>
                                <w:top w:val="none" w:sz="0" w:space="0" w:color="auto"/>
                                <w:left w:val="none" w:sz="0" w:space="0" w:color="auto"/>
                                <w:bottom w:val="none" w:sz="0" w:space="0" w:color="auto"/>
                                <w:right w:val="none" w:sz="0" w:space="0" w:color="auto"/>
                              </w:divBdr>
                              <w:divsChild>
                                <w:div w:id="1513570450">
                                  <w:marLeft w:val="0"/>
                                  <w:marRight w:val="0"/>
                                  <w:marTop w:val="0"/>
                                  <w:marBottom w:val="0"/>
                                  <w:divBdr>
                                    <w:top w:val="none" w:sz="0" w:space="0" w:color="auto"/>
                                    <w:left w:val="none" w:sz="0" w:space="0" w:color="auto"/>
                                    <w:bottom w:val="none" w:sz="0" w:space="0" w:color="auto"/>
                                    <w:right w:val="none" w:sz="0" w:space="0" w:color="auto"/>
                                  </w:divBdr>
                                  <w:divsChild>
                                    <w:div w:id="1710179809">
                                      <w:marLeft w:val="0"/>
                                      <w:marRight w:val="0"/>
                                      <w:marTop w:val="0"/>
                                      <w:marBottom w:val="0"/>
                                      <w:divBdr>
                                        <w:top w:val="none" w:sz="0" w:space="0" w:color="auto"/>
                                        <w:left w:val="none" w:sz="0" w:space="0" w:color="auto"/>
                                        <w:bottom w:val="none" w:sz="0" w:space="0" w:color="auto"/>
                                        <w:right w:val="none" w:sz="0" w:space="0" w:color="auto"/>
                                      </w:divBdr>
                                      <w:divsChild>
                                        <w:div w:id="18725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046738">
      <w:bodyDiv w:val="1"/>
      <w:marLeft w:val="0"/>
      <w:marRight w:val="0"/>
      <w:marTop w:val="0"/>
      <w:marBottom w:val="0"/>
      <w:divBdr>
        <w:top w:val="none" w:sz="0" w:space="0" w:color="auto"/>
        <w:left w:val="none" w:sz="0" w:space="0" w:color="auto"/>
        <w:bottom w:val="none" w:sz="0" w:space="0" w:color="auto"/>
        <w:right w:val="none" w:sz="0" w:space="0" w:color="auto"/>
      </w:divBdr>
    </w:div>
    <w:div w:id="120529319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19899585">
      <w:bodyDiv w:val="1"/>
      <w:marLeft w:val="0"/>
      <w:marRight w:val="0"/>
      <w:marTop w:val="0"/>
      <w:marBottom w:val="0"/>
      <w:divBdr>
        <w:top w:val="none" w:sz="0" w:space="0" w:color="auto"/>
        <w:left w:val="none" w:sz="0" w:space="0" w:color="auto"/>
        <w:bottom w:val="none" w:sz="0" w:space="0" w:color="auto"/>
        <w:right w:val="none" w:sz="0" w:space="0" w:color="auto"/>
      </w:divBdr>
    </w:div>
    <w:div w:id="1222790766">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24218078">
      <w:bodyDiv w:val="1"/>
      <w:marLeft w:val="0"/>
      <w:marRight w:val="0"/>
      <w:marTop w:val="0"/>
      <w:marBottom w:val="0"/>
      <w:divBdr>
        <w:top w:val="none" w:sz="0" w:space="0" w:color="auto"/>
        <w:left w:val="none" w:sz="0" w:space="0" w:color="auto"/>
        <w:bottom w:val="none" w:sz="0" w:space="0" w:color="auto"/>
        <w:right w:val="none" w:sz="0" w:space="0" w:color="auto"/>
      </w:divBdr>
    </w:div>
    <w:div w:id="1228152598">
      <w:bodyDiv w:val="1"/>
      <w:marLeft w:val="0"/>
      <w:marRight w:val="0"/>
      <w:marTop w:val="0"/>
      <w:marBottom w:val="0"/>
      <w:divBdr>
        <w:top w:val="none" w:sz="0" w:space="0" w:color="auto"/>
        <w:left w:val="none" w:sz="0" w:space="0" w:color="auto"/>
        <w:bottom w:val="none" w:sz="0" w:space="0" w:color="auto"/>
        <w:right w:val="none" w:sz="0" w:space="0" w:color="auto"/>
      </w:divBdr>
    </w:div>
    <w:div w:id="1231649298">
      <w:bodyDiv w:val="1"/>
      <w:marLeft w:val="0"/>
      <w:marRight w:val="0"/>
      <w:marTop w:val="0"/>
      <w:marBottom w:val="0"/>
      <w:divBdr>
        <w:top w:val="none" w:sz="0" w:space="0" w:color="auto"/>
        <w:left w:val="none" w:sz="0" w:space="0" w:color="auto"/>
        <w:bottom w:val="none" w:sz="0" w:space="0" w:color="auto"/>
        <w:right w:val="none" w:sz="0" w:space="0" w:color="auto"/>
      </w:divBdr>
    </w:div>
    <w:div w:id="1235164876">
      <w:bodyDiv w:val="1"/>
      <w:marLeft w:val="0"/>
      <w:marRight w:val="0"/>
      <w:marTop w:val="0"/>
      <w:marBottom w:val="0"/>
      <w:divBdr>
        <w:top w:val="none" w:sz="0" w:space="0" w:color="auto"/>
        <w:left w:val="none" w:sz="0" w:space="0" w:color="auto"/>
        <w:bottom w:val="none" w:sz="0" w:space="0" w:color="auto"/>
        <w:right w:val="none" w:sz="0" w:space="0" w:color="auto"/>
      </w:divBdr>
      <w:divsChild>
        <w:div w:id="1290624522">
          <w:marLeft w:val="0"/>
          <w:marRight w:val="0"/>
          <w:marTop w:val="0"/>
          <w:marBottom w:val="0"/>
          <w:divBdr>
            <w:top w:val="none" w:sz="0" w:space="0" w:color="auto"/>
            <w:left w:val="none" w:sz="0" w:space="0" w:color="auto"/>
            <w:bottom w:val="none" w:sz="0" w:space="0" w:color="auto"/>
            <w:right w:val="none" w:sz="0" w:space="0" w:color="auto"/>
          </w:divBdr>
          <w:divsChild>
            <w:div w:id="367143827">
              <w:marLeft w:val="0"/>
              <w:marRight w:val="0"/>
              <w:marTop w:val="0"/>
              <w:marBottom w:val="0"/>
              <w:divBdr>
                <w:top w:val="none" w:sz="0" w:space="0" w:color="auto"/>
                <w:left w:val="none" w:sz="0" w:space="0" w:color="auto"/>
                <w:bottom w:val="none" w:sz="0" w:space="0" w:color="auto"/>
                <w:right w:val="none" w:sz="0" w:space="0" w:color="auto"/>
              </w:divBdr>
            </w:div>
            <w:div w:id="395930719">
              <w:marLeft w:val="0"/>
              <w:marRight w:val="0"/>
              <w:marTop w:val="0"/>
              <w:marBottom w:val="0"/>
              <w:divBdr>
                <w:top w:val="none" w:sz="0" w:space="0" w:color="auto"/>
                <w:left w:val="none" w:sz="0" w:space="0" w:color="auto"/>
                <w:bottom w:val="none" w:sz="0" w:space="0" w:color="auto"/>
                <w:right w:val="none" w:sz="0" w:space="0" w:color="auto"/>
              </w:divBdr>
            </w:div>
            <w:div w:id="502167682">
              <w:marLeft w:val="0"/>
              <w:marRight w:val="0"/>
              <w:marTop w:val="0"/>
              <w:marBottom w:val="0"/>
              <w:divBdr>
                <w:top w:val="none" w:sz="0" w:space="0" w:color="auto"/>
                <w:left w:val="none" w:sz="0" w:space="0" w:color="auto"/>
                <w:bottom w:val="none" w:sz="0" w:space="0" w:color="auto"/>
                <w:right w:val="none" w:sz="0" w:space="0" w:color="auto"/>
              </w:divBdr>
            </w:div>
            <w:div w:id="915937709">
              <w:marLeft w:val="0"/>
              <w:marRight w:val="0"/>
              <w:marTop w:val="0"/>
              <w:marBottom w:val="0"/>
              <w:divBdr>
                <w:top w:val="none" w:sz="0" w:space="0" w:color="auto"/>
                <w:left w:val="none" w:sz="0" w:space="0" w:color="auto"/>
                <w:bottom w:val="none" w:sz="0" w:space="0" w:color="auto"/>
                <w:right w:val="none" w:sz="0" w:space="0" w:color="auto"/>
              </w:divBdr>
            </w:div>
            <w:div w:id="1059089724">
              <w:marLeft w:val="0"/>
              <w:marRight w:val="0"/>
              <w:marTop w:val="0"/>
              <w:marBottom w:val="0"/>
              <w:divBdr>
                <w:top w:val="none" w:sz="0" w:space="0" w:color="auto"/>
                <w:left w:val="none" w:sz="0" w:space="0" w:color="auto"/>
                <w:bottom w:val="none" w:sz="0" w:space="0" w:color="auto"/>
                <w:right w:val="none" w:sz="0" w:space="0" w:color="auto"/>
              </w:divBdr>
            </w:div>
            <w:div w:id="1135101055">
              <w:marLeft w:val="0"/>
              <w:marRight w:val="0"/>
              <w:marTop w:val="0"/>
              <w:marBottom w:val="0"/>
              <w:divBdr>
                <w:top w:val="none" w:sz="0" w:space="0" w:color="auto"/>
                <w:left w:val="none" w:sz="0" w:space="0" w:color="auto"/>
                <w:bottom w:val="none" w:sz="0" w:space="0" w:color="auto"/>
                <w:right w:val="none" w:sz="0" w:space="0" w:color="auto"/>
              </w:divBdr>
            </w:div>
            <w:div w:id="1258565634">
              <w:marLeft w:val="0"/>
              <w:marRight w:val="0"/>
              <w:marTop w:val="0"/>
              <w:marBottom w:val="0"/>
              <w:divBdr>
                <w:top w:val="none" w:sz="0" w:space="0" w:color="auto"/>
                <w:left w:val="none" w:sz="0" w:space="0" w:color="auto"/>
                <w:bottom w:val="none" w:sz="0" w:space="0" w:color="auto"/>
                <w:right w:val="none" w:sz="0" w:space="0" w:color="auto"/>
              </w:divBdr>
            </w:div>
            <w:div w:id="13216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39749718">
      <w:bodyDiv w:val="1"/>
      <w:marLeft w:val="0"/>
      <w:marRight w:val="0"/>
      <w:marTop w:val="0"/>
      <w:marBottom w:val="0"/>
      <w:divBdr>
        <w:top w:val="none" w:sz="0" w:space="0" w:color="auto"/>
        <w:left w:val="none" w:sz="0" w:space="0" w:color="auto"/>
        <w:bottom w:val="none" w:sz="0" w:space="0" w:color="auto"/>
        <w:right w:val="none" w:sz="0" w:space="0" w:color="auto"/>
      </w:divBdr>
    </w:div>
    <w:div w:id="1241713787">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43682586">
      <w:bodyDiv w:val="1"/>
      <w:marLeft w:val="0"/>
      <w:marRight w:val="0"/>
      <w:marTop w:val="0"/>
      <w:marBottom w:val="0"/>
      <w:divBdr>
        <w:top w:val="none" w:sz="0" w:space="0" w:color="auto"/>
        <w:left w:val="none" w:sz="0" w:space="0" w:color="auto"/>
        <w:bottom w:val="none" w:sz="0" w:space="0" w:color="auto"/>
        <w:right w:val="none" w:sz="0" w:space="0" w:color="auto"/>
      </w:divBdr>
    </w:div>
    <w:div w:id="1245190477">
      <w:bodyDiv w:val="1"/>
      <w:marLeft w:val="0"/>
      <w:marRight w:val="0"/>
      <w:marTop w:val="0"/>
      <w:marBottom w:val="0"/>
      <w:divBdr>
        <w:top w:val="none" w:sz="0" w:space="0" w:color="auto"/>
        <w:left w:val="none" w:sz="0" w:space="0" w:color="auto"/>
        <w:bottom w:val="none" w:sz="0" w:space="0" w:color="auto"/>
        <w:right w:val="none" w:sz="0" w:space="0" w:color="auto"/>
      </w:divBdr>
      <w:divsChild>
        <w:div w:id="1258446656">
          <w:marLeft w:val="0"/>
          <w:marRight w:val="0"/>
          <w:marTop w:val="0"/>
          <w:marBottom w:val="0"/>
          <w:divBdr>
            <w:top w:val="none" w:sz="0" w:space="0" w:color="auto"/>
            <w:left w:val="none" w:sz="0" w:space="0" w:color="auto"/>
            <w:bottom w:val="none" w:sz="0" w:space="0" w:color="auto"/>
            <w:right w:val="none" w:sz="0" w:space="0" w:color="auto"/>
          </w:divBdr>
          <w:divsChild>
            <w:div w:id="233590004">
              <w:marLeft w:val="0"/>
              <w:marRight w:val="0"/>
              <w:marTop w:val="0"/>
              <w:marBottom w:val="0"/>
              <w:divBdr>
                <w:top w:val="none" w:sz="0" w:space="0" w:color="auto"/>
                <w:left w:val="none" w:sz="0" w:space="0" w:color="auto"/>
                <w:bottom w:val="none" w:sz="0" w:space="0" w:color="auto"/>
                <w:right w:val="none" w:sz="0" w:space="0" w:color="auto"/>
              </w:divBdr>
            </w:div>
            <w:div w:id="287014083">
              <w:marLeft w:val="0"/>
              <w:marRight w:val="0"/>
              <w:marTop w:val="0"/>
              <w:marBottom w:val="0"/>
              <w:divBdr>
                <w:top w:val="none" w:sz="0" w:space="0" w:color="auto"/>
                <w:left w:val="none" w:sz="0" w:space="0" w:color="auto"/>
                <w:bottom w:val="none" w:sz="0" w:space="0" w:color="auto"/>
                <w:right w:val="none" w:sz="0" w:space="0" w:color="auto"/>
              </w:divBdr>
            </w:div>
            <w:div w:id="403183949">
              <w:marLeft w:val="0"/>
              <w:marRight w:val="0"/>
              <w:marTop w:val="0"/>
              <w:marBottom w:val="0"/>
              <w:divBdr>
                <w:top w:val="none" w:sz="0" w:space="0" w:color="auto"/>
                <w:left w:val="none" w:sz="0" w:space="0" w:color="auto"/>
                <w:bottom w:val="none" w:sz="0" w:space="0" w:color="auto"/>
                <w:right w:val="none" w:sz="0" w:space="0" w:color="auto"/>
              </w:divBdr>
            </w:div>
            <w:div w:id="597064007">
              <w:marLeft w:val="0"/>
              <w:marRight w:val="0"/>
              <w:marTop w:val="0"/>
              <w:marBottom w:val="0"/>
              <w:divBdr>
                <w:top w:val="none" w:sz="0" w:space="0" w:color="auto"/>
                <w:left w:val="none" w:sz="0" w:space="0" w:color="auto"/>
                <w:bottom w:val="none" w:sz="0" w:space="0" w:color="auto"/>
                <w:right w:val="none" w:sz="0" w:space="0" w:color="auto"/>
              </w:divBdr>
            </w:div>
            <w:div w:id="827551065">
              <w:marLeft w:val="0"/>
              <w:marRight w:val="0"/>
              <w:marTop w:val="0"/>
              <w:marBottom w:val="0"/>
              <w:divBdr>
                <w:top w:val="none" w:sz="0" w:space="0" w:color="auto"/>
                <w:left w:val="none" w:sz="0" w:space="0" w:color="auto"/>
                <w:bottom w:val="none" w:sz="0" w:space="0" w:color="auto"/>
                <w:right w:val="none" w:sz="0" w:space="0" w:color="auto"/>
              </w:divBdr>
            </w:div>
            <w:div w:id="1053427905">
              <w:marLeft w:val="0"/>
              <w:marRight w:val="0"/>
              <w:marTop w:val="0"/>
              <w:marBottom w:val="0"/>
              <w:divBdr>
                <w:top w:val="none" w:sz="0" w:space="0" w:color="auto"/>
                <w:left w:val="none" w:sz="0" w:space="0" w:color="auto"/>
                <w:bottom w:val="none" w:sz="0" w:space="0" w:color="auto"/>
                <w:right w:val="none" w:sz="0" w:space="0" w:color="auto"/>
              </w:divBdr>
            </w:div>
            <w:div w:id="1276672940">
              <w:marLeft w:val="0"/>
              <w:marRight w:val="0"/>
              <w:marTop w:val="0"/>
              <w:marBottom w:val="0"/>
              <w:divBdr>
                <w:top w:val="none" w:sz="0" w:space="0" w:color="auto"/>
                <w:left w:val="none" w:sz="0" w:space="0" w:color="auto"/>
                <w:bottom w:val="none" w:sz="0" w:space="0" w:color="auto"/>
                <w:right w:val="none" w:sz="0" w:space="0" w:color="auto"/>
              </w:divBdr>
            </w:div>
            <w:div w:id="1288701597">
              <w:marLeft w:val="0"/>
              <w:marRight w:val="0"/>
              <w:marTop w:val="0"/>
              <w:marBottom w:val="0"/>
              <w:divBdr>
                <w:top w:val="none" w:sz="0" w:space="0" w:color="auto"/>
                <w:left w:val="none" w:sz="0" w:space="0" w:color="auto"/>
                <w:bottom w:val="none" w:sz="0" w:space="0" w:color="auto"/>
                <w:right w:val="none" w:sz="0" w:space="0" w:color="auto"/>
              </w:divBdr>
            </w:div>
            <w:div w:id="1489638334">
              <w:marLeft w:val="0"/>
              <w:marRight w:val="0"/>
              <w:marTop w:val="0"/>
              <w:marBottom w:val="0"/>
              <w:divBdr>
                <w:top w:val="none" w:sz="0" w:space="0" w:color="auto"/>
                <w:left w:val="none" w:sz="0" w:space="0" w:color="auto"/>
                <w:bottom w:val="none" w:sz="0" w:space="0" w:color="auto"/>
                <w:right w:val="none" w:sz="0" w:space="0" w:color="auto"/>
              </w:divBdr>
            </w:div>
            <w:div w:id="1692992632">
              <w:marLeft w:val="0"/>
              <w:marRight w:val="0"/>
              <w:marTop w:val="0"/>
              <w:marBottom w:val="0"/>
              <w:divBdr>
                <w:top w:val="none" w:sz="0" w:space="0" w:color="auto"/>
                <w:left w:val="none" w:sz="0" w:space="0" w:color="auto"/>
                <w:bottom w:val="none" w:sz="0" w:space="0" w:color="auto"/>
                <w:right w:val="none" w:sz="0" w:space="0" w:color="auto"/>
              </w:divBdr>
            </w:div>
            <w:div w:id="1935553006">
              <w:marLeft w:val="0"/>
              <w:marRight w:val="0"/>
              <w:marTop w:val="0"/>
              <w:marBottom w:val="0"/>
              <w:divBdr>
                <w:top w:val="none" w:sz="0" w:space="0" w:color="auto"/>
                <w:left w:val="none" w:sz="0" w:space="0" w:color="auto"/>
                <w:bottom w:val="none" w:sz="0" w:space="0" w:color="auto"/>
                <w:right w:val="none" w:sz="0" w:space="0" w:color="auto"/>
              </w:divBdr>
            </w:div>
            <w:div w:id="1992714458">
              <w:marLeft w:val="0"/>
              <w:marRight w:val="0"/>
              <w:marTop w:val="0"/>
              <w:marBottom w:val="0"/>
              <w:divBdr>
                <w:top w:val="none" w:sz="0" w:space="0" w:color="auto"/>
                <w:left w:val="none" w:sz="0" w:space="0" w:color="auto"/>
                <w:bottom w:val="none" w:sz="0" w:space="0" w:color="auto"/>
                <w:right w:val="none" w:sz="0" w:space="0" w:color="auto"/>
              </w:divBdr>
            </w:div>
            <w:div w:id="20266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1933">
      <w:bodyDiv w:val="1"/>
      <w:marLeft w:val="0"/>
      <w:marRight w:val="0"/>
      <w:marTop w:val="0"/>
      <w:marBottom w:val="0"/>
      <w:divBdr>
        <w:top w:val="none" w:sz="0" w:space="0" w:color="auto"/>
        <w:left w:val="none" w:sz="0" w:space="0" w:color="auto"/>
        <w:bottom w:val="none" w:sz="0" w:space="0" w:color="auto"/>
        <w:right w:val="none" w:sz="0" w:space="0" w:color="auto"/>
      </w:divBdr>
    </w:div>
    <w:div w:id="1253054265">
      <w:bodyDiv w:val="1"/>
      <w:marLeft w:val="0"/>
      <w:marRight w:val="0"/>
      <w:marTop w:val="0"/>
      <w:marBottom w:val="0"/>
      <w:divBdr>
        <w:top w:val="none" w:sz="0" w:space="0" w:color="auto"/>
        <w:left w:val="none" w:sz="0" w:space="0" w:color="auto"/>
        <w:bottom w:val="none" w:sz="0" w:space="0" w:color="auto"/>
        <w:right w:val="none" w:sz="0" w:space="0" w:color="auto"/>
      </w:divBdr>
      <w:divsChild>
        <w:div w:id="709231782">
          <w:marLeft w:val="0"/>
          <w:marRight w:val="0"/>
          <w:marTop w:val="0"/>
          <w:marBottom w:val="0"/>
          <w:divBdr>
            <w:top w:val="none" w:sz="0" w:space="0" w:color="auto"/>
            <w:left w:val="none" w:sz="0" w:space="0" w:color="auto"/>
            <w:bottom w:val="none" w:sz="0" w:space="0" w:color="auto"/>
            <w:right w:val="none" w:sz="0" w:space="0" w:color="auto"/>
          </w:divBdr>
          <w:divsChild>
            <w:div w:id="149568487">
              <w:marLeft w:val="0"/>
              <w:marRight w:val="0"/>
              <w:marTop w:val="0"/>
              <w:marBottom w:val="0"/>
              <w:divBdr>
                <w:top w:val="none" w:sz="0" w:space="0" w:color="auto"/>
                <w:left w:val="none" w:sz="0" w:space="0" w:color="auto"/>
                <w:bottom w:val="none" w:sz="0" w:space="0" w:color="auto"/>
                <w:right w:val="none" w:sz="0" w:space="0" w:color="auto"/>
              </w:divBdr>
            </w:div>
            <w:div w:id="369497518">
              <w:marLeft w:val="0"/>
              <w:marRight w:val="0"/>
              <w:marTop w:val="0"/>
              <w:marBottom w:val="0"/>
              <w:divBdr>
                <w:top w:val="none" w:sz="0" w:space="0" w:color="auto"/>
                <w:left w:val="none" w:sz="0" w:space="0" w:color="auto"/>
                <w:bottom w:val="none" w:sz="0" w:space="0" w:color="auto"/>
                <w:right w:val="none" w:sz="0" w:space="0" w:color="auto"/>
              </w:divBdr>
            </w:div>
            <w:div w:id="561868880">
              <w:marLeft w:val="0"/>
              <w:marRight w:val="0"/>
              <w:marTop w:val="0"/>
              <w:marBottom w:val="0"/>
              <w:divBdr>
                <w:top w:val="none" w:sz="0" w:space="0" w:color="auto"/>
                <w:left w:val="none" w:sz="0" w:space="0" w:color="auto"/>
                <w:bottom w:val="none" w:sz="0" w:space="0" w:color="auto"/>
                <w:right w:val="none" w:sz="0" w:space="0" w:color="auto"/>
              </w:divBdr>
            </w:div>
            <w:div w:id="1382941825">
              <w:marLeft w:val="0"/>
              <w:marRight w:val="0"/>
              <w:marTop w:val="0"/>
              <w:marBottom w:val="0"/>
              <w:divBdr>
                <w:top w:val="none" w:sz="0" w:space="0" w:color="auto"/>
                <w:left w:val="none" w:sz="0" w:space="0" w:color="auto"/>
                <w:bottom w:val="none" w:sz="0" w:space="0" w:color="auto"/>
                <w:right w:val="none" w:sz="0" w:space="0" w:color="auto"/>
              </w:divBdr>
            </w:div>
            <w:div w:id="1424496852">
              <w:marLeft w:val="0"/>
              <w:marRight w:val="0"/>
              <w:marTop w:val="0"/>
              <w:marBottom w:val="0"/>
              <w:divBdr>
                <w:top w:val="none" w:sz="0" w:space="0" w:color="auto"/>
                <w:left w:val="none" w:sz="0" w:space="0" w:color="auto"/>
                <w:bottom w:val="none" w:sz="0" w:space="0" w:color="auto"/>
                <w:right w:val="none" w:sz="0" w:space="0" w:color="auto"/>
              </w:divBdr>
            </w:div>
            <w:div w:id="1445348747">
              <w:marLeft w:val="0"/>
              <w:marRight w:val="0"/>
              <w:marTop w:val="0"/>
              <w:marBottom w:val="0"/>
              <w:divBdr>
                <w:top w:val="none" w:sz="0" w:space="0" w:color="auto"/>
                <w:left w:val="none" w:sz="0" w:space="0" w:color="auto"/>
                <w:bottom w:val="none" w:sz="0" w:space="0" w:color="auto"/>
                <w:right w:val="none" w:sz="0" w:space="0" w:color="auto"/>
              </w:divBdr>
            </w:div>
            <w:div w:id="1956518918">
              <w:marLeft w:val="0"/>
              <w:marRight w:val="0"/>
              <w:marTop w:val="0"/>
              <w:marBottom w:val="0"/>
              <w:divBdr>
                <w:top w:val="none" w:sz="0" w:space="0" w:color="auto"/>
                <w:left w:val="none" w:sz="0" w:space="0" w:color="auto"/>
                <w:bottom w:val="none" w:sz="0" w:space="0" w:color="auto"/>
                <w:right w:val="none" w:sz="0" w:space="0" w:color="auto"/>
              </w:divBdr>
            </w:div>
            <w:div w:id="2057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4955">
      <w:bodyDiv w:val="1"/>
      <w:marLeft w:val="0"/>
      <w:marRight w:val="0"/>
      <w:marTop w:val="0"/>
      <w:marBottom w:val="0"/>
      <w:divBdr>
        <w:top w:val="none" w:sz="0" w:space="0" w:color="auto"/>
        <w:left w:val="none" w:sz="0" w:space="0" w:color="auto"/>
        <w:bottom w:val="none" w:sz="0" w:space="0" w:color="auto"/>
        <w:right w:val="none" w:sz="0" w:space="0" w:color="auto"/>
      </w:divBdr>
    </w:div>
    <w:div w:id="1266036360">
      <w:bodyDiv w:val="1"/>
      <w:marLeft w:val="0"/>
      <w:marRight w:val="0"/>
      <w:marTop w:val="0"/>
      <w:marBottom w:val="0"/>
      <w:divBdr>
        <w:top w:val="none" w:sz="0" w:space="0" w:color="auto"/>
        <w:left w:val="none" w:sz="0" w:space="0" w:color="auto"/>
        <w:bottom w:val="none" w:sz="0" w:space="0" w:color="auto"/>
        <w:right w:val="none" w:sz="0" w:space="0" w:color="auto"/>
      </w:divBdr>
    </w:div>
    <w:div w:id="1279217341">
      <w:bodyDiv w:val="1"/>
      <w:marLeft w:val="0"/>
      <w:marRight w:val="0"/>
      <w:marTop w:val="0"/>
      <w:marBottom w:val="0"/>
      <w:divBdr>
        <w:top w:val="none" w:sz="0" w:space="0" w:color="auto"/>
        <w:left w:val="none" w:sz="0" w:space="0" w:color="auto"/>
        <w:bottom w:val="none" w:sz="0" w:space="0" w:color="auto"/>
        <w:right w:val="none" w:sz="0" w:space="0" w:color="auto"/>
      </w:divBdr>
    </w:div>
    <w:div w:id="1280796150">
      <w:bodyDiv w:val="1"/>
      <w:marLeft w:val="0"/>
      <w:marRight w:val="0"/>
      <w:marTop w:val="0"/>
      <w:marBottom w:val="0"/>
      <w:divBdr>
        <w:top w:val="none" w:sz="0" w:space="0" w:color="auto"/>
        <w:left w:val="none" w:sz="0" w:space="0" w:color="auto"/>
        <w:bottom w:val="none" w:sz="0" w:space="0" w:color="auto"/>
        <w:right w:val="none" w:sz="0" w:space="0" w:color="auto"/>
      </w:divBdr>
    </w:div>
    <w:div w:id="1298299638">
      <w:bodyDiv w:val="1"/>
      <w:marLeft w:val="0"/>
      <w:marRight w:val="0"/>
      <w:marTop w:val="0"/>
      <w:marBottom w:val="0"/>
      <w:divBdr>
        <w:top w:val="none" w:sz="0" w:space="0" w:color="auto"/>
        <w:left w:val="none" w:sz="0" w:space="0" w:color="auto"/>
        <w:bottom w:val="none" w:sz="0" w:space="0" w:color="auto"/>
        <w:right w:val="none" w:sz="0" w:space="0" w:color="auto"/>
      </w:divBdr>
    </w:div>
    <w:div w:id="1299725050">
      <w:bodyDiv w:val="1"/>
      <w:marLeft w:val="0"/>
      <w:marRight w:val="0"/>
      <w:marTop w:val="0"/>
      <w:marBottom w:val="0"/>
      <w:divBdr>
        <w:top w:val="none" w:sz="0" w:space="0" w:color="auto"/>
        <w:left w:val="none" w:sz="0" w:space="0" w:color="auto"/>
        <w:bottom w:val="none" w:sz="0" w:space="0" w:color="auto"/>
        <w:right w:val="none" w:sz="0" w:space="0" w:color="auto"/>
      </w:divBdr>
    </w:div>
    <w:div w:id="1310211788">
      <w:bodyDiv w:val="1"/>
      <w:marLeft w:val="0"/>
      <w:marRight w:val="0"/>
      <w:marTop w:val="0"/>
      <w:marBottom w:val="0"/>
      <w:divBdr>
        <w:top w:val="none" w:sz="0" w:space="0" w:color="auto"/>
        <w:left w:val="none" w:sz="0" w:space="0" w:color="auto"/>
        <w:bottom w:val="none" w:sz="0" w:space="0" w:color="auto"/>
        <w:right w:val="none" w:sz="0" w:space="0" w:color="auto"/>
      </w:divBdr>
    </w:div>
    <w:div w:id="1314676858">
      <w:bodyDiv w:val="1"/>
      <w:marLeft w:val="0"/>
      <w:marRight w:val="0"/>
      <w:marTop w:val="0"/>
      <w:marBottom w:val="0"/>
      <w:divBdr>
        <w:top w:val="none" w:sz="0" w:space="0" w:color="auto"/>
        <w:left w:val="none" w:sz="0" w:space="0" w:color="auto"/>
        <w:bottom w:val="none" w:sz="0" w:space="0" w:color="auto"/>
        <w:right w:val="none" w:sz="0" w:space="0" w:color="auto"/>
      </w:divBdr>
    </w:div>
    <w:div w:id="1323585975">
      <w:bodyDiv w:val="1"/>
      <w:marLeft w:val="0"/>
      <w:marRight w:val="0"/>
      <w:marTop w:val="0"/>
      <w:marBottom w:val="0"/>
      <w:divBdr>
        <w:top w:val="none" w:sz="0" w:space="0" w:color="auto"/>
        <w:left w:val="none" w:sz="0" w:space="0" w:color="auto"/>
        <w:bottom w:val="none" w:sz="0" w:space="0" w:color="auto"/>
        <w:right w:val="none" w:sz="0" w:space="0" w:color="auto"/>
      </w:divBdr>
      <w:divsChild>
        <w:div w:id="1594126843">
          <w:marLeft w:val="0"/>
          <w:marRight w:val="0"/>
          <w:marTop w:val="0"/>
          <w:marBottom w:val="0"/>
          <w:divBdr>
            <w:top w:val="none" w:sz="0" w:space="0" w:color="auto"/>
            <w:left w:val="none" w:sz="0" w:space="0" w:color="auto"/>
            <w:bottom w:val="none" w:sz="0" w:space="0" w:color="auto"/>
            <w:right w:val="none" w:sz="0" w:space="0" w:color="auto"/>
          </w:divBdr>
          <w:divsChild>
            <w:div w:id="16396975">
              <w:marLeft w:val="0"/>
              <w:marRight w:val="0"/>
              <w:marTop w:val="0"/>
              <w:marBottom w:val="0"/>
              <w:divBdr>
                <w:top w:val="none" w:sz="0" w:space="0" w:color="auto"/>
                <w:left w:val="none" w:sz="0" w:space="0" w:color="auto"/>
                <w:bottom w:val="none" w:sz="0" w:space="0" w:color="auto"/>
                <w:right w:val="none" w:sz="0" w:space="0" w:color="auto"/>
              </w:divBdr>
            </w:div>
            <w:div w:id="118300897">
              <w:marLeft w:val="0"/>
              <w:marRight w:val="0"/>
              <w:marTop w:val="0"/>
              <w:marBottom w:val="0"/>
              <w:divBdr>
                <w:top w:val="none" w:sz="0" w:space="0" w:color="auto"/>
                <w:left w:val="none" w:sz="0" w:space="0" w:color="auto"/>
                <w:bottom w:val="none" w:sz="0" w:space="0" w:color="auto"/>
                <w:right w:val="none" w:sz="0" w:space="0" w:color="auto"/>
              </w:divBdr>
            </w:div>
            <w:div w:id="463935119">
              <w:marLeft w:val="0"/>
              <w:marRight w:val="0"/>
              <w:marTop w:val="0"/>
              <w:marBottom w:val="0"/>
              <w:divBdr>
                <w:top w:val="none" w:sz="0" w:space="0" w:color="auto"/>
                <w:left w:val="none" w:sz="0" w:space="0" w:color="auto"/>
                <w:bottom w:val="none" w:sz="0" w:space="0" w:color="auto"/>
                <w:right w:val="none" w:sz="0" w:space="0" w:color="auto"/>
              </w:divBdr>
            </w:div>
            <w:div w:id="594244846">
              <w:marLeft w:val="0"/>
              <w:marRight w:val="0"/>
              <w:marTop w:val="0"/>
              <w:marBottom w:val="0"/>
              <w:divBdr>
                <w:top w:val="none" w:sz="0" w:space="0" w:color="auto"/>
                <w:left w:val="none" w:sz="0" w:space="0" w:color="auto"/>
                <w:bottom w:val="none" w:sz="0" w:space="0" w:color="auto"/>
                <w:right w:val="none" w:sz="0" w:space="0" w:color="auto"/>
              </w:divBdr>
            </w:div>
            <w:div w:id="716516921">
              <w:marLeft w:val="0"/>
              <w:marRight w:val="0"/>
              <w:marTop w:val="0"/>
              <w:marBottom w:val="0"/>
              <w:divBdr>
                <w:top w:val="none" w:sz="0" w:space="0" w:color="auto"/>
                <w:left w:val="none" w:sz="0" w:space="0" w:color="auto"/>
                <w:bottom w:val="none" w:sz="0" w:space="0" w:color="auto"/>
                <w:right w:val="none" w:sz="0" w:space="0" w:color="auto"/>
              </w:divBdr>
            </w:div>
            <w:div w:id="940725347">
              <w:marLeft w:val="0"/>
              <w:marRight w:val="0"/>
              <w:marTop w:val="0"/>
              <w:marBottom w:val="0"/>
              <w:divBdr>
                <w:top w:val="none" w:sz="0" w:space="0" w:color="auto"/>
                <w:left w:val="none" w:sz="0" w:space="0" w:color="auto"/>
                <w:bottom w:val="none" w:sz="0" w:space="0" w:color="auto"/>
                <w:right w:val="none" w:sz="0" w:space="0" w:color="auto"/>
              </w:divBdr>
            </w:div>
            <w:div w:id="1570269605">
              <w:marLeft w:val="0"/>
              <w:marRight w:val="0"/>
              <w:marTop w:val="0"/>
              <w:marBottom w:val="0"/>
              <w:divBdr>
                <w:top w:val="none" w:sz="0" w:space="0" w:color="auto"/>
                <w:left w:val="none" w:sz="0" w:space="0" w:color="auto"/>
                <w:bottom w:val="none" w:sz="0" w:space="0" w:color="auto"/>
                <w:right w:val="none" w:sz="0" w:space="0" w:color="auto"/>
              </w:divBdr>
            </w:div>
            <w:div w:id="1860849618">
              <w:marLeft w:val="0"/>
              <w:marRight w:val="0"/>
              <w:marTop w:val="0"/>
              <w:marBottom w:val="0"/>
              <w:divBdr>
                <w:top w:val="none" w:sz="0" w:space="0" w:color="auto"/>
                <w:left w:val="none" w:sz="0" w:space="0" w:color="auto"/>
                <w:bottom w:val="none" w:sz="0" w:space="0" w:color="auto"/>
                <w:right w:val="none" w:sz="0" w:space="0" w:color="auto"/>
              </w:divBdr>
            </w:div>
            <w:div w:id="1879080229">
              <w:marLeft w:val="0"/>
              <w:marRight w:val="0"/>
              <w:marTop w:val="0"/>
              <w:marBottom w:val="0"/>
              <w:divBdr>
                <w:top w:val="none" w:sz="0" w:space="0" w:color="auto"/>
                <w:left w:val="none" w:sz="0" w:space="0" w:color="auto"/>
                <w:bottom w:val="none" w:sz="0" w:space="0" w:color="auto"/>
                <w:right w:val="none" w:sz="0" w:space="0" w:color="auto"/>
              </w:divBdr>
            </w:div>
            <w:div w:id="2007124681">
              <w:marLeft w:val="0"/>
              <w:marRight w:val="0"/>
              <w:marTop w:val="0"/>
              <w:marBottom w:val="0"/>
              <w:divBdr>
                <w:top w:val="none" w:sz="0" w:space="0" w:color="auto"/>
                <w:left w:val="none" w:sz="0" w:space="0" w:color="auto"/>
                <w:bottom w:val="none" w:sz="0" w:space="0" w:color="auto"/>
                <w:right w:val="none" w:sz="0" w:space="0" w:color="auto"/>
              </w:divBdr>
            </w:div>
            <w:div w:id="20805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4672">
      <w:bodyDiv w:val="1"/>
      <w:marLeft w:val="0"/>
      <w:marRight w:val="0"/>
      <w:marTop w:val="0"/>
      <w:marBottom w:val="0"/>
      <w:divBdr>
        <w:top w:val="none" w:sz="0" w:space="0" w:color="auto"/>
        <w:left w:val="none" w:sz="0" w:space="0" w:color="auto"/>
        <w:bottom w:val="none" w:sz="0" w:space="0" w:color="auto"/>
        <w:right w:val="none" w:sz="0" w:space="0" w:color="auto"/>
      </w:divBdr>
    </w:div>
    <w:div w:id="1340307220">
      <w:bodyDiv w:val="1"/>
      <w:marLeft w:val="0"/>
      <w:marRight w:val="0"/>
      <w:marTop w:val="0"/>
      <w:marBottom w:val="0"/>
      <w:divBdr>
        <w:top w:val="none" w:sz="0" w:space="0" w:color="auto"/>
        <w:left w:val="none" w:sz="0" w:space="0" w:color="auto"/>
        <w:bottom w:val="none" w:sz="0" w:space="0" w:color="auto"/>
        <w:right w:val="none" w:sz="0" w:space="0" w:color="auto"/>
      </w:divBdr>
    </w:div>
    <w:div w:id="1347560333">
      <w:bodyDiv w:val="1"/>
      <w:marLeft w:val="0"/>
      <w:marRight w:val="0"/>
      <w:marTop w:val="0"/>
      <w:marBottom w:val="0"/>
      <w:divBdr>
        <w:top w:val="none" w:sz="0" w:space="0" w:color="auto"/>
        <w:left w:val="none" w:sz="0" w:space="0" w:color="auto"/>
        <w:bottom w:val="none" w:sz="0" w:space="0" w:color="auto"/>
        <w:right w:val="none" w:sz="0" w:space="0" w:color="auto"/>
      </w:divBdr>
    </w:div>
    <w:div w:id="1355885308">
      <w:bodyDiv w:val="1"/>
      <w:marLeft w:val="0"/>
      <w:marRight w:val="0"/>
      <w:marTop w:val="0"/>
      <w:marBottom w:val="0"/>
      <w:divBdr>
        <w:top w:val="none" w:sz="0" w:space="0" w:color="auto"/>
        <w:left w:val="none" w:sz="0" w:space="0" w:color="auto"/>
        <w:bottom w:val="none" w:sz="0" w:space="0" w:color="auto"/>
        <w:right w:val="none" w:sz="0" w:space="0" w:color="auto"/>
      </w:divBdr>
      <w:divsChild>
        <w:div w:id="1759323387">
          <w:marLeft w:val="0"/>
          <w:marRight w:val="0"/>
          <w:marTop w:val="0"/>
          <w:marBottom w:val="0"/>
          <w:divBdr>
            <w:top w:val="none" w:sz="0" w:space="0" w:color="auto"/>
            <w:left w:val="none" w:sz="0" w:space="0" w:color="auto"/>
            <w:bottom w:val="none" w:sz="0" w:space="0" w:color="auto"/>
            <w:right w:val="none" w:sz="0" w:space="0" w:color="auto"/>
          </w:divBdr>
          <w:divsChild>
            <w:div w:id="4214626">
              <w:marLeft w:val="0"/>
              <w:marRight w:val="0"/>
              <w:marTop w:val="0"/>
              <w:marBottom w:val="0"/>
              <w:divBdr>
                <w:top w:val="none" w:sz="0" w:space="0" w:color="auto"/>
                <w:left w:val="none" w:sz="0" w:space="0" w:color="auto"/>
                <w:bottom w:val="none" w:sz="0" w:space="0" w:color="auto"/>
                <w:right w:val="none" w:sz="0" w:space="0" w:color="auto"/>
              </w:divBdr>
            </w:div>
            <w:div w:id="39087548">
              <w:marLeft w:val="0"/>
              <w:marRight w:val="0"/>
              <w:marTop w:val="0"/>
              <w:marBottom w:val="0"/>
              <w:divBdr>
                <w:top w:val="none" w:sz="0" w:space="0" w:color="auto"/>
                <w:left w:val="none" w:sz="0" w:space="0" w:color="auto"/>
                <w:bottom w:val="none" w:sz="0" w:space="0" w:color="auto"/>
                <w:right w:val="none" w:sz="0" w:space="0" w:color="auto"/>
              </w:divBdr>
            </w:div>
            <w:div w:id="52049160">
              <w:marLeft w:val="0"/>
              <w:marRight w:val="0"/>
              <w:marTop w:val="0"/>
              <w:marBottom w:val="0"/>
              <w:divBdr>
                <w:top w:val="none" w:sz="0" w:space="0" w:color="auto"/>
                <w:left w:val="none" w:sz="0" w:space="0" w:color="auto"/>
                <w:bottom w:val="none" w:sz="0" w:space="0" w:color="auto"/>
                <w:right w:val="none" w:sz="0" w:space="0" w:color="auto"/>
              </w:divBdr>
            </w:div>
            <w:div w:id="106124799">
              <w:marLeft w:val="0"/>
              <w:marRight w:val="0"/>
              <w:marTop w:val="0"/>
              <w:marBottom w:val="0"/>
              <w:divBdr>
                <w:top w:val="none" w:sz="0" w:space="0" w:color="auto"/>
                <w:left w:val="none" w:sz="0" w:space="0" w:color="auto"/>
                <w:bottom w:val="none" w:sz="0" w:space="0" w:color="auto"/>
                <w:right w:val="none" w:sz="0" w:space="0" w:color="auto"/>
              </w:divBdr>
            </w:div>
            <w:div w:id="182525009">
              <w:marLeft w:val="0"/>
              <w:marRight w:val="0"/>
              <w:marTop w:val="0"/>
              <w:marBottom w:val="0"/>
              <w:divBdr>
                <w:top w:val="none" w:sz="0" w:space="0" w:color="auto"/>
                <w:left w:val="none" w:sz="0" w:space="0" w:color="auto"/>
                <w:bottom w:val="none" w:sz="0" w:space="0" w:color="auto"/>
                <w:right w:val="none" w:sz="0" w:space="0" w:color="auto"/>
              </w:divBdr>
            </w:div>
            <w:div w:id="268395900">
              <w:marLeft w:val="0"/>
              <w:marRight w:val="0"/>
              <w:marTop w:val="0"/>
              <w:marBottom w:val="0"/>
              <w:divBdr>
                <w:top w:val="none" w:sz="0" w:space="0" w:color="auto"/>
                <w:left w:val="none" w:sz="0" w:space="0" w:color="auto"/>
                <w:bottom w:val="none" w:sz="0" w:space="0" w:color="auto"/>
                <w:right w:val="none" w:sz="0" w:space="0" w:color="auto"/>
              </w:divBdr>
            </w:div>
            <w:div w:id="268859938">
              <w:marLeft w:val="0"/>
              <w:marRight w:val="0"/>
              <w:marTop w:val="0"/>
              <w:marBottom w:val="0"/>
              <w:divBdr>
                <w:top w:val="none" w:sz="0" w:space="0" w:color="auto"/>
                <w:left w:val="none" w:sz="0" w:space="0" w:color="auto"/>
                <w:bottom w:val="none" w:sz="0" w:space="0" w:color="auto"/>
                <w:right w:val="none" w:sz="0" w:space="0" w:color="auto"/>
              </w:divBdr>
            </w:div>
            <w:div w:id="332412160">
              <w:marLeft w:val="0"/>
              <w:marRight w:val="0"/>
              <w:marTop w:val="0"/>
              <w:marBottom w:val="0"/>
              <w:divBdr>
                <w:top w:val="none" w:sz="0" w:space="0" w:color="auto"/>
                <w:left w:val="none" w:sz="0" w:space="0" w:color="auto"/>
                <w:bottom w:val="none" w:sz="0" w:space="0" w:color="auto"/>
                <w:right w:val="none" w:sz="0" w:space="0" w:color="auto"/>
              </w:divBdr>
            </w:div>
            <w:div w:id="487865370">
              <w:marLeft w:val="0"/>
              <w:marRight w:val="0"/>
              <w:marTop w:val="0"/>
              <w:marBottom w:val="0"/>
              <w:divBdr>
                <w:top w:val="none" w:sz="0" w:space="0" w:color="auto"/>
                <w:left w:val="none" w:sz="0" w:space="0" w:color="auto"/>
                <w:bottom w:val="none" w:sz="0" w:space="0" w:color="auto"/>
                <w:right w:val="none" w:sz="0" w:space="0" w:color="auto"/>
              </w:divBdr>
            </w:div>
            <w:div w:id="797996105">
              <w:marLeft w:val="0"/>
              <w:marRight w:val="0"/>
              <w:marTop w:val="0"/>
              <w:marBottom w:val="0"/>
              <w:divBdr>
                <w:top w:val="none" w:sz="0" w:space="0" w:color="auto"/>
                <w:left w:val="none" w:sz="0" w:space="0" w:color="auto"/>
                <w:bottom w:val="none" w:sz="0" w:space="0" w:color="auto"/>
                <w:right w:val="none" w:sz="0" w:space="0" w:color="auto"/>
              </w:divBdr>
            </w:div>
            <w:div w:id="848449727">
              <w:marLeft w:val="0"/>
              <w:marRight w:val="0"/>
              <w:marTop w:val="0"/>
              <w:marBottom w:val="0"/>
              <w:divBdr>
                <w:top w:val="none" w:sz="0" w:space="0" w:color="auto"/>
                <w:left w:val="none" w:sz="0" w:space="0" w:color="auto"/>
                <w:bottom w:val="none" w:sz="0" w:space="0" w:color="auto"/>
                <w:right w:val="none" w:sz="0" w:space="0" w:color="auto"/>
              </w:divBdr>
            </w:div>
            <w:div w:id="901403127">
              <w:marLeft w:val="0"/>
              <w:marRight w:val="0"/>
              <w:marTop w:val="0"/>
              <w:marBottom w:val="0"/>
              <w:divBdr>
                <w:top w:val="none" w:sz="0" w:space="0" w:color="auto"/>
                <w:left w:val="none" w:sz="0" w:space="0" w:color="auto"/>
                <w:bottom w:val="none" w:sz="0" w:space="0" w:color="auto"/>
                <w:right w:val="none" w:sz="0" w:space="0" w:color="auto"/>
              </w:divBdr>
            </w:div>
            <w:div w:id="936910965">
              <w:marLeft w:val="0"/>
              <w:marRight w:val="0"/>
              <w:marTop w:val="0"/>
              <w:marBottom w:val="0"/>
              <w:divBdr>
                <w:top w:val="none" w:sz="0" w:space="0" w:color="auto"/>
                <w:left w:val="none" w:sz="0" w:space="0" w:color="auto"/>
                <w:bottom w:val="none" w:sz="0" w:space="0" w:color="auto"/>
                <w:right w:val="none" w:sz="0" w:space="0" w:color="auto"/>
              </w:divBdr>
            </w:div>
            <w:div w:id="965500108">
              <w:marLeft w:val="0"/>
              <w:marRight w:val="0"/>
              <w:marTop w:val="0"/>
              <w:marBottom w:val="0"/>
              <w:divBdr>
                <w:top w:val="none" w:sz="0" w:space="0" w:color="auto"/>
                <w:left w:val="none" w:sz="0" w:space="0" w:color="auto"/>
                <w:bottom w:val="none" w:sz="0" w:space="0" w:color="auto"/>
                <w:right w:val="none" w:sz="0" w:space="0" w:color="auto"/>
              </w:divBdr>
            </w:div>
            <w:div w:id="1073552212">
              <w:marLeft w:val="0"/>
              <w:marRight w:val="0"/>
              <w:marTop w:val="0"/>
              <w:marBottom w:val="0"/>
              <w:divBdr>
                <w:top w:val="none" w:sz="0" w:space="0" w:color="auto"/>
                <w:left w:val="none" w:sz="0" w:space="0" w:color="auto"/>
                <w:bottom w:val="none" w:sz="0" w:space="0" w:color="auto"/>
                <w:right w:val="none" w:sz="0" w:space="0" w:color="auto"/>
              </w:divBdr>
            </w:div>
            <w:div w:id="1092897416">
              <w:marLeft w:val="0"/>
              <w:marRight w:val="0"/>
              <w:marTop w:val="0"/>
              <w:marBottom w:val="0"/>
              <w:divBdr>
                <w:top w:val="none" w:sz="0" w:space="0" w:color="auto"/>
                <w:left w:val="none" w:sz="0" w:space="0" w:color="auto"/>
                <w:bottom w:val="none" w:sz="0" w:space="0" w:color="auto"/>
                <w:right w:val="none" w:sz="0" w:space="0" w:color="auto"/>
              </w:divBdr>
            </w:div>
            <w:div w:id="1160537200">
              <w:marLeft w:val="0"/>
              <w:marRight w:val="0"/>
              <w:marTop w:val="0"/>
              <w:marBottom w:val="0"/>
              <w:divBdr>
                <w:top w:val="none" w:sz="0" w:space="0" w:color="auto"/>
                <w:left w:val="none" w:sz="0" w:space="0" w:color="auto"/>
                <w:bottom w:val="none" w:sz="0" w:space="0" w:color="auto"/>
                <w:right w:val="none" w:sz="0" w:space="0" w:color="auto"/>
              </w:divBdr>
            </w:div>
            <w:div w:id="1183784402">
              <w:marLeft w:val="0"/>
              <w:marRight w:val="0"/>
              <w:marTop w:val="0"/>
              <w:marBottom w:val="0"/>
              <w:divBdr>
                <w:top w:val="none" w:sz="0" w:space="0" w:color="auto"/>
                <w:left w:val="none" w:sz="0" w:space="0" w:color="auto"/>
                <w:bottom w:val="none" w:sz="0" w:space="0" w:color="auto"/>
                <w:right w:val="none" w:sz="0" w:space="0" w:color="auto"/>
              </w:divBdr>
            </w:div>
            <w:div w:id="1280258841">
              <w:marLeft w:val="0"/>
              <w:marRight w:val="0"/>
              <w:marTop w:val="0"/>
              <w:marBottom w:val="0"/>
              <w:divBdr>
                <w:top w:val="none" w:sz="0" w:space="0" w:color="auto"/>
                <w:left w:val="none" w:sz="0" w:space="0" w:color="auto"/>
                <w:bottom w:val="none" w:sz="0" w:space="0" w:color="auto"/>
                <w:right w:val="none" w:sz="0" w:space="0" w:color="auto"/>
              </w:divBdr>
            </w:div>
            <w:div w:id="1320813926">
              <w:marLeft w:val="0"/>
              <w:marRight w:val="0"/>
              <w:marTop w:val="0"/>
              <w:marBottom w:val="0"/>
              <w:divBdr>
                <w:top w:val="none" w:sz="0" w:space="0" w:color="auto"/>
                <w:left w:val="none" w:sz="0" w:space="0" w:color="auto"/>
                <w:bottom w:val="none" w:sz="0" w:space="0" w:color="auto"/>
                <w:right w:val="none" w:sz="0" w:space="0" w:color="auto"/>
              </w:divBdr>
            </w:div>
            <w:div w:id="1344471572">
              <w:marLeft w:val="0"/>
              <w:marRight w:val="0"/>
              <w:marTop w:val="0"/>
              <w:marBottom w:val="0"/>
              <w:divBdr>
                <w:top w:val="none" w:sz="0" w:space="0" w:color="auto"/>
                <w:left w:val="none" w:sz="0" w:space="0" w:color="auto"/>
                <w:bottom w:val="none" w:sz="0" w:space="0" w:color="auto"/>
                <w:right w:val="none" w:sz="0" w:space="0" w:color="auto"/>
              </w:divBdr>
            </w:div>
            <w:div w:id="1574117854">
              <w:marLeft w:val="0"/>
              <w:marRight w:val="0"/>
              <w:marTop w:val="0"/>
              <w:marBottom w:val="0"/>
              <w:divBdr>
                <w:top w:val="none" w:sz="0" w:space="0" w:color="auto"/>
                <w:left w:val="none" w:sz="0" w:space="0" w:color="auto"/>
                <w:bottom w:val="none" w:sz="0" w:space="0" w:color="auto"/>
                <w:right w:val="none" w:sz="0" w:space="0" w:color="auto"/>
              </w:divBdr>
            </w:div>
            <w:div w:id="1653675199">
              <w:marLeft w:val="0"/>
              <w:marRight w:val="0"/>
              <w:marTop w:val="0"/>
              <w:marBottom w:val="0"/>
              <w:divBdr>
                <w:top w:val="none" w:sz="0" w:space="0" w:color="auto"/>
                <w:left w:val="none" w:sz="0" w:space="0" w:color="auto"/>
                <w:bottom w:val="none" w:sz="0" w:space="0" w:color="auto"/>
                <w:right w:val="none" w:sz="0" w:space="0" w:color="auto"/>
              </w:divBdr>
            </w:div>
            <w:div w:id="1722241974">
              <w:marLeft w:val="0"/>
              <w:marRight w:val="0"/>
              <w:marTop w:val="0"/>
              <w:marBottom w:val="0"/>
              <w:divBdr>
                <w:top w:val="none" w:sz="0" w:space="0" w:color="auto"/>
                <w:left w:val="none" w:sz="0" w:space="0" w:color="auto"/>
                <w:bottom w:val="none" w:sz="0" w:space="0" w:color="auto"/>
                <w:right w:val="none" w:sz="0" w:space="0" w:color="auto"/>
              </w:divBdr>
            </w:div>
            <w:div w:id="1809517203">
              <w:marLeft w:val="0"/>
              <w:marRight w:val="0"/>
              <w:marTop w:val="0"/>
              <w:marBottom w:val="0"/>
              <w:divBdr>
                <w:top w:val="none" w:sz="0" w:space="0" w:color="auto"/>
                <w:left w:val="none" w:sz="0" w:space="0" w:color="auto"/>
                <w:bottom w:val="none" w:sz="0" w:space="0" w:color="auto"/>
                <w:right w:val="none" w:sz="0" w:space="0" w:color="auto"/>
              </w:divBdr>
            </w:div>
            <w:div w:id="1817599517">
              <w:marLeft w:val="0"/>
              <w:marRight w:val="0"/>
              <w:marTop w:val="0"/>
              <w:marBottom w:val="0"/>
              <w:divBdr>
                <w:top w:val="none" w:sz="0" w:space="0" w:color="auto"/>
                <w:left w:val="none" w:sz="0" w:space="0" w:color="auto"/>
                <w:bottom w:val="none" w:sz="0" w:space="0" w:color="auto"/>
                <w:right w:val="none" w:sz="0" w:space="0" w:color="auto"/>
              </w:divBdr>
            </w:div>
            <w:div w:id="1856112742">
              <w:marLeft w:val="0"/>
              <w:marRight w:val="0"/>
              <w:marTop w:val="0"/>
              <w:marBottom w:val="0"/>
              <w:divBdr>
                <w:top w:val="none" w:sz="0" w:space="0" w:color="auto"/>
                <w:left w:val="none" w:sz="0" w:space="0" w:color="auto"/>
                <w:bottom w:val="none" w:sz="0" w:space="0" w:color="auto"/>
                <w:right w:val="none" w:sz="0" w:space="0" w:color="auto"/>
              </w:divBdr>
            </w:div>
            <w:div w:id="1892615259">
              <w:marLeft w:val="0"/>
              <w:marRight w:val="0"/>
              <w:marTop w:val="0"/>
              <w:marBottom w:val="0"/>
              <w:divBdr>
                <w:top w:val="none" w:sz="0" w:space="0" w:color="auto"/>
                <w:left w:val="none" w:sz="0" w:space="0" w:color="auto"/>
                <w:bottom w:val="none" w:sz="0" w:space="0" w:color="auto"/>
                <w:right w:val="none" w:sz="0" w:space="0" w:color="auto"/>
              </w:divBdr>
            </w:div>
            <w:div w:id="2009164824">
              <w:marLeft w:val="0"/>
              <w:marRight w:val="0"/>
              <w:marTop w:val="0"/>
              <w:marBottom w:val="0"/>
              <w:divBdr>
                <w:top w:val="none" w:sz="0" w:space="0" w:color="auto"/>
                <w:left w:val="none" w:sz="0" w:space="0" w:color="auto"/>
                <w:bottom w:val="none" w:sz="0" w:space="0" w:color="auto"/>
                <w:right w:val="none" w:sz="0" w:space="0" w:color="auto"/>
              </w:divBdr>
            </w:div>
            <w:div w:id="2103909083">
              <w:marLeft w:val="0"/>
              <w:marRight w:val="0"/>
              <w:marTop w:val="0"/>
              <w:marBottom w:val="0"/>
              <w:divBdr>
                <w:top w:val="none" w:sz="0" w:space="0" w:color="auto"/>
                <w:left w:val="none" w:sz="0" w:space="0" w:color="auto"/>
                <w:bottom w:val="none" w:sz="0" w:space="0" w:color="auto"/>
                <w:right w:val="none" w:sz="0" w:space="0" w:color="auto"/>
              </w:divBdr>
            </w:div>
            <w:div w:id="21268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9947">
      <w:bodyDiv w:val="1"/>
      <w:marLeft w:val="0"/>
      <w:marRight w:val="0"/>
      <w:marTop w:val="0"/>
      <w:marBottom w:val="0"/>
      <w:divBdr>
        <w:top w:val="none" w:sz="0" w:space="0" w:color="auto"/>
        <w:left w:val="none" w:sz="0" w:space="0" w:color="auto"/>
        <w:bottom w:val="none" w:sz="0" w:space="0" w:color="auto"/>
        <w:right w:val="none" w:sz="0" w:space="0" w:color="auto"/>
      </w:divBdr>
    </w:div>
    <w:div w:id="1359741143">
      <w:bodyDiv w:val="1"/>
      <w:marLeft w:val="0"/>
      <w:marRight w:val="0"/>
      <w:marTop w:val="0"/>
      <w:marBottom w:val="0"/>
      <w:divBdr>
        <w:top w:val="none" w:sz="0" w:space="0" w:color="auto"/>
        <w:left w:val="none" w:sz="0" w:space="0" w:color="auto"/>
        <w:bottom w:val="none" w:sz="0" w:space="0" w:color="auto"/>
        <w:right w:val="none" w:sz="0" w:space="0" w:color="auto"/>
      </w:divBdr>
    </w:div>
    <w:div w:id="1365135155">
      <w:bodyDiv w:val="1"/>
      <w:marLeft w:val="0"/>
      <w:marRight w:val="0"/>
      <w:marTop w:val="0"/>
      <w:marBottom w:val="0"/>
      <w:divBdr>
        <w:top w:val="none" w:sz="0" w:space="0" w:color="auto"/>
        <w:left w:val="none" w:sz="0" w:space="0" w:color="auto"/>
        <w:bottom w:val="none" w:sz="0" w:space="0" w:color="auto"/>
        <w:right w:val="none" w:sz="0" w:space="0" w:color="auto"/>
      </w:divBdr>
    </w:div>
    <w:div w:id="1366441088">
      <w:bodyDiv w:val="1"/>
      <w:marLeft w:val="0"/>
      <w:marRight w:val="0"/>
      <w:marTop w:val="0"/>
      <w:marBottom w:val="0"/>
      <w:divBdr>
        <w:top w:val="none" w:sz="0" w:space="0" w:color="auto"/>
        <w:left w:val="none" w:sz="0" w:space="0" w:color="auto"/>
        <w:bottom w:val="none" w:sz="0" w:space="0" w:color="auto"/>
        <w:right w:val="none" w:sz="0" w:space="0" w:color="auto"/>
      </w:divBdr>
    </w:div>
    <w:div w:id="1372802986">
      <w:bodyDiv w:val="1"/>
      <w:marLeft w:val="0"/>
      <w:marRight w:val="0"/>
      <w:marTop w:val="0"/>
      <w:marBottom w:val="0"/>
      <w:divBdr>
        <w:top w:val="none" w:sz="0" w:space="0" w:color="auto"/>
        <w:left w:val="none" w:sz="0" w:space="0" w:color="auto"/>
        <w:bottom w:val="none" w:sz="0" w:space="0" w:color="auto"/>
        <w:right w:val="none" w:sz="0" w:space="0" w:color="auto"/>
      </w:divBdr>
    </w:div>
    <w:div w:id="1403941783">
      <w:bodyDiv w:val="1"/>
      <w:marLeft w:val="0"/>
      <w:marRight w:val="0"/>
      <w:marTop w:val="0"/>
      <w:marBottom w:val="0"/>
      <w:divBdr>
        <w:top w:val="none" w:sz="0" w:space="0" w:color="auto"/>
        <w:left w:val="none" w:sz="0" w:space="0" w:color="auto"/>
        <w:bottom w:val="none" w:sz="0" w:space="0" w:color="auto"/>
        <w:right w:val="none" w:sz="0" w:space="0" w:color="auto"/>
      </w:divBdr>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15399573">
      <w:bodyDiv w:val="1"/>
      <w:marLeft w:val="0"/>
      <w:marRight w:val="0"/>
      <w:marTop w:val="0"/>
      <w:marBottom w:val="0"/>
      <w:divBdr>
        <w:top w:val="none" w:sz="0" w:space="0" w:color="auto"/>
        <w:left w:val="none" w:sz="0" w:space="0" w:color="auto"/>
        <w:bottom w:val="none" w:sz="0" w:space="0" w:color="auto"/>
        <w:right w:val="none" w:sz="0" w:space="0" w:color="auto"/>
      </w:divBdr>
    </w:div>
    <w:div w:id="1430197463">
      <w:bodyDiv w:val="1"/>
      <w:marLeft w:val="0"/>
      <w:marRight w:val="0"/>
      <w:marTop w:val="0"/>
      <w:marBottom w:val="0"/>
      <w:divBdr>
        <w:top w:val="none" w:sz="0" w:space="0" w:color="auto"/>
        <w:left w:val="none" w:sz="0" w:space="0" w:color="auto"/>
        <w:bottom w:val="none" w:sz="0" w:space="0" w:color="auto"/>
        <w:right w:val="none" w:sz="0" w:space="0" w:color="auto"/>
      </w:divBdr>
    </w:div>
    <w:div w:id="1431855719">
      <w:bodyDiv w:val="1"/>
      <w:marLeft w:val="0"/>
      <w:marRight w:val="0"/>
      <w:marTop w:val="0"/>
      <w:marBottom w:val="0"/>
      <w:divBdr>
        <w:top w:val="none" w:sz="0" w:space="0" w:color="auto"/>
        <w:left w:val="none" w:sz="0" w:space="0" w:color="auto"/>
        <w:bottom w:val="none" w:sz="0" w:space="0" w:color="auto"/>
        <w:right w:val="none" w:sz="0" w:space="0" w:color="auto"/>
      </w:divBdr>
    </w:div>
    <w:div w:id="1440762436">
      <w:bodyDiv w:val="1"/>
      <w:marLeft w:val="0"/>
      <w:marRight w:val="0"/>
      <w:marTop w:val="0"/>
      <w:marBottom w:val="0"/>
      <w:divBdr>
        <w:top w:val="none" w:sz="0" w:space="0" w:color="auto"/>
        <w:left w:val="none" w:sz="0" w:space="0" w:color="auto"/>
        <w:bottom w:val="none" w:sz="0" w:space="0" w:color="auto"/>
        <w:right w:val="none" w:sz="0" w:space="0" w:color="auto"/>
      </w:divBdr>
    </w:div>
    <w:div w:id="1452167952">
      <w:bodyDiv w:val="1"/>
      <w:marLeft w:val="0"/>
      <w:marRight w:val="0"/>
      <w:marTop w:val="0"/>
      <w:marBottom w:val="0"/>
      <w:divBdr>
        <w:top w:val="none" w:sz="0" w:space="0" w:color="auto"/>
        <w:left w:val="none" w:sz="0" w:space="0" w:color="auto"/>
        <w:bottom w:val="none" w:sz="0" w:space="0" w:color="auto"/>
        <w:right w:val="none" w:sz="0" w:space="0" w:color="auto"/>
      </w:divBdr>
    </w:div>
    <w:div w:id="1458405337">
      <w:bodyDiv w:val="1"/>
      <w:marLeft w:val="0"/>
      <w:marRight w:val="0"/>
      <w:marTop w:val="0"/>
      <w:marBottom w:val="0"/>
      <w:divBdr>
        <w:top w:val="none" w:sz="0" w:space="0" w:color="auto"/>
        <w:left w:val="none" w:sz="0" w:space="0" w:color="auto"/>
        <w:bottom w:val="none" w:sz="0" w:space="0" w:color="auto"/>
        <w:right w:val="none" w:sz="0" w:space="0" w:color="auto"/>
      </w:divBdr>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495954415">
      <w:bodyDiv w:val="1"/>
      <w:marLeft w:val="0"/>
      <w:marRight w:val="0"/>
      <w:marTop w:val="0"/>
      <w:marBottom w:val="0"/>
      <w:divBdr>
        <w:top w:val="none" w:sz="0" w:space="0" w:color="auto"/>
        <w:left w:val="none" w:sz="0" w:space="0" w:color="auto"/>
        <w:bottom w:val="none" w:sz="0" w:space="0" w:color="auto"/>
        <w:right w:val="none" w:sz="0" w:space="0" w:color="auto"/>
      </w:divBdr>
    </w:div>
    <w:div w:id="1519273784">
      <w:bodyDiv w:val="1"/>
      <w:marLeft w:val="0"/>
      <w:marRight w:val="0"/>
      <w:marTop w:val="0"/>
      <w:marBottom w:val="0"/>
      <w:divBdr>
        <w:top w:val="none" w:sz="0" w:space="0" w:color="auto"/>
        <w:left w:val="none" w:sz="0" w:space="0" w:color="auto"/>
        <w:bottom w:val="none" w:sz="0" w:space="0" w:color="auto"/>
        <w:right w:val="none" w:sz="0" w:space="0" w:color="auto"/>
      </w:divBdr>
    </w:div>
    <w:div w:id="1519656406">
      <w:bodyDiv w:val="1"/>
      <w:marLeft w:val="0"/>
      <w:marRight w:val="0"/>
      <w:marTop w:val="0"/>
      <w:marBottom w:val="0"/>
      <w:divBdr>
        <w:top w:val="none" w:sz="0" w:space="0" w:color="auto"/>
        <w:left w:val="none" w:sz="0" w:space="0" w:color="auto"/>
        <w:bottom w:val="none" w:sz="0" w:space="0" w:color="auto"/>
        <w:right w:val="none" w:sz="0" w:space="0" w:color="auto"/>
      </w:divBdr>
    </w:div>
    <w:div w:id="1520965690">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69882051">
      <w:bodyDiv w:val="1"/>
      <w:marLeft w:val="0"/>
      <w:marRight w:val="0"/>
      <w:marTop w:val="0"/>
      <w:marBottom w:val="0"/>
      <w:divBdr>
        <w:top w:val="none" w:sz="0" w:space="0" w:color="auto"/>
        <w:left w:val="none" w:sz="0" w:space="0" w:color="auto"/>
        <w:bottom w:val="none" w:sz="0" w:space="0" w:color="auto"/>
        <w:right w:val="none" w:sz="0" w:space="0" w:color="auto"/>
      </w:divBdr>
    </w:div>
    <w:div w:id="1570532054">
      <w:bodyDiv w:val="1"/>
      <w:marLeft w:val="0"/>
      <w:marRight w:val="0"/>
      <w:marTop w:val="0"/>
      <w:marBottom w:val="0"/>
      <w:divBdr>
        <w:top w:val="none" w:sz="0" w:space="0" w:color="auto"/>
        <w:left w:val="none" w:sz="0" w:space="0" w:color="auto"/>
        <w:bottom w:val="none" w:sz="0" w:space="0" w:color="auto"/>
        <w:right w:val="none" w:sz="0" w:space="0" w:color="auto"/>
      </w:divBdr>
    </w:div>
    <w:div w:id="1583366605">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590121813">
      <w:bodyDiv w:val="1"/>
      <w:marLeft w:val="0"/>
      <w:marRight w:val="0"/>
      <w:marTop w:val="0"/>
      <w:marBottom w:val="0"/>
      <w:divBdr>
        <w:top w:val="none" w:sz="0" w:space="0" w:color="auto"/>
        <w:left w:val="none" w:sz="0" w:space="0" w:color="auto"/>
        <w:bottom w:val="none" w:sz="0" w:space="0" w:color="auto"/>
        <w:right w:val="none" w:sz="0" w:space="0" w:color="auto"/>
      </w:divBdr>
    </w:div>
    <w:div w:id="1590654295">
      <w:bodyDiv w:val="1"/>
      <w:marLeft w:val="0"/>
      <w:marRight w:val="0"/>
      <w:marTop w:val="0"/>
      <w:marBottom w:val="0"/>
      <w:divBdr>
        <w:top w:val="none" w:sz="0" w:space="0" w:color="auto"/>
        <w:left w:val="none" w:sz="0" w:space="0" w:color="auto"/>
        <w:bottom w:val="none" w:sz="0" w:space="0" w:color="auto"/>
        <w:right w:val="none" w:sz="0" w:space="0" w:color="auto"/>
      </w:divBdr>
    </w:div>
    <w:div w:id="1615749420">
      <w:bodyDiv w:val="1"/>
      <w:marLeft w:val="0"/>
      <w:marRight w:val="0"/>
      <w:marTop w:val="0"/>
      <w:marBottom w:val="0"/>
      <w:divBdr>
        <w:top w:val="none" w:sz="0" w:space="0" w:color="auto"/>
        <w:left w:val="none" w:sz="0" w:space="0" w:color="auto"/>
        <w:bottom w:val="none" w:sz="0" w:space="0" w:color="auto"/>
        <w:right w:val="none" w:sz="0" w:space="0" w:color="auto"/>
      </w:divBdr>
    </w:div>
    <w:div w:id="1619608403">
      <w:bodyDiv w:val="1"/>
      <w:marLeft w:val="0"/>
      <w:marRight w:val="0"/>
      <w:marTop w:val="0"/>
      <w:marBottom w:val="0"/>
      <w:divBdr>
        <w:top w:val="none" w:sz="0" w:space="0" w:color="auto"/>
        <w:left w:val="none" w:sz="0" w:space="0" w:color="auto"/>
        <w:bottom w:val="none" w:sz="0" w:space="0" w:color="auto"/>
        <w:right w:val="none" w:sz="0" w:space="0" w:color="auto"/>
      </w:divBdr>
    </w:div>
    <w:div w:id="1622224016">
      <w:bodyDiv w:val="1"/>
      <w:marLeft w:val="0"/>
      <w:marRight w:val="0"/>
      <w:marTop w:val="0"/>
      <w:marBottom w:val="0"/>
      <w:divBdr>
        <w:top w:val="none" w:sz="0" w:space="0" w:color="auto"/>
        <w:left w:val="none" w:sz="0" w:space="0" w:color="auto"/>
        <w:bottom w:val="none" w:sz="0" w:space="0" w:color="auto"/>
        <w:right w:val="none" w:sz="0" w:space="0" w:color="auto"/>
      </w:divBdr>
    </w:div>
    <w:div w:id="1625311895">
      <w:bodyDiv w:val="1"/>
      <w:marLeft w:val="0"/>
      <w:marRight w:val="0"/>
      <w:marTop w:val="0"/>
      <w:marBottom w:val="0"/>
      <w:divBdr>
        <w:top w:val="none" w:sz="0" w:space="0" w:color="auto"/>
        <w:left w:val="none" w:sz="0" w:space="0" w:color="auto"/>
        <w:bottom w:val="none" w:sz="0" w:space="0" w:color="auto"/>
        <w:right w:val="none" w:sz="0" w:space="0" w:color="auto"/>
      </w:divBdr>
    </w:div>
    <w:div w:id="1631207870">
      <w:bodyDiv w:val="1"/>
      <w:marLeft w:val="0"/>
      <w:marRight w:val="0"/>
      <w:marTop w:val="0"/>
      <w:marBottom w:val="0"/>
      <w:divBdr>
        <w:top w:val="none" w:sz="0" w:space="0" w:color="auto"/>
        <w:left w:val="none" w:sz="0" w:space="0" w:color="auto"/>
        <w:bottom w:val="none" w:sz="0" w:space="0" w:color="auto"/>
        <w:right w:val="none" w:sz="0" w:space="0" w:color="auto"/>
      </w:divBdr>
    </w:div>
    <w:div w:id="1646818681">
      <w:bodyDiv w:val="1"/>
      <w:marLeft w:val="0"/>
      <w:marRight w:val="0"/>
      <w:marTop w:val="0"/>
      <w:marBottom w:val="0"/>
      <w:divBdr>
        <w:top w:val="none" w:sz="0" w:space="0" w:color="auto"/>
        <w:left w:val="none" w:sz="0" w:space="0" w:color="auto"/>
        <w:bottom w:val="none" w:sz="0" w:space="0" w:color="auto"/>
        <w:right w:val="none" w:sz="0" w:space="0" w:color="auto"/>
      </w:divBdr>
    </w:div>
    <w:div w:id="1647777556">
      <w:bodyDiv w:val="1"/>
      <w:marLeft w:val="0"/>
      <w:marRight w:val="0"/>
      <w:marTop w:val="0"/>
      <w:marBottom w:val="0"/>
      <w:divBdr>
        <w:top w:val="none" w:sz="0" w:space="0" w:color="auto"/>
        <w:left w:val="none" w:sz="0" w:space="0" w:color="auto"/>
        <w:bottom w:val="none" w:sz="0" w:space="0" w:color="auto"/>
        <w:right w:val="none" w:sz="0" w:space="0" w:color="auto"/>
      </w:divBdr>
    </w:div>
    <w:div w:id="1653867032">
      <w:bodyDiv w:val="1"/>
      <w:marLeft w:val="0"/>
      <w:marRight w:val="0"/>
      <w:marTop w:val="0"/>
      <w:marBottom w:val="0"/>
      <w:divBdr>
        <w:top w:val="none" w:sz="0" w:space="0" w:color="auto"/>
        <w:left w:val="none" w:sz="0" w:space="0" w:color="auto"/>
        <w:bottom w:val="none" w:sz="0" w:space="0" w:color="auto"/>
        <w:right w:val="none" w:sz="0" w:space="0" w:color="auto"/>
      </w:divBdr>
    </w:div>
    <w:div w:id="1658219344">
      <w:bodyDiv w:val="1"/>
      <w:marLeft w:val="0"/>
      <w:marRight w:val="0"/>
      <w:marTop w:val="0"/>
      <w:marBottom w:val="0"/>
      <w:divBdr>
        <w:top w:val="none" w:sz="0" w:space="0" w:color="auto"/>
        <w:left w:val="none" w:sz="0" w:space="0" w:color="auto"/>
        <w:bottom w:val="none" w:sz="0" w:space="0" w:color="auto"/>
        <w:right w:val="none" w:sz="0" w:space="0" w:color="auto"/>
      </w:divBdr>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73338970">
      <w:bodyDiv w:val="1"/>
      <w:marLeft w:val="0"/>
      <w:marRight w:val="0"/>
      <w:marTop w:val="0"/>
      <w:marBottom w:val="0"/>
      <w:divBdr>
        <w:top w:val="none" w:sz="0" w:space="0" w:color="auto"/>
        <w:left w:val="none" w:sz="0" w:space="0" w:color="auto"/>
        <w:bottom w:val="none" w:sz="0" w:space="0" w:color="auto"/>
        <w:right w:val="none" w:sz="0" w:space="0" w:color="auto"/>
      </w:divBdr>
    </w:div>
    <w:div w:id="1681471075">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699695140">
      <w:bodyDiv w:val="1"/>
      <w:marLeft w:val="0"/>
      <w:marRight w:val="0"/>
      <w:marTop w:val="0"/>
      <w:marBottom w:val="0"/>
      <w:divBdr>
        <w:top w:val="none" w:sz="0" w:space="0" w:color="auto"/>
        <w:left w:val="none" w:sz="0" w:space="0" w:color="auto"/>
        <w:bottom w:val="none" w:sz="0" w:space="0" w:color="auto"/>
        <w:right w:val="none" w:sz="0" w:space="0" w:color="auto"/>
      </w:divBdr>
    </w:div>
    <w:div w:id="1708407446">
      <w:bodyDiv w:val="1"/>
      <w:marLeft w:val="0"/>
      <w:marRight w:val="0"/>
      <w:marTop w:val="0"/>
      <w:marBottom w:val="0"/>
      <w:divBdr>
        <w:top w:val="none" w:sz="0" w:space="0" w:color="auto"/>
        <w:left w:val="none" w:sz="0" w:space="0" w:color="auto"/>
        <w:bottom w:val="none" w:sz="0" w:space="0" w:color="auto"/>
        <w:right w:val="none" w:sz="0" w:space="0" w:color="auto"/>
      </w:divBdr>
    </w:div>
    <w:div w:id="1710451879">
      <w:bodyDiv w:val="1"/>
      <w:marLeft w:val="0"/>
      <w:marRight w:val="0"/>
      <w:marTop w:val="0"/>
      <w:marBottom w:val="0"/>
      <w:divBdr>
        <w:top w:val="none" w:sz="0" w:space="0" w:color="auto"/>
        <w:left w:val="none" w:sz="0" w:space="0" w:color="auto"/>
        <w:bottom w:val="none" w:sz="0" w:space="0" w:color="auto"/>
        <w:right w:val="none" w:sz="0" w:space="0" w:color="auto"/>
      </w:divBdr>
      <w:divsChild>
        <w:div w:id="1347099756">
          <w:marLeft w:val="0"/>
          <w:marRight w:val="0"/>
          <w:marTop w:val="0"/>
          <w:marBottom w:val="0"/>
          <w:divBdr>
            <w:top w:val="none" w:sz="0" w:space="0" w:color="auto"/>
            <w:left w:val="none" w:sz="0" w:space="0" w:color="auto"/>
            <w:bottom w:val="none" w:sz="0" w:space="0" w:color="auto"/>
            <w:right w:val="none" w:sz="0" w:space="0" w:color="auto"/>
          </w:divBdr>
          <w:divsChild>
            <w:div w:id="24139869">
              <w:marLeft w:val="0"/>
              <w:marRight w:val="0"/>
              <w:marTop w:val="0"/>
              <w:marBottom w:val="0"/>
              <w:divBdr>
                <w:top w:val="none" w:sz="0" w:space="0" w:color="auto"/>
                <w:left w:val="none" w:sz="0" w:space="0" w:color="auto"/>
                <w:bottom w:val="none" w:sz="0" w:space="0" w:color="auto"/>
                <w:right w:val="none" w:sz="0" w:space="0" w:color="auto"/>
              </w:divBdr>
            </w:div>
            <w:div w:id="55249962">
              <w:marLeft w:val="0"/>
              <w:marRight w:val="0"/>
              <w:marTop w:val="0"/>
              <w:marBottom w:val="0"/>
              <w:divBdr>
                <w:top w:val="none" w:sz="0" w:space="0" w:color="auto"/>
                <w:left w:val="none" w:sz="0" w:space="0" w:color="auto"/>
                <w:bottom w:val="none" w:sz="0" w:space="0" w:color="auto"/>
                <w:right w:val="none" w:sz="0" w:space="0" w:color="auto"/>
              </w:divBdr>
            </w:div>
            <w:div w:id="64453794">
              <w:marLeft w:val="0"/>
              <w:marRight w:val="0"/>
              <w:marTop w:val="0"/>
              <w:marBottom w:val="0"/>
              <w:divBdr>
                <w:top w:val="none" w:sz="0" w:space="0" w:color="auto"/>
                <w:left w:val="none" w:sz="0" w:space="0" w:color="auto"/>
                <w:bottom w:val="none" w:sz="0" w:space="0" w:color="auto"/>
                <w:right w:val="none" w:sz="0" w:space="0" w:color="auto"/>
              </w:divBdr>
            </w:div>
            <w:div w:id="111025448">
              <w:marLeft w:val="0"/>
              <w:marRight w:val="0"/>
              <w:marTop w:val="0"/>
              <w:marBottom w:val="0"/>
              <w:divBdr>
                <w:top w:val="none" w:sz="0" w:space="0" w:color="auto"/>
                <w:left w:val="none" w:sz="0" w:space="0" w:color="auto"/>
                <w:bottom w:val="none" w:sz="0" w:space="0" w:color="auto"/>
                <w:right w:val="none" w:sz="0" w:space="0" w:color="auto"/>
              </w:divBdr>
            </w:div>
            <w:div w:id="141430789">
              <w:marLeft w:val="0"/>
              <w:marRight w:val="0"/>
              <w:marTop w:val="0"/>
              <w:marBottom w:val="0"/>
              <w:divBdr>
                <w:top w:val="none" w:sz="0" w:space="0" w:color="auto"/>
                <w:left w:val="none" w:sz="0" w:space="0" w:color="auto"/>
                <w:bottom w:val="none" w:sz="0" w:space="0" w:color="auto"/>
                <w:right w:val="none" w:sz="0" w:space="0" w:color="auto"/>
              </w:divBdr>
            </w:div>
            <w:div w:id="145051991">
              <w:marLeft w:val="0"/>
              <w:marRight w:val="0"/>
              <w:marTop w:val="0"/>
              <w:marBottom w:val="0"/>
              <w:divBdr>
                <w:top w:val="none" w:sz="0" w:space="0" w:color="auto"/>
                <w:left w:val="none" w:sz="0" w:space="0" w:color="auto"/>
                <w:bottom w:val="none" w:sz="0" w:space="0" w:color="auto"/>
                <w:right w:val="none" w:sz="0" w:space="0" w:color="auto"/>
              </w:divBdr>
            </w:div>
            <w:div w:id="178588271">
              <w:marLeft w:val="0"/>
              <w:marRight w:val="0"/>
              <w:marTop w:val="0"/>
              <w:marBottom w:val="0"/>
              <w:divBdr>
                <w:top w:val="none" w:sz="0" w:space="0" w:color="auto"/>
                <w:left w:val="none" w:sz="0" w:space="0" w:color="auto"/>
                <w:bottom w:val="none" w:sz="0" w:space="0" w:color="auto"/>
                <w:right w:val="none" w:sz="0" w:space="0" w:color="auto"/>
              </w:divBdr>
            </w:div>
            <w:div w:id="229117142">
              <w:marLeft w:val="0"/>
              <w:marRight w:val="0"/>
              <w:marTop w:val="0"/>
              <w:marBottom w:val="0"/>
              <w:divBdr>
                <w:top w:val="none" w:sz="0" w:space="0" w:color="auto"/>
                <w:left w:val="none" w:sz="0" w:space="0" w:color="auto"/>
                <w:bottom w:val="none" w:sz="0" w:space="0" w:color="auto"/>
                <w:right w:val="none" w:sz="0" w:space="0" w:color="auto"/>
              </w:divBdr>
            </w:div>
            <w:div w:id="280846271">
              <w:marLeft w:val="0"/>
              <w:marRight w:val="0"/>
              <w:marTop w:val="0"/>
              <w:marBottom w:val="0"/>
              <w:divBdr>
                <w:top w:val="none" w:sz="0" w:space="0" w:color="auto"/>
                <w:left w:val="none" w:sz="0" w:space="0" w:color="auto"/>
                <w:bottom w:val="none" w:sz="0" w:space="0" w:color="auto"/>
                <w:right w:val="none" w:sz="0" w:space="0" w:color="auto"/>
              </w:divBdr>
            </w:div>
            <w:div w:id="298997244">
              <w:marLeft w:val="0"/>
              <w:marRight w:val="0"/>
              <w:marTop w:val="0"/>
              <w:marBottom w:val="0"/>
              <w:divBdr>
                <w:top w:val="none" w:sz="0" w:space="0" w:color="auto"/>
                <w:left w:val="none" w:sz="0" w:space="0" w:color="auto"/>
                <w:bottom w:val="none" w:sz="0" w:space="0" w:color="auto"/>
                <w:right w:val="none" w:sz="0" w:space="0" w:color="auto"/>
              </w:divBdr>
            </w:div>
            <w:div w:id="302660397">
              <w:marLeft w:val="0"/>
              <w:marRight w:val="0"/>
              <w:marTop w:val="0"/>
              <w:marBottom w:val="0"/>
              <w:divBdr>
                <w:top w:val="none" w:sz="0" w:space="0" w:color="auto"/>
                <w:left w:val="none" w:sz="0" w:space="0" w:color="auto"/>
                <w:bottom w:val="none" w:sz="0" w:space="0" w:color="auto"/>
                <w:right w:val="none" w:sz="0" w:space="0" w:color="auto"/>
              </w:divBdr>
            </w:div>
            <w:div w:id="320428845">
              <w:marLeft w:val="0"/>
              <w:marRight w:val="0"/>
              <w:marTop w:val="0"/>
              <w:marBottom w:val="0"/>
              <w:divBdr>
                <w:top w:val="none" w:sz="0" w:space="0" w:color="auto"/>
                <w:left w:val="none" w:sz="0" w:space="0" w:color="auto"/>
                <w:bottom w:val="none" w:sz="0" w:space="0" w:color="auto"/>
                <w:right w:val="none" w:sz="0" w:space="0" w:color="auto"/>
              </w:divBdr>
            </w:div>
            <w:div w:id="334578857">
              <w:marLeft w:val="0"/>
              <w:marRight w:val="0"/>
              <w:marTop w:val="0"/>
              <w:marBottom w:val="0"/>
              <w:divBdr>
                <w:top w:val="none" w:sz="0" w:space="0" w:color="auto"/>
                <w:left w:val="none" w:sz="0" w:space="0" w:color="auto"/>
                <w:bottom w:val="none" w:sz="0" w:space="0" w:color="auto"/>
                <w:right w:val="none" w:sz="0" w:space="0" w:color="auto"/>
              </w:divBdr>
            </w:div>
            <w:div w:id="360278730">
              <w:marLeft w:val="0"/>
              <w:marRight w:val="0"/>
              <w:marTop w:val="0"/>
              <w:marBottom w:val="0"/>
              <w:divBdr>
                <w:top w:val="none" w:sz="0" w:space="0" w:color="auto"/>
                <w:left w:val="none" w:sz="0" w:space="0" w:color="auto"/>
                <w:bottom w:val="none" w:sz="0" w:space="0" w:color="auto"/>
                <w:right w:val="none" w:sz="0" w:space="0" w:color="auto"/>
              </w:divBdr>
            </w:div>
            <w:div w:id="513687144">
              <w:marLeft w:val="0"/>
              <w:marRight w:val="0"/>
              <w:marTop w:val="0"/>
              <w:marBottom w:val="0"/>
              <w:divBdr>
                <w:top w:val="none" w:sz="0" w:space="0" w:color="auto"/>
                <w:left w:val="none" w:sz="0" w:space="0" w:color="auto"/>
                <w:bottom w:val="none" w:sz="0" w:space="0" w:color="auto"/>
                <w:right w:val="none" w:sz="0" w:space="0" w:color="auto"/>
              </w:divBdr>
            </w:div>
            <w:div w:id="530995716">
              <w:marLeft w:val="0"/>
              <w:marRight w:val="0"/>
              <w:marTop w:val="0"/>
              <w:marBottom w:val="0"/>
              <w:divBdr>
                <w:top w:val="none" w:sz="0" w:space="0" w:color="auto"/>
                <w:left w:val="none" w:sz="0" w:space="0" w:color="auto"/>
                <w:bottom w:val="none" w:sz="0" w:space="0" w:color="auto"/>
                <w:right w:val="none" w:sz="0" w:space="0" w:color="auto"/>
              </w:divBdr>
            </w:div>
            <w:div w:id="539821618">
              <w:marLeft w:val="0"/>
              <w:marRight w:val="0"/>
              <w:marTop w:val="0"/>
              <w:marBottom w:val="0"/>
              <w:divBdr>
                <w:top w:val="none" w:sz="0" w:space="0" w:color="auto"/>
                <w:left w:val="none" w:sz="0" w:space="0" w:color="auto"/>
                <w:bottom w:val="none" w:sz="0" w:space="0" w:color="auto"/>
                <w:right w:val="none" w:sz="0" w:space="0" w:color="auto"/>
              </w:divBdr>
            </w:div>
            <w:div w:id="589243125">
              <w:marLeft w:val="0"/>
              <w:marRight w:val="0"/>
              <w:marTop w:val="0"/>
              <w:marBottom w:val="0"/>
              <w:divBdr>
                <w:top w:val="none" w:sz="0" w:space="0" w:color="auto"/>
                <w:left w:val="none" w:sz="0" w:space="0" w:color="auto"/>
                <w:bottom w:val="none" w:sz="0" w:space="0" w:color="auto"/>
                <w:right w:val="none" w:sz="0" w:space="0" w:color="auto"/>
              </w:divBdr>
            </w:div>
            <w:div w:id="634607225">
              <w:marLeft w:val="0"/>
              <w:marRight w:val="0"/>
              <w:marTop w:val="0"/>
              <w:marBottom w:val="0"/>
              <w:divBdr>
                <w:top w:val="none" w:sz="0" w:space="0" w:color="auto"/>
                <w:left w:val="none" w:sz="0" w:space="0" w:color="auto"/>
                <w:bottom w:val="none" w:sz="0" w:space="0" w:color="auto"/>
                <w:right w:val="none" w:sz="0" w:space="0" w:color="auto"/>
              </w:divBdr>
            </w:div>
            <w:div w:id="653949421">
              <w:marLeft w:val="0"/>
              <w:marRight w:val="0"/>
              <w:marTop w:val="0"/>
              <w:marBottom w:val="0"/>
              <w:divBdr>
                <w:top w:val="none" w:sz="0" w:space="0" w:color="auto"/>
                <w:left w:val="none" w:sz="0" w:space="0" w:color="auto"/>
                <w:bottom w:val="none" w:sz="0" w:space="0" w:color="auto"/>
                <w:right w:val="none" w:sz="0" w:space="0" w:color="auto"/>
              </w:divBdr>
            </w:div>
            <w:div w:id="680355838">
              <w:marLeft w:val="0"/>
              <w:marRight w:val="0"/>
              <w:marTop w:val="0"/>
              <w:marBottom w:val="0"/>
              <w:divBdr>
                <w:top w:val="none" w:sz="0" w:space="0" w:color="auto"/>
                <w:left w:val="none" w:sz="0" w:space="0" w:color="auto"/>
                <w:bottom w:val="none" w:sz="0" w:space="0" w:color="auto"/>
                <w:right w:val="none" w:sz="0" w:space="0" w:color="auto"/>
              </w:divBdr>
            </w:div>
            <w:div w:id="695355343">
              <w:marLeft w:val="0"/>
              <w:marRight w:val="0"/>
              <w:marTop w:val="0"/>
              <w:marBottom w:val="0"/>
              <w:divBdr>
                <w:top w:val="none" w:sz="0" w:space="0" w:color="auto"/>
                <w:left w:val="none" w:sz="0" w:space="0" w:color="auto"/>
                <w:bottom w:val="none" w:sz="0" w:space="0" w:color="auto"/>
                <w:right w:val="none" w:sz="0" w:space="0" w:color="auto"/>
              </w:divBdr>
            </w:div>
            <w:div w:id="699547749">
              <w:marLeft w:val="0"/>
              <w:marRight w:val="0"/>
              <w:marTop w:val="0"/>
              <w:marBottom w:val="0"/>
              <w:divBdr>
                <w:top w:val="none" w:sz="0" w:space="0" w:color="auto"/>
                <w:left w:val="none" w:sz="0" w:space="0" w:color="auto"/>
                <w:bottom w:val="none" w:sz="0" w:space="0" w:color="auto"/>
                <w:right w:val="none" w:sz="0" w:space="0" w:color="auto"/>
              </w:divBdr>
            </w:div>
            <w:div w:id="699747103">
              <w:marLeft w:val="0"/>
              <w:marRight w:val="0"/>
              <w:marTop w:val="0"/>
              <w:marBottom w:val="0"/>
              <w:divBdr>
                <w:top w:val="none" w:sz="0" w:space="0" w:color="auto"/>
                <w:left w:val="none" w:sz="0" w:space="0" w:color="auto"/>
                <w:bottom w:val="none" w:sz="0" w:space="0" w:color="auto"/>
                <w:right w:val="none" w:sz="0" w:space="0" w:color="auto"/>
              </w:divBdr>
            </w:div>
            <w:div w:id="79274689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846483402">
              <w:marLeft w:val="0"/>
              <w:marRight w:val="0"/>
              <w:marTop w:val="0"/>
              <w:marBottom w:val="0"/>
              <w:divBdr>
                <w:top w:val="none" w:sz="0" w:space="0" w:color="auto"/>
                <w:left w:val="none" w:sz="0" w:space="0" w:color="auto"/>
                <w:bottom w:val="none" w:sz="0" w:space="0" w:color="auto"/>
                <w:right w:val="none" w:sz="0" w:space="0" w:color="auto"/>
              </w:divBdr>
            </w:div>
            <w:div w:id="874267801">
              <w:marLeft w:val="0"/>
              <w:marRight w:val="0"/>
              <w:marTop w:val="0"/>
              <w:marBottom w:val="0"/>
              <w:divBdr>
                <w:top w:val="none" w:sz="0" w:space="0" w:color="auto"/>
                <w:left w:val="none" w:sz="0" w:space="0" w:color="auto"/>
                <w:bottom w:val="none" w:sz="0" w:space="0" w:color="auto"/>
                <w:right w:val="none" w:sz="0" w:space="0" w:color="auto"/>
              </w:divBdr>
            </w:div>
            <w:div w:id="876821340">
              <w:marLeft w:val="0"/>
              <w:marRight w:val="0"/>
              <w:marTop w:val="0"/>
              <w:marBottom w:val="0"/>
              <w:divBdr>
                <w:top w:val="none" w:sz="0" w:space="0" w:color="auto"/>
                <w:left w:val="none" w:sz="0" w:space="0" w:color="auto"/>
                <w:bottom w:val="none" w:sz="0" w:space="0" w:color="auto"/>
                <w:right w:val="none" w:sz="0" w:space="0" w:color="auto"/>
              </w:divBdr>
            </w:div>
            <w:div w:id="904100391">
              <w:marLeft w:val="0"/>
              <w:marRight w:val="0"/>
              <w:marTop w:val="0"/>
              <w:marBottom w:val="0"/>
              <w:divBdr>
                <w:top w:val="none" w:sz="0" w:space="0" w:color="auto"/>
                <w:left w:val="none" w:sz="0" w:space="0" w:color="auto"/>
                <w:bottom w:val="none" w:sz="0" w:space="0" w:color="auto"/>
                <w:right w:val="none" w:sz="0" w:space="0" w:color="auto"/>
              </w:divBdr>
            </w:div>
            <w:div w:id="977877492">
              <w:marLeft w:val="0"/>
              <w:marRight w:val="0"/>
              <w:marTop w:val="0"/>
              <w:marBottom w:val="0"/>
              <w:divBdr>
                <w:top w:val="none" w:sz="0" w:space="0" w:color="auto"/>
                <w:left w:val="none" w:sz="0" w:space="0" w:color="auto"/>
                <w:bottom w:val="none" w:sz="0" w:space="0" w:color="auto"/>
                <w:right w:val="none" w:sz="0" w:space="0" w:color="auto"/>
              </w:divBdr>
            </w:div>
            <w:div w:id="992029639">
              <w:marLeft w:val="0"/>
              <w:marRight w:val="0"/>
              <w:marTop w:val="0"/>
              <w:marBottom w:val="0"/>
              <w:divBdr>
                <w:top w:val="none" w:sz="0" w:space="0" w:color="auto"/>
                <w:left w:val="none" w:sz="0" w:space="0" w:color="auto"/>
                <w:bottom w:val="none" w:sz="0" w:space="0" w:color="auto"/>
                <w:right w:val="none" w:sz="0" w:space="0" w:color="auto"/>
              </w:divBdr>
            </w:div>
            <w:div w:id="1069117370">
              <w:marLeft w:val="0"/>
              <w:marRight w:val="0"/>
              <w:marTop w:val="0"/>
              <w:marBottom w:val="0"/>
              <w:divBdr>
                <w:top w:val="none" w:sz="0" w:space="0" w:color="auto"/>
                <w:left w:val="none" w:sz="0" w:space="0" w:color="auto"/>
                <w:bottom w:val="none" w:sz="0" w:space="0" w:color="auto"/>
                <w:right w:val="none" w:sz="0" w:space="0" w:color="auto"/>
              </w:divBdr>
            </w:div>
            <w:div w:id="1125461659">
              <w:marLeft w:val="0"/>
              <w:marRight w:val="0"/>
              <w:marTop w:val="0"/>
              <w:marBottom w:val="0"/>
              <w:divBdr>
                <w:top w:val="none" w:sz="0" w:space="0" w:color="auto"/>
                <w:left w:val="none" w:sz="0" w:space="0" w:color="auto"/>
                <w:bottom w:val="none" w:sz="0" w:space="0" w:color="auto"/>
                <w:right w:val="none" w:sz="0" w:space="0" w:color="auto"/>
              </w:divBdr>
            </w:div>
            <w:div w:id="1136796684">
              <w:marLeft w:val="0"/>
              <w:marRight w:val="0"/>
              <w:marTop w:val="0"/>
              <w:marBottom w:val="0"/>
              <w:divBdr>
                <w:top w:val="none" w:sz="0" w:space="0" w:color="auto"/>
                <w:left w:val="none" w:sz="0" w:space="0" w:color="auto"/>
                <w:bottom w:val="none" w:sz="0" w:space="0" w:color="auto"/>
                <w:right w:val="none" w:sz="0" w:space="0" w:color="auto"/>
              </w:divBdr>
            </w:div>
            <w:div w:id="1155687333">
              <w:marLeft w:val="0"/>
              <w:marRight w:val="0"/>
              <w:marTop w:val="0"/>
              <w:marBottom w:val="0"/>
              <w:divBdr>
                <w:top w:val="none" w:sz="0" w:space="0" w:color="auto"/>
                <w:left w:val="none" w:sz="0" w:space="0" w:color="auto"/>
                <w:bottom w:val="none" w:sz="0" w:space="0" w:color="auto"/>
                <w:right w:val="none" w:sz="0" w:space="0" w:color="auto"/>
              </w:divBdr>
            </w:div>
            <w:div w:id="1193035776">
              <w:marLeft w:val="0"/>
              <w:marRight w:val="0"/>
              <w:marTop w:val="0"/>
              <w:marBottom w:val="0"/>
              <w:divBdr>
                <w:top w:val="none" w:sz="0" w:space="0" w:color="auto"/>
                <w:left w:val="none" w:sz="0" w:space="0" w:color="auto"/>
                <w:bottom w:val="none" w:sz="0" w:space="0" w:color="auto"/>
                <w:right w:val="none" w:sz="0" w:space="0" w:color="auto"/>
              </w:divBdr>
            </w:div>
            <w:div w:id="1226841746">
              <w:marLeft w:val="0"/>
              <w:marRight w:val="0"/>
              <w:marTop w:val="0"/>
              <w:marBottom w:val="0"/>
              <w:divBdr>
                <w:top w:val="none" w:sz="0" w:space="0" w:color="auto"/>
                <w:left w:val="none" w:sz="0" w:space="0" w:color="auto"/>
                <w:bottom w:val="none" w:sz="0" w:space="0" w:color="auto"/>
                <w:right w:val="none" w:sz="0" w:space="0" w:color="auto"/>
              </w:divBdr>
            </w:div>
            <w:div w:id="1246764521">
              <w:marLeft w:val="0"/>
              <w:marRight w:val="0"/>
              <w:marTop w:val="0"/>
              <w:marBottom w:val="0"/>
              <w:divBdr>
                <w:top w:val="none" w:sz="0" w:space="0" w:color="auto"/>
                <w:left w:val="none" w:sz="0" w:space="0" w:color="auto"/>
                <w:bottom w:val="none" w:sz="0" w:space="0" w:color="auto"/>
                <w:right w:val="none" w:sz="0" w:space="0" w:color="auto"/>
              </w:divBdr>
            </w:div>
            <w:div w:id="1285312939">
              <w:marLeft w:val="0"/>
              <w:marRight w:val="0"/>
              <w:marTop w:val="0"/>
              <w:marBottom w:val="0"/>
              <w:divBdr>
                <w:top w:val="none" w:sz="0" w:space="0" w:color="auto"/>
                <w:left w:val="none" w:sz="0" w:space="0" w:color="auto"/>
                <w:bottom w:val="none" w:sz="0" w:space="0" w:color="auto"/>
                <w:right w:val="none" w:sz="0" w:space="0" w:color="auto"/>
              </w:divBdr>
            </w:div>
            <w:div w:id="1311598722">
              <w:marLeft w:val="0"/>
              <w:marRight w:val="0"/>
              <w:marTop w:val="0"/>
              <w:marBottom w:val="0"/>
              <w:divBdr>
                <w:top w:val="none" w:sz="0" w:space="0" w:color="auto"/>
                <w:left w:val="none" w:sz="0" w:space="0" w:color="auto"/>
                <w:bottom w:val="none" w:sz="0" w:space="0" w:color="auto"/>
                <w:right w:val="none" w:sz="0" w:space="0" w:color="auto"/>
              </w:divBdr>
            </w:div>
            <w:div w:id="1346982426">
              <w:marLeft w:val="0"/>
              <w:marRight w:val="0"/>
              <w:marTop w:val="0"/>
              <w:marBottom w:val="0"/>
              <w:divBdr>
                <w:top w:val="none" w:sz="0" w:space="0" w:color="auto"/>
                <w:left w:val="none" w:sz="0" w:space="0" w:color="auto"/>
                <w:bottom w:val="none" w:sz="0" w:space="0" w:color="auto"/>
                <w:right w:val="none" w:sz="0" w:space="0" w:color="auto"/>
              </w:divBdr>
            </w:div>
            <w:div w:id="1365522040">
              <w:marLeft w:val="0"/>
              <w:marRight w:val="0"/>
              <w:marTop w:val="0"/>
              <w:marBottom w:val="0"/>
              <w:divBdr>
                <w:top w:val="none" w:sz="0" w:space="0" w:color="auto"/>
                <w:left w:val="none" w:sz="0" w:space="0" w:color="auto"/>
                <w:bottom w:val="none" w:sz="0" w:space="0" w:color="auto"/>
                <w:right w:val="none" w:sz="0" w:space="0" w:color="auto"/>
              </w:divBdr>
            </w:div>
            <w:div w:id="1380669980">
              <w:marLeft w:val="0"/>
              <w:marRight w:val="0"/>
              <w:marTop w:val="0"/>
              <w:marBottom w:val="0"/>
              <w:divBdr>
                <w:top w:val="none" w:sz="0" w:space="0" w:color="auto"/>
                <w:left w:val="none" w:sz="0" w:space="0" w:color="auto"/>
                <w:bottom w:val="none" w:sz="0" w:space="0" w:color="auto"/>
                <w:right w:val="none" w:sz="0" w:space="0" w:color="auto"/>
              </w:divBdr>
            </w:div>
            <w:div w:id="1383097169">
              <w:marLeft w:val="0"/>
              <w:marRight w:val="0"/>
              <w:marTop w:val="0"/>
              <w:marBottom w:val="0"/>
              <w:divBdr>
                <w:top w:val="none" w:sz="0" w:space="0" w:color="auto"/>
                <w:left w:val="none" w:sz="0" w:space="0" w:color="auto"/>
                <w:bottom w:val="none" w:sz="0" w:space="0" w:color="auto"/>
                <w:right w:val="none" w:sz="0" w:space="0" w:color="auto"/>
              </w:divBdr>
            </w:div>
            <w:div w:id="1384139370">
              <w:marLeft w:val="0"/>
              <w:marRight w:val="0"/>
              <w:marTop w:val="0"/>
              <w:marBottom w:val="0"/>
              <w:divBdr>
                <w:top w:val="none" w:sz="0" w:space="0" w:color="auto"/>
                <w:left w:val="none" w:sz="0" w:space="0" w:color="auto"/>
                <w:bottom w:val="none" w:sz="0" w:space="0" w:color="auto"/>
                <w:right w:val="none" w:sz="0" w:space="0" w:color="auto"/>
              </w:divBdr>
            </w:div>
            <w:div w:id="1397437147">
              <w:marLeft w:val="0"/>
              <w:marRight w:val="0"/>
              <w:marTop w:val="0"/>
              <w:marBottom w:val="0"/>
              <w:divBdr>
                <w:top w:val="none" w:sz="0" w:space="0" w:color="auto"/>
                <w:left w:val="none" w:sz="0" w:space="0" w:color="auto"/>
                <w:bottom w:val="none" w:sz="0" w:space="0" w:color="auto"/>
                <w:right w:val="none" w:sz="0" w:space="0" w:color="auto"/>
              </w:divBdr>
            </w:div>
            <w:div w:id="1431051516">
              <w:marLeft w:val="0"/>
              <w:marRight w:val="0"/>
              <w:marTop w:val="0"/>
              <w:marBottom w:val="0"/>
              <w:divBdr>
                <w:top w:val="none" w:sz="0" w:space="0" w:color="auto"/>
                <w:left w:val="none" w:sz="0" w:space="0" w:color="auto"/>
                <w:bottom w:val="none" w:sz="0" w:space="0" w:color="auto"/>
                <w:right w:val="none" w:sz="0" w:space="0" w:color="auto"/>
              </w:divBdr>
            </w:div>
            <w:div w:id="1435976536">
              <w:marLeft w:val="0"/>
              <w:marRight w:val="0"/>
              <w:marTop w:val="0"/>
              <w:marBottom w:val="0"/>
              <w:divBdr>
                <w:top w:val="none" w:sz="0" w:space="0" w:color="auto"/>
                <w:left w:val="none" w:sz="0" w:space="0" w:color="auto"/>
                <w:bottom w:val="none" w:sz="0" w:space="0" w:color="auto"/>
                <w:right w:val="none" w:sz="0" w:space="0" w:color="auto"/>
              </w:divBdr>
            </w:div>
            <w:div w:id="1444493604">
              <w:marLeft w:val="0"/>
              <w:marRight w:val="0"/>
              <w:marTop w:val="0"/>
              <w:marBottom w:val="0"/>
              <w:divBdr>
                <w:top w:val="none" w:sz="0" w:space="0" w:color="auto"/>
                <w:left w:val="none" w:sz="0" w:space="0" w:color="auto"/>
                <w:bottom w:val="none" w:sz="0" w:space="0" w:color="auto"/>
                <w:right w:val="none" w:sz="0" w:space="0" w:color="auto"/>
              </w:divBdr>
            </w:div>
            <w:div w:id="1496414495">
              <w:marLeft w:val="0"/>
              <w:marRight w:val="0"/>
              <w:marTop w:val="0"/>
              <w:marBottom w:val="0"/>
              <w:divBdr>
                <w:top w:val="none" w:sz="0" w:space="0" w:color="auto"/>
                <w:left w:val="none" w:sz="0" w:space="0" w:color="auto"/>
                <w:bottom w:val="none" w:sz="0" w:space="0" w:color="auto"/>
                <w:right w:val="none" w:sz="0" w:space="0" w:color="auto"/>
              </w:divBdr>
            </w:div>
            <w:div w:id="1540321200">
              <w:marLeft w:val="0"/>
              <w:marRight w:val="0"/>
              <w:marTop w:val="0"/>
              <w:marBottom w:val="0"/>
              <w:divBdr>
                <w:top w:val="none" w:sz="0" w:space="0" w:color="auto"/>
                <w:left w:val="none" w:sz="0" w:space="0" w:color="auto"/>
                <w:bottom w:val="none" w:sz="0" w:space="0" w:color="auto"/>
                <w:right w:val="none" w:sz="0" w:space="0" w:color="auto"/>
              </w:divBdr>
            </w:div>
            <w:div w:id="1550416114">
              <w:marLeft w:val="0"/>
              <w:marRight w:val="0"/>
              <w:marTop w:val="0"/>
              <w:marBottom w:val="0"/>
              <w:divBdr>
                <w:top w:val="none" w:sz="0" w:space="0" w:color="auto"/>
                <w:left w:val="none" w:sz="0" w:space="0" w:color="auto"/>
                <w:bottom w:val="none" w:sz="0" w:space="0" w:color="auto"/>
                <w:right w:val="none" w:sz="0" w:space="0" w:color="auto"/>
              </w:divBdr>
            </w:div>
            <w:div w:id="1581717598">
              <w:marLeft w:val="0"/>
              <w:marRight w:val="0"/>
              <w:marTop w:val="0"/>
              <w:marBottom w:val="0"/>
              <w:divBdr>
                <w:top w:val="none" w:sz="0" w:space="0" w:color="auto"/>
                <w:left w:val="none" w:sz="0" w:space="0" w:color="auto"/>
                <w:bottom w:val="none" w:sz="0" w:space="0" w:color="auto"/>
                <w:right w:val="none" w:sz="0" w:space="0" w:color="auto"/>
              </w:divBdr>
            </w:div>
            <w:div w:id="1602688976">
              <w:marLeft w:val="0"/>
              <w:marRight w:val="0"/>
              <w:marTop w:val="0"/>
              <w:marBottom w:val="0"/>
              <w:divBdr>
                <w:top w:val="none" w:sz="0" w:space="0" w:color="auto"/>
                <w:left w:val="none" w:sz="0" w:space="0" w:color="auto"/>
                <w:bottom w:val="none" w:sz="0" w:space="0" w:color="auto"/>
                <w:right w:val="none" w:sz="0" w:space="0" w:color="auto"/>
              </w:divBdr>
            </w:div>
            <w:div w:id="1625652165">
              <w:marLeft w:val="0"/>
              <w:marRight w:val="0"/>
              <w:marTop w:val="0"/>
              <w:marBottom w:val="0"/>
              <w:divBdr>
                <w:top w:val="none" w:sz="0" w:space="0" w:color="auto"/>
                <w:left w:val="none" w:sz="0" w:space="0" w:color="auto"/>
                <w:bottom w:val="none" w:sz="0" w:space="0" w:color="auto"/>
                <w:right w:val="none" w:sz="0" w:space="0" w:color="auto"/>
              </w:divBdr>
            </w:div>
            <w:div w:id="1650864348">
              <w:marLeft w:val="0"/>
              <w:marRight w:val="0"/>
              <w:marTop w:val="0"/>
              <w:marBottom w:val="0"/>
              <w:divBdr>
                <w:top w:val="none" w:sz="0" w:space="0" w:color="auto"/>
                <w:left w:val="none" w:sz="0" w:space="0" w:color="auto"/>
                <w:bottom w:val="none" w:sz="0" w:space="0" w:color="auto"/>
                <w:right w:val="none" w:sz="0" w:space="0" w:color="auto"/>
              </w:divBdr>
            </w:div>
            <w:div w:id="1652563991">
              <w:marLeft w:val="0"/>
              <w:marRight w:val="0"/>
              <w:marTop w:val="0"/>
              <w:marBottom w:val="0"/>
              <w:divBdr>
                <w:top w:val="none" w:sz="0" w:space="0" w:color="auto"/>
                <w:left w:val="none" w:sz="0" w:space="0" w:color="auto"/>
                <w:bottom w:val="none" w:sz="0" w:space="0" w:color="auto"/>
                <w:right w:val="none" w:sz="0" w:space="0" w:color="auto"/>
              </w:divBdr>
            </w:div>
            <w:div w:id="1690182050">
              <w:marLeft w:val="0"/>
              <w:marRight w:val="0"/>
              <w:marTop w:val="0"/>
              <w:marBottom w:val="0"/>
              <w:divBdr>
                <w:top w:val="none" w:sz="0" w:space="0" w:color="auto"/>
                <w:left w:val="none" w:sz="0" w:space="0" w:color="auto"/>
                <w:bottom w:val="none" w:sz="0" w:space="0" w:color="auto"/>
                <w:right w:val="none" w:sz="0" w:space="0" w:color="auto"/>
              </w:divBdr>
            </w:div>
            <w:div w:id="1703675594">
              <w:marLeft w:val="0"/>
              <w:marRight w:val="0"/>
              <w:marTop w:val="0"/>
              <w:marBottom w:val="0"/>
              <w:divBdr>
                <w:top w:val="none" w:sz="0" w:space="0" w:color="auto"/>
                <w:left w:val="none" w:sz="0" w:space="0" w:color="auto"/>
                <w:bottom w:val="none" w:sz="0" w:space="0" w:color="auto"/>
                <w:right w:val="none" w:sz="0" w:space="0" w:color="auto"/>
              </w:divBdr>
            </w:div>
            <w:div w:id="1739748644">
              <w:marLeft w:val="0"/>
              <w:marRight w:val="0"/>
              <w:marTop w:val="0"/>
              <w:marBottom w:val="0"/>
              <w:divBdr>
                <w:top w:val="none" w:sz="0" w:space="0" w:color="auto"/>
                <w:left w:val="none" w:sz="0" w:space="0" w:color="auto"/>
                <w:bottom w:val="none" w:sz="0" w:space="0" w:color="auto"/>
                <w:right w:val="none" w:sz="0" w:space="0" w:color="auto"/>
              </w:divBdr>
            </w:div>
            <w:div w:id="1743600616">
              <w:marLeft w:val="0"/>
              <w:marRight w:val="0"/>
              <w:marTop w:val="0"/>
              <w:marBottom w:val="0"/>
              <w:divBdr>
                <w:top w:val="none" w:sz="0" w:space="0" w:color="auto"/>
                <w:left w:val="none" w:sz="0" w:space="0" w:color="auto"/>
                <w:bottom w:val="none" w:sz="0" w:space="0" w:color="auto"/>
                <w:right w:val="none" w:sz="0" w:space="0" w:color="auto"/>
              </w:divBdr>
            </w:div>
            <w:div w:id="1827430705">
              <w:marLeft w:val="0"/>
              <w:marRight w:val="0"/>
              <w:marTop w:val="0"/>
              <w:marBottom w:val="0"/>
              <w:divBdr>
                <w:top w:val="none" w:sz="0" w:space="0" w:color="auto"/>
                <w:left w:val="none" w:sz="0" w:space="0" w:color="auto"/>
                <w:bottom w:val="none" w:sz="0" w:space="0" w:color="auto"/>
                <w:right w:val="none" w:sz="0" w:space="0" w:color="auto"/>
              </w:divBdr>
            </w:div>
            <w:div w:id="1910653381">
              <w:marLeft w:val="0"/>
              <w:marRight w:val="0"/>
              <w:marTop w:val="0"/>
              <w:marBottom w:val="0"/>
              <w:divBdr>
                <w:top w:val="none" w:sz="0" w:space="0" w:color="auto"/>
                <w:left w:val="none" w:sz="0" w:space="0" w:color="auto"/>
                <w:bottom w:val="none" w:sz="0" w:space="0" w:color="auto"/>
                <w:right w:val="none" w:sz="0" w:space="0" w:color="auto"/>
              </w:divBdr>
            </w:div>
            <w:div w:id="1914074527">
              <w:marLeft w:val="0"/>
              <w:marRight w:val="0"/>
              <w:marTop w:val="0"/>
              <w:marBottom w:val="0"/>
              <w:divBdr>
                <w:top w:val="none" w:sz="0" w:space="0" w:color="auto"/>
                <w:left w:val="none" w:sz="0" w:space="0" w:color="auto"/>
                <w:bottom w:val="none" w:sz="0" w:space="0" w:color="auto"/>
                <w:right w:val="none" w:sz="0" w:space="0" w:color="auto"/>
              </w:divBdr>
            </w:div>
            <w:div w:id="1916626209">
              <w:marLeft w:val="0"/>
              <w:marRight w:val="0"/>
              <w:marTop w:val="0"/>
              <w:marBottom w:val="0"/>
              <w:divBdr>
                <w:top w:val="none" w:sz="0" w:space="0" w:color="auto"/>
                <w:left w:val="none" w:sz="0" w:space="0" w:color="auto"/>
                <w:bottom w:val="none" w:sz="0" w:space="0" w:color="auto"/>
                <w:right w:val="none" w:sz="0" w:space="0" w:color="auto"/>
              </w:divBdr>
            </w:div>
            <w:div w:id="1934360732">
              <w:marLeft w:val="0"/>
              <w:marRight w:val="0"/>
              <w:marTop w:val="0"/>
              <w:marBottom w:val="0"/>
              <w:divBdr>
                <w:top w:val="none" w:sz="0" w:space="0" w:color="auto"/>
                <w:left w:val="none" w:sz="0" w:space="0" w:color="auto"/>
                <w:bottom w:val="none" w:sz="0" w:space="0" w:color="auto"/>
                <w:right w:val="none" w:sz="0" w:space="0" w:color="auto"/>
              </w:divBdr>
            </w:div>
            <w:div w:id="1964261123">
              <w:marLeft w:val="0"/>
              <w:marRight w:val="0"/>
              <w:marTop w:val="0"/>
              <w:marBottom w:val="0"/>
              <w:divBdr>
                <w:top w:val="none" w:sz="0" w:space="0" w:color="auto"/>
                <w:left w:val="none" w:sz="0" w:space="0" w:color="auto"/>
                <w:bottom w:val="none" w:sz="0" w:space="0" w:color="auto"/>
                <w:right w:val="none" w:sz="0" w:space="0" w:color="auto"/>
              </w:divBdr>
            </w:div>
            <w:div w:id="1977906597">
              <w:marLeft w:val="0"/>
              <w:marRight w:val="0"/>
              <w:marTop w:val="0"/>
              <w:marBottom w:val="0"/>
              <w:divBdr>
                <w:top w:val="none" w:sz="0" w:space="0" w:color="auto"/>
                <w:left w:val="none" w:sz="0" w:space="0" w:color="auto"/>
                <w:bottom w:val="none" w:sz="0" w:space="0" w:color="auto"/>
                <w:right w:val="none" w:sz="0" w:space="0" w:color="auto"/>
              </w:divBdr>
            </w:div>
            <w:div w:id="1993634250">
              <w:marLeft w:val="0"/>
              <w:marRight w:val="0"/>
              <w:marTop w:val="0"/>
              <w:marBottom w:val="0"/>
              <w:divBdr>
                <w:top w:val="none" w:sz="0" w:space="0" w:color="auto"/>
                <w:left w:val="none" w:sz="0" w:space="0" w:color="auto"/>
                <w:bottom w:val="none" w:sz="0" w:space="0" w:color="auto"/>
                <w:right w:val="none" w:sz="0" w:space="0" w:color="auto"/>
              </w:divBdr>
            </w:div>
            <w:div w:id="2000689280">
              <w:marLeft w:val="0"/>
              <w:marRight w:val="0"/>
              <w:marTop w:val="0"/>
              <w:marBottom w:val="0"/>
              <w:divBdr>
                <w:top w:val="none" w:sz="0" w:space="0" w:color="auto"/>
                <w:left w:val="none" w:sz="0" w:space="0" w:color="auto"/>
                <w:bottom w:val="none" w:sz="0" w:space="0" w:color="auto"/>
                <w:right w:val="none" w:sz="0" w:space="0" w:color="auto"/>
              </w:divBdr>
            </w:div>
            <w:div w:id="2019698694">
              <w:marLeft w:val="0"/>
              <w:marRight w:val="0"/>
              <w:marTop w:val="0"/>
              <w:marBottom w:val="0"/>
              <w:divBdr>
                <w:top w:val="none" w:sz="0" w:space="0" w:color="auto"/>
                <w:left w:val="none" w:sz="0" w:space="0" w:color="auto"/>
                <w:bottom w:val="none" w:sz="0" w:space="0" w:color="auto"/>
                <w:right w:val="none" w:sz="0" w:space="0" w:color="auto"/>
              </w:divBdr>
            </w:div>
            <w:div w:id="2028939981">
              <w:marLeft w:val="0"/>
              <w:marRight w:val="0"/>
              <w:marTop w:val="0"/>
              <w:marBottom w:val="0"/>
              <w:divBdr>
                <w:top w:val="none" w:sz="0" w:space="0" w:color="auto"/>
                <w:left w:val="none" w:sz="0" w:space="0" w:color="auto"/>
                <w:bottom w:val="none" w:sz="0" w:space="0" w:color="auto"/>
                <w:right w:val="none" w:sz="0" w:space="0" w:color="auto"/>
              </w:divBdr>
            </w:div>
            <w:div w:id="2029942601">
              <w:marLeft w:val="0"/>
              <w:marRight w:val="0"/>
              <w:marTop w:val="0"/>
              <w:marBottom w:val="0"/>
              <w:divBdr>
                <w:top w:val="none" w:sz="0" w:space="0" w:color="auto"/>
                <w:left w:val="none" w:sz="0" w:space="0" w:color="auto"/>
                <w:bottom w:val="none" w:sz="0" w:space="0" w:color="auto"/>
                <w:right w:val="none" w:sz="0" w:space="0" w:color="auto"/>
              </w:divBdr>
            </w:div>
            <w:div w:id="2118408354">
              <w:marLeft w:val="0"/>
              <w:marRight w:val="0"/>
              <w:marTop w:val="0"/>
              <w:marBottom w:val="0"/>
              <w:divBdr>
                <w:top w:val="none" w:sz="0" w:space="0" w:color="auto"/>
                <w:left w:val="none" w:sz="0" w:space="0" w:color="auto"/>
                <w:bottom w:val="none" w:sz="0" w:space="0" w:color="auto"/>
                <w:right w:val="none" w:sz="0" w:space="0" w:color="auto"/>
              </w:divBdr>
            </w:div>
            <w:div w:id="2132044191">
              <w:marLeft w:val="0"/>
              <w:marRight w:val="0"/>
              <w:marTop w:val="0"/>
              <w:marBottom w:val="0"/>
              <w:divBdr>
                <w:top w:val="none" w:sz="0" w:space="0" w:color="auto"/>
                <w:left w:val="none" w:sz="0" w:space="0" w:color="auto"/>
                <w:bottom w:val="none" w:sz="0" w:space="0" w:color="auto"/>
                <w:right w:val="none" w:sz="0" w:space="0" w:color="auto"/>
              </w:divBdr>
            </w:div>
            <w:div w:id="2141919296">
              <w:marLeft w:val="0"/>
              <w:marRight w:val="0"/>
              <w:marTop w:val="0"/>
              <w:marBottom w:val="0"/>
              <w:divBdr>
                <w:top w:val="none" w:sz="0" w:space="0" w:color="auto"/>
                <w:left w:val="none" w:sz="0" w:space="0" w:color="auto"/>
                <w:bottom w:val="none" w:sz="0" w:space="0" w:color="auto"/>
                <w:right w:val="none" w:sz="0" w:space="0" w:color="auto"/>
              </w:divBdr>
            </w:div>
            <w:div w:id="21430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8146">
      <w:bodyDiv w:val="1"/>
      <w:marLeft w:val="0"/>
      <w:marRight w:val="0"/>
      <w:marTop w:val="0"/>
      <w:marBottom w:val="0"/>
      <w:divBdr>
        <w:top w:val="none" w:sz="0" w:space="0" w:color="auto"/>
        <w:left w:val="none" w:sz="0" w:space="0" w:color="auto"/>
        <w:bottom w:val="none" w:sz="0" w:space="0" w:color="auto"/>
        <w:right w:val="none" w:sz="0" w:space="0" w:color="auto"/>
      </w:divBdr>
    </w:div>
    <w:div w:id="1722552509">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30418761">
      <w:bodyDiv w:val="1"/>
      <w:marLeft w:val="0"/>
      <w:marRight w:val="0"/>
      <w:marTop w:val="0"/>
      <w:marBottom w:val="0"/>
      <w:divBdr>
        <w:top w:val="none" w:sz="0" w:space="0" w:color="auto"/>
        <w:left w:val="none" w:sz="0" w:space="0" w:color="auto"/>
        <w:bottom w:val="none" w:sz="0" w:space="0" w:color="auto"/>
        <w:right w:val="none" w:sz="0" w:space="0" w:color="auto"/>
      </w:divBdr>
    </w:div>
    <w:div w:id="1741177609">
      <w:bodyDiv w:val="1"/>
      <w:marLeft w:val="0"/>
      <w:marRight w:val="0"/>
      <w:marTop w:val="0"/>
      <w:marBottom w:val="0"/>
      <w:divBdr>
        <w:top w:val="none" w:sz="0" w:space="0" w:color="auto"/>
        <w:left w:val="none" w:sz="0" w:space="0" w:color="auto"/>
        <w:bottom w:val="none" w:sz="0" w:space="0" w:color="auto"/>
        <w:right w:val="none" w:sz="0" w:space="0" w:color="auto"/>
      </w:divBdr>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46293525">
      <w:bodyDiv w:val="1"/>
      <w:marLeft w:val="0"/>
      <w:marRight w:val="0"/>
      <w:marTop w:val="0"/>
      <w:marBottom w:val="0"/>
      <w:divBdr>
        <w:top w:val="none" w:sz="0" w:space="0" w:color="auto"/>
        <w:left w:val="none" w:sz="0" w:space="0" w:color="auto"/>
        <w:bottom w:val="none" w:sz="0" w:space="0" w:color="auto"/>
        <w:right w:val="none" w:sz="0" w:space="0" w:color="auto"/>
      </w:divBdr>
    </w:div>
    <w:div w:id="1747610090">
      <w:bodyDiv w:val="1"/>
      <w:marLeft w:val="0"/>
      <w:marRight w:val="0"/>
      <w:marTop w:val="0"/>
      <w:marBottom w:val="0"/>
      <w:divBdr>
        <w:top w:val="none" w:sz="0" w:space="0" w:color="auto"/>
        <w:left w:val="none" w:sz="0" w:space="0" w:color="auto"/>
        <w:bottom w:val="none" w:sz="0" w:space="0" w:color="auto"/>
        <w:right w:val="none" w:sz="0" w:space="0" w:color="auto"/>
      </w:divBdr>
    </w:div>
    <w:div w:id="1756826408">
      <w:bodyDiv w:val="1"/>
      <w:marLeft w:val="0"/>
      <w:marRight w:val="0"/>
      <w:marTop w:val="0"/>
      <w:marBottom w:val="0"/>
      <w:divBdr>
        <w:top w:val="none" w:sz="0" w:space="0" w:color="auto"/>
        <w:left w:val="none" w:sz="0" w:space="0" w:color="auto"/>
        <w:bottom w:val="none" w:sz="0" w:space="0" w:color="auto"/>
        <w:right w:val="none" w:sz="0" w:space="0" w:color="auto"/>
      </w:divBdr>
    </w:div>
    <w:div w:id="1771118356">
      <w:bodyDiv w:val="1"/>
      <w:marLeft w:val="0"/>
      <w:marRight w:val="0"/>
      <w:marTop w:val="0"/>
      <w:marBottom w:val="0"/>
      <w:divBdr>
        <w:top w:val="none" w:sz="0" w:space="0" w:color="auto"/>
        <w:left w:val="none" w:sz="0" w:space="0" w:color="auto"/>
        <w:bottom w:val="none" w:sz="0" w:space="0" w:color="auto"/>
        <w:right w:val="none" w:sz="0" w:space="0" w:color="auto"/>
      </w:divBdr>
    </w:div>
    <w:div w:id="1773547567">
      <w:bodyDiv w:val="1"/>
      <w:marLeft w:val="0"/>
      <w:marRight w:val="0"/>
      <w:marTop w:val="0"/>
      <w:marBottom w:val="0"/>
      <w:divBdr>
        <w:top w:val="none" w:sz="0" w:space="0" w:color="auto"/>
        <w:left w:val="none" w:sz="0" w:space="0" w:color="auto"/>
        <w:bottom w:val="none" w:sz="0" w:space="0" w:color="auto"/>
        <w:right w:val="none" w:sz="0" w:space="0" w:color="auto"/>
      </w:divBdr>
      <w:divsChild>
        <w:div w:id="1415123425">
          <w:marLeft w:val="0"/>
          <w:marRight w:val="0"/>
          <w:marTop w:val="0"/>
          <w:marBottom w:val="0"/>
          <w:divBdr>
            <w:top w:val="none" w:sz="0" w:space="0" w:color="auto"/>
            <w:left w:val="none" w:sz="0" w:space="0" w:color="auto"/>
            <w:bottom w:val="none" w:sz="0" w:space="0" w:color="auto"/>
            <w:right w:val="none" w:sz="0" w:space="0" w:color="auto"/>
          </w:divBdr>
          <w:divsChild>
            <w:div w:id="5979914">
              <w:marLeft w:val="0"/>
              <w:marRight w:val="0"/>
              <w:marTop w:val="0"/>
              <w:marBottom w:val="0"/>
              <w:divBdr>
                <w:top w:val="none" w:sz="0" w:space="0" w:color="auto"/>
                <w:left w:val="none" w:sz="0" w:space="0" w:color="auto"/>
                <w:bottom w:val="none" w:sz="0" w:space="0" w:color="auto"/>
                <w:right w:val="none" w:sz="0" w:space="0" w:color="auto"/>
              </w:divBdr>
            </w:div>
            <w:div w:id="13194134">
              <w:marLeft w:val="0"/>
              <w:marRight w:val="0"/>
              <w:marTop w:val="0"/>
              <w:marBottom w:val="0"/>
              <w:divBdr>
                <w:top w:val="none" w:sz="0" w:space="0" w:color="auto"/>
                <w:left w:val="none" w:sz="0" w:space="0" w:color="auto"/>
                <w:bottom w:val="none" w:sz="0" w:space="0" w:color="auto"/>
                <w:right w:val="none" w:sz="0" w:space="0" w:color="auto"/>
              </w:divBdr>
            </w:div>
            <w:div w:id="13652611">
              <w:marLeft w:val="0"/>
              <w:marRight w:val="0"/>
              <w:marTop w:val="0"/>
              <w:marBottom w:val="0"/>
              <w:divBdr>
                <w:top w:val="none" w:sz="0" w:space="0" w:color="auto"/>
                <w:left w:val="none" w:sz="0" w:space="0" w:color="auto"/>
                <w:bottom w:val="none" w:sz="0" w:space="0" w:color="auto"/>
                <w:right w:val="none" w:sz="0" w:space="0" w:color="auto"/>
              </w:divBdr>
            </w:div>
            <w:div w:id="38482241">
              <w:marLeft w:val="0"/>
              <w:marRight w:val="0"/>
              <w:marTop w:val="0"/>
              <w:marBottom w:val="0"/>
              <w:divBdr>
                <w:top w:val="none" w:sz="0" w:space="0" w:color="auto"/>
                <w:left w:val="none" w:sz="0" w:space="0" w:color="auto"/>
                <w:bottom w:val="none" w:sz="0" w:space="0" w:color="auto"/>
                <w:right w:val="none" w:sz="0" w:space="0" w:color="auto"/>
              </w:divBdr>
            </w:div>
            <w:div w:id="54671118">
              <w:marLeft w:val="0"/>
              <w:marRight w:val="0"/>
              <w:marTop w:val="0"/>
              <w:marBottom w:val="0"/>
              <w:divBdr>
                <w:top w:val="none" w:sz="0" w:space="0" w:color="auto"/>
                <w:left w:val="none" w:sz="0" w:space="0" w:color="auto"/>
                <w:bottom w:val="none" w:sz="0" w:space="0" w:color="auto"/>
                <w:right w:val="none" w:sz="0" w:space="0" w:color="auto"/>
              </w:divBdr>
            </w:div>
            <w:div w:id="62260473">
              <w:marLeft w:val="0"/>
              <w:marRight w:val="0"/>
              <w:marTop w:val="0"/>
              <w:marBottom w:val="0"/>
              <w:divBdr>
                <w:top w:val="none" w:sz="0" w:space="0" w:color="auto"/>
                <w:left w:val="none" w:sz="0" w:space="0" w:color="auto"/>
                <w:bottom w:val="none" w:sz="0" w:space="0" w:color="auto"/>
                <w:right w:val="none" w:sz="0" w:space="0" w:color="auto"/>
              </w:divBdr>
            </w:div>
            <w:div w:id="70542522">
              <w:marLeft w:val="0"/>
              <w:marRight w:val="0"/>
              <w:marTop w:val="0"/>
              <w:marBottom w:val="0"/>
              <w:divBdr>
                <w:top w:val="none" w:sz="0" w:space="0" w:color="auto"/>
                <w:left w:val="none" w:sz="0" w:space="0" w:color="auto"/>
                <w:bottom w:val="none" w:sz="0" w:space="0" w:color="auto"/>
                <w:right w:val="none" w:sz="0" w:space="0" w:color="auto"/>
              </w:divBdr>
            </w:div>
            <w:div w:id="113332650">
              <w:marLeft w:val="0"/>
              <w:marRight w:val="0"/>
              <w:marTop w:val="0"/>
              <w:marBottom w:val="0"/>
              <w:divBdr>
                <w:top w:val="none" w:sz="0" w:space="0" w:color="auto"/>
                <w:left w:val="none" w:sz="0" w:space="0" w:color="auto"/>
                <w:bottom w:val="none" w:sz="0" w:space="0" w:color="auto"/>
                <w:right w:val="none" w:sz="0" w:space="0" w:color="auto"/>
              </w:divBdr>
            </w:div>
            <w:div w:id="163477190">
              <w:marLeft w:val="0"/>
              <w:marRight w:val="0"/>
              <w:marTop w:val="0"/>
              <w:marBottom w:val="0"/>
              <w:divBdr>
                <w:top w:val="none" w:sz="0" w:space="0" w:color="auto"/>
                <w:left w:val="none" w:sz="0" w:space="0" w:color="auto"/>
                <w:bottom w:val="none" w:sz="0" w:space="0" w:color="auto"/>
                <w:right w:val="none" w:sz="0" w:space="0" w:color="auto"/>
              </w:divBdr>
            </w:div>
            <w:div w:id="178590503">
              <w:marLeft w:val="0"/>
              <w:marRight w:val="0"/>
              <w:marTop w:val="0"/>
              <w:marBottom w:val="0"/>
              <w:divBdr>
                <w:top w:val="none" w:sz="0" w:space="0" w:color="auto"/>
                <w:left w:val="none" w:sz="0" w:space="0" w:color="auto"/>
                <w:bottom w:val="none" w:sz="0" w:space="0" w:color="auto"/>
                <w:right w:val="none" w:sz="0" w:space="0" w:color="auto"/>
              </w:divBdr>
            </w:div>
            <w:div w:id="222446817">
              <w:marLeft w:val="0"/>
              <w:marRight w:val="0"/>
              <w:marTop w:val="0"/>
              <w:marBottom w:val="0"/>
              <w:divBdr>
                <w:top w:val="none" w:sz="0" w:space="0" w:color="auto"/>
                <w:left w:val="none" w:sz="0" w:space="0" w:color="auto"/>
                <w:bottom w:val="none" w:sz="0" w:space="0" w:color="auto"/>
                <w:right w:val="none" w:sz="0" w:space="0" w:color="auto"/>
              </w:divBdr>
            </w:div>
            <w:div w:id="223301224">
              <w:marLeft w:val="0"/>
              <w:marRight w:val="0"/>
              <w:marTop w:val="0"/>
              <w:marBottom w:val="0"/>
              <w:divBdr>
                <w:top w:val="none" w:sz="0" w:space="0" w:color="auto"/>
                <w:left w:val="none" w:sz="0" w:space="0" w:color="auto"/>
                <w:bottom w:val="none" w:sz="0" w:space="0" w:color="auto"/>
                <w:right w:val="none" w:sz="0" w:space="0" w:color="auto"/>
              </w:divBdr>
            </w:div>
            <w:div w:id="225069603">
              <w:marLeft w:val="0"/>
              <w:marRight w:val="0"/>
              <w:marTop w:val="0"/>
              <w:marBottom w:val="0"/>
              <w:divBdr>
                <w:top w:val="none" w:sz="0" w:space="0" w:color="auto"/>
                <w:left w:val="none" w:sz="0" w:space="0" w:color="auto"/>
                <w:bottom w:val="none" w:sz="0" w:space="0" w:color="auto"/>
                <w:right w:val="none" w:sz="0" w:space="0" w:color="auto"/>
              </w:divBdr>
            </w:div>
            <w:div w:id="259992162">
              <w:marLeft w:val="0"/>
              <w:marRight w:val="0"/>
              <w:marTop w:val="0"/>
              <w:marBottom w:val="0"/>
              <w:divBdr>
                <w:top w:val="none" w:sz="0" w:space="0" w:color="auto"/>
                <w:left w:val="none" w:sz="0" w:space="0" w:color="auto"/>
                <w:bottom w:val="none" w:sz="0" w:space="0" w:color="auto"/>
                <w:right w:val="none" w:sz="0" w:space="0" w:color="auto"/>
              </w:divBdr>
            </w:div>
            <w:div w:id="264650594">
              <w:marLeft w:val="0"/>
              <w:marRight w:val="0"/>
              <w:marTop w:val="0"/>
              <w:marBottom w:val="0"/>
              <w:divBdr>
                <w:top w:val="none" w:sz="0" w:space="0" w:color="auto"/>
                <w:left w:val="none" w:sz="0" w:space="0" w:color="auto"/>
                <w:bottom w:val="none" w:sz="0" w:space="0" w:color="auto"/>
                <w:right w:val="none" w:sz="0" w:space="0" w:color="auto"/>
              </w:divBdr>
            </w:div>
            <w:div w:id="285280505">
              <w:marLeft w:val="0"/>
              <w:marRight w:val="0"/>
              <w:marTop w:val="0"/>
              <w:marBottom w:val="0"/>
              <w:divBdr>
                <w:top w:val="none" w:sz="0" w:space="0" w:color="auto"/>
                <w:left w:val="none" w:sz="0" w:space="0" w:color="auto"/>
                <w:bottom w:val="none" w:sz="0" w:space="0" w:color="auto"/>
                <w:right w:val="none" w:sz="0" w:space="0" w:color="auto"/>
              </w:divBdr>
            </w:div>
            <w:div w:id="296881219">
              <w:marLeft w:val="0"/>
              <w:marRight w:val="0"/>
              <w:marTop w:val="0"/>
              <w:marBottom w:val="0"/>
              <w:divBdr>
                <w:top w:val="none" w:sz="0" w:space="0" w:color="auto"/>
                <w:left w:val="none" w:sz="0" w:space="0" w:color="auto"/>
                <w:bottom w:val="none" w:sz="0" w:space="0" w:color="auto"/>
                <w:right w:val="none" w:sz="0" w:space="0" w:color="auto"/>
              </w:divBdr>
            </w:div>
            <w:div w:id="321813817">
              <w:marLeft w:val="0"/>
              <w:marRight w:val="0"/>
              <w:marTop w:val="0"/>
              <w:marBottom w:val="0"/>
              <w:divBdr>
                <w:top w:val="none" w:sz="0" w:space="0" w:color="auto"/>
                <w:left w:val="none" w:sz="0" w:space="0" w:color="auto"/>
                <w:bottom w:val="none" w:sz="0" w:space="0" w:color="auto"/>
                <w:right w:val="none" w:sz="0" w:space="0" w:color="auto"/>
              </w:divBdr>
            </w:div>
            <w:div w:id="324170185">
              <w:marLeft w:val="0"/>
              <w:marRight w:val="0"/>
              <w:marTop w:val="0"/>
              <w:marBottom w:val="0"/>
              <w:divBdr>
                <w:top w:val="none" w:sz="0" w:space="0" w:color="auto"/>
                <w:left w:val="none" w:sz="0" w:space="0" w:color="auto"/>
                <w:bottom w:val="none" w:sz="0" w:space="0" w:color="auto"/>
                <w:right w:val="none" w:sz="0" w:space="0" w:color="auto"/>
              </w:divBdr>
            </w:div>
            <w:div w:id="331492740">
              <w:marLeft w:val="0"/>
              <w:marRight w:val="0"/>
              <w:marTop w:val="0"/>
              <w:marBottom w:val="0"/>
              <w:divBdr>
                <w:top w:val="none" w:sz="0" w:space="0" w:color="auto"/>
                <w:left w:val="none" w:sz="0" w:space="0" w:color="auto"/>
                <w:bottom w:val="none" w:sz="0" w:space="0" w:color="auto"/>
                <w:right w:val="none" w:sz="0" w:space="0" w:color="auto"/>
              </w:divBdr>
            </w:div>
            <w:div w:id="344021401">
              <w:marLeft w:val="0"/>
              <w:marRight w:val="0"/>
              <w:marTop w:val="0"/>
              <w:marBottom w:val="0"/>
              <w:divBdr>
                <w:top w:val="none" w:sz="0" w:space="0" w:color="auto"/>
                <w:left w:val="none" w:sz="0" w:space="0" w:color="auto"/>
                <w:bottom w:val="none" w:sz="0" w:space="0" w:color="auto"/>
                <w:right w:val="none" w:sz="0" w:space="0" w:color="auto"/>
              </w:divBdr>
            </w:div>
            <w:div w:id="367292133">
              <w:marLeft w:val="0"/>
              <w:marRight w:val="0"/>
              <w:marTop w:val="0"/>
              <w:marBottom w:val="0"/>
              <w:divBdr>
                <w:top w:val="none" w:sz="0" w:space="0" w:color="auto"/>
                <w:left w:val="none" w:sz="0" w:space="0" w:color="auto"/>
                <w:bottom w:val="none" w:sz="0" w:space="0" w:color="auto"/>
                <w:right w:val="none" w:sz="0" w:space="0" w:color="auto"/>
              </w:divBdr>
            </w:div>
            <w:div w:id="417482304">
              <w:marLeft w:val="0"/>
              <w:marRight w:val="0"/>
              <w:marTop w:val="0"/>
              <w:marBottom w:val="0"/>
              <w:divBdr>
                <w:top w:val="none" w:sz="0" w:space="0" w:color="auto"/>
                <w:left w:val="none" w:sz="0" w:space="0" w:color="auto"/>
                <w:bottom w:val="none" w:sz="0" w:space="0" w:color="auto"/>
                <w:right w:val="none" w:sz="0" w:space="0" w:color="auto"/>
              </w:divBdr>
            </w:div>
            <w:div w:id="450056931">
              <w:marLeft w:val="0"/>
              <w:marRight w:val="0"/>
              <w:marTop w:val="0"/>
              <w:marBottom w:val="0"/>
              <w:divBdr>
                <w:top w:val="none" w:sz="0" w:space="0" w:color="auto"/>
                <w:left w:val="none" w:sz="0" w:space="0" w:color="auto"/>
                <w:bottom w:val="none" w:sz="0" w:space="0" w:color="auto"/>
                <w:right w:val="none" w:sz="0" w:space="0" w:color="auto"/>
              </w:divBdr>
            </w:div>
            <w:div w:id="502014997">
              <w:marLeft w:val="0"/>
              <w:marRight w:val="0"/>
              <w:marTop w:val="0"/>
              <w:marBottom w:val="0"/>
              <w:divBdr>
                <w:top w:val="none" w:sz="0" w:space="0" w:color="auto"/>
                <w:left w:val="none" w:sz="0" w:space="0" w:color="auto"/>
                <w:bottom w:val="none" w:sz="0" w:space="0" w:color="auto"/>
                <w:right w:val="none" w:sz="0" w:space="0" w:color="auto"/>
              </w:divBdr>
            </w:div>
            <w:div w:id="510729678">
              <w:marLeft w:val="0"/>
              <w:marRight w:val="0"/>
              <w:marTop w:val="0"/>
              <w:marBottom w:val="0"/>
              <w:divBdr>
                <w:top w:val="none" w:sz="0" w:space="0" w:color="auto"/>
                <w:left w:val="none" w:sz="0" w:space="0" w:color="auto"/>
                <w:bottom w:val="none" w:sz="0" w:space="0" w:color="auto"/>
                <w:right w:val="none" w:sz="0" w:space="0" w:color="auto"/>
              </w:divBdr>
            </w:div>
            <w:div w:id="561135170">
              <w:marLeft w:val="0"/>
              <w:marRight w:val="0"/>
              <w:marTop w:val="0"/>
              <w:marBottom w:val="0"/>
              <w:divBdr>
                <w:top w:val="none" w:sz="0" w:space="0" w:color="auto"/>
                <w:left w:val="none" w:sz="0" w:space="0" w:color="auto"/>
                <w:bottom w:val="none" w:sz="0" w:space="0" w:color="auto"/>
                <w:right w:val="none" w:sz="0" w:space="0" w:color="auto"/>
              </w:divBdr>
            </w:div>
            <w:div w:id="583758341">
              <w:marLeft w:val="0"/>
              <w:marRight w:val="0"/>
              <w:marTop w:val="0"/>
              <w:marBottom w:val="0"/>
              <w:divBdr>
                <w:top w:val="none" w:sz="0" w:space="0" w:color="auto"/>
                <w:left w:val="none" w:sz="0" w:space="0" w:color="auto"/>
                <w:bottom w:val="none" w:sz="0" w:space="0" w:color="auto"/>
                <w:right w:val="none" w:sz="0" w:space="0" w:color="auto"/>
              </w:divBdr>
            </w:div>
            <w:div w:id="636229233">
              <w:marLeft w:val="0"/>
              <w:marRight w:val="0"/>
              <w:marTop w:val="0"/>
              <w:marBottom w:val="0"/>
              <w:divBdr>
                <w:top w:val="none" w:sz="0" w:space="0" w:color="auto"/>
                <w:left w:val="none" w:sz="0" w:space="0" w:color="auto"/>
                <w:bottom w:val="none" w:sz="0" w:space="0" w:color="auto"/>
                <w:right w:val="none" w:sz="0" w:space="0" w:color="auto"/>
              </w:divBdr>
            </w:div>
            <w:div w:id="642195636">
              <w:marLeft w:val="0"/>
              <w:marRight w:val="0"/>
              <w:marTop w:val="0"/>
              <w:marBottom w:val="0"/>
              <w:divBdr>
                <w:top w:val="none" w:sz="0" w:space="0" w:color="auto"/>
                <w:left w:val="none" w:sz="0" w:space="0" w:color="auto"/>
                <w:bottom w:val="none" w:sz="0" w:space="0" w:color="auto"/>
                <w:right w:val="none" w:sz="0" w:space="0" w:color="auto"/>
              </w:divBdr>
            </w:div>
            <w:div w:id="677192233">
              <w:marLeft w:val="0"/>
              <w:marRight w:val="0"/>
              <w:marTop w:val="0"/>
              <w:marBottom w:val="0"/>
              <w:divBdr>
                <w:top w:val="none" w:sz="0" w:space="0" w:color="auto"/>
                <w:left w:val="none" w:sz="0" w:space="0" w:color="auto"/>
                <w:bottom w:val="none" w:sz="0" w:space="0" w:color="auto"/>
                <w:right w:val="none" w:sz="0" w:space="0" w:color="auto"/>
              </w:divBdr>
            </w:div>
            <w:div w:id="688993784">
              <w:marLeft w:val="0"/>
              <w:marRight w:val="0"/>
              <w:marTop w:val="0"/>
              <w:marBottom w:val="0"/>
              <w:divBdr>
                <w:top w:val="none" w:sz="0" w:space="0" w:color="auto"/>
                <w:left w:val="none" w:sz="0" w:space="0" w:color="auto"/>
                <w:bottom w:val="none" w:sz="0" w:space="0" w:color="auto"/>
                <w:right w:val="none" w:sz="0" w:space="0" w:color="auto"/>
              </w:divBdr>
            </w:div>
            <w:div w:id="736979394">
              <w:marLeft w:val="0"/>
              <w:marRight w:val="0"/>
              <w:marTop w:val="0"/>
              <w:marBottom w:val="0"/>
              <w:divBdr>
                <w:top w:val="none" w:sz="0" w:space="0" w:color="auto"/>
                <w:left w:val="none" w:sz="0" w:space="0" w:color="auto"/>
                <w:bottom w:val="none" w:sz="0" w:space="0" w:color="auto"/>
                <w:right w:val="none" w:sz="0" w:space="0" w:color="auto"/>
              </w:divBdr>
            </w:div>
            <w:div w:id="769861411">
              <w:marLeft w:val="0"/>
              <w:marRight w:val="0"/>
              <w:marTop w:val="0"/>
              <w:marBottom w:val="0"/>
              <w:divBdr>
                <w:top w:val="none" w:sz="0" w:space="0" w:color="auto"/>
                <w:left w:val="none" w:sz="0" w:space="0" w:color="auto"/>
                <w:bottom w:val="none" w:sz="0" w:space="0" w:color="auto"/>
                <w:right w:val="none" w:sz="0" w:space="0" w:color="auto"/>
              </w:divBdr>
            </w:div>
            <w:div w:id="774716977">
              <w:marLeft w:val="0"/>
              <w:marRight w:val="0"/>
              <w:marTop w:val="0"/>
              <w:marBottom w:val="0"/>
              <w:divBdr>
                <w:top w:val="none" w:sz="0" w:space="0" w:color="auto"/>
                <w:left w:val="none" w:sz="0" w:space="0" w:color="auto"/>
                <w:bottom w:val="none" w:sz="0" w:space="0" w:color="auto"/>
                <w:right w:val="none" w:sz="0" w:space="0" w:color="auto"/>
              </w:divBdr>
            </w:div>
            <w:div w:id="815071354">
              <w:marLeft w:val="0"/>
              <w:marRight w:val="0"/>
              <w:marTop w:val="0"/>
              <w:marBottom w:val="0"/>
              <w:divBdr>
                <w:top w:val="none" w:sz="0" w:space="0" w:color="auto"/>
                <w:left w:val="none" w:sz="0" w:space="0" w:color="auto"/>
                <w:bottom w:val="none" w:sz="0" w:space="0" w:color="auto"/>
                <w:right w:val="none" w:sz="0" w:space="0" w:color="auto"/>
              </w:divBdr>
            </w:div>
            <w:div w:id="818499195">
              <w:marLeft w:val="0"/>
              <w:marRight w:val="0"/>
              <w:marTop w:val="0"/>
              <w:marBottom w:val="0"/>
              <w:divBdr>
                <w:top w:val="none" w:sz="0" w:space="0" w:color="auto"/>
                <w:left w:val="none" w:sz="0" w:space="0" w:color="auto"/>
                <w:bottom w:val="none" w:sz="0" w:space="0" w:color="auto"/>
                <w:right w:val="none" w:sz="0" w:space="0" w:color="auto"/>
              </w:divBdr>
            </w:div>
            <w:div w:id="824124029">
              <w:marLeft w:val="0"/>
              <w:marRight w:val="0"/>
              <w:marTop w:val="0"/>
              <w:marBottom w:val="0"/>
              <w:divBdr>
                <w:top w:val="none" w:sz="0" w:space="0" w:color="auto"/>
                <w:left w:val="none" w:sz="0" w:space="0" w:color="auto"/>
                <w:bottom w:val="none" w:sz="0" w:space="0" w:color="auto"/>
                <w:right w:val="none" w:sz="0" w:space="0" w:color="auto"/>
              </w:divBdr>
            </w:div>
            <w:div w:id="833642008">
              <w:marLeft w:val="0"/>
              <w:marRight w:val="0"/>
              <w:marTop w:val="0"/>
              <w:marBottom w:val="0"/>
              <w:divBdr>
                <w:top w:val="none" w:sz="0" w:space="0" w:color="auto"/>
                <w:left w:val="none" w:sz="0" w:space="0" w:color="auto"/>
                <w:bottom w:val="none" w:sz="0" w:space="0" w:color="auto"/>
                <w:right w:val="none" w:sz="0" w:space="0" w:color="auto"/>
              </w:divBdr>
            </w:div>
            <w:div w:id="897402886">
              <w:marLeft w:val="0"/>
              <w:marRight w:val="0"/>
              <w:marTop w:val="0"/>
              <w:marBottom w:val="0"/>
              <w:divBdr>
                <w:top w:val="none" w:sz="0" w:space="0" w:color="auto"/>
                <w:left w:val="none" w:sz="0" w:space="0" w:color="auto"/>
                <w:bottom w:val="none" w:sz="0" w:space="0" w:color="auto"/>
                <w:right w:val="none" w:sz="0" w:space="0" w:color="auto"/>
              </w:divBdr>
            </w:div>
            <w:div w:id="914583601">
              <w:marLeft w:val="0"/>
              <w:marRight w:val="0"/>
              <w:marTop w:val="0"/>
              <w:marBottom w:val="0"/>
              <w:divBdr>
                <w:top w:val="none" w:sz="0" w:space="0" w:color="auto"/>
                <w:left w:val="none" w:sz="0" w:space="0" w:color="auto"/>
                <w:bottom w:val="none" w:sz="0" w:space="0" w:color="auto"/>
                <w:right w:val="none" w:sz="0" w:space="0" w:color="auto"/>
              </w:divBdr>
            </w:div>
            <w:div w:id="946086370">
              <w:marLeft w:val="0"/>
              <w:marRight w:val="0"/>
              <w:marTop w:val="0"/>
              <w:marBottom w:val="0"/>
              <w:divBdr>
                <w:top w:val="none" w:sz="0" w:space="0" w:color="auto"/>
                <w:left w:val="none" w:sz="0" w:space="0" w:color="auto"/>
                <w:bottom w:val="none" w:sz="0" w:space="0" w:color="auto"/>
                <w:right w:val="none" w:sz="0" w:space="0" w:color="auto"/>
              </w:divBdr>
            </w:div>
            <w:div w:id="969476478">
              <w:marLeft w:val="0"/>
              <w:marRight w:val="0"/>
              <w:marTop w:val="0"/>
              <w:marBottom w:val="0"/>
              <w:divBdr>
                <w:top w:val="none" w:sz="0" w:space="0" w:color="auto"/>
                <w:left w:val="none" w:sz="0" w:space="0" w:color="auto"/>
                <w:bottom w:val="none" w:sz="0" w:space="0" w:color="auto"/>
                <w:right w:val="none" w:sz="0" w:space="0" w:color="auto"/>
              </w:divBdr>
            </w:div>
            <w:div w:id="978799970">
              <w:marLeft w:val="0"/>
              <w:marRight w:val="0"/>
              <w:marTop w:val="0"/>
              <w:marBottom w:val="0"/>
              <w:divBdr>
                <w:top w:val="none" w:sz="0" w:space="0" w:color="auto"/>
                <w:left w:val="none" w:sz="0" w:space="0" w:color="auto"/>
                <w:bottom w:val="none" w:sz="0" w:space="0" w:color="auto"/>
                <w:right w:val="none" w:sz="0" w:space="0" w:color="auto"/>
              </w:divBdr>
            </w:div>
            <w:div w:id="988098808">
              <w:marLeft w:val="0"/>
              <w:marRight w:val="0"/>
              <w:marTop w:val="0"/>
              <w:marBottom w:val="0"/>
              <w:divBdr>
                <w:top w:val="none" w:sz="0" w:space="0" w:color="auto"/>
                <w:left w:val="none" w:sz="0" w:space="0" w:color="auto"/>
                <w:bottom w:val="none" w:sz="0" w:space="0" w:color="auto"/>
                <w:right w:val="none" w:sz="0" w:space="0" w:color="auto"/>
              </w:divBdr>
            </w:div>
            <w:div w:id="988486347">
              <w:marLeft w:val="0"/>
              <w:marRight w:val="0"/>
              <w:marTop w:val="0"/>
              <w:marBottom w:val="0"/>
              <w:divBdr>
                <w:top w:val="none" w:sz="0" w:space="0" w:color="auto"/>
                <w:left w:val="none" w:sz="0" w:space="0" w:color="auto"/>
                <w:bottom w:val="none" w:sz="0" w:space="0" w:color="auto"/>
                <w:right w:val="none" w:sz="0" w:space="0" w:color="auto"/>
              </w:divBdr>
            </w:div>
            <w:div w:id="990644677">
              <w:marLeft w:val="0"/>
              <w:marRight w:val="0"/>
              <w:marTop w:val="0"/>
              <w:marBottom w:val="0"/>
              <w:divBdr>
                <w:top w:val="none" w:sz="0" w:space="0" w:color="auto"/>
                <w:left w:val="none" w:sz="0" w:space="0" w:color="auto"/>
                <w:bottom w:val="none" w:sz="0" w:space="0" w:color="auto"/>
                <w:right w:val="none" w:sz="0" w:space="0" w:color="auto"/>
              </w:divBdr>
            </w:div>
            <w:div w:id="1017971792">
              <w:marLeft w:val="0"/>
              <w:marRight w:val="0"/>
              <w:marTop w:val="0"/>
              <w:marBottom w:val="0"/>
              <w:divBdr>
                <w:top w:val="none" w:sz="0" w:space="0" w:color="auto"/>
                <w:left w:val="none" w:sz="0" w:space="0" w:color="auto"/>
                <w:bottom w:val="none" w:sz="0" w:space="0" w:color="auto"/>
                <w:right w:val="none" w:sz="0" w:space="0" w:color="auto"/>
              </w:divBdr>
            </w:div>
            <w:div w:id="10212758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043210036">
              <w:marLeft w:val="0"/>
              <w:marRight w:val="0"/>
              <w:marTop w:val="0"/>
              <w:marBottom w:val="0"/>
              <w:divBdr>
                <w:top w:val="none" w:sz="0" w:space="0" w:color="auto"/>
                <w:left w:val="none" w:sz="0" w:space="0" w:color="auto"/>
                <w:bottom w:val="none" w:sz="0" w:space="0" w:color="auto"/>
                <w:right w:val="none" w:sz="0" w:space="0" w:color="auto"/>
              </w:divBdr>
            </w:div>
            <w:div w:id="1055008917">
              <w:marLeft w:val="0"/>
              <w:marRight w:val="0"/>
              <w:marTop w:val="0"/>
              <w:marBottom w:val="0"/>
              <w:divBdr>
                <w:top w:val="none" w:sz="0" w:space="0" w:color="auto"/>
                <w:left w:val="none" w:sz="0" w:space="0" w:color="auto"/>
                <w:bottom w:val="none" w:sz="0" w:space="0" w:color="auto"/>
                <w:right w:val="none" w:sz="0" w:space="0" w:color="auto"/>
              </w:divBdr>
            </w:div>
            <w:div w:id="1055619647">
              <w:marLeft w:val="0"/>
              <w:marRight w:val="0"/>
              <w:marTop w:val="0"/>
              <w:marBottom w:val="0"/>
              <w:divBdr>
                <w:top w:val="none" w:sz="0" w:space="0" w:color="auto"/>
                <w:left w:val="none" w:sz="0" w:space="0" w:color="auto"/>
                <w:bottom w:val="none" w:sz="0" w:space="0" w:color="auto"/>
                <w:right w:val="none" w:sz="0" w:space="0" w:color="auto"/>
              </w:divBdr>
            </w:div>
            <w:div w:id="1061443036">
              <w:marLeft w:val="0"/>
              <w:marRight w:val="0"/>
              <w:marTop w:val="0"/>
              <w:marBottom w:val="0"/>
              <w:divBdr>
                <w:top w:val="none" w:sz="0" w:space="0" w:color="auto"/>
                <w:left w:val="none" w:sz="0" w:space="0" w:color="auto"/>
                <w:bottom w:val="none" w:sz="0" w:space="0" w:color="auto"/>
                <w:right w:val="none" w:sz="0" w:space="0" w:color="auto"/>
              </w:divBdr>
            </w:div>
            <w:div w:id="1065954373">
              <w:marLeft w:val="0"/>
              <w:marRight w:val="0"/>
              <w:marTop w:val="0"/>
              <w:marBottom w:val="0"/>
              <w:divBdr>
                <w:top w:val="none" w:sz="0" w:space="0" w:color="auto"/>
                <w:left w:val="none" w:sz="0" w:space="0" w:color="auto"/>
                <w:bottom w:val="none" w:sz="0" w:space="0" w:color="auto"/>
                <w:right w:val="none" w:sz="0" w:space="0" w:color="auto"/>
              </w:divBdr>
            </w:div>
            <w:div w:id="1077172974">
              <w:marLeft w:val="0"/>
              <w:marRight w:val="0"/>
              <w:marTop w:val="0"/>
              <w:marBottom w:val="0"/>
              <w:divBdr>
                <w:top w:val="none" w:sz="0" w:space="0" w:color="auto"/>
                <w:left w:val="none" w:sz="0" w:space="0" w:color="auto"/>
                <w:bottom w:val="none" w:sz="0" w:space="0" w:color="auto"/>
                <w:right w:val="none" w:sz="0" w:space="0" w:color="auto"/>
              </w:divBdr>
            </w:div>
            <w:div w:id="1081678685">
              <w:marLeft w:val="0"/>
              <w:marRight w:val="0"/>
              <w:marTop w:val="0"/>
              <w:marBottom w:val="0"/>
              <w:divBdr>
                <w:top w:val="none" w:sz="0" w:space="0" w:color="auto"/>
                <w:left w:val="none" w:sz="0" w:space="0" w:color="auto"/>
                <w:bottom w:val="none" w:sz="0" w:space="0" w:color="auto"/>
                <w:right w:val="none" w:sz="0" w:space="0" w:color="auto"/>
              </w:divBdr>
            </w:div>
            <w:div w:id="1103188438">
              <w:marLeft w:val="0"/>
              <w:marRight w:val="0"/>
              <w:marTop w:val="0"/>
              <w:marBottom w:val="0"/>
              <w:divBdr>
                <w:top w:val="none" w:sz="0" w:space="0" w:color="auto"/>
                <w:left w:val="none" w:sz="0" w:space="0" w:color="auto"/>
                <w:bottom w:val="none" w:sz="0" w:space="0" w:color="auto"/>
                <w:right w:val="none" w:sz="0" w:space="0" w:color="auto"/>
              </w:divBdr>
            </w:div>
            <w:div w:id="1160998449">
              <w:marLeft w:val="0"/>
              <w:marRight w:val="0"/>
              <w:marTop w:val="0"/>
              <w:marBottom w:val="0"/>
              <w:divBdr>
                <w:top w:val="none" w:sz="0" w:space="0" w:color="auto"/>
                <w:left w:val="none" w:sz="0" w:space="0" w:color="auto"/>
                <w:bottom w:val="none" w:sz="0" w:space="0" w:color="auto"/>
                <w:right w:val="none" w:sz="0" w:space="0" w:color="auto"/>
              </w:divBdr>
            </w:div>
            <w:div w:id="1171337001">
              <w:marLeft w:val="0"/>
              <w:marRight w:val="0"/>
              <w:marTop w:val="0"/>
              <w:marBottom w:val="0"/>
              <w:divBdr>
                <w:top w:val="none" w:sz="0" w:space="0" w:color="auto"/>
                <w:left w:val="none" w:sz="0" w:space="0" w:color="auto"/>
                <w:bottom w:val="none" w:sz="0" w:space="0" w:color="auto"/>
                <w:right w:val="none" w:sz="0" w:space="0" w:color="auto"/>
              </w:divBdr>
            </w:div>
            <w:div w:id="1175532910">
              <w:marLeft w:val="0"/>
              <w:marRight w:val="0"/>
              <w:marTop w:val="0"/>
              <w:marBottom w:val="0"/>
              <w:divBdr>
                <w:top w:val="none" w:sz="0" w:space="0" w:color="auto"/>
                <w:left w:val="none" w:sz="0" w:space="0" w:color="auto"/>
                <w:bottom w:val="none" w:sz="0" w:space="0" w:color="auto"/>
                <w:right w:val="none" w:sz="0" w:space="0" w:color="auto"/>
              </w:divBdr>
            </w:div>
            <w:div w:id="1213342921">
              <w:marLeft w:val="0"/>
              <w:marRight w:val="0"/>
              <w:marTop w:val="0"/>
              <w:marBottom w:val="0"/>
              <w:divBdr>
                <w:top w:val="none" w:sz="0" w:space="0" w:color="auto"/>
                <w:left w:val="none" w:sz="0" w:space="0" w:color="auto"/>
                <w:bottom w:val="none" w:sz="0" w:space="0" w:color="auto"/>
                <w:right w:val="none" w:sz="0" w:space="0" w:color="auto"/>
              </w:divBdr>
            </w:div>
            <w:div w:id="1213424105">
              <w:marLeft w:val="0"/>
              <w:marRight w:val="0"/>
              <w:marTop w:val="0"/>
              <w:marBottom w:val="0"/>
              <w:divBdr>
                <w:top w:val="none" w:sz="0" w:space="0" w:color="auto"/>
                <w:left w:val="none" w:sz="0" w:space="0" w:color="auto"/>
                <w:bottom w:val="none" w:sz="0" w:space="0" w:color="auto"/>
                <w:right w:val="none" w:sz="0" w:space="0" w:color="auto"/>
              </w:divBdr>
            </w:div>
            <w:div w:id="1309359924">
              <w:marLeft w:val="0"/>
              <w:marRight w:val="0"/>
              <w:marTop w:val="0"/>
              <w:marBottom w:val="0"/>
              <w:divBdr>
                <w:top w:val="none" w:sz="0" w:space="0" w:color="auto"/>
                <w:left w:val="none" w:sz="0" w:space="0" w:color="auto"/>
                <w:bottom w:val="none" w:sz="0" w:space="0" w:color="auto"/>
                <w:right w:val="none" w:sz="0" w:space="0" w:color="auto"/>
              </w:divBdr>
            </w:div>
            <w:div w:id="1335188098">
              <w:marLeft w:val="0"/>
              <w:marRight w:val="0"/>
              <w:marTop w:val="0"/>
              <w:marBottom w:val="0"/>
              <w:divBdr>
                <w:top w:val="none" w:sz="0" w:space="0" w:color="auto"/>
                <w:left w:val="none" w:sz="0" w:space="0" w:color="auto"/>
                <w:bottom w:val="none" w:sz="0" w:space="0" w:color="auto"/>
                <w:right w:val="none" w:sz="0" w:space="0" w:color="auto"/>
              </w:divBdr>
            </w:div>
            <w:div w:id="1337268135">
              <w:marLeft w:val="0"/>
              <w:marRight w:val="0"/>
              <w:marTop w:val="0"/>
              <w:marBottom w:val="0"/>
              <w:divBdr>
                <w:top w:val="none" w:sz="0" w:space="0" w:color="auto"/>
                <w:left w:val="none" w:sz="0" w:space="0" w:color="auto"/>
                <w:bottom w:val="none" w:sz="0" w:space="0" w:color="auto"/>
                <w:right w:val="none" w:sz="0" w:space="0" w:color="auto"/>
              </w:divBdr>
            </w:div>
            <w:div w:id="1350255303">
              <w:marLeft w:val="0"/>
              <w:marRight w:val="0"/>
              <w:marTop w:val="0"/>
              <w:marBottom w:val="0"/>
              <w:divBdr>
                <w:top w:val="none" w:sz="0" w:space="0" w:color="auto"/>
                <w:left w:val="none" w:sz="0" w:space="0" w:color="auto"/>
                <w:bottom w:val="none" w:sz="0" w:space="0" w:color="auto"/>
                <w:right w:val="none" w:sz="0" w:space="0" w:color="auto"/>
              </w:divBdr>
            </w:div>
            <w:div w:id="1373650270">
              <w:marLeft w:val="0"/>
              <w:marRight w:val="0"/>
              <w:marTop w:val="0"/>
              <w:marBottom w:val="0"/>
              <w:divBdr>
                <w:top w:val="none" w:sz="0" w:space="0" w:color="auto"/>
                <w:left w:val="none" w:sz="0" w:space="0" w:color="auto"/>
                <w:bottom w:val="none" w:sz="0" w:space="0" w:color="auto"/>
                <w:right w:val="none" w:sz="0" w:space="0" w:color="auto"/>
              </w:divBdr>
            </w:div>
            <w:div w:id="1389105863">
              <w:marLeft w:val="0"/>
              <w:marRight w:val="0"/>
              <w:marTop w:val="0"/>
              <w:marBottom w:val="0"/>
              <w:divBdr>
                <w:top w:val="none" w:sz="0" w:space="0" w:color="auto"/>
                <w:left w:val="none" w:sz="0" w:space="0" w:color="auto"/>
                <w:bottom w:val="none" w:sz="0" w:space="0" w:color="auto"/>
                <w:right w:val="none" w:sz="0" w:space="0" w:color="auto"/>
              </w:divBdr>
            </w:div>
            <w:div w:id="1389843266">
              <w:marLeft w:val="0"/>
              <w:marRight w:val="0"/>
              <w:marTop w:val="0"/>
              <w:marBottom w:val="0"/>
              <w:divBdr>
                <w:top w:val="none" w:sz="0" w:space="0" w:color="auto"/>
                <w:left w:val="none" w:sz="0" w:space="0" w:color="auto"/>
                <w:bottom w:val="none" w:sz="0" w:space="0" w:color="auto"/>
                <w:right w:val="none" w:sz="0" w:space="0" w:color="auto"/>
              </w:divBdr>
            </w:div>
            <w:div w:id="1393188283">
              <w:marLeft w:val="0"/>
              <w:marRight w:val="0"/>
              <w:marTop w:val="0"/>
              <w:marBottom w:val="0"/>
              <w:divBdr>
                <w:top w:val="none" w:sz="0" w:space="0" w:color="auto"/>
                <w:left w:val="none" w:sz="0" w:space="0" w:color="auto"/>
                <w:bottom w:val="none" w:sz="0" w:space="0" w:color="auto"/>
                <w:right w:val="none" w:sz="0" w:space="0" w:color="auto"/>
              </w:divBdr>
            </w:div>
            <w:div w:id="1407412739">
              <w:marLeft w:val="0"/>
              <w:marRight w:val="0"/>
              <w:marTop w:val="0"/>
              <w:marBottom w:val="0"/>
              <w:divBdr>
                <w:top w:val="none" w:sz="0" w:space="0" w:color="auto"/>
                <w:left w:val="none" w:sz="0" w:space="0" w:color="auto"/>
                <w:bottom w:val="none" w:sz="0" w:space="0" w:color="auto"/>
                <w:right w:val="none" w:sz="0" w:space="0" w:color="auto"/>
              </w:divBdr>
            </w:div>
            <w:div w:id="1430079635">
              <w:marLeft w:val="0"/>
              <w:marRight w:val="0"/>
              <w:marTop w:val="0"/>
              <w:marBottom w:val="0"/>
              <w:divBdr>
                <w:top w:val="none" w:sz="0" w:space="0" w:color="auto"/>
                <w:left w:val="none" w:sz="0" w:space="0" w:color="auto"/>
                <w:bottom w:val="none" w:sz="0" w:space="0" w:color="auto"/>
                <w:right w:val="none" w:sz="0" w:space="0" w:color="auto"/>
              </w:divBdr>
            </w:div>
            <w:div w:id="1430733073">
              <w:marLeft w:val="0"/>
              <w:marRight w:val="0"/>
              <w:marTop w:val="0"/>
              <w:marBottom w:val="0"/>
              <w:divBdr>
                <w:top w:val="none" w:sz="0" w:space="0" w:color="auto"/>
                <w:left w:val="none" w:sz="0" w:space="0" w:color="auto"/>
                <w:bottom w:val="none" w:sz="0" w:space="0" w:color="auto"/>
                <w:right w:val="none" w:sz="0" w:space="0" w:color="auto"/>
              </w:divBdr>
            </w:div>
            <w:div w:id="1443459341">
              <w:marLeft w:val="0"/>
              <w:marRight w:val="0"/>
              <w:marTop w:val="0"/>
              <w:marBottom w:val="0"/>
              <w:divBdr>
                <w:top w:val="none" w:sz="0" w:space="0" w:color="auto"/>
                <w:left w:val="none" w:sz="0" w:space="0" w:color="auto"/>
                <w:bottom w:val="none" w:sz="0" w:space="0" w:color="auto"/>
                <w:right w:val="none" w:sz="0" w:space="0" w:color="auto"/>
              </w:divBdr>
            </w:div>
            <w:div w:id="1451625384">
              <w:marLeft w:val="0"/>
              <w:marRight w:val="0"/>
              <w:marTop w:val="0"/>
              <w:marBottom w:val="0"/>
              <w:divBdr>
                <w:top w:val="none" w:sz="0" w:space="0" w:color="auto"/>
                <w:left w:val="none" w:sz="0" w:space="0" w:color="auto"/>
                <w:bottom w:val="none" w:sz="0" w:space="0" w:color="auto"/>
                <w:right w:val="none" w:sz="0" w:space="0" w:color="auto"/>
              </w:divBdr>
            </w:div>
            <w:div w:id="1461220633">
              <w:marLeft w:val="0"/>
              <w:marRight w:val="0"/>
              <w:marTop w:val="0"/>
              <w:marBottom w:val="0"/>
              <w:divBdr>
                <w:top w:val="none" w:sz="0" w:space="0" w:color="auto"/>
                <w:left w:val="none" w:sz="0" w:space="0" w:color="auto"/>
                <w:bottom w:val="none" w:sz="0" w:space="0" w:color="auto"/>
                <w:right w:val="none" w:sz="0" w:space="0" w:color="auto"/>
              </w:divBdr>
            </w:div>
            <w:div w:id="1474904882">
              <w:marLeft w:val="0"/>
              <w:marRight w:val="0"/>
              <w:marTop w:val="0"/>
              <w:marBottom w:val="0"/>
              <w:divBdr>
                <w:top w:val="none" w:sz="0" w:space="0" w:color="auto"/>
                <w:left w:val="none" w:sz="0" w:space="0" w:color="auto"/>
                <w:bottom w:val="none" w:sz="0" w:space="0" w:color="auto"/>
                <w:right w:val="none" w:sz="0" w:space="0" w:color="auto"/>
              </w:divBdr>
            </w:div>
            <w:div w:id="1509635953">
              <w:marLeft w:val="0"/>
              <w:marRight w:val="0"/>
              <w:marTop w:val="0"/>
              <w:marBottom w:val="0"/>
              <w:divBdr>
                <w:top w:val="none" w:sz="0" w:space="0" w:color="auto"/>
                <w:left w:val="none" w:sz="0" w:space="0" w:color="auto"/>
                <w:bottom w:val="none" w:sz="0" w:space="0" w:color="auto"/>
                <w:right w:val="none" w:sz="0" w:space="0" w:color="auto"/>
              </w:divBdr>
            </w:div>
            <w:div w:id="1587766961">
              <w:marLeft w:val="0"/>
              <w:marRight w:val="0"/>
              <w:marTop w:val="0"/>
              <w:marBottom w:val="0"/>
              <w:divBdr>
                <w:top w:val="none" w:sz="0" w:space="0" w:color="auto"/>
                <w:left w:val="none" w:sz="0" w:space="0" w:color="auto"/>
                <w:bottom w:val="none" w:sz="0" w:space="0" w:color="auto"/>
                <w:right w:val="none" w:sz="0" w:space="0" w:color="auto"/>
              </w:divBdr>
            </w:div>
            <w:div w:id="1596479870">
              <w:marLeft w:val="0"/>
              <w:marRight w:val="0"/>
              <w:marTop w:val="0"/>
              <w:marBottom w:val="0"/>
              <w:divBdr>
                <w:top w:val="none" w:sz="0" w:space="0" w:color="auto"/>
                <w:left w:val="none" w:sz="0" w:space="0" w:color="auto"/>
                <w:bottom w:val="none" w:sz="0" w:space="0" w:color="auto"/>
                <w:right w:val="none" w:sz="0" w:space="0" w:color="auto"/>
              </w:divBdr>
            </w:div>
            <w:div w:id="1617718664">
              <w:marLeft w:val="0"/>
              <w:marRight w:val="0"/>
              <w:marTop w:val="0"/>
              <w:marBottom w:val="0"/>
              <w:divBdr>
                <w:top w:val="none" w:sz="0" w:space="0" w:color="auto"/>
                <w:left w:val="none" w:sz="0" w:space="0" w:color="auto"/>
                <w:bottom w:val="none" w:sz="0" w:space="0" w:color="auto"/>
                <w:right w:val="none" w:sz="0" w:space="0" w:color="auto"/>
              </w:divBdr>
            </w:div>
            <w:div w:id="1626228092">
              <w:marLeft w:val="0"/>
              <w:marRight w:val="0"/>
              <w:marTop w:val="0"/>
              <w:marBottom w:val="0"/>
              <w:divBdr>
                <w:top w:val="none" w:sz="0" w:space="0" w:color="auto"/>
                <w:left w:val="none" w:sz="0" w:space="0" w:color="auto"/>
                <w:bottom w:val="none" w:sz="0" w:space="0" w:color="auto"/>
                <w:right w:val="none" w:sz="0" w:space="0" w:color="auto"/>
              </w:divBdr>
            </w:div>
            <w:div w:id="1640068209">
              <w:marLeft w:val="0"/>
              <w:marRight w:val="0"/>
              <w:marTop w:val="0"/>
              <w:marBottom w:val="0"/>
              <w:divBdr>
                <w:top w:val="none" w:sz="0" w:space="0" w:color="auto"/>
                <w:left w:val="none" w:sz="0" w:space="0" w:color="auto"/>
                <w:bottom w:val="none" w:sz="0" w:space="0" w:color="auto"/>
                <w:right w:val="none" w:sz="0" w:space="0" w:color="auto"/>
              </w:divBdr>
            </w:div>
            <w:div w:id="1643464969">
              <w:marLeft w:val="0"/>
              <w:marRight w:val="0"/>
              <w:marTop w:val="0"/>
              <w:marBottom w:val="0"/>
              <w:divBdr>
                <w:top w:val="none" w:sz="0" w:space="0" w:color="auto"/>
                <w:left w:val="none" w:sz="0" w:space="0" w:color="auto"/>
                <w:bottom w:val="none" w:sz="0" w:space="0" w:color="auto"/>
                <w:right w:val="none" w:sz="0" w:space="0" w:color="auto"/>
              </w:divBdr>
            </w:div>
            <w:div w:id="1678314095">
              <w:marLeft w:val="0"/>
              <w:marRight w:val="0"/>
              <w:marTop w:val="0"/>
              <w:marBottom w:val="0"/>
              <w:divBdr>
                <w:top w:val="none" w:sz="0" w:space="0" w:color="auto"/>
                <w:left w:val="none" w:sz="0" w:space="0" w:color="auto"/>
                <w:bottom w:val="none" w:sz="0" w:space="0" w:color="auto"/>
                <w:right w:val="none" w:sz="0" w:space="0" w:color="auto"/>
              </w:divBdr>
            </w:div>
            <w:div w:id="1691298284">
              <w:marLeft w:val="0"/>
              <w:marRight w:val="0"/>
              <w:marTop w:val="0"/>
              <w:marBottom w:val="0"/>
              <w:divBdr>
                <w:top w:val="none" w:sz="0" w:space="0" w:color="auto"/>
                <w:left w:val="none" w:sz="0" w:space="0" w:color="auto"/>
                <w:bottom w:val="none" w:sz="0" w:space="0" w:color="auto"/>
                <w:right w:val="none" w:sz="0" w:space="0" w:color="auto"/>
              </w:divBdr>
            </w:div>
            <w:div w:id="1732579704">
              <w:marLeft w:val="0"/>
              <w:marRight w:val="0"/>
              <w:marTop w:val="0"/>
              <w:marBottom w:val="0"/>
              <w:divBdr>
                <w:top w:val="none" w:sz="0" w:space="0" w:color="auto"/>
                <w:left w:val="none" w:sz="0" w:space="0" w:color="auto"/>
                <w:bottom w:val="none" w:sz="0" w:space="0" w:color="auto"/>
                <w:right w:val="none" w:sz="0" w:space="0" w:color="auto"/>
              </w:divBdr>
            </w:div>
            <w:div w:id="1737169795">
              <w:marLeft w:val="0"/>
              <w:marRight w:val="0"/>
              <w:marTop w:val="0"/>
              <w:marBottom w:val="0"/>
              <w:divBdr>
                <w:top w:val="none" w:sz="0" w:space="0" w:color="auto"/>
                <w:left w:val="none" w:sz="0" w:space="0" w:color="auto"/>
                <w:bottom w:val="none" w:sz="0" w:space="0" w:color="auto"/>
                <w:right w:val="none" w:sz="0" w:space="0" w:color="auto"/>
              </w:divBdr>
            </w:div>
            <w:div w:id="1738241185">
              <w:marLeft w:val="0"/>
              <w:marRight w:val="0"/>
              <w:marTop w:val="0"/>
              <w:marBottom w:val="0"/>
              <w:divBdr>
                <w:top w:val="none" w:sz="0" w:space="0" w:color="auto"/>
                <w:left w:val="none" w:sz="0" w:space="0" w:color="auto"/>
                <w:bottom w:val="none" w:sz="0" w:space="0" w:color="auto"/>
                <w:right w:val="none" w:sz="0" w:space="0" w:color="auto"/>
              </w:divBdr>
            </w:div>
            <w:div w:id="1779182452">
              <w:marLeft w:val="0"/>
              <w:marRight w:val="0"/>
              <w:marTop w:val="0"/>
              <w:marBottom w:val="0"/>
              <w:divBdr>
                <w:top w:val="none" w:sz="0" w:space="0" w:color="auto"/>
                <w:left w:val="none" w:sz="0" w:space="0" w:color="auto"/>
                <w:bottom w:val="none" w:sz="0" w:space="0" w:color="auto"/>
                <w:right w:val="none" w:sz="0" w:space="0" w:color="auto"/>
              </w:divBdr>
            </w:div>
            <w:div w:id="1788892193">
              <w:marLeft w:val="0"/>
              <w:marRight w:val="0"/>
              <w:marTop w:val="0"/>
              <w:marBottom w:val="0"/>
              <w:divBdr>
                <w:top w:val="none" w:sz="0" w:space="0" w:color="auto"/>
                <w:left w:val="none" w:sz="0" w:space="0" w:color="auto"/>
                <w:bottom w:val="none" w:sz="0" w:space="0" w:color="auto"/>
                <w:right w:val="none" w:sz="0" w:space="0" w:color="auto"/>
              </w:divBdr>
            </w:div>
            <w:div w:id="1796020752">
              <w:marLeft w:val="0"/>
              <w:marRight w:val="0"/>
              <w:marTop w:val="0"/>
              <w:marBottom w:val="0"/>
              <w:divBdr>
                <w:top w:val="none" w:sz="0" w:space="0" w:color="auto"/>
                <w:left w:val="none" w:sz="0" w:space="0" w:color="auto"/>
                <w:bottom w:val="none" w:sz="0" w:space="0" w:color="auto"/>
                <w:right w:val="none" w:sz="0" w:space="0" w:color="auto"/>
              </w:divBdr>
            </w:div>
            <w:div w:id="1796873385">
              <w:marLeft w:val="0"/>
              <w:marRight w:val="0"/>
              <w:marTop w:val="0"/>
              <w:marBottom w:val="0"/>
              <w:divBdr>
                <w:top w:val="none" w:sz="0" w:space="0" w:color="auto"/>
                <w:left w:val="none" w:sz="0" w:space="0" w:color="auto"/>
                <w:bottom w:val="none" w:sz="0" w:space="0" w:color="auto"/>
                <w:right w:val="none" w:sz="0" w:space="0" w:color="auto"/>
              </w:divBdr>
            </w:div>
            <w:div w:id="1826511771">
              <w:marLeft w:val="0"/>
              <w:marRight w:val="0"/>
              <w:marTop w:val="0"/>
              <w:marBottom w:val="0"/>
              <w:divBdr>
                <w:top w:val="none" w:sz="0" w:space="0" w:color="auto"/>
                <w:left w:val="none" w:sz="0" w:space="0" w:color="auto"/>
                <w:bottom w:val="none" w:sz="0" w:space="0" w:color="auto"/>
                <w:right w:val="none" w:sz="0" w:space="0" w:color="auto"/>
              </w:divBdr>
            </w:div>
            <w:div w:id="1829319003">
              <w:marLeft w:val="0"/>
              <w:marRight w:val="0"/>
              <w:marTop w:val="0"/>
              <w:marBottom w:val="0"/>
              <w:divBdr>
                <w:top w:val="none" w:sz="0" w:space="0" w:color="auto"/>
                <w:left w:val="none" w:sz="0" w:space="0" w:color="auto"/>
                <w:bottom w:val="none" w:sz="0" w:space="0" w:color="auto"/>
                <w:right w:val="none" w:sz="0" w:space="0" w:color="auto"/>
              </w:divBdr>
            </w:div>
            <w:div w:id="1834180292">
              <w:marLeft w:val="0"/>
              <w:marRight w:val="0"/>
              <w:marTop w:val="0"/>
              <w:marBottom w:val="0"/>
              <w:divBdr>
                <w:top w:val="none" w:sz="0" w:space="0" w:color="auto"/>
                <w:left w:val="none" w:sz="0" w:space="0" w:color="auto"/>
                <w:bottom w:val="none" w:sz="0" w:space="0" w:color="auto"/>
                <w:right w:val="none" w:sz="0" w:space="0" w:color="auto"/>
              </w:divBdr>
            </w:div>
            <w:div w:id="1846162812">
              <w:marLeft w:val="0"/>
              <w:marRight w:val="0"/>
              <w:marTop w:val="0"/>
              <w:marBottom w:val="0"/>
              <w:divBdr>
                <w:top w:val="none" w:sz="0" w:space="0" w:color="auto"/>
                <w:left w:val="none" w:sz="0" w:space="0" w:color="auto"/>
                <w:bottom w:val="none" w:sz="0" w:space="0" w:color="auto"/>
                <w:right w:val="none" w:sz="0" w:space="0" w:color="auto"/>
              </w:divBdr>
            </w:div>
            <w:div w:id="1886213983">
              <w:marLeft w:val="0"/>
              <w:marRight w:val="0"/>
              <w:marTop w:val="0"/>
              <w:marBottom w:val="0"/>
              <w:divBdr>
                <w:top w:val="none" w:sz="0" w:space="0" w:color="auto"/>
                <w:left w:val="none" w:sz="0" w:space="0" w:color="auto"/>
                <w:bottom w:val="none" w:sz="0" w:space="0" w:color="auto"/>
                <w:right w:val="none" w:sz="0" w:space="0" w:color="auto"/>
              </w:divBdr>
            </w:div>
            <w:div w:id="1914580993">
              <w:marLeft w:val="0"/>
              <w:marRight w:val="0"/>
              <w:marTop w:val="0"/>
              <w:marBottom w:val="0"/>
              <w:divBdr>
                <w:top w:val="none" w:sz="0" w:space="0" w:color="auto"/>
                <w:left w:val="none" w:sz="0" w:space="0" w:color="auto"/>
                <w:bottom w:val="none" w:sz="0" w:space="0" w:color="auto"/>
                <w:right w:val="none" w:sz="0" w:space="0" w:color="auto"/>
              </w:divBdr>
            </w:div>
            <w:div w:id="1916549270">
              <w:marLeft w:val="0"/>
              <w:marRight w:val="0"/>
              <w:marTop w:val="0"/>
              <w:marBottom w:val="0"/>
              <w:divBdr>
                <w:top w:val="none" w:sz="0" w:space="0" w:color="auto"/>
                <w:left w:val="none" w:sz="0" w:space="0" w:color="auto"/>
                <w:bottom w:val="none" w:sz="0" w:space="0" w:color="auto"/>
                <w:right w:val="none" w:sz="0" w:space="0" w:color="auto"/>
              </w:divBdr>
            </w:div>
            <w:div w:id="1938059983">
              <w:marLeft w:val="0"/>
              <w:marRight w:val="0"/>
              <w:marTop w:val="0"/>
              <w:marBottom w:val="0"/>
              <w:divBdr>
                <w:top w:val="none" w:sz="0" w:space="0" w:color="auto"/>
                <w:left w:val="none" w:sz="0" w:space="0" w:color="auto"/>
                <w:bottom w:val="none" w:sz="0" w:space="0" w:color="auto"/>
                <w:right w:val="none" w:sz="0" w:space="0" w:color="auto"/>
              </w:divBdr>
            </w:div>
            <w:div w:id="1978291993">
              <w:marLeft w:val="0"/>
              <w:marRight w:val="0"/>
              <w:marTop w:val="0"/>
              <w:marBottom w:val="0"/>
              <w:divBdr>
                <w:top w:val="none" w:sz="0" w:space="0" w:color="auto"/>
                <w:left w:val="none" w:sz="0" w:space="0" w:color="auto"/>
                <w:bottom w:val="none" w:sz="0" w:space="0" w:color="auto"/>
                <w:right w:val="none" w:sz="0" w:space="0" w:color="auto"/>
              </w:divBdr>
            </w:div>
            <w:div w:id="1982924326">
              <w:marLeft w:val="0"/>
              <w:marRight w:val="0"/>
              <w:marTop w:val="0"/>
              <w:marBottom w:val="0"/>
              <w:divBdr>
                <w:top w:val="none" w:sz="0" w:space="0" w:color="auto"/>
                <w:left w:val="none" w:sz="0" w:space="0" w:color="auto"/>
                <w:bottom w:val="none" w:sz="0" w:space="0" w:color="auto"/>
                <w:right w:val="none" w:sz="0" w:space="0" w:color="auto"/>
              </w:divBdr>
            </w:div>
            <w:div w:id="1998999987">
              <w:marLeft w:val="0"/>
              <w:marRight w:val="0"/>
              <w:marTop w:val="0"/>
              <w:marBottom w:val="0"/>
              <w:divBdr>
                <w:top w:val="none" w:sz="0" w:space="0" w:color="auto"/>
                <w:left w:val="none" w:sz="0" w:space="0" w:color="auto"/>
                <w:bottom w:val="none" w:sz="0" w:space="0" w:color="auto"/>
                <w:right w:val="none" w:sz="0" w:space="0" w:color="auto"/>
              </w:divBdr>
            </w:div>
            <w:div w:id="2001154214">
              <w:marLeft w:val="0"/>
              <w:marRight w:val="0"/>
              <w:marTop w:val="0"/>
              <w:marBottom w:val="0"/>
              <w:divBdr>
                <w:top w:val="none" w:sz="0" w:space="0" w:color="auto"/>
                <w:left w:val="none" w:sz="0" w:space="0" w:color="auto"/>
                <w:bottom w:val="none" w:sz="0" w:space="0" w:color="auto"/>
                <w:right w:val="none" w:sz="0" w:space="0" w:color="auto"/>
              </w:divBdr>
            </w:div>
            <w:div w:id="2022973182">
              <w:marLeft w:val="0"/>
              <w:marRight w:val="0"/>
              <w:marTop w:val="0"/>
              <w:marBottom w:val="0"/>
              <w:divBdr>
                <w:top w:val="none" w:sz="0" w:space="0" w:color="auto"/>
                <w:left w:val="none" w:sz="0" w:space="0" w:color="auto"/>
                <w:bottom w:val="none" w:sz="0" w:space="0" w:color="auto"/>
                <w:right w:val="none" w:sz="0" w:space="0" w:color="auto"/>
              </w:divBdr>
            </w:div>
            <w:div w:id="2070877030">
              <w:marLeft w:val="0"/>
              <w:marRight w:val="0"/>
              <w:marTop w:val="0"/>
              <w:marBottom w:val="0"/>
              <w:divBdr>
                <w:top w:val="none" w:sz="0" w:space="0" w:color="auto"/>
                <w:left w:val="none" w:sz="0" w:space="0" w:color="auto"/>
                <w:bottom w:val="none" w:sz="0" w:space="0" w:color="auto"/>
                <w:right w:val="none" w:sz="0" w:space="0" w:color="auto"/>
              </w:divBdr>
            </w:div>
            <w:div w:id="2073767096">
              <w:marLeft w:val="0"/>
              <w:marRight w:val="0"/>
              <w:marTop w:val="0"/>
              <w:marBottom w:val="0"/>
              <w:divBdr>
                <w:top w:val="none" w:sz="0" w:space="0" w:color="auto"/>
                <w:left w:val="none" w:sz="0" w:space="0" w:color="auto"/>
                <w:bottom w:val="none" w:sz="0" w:space="0" w:color="auto"/>
                <w:right w:val="none" w:sz="0" w:space="0" w:color="auto"/>
              </w:divBdr>
            </w:div>
            <w:div w:id="2077818942">
              <w:marLeft w:val="0"/>
              <w:marRight w:val="0"/>
              <w:marTop w:val="0"/>
              <w:marBottom w:val="0"/>
              <w:divBdr>
                <w:top w:val="none" w:sz="0" w:space="0" w:color="auto"/>
                <w:left w:val="none" w:sz="0" w:space="0" w:color="auto"/>
                <w:bottom w:val="none" w:sz="0" w:space="0" w:color="auto"/>
                <w:right w:val="none" w:sz="0" w:space="0" w:color="auto"/>
              </w:divBdr>
            </w:div>
            <w:div w:id="2092266384">
              <w:marLeft w:val="0"/>
              <w:marRight w:val="0"/>
              <w:marTop w:val="0"/>
              <w:marBottom w:val="0"/>
              <w:divBdr>
                <w:top w:val="none" w:sz="0" w:space="0" w:color="auto"/>
                <w:left w:val="none" w:sz="0" w:space="0" w:color="auto"/>
                <w:bottom w:val="none" w:sz="0" w:space="0" w:color="auto"/>
                <w:right w:val="none" w:sz="0" w:space="0" w:color="auto"/>
              </w:divBdr>
            </w:div>
            <w:div w:id="2095128413">
              <w:marLeft w:val="0"/>
              <w:marRight w:val="0"/>
              <w:marTop w:val="0"/>
              <w:marBottom w:val="0"/>
              <w:divBdr>
                <w:top w:val="none" w:sz="0" w:space="0" w:color="auto"/>
                <w:left w:val="none" w:sz="0" w:space="0" w:color="auto"/>
                <w:bottom w:val="none" w:sz="0" w:space="0" w:color="auto"/>
                <w:right w:val="none" w:sz="0" w:space="0" w:color="auto"/>
              </w:divBdr>
            </w:div>
            <w:div w:id="2111582695">
              <w:marLeft w:val="0"/>
              <w:marRight w:val="0"/>
              <w:marTop w:val="0"/>
              <w:marBottom w:val="0"/>
              <w:divBdr>
                <w:top w:val="none" w:sz="0" w:space="0" w:color="auto"/>
                <w:left w:val="none" w:sz="0" w:space="0" w:color="auto"/>
                <w:bottom w:val="none" w:sz="0" w:space="0" w:color="auto"/>
                <w:right w:val="none" w:sz="0" w:space="0" w:color="auto"/>
              </w:divBdr>
            </w:div>
            <w:div w:id="2113625396">
              <w:marLeft w:val="0"/>
              <w:marRight w:val="0"/>
              <w:marTop w:val="0"/>
              <w:marBottom w:val="0"/>
              <w:divBdr>
                <w:top w:val="none" w:sz="0" w:space="0" w:color="auto"/>
                <w:left w:val="none" w:sz="0" w:space="0" w:color="auto"/>
                <w:bottom w:val="none" w:sz="0" w:space="0" w:color="auto"/>
                <w:right w:val="none" w:sz="0" w:space="0" w:color="auto"/>
              </w:divBdr>
            </w:div>
            <w:div w:id="21222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5664">
      <w:bodyDiv w:val="1"/>
      <w:marLeft w:val="0"/>
      <w:marRight w:val="0"/>
      <w:marTop w:val="0"/>
      <w:marBottom w:val="0"/>
      <w:divBdr>
        <w:top w:val="none" w:sz="0" w:space="0" w:color="auto"/>
        <w:left w:val="none" w:sz="0" w:space="0" w:color="auto"/>
        <w:bottom w:val="none" w:sz="0" w:space="0" w:color="auto"/>
        <w:right w:val="none" w:sz="0" w:space="0" w:color="auto"/>
      </w:divBdr>
    </w:div>
    <w:div w:id="1782601480">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791436123">
      <w:bodyDiv w:val="1"/>
      <w:marLeft w:val="0"/>
      <w:marRight w:val="0"/>
      <w:marTop w:val="0"/>
      <w:marBottom w:val="0"/>
      <w:divBdr>
        <w:top w:val="none" w:sz="0" w:space="0" w:color="auto"/>
        <w:left w:val="none" w:sz="0" w:space="0" w:color="auto"/>
        <w:bottom w:val="none" w:sz="0" w:space="0" w:color="auto"/>
        <w:right w:val="none" w:sz="0" w:space="0" w:color="auto"/>
      </w:divBdr>
      <w:divsChild>
        <w:div w:id="753554274">
          <w:marLeft w:val="0"/>
          <w:marRight w:val="0"/>
          <w:marTop w:val="0"/>
          <w:marBottom w:val="0"/>
          <w:divBdr>
            <w:top w:val="none" w:sz="0" w:space="0" w:color="auto"/>
            <w:left w:val="none" w:sz="0" w:space="0" w:color="auto"/>
            <w:bottom w:val="none" w:sz="0" w:space="0" w:color="auto"/>
            <w:right w:val="none" w:sz="0" w:space="0" w:color="auto"/>
          </w:divBdr>
          <w:divsChild>
            <w:div w:id="320501736">
              <w:marLeft w:val="0"/>
              <w:marRight w:val="0"/>
              <w:marTop w:val="0"/>
              <w:marBottom w:val="0"/>
              <w:divBdr>
                <w:top w:val="none" w:sz="0" w:space="0" w:color="auto"/>
                <w:left w:val="none" w:sz="0" w:space="0" w:color="auto"/>
                <w:bottom w:val="none" w:sz="0" w:space="0" w:color="auto"/>
                <w:right w:val="none" w:sz="0" w:space="0" w:color="auto"/>
              </w:divBdr>
            </w:div>
            <w:div w:id="494996436">
              <w:marLeft w:val="0"/>
              <w:marRight w:val="0"/>
              <w:marTop w:val="0"/>
              <w:marBottom w:val="0"/>
              <w:divBdr>
                <w:top w:val="none" w:sz="0" w:space="0" w:color="auto"/>
                <w:left w:val="none" w:sz="0" w:space="0" w:color="auto"/>
                <w:bottom w:val="none" w:sz="0" w:space="0" w:color="auto"/>
                <w:right w:val="none" w:sz="0" w:space="0" w:color="auto"/>
              </w:divBdr>
            </w:div>
            <w:div w:id="722943428">
              <w:marLeft w:val="0"/>
              <w:marRight w:val="0"/>
              <w:marTop w:val="0"/>
              <w:marBottom w:val="0"/>
              <w:divBdr>
                <w:top w:val="none" w:sz="0" w:space="0" w:color="auto"/>
                <w:left w:val="none" w:sz="0" w:space="0" w:color="auto"/>
                <w:bottom w:val="none" w:sz="0" w:space="0" w:color="auto"/>
                <w:right w:val="none" w:sz="0" w:space="0" w:color="auto"/>
              </w:divBdr>
            </w:div>
            <w:div w:id="873032916">
              <w:marLeft w:val="0"/>
              <w:marRight w:val="0"/>
              <w:marTop w:val="0"/>
              <w:marBottom w:val="0"/>
              <w:divBdr>
                <w:top w:val="none" w:sz="0" w:space="0" w:color="auto"/>
                <w:left w:val="none" w:sz="0" w:space="0" w:color="auto"/>
                <w:bottom w:val="none" w:sz="0" w:space="0" w:color="auto"/>
                <w:right w:val="none" w:sz="0" w:space="0" w:color="auto"/>
              </w:divBdr>
            </w:div>
            <w:div w:id="975986453">
              <w:marLeft w:val="0"/>
              <w:marRight w:val="0"/>
              <w:marTop w:val="0"/>
              <w:marBottom w:val="0"/>
              <w:divBdr>
                <w:top w:val="none" w:sz="0" w:space="0" w:color="auto"/>
                <w:left w:val="none" w:sz="0" w:space="0" w:color="auto"/>
                <w:bottom w:val="none" w:sz="0" w:space="0" w:color="auto"/>
                <w:right w:val="none" w:sz="0" w:space="0" w:color="auto"/>
              </w:divBdr>
            </w:div>
            <w:div w:id="1365404165">
              <w:marLeft w:val="0"/>
              <w:marRight w:val="0"/>
              <w:marTop w:val="0"/>
              <w:marBottom w:val="0"/>
              <w:divBdr>
                <w:top w:val="none" w:sz="0" w:space="0" w:color="auto"/>
                <w:left w:val="none" w:sz="0" w:space="0" w:color="auto"/>
                <w:bottom w:val="none" w:sz="0" w:space="0" w:color="auto"/>
                <w:right w:val="none" w:sz="0" w:space="0" w:color="auto"/>
              </w:divBdr>
            </w:div>
            <w:div w:id="1411853891">
              <w:marLeft w:val="0"/>
              <w:marRight w:val="0"/>
              <w:marTop w:val="0"/>
              <w:marBottom w:val="0"/>
              <w:divBdr>
                <w:top w:val="none" w:sz="0" w:space="0" w:color="auto"/>
                <w:left w:val="none" w:sz="0" w:space="0" w:color="auto"/>
                <w:bottom w:val="none" w:sz="0" w:space="0" w:color="auto"/>
                <w:right w:val="none" w:sz="0" w:space="0" w:color="auto"/>
              </w:divBdr>
            </w:div>
            <w:div w:id="1640067855">
              <w:marLeft w:val="0"/>
              <w:marRight w:val="0"/>
              <w:marTop w:val="0"/>
              <w:marBottom w:val="0"/>
              <w:divBdr>
                <w:top w:val="none" w:sz="0" w:space="0" w:color="auto"/>
                <w:left w:val="none" w:sz="0" w:space="0" w:color="auto"/>
                <w:bottom w:val="none" w:sz="0" w:space="0" w:color="auto"/>
                <w:right w:val="none" w:sz="0" w:space="0" w:color="auto"/>
              </w:divBdr>
            </w:div>
            <w:div w:id="1700739170">
              <w:marLeft w:val="0"/>
              <w:marRight w:val="0"/>
              <w:marTop w:val="0"/>
              <w:marBottom w:val="0"/>
              <w:divBdr>
                <w:top w:val="none" w:sz="0" w:space="0" w:color="auto"/>
                <w:left w:val="none" w:sz="0" w:space="0" w:color="auto"/>
                <w:bottom w:val="none" w:sz="0" w:space="0" w:color="auto"/>
                <w:right w:val="none" w:sz="0" w:space="0" w:color="auto"/>
              </w:divBdr>
            </w:div>
            <w:div w:id="17246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4905">
      <w:bodyDiv w:val="1"/>
      <w:marLeft w:val="0"/>
      <w:marRight w:val="0"/>
      <w:marTop w:val="0"/>
      <w:marBottom w:val="0"/>
      <w:divBdr>
        <w:top w:val="none" w:sz="0" w:space="0" w:color="auto"/>
        <w:left w:val="none" w:sz="0" w:space="0" w:color="auto"/>
        <w:bottom w:val="none" w:sz="0" w:space="0" w:color="auto"/>
        <w:right w:val="none" w:sz="0" w:space="0" w:color="auto"/>
      </w:divBdr>
    </w:div>
    <w:div w:id="1795631986">
      <w:bodyDiv w:val="1"/>
      <w:marLeft w:val="0"/>
      <w:marRight w:val="0"/>
      <w:marTop w:val="0"/>
      <w:marBottom w:val="0"/>
      <w:divBdr>
        <w:top w:val="none" w:sz="0" w:space="0" w:color="auto"/>
        <w:left w:val="none" w:sz="0" w:space="0" w:color="auto"/>
        <w:bottom w:val="none" w:sz="0" w:space="0" w:color="auto"/>
        <w:right w:val="none" w:sz="0" w:space="0" w:color="auto"/>
      </w:divBdr>
    </w:div>
    <w:div w:id="1803813856">
      <w:bodyDiv w:val="1"/>
      <w:marLeft w:val="0"/>
      <w:marRight w:val="0"/>
      <w:marTop w:val="0"/>
      <w:marBottom w:val="0"/>
      <w:divBdr>
        <w:top w:val="none" w:sz="0" w:space="0" w:color="auto"/>
        <w:left w:val="none" w:sz="0" w:space="0" w:color="auto"/>
        <w:bottom w:val="none" w:sz="0" w:space="0" w:color="auto"/>
        <w:right w:val="none" w:sz="0" w:space="0" w:color="auto"/>
      </w:divBdr>
    </w:div>
    <w:div w:id="1813673670">
      <w:bodyDiv w:val="1"/>
      <w:marLeft w:val="0"/>
      <w:marRight w:val="0"/>
      <w:marTop w:val="0"/>
      <w:marBottom w:val="0"/>
      <w:divBdr>
        <w:top w:val="none" w:sz="0" w:space="0" w:color="auto"/>
        <w:left w:val="none" w:sz="0" w:space="0" w:color="auto"/>
        <w:bottom w:val="none" w:sz="0" w:space="0" w:color="auto"/>
        <w:right w:val="none" w:sz="0" w:space="0" w:color="auto"/>
      </w:divBdr>
      <w:divsChild>
        <w:div w:id="682391096">
          <w:marLeft w:val="0"/>
          <w:marRight w:val="0"/>
          <w:marTop w:val="0"/>
          <w:marBottom w:val="0"/>
          <w:divBdr>
            <w:top w:val="none" w:sz="0" w:space="0" w:color="auto"/>
            <w:left w:val="none" w:sz="0" w:space="0" w:color="auto"/>
            <w:bottom w:val="none" w:sz="0" w:space="0" w:color="auto"/>
            <w:right w:val="none" w:sz="0" w:space="0" w:color="auto"/>
          </w:divBdr>
          <w:divsChild>
            <w:div w:id="313073037">
              <w:marLeft w:val="0"/>
              <w:marRight w:val="0"/>
              <w:marTop w:val="0"/>
              <w:marBottom w:val="0"/>
              <w:divBdr>
                <w:top w:val="none" w:sz="0" w:space="0" w:color="auto"/>
                <w:left w:val="none" w:sz="0" w:space="0" w:color="auto"/>
                <w:bottom w:val="none" w:sz="0" w:space="0" w:color="auto"/>
                <w:right w:val="none" w:sz="0" w:space="0" w:color="auto"/>
              </w:divBdr>
            </w:div>
            <w:div w:id="703139150">
              <w:marLeft w:val="0"/>
              <w:marRight w:val="0"/>
              <w:marTop w:val="0"/>
              <w:marBottom w:val="0"/>
              <w:divBdr>
                <w:top w:val="none" w:sz="0" w:space="0" w:color="auto"/>
                <w:left w:val="none" w:sz="0" w:space="0" w:color="auto"/>
                <w:bottom w:val="none" w:sz="0" w:space="0" w:color="auto"/>
                <w:right w:val="none" w:sz="0" w:space="0" w:color="auto"/>
              </w:divBdr>
            </w:div>
            <w:div w:id="1038361164">
              <w:marLeft w:val="0"/>
              <w:marRight w:val="0"/>
              <w:marTop w:val="0"/>
              <w:marBottom w:val="0"/>
              <w:divBdr>
                <w:top w:val="none" w:sz="0" w:space="0" w:color="auto"/>
                <w:left w:val="none" w:sz="0" w:space="0" w:color="auto"/>
                <w:bottom w:val="none" w:sz="0" w:space="0" w:color="auto"/>
                <w:right w:val="none" w:sz="0" w:space="0" w:color="auto"/>
              </w:divBdr>
            </w:div>
            <w:div w:id="1192105596">
              <w:marLeft w:val="0"/>
              <w:marRight w:val="0"/>
              <w:marTop w:val="0"/>
              <w:marBottom w:val="0"/>
              <w:divBdr>
                <w:top w:val="none" w:sz="0" w:space="0" w:color="auto"/>
                <w:left w:val="none" w:sz="0" w:space="0" w:color="auto"/>
                <w:bottom w:val="none" w:sz="0" w:space="0" w:color="auto"/>
                <w:right w:val="none" w:sz="0" w:space="0" w:color="auto"/>
              </w:divBdr>
            </w:div>
            <w:div w:id="1603685949">
              <w:marLeft w:val="0"/>
              <w:marRight w:val="0"/>
              <w:marTop w:val="0"/>
              <w:marBottom w:val="0"/>
              <w:divBdr>
                <w:top w:val="none" w:sz="0" w:space="0" w:color="auto"/>
                <w:left w:val="none" w:sz="0" w:space="0" w:color="auto"/>
                <w:bottom w:val="none" w:sz="0" w:space="0" w:color="auto"/>
                <w:right w:val="none" w:sz="0" w:space="0" w:color="auto"/>
              </w:divBdr>
            </w:div>
            <w:div w:id="2106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2264">
      <w:bodyDiv w:val="1"/>
      <w:marLeft w:val="0"/>
      <w:marRight w:val="0"/>
      <w:marTop w:val="0"/>
      <w:marBottom w:val="0"/>
      <w:divBdr>
        <w:top w:val="none" w:sz="0" w:space="0" w:color="auto"/>
        <w:left w:val="none" w:sz="0" w:space="0" w:color="auto"/>
        <w:bottom w:val="none" w:sz="0" w:space="0" w:color="auto"/>
        <w:right w:val="none" w:sz="0" w:space="0" w:color="auto"/>
      </w:divBdr>
    </w:div>
    <w:div w:id="1834487463">
      <w:bodyDiv w:val="1"/>
      <w:marLeft w:val="0"/>
      <w:marRight w:val="0"/>
      <w:marTop w:val="0"/>
      <w:marBottom w:val="0"/>
      <w:divBdr>
        <w:top w:val="none" w:sz="0" w:space="0" w:color="auto"/>
        <w:left w:val="none" w:sz="0" w:space="0" w:color="auto"/>
        <w:bottom w:val="none" w:sz="0" w:space="0" w:color="auto"/>
        <w:right w:val="none" w:sz="0" w:space="0" w:color="auto"/>
      </w:divBdr>
    </w:div>
    <w:div w:id="1844393482">
      <w:bodyDiv w:val="1"/>
      <w:marLeft w:val="0"/>
      <w:marRight w:val="0"/>
      <w:marTop w:val="0"/>
      <w:marBottom w:val="0"/>
      <w:divBdr>
        <w:top w:val="none" w:sz="0" w:space="0" w:color="auto"/>
        <w:left w:val="none" w:sz="0" w:space="0" w:color="auto"/>
        <w:bottom w:val="none" w:sz="0" w:space="0" w:color="auto"/>
        <w:right w:val="none" w:sz="0" w:space="0" w:color="auto"/>
      </w:divBdr>
    </w:div>
    <w:div w:id="1863546518">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69486995">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15701889">
      <w:bodyDiv w:val="1"/>
      <w:marLeft w:val="0"/>
      <w:marRight w:val="0"/>
      <w:marTop w:val="0"/>
      <w:marBottom w:val="0"/>
      <w:divBdr>
        <w:top w:val="none" w:sz="0" w:space="0" w:color="auto"/>
        <w:left w:val="none" w:sz="0" w:space="0" w:color="auto"/>
        <w:bottom w:val="none" w:sz="0" w:space="0" w:color="auto"/>
        <w:right w:val="none" w:sz="0" w:space="0" w:color="auto"/>
      </w:divBdr>
    </w:div>
    <w:div w:id="1918709477">
      <w:bodyDiv w:val="1"/>
      <w:marLeft w:val="0"/>
      <w:marRight w:val="0"/>
      <w:marTop w:val="0"/>
      <w:marBottom w:val="0"/>
      <w:divBdr>
        <w:top w:val="none" w:sz="0" w:space="0" w:color="auto"/>
        <w:left w:val="none" w:sz="0" w:space="0" w:color="auto"/>
        <w:bottom w:val="none" w:sz="0" w:space="0" w:color="auto"/>
        <w:right w:val="none" w:sz="0" w:space="0" w:color="auto"/>
      </w:divBdr>
    </w:div>
    <w:div w:id="1919174066">
      <w:bodyDiv w:val="1"/>
      <w:marLeft w:val="0"/>
      <w:marRight w:val="0"/>
      <w:marTop w:val="0"/>
      <w:marBottom w:val="0"/>
      <w:divBdr>
        <w:top w:val="none" w:sz="0" w:space="0" w:color="auto"/>
        <w:left w:val="none" w:sz="0" w:space="0" w:color="auto"/>
        <w:bottom w:val="none" w:sz="0" w:space="0" w:color="auto"/>
        <w:right w:val="none" w:sz="0" w:space="0" w:color="auto"/>
      </w:divBdr>
    </w:div>
    <w:div w:id="1921207995">
      <w:bodyDiv w:val="1"/>
      <w:marLeft w:val="0"/>
      <w:marRight w:val="0"/>
      <w:marTop w:val="0"/>
      <w:marBottom w:val="0"/>
      <w:divBdr>
        <w:top w:val="none" w:sz="0" w:space="0" w:color="auto"/>
        <w:left w:val="none" w:sz="0" w:space="0" w:color="auto"/>
        <w:bottom w:val="none" w:sz="0" w:space="0" w:color="auto"/>
        <w:right w:val="none" w:sz="0" w:space="0" w:color="auto"/>
      </w:divBdr>
    </w:div>
    <w:div w:id="1927038278">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42175233">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1955672157">
      <w:bodyDiv w:val="1"/>
      <w:marLeft w:val="0"/>
      <w:marRight w:val="0"/>
      <w:marTop w:val="0"/>
      <w:marBottom w:val="0"/>
      <w:divBdr>
        <w:top w:val="none" w:sz="0" w:space="0" w:color="auto"/>
        <w:left w:val="none" w:sz="0" w:space="0" w:color="auto"/>
        <w:bottom w:val="none" w:sz="0" w:space="0" w:color="auto"/>
        <w:right w:val="none" w:sz="0" w:space="0" w:color="auto"/>
      </w:divBdr>
    </w:div>
    <w:div w:id="1956674054">
      <w:bodyDiv w:val="1"/>
      <w:marLeft w:val="0"/>
      <w:marRight w:val="0"/>
      <w:marTop w:val="0"/>
      <w:marBottom w:val="0"/>
      <w:divBdr>
        <w:top w:val="none" w:sz="0" w:space="0" w:color="auto"/>
        <w:left w:val="none" w:sz="0" w:space="0" w:color="auto"/>
        <w:bottom w:val="none" w:sz="0" w:space="0" w:color="auto"/>
        <w:right w:val="none" w:sz="0" w:space="0" w:color="auto"/>
      </w:divBdr>
    </w:div>
    <w:div w:id="1962110606">
      <w:bodyDiv w:val="1"/>
      <w:marLeft w:val="0"/>
      <w:marRight w:val="0"/>
      <w:marTop w:val="0"/>
      <w:marBottom w:val="0"/>
      <w:divBdr>
        <w:top w:val="none" w:sz="0" w:space="0" w:color="auto"/>
        <w:left w:val="none" w:sz="0" w:space="0" w:color="auto"/>
        <w:bottom w:val="none" w:sz="0" w:space="0" w:color="auto"/>
        <w:right w:val="none" w:sz="0" w:space="0" w:color="auto"/>
      </w:divBdr>
    </w:div>
    <w:div w:id="1975137285">
      <w:bodyDiv w:val="1"/>
      <w:marLeft w:val="0"/>
      <w:marRight w:val="0"/>
      <w:marTop w:val="0"/>
      <w:marBottom w:val="0"/>
      <w:divBdr>
        <w:top w:val="none" w:sz="0" w:space="0" w:color="auto"/>
        <w:left w:val="none" w:sz="0" w:space="0" w:color="auto"/>
        <w:bottom w:val="none" w:sz="0" w:space="0" w:color="auto"/>
        <w:right w:val="none" w:sz="0" w:space="0" w:color="auto"/>
      </w:divBdr>
    </w:div>
    <w:div w:id="1989049230">
      <w:bodyDiv w:val="1"/>
      <w:marLeft w:val="0"/>
      <w:marRight w:val="0"/>
      <w:marTop w:val="0"/>
      <w:marBottom w:val="0"/>
      <w:divBdr>
        <w:top w:val="none" w:sz="0" w:space="0" w:color="auto"/>
        <w:left w:val="none" w:sz="0" w:space="0" w:color="auto"/>
        <w:bottom w:val="none" w:sz="0" w:space="0" w:color="auto"/>
        <w:right w:val="none" w:sz="0" w:space="0" w:color="auto"/>
      </w:divBdr>
    </w:div>
    <w:div w:id="1989280554">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35880789">
      <w:bodyDiv w:val="1"/>
      <w:marLeft w:val="0"/>
      <w:marRight w:val="0"/>
      <w:marTop w:val="0"/>
      <w:marBottom w:val="0"/>
      <w:divBdr>
        <w:top w:val="none" w:sz="0" w:space="0" w:color="auto"/>
        <w:left w:val="none" w:sz="0" w:space="0" w:color="auto"/>
        <w:bottom w:val="none" w:sz="0" w:space="0" w:color="auto"/>
        <w:right w:val="none" w:sz="0" w:space="0" w:color="auto"/>
      </w:divBdr>
    </w:div>
    <w:div w:id="2036685172">
      <w:bodyDiv w:val="1"/>
      <w:marLeft w:val="0"/>
      <w:marRight w:val="0"/>
      <w:marTop w:val="0"/>
      <w:marBottom w:val="0"/>
      <w:divBdr>
        <w:top w:val="none" w:sz="0" w:space="0" w:color="auto"/>
        <w:left w:val="none" w:sz="0" w:space="0" w:color="auto"/>
        <w:bottom w:val="none" w:sz="0" w:space="0" w:color="auto"/>
        <w:right w:val="none" w:sz="0" w:space="0" w:color="auto"/>
      </w:divBdr>
    </w:div>
    <w:div w:id="2038508893">
      <w:bodyDiv w:val="1"/>
      <w:marLeft w:val="0"/>
      <w:marRight w:val="0"/>
      <w:marTop w:val="0"/>
      <w:marBottom w:val="0"/>
      <w:divBdr>
        <w:top w:val="none" w:sz="0" w:space="0" w:color="auto"/>
        <w:left w:val="none" w:sz="0" w:space="0" w:color="auto"/>
        <w:bottom w:val="none" w:sz="0" w:space="0" w:color="auto"/>
        <w:right w:val="none" w:sz="0" w:space="0" w:color="auto"/>
      </w:divBdr>
    </w:div>
    <w:div w:id="2070224986">
      <w:bodyDiv w:val="1"/>
      <w:marLeft w:val="0"/>
      <w:marRight w:val="0"/>
      <w:marTop w:val="0"/>
      <w:marBottom w:val="0"/>
      <w:divBdr>
        <w:top w:val="none" w:sz="0" w:space="0" w:color="auto"/>
        <w:left w:val="none" w:sz="0" w:space="0" w:color="auto"/>
        <w:bottom w:val="none" w:sz="0" w:space="0" w:color="auto"/>
        <w:right w:val="none" w:sz="0" w:space="0" w:color="auto"/>
      </w:divBdr>
      <w:divsChild>
        <w:div w:id="122887467">
          <w:marLeft w:val="0"/>
          <w:marRight w:val="0"/>
          <w:marTop w:val="0"/>
          <w:marBottom w:val="0"/>
          <w:divBdr>
            <w:top w:val="none" w:sz="0" w:space="0" w:color="auto"/>
            <w:left w:val="none" w:sz="0" w:space="0" w:color="auto"/>
            <w:bottom w:val="none" w:sz="0" w:space="0" w:color="auto"/>
            <w:right w:val="none" w:sz="0" w:space="0" w:color="auto"/>
          </w:divBdr>
          <w:divsChild>
            <w:div w:id="104083827">
              <w:marLeft w:val="0"/>
              <w:marRight w:val="0"/>
              <w:marTop w:val="0"/>
              <w:marBottom w:val="0"/>
              <w:divBdr>
                <w:top w:val="none" w:sz="0" w:space="0" w:color="auto"/>
                <w:left w:val="none" w:sz="0" w:space="0" w:color="auto"/>
                <w:bottom w:val="none" w:sz="0" w:space="0" w:color="auto"/>
                <w:right w:val="none" w:sz="0" w:space="0" w:color="auto"/>
              </w:divBdr>
            </w:div>
            <w:div w:id="325520212">
              <w:marLeft w:val="0"/>
              <w:marRight w:val="0"/>
              <w:marTop w:val="0"/>
              <w:marBottom w:val="0"/>
              <w:divBdr>
                <w:top w:val="none" w:sz="0" w:space="0" w:color="auto"/>
                <w:left w:val="none" w:sz="0" w:space="0" w:color="auto"/>
                <w:bottom w:val="none" w:sz="0" w:space="0" w:color="auto"/>
                <w:right w:val="none" w:sz="0" w:space="0" w:color="auto"/>
              </w:divBdr>
            </w:div>
            <w:div w:id="367029492">
              <w:marLeft w:val="0"/>
              <w:marRight w:val="0"/>
              <w:marTop w:val="0"/>
              <w:marBottom w:val="0"/>
              <w:divBdr>
                <w:top w:val="none" w:sz="0" w:space="0" w:color="auto"/>
                <w:left w:val="none" w:sz="0" w:space="0" w:color="auto"/>
                <w:bottom w:val="none" w:sz="0" w:space="0" w:color="auto"/>
                <w:right w:val="none" w:sz="0" w:space="0" w:color="auto"/>
              </w:divBdr>
            </w:div>
            <w:div w:id="388766848">
              <w:marLeft w:val="0"/>
              <w:marRight w:val="0"/>
              <w:marTop w:val="0"/>
              <w:marBottom w:val="0"/>
              <w:divBdr>
                <w:top w:val="none" w:sz="0" w:space="0" w:color="auto"/>
                <w:left w:val="none" w:sz="0" w:space="0" w:color="auto"/>
                <w:bottom w:val="none" w:sz="0" w:space="0" w:color="auto"/>
                <w:right w:val="none" w:sz="0" w:space="0" w:color="auto"/>
              </w:divBdr>
            </w:div>
            <w:div w:id="508300320">
              <w:marLeft w:val="0"/>
              <w:marRight w:val="0"/>
              <w:marTop w:val="0"/>
              <w:marBottom w:val="0"/>
              <w:divBdr>
                <w:top w:val="none" w:sz="0" w:space="0" w:color="auto"/>
                <w:left w:val="none" w:sz="0" w:space="0" w:color="auto"/>
                <w:bottom w:val="none" w:sz="0" w:space="0" w:color="auto"/>
                <w:right w:val="none" w:sz="0" w:space="0" w:color="auto"/>
              </w:divBdr>
            </w:div>
            <w:div w:id="775634345">
              <w:marLeft w:val="0"/>
              <w:marRight w:val="0"/>
              <w:marTop w:val="0"/>
              <w:marBottom w:val="0"/>
              <w:divBdr>
                <w:top w:val="none" w:sz="0" w:space="0" w:color="auto"/>
                <w:left w:val="none" w:sz="0" w:space="0" w:color="auto"/>
                <w:bottom w:val="none" w:sz="0" w:space="0" w:color="auto"/>
                <w:right w:val="none" w:sz="0" w:space="0" w:color="auto"/>
              </w:divBdr>
            </w:div>
            <w:div w:id="801654207">
              <w:marLeft w:val="0"/>
              <w:marRight w:val="0"/>
              <w:marTop w:val="0"/>
              <w:marBottom w:val="0"/>
              <w:divBdr>
                <w:top w:val="none" w:sz="0" w:space="0" w:color="auto"/>
                <w:left w:val="none" w:sz="0" w:space="0" w:color="auto"/>
                <w:bottom w:val="none" w:sz="0" w:space="0" w:color="auto"/>
                <w:right w:val="none" w:sz="0" w:space="0" w:color="auto"/>
              </w:divBdr>
            </w:div>
            <w:div w:id="1276207847">
              <w:marLeft w:val="0"/>
              <w:marRight w:val="0"/>
              <w:marTop w:val="0"/>
              <w:marBottom w:val="0"/>
              <w:divBdr>
                <w:top w:val="none" w:sz="0" w:space="0" w:color="auto"/>
                <w:left w:val="none" w:sz="0" w:space="0" w:color="auto"/>
                <w:bottom w:val="none" w:sz="0" w:space="0" w:color="auto"/>
                <w:right w:val="none" w:sz="0" w:space="0" w:color="auto"/>
              </w:divBdr>
            </w:div>
            <w:div w:id="1345284998">
              <w:marLeft w:val="0"/>
              <w:marRight w:val="0"/>
              <w:marTop w:val="0"/>
              <w:marBottom w:val="0"/>
              <w:divBdr>
                <w:top w:val="none" w:sz="0" w:space="0" w:color="auto"/>
                <w:left w:val="none" w:sz="0" w:space="0" w:color="auto"/>
                <w:bottom w:val="none" w:sz="0" w:space="0" w:color="auto"/>
                <w:right w:val="none" w:sz="0" w:space="0" w:color="auto"/>
              </w:divBdr>
            </w:div>
            <w:div w:id="21083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0780">
      <w:bodyDiv w:val="1"/>
      <w:marLeft w:val="0"/>
      <w:marRight w:val="0"/>
      <w:marTop w:val="0"/>
      <w:marBottom w:val="0"/>
      <w:divBdr>
        <w:top w:val="none" w:sz="0" w:space="0" w:color="auto"/>
        <w:left w:val="none" w:sz="0" w:space="0" w:color="auto"/>
        <w:bottom w:val="none" w:sz="0" w:space="0" w:color="auto"/>
        <w:right w:val="none" w:sz="0" w:space="0" w:color="auto"/>
      </w:divBdr>
    </w:div>
    <w:div w:id="2080860905">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2778613">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00517603">
      <w:bodyDiv w:val="1"/>
      <w:marLeft w:val="0"/>
      <w:marRight w:val="0"/>
      <w:marTop w:val="0"/>
      <w:marBottom w:val="0"/>
      <w:divBdr>
        <w:top w:val="none" w:sz="0" w:space="0" w:color="auto"/>
        <w:left w:val="none" w:sz="0" w:space="0" w:color="auto"/>
        <w:bottom w:val="none" w:sz="0" w:space="0" w:color="auto"/>
        <w:right w:val="none" w:sz="0" w:space="0" w:color="auto"/>
      </w:divBdr>
    </w:div>
    <w:div w:id="2110199593">
      <w:bodyDiv w:val="1"/>
      <w:marLeft w:val="0"/>
      <w:marRight w:val="0"/>
      <w:marTop w:val="0"/>
      <w:marBottom w:val="0"/>
      <w:divBdr>
        <w:top w:val="none" w:sz="0" w:space="0" w:color="auto"/>
        <w:left w:val="none" w:sz="0" w:space="0" w:color="auto"/>
        <w:bottom w:val="none" w:sz="0" w:space="0" w:color="auto"/>
        <w:right w:val="none" w:sz="0" w:space="0" w:color="auto"/>
      </w:divBdr>
    </w:div>
    <w:div w:id="2128507242">
      <w:bodyDiv w:val="1"/>
      <w:marLeft w:val="0"/>
      <w:marRight w:val="0"/>
      <w:marTop w:val="0"/>
      <w:marBottom w:val="0"/>
      <w:divBdr>
        <w:top w:val="none" w:sz="0" w:space="0" w:color="auto"/>
        <w:left w:val="none" w:sz="0" w:space="0" w:color="auto"/>
        <w:bottom w:val="none" w:sz="0" w:space="0" w:color="auto"/>
        <w:right w:val="none" w:sz="0" w:space="0" w:color="auto"/>
      </w:divBdr>
    </w:div>
    <w:div w:id="2128768650">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florian.tournier@accenture.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ev.azure.com/DigitalPlantProject/Marilyn%20V/_git/AOT-Azure?path=/Consumption/DataAccess/GenAI/GenAIQueryAPI/genai_middleware/genai_ms/app/gen_ai"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dev.azure.com/DigitalPlantProject/Marilyn%20V/_git/AOT-Azure?path=/Ingestion/GenAI-Functionapp"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5.png"/><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file:///C:/Users/zainab.asgar.ali/Downloads/judit-kinga.zoltani@accentur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4.png"/><Relationship Id="rId27"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w:rsidR="00E604BD" w:rsidRDefault="0066050F" w:rsidP="0066050F">
          <w:pPr>
            <w:pStyle w:val="143207C53DE9413FA0ED0C0DCE784FAC"/>
          </w:pPr>
          <w:r>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94889"/>
    <w:rsid w:val="000B3C9D"/>
    <w:rsid w:val="000B610B"/>
    <w:rsid w:val="000D1D82"/>
    <w:rsid w:val="000E17A1"/>
    <w:rsid w:val="00104681"/>
    <w:rsid w:val="001231B5"/>
    <w:rsid w:val="001361E9"/>
    <w:rsid w:val="001846E6"/>
    <w:rsid w:val="001A7586"/>
    <w:rsid w:val="00252718"/>
    <w:rsid w:val="00266C54"/>
    <w:rsid w:val="00282309"/>
    <w:rsid w:val="00287E9D"/>
    <w:rsid w:val="00297D7B"/>
    <w:rsid w:val="002C3F62"/>
    <w:rsid w:val="003624DD"/>
    <w:rsid w:val="003669F1"/>
    <w:rsid w:val="00392C7C"/>
    <w:rsid w:val="003D3FC0"/>
    <w:rsid w:val="004865C0"/>
    <w:rsid w:val="00522681"/>
    <w:rsid w:val="005C59C3"/>
    <w:rsid w:val="00616EED"/>
    <w:rsid w:val="0066050F"/>
    <w:rsid w:val="006754FC"/>
    <w:rsid w:val="0071291E"/>
    <w:rsid w:val="00712ABF"/>
    <w:rsid w:val="0076041C"/>
    <w:rsid w:val="00790618"/>
    <w:rsid w:val="0079231A"/>
    <w:rsid w:val="00833C4F"/>
    <w:rsid w:val="00847324"/>
    <w:rsid w:val="008770AA"/>
    <w:rsid w:val="00886390"/>
    <w:rsid w:val="008D0071"/>
    <w:rsid w:val="008D600C"/>
    <w:rsid w:val="008E7FF1"/>
    <w:rsid w:val="00923D55"/>
    <w:rsid w:val="00955D9A"/>
    <w:rsid w:val="00993868"/>
    <w:rsid w:val="009C0482"/>
    <w:rsid w:val="009D1A3D"/>
    <w:rsid w:val="00A155C7"/>
    <w:rsid w:val="00A55452"/>
    <w:rsid w:val="00A851C6"/>
    <w:rsid w:val="00AA58C4"/>
    <w:rsid w:val="00AC5B5B"/>
    <w:rsid w:val="00AE4699"/>
    <w:rsid w:val="00B22A58"/>
    <w:rsid w:val="00B605DD"/>
    <w:rsid w:val="00B71F00"/>
    <w:rsid w:val="00BB3C04"/>
    <w:rsid w:val="00BD75C0"/>
    <w:rsid w:val="00C158A9"/>
    <w:rsid w:val="00C73183"/>
    <w:rsid w:val="00C9408D"/>
    <w:rsid w:val="00CC2160"/>
    <w:rsid w:val="00D43C46"/>
    <w:rsid w:val="00DB6ADF"/>
    <w:rsid w:val="00DC3F37"/>
    <w:rsid w:val="00DC553F"/>
    <w:rsid w:val="00DD7C9B"/>
    <w:rsid w:val="00E033E9"/>
    <w:rsid w:val="00E37F99"/>
    <w:rsid w:val="00E604BD"/>
    <w:rsid w:val="00E72D68"/>
    <w:rsid w:val="00EC508C"/>
    <w:rsid w:val="00F30F01"/>
    <w:rsid w:val="00F757F3"/>
    <w:rsid w:val="00F76580"/>
    <w:rsid w:val="00F822CC"/>
    <w:rsid w:val="00F84D91"/>
    <w:rsid w:val="00F95025"/>
    <w:rsid w:val="00FB27E7"/>
    <w:rsid w:val="00FB574D"/>
    <w:rsid w:val="00FC1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050F"/>
  </w:style>
  <w:style w:type="paragraph" w:customStyle="1" w:styleId="143207C53DE9413FA0ED0C0DCE784FAC">
    <w:name w:val="143207C53DE9413FA0ED0C0DCE784FAC"/>
    <w:rsid w:val="006605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2.xml><?xml version="1.0" encoding="utf-8"?>
<ds:datastoreItem xmlns:ds="http://schemas.openxmlformats.org/officeDocument/2006/customXml" ds:itemID="{A9F98FD9-120F-4DA7-9AF1-75EA5B95F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4.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446</TotalTime>
  <Pages>4</Pages>
  <Words>1385</Words>
  <Characters>7896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GraphQL migration for IX TS</vt:lpstr>
    </vt:vector>
  </TitlesOfParts>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GraphQL migration for IX TS</dc:title>
  <dc:subject/>
  <dc:creator>Choukse, Deepu</dc:creator>
  <cp:keywords/>
  <dc:description/>
  <cp:lastModifiedBy>Olson, Ed</cp:lastModifiedBy>
  <cp:revision>81</cp:revision>
  <cp:lastPrinted>2026-01-14T21:23:00Z</cp:lastPrinted>
  <dcterms:created xsi:type="dcterms:W3CDTF">2025-11-03T13:14:00Z</dcterms:created>
  <dcterms:modified xsi:type="dcterms:W3CDTF">2026-02-12T19:33:00Z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TaxKeyword">
    <vt:lpwstr/>
  </property>
  <property fmtid="{D5CDD505-2E9C-101B-9397-08002B2CF9AE}" pid="4" name="_Version">
    <vt:lpwstr/>
  </property>
  <property fmtid="{D5CDD505-2E9C-101B-9397-08002B2CF9AE}" pid="5" name="_DCDateModified">
    <vt:lpwstr/>
  </property>
  <property fmtid="{D5CDD505-2E9C-101B-9397-08002B2CF9AE}" pid="6" name="AssignedTo">
    <vt:lpwstr/>
  </property>
  <property fmtid="{D5CDD505-2E9C-101B-9397-08002B2CF9AE}" pid="7" name="TaxCatchAll">
    <vt:lpwstr/>
  </property>
  <property fmtid="{D5CDD505-2E9C-101B-9397-08002B2CF9AE}" pid="8" name="_Status">
    <vt:lpwstr>Not Started</vt:lpwstr>
  </property>
  <property fmtid="{D5CDD505-2E9C-101B-9397-08002B2CF9AE}" pid="9" name="TaskDueDate">
    <vt:lpwstr/>
  </property>
  <property fmtid="{D5CDD505-2E9C-101B-9397-08002B2CF9AE}" pid="10" name="Priority">
    <vt:lpwstr>(2) Normal</vt:lpwstr>
  </property>
  <property fmtid="{D5CDD505-2E9C-101B-9397-08002B2CF9AE}" pid="11" name="TaxKeywordTaxHTField">
    <vt:lpwstr/>
  </property>
  <property fmtid="{D5CDD505-2E9C-101B-9397-08002B2CF9AE}" pid="12" name="SME">
    <vt:lpwstr/>
  </property>
  <property fmtid="{D5CDD505-2E9C-101B-9397-08002B2CF9AE}" pid="13" name="Project Acronym">
    <vt:lpwstr>OTHER</vt:lpwstr>
  </property>
  <property fmtid="{D5CDD505-2E9C-101B-9397-08002B2CF9AE}" pid="14" name="Approver">
    <vt:lpwstr/>
  </property>
  <property fmtid="{D5CDD505-2E9C-101B-9397-08002B2CF9AE}" pid="15" name="Release">
    <vt:lpwstr>1.0</vt:lpwstr>
  </property>
  <property fmtid="{D5CDD505-2E9C-101B-9397-08002B2CF9AE}" pid="16" name="Completeness">
    <vt:lpwstr>25%</vt:lpwstr>
  </property>
  <property fmtid="{D5CDD505-2E9C-101B-9397-08002B2CF9AE}" pid="17" name="Author1">
    <vt:lpwstr/>
  </property>
  <property fmtid="{D5CDD505-2E9C-101B-9397-08002B2CF9AE}" pid="18" name="Created1">
    <vt:lpwstr/>
  </property>
  <property fmtid="{D5CDD505-2E9C-101B-9397-08002B2CF9AE}" pid="19" name="_ExtendedDescription">
    <vt:lpwstr/>
  </property>
  <property fmtid="{D5CDD505-2E9C-101B-9397-08002B2CF9AE}" pid="20" name="Pending Content">
    <vt:lpwstr/>
  </property>
  <property fmtid="{D5CDD505-2E9C-101B-9397-08002B2CF9AE}" pid="21" name="Doc Version">
    <vt:lpwstr/>
  </property>
  <property fmtid="{D5CDD505-2E9C-101B-9397-08002B2CF9AE}" pid="22" name="_DCDateCreated">
    <vt:lpwstr/>
  </property>
  <property fmtid="{D5CDD505-2E9C-101B-9397-08002B2CF9AE}" pid="23" name="lcf76f155ced4ddcb4097134ff3c332f">
    <vt:lpwstr/>
  </property>
  <property fmtid="{D5CDD505-2E9C-101B-9397-08002B2CF9AE}" pid="24" name="ReviewFlowTrigger">
    <vt:lpwstr>0</vt:lpwstr>
  </property>
  <property fmtid="{D5CDD505-2E9C-101B-9397-08002B2CF9AE}" pid="25" name="MediaServiceImageTags">
    <vt:lpwstr/>
  </property>
  <property fmtid="{D5CDD505-2E9C-101B-9397-08002B2CF9AE}" pid="26" name="docLang">
    <vt:lpwstr>en</vt:lpwstr>
  </property>
</Properties>
</file>