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C1D36" w14:textId="2E5DDD23" w:rsidR="00952B4C" w:rsidRDefault="00952B4C" w:rsidP="00C1471E">
      <w:pPr>
        <w:pStyle w:val="Heading1"/>
      </w:pPr>
      <w:bookmarkStart w:id="0" w:name="_Toc107223755"/>
      <w:r>
        <w:t xml:space="preserve">Getting Started with </w:t>
      </w:r>
      <w:r w:rsidR="00BE5F3E">
        <w:t>Operations Hierarchy</w:t>
      </w:r>
    </w:p>
    <w:bookmarkEnd w:id="0"/>
    <w:p w14:paraId="46D7ACFF" w14:textId="77777777" w:rsidR="005200B3" w:rsidRDefault="005200B3" w:rsidP="004605ED">
      <w:pPr>
        <w:spacing w:before="120"/>
        <w:rPr>
          <w:i/>
          <w:iCs/>
          <w:lang w:eastAsia="en-IN"/>
        </w:rPr>
        <w:sectPr w:rsidR="005200B3" w:rsidSect="005200B3">
          <w:headerReference w:type="default" r:id="rId11"/>
          <w:footerReference w:type="default" r:id="rId12"/>
          <w:headerReference w:type="first" r:id="rId13"/>
          <w:footerReference w:type="first" r:id="rId14"/>
          <w:type w:val="continuous"/>
          <w:pgSz w:w="18720" w:h="14400" w:orient="landscape" w:code="5"/>
          <w:pgMar w:top="1440" w:right="1440" w:bottom="1440" w:left="1440" w:header="720" w:footer="720" w:gutter="0"/>
          <w:cols w:sep="1" w:space="1440"/>
          <w:docGrid w:linePitch="360"/>
        </w:sectPr>
      </w:pPr>
    </w:p>
    <w:p w14:paraId="3144944B" w14:textId="1E1AD10D" w:rsidR="004605ED" w:rsidRPr="004605ED" w:rsidRDefault="00CF080A" w:rsidP="004605ED">
      <w:pPr>
        <w:spacing w:before="120"/>
        <w:rPr>
          <w:lang w:eastAsia="en-IN"/>
        </w:rPr>
      </w:pPr>
      <w:r>
        <w:rPr>
          <w:i/>
          <w:iCs/>
          <w:lang w:eastAsia="en-IN"/>
        </w:rPr>
        <w:t>Industrial AI Foundation</w:t>
      </w:r>
      <w:r w:rsidR="004605ED" w:rsidRPr="004605ED">
        <w:rPr>
          <w:lang w:eastAsia="en-IN"/>
        </w:rPr>
        <w:t xml:space="preserve"> (</w:t>
      </w:r>
      <w:r>
        <w:rPr>
          <w:lang w:eastAsia="en-IN"/>
        </w:rPr>
        <w:t>IAI</w:t>
      </w:r>
      <w:r w:rsidR="004605ED" w:rsidRPr="004605ED">
        <w:rPr>
          <w:lang w:eastAsia="en-IN"/>
        </w:rPr>
        <w:t xml:space="preserve">), </w:t>
      </w:r>
      <w:r w:rsidR="005B060D" w:rsidRPr="004605ED">
        <w:rPr>
          <w:lang w:eastAsia="en-IN"/>
        </w:rPr>
        <w:t>an</w:t>
      </w:r>
      <w:r w:rsidR="005B060D">
        <w:rPr>
          <w:lang w:eastAsia="en-IN"/>
        </w:rPr>
        <w:t xml:space="preserve"> </w:t>
      </w:r>
      <w:r w:rsidR="004605ED" w:rsidRPr="004605ED">
        <w:rPr>
          <w:i/>
          <w:iCs/>
          <w:lang w:eastAsia="en-IN"/>
        </w:rPr>
        <w:t>Industrial</w:t>
      </w:r>
      <w:r w:rsidR="004605ED" w:rsidRPr="004605ED">
        <w:rPr>
          <w:lang w:eastAsia="en-IN"/>
        </w:rPr>
        <w:t xml:space="preserve"> </w:t>
      </w:r>
      <w:r w:rsidR="004605ED" w:rsidRPr="004605ED">
        <w:rPr>
          <w:i/>
          <w:iCs/>
          <w:lang w:eastAsia="en-IN"/>
        </w:rPr>
        <w:t>AI Foundation</w:t>
      </w:r>
      <w:r w:rsidR="004605ED" w:rsidRPr="004605ED">
        <w:rPr>
          <w:lang w:eastAsia="en-IN"/>
        </w:rPr>
        <w:t xml:space="preserve"> asset, is a set of software accelerators for the rapid implementation of customized factory-to-cloud applications. These operations twin apps accelerate the integration of product, process, and live data from disparate IT and OT systems, creating a comprehensive and contextualized view of operations to enable better decisions and optimized processes.</w:t>
      </w:r>
    </w:p>
    <w:p w14:paraId="2EF9DC36" w14:textId="542AACFC" w:rsidR="004605ED" w:rsidRPr="004605ED" w:rsidRDefault="004605ED" w:rsidP="004605ED">
      <w:pPr>
        <w:spacing w:before="120"/>
        <w:rPr>
          <w:lang w:eastAsia="en-IN"/>
        </w:rPr>
      </w:pPr>
      <w:r w:rsidRPr="004605ED">
        <w:rPr>
          <w:lang w:eastAsia="en-IN"/>
        </w:rPr>
        <w:t xml:space="preserve">The </w:t>
      </w:r>
      <w:r w:rsidRPr="004605ED">
        <w:rPr>
          <w:i/>
          <w:iCs/>
          <w:lang w:eastAsia="en-IN"/>
        </w:rPr>
        <w:t>Industrial AI Foundation</w:t>
      </w:r>
      <w:r w:rsidRPr="004605ED">
        <w:rPr>
          <w:lang w:eastAsia="en-IN"/>
        </w:rPr>
        <w:t xml:space="preserve"> is a portfolio of</w:t>
      </w:r>
      <w:r w:rsidR="00B318FB">
        <w:rPr>
          <w:lang w:eastAsia="en-IN"/>
        </w:rPr>
        <w:t xml:space="preserve"> </w:t>
      </w:r>
      <w:r w:rsidRPr="004605ED">
        <w:rPr>
          <w:lang w:eastAsia="en-IN"/>
        </w:rPr>
        <w:t xml:space="preserve">composable data services for </w:t>
      </w:r>
      <w:r w:rsidR="00B318FB" w:rsidRPr="004605ED">
        <w:rPr>
          <w:lang w:eastAsia="en-IN"/>
        </w:rPr>
        <w:t>the rapid</w:t>
      </w:r>
      <w:r w:rsidRPr="004605ED">
        <w:rPr>
          <w:lang w:eastAsia="en-IN"/>
        </w:rPr>
        <w:t xml:space="preserve"> implementation of Industrial AI solutions that</w:t>
      </w:r>
      <w:r w:rsidR="00B318FB">
        <w:rPr>
          <w:lang w:eastAsia="en-IN"/>
        </w:rPr>
        <w:t xml:space="preserve"> </w:t>
      </w:r>
      <w:r w:rsidRPr="004605ED">
        <w:rPr>
          <w:lang w:eastAsia="en-IN"/>
        </w:rPr>
        <w:t>was developed as part of Accenture</w:t>
      </w:r>
      <w:r w:rsidR="00976E5A">
        <w:rPr>
          <w:lang w:eastAsia="en-IN"/>
        </w:rPr>
        <w:t>'</w:t>
      </w:r>
      <w:r w:rsidRPr="004605ED">
        <w:rPr>
          <w:lang w:eastAsia="en-IN"/>
        </w:rPr>
        <w:t xml:space="preserve">s </w:t>
      </w:r>
      <w:r w:rsidRPr="004605ED">
        <w:rPr>
          <w:i/>
          <w:iCs/>
          <w:lang w:eastAsia="en-IN"/>
        </w:rPr>
        <w:t>Industrial AI</w:t>
      </w:r>
      <w:r w:rsidRPr="004605ED">
        <w:rPr>
          <w:lang w:eastAsia="en-IN"/>
        </w:rPr>
        <w:t xml:space="preserve"> (IAI) initiative. IAI is a multi-disciplinary partnership between Accenture</w:t>
      </w:r>
      <w:r w:rsidR="00976E5A">
        <w:rPr>
          <w:lang w:eastAsia="en-IN"/>
        </w:rPr>
        <w:t>'</w:t>
      </w:r>
      <w:r w:rsidRPr="004605ED">
        <w:rPr>
          <w:lang w:eastAsia="en-IN"/>
        </w:rPr>
        <w:t xml:space="preserve">s </w:t>
      </w:r>
      <w:r w:rsidRPr="004605ED">
        <w:rPr>
          <w:i/>
          <w:iCs/>
          <w:lang w:eastAsia="en-IN"/>
        </w:rPr>
        <w:t>Data &amp; AI</w:t>
      </w:r>
      <w:r w:rsidRPr="004605ED">
        <w:rPr>
          <w:lang w:eastAsia="en-IN"/>
        </w:rPr>
        <w:t xml:space="preserve"> and </w:t>
      </w:r>
      <w:r w:rsidRPr="004605ED">
        <w:rPr>
          <w:i/>
          <w:iCs/>
          <w:lang w:eastAsia="en-IN"/>
        </w:rPr>
        <w:t>Industry X</w:t>
      </w:r>
      <w:r w:rsidRPr="004605ED">
        <w:rPr>
          <w:lang w:eastAsia="en-IN"/>
        </w:rPr>
        <w:t xml:space="preserve"> groups. The partnership was formed to address domain-specific challenges by employing state-of-the-art AI technology.</w:t>
      </w:r>
    </w:p>
    <w:p w14:paraId="03FBD10E" w14:textId="573C5D12" w:rsidR="005200B3" w:rsidRDefault="00BE5F3E" w:rsidP="005200B3">
      <w:pPr>
        <w:spacing w:before="120"/>
        <w:rPr>
          <w:lang w:val="en-IN" w:eastAsia="en-IN"/>
        </w:rPr>
      </w:pPr>
      <w:r w:rsidRPr="00BE5F3E">
        <w:rPr>
          <w:lang w:val="en-IN" w:eastAsia="en-IN"/>
        </w:rPr>
        <w:t xml:space="preserve">Operations Hierarchy (OH) is an </w:t>
      </w:r>
      <w:r w:rsidR="00CF080A">
        <w:rPr>
          <w:lang w:val="en-IN" w:eastAsia="en-IN"/>
        </w:rPr>
        <w:t>IAI</w:t>
      </w:r>
      <w:r w:rsidRPr="00BE5F3E">
        <w:rPr>
          <w:lang w:val="en-IN" w:eastAsia="en-IN"/>
        </w:rPr>
        <w:t xml:space="preserve"> component that helps the user navigate through the plant's asset hierarchy and view 360-degree information associated with each node. It is a two</w:t>
      </w:r>
      <w:r w:rsidR="00EB5B0E">
        <w:rPr>
          <w:lang w:val="en-IN" w:eastAsia="en-IN"/>
        </w:rPr>
        <w:t>-</w:t>
      </w:r>
      <w:r w:rsidRPr="00BE5F3E">
        <w:rPr>
          <w:lang w:val="en-IN" w:eastAsia="en-IN"/>
        </w:rPr>
        <w:t>dimensional or a tree-view representation of the plant</w:t>
      </w:r>
      <w:r w:rsidR="00976E5A">
        <w:rPr>
          <w:lang w:val="en-IN" w:eastAsia="en-IN"/>
        </w:rPr>
        <w:t>'</w:t>
      </w:r>
      <w:r w:rsidRPr="00BE5F3E">
        <w:rPr>
          <w:lang w:val="en-IN" w:eastAsia="en-IN"/>
        </w:rPr>
        <w:t>s actual layout. An ideal operations hierarchy representation would start with a Company</w:t>
      </w:r>
      <w:r w:rsidR="001844DA">
        <w:rPr>
          <w:lang w:val="en-IN" w:eastAsia="en-IN"/>
        </w:rPr>
        <w:t>-</w:t>
      </w:r>
      <w:r w:rsidRPr="00BE5F3E">
        <w:rPr>
          <w:lang w:val="en-IN" w:eastAsia="en-IN"/>
        </w:rPr>
        <w:t>level node, followed by Region, Plant, Line, Unit, System, Subsystem, Equipment</w:t>
      </w:r>
      <w:r w:rsidR="00EB5B0E">
        <w:rPr>
          <w:lang w:val="en-IN" w:eastAsia="en-IN"/>
        </w:rPr>
        <w:t>,</w:t>
      </w:r>
      <w:r w:rsidRPr="00BE5F3E">
        <w:rPr>
          <w:lang w:val="en-IN" w:eastAsia="en-IN"/>
        </w:rPr>
        <w:t xml:space="preserve"> and so on. When integrated with other </w:t>
      </w:r>
      <w:r w:rsidR="00CF080A">
        <w:rPr>
          <w:lang w:val="en-IN" w:eastAsia="en-IN"/>
        </w:rPr>
        <w:t>IAI</w:t>
      </w:r>
      <w:r w:rsidRPr="00BE5F3E">
        <w:rPr>
          <w:lang w:val="en-IN" w:eastAsia="en-IN"/>
        </w:rPr>
        <w:t xml:space="preserve"> components, the OH </w:t>
      </w:r>
      <w:r w:rsidR="00772FF3">
        <w:rPr>
          <w:lang w:val="en-IN" w:eastAsia="en-IN"/>
        </w:rPr>
        <w:t xml:space="preserve">component </w:t>
      </w:r>
      <w:r w:rsidRPr="00BE5F3E">
        <w:rPr>
          <w:lang w:val="en-IN" w:eastAsia="en-IN"/>
        </w:rPr>
        <w:t xml:space="preserve">can be used to view detailed information </w:t>
      </w:r>
      <w:r w:rsidR="00772FF3">
        <w:rPr>
          <w:lang w:val="en-IN" w:eastAsia="en-IN"/>
        </w:rPr>
        <w:t>such as</w:t>
      </w:r>
      <w:r w:rsidRPr="00BE5F3E">
        <w:rPr>
          <w:lang w:val="en-IN" w:eastAsia="en-IN"/>
        </w:rPr>
        <w:t xml:space="preserve"> insights and filtered KPIs related to each level or node.</w:t>
      </w:r>
    </w:p>
    <w:p w14:paraId="21388479" w14:textId="23425666" w:rsidR="5F7222C4" w:rsidRPr="005A08C3" w:rsidRDefault="005200B3" w:rsidP="005200B3">
      <w:pPr>
        <w:pStyle w:val="Heading2"/>
      </w:pPr>
      <w:r>
        <w:br w:type="column"/>
      </w:r>
      <w:r w:rsidR="5F7222C4" w:rsidRPr="005A08C3">
        <w:t>Target Audience</w:t>
      </w:r>
    </w:p>
    <w:p w14:paraId="4AC334CE" w14:textId="67C9E1B1" w:rsidR="5F7222C4" w:rsidRDefault="5F7222C4" w:rsidP="00EB0B1F">
      <w:pPr>
        <w:pStyle w:val="ListParagraph"/>
        <w:numPr>
          <w:ilvl w:val="0"/>
          <w:numId w:val="8"/>
        </w:numPr>
        <w:spacing w:before="0" w:after="0"/>
        <w:rPr>
          <w:lang w:val="en-GB"/>
        </w:rPr>
      </w:pPr>
      <w:r w:rsidRPr="103C2D58">
        <w:t>Client and Asset Delivery Teams</w:t>
      </w:r>
    </w:p>
    <w:p w14:paraId="0909AACB" w14:textId="1D20F7CB" w:rsidR="5F7222C4" w:rsidRDefault="5F7222C4" w:rsidP="00EB0B1F">
      <w:pPr>
        <w:pStyle w:val="ListParagraph"/>
        <w:numPr>
          <w:ilvl w:val="0"/>
          <w:numId w:val="8"/>
        </w:numPr>
        <w:spacing w:before="0" w:after="0"/>
        <w:rPr>
          <w:lang w:val="en-GB"/>
        </w:rPr>
      </w:pPr>
      <w:r w:rsidRPr="103C2D58">
        <w:t>Solution Architects</w:t>
      </w:r>
    </w:p>
    <w:p w14:paraId="09F384ED" w14:textId="35626D31" w:rsidR="5F7222C4" w:rsidRDefault="5F7222C4" w:rsidP="00EB0B1F">
      <w:pPr>
        <w:pStyle w:val="ListParagraph"/>
        <w:numPr>
          <w:ilvl w:val="0"/>
          <w:numId w:val="8"/>
        </w:numPr>
        <w:spacing w:before="0" w:after="0"/>
        <w:rPr>
          <w:lang w:val="en-GB"/>
        </w:rPr>
      </w:pPr>
      <w:r w:rsidRPr="103C2D58">
        <w:t>Technical Architects</w:t>
      </w:r>
    </w:p>
    <w:p w14:paraId="191D1CE4" w14:textId="1EF5412E" w:rsidR="5F7222C4" w:rsidRDefault="5F7222C4" w:rsidP="00EB0B1F">
      <w:pPr>
        <w:pStyle w:val="ListParagraph"/>
        <w:numPr>
          <w:ilvl w:val="0"/>
          <w:numId w:val="8"/>
        </w:numPr>
        <w:spacing w:before="0" w:after="0"/>
        <w:rPr>
          <w:lang w:val="en-GB"/>
        </w:rPr>
      </w:pPr>
      <w:r w:rsidRPr="103C2D58">
        <w:t>Business Analysts and Consultants</w:t>
      </w:r>
    </w:p>
    <w:p w14:paraId="0DD0A47B" w14:textId="77777777" w:rsidR="001E6F3B" w:rsidRPr="005A08C3" w:rsidRDefault="001E6F3B" w:rsidP="001E6F3B">
      <w:pPr>
        <w:pStyle w:val="Heading2"/>
        <w:rPr>
          <w:szCs w:val="22"/>
        </w:rPr>
      </w:pPr>
      <w:bookmarkStart w:id="7" w:name="_Toc107223756"/>
      <w:r w:rsidRPr="005A08C3">
        <w:t>Prerequisites</w:t>
      </w:r>
    </w:p>
    <w:p w14:paraId="0B442F88" w14:textId="0CC27A1E" w:rsidR="002732EB" w:rsidRDefault="00174B14" w:rsidP="0054492F">
      <w:bookmarkStart w:id="8" w:name="OLE_LINK1"/>
      <w:r>
        <w:t>T</w:t>
      </w:r>
      <w:r w:rsidR="00B34B33">
        <w:t>he Dimensions and Measures for different types of Visualization</w:t>
      </w:r>
      <w:r>
        <w:t xml:space="preserve">s must be known. </w:t>
      </w:r>
      <w:r w:rsidR="00B34B33">
        <w:t xml:space="preserve">Data </w:t>
      </w:r>
      <w:r w:rsidR="00CD2876">
        <w:t>cannot</w:t>
      </w:r>
      <w:r w:rsidR="00B34B33">
        <w:t xml:space="preserve"> be viewed properly in the Entity Viewer if the dimensions and measures are not correctly mapped to the visualization types.</w:t>
      </w:r>
    </w:p>
    <w:p w14:paraId="54725C1F" w14:textId="33F2B53E" w:rsidR="001E6F3B" w:rsidRPr="002732EB" w:rsidRDefault="00174B14" w:rsidP="002732EB">
      <w:pPr>
        <w:rPr>
          <w:rStyle w:val="Hyperlink"/>
          <w:color w:val="auto"/>
          <w:u w:val="none"/>
        </w:rPr>
      </w:pPr>
      <w:r>
        <w:t xml:space="preserve">For general prerequisites, see the </w:t>
      </w:r>
      <w:hyperlink r:id="rId15" w:history="1">
        <w:r w:rsidR="00CF080A">
          <w:rPr>
            <w:rStyle w:val="Hyperlink"/>
          </w:rPr>
          <w:t>IAI</w:t>
        </w:r>
        <w:r w:rsidRPr="008E594D">
          <w:rPr>
            <w:rStyle w:val="Hyperlink"/>
          </w:rPr>
          <w:t xml:space="preserve"> Getting Started</w:t>
        </w:r>
      </w:hyperlink>
      <w:r w:rsidR="00156F4A">
        <w:rPr>
          <w:rFonts w:cs="Times New Roman"/>
        </w:rPr>
        <w:t xml:space="preserve"> doc</w:t>
      </w:r>
      <w:r w:rsidRPr="00156F4A">
        <w:t>ument.</w:t>
      </w:r>
    </w:p>
    <w:bookmarkEnd w:id="8"/>
    <w:p w14:paraId="73833C28" w14:textId="2E7821C7" w:rsidR="005A08C3" w:rsidRDefault="005A08C3" w:rsidP="00127278">
      <w:pPr>
        <w:pStyle w:val="Heading2"/>
      </w:pPr>
      <w:r>
        <w:t>Contacts</w:t>
      </w:r>
    </w:p>
    <w:p w14:paraId="0CA7B9CE" w14:textId="2EF4116C" w:rsidR="005A08C3" w:rsidRDefault="007B7637" w:rsidP="00EB0B1F">
      <w:pPr>
        <w:pStyle w:val="ListParagraph"/>
        <w:numPr>
          <w:ilvl w:val="0"/>
          <w:numId w:val="7"/>
        </w:numPr>
        <w:spacing w:before="0" w:after="0"/>
      </w:pPr>
      <w:hyperlink r:id="rId16">
        <w:r>
          <w:rPr>
            <w:rStyle w:val="Hyperlink"/>
            <w:szCs w:val="20"/>
          </w:rPr>
          <w:t>florian.tournier@accenture.com</w:t>
        </w:r>
      </w:hyperlink>
    </w:p>
    <w:p w14:paraId="198FBD46" w14:textId="77777777" w:rsidR="005A08C3" w:rsidRDefault="005A08C3" w:rsidP="00EB0B1F">
      <w:pPr>
        <w:pStyle w:val="ListParagraph"/>
        <w:numPr>
          <w:ilvl w:val="0"/>
          <w:numId w:val="7"/>
        </w:numPr>
        <w:spacing w:before="0" w:after="0"/>
        <w:rPr>
          <w:rFonts w:eastAsia="Graphik" w:cs="Graphik"/>
          <w:color w:val="0000FF"/>
        </w:rPr>
      </w:pPr>
      <w:hyperlink r:id="rId17">
        <w:r w:rsidRPr="103C2D58">
          <w:rPr>
            <w:rStyle w:val="Hyperlink"/>
          </w:rPr>
          <w:t>susarla.aditya@accenture.com</w:t>
        </w:r>
      </w:hyperlink>
    </w:p>
    <w:p w14:paraId="3A5CEB11" w14:textId="77777777" w:rsidR="005A08C3" w:rsidRPr="009A36A7" w:rsidRDefault="005A08C3" w:rsidP="00EB0B1F">
      <w:pPr>
        <w:pStyle w:val="ListParagraph"/>
        <w:numPr>
          <w:ilvl w:val="0"/>
          <w:numId w:val="7"/>
        </w:numPr>
        <w:spacing w:before="0" w:after="0"/>
        <w:rPr>
          <w:rStyle w:val="Hyperlink"/>
          <w:rFonts w:eastAsia="Graphik" w:cs="Graphik"/>
          <w:u w:val="none"/>
          <w:lang w:val="en-GB"/>
        </w:rPr>
      </w:pPr>
      <w:hyperlink r:id="rId18">
        <w:r w:rsidRPr="103C2D58">
          <w:rPr>
            <w:rStyle w:val="Hyperlink"/>
          </w:rPr>
          <w:t>rishabh.b.joshi@accenture.com</w:t>
        </w:r>
      </w:hyperlink>
    </w:p>
    <w:p w14:paraId="592C4344" w14:textId="5F37BB09" w:rsidR="005A08C3" w:rsidRDefault="005A08C3" w:rsidP="005A08C3">
      <w:pPr>
        <w:pStyle w:val="Heading2"/>
      </w:pPr>
      <w:r>
        <w:t>Related Links</w:t>
      </w:r>
    </w:p>
    <w:p w14:paraId="121D7D1E" w14:textId="77777777" w:rsidR="005A08C3" w:rsidRDefault="005A08C3" w:rsidP="00EB0B1F">
      <w:pPr>
        <w:pStyle w:val="ListParagraph"/>
        <w:numPr>
          <w:ilvl w:val="0"/>
          <w:numId w:val="6"/>
        </w:numPr>
        <w:spacing w:before="0" w:after="0"/>
      </w:pPr>
      <w:hyperlink r:id="rId19">
        <w:r w:rsidRPr="00AC15A5">
          <w:rPr>
            <w:rStyle w:val="Hyperlink"/>
            <w:rFonts w:cs="Arial"/>
          </w:rPr>
          <w:t>Release Notes</w:t>
        </w:r>
      </w:hyperlink>
      <w:r w:rsidRPr="00AC15A5">
        <w:t> </w:t>
      </w:r>
    </w:p>
    <w:p w14:paraId="2C2E189B" w14:textId="3EEE5B1F" w:rsidR="00907E77" w:rsidRDefault="00907E77" w:rsidP="00EB0B1F">
      <w:pPr>
        <w:pStyle w:val="ListParagraph"/>
        <w:numPr>
          <w:ilvl w:val="0"/>
          <w:numId w:val="6"/>
        </w:numPr>
        <w:spacing w:before="0" w:after="0"/>
      </w:pPr>
      <w:hyperlink r:id="rId20" w:history="1">
        <w:r w:rsidR="00CF080A">
          <w:rPr>
            <w:rStyle w:val="Hyperlink"/>
          </w:rPr>
          <w:t>IAI</w:t>
        </w:r>
        <w:r w:rsidRPr="00907E77">
          <w:rPr>
            <w:rStyle w:val="Hyperlink"/>
          </w:rPr>
          <w:t xml:space="preserve"> Resources</w:t>
        </w:r>
      </w:hyperlink>
    </w:p>
    <w:p w14:paraId="3447B734" w14:textId="1CB6BED3" w:rsidR="00907E77" w:rsidRDefault="00BE5F3E" w:rsidP="00EB0B1F">
      <w:pPr>
        <w:pStyle w:val="ListParagraph"/>
        <w:numPr>
          <w:ilvl w:val="0"/>
          <w:numId w:val="6"/>
        </w:numPr>
        <w:spacing w:before="0" w:after="0"/>
      </w:pPr>
      <w:hyperlink r:id="rId21" w:history="1">
        <w:r>
          <w:rPr>
            <w:rStyle w:val="Hyperlink"/>
          </w:rPr>
          <w:t>OH Resources</w:t>
        </w:r>
      </w:hyperlink>
      <w:r w:rsidR="00907E77">
        <w:t xml:space="preserve"> </w:t>
      </w:r>
    </w:p>
    <w:bookmarkEnd w:id="7"/>
    <w:p w14:paraId="340BE1FB" w14:textId="77777777" w:rsidR="00F54ABB" w:rsidRDefault="00F54ABB" w:rsidP="0017679F">
      <w:pPr>
        <w:pStyle w:val="Heading2"/>
        <w:rPr>
          <w:lang w:val="en-GB"/>
        </w:rPr>
        <w:sectPr w:rsidR="00F54ABB" w:rsidSect="005200B3">
          <w:type w:val="continuous"/>
          <w:pgSz w:w="18720" w:h="14400" w:orient="landscape" w:code="5"/>
          <w:pgMar w:top="1440" w:right="1440" w:bottom="1440" w:left="1440" w:header="720" w:footer="720" w:gutter="0"/>
          <w:cols w:num="2" w:sep="1" w:space="1440"/>
          <w:docGrid w:linePitch="360"/>
        </w:sectPr>
      </w:pPr>
    </w:p>
    <w:p w14:paraId="445F5C90" w14:textId="77777777" w:rsidR="005200B3" w:rsidRPr="00F264F3" w:rsidRDefault="005200B3" w:rsidP="0017679F">
      <w:pPr>
        <w:pStyle w:val="Heading2"/>
        <w:rPr>
          <w:sz w:val="2"/>
          <w:szCs w:val="2"/>
          <w:lang w:val="en-GB"/>
        </w:rPr>
        <w:sectPr w:rsidR="005200B3" w:rsidRPr="00F264F3" w:rsidSect="005200B3">
          <w:type w:val="continuous"/>
          <w:pgSz w:w="18720" w:h="14400" w:orient="landscape" w:code="5"/>
          <w:pgMar w:top="1440" w:right="4320" w:bottom="1440" w:left="1440" w:header="720" w:footer="720" w:gutter="0"/>
          <w:cols w:sep="1" w:space="1440"/>
          <w:docGrid w:linePitch="360"/>
        </w:sectPr>
      </w:pPr>
    </w:p>
    <w:p w14:paraId="6A9F9C17" w14:textId="77777777" w:rsidR="0017679F" w:rsidRDefault="0017679F" w:rsidP="0017679F">
      <w:pPr>
        <w:pStyle w:val="Heading2"/>
        <w:rPr>
          <w:lang w:val="en-GB"/>
        </w:rPr>
      </w:pPr>
      <w:r>
        <w:rPr>
          <w:lang w:val="en-GB"/>
        </w:rPr>
        <w:t>Glossary</w:t>
      </w:r>
    </w:p>
    <w:tbl>
      <w:tblPr>
        <w:tblStyle w:val="TableGridLight"/>
        <w:tblW w:w="13135" w:type="dxa"/>
        <w:tblLook w:val="0420" w:firstRow="1" w:lastRow="0" w:firstColumn="0" w:lastColumn="0" w:noHBand="0" w:noVBand="1"/>
      </w:tblPr>
      <w:tblGrid>
        <w:gridCol w:w="2425"/>
        <w:gridCol w:w="10710"/>
      </w:tblGrid>
      <w:tr w:rsidR="00177446" w:rsidRPr="00177446" w14:paraId="01CBE995" w14:textId="77777777" w:rsidTr="003A70EE">
        <w:tc>
          <w:tcPr>
            <w:tcW w:w="2425" w:type="dxa"/>
            <w:shd w:val="clear" w:color="auto" w:fill="F2F2F2" w:themeFill="background1" w:themeFillShade="F2"/>
          </w:tcPr>
          <w:p w14:paraId="7428BFC2" w14:textId="06CCB36D" w:rsidR="00177446" w:rsidRPr="00177446" w:rsidRDefault="00177446" w:rsidP="00F264F3">
            <w:pPr>
              <w:spacing w:before="40" w:after="40"/>
            </w:pPr>
            <w:r>
              <w:t>Term</w:t>
            </w:r>
          </w:p>
        </w:tc>
        <w:tc>
          <w:tcPr>
            <w:tcW w:w="10710" w:type="dxa"/>
            <w:shd w:val="clear" w:color="auto" w:fill="F2F2F2" w:themeFill="background1" w:themeFillShade="F2"/>
          </w:tcPr>
          <w:p w14:paraId="5A517394" w14:textId="760C1C36" w:rsidR="00177446" w:rsidRPr="00177446" w:rsidRDefault="00177446" w:rsidP="00F264F3">
            <w:pPr>
              <w:spacing w:before="40" w:after="40"/>
            </w:pPr>
            <w:r>
              <w:t>Definition</w:t>
            </w:r>
          </w:p>
        </w:tc>
      </w:tr>
      <w:tr w:rsidR="00177446" w:rsidRPr="00177446" w14:paraId="0D7B7B74" w14:textId="77777777" w:rsidTr="003A70EE">
        <w:tc>
          <w:tcPr>
            <w:tcW w:w="2425" w:type="dxa"/>
          </w:tcPr>
          <w:p w14:paraId="1F445C03" w14:textId="553BB6FA" w:rsidR="00177446" w:rsidRDefault="00177446" w:rsidP="00F264F3">
            <w:pPr>
              <w:spacing w:before="40" w:after="40"/>
            </w:pPr>
            <w:r>
              <w:t>Operations Hierarchy</w:t>
            </w:r>
          </w:p>
        </w:tc>
        <w:tc>
          <w:tcPr>
            <w:tcW w:w="10710" w:type="dxa"/>
          </w:tcPr>
          <w:p w14:paraId="1C8AA227" w14:textId="3562EB1C" w:rsidR="00177446" w:rsidRDefault="00177446" w:rsidP="00F264F3">
            <w:pPr>
              <w:spacing w:before="40" w:after="40"/>
            </w:pPr>
            <w:r>
              <w:t xml:space="preserve">The structured </w:t>
            </w:r>
            <w:r w:rsidR="00956C5B">
              <w:t>organization</w:t>
            </w:r>
            <w:r>
              <w:t xml:space="preserve"> of operational entities or components within Cognite Data Fusion, allowing for efficient management and navigation.</w:t>
            </w:r>
          </w:p>
        </w:tc>
      </w:tr>
      <w:tr w:rsidR="00177446" w:rsidRPr="00177446" w14:paraId="7A2D0F55" w14:textId="77777777" w:rsidTr="003A70EE">
        <w:tc>
          <w:tcPr>
            <w:tcW w:w="2425" w:type="dxa"/>
          </w:tcPr>
          <w:p w14:paraId="327A881A" w14:textId="2DB2170E" w:rsidR="00177446" w:rsidRDefault="00177446" w:rsidP="00F264F3">
            <w:pPr>
              <w:spacing w:before="40" w:after="40"/>
            </w:pPr>
            <w:r>
              <w:t>API</w:t>
            </w:r>
          </w:p>
        </w:tc>
        <w:tc>
          <w:tcPr>
            <w:tcW w:w="10710" w:type="dxa"/>
          </w:tcPr>
          <w:p w14:paraId="21C41381" w14:textId="242B5293" w:rsidR="00177446" w:rsidRDefault="00177446" w:rsidP="00F264F3">
            <w:pPr>
              <w:spacing w:before="40" w:after="40"/>
            </w:pPr>
            <w:r>
              <w:t>Application Programming Interface; a set of protocols and tools for building and interacting with software applications.</w:t>
            </w:r>
          </w:p>
        </w:tc>
      </w:tr>
      <w:tr w:rsidR="00177446" w:rsidRPr="00177446" w14:paraId="164FD6D5" w14:textId="77777777" w:rsidTr="003A70EE">
        <w:tc>
          <w:tcPr>
            <w:tcW w:w="2425" w:type="dxa"/>
          </w:tcPr>
          <w:p w14:paraId="11C7C404" w14:textId="0FF17343" w:rsidR="00177446" w:rsidRDefault="00177446" w:rsidP="00F264F3">
            <w:pPr>
              <w:spacing w:before="40" w:after="40"/>
            </w:pPr>
            <w:r>
              <w:t>Config</w:t>
            </w:r>
          </w:p>
        </w:tc>
        <w:tc>
          <w:tcPr>
            <w:tcW w:w="10710" w:type="dxa"/>
          </w:tcPr>
          <w:p w14:paraId="37B78400" w14:textId="0DE18102" w:rsidR="00177446" w:rsidRDefault="00177446" w:rsidP="00F264F3">
            <w:pPr>
              <w:spacing w:before="40" w:after="40"/>
            </w:pPr>
            <w:r>
              <w:t xml:space="preserve">Configuration; the set-up or arrangement of software settings to </w:t>
            </w:r>
            <w:r w:rsidR="00956C5B">
              <w:t>customize</w:t>
            </w:r>
            <w:r>
              <w:t xml:space="preserve"> or </w:t>
            </w:r>
            <w:r w:rsidR="00956C5B">
              <w:t>optimize</w:t>
            </w:r>
            <w:r>
              <w:t xml:space="preserve"> system </w:t>
            </w:r>
            <w:r w:rsidR="00956C5B">
              <w:t>behavior</w:t>
            </w:r>
            <w:r>
              <w:t>.</w:t>
            </w:r>
          </w:p>
        </w:tc>
      </w:tr>
      <w:tr w:rsidR="00177446" w:rsidRPr="00177446" w14:paraId="3F753E12" w14:textId="77777777" w:rsidTr="003A70EE">
        <w:tc>
          <w:tcPr>
            <w:tcW w:w="2425" w:type="dxa"/>
          </w:tcPr>
          <w:p w14:paraId="29706772" w14:textId="0FDAFE4D" w:rsidR="00177446" w:rsidRDefault="00177446" w:rsidP="00F264F3">
            <w:pPr>
              <w:spacing w:before="40" w:after="40"/>
            </w:pPr>
            <w:r>
              <w:t>Middleware</w:t>
            </w:r>
          </w:p>
        </w:tc>
        <w:tc>
          <w:tcPr>
            <w:tcW w:w="10710" w:type="dxa"/>
          </w:tcPr>
          <w:p w14:paraId="583D3709" w14:textId="5F5A8791" w:rsidR="00177446" w:rsidRDefault="00177446" w:rsidP="00F264F3">
            <w:pPr>
              <w:spacing w:before="40" w:after="40"/>
            </w:pPr>
            <w:r>
              <w:t>Software that connects different applications or services, facilitating communication and data management.</w:t>
            </w:r>
          </w:p>
        </w:tc>
      </w:tr>
      <w:tr w:rsidR="00177446" w:rsidRPr="00177446" w14:paraId="22F98ED0" w14:textId="77777777" w:rsidTr="003A70EE">
        <w:tc>
          <w:tcPr>
            <w:tcW w:w="2425" w:type="dxa"/>
          </w:tcPr>
          <w:p w14:paraId="0798E010" w14:textId="5AE89182" w:rsidR="00177446" w:rsidRDefault="00177446" w:rsidP="00F264F3">
            <w:pPr>
              <w:spacing w:before="40" w:after="40"/>
            </w:pPr>
            <w:r>
              <w:t>Entity Viewer</w:t>
            </w:r>
          </w:p>
        </w:tc>
        <w:tc>
          <w:tcPr>
            <w:tcW w:w="10710" w:type="dxa"/>
          </w:tcPr>
          <w:p w14:paraId="0ED881D5" w14:textId="7CBA3556" w:rsidR="00177446" w:rsidRDefault="00177446" w:rsidP="00F264F3">
            <w:pPr>
              <w:spacing w:before="40" w:after="40"/>
            </w:pPr>
            <w:r>
              <w:t xml:space="preserve">A tool or interface used to </w:t>
            </w:r>
            <w:r w:rsidR="00956C5B">
              <w:t>visualize</w:t>
            </w:r>
            <w:r>
              <w:t xml:space="preserve"> and interact with different entities within the Operations Hierarchy.</w:t>
            </w:r>
          </w:p>
        </w:tc>
      </w:tr>
      <w:tr w:rsidR="00177446" w:rsidRPr="00177446" w14:paraId="1B534216" w14:textId="77777777" w:rsidTr="003A70EE">
        <w:tc>
          <w:tcPr>
            <w:tcW w:w="2425" w:type="dxa"/>
          </w:tcPr>
          <w:p w14:paraId="0E26D5A0" w14:textId="641B0741" w:rsidR="00177446" w:rsidRDefault="00177446" w:rsidP="00F264F3">
            <w:pPr>
              <w:spacing w:before="40" w:after="40"/>
            </w:pPr>
            <w:r>
              <w:t>Cognite Data Fusion</w:t>
            </w:r>
          </w:p>
        </w:tc>
        <w:tc>
          <w:tcPr>
            <w:tcW w:w="10710" w:type="dxa"/>
          </w:tcPr>
          <w:p w14:paraId="02DE0ADC" w14:textId="3E15F4F4" w:rsidR="00177446" w:rsidRDefault="00177446" w:rsidP="00F264F3">
            <w:pPr>
              <w:spacing w:before="40" w:after="40"/>
            </w:pPr>
            <w:r>
              <w:t xml:space="preserve">A data platform designed to integrate, process, and </w:t>
            </w:r>
            <w:r w:rsidR="00956C5B">
              <w:t>analyze</w:t>
            </w:r>
            <w:r>
              <w:t xml:space="preserve"> industrial data at scale.</w:t>
            </w:r>
          </w:p>
        </w:tc>
      </w:tr>
    </w:tbl>
    <w:p w14:paraId="6DCED2F5" w14:textId="1BD38F3D" w:rsidR="0017679F" w:rsidRPr="0017679F" w:rsidRDefault="0017679F" w:rsidP="0017679F">
      <w:pPr>
        <w:rPr>
          <w:lang w:val="en-GB"/>
        </w:rPr>
        <w:sectPr w:rsidR="0017679F" w:rsidRPr="0017679F" w:rsidSect="005200B3">
          <w:type w:val="continuous"/>
          <w:pgSz w:w="18720" w:h="14400" w:orient="landscape" w:code="5"/>
          <w:pgMar w:top="1440" w:right="4320" w:bottom="1440" w:left="1440" w:header="720" w:footer="720" w:gutter="0"/>
          <w:cols w:sep="1" w:space="1440"/>
          <w:docGrid w:linePitch="360"/>
        </w:sectPr>
      </w:pPr>
    </w:p>
    <w:p w14:paraId="7DA063A8" w14:textId="54370012" w:rsidR="00385DDD" w:rsidRDefault="00957189" w:rsidP="00C1471E">
      <w:pPr>
        <w:pStyle w:val="Heading1"/>
      </w:pPr>
      <w:r>
        <w:lastRenderedPageBreak/>
        <w:t>Operations Hierarchy</w:t>
      </w:r>
      <w:r w:rsidR="008927A5">
        <w:t xml:space="preserve"> </w:t>
      </w:r>
      <w:r w:rsidR="5A027973" w:rsidRPr="6AA809B8">
        <w:t>User Journey</w:t>
      </w:r>
    </w:p>
    <w:p w14:paraId="6E786BE0" w14:textId="0146F762" w:rsidR="00C52B28" w:rsidRPr="00C52B28" w:rsidRDefault="00C52B28" w:rsidP="00C52B28">
      <w:pPr>
        <w:rPr>
          <w:lang w:val="en-GB"/>
        </w:rPr>
      </w:pPr>
      <w:r w:rsidRPr="00C52B28">
        <w:rPr>
          <w:noProof/>
          <w:lang w:val="en-GB"/>
        </w:rPr>
        <w:drawing>
          <wp:inline distT="0" distB="0" distL="0" distR="0" wp14:anchorId="1A8D20C7" wp14:editId="1B42D54B">
            <wp:extent cx="10448925" cy="6525359"/>
            <wp:effectExtent l="0" t="0" r="0" b="8890"/>
            <wp:docPr id="985642056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642056" name="Picture 1" descr="A diagram of a company&#10;&#10;AI-generated content may be incorrect."/>
                    <pic:cNvPicPr/>
                  </pic:nvPicPr>
                  <pic:blipFill rotWithShape="1">
                    <a:blip r:embed="rId22"/>
                    <a:srcRect l="772" t="1412" r="6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62762" cy="6534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0DC05F" w14:textId="4D5AB875" w:rsidR="00703269" w:rsidRDefault="00830BE3" w:rsidP="00C1471E">
      <w:pPr>
        <w:pStyle w:val="Heading1"/>
      </w:pPr>
      <w:r>
        <w:lastRenderedPageBreak/>
        <w:t>Operations Hierarchy</w:t>
      </w:r>
      <w:r w:rsidR="00293D0B">
        <w:t xml:space="preserve"> </w:t>
      </w:r>
      <w:r w:rsidR="00986250">
        <w:t>Resources</w:t>
      </w:r>
    </w:p>
    <w:tbl>
      <w:tblPr>
        <w:tblStyle w:val="TableGridLight"/>
        <w:tblW w:w="0" w:type="auto"/>
        <w:tblCellMar>
          <w:top w:w="58" w:type="dxa"/>
          <w:bottom w:w="58" w:type="dxa"/>
        </w:tblCellMar>
        <w:tblLook w:val="04A0" w:firstRow="1" w:lastRow="0" w:firstColumn="1" w:lastColumn="0" w:noHBand="0" w:noVBand="1"/>
      </w:tblPr>
      <w:tblGrid>
        <w:gridCol w:w="6655"/>
        <w:gridCol w:w="5496"/>
        <w:gridCol w:w="3679"/>
      </w:tblGrid>
      <w:tr w:rsidR="00FF1040" w14:paraId="4AB153AE" w14:textId="375D526E" w:rsidTr="00F21CB9">
        <w:trPr>
          <w:tblHeader/>
        </w:trPr>
        <w:tc>
          <w:tcPr>
            <w:tcW w:w="6655" w:type="dxa"/>
            <w:shd w:val="clear" w:color="auto" w:fill="7030A0"/>
          </w:tcPr>
          <w:p w14:paraId="2F99D7A0" w14:textId="5ED71741" w:rsidR="00FF1040" w:rsidRPr="00076299" w:rsidRDefault="00FF1040" w:rsidP="005902DC">
            <w:pPr>
              <w:spacing w:beforeLines="20" w:before="48" w:afterLines="20" w:after="48"/>
              <w:rPr>
                <w:rFonts w:eastAsiaTheme="majorEastAsia" w:cstheme="majorBidi"/>
                <w:b/>
                <w:color w:val="FFFFFF" w:themeColor="background1"/>
                <w:szCs w:val="18"/>
              </w:rPr>
            </w:pPr>
            <w:r w:rsidRPr="00076299">
              <w:rPr>
                <w:rFonts w:eastAsiaTheme="majorEastAsia" w:cstheme="majorBidi"/>
                <w:b/>
                <w:color w:val="FFFFFF" w:themeColor="background1"/>
                <w:szCs w:val="18"/>
              </w:rPr>
              <w:t>Document</w:t>
            </w:r>
          </w:p>
        </w:tc>
        <w:tc>
          <w:tcPr>
            <w:tcW w:w="5496" w:type="dxa"/>
            <w:shd w:val="clear" w:color="auto" w:fill="7030A0"/>
          </w:tcPr>
          <w:p w14:paraId="3BF1EA2B" w14:textId="77777777" w:rsidR="00FF1040" w:rsidRPr="00076299" w:rsidRDefault="00FF1040" w:rsidP="005902DC">
            <w:pPr>
              <w:spacing w:beforeLines="20" w:before="48" w:afterLines="20" w:after="48"/>
              <w:rPr>
                <w:rFonts w:eastAsiaTheme="majorEastAsia" w:cstheme="majorBidi"/>
                <w:b/>
                <w:color w:val="FFFFFF" w:themeColor="background1"/>
                <w:szCs w:val="18"/>
              </w:rPr>
            </w:pPr>
            <w:r w:rsidRPr="00076299">
              <w:rPr>
                <w:rFonts w:eastAsiaTheme="majorEastAsia" w:cstheme="majorBidi"/>
                <w:b/>
                <w:color w:val="FFFFFF" w:themeColor="background1"/>
                <w:szCs w:val="18"/>
              </w:rPr>
              <w:t>Description</w:t>
            </w:r>
          </w:p>
        </w:tc>
        <w:tc>
          <w:tcPr>
            <w:tcW w:w="3679" w:type="dxa"/>
            <w:shd w:val="clear" w:color="auto" w:fill="7030A0"/>
          </w:tcPr>
          <w:p w14:paraId="12301550" w14:textId="451A0629" w:rsidR="00FF1040" w:rsidRPr="00076299" w:rsidRDefault="00FF1040" w:rsidP="005902DC">
            <w:pPr>
              <w:spacing w:beforeLines="20" w:before="48" w:afterLines="20" w:after="48"/>
              <w:rPr>
                <w:rFonts w:eastAsiaTheme="majorEastAsia" w:cstheme="majorBidi"/>
                <w:b/>
                <w:color w:val="FFFFFF" w:themeColor="background1"/>
                <w:szCs w:val="18"/>
              </w:rPr>
            </w:pPr>
            <w:r>
              <w:rPr>
                <w:rFonts w:eastAsiaTheme="majorEastAsia" w:cstheme="majorBidi"/>
                <w:b/>
                <w:color w:val="FFFFFF" w:themeColor="background1"/>
                <w:szCs w:val="18"/>
              </w:rPr>
              <w:t>Topic – Page Number</w:t>
            </w:r>
          </w:p>
        </w:tc>
      </w:tr>
      <w:tr w:rsidR="00FF1040" w14:paraId="1BF111A4" w14:textId="4E312637" w:rsidTr="00F21CB9">
        <w:trPr>
          <w:trHeight w:val="300"/>
        </w:trPr>
        <w:tc>
          <w:tcPr>
            <w:tcW w:w="6655" w:type="dxa"/>
          </w:tcPr>
          <w:p w14:paraId="0F8876C4" w14:textId="6D7FDEDD" w:rsidR="00FF1040" w:rsidRPr="00D5584A" w:rsidRDefault="003220E9" w:rsidP="00D5584A">
            <w:pPr>
              <w:spacing w:beforeLines="20" w:before="48" w:afterLines="20" w:after="48"/>
              <w:rPr>
                <w:rFonts w:eastAsia="Calibri"/>
                <w:szCs w:val="20"/>
              </w:rPr>
            </w:pPr>
            <w:hyperlink r:id="rId23" w:tgtFrame="_blank" w:history="1">
              <w:r w:rsidR="00CF080A">
                <w:rPr>
                  <w:rStyle w:val="Hyperlink"/>
                  <w:color w:val="004DFF"/>
                  <w:spacing w:val="2"/>
                  <w:szCs w:val="20"/>
                  <w:shd w:val="clear" w:color="auto" w:fill="FFFFFF"/>
                </w:rPr>
                <w:t>IAI</w:t>
              </w:r>
              <w:r>
                <w:rPr>
                  <w:rStyle w:val="Hyperlink"/>
                  <w:color w:val="004DFF"/>
                  <w:spacing w:val="2"/>
                  <w:szCs w:val="20"/>
                  <w:shd w:val="clear" w:color="auto" w:fill="FFFFFF"/>
                </w:rPr>
                <w:t xml:space="preserve"> Operations Hierarchy API Reference</w:t>
              </w:r>
            </w:hyperlink>
          </w:p>
        </w:tc>
        <w:tc>
          <w:tcPr>
            <w:tcW w:w="5496" w:type="dxa"/>
          </w:tcPr>
          <w:p w14:paraId="220EA547" w14:textId="5D40570A" w:rsidR="00FF1040" w:rsidRPr="00D5584A" w:rsidRDefault="00AB6731" w:rsidP="0054492F">
            <w:pPr>
              <w:pStyle w:val="DELETE"/>
              <w:spacing w:beforeLines="20" w:before="48" w:afterLines="20" w:after="48"/>
              <w:ind w:right="288"/>
              <w:rPr>
                <w:rFonts w:eastAsia="Graphik" w:cs="Graphik"/>
                <w:color w:val="000000" w:themeColor="text1"/>
                <w:szCs w:val="20"/>
              </w:rPr>
            </w:pPr>
            <w:r w:rsidRPr="00D5584A">
              <w:rPr>
                <w:rFonts w:eastAsiaTheme="minorEastAsia" w:cs="Graphik"/>
                <w:color w:val="000000" w:themeColor="text1"/>
                <w:szCs w:val="20"/>
              </w:rPr>
              <w:t xml:space="preserve">This reference document includes information about </w:t>
            </w:r>
            <w:r w:rsidR="00EB5B0E" w:rsidRPr="00D5584A">
              <w:rPr>
                <w:rFonts w:eastAsiaTheme="minorEastAsia" w:cs="Graphik"/>
                <w:color w:val="000000" w:themeColor="text1"/>
                <w:szCs w:val="20"/>
              </w:rPr>
              <w:t xml:space="preserve">the </w:t>
            </w:r>
            <w:r w:rsidRPr="00D5584A">
              <w:rPr>
                <w:rFonts w:eastAsiaTheme="minorEastAsia" w:cs="Graphik"/>
                <w:color w:val="000000" w:themeColor="text1"/>
                <w:szCs w:val="20"/>
              </w:rPr>
              <w:t xml:space="preserve">Operations Hierarchy structure present in Cognite Data Fusion. Additionally, the document includes </w:t>
            </w:r>
            <w:r w:rsidR="00644368">
              <w:rPr>
                <w:rFonts w:eastAsiaTheme="minorEastAsia" w:cs="Graphik"/>
                <w:color w:val="000000" w:themeColor="text1"/>
                <w:szCs w:val="20"/>
              </w:rPr>
              <w:t xml:space="preserve">descriptions of the </w:t>
            </w:r>
            <w:r w:rsidRPr="00D5584A">
              <w:rPr>
                <w:rFonts w:eastAsiaTheme="minorEastAsia" w:cs="Graphik"/>
                <w:color w:val="000000" w:themeColor="text1"/>
                <w:szCs w:val="20"/>
              </w:rPr>
              <w:t xml:space="preserve">APIs </w:t>
            </w:r>
            <w:r w:rsidR="00644368">
              <w:rPr>
                <w:rFonts w:eastAsiaTheme="minorEastAsia" w:cs="Graphik"/>
                <w:color w:val="000000" w:themeColor="text1"/>
                <w:szCs w:val="20"/>
              </w:rPr>
              <w:t>that facilitate</w:t>
            </w:r>
            <w:r w:rsidRPr="00D5584A">
              <w:rPr>
                <w:rFonts w:eastAsiaTheme="minorEastAsia" w:cs="Graphik"/>
                <w:color w:val="000000" w:themeColor="text1"/>
                <w:szCs w:val="20"/>
              </w:rPr>
              <w:t xml:space="preserve"> configuration </w:t>
            </w:r>
            <w:r w:rsidR="00644368">
              <w:rPr>
                <w:rFonts w:eastAsiaTheme="minorEastAsia" w:cs="Graphik"/>
                <w:color w:val="000000" w:themeColor="text1"/>
                <w:szCs w:val="20"/>
              </w:rPr>
              <w:t>and</w:t>
            </w:r>
            <w:r w:rsidRPr="00D5584A">
              <w:rPr>
                <w:rFonts w:eastAsiaTheme="minorEastAsia" w:cs="Graphik"/>
                <w:color w:val="000000" w:themeColor="text1"/>
                <w:szCs w:val="20"/>
              </w:rPr>
              <w:t xml:space="preserve"> middleware function</w:t>
            </w:r>
            <w:r w:rsidR="00644368">
              <w:rPr>
                <w:rFonts w:eastAsiaTheme="minorEastAsia" w:cs="Graphik"/>
                <w:color w:val="000000" w:themeColor="text1"/>
                <w:szCs w:val="20"/>
              </w:rPr>
              <w:t>s</w:t>
            </w:r>
            <w:r w:rsidRPr="00D5584A">
              <w:rPr>
                <w:rFonts w:eastAsiaTheme="minorEastAsia" w:cs="Graphik"/>
                <w:color w:val="000000" w:themeColor="text1"/>
                <w:szCs w:val="20"/>
              </w:rPr>
              <w:t>.</w:t>
            </w:r>
          </w:p>
        </w:tc>
        <w:tc>
          <w:tcPr>
            <w:tcW w:w="3679" w:type="dxa"/>
          </w:tcPr>
          <w:p w14:paraId="27BA8F1E" w14:textId="1DD708FB" w:rsidR="001D3B7A" w:rsidRDefault="00CC2DCB" w:rsidP="00D5584A">
            <w:pPr>
              <w:pStyle w:val="DELETE"/>
              <w:spacing w:beforeLines="20" w:before="48" w:afterLines="20" w:after="48"/>
              <w:rPr>
                <w:rFonts w:eastAsiaTheme="minorEastAsia" w:cs="Graphik"/>
                <w:color w:val="000000" w:themeColor="text1"/>
                <w:szCs w:val="20"/>
              </w:rPr>
            </w:pPr>
            <w:r>
              <w:rPr>
                <w:rFonts w:eastAsiaTheme="minorEastAsia" w:cs="Graphik"/>
                <w:color w:val="000000" w:themeColor="text1"/>
                <w:szCs w:val="20"/>
              </w:rPr>
              <w:t>OH</w:t>
            </w:r>
            <w:r w:rsidR="00B74285" w:rsidRPr="00D5584A">
              <w:rPr>
                <w:rFonts w:eastAsiaTheme="minorEastAsia" w:cs="Graphik"/>
                <w:color w:val="000000" w:themeColor="text1"/>
                <w:szCs w:val="20"/>
              </w:rPr>
              <w:t xml:space="preserve"> </w:t>
            </w:r>
            <w:r>
              <w:rPr>
                <w:rFonts w:eastAsiaTheme="minorEastAsia" w:cs="Graphik"/>
                <w:color w:val="000000" w:themeColor="text1"/>
                <w:szCs w:val="20"/>
              </w:rPr>
              <w:t>Module</w:t>
            </w:r>
            <w:r w:rsidRPr="00D5584A">
              <w:rPr>
                <w:rFonts w:eastAsiaTheme="minorEastAsia" w:cs="Graphik"/>
                <w:color w:val="000000" w:themeColor="text1"/>
                <w:szCs w:val="20"/>
              </w:rPr>
              <w:t xml:space="preserve"> </w:t>
            </w:r>
            <w:r w:rsidR="00B74285" w:rsidRPr="00D5584A">
              <w:rPr>
                <w:rFonts w:eastAsiaTheme="minorEastAsia" w:cs="Graphik"/>
                <w:color w:val="000000" w:themeColor="text1"/>
                <w:szCs w:val="20"/>
              </w:rPr>
              <w:t>APIs</w:t>
            </w:r>
            <w:r w:rsidR="00644368">
              <w:rPr>
                <w:rFonts w:eastAsiaTheme="minorEastAsia" w:cs="Graphik"/>
                <w:color w:val="000000" w:themeColor="text1"/>
                <w:szCs w:val="20"/>
              </w:rPr>
              <w:t xml:space="preserve"> </w:t>
            </w:r>
            <w:r w:rsidR="001D3B7A" w:rsidRPr="00D5584A">
              <w:rPr>
                <w:rFonts w:eastAsiaTheme="minorEastAsia" w:cs="Graphik"/>
                <w:color w:val="000000" w:themeColor="text1"/>
                <w:szCs w:val="20"/>
              </w:rPr>
              <w:t>– 4</w:t>
            </w:r>
          </w:p>
          <w:p w14:paraId="06F186B0" w14:textId="03EA2316" w:rsidR="00CC2DCB" w:rsidRDefault="00CC2DCB" w:rsidP="00D5584A">
            <w:pPr>
              <w:pStyle w:val="DELETE"/>
              <w:spacing w:beforeLines="20" w:before="48" w:afterLines="20" w:after="48"/>
              <w:rPr>
                <w:rFonts w:eastAsiaTheme="minorEastAsia" w:cs="Graphik"/>
                <w:color w:val="000000" w:themeColor="text1"/>
                <w:szCs w:val="20"/>
              </w:rPr>
            </w:pPr>
            <w:r>
              <w:rPr>
                <w:rFonts w:eastAsiaTheme="minorEastAsia" w:cs="Graphik"/>
                <w:color w:val="000000" w:themeColor="text1"/>
                <w:szCs w:val="20"/>
              </w:rPr>
              <w:t>OH Config APIs – 24</w:t>
            </w:r>
          </w:p>
          <w:p w14:paraId="4E93F867" w14:textId="176DB6ED" w:rsidR="00CC2DCB" w:rsidRPr="00D5584A" w:rsidRDefault="00BC0A82" w:rsidP="00D5584A">
            <w:pPr>
              <w:pStyle w:val="DELETE"/>
              <w:spacing w:beforeLines="20" w:before="48" w:afterLines="20" w:after="48"/>
              <w:rPr>
                <w:rFonts w:eastAsiaTheme="minorEastAsia" w:cs="Graphik"/>
                <w:color w:val="000000" w:themeColor="text1"/>
                <w:szCs w:val="20"/>
              </w:rPr>
            </w:pPr>
            <w:r>
              <w:rPr>
                <w:rFonts w:eastAsiaTheme="minorEastAsia" w:cs="Graphik"/>
                <w:color w:val="000000" w:themeColor="text1"/>
                <w:szCs w:val="20"/>
              </w:rPr>
              <w:t>Entity Viewer Config APIs - 30</w:t>
            </w:r>
          </w:p>
        </w:tc>
      </w:tr>
      <w:tr w:rsidR="00DB7220" w14:paraId="4EDD8D5B" w14:textId="77777777" w:rsidTr="00F21CB9">
        <w:trPr>
          <w:trHeight w:val="300"/>
        </w:trPr>
        <w:tc>
          <w:tcPr>
            <w:tcW w:w="6655" w:type="dxa"/>
          </w:tcPr>
          <w:p w14:paraId="1D4A45EA" w14:textId="52F95FAD" w:rsidR="00DB7220" w:rsidRDefault="00DB7220" w:rsidP="00DB7220">
            <w:pPr>
              <w:spacing w:beforeLines="20" w:before="48" w:afterLines="20" w:after="48"/>
            </w:pPr>
            <w:hyperlink r:id="rId24" w:tgtFrame="_blank" w:history="1">
              <w:r w:rsidR="00CF080A">
                <w:rPr>
                  <w:rStyle w:val="Hyperlink"/>
                  <w:color w:val="004DFF"/>
                  <w:spacing w:val="2"/>
                  <w:shd w:val="clear" w:color="auto" w:fill="FFFFFF"/>
                </w:rPr>
                <w:t>IAI</w:t>
              </w:r>
              <w:r>
                <w:rPr>
                  <w:rStyle w:val="Hyperlink"/>
                  <w:color w:val="004DFF"/>
                  <w:spacing w:val="2"/>
                  <w:shd w:val="clear" w:color="auto" w:fill="FFFFFF"/>
                </w:rPr>
                <w:t xml:space="preserve"> Operations Hierarchy UI Guide</w:t>
              </w:r>
            </w:hyperlink>
          </w:p>
        </w:tc>
        <w:tc>
          <w:tcPr>
            <w:tcW w:w="5496" w:type="dxa"/>
          </w:tcPr>
          <w:p w14:paraId="4568D14A" w14:textId="5E8F3414" w:rsidR="00DB7220" w:rsidRPr="00D5584A" w:rsidRDefault="00DB7220" w:rsidP="00DB7220">
            <w:pPr>
              <w:pStyle w:val="DELETE"/>
              <w:spacing w:beforeLines="20" w:before="48" w:afterLines="20" w:after="48"/>
              <w:ind w:right="288"/>
              <w:rPr>
                <w:rFonts w:eastAsiaTheme="minorEastAsia" w:cs="Graphik"/>
                <w:color w:val="000000" w:themeColor="text1"/>
                <w:szCs w:val="20"/>
              </w:rPr>
            </w:pPr>
            <w:r>
              <w:rPr>
                <w:rFonts w:eastAsia="Graphik" w:cs="Graphik"/>
                <w:color w:val="000000" w:themeColor="text1"/>
                <w:szCs w:val="20"/>
              </w:rPr>
              <w:t xml:space="preserve">This document explains how to use the Operation Hierarchy component of the </w:t>
            </w:r>
            <w:r w:rsidR="00CF080A">
              <w:rPr>
                <w:rFonts w:eastAsia="Graphik" w:cs="Graphik"/>
                <w:color w:val="000000" w:themeColor="text1"/>
                <w:szCs w:val="20"/>
              </w:rPr>
              <w:t>IAI</w:t>
            </w:r>
            <w:r>
              <w:rPr>
                <w:rFonts w:eastAsia="Graphik" w:cs="Graphik"/>
                <w:color w:val="000000" w:themeColor="text1"/>
                <w:szCs w:val="20"/>
              </w:rPr>
              <w:t xml:space="preserve"> UI. After reading this document, the user should understand how to launch the UI and perform various actions related to the hierarchy of assets.</w:t>
            </w:r>
          </w:p>
        </w:tc>
        <w:tc>
          <w:tcPr>
            <w:tcW w:w="3679" w:type="dxa"/>
          </w:tcPr>
          <w:p w14:paraId="47C14650" w14:textId="77777777" w:rsidR="00DB7220" w:rsidRDefault="00DB7220" w:rsidP="00DB7220">
            <w:pPr>
              <w:spacing w:beforeLines="20" w:before="48" w:afterLines="20" w:after="48"/>
              <w:rPr>
                <w:rFonts w:eastAsia="Graphik" w:cs="Graphik"/>
                <w:color w:val="000000" w:themeColor="text1"/>
                <w:szCs w:val="20"/>
              </w:rPr>
            </w:pPr>
            <w:r>
              <w:rPr>
                <w:rFonts w:eastAsia="Graphik" w:cs="Graphik"/>
                <w:color w:val="000000" w:themeColor="text1"/>
                <w:szCs w:val="20"/>
              </w:rPr>
              <w:t>Launch the Application – 4</w:t>
            </w:r>
          </w:p>
          <w:p w14:paraId="5CB34CEB" w14:textId="33D51DFA" w:rsidR="00DB7220" w:rsidRDefault="00300E52" w:rsidP="00DB7220">
            <w:pPr>
              <w:spacing w:beforeLines="20" w:before="48" w:afterLines="20" w:after="48"/>
              <w:rPr>
                <w:rFonts w:eastAsia="Graphik" w:cs="Graphik"/>
                <w:color w:val="000000" w:themeColor="text1"/>
                <w:szCs w:val="20"/>
              </w:rPr>
            </w:pPr>
            <w:r>
              <w:rPr>
                <w:rFonts w:eastAsia="Graphik" w:cs="Graphik"/>
                <w:color w:val="000000" w:themeColor="text1"/>
                <w:szCs w:val="20"/>
              </w:rPr>
              <w:t>OH Interface</w:t>
            </w:r>
            <w:r w:rsidR="00DB7220">
              <w:rPr>
                <w:rFonts w:eastAsia="Graphik" w:cs="Graphik"/>
                <w:color w:val="000000" w:themeColor="text1"/>
                <w:szCs w:val="20"/>
              </w:rPr>
              <w:t xml:space="preserve"> – </w:t>
            </w:r>
            <w:r w:rsidR="008D1AC0">
              <w:rPr>
                <w:rFonts w:eastAsia="Graphik" w:cs="Graphik"/>
                <w:color w:val="000000" w:themeColor="text1"/>
                <w:szCs w:val="20"/>
              </w:rPr>
              <w:t>6</w:t>
            </w:r>
          </w:p>
          <w:p w14:paraId="2352750A" w14:textId="2BC83960" w:rsidR="008D1AC0" w:rsidRDefault="008D1AC0" w:rsidP="00DB7220">
            <w:pPr>
              <w:spacing w:beforeLines="20" w:before="48" w:afterLines="20" w:after="48"/>
              <w:rPr>
                <w:rFonts w:eastAsia="Graphik" w:cs="Graphik"/>
                <w:color w:val="000000" w:themeColor="text1"/>
                <w:szCs w:val="20"/>
              </w:rPr>
            </w:pPr>
            <w:r>
              <w:rPr>
                <w:rFonts w:eastAsia="Graphik" w:cs="Graphik"/>
                <w:color w:val="000000" w:themeColor="text1"/>
                <w:szCs w:val="20"/>
              </w:rPr>
              <w:t>Structure and Status - 6</w:t>
            </w:r>
          </w:p>
          <w:p w14:paraId="659AB5C0" w14:textId="2137CC7D" w:rsidR="00DB7220" w:rsidRDefault="00DB7220" w:rsidP="00DB7220">
            <w:pPr>
              <w:spacing w:beforeLines="20" w:before="48" w:afterLines="20" w:after="48"/>
              <w:rPr>
                <w:rFonts w:eastAsia="Graphik" w:cs="Graphik"/>
                <w:color w:val="000000" w:themeColor="text1"/>
                <w:szCs w:val="20"/>
              </w:rPr>
            </w:pPr>
            <w:r>
              <w:rPr>
                <w:rFonts w:eastAsia="Graphik" w:cs="Graphik"/>
                <w:color w:val="000000" w:themeColor="text1"/>
                <w:szCs w:val="20"/>
              </w:rPr>
              <w:t xml:space="preserve">Search – </w:t>
            </w:r>
            <w:r w:rsidR="008D1AC0">
              <w:rPr>
                <w:rFonts w:eastAsia="Graphik" w:cs="Graphik"/>
                <w:color w:val="000000" w:themeColor="text1"/>
                <w:szCs w:val="20"/>
              </w:rPr>
              <w:t>7</w:t>
            </w:r>
          </w:p>
          <w:p w14:paraId="7B3B738B" w14:textId="1E6C6932" w:rsidR="00DB7220" w:rsidRDefault="00DB7220" w:rsidP="00DB7220">
            <w:pPr>
              <w:spacing w:beforeLines="20" w:before="48" w:afterLines="20" w:after="48"/>
              <w:rPr>
                <w:rFonts w:eastAsia="Graphik" w:cs="Graphik"/>
                <w:color w:val="000000" w:themeColor="text1"/>
                <w:szCs w:val="20"/>
              </w:rPr>
            </w:pPr>
            <w:r>
              <w:rPr>
                <w:rFonts w:eastAsia="Graphik" w:cs="Graphik"/>
                <w:color w:val="000000" w:themeColor="text1"/>
                <w:szCs w:val="20"/>
              </w:rPr>
              <w:t xml:space="preserve">Filter – </w:t>
            </w:r>
            <w:r w:rsidR="008D1AC0">
              <w:rPr>
                <w:rFonts w:eastAsia="Graphik" w:cs="Graphik"/>
                <w:color w:val="000000" w:themeColor="text1"/>
                <w:szCs w:val="20"/>
              </w:rPr>
              <w:t>8</w:t>
            </w:r>
          </w:p>
          <w:p w14:paraId="32CC91CF" w14:textId="345EE382" w:rsidR="00DB7220" w:rsidRDefault="00DB7220" w:rsidP="00DB7220">
            <w:pPr>
              <w:spacing w:beforeLines="20" w:before="48" w:afterLines="20" w:after="48"/>
              <w:rPr>
                <w:rFonts w:eastAsia="Graphik" w:cs="Graphik"/>
                <w:color w:val="000000" w:themeColor="text1"/>
                <w:szCs w:val="20"/>
              </w:rPr>
            </w:pPr>
            <w:r>
              <w:rPr>
                <w:rFonts w:eastAsia="Graphik" w:cs="Graphik"/>
                <w:color w:val="000000" w:themeColor="text1"/>
                <w:szCs w:val="20"/>
              </w:rPr>
              <w:t xml:space="preserve">Selection – </w:t>
            </w:r>
            <w:r w:rsidR="008D1AC0">
              <w:rPr>
                <w:rFonts w:eastAsia="Graphik" w:cs="Graphik"/>
                <w:color w:val="000000" w:themeColor="text1"/>
                <w:szCs w:val="20"/>
              </w:rPr>
              <w:t>8</w:t>
            </w:r>
          </w:p>
          <w:p w14:paraId="6D0284D8" w14:textId="41838DCE" w:rsidR="00DB7220" w:rsidRDefault="00DB7220" w:rsidP="00DB7220">
            <w:pPr>
              <w:spacing w:beforeLines="20" w:before="48" w:afterLines="20" w:after="48"/>
              <w:rPr>
                <w:rFonts w:eastAsia="Graphik" w:cs="Graphik"/>
                <w:color w:val="000000" w:themeColor="text1"/>
                <w:szCs w:val="20"/>
              </w:rPr>
            </w:pPr>
            <w:r>
              <w:rPr>
                <w:rFonts w:eastAsia="Graphik" w:cs="Graphik"/>
                <w:color w:val="000000" w:themeColor="text1"/>
                <w:szCs w:val="20"/>
              </w:rPr>
              <w:t xml:space="preserve">Entity Viewer </w:t>
            </w:r>
            <w:r w:rsidR="008D1AC0">
              <w:rPr>
                <w:rFonts w:eastAsia="Graphik" w:cs="Graphik"/>
                <w:color w:val="000000" w:themeColor="text1"/>
                <w:szCs w:val="20"/>
              </w:rPr>
              <w:t xml:space="preserve">Interface </w:t>
            </w:r>
            <w:r>
              <w:rPr>
                <w:rFonts w:eastAsia="Graphik" w:cs="Graphik"/>
                <w:color w:val="000000" w:themeColor="text1"/>
                <w:szCs w:val="20"/>
              </w:rPr>
              <w:t xml:space="preserve">– </w:t>
            </w:r>
            <w:r w:rsidR="008D1AC0">
              <w:rPr>
                <w:rFonts w:eastAsia="Graphik" w:cs="Graphik"/>
                <w:color w:val="000000" w:themeColor="text1"/>
                <w:szCs w:val="20"/>
              </w:rPr>
              <w:t>9</w:t>
            </w:r>
          </w:p>
          <w:p w14:paraId="14AF39B9" w14:textId="12CB1E2A" w:rsidR="00DB7220" w:rsidRDefault="00DB7220" w:rsidP="00DB7220">
            <w:pPr>
              <w:spacing w:beforeLines="20" w:before="48" w:afterLines="20" w:after="48"/>
              <w:rPr>
                <w:rFonts w:eastAsia="Graphik" w:cs="Graphik"/>
                <w:color w:val="000000" w:themeColor="text1"/>
                <w:szCs w:val="20"/>
              </w:rPr>
            </w:pPr>
            <w:r>
              <w:rPr>
                <w:rFonts w:eastAsia="Graphik" w:cs="Graphik"/>
                <w:color w:val="000000" w:themeColor="text1"/>
                <w:szCs w:val="20"/>
              </w:rPr>
              <w:t xml:space="preserve">Entity Viewer Configuration – </w:t>
            </w:r>
            <w:r w:rsidR="008D1AC0">
              <w:rPr>
                <w:rFonts w:eastAsia="Graphik" w:cs="Graphik"/>
                <w:color w:val="000000" w:themeColor="text1"/>
                <w:szCs w:val="20"/>
              </w:rPr>
              <w:t>10</w:t>
            </w:r>
          </w:p>
          <w:p w14:paraId="6131CEF6" w14:textId="3FAEC4EB" w:rsidR="00DB7220" w:rsidRPr="00FD51F1" w:rsidRDefault="00DB7220" w:rsidP="00FD51F1">
            <w:pPr>
              <w:spacing w:beforeLines="20" w:before="48" w:afterLines="20" w:after="48"/>
              <w:rPr>
                <w:rFonts w:eastAsia="Graphik" w:cs="Graphik"/>
                <w:color w:val="000000" w:themeColor="text1"/>
                <w:szCs w:val="20"/>
              </w:rPr>
            </w:pPr>
            <w:r>
              <w:rPr>
                <w:rFonts w:eastAsia="Graphik" w:cs="Graphik"/>
                <w:color w:val="000000" w:themeColor="text1"/>
                <w:szCs w:val="20"/>
              </w:rPr>
              <w:t>Sample Configuration - 1</w:t>
            </w:r>
            <w:r w:rsidR="008D1AC0">
              <w:rPr>
                <w:rFonts w:eastAsia="Graphik" w:cs="Graphik"/>
                <w:color w:val="000000" w:themeColor="text1"/>
                <w:szCs w:val="20"/>
              </w:rPr>
              <w:t>1</w:t>
            </w:r>
          </w:p>
        </w:tc>
      </w:tr>
      <w:tr w:rsidR="00FF1040" w14:paraId="4227EFBC" w14:textId="60A07AFC" w:rsidTr="00F21CB9">
        <w:tc>
          <w:tcPr>
            <w:tcW w:w="6655" w:type="dxa"/>
          </w:tcPr>
          <w:p w14:paraId="02E3897C" w14:textId="0F9FD22E" w:rsidR="000C51FE" w:rsidRDefault="008F3CC7" w:rsidP="00F21CB9">
            <w:pPr>
              <w:shd w:val="clear" w:color="auto" w:fill="FFFFFF"/>
              <w:spacing w:line="240" w:lineRule="auto"/>
              <w:jc w:val="left"/>
              <w:rPr>
                <w:rStyle w:val="Hyperlink"/>
                <w:color w:val="004DFF"/>
                <w:spacing w:val="2"/>
                <w:szCs w:val="20"/>
              </w:rPr>
            </w:pPr>
            <w:hyperlink r:id="rId25" w:tgtFrame="_blank" w:history="1">
              <w:r w:rsidR="00CF080A">
                <w:rPr>
                  <w:rStyle w:val="Hyperlink"/>
                  <w:color w:val="004DFF"/>
                  <w:spacing w:val="2"/>
                  <w:szCs w:val="20"/>
                </w:rPr>
                <w:t>IAI</w:t>
              </w:r>
              <w:r>
                <w:rPr>
                  <w:rStyle w:val="Hyperlink"/>
                  <w:color w:val="004DFF"/>
                  <w:spacing w:val="2"/>
                  <w:szCs w:val="20"/>
                </w:rPr>
                <w:t xml:space="preserve"> Cognite Operations Hierarchy Backend Deployment Guide</w:t>
              </w:r>
            </w:hyperlink>
          </w:p>
          <w:p w14:paraId="0FE40ECF" w14:textId="4AFD34F6" w:rsidR="00FF1040" w:rsidRPr="003A70EE" w:rsidRDefault="001F65F9" w:rsidP="003A70EE">
            <w:pPr>
              <w:shd w:val="clear" w:color="auto" w:fill="FFFFFF"/>
              <w:spacing w:line="240" w:lineRule="auto"/>
              <w:rPr>
                <w:color w:val="393A3E"/>
                <w:spacing w:val="2"/>
                <w:szCs w:val="20"/>
              </w:rPr>
            </w:pPr>
            <w:hyperlink r:id="rId26" w:history="1">
              <w:r w:rsidR="00CF080A">
                <w:rPr>
                  <w:rStyle w:val="Hyperlink"/>
                  <w:rFonts w:eastAsia="Calibri"/>
                </w:rPr>
                <w:t>IAI</w:t>
              </w:r>
              <w:r>
                <w:rPr>
                  <w:rStyle w:val="Hyperlink"/>
                  <w:rFonts w:eastAsia="Calibri"/>
                </w:rPr>
                <w:t xml:space="preserve"> Azure Operations Hierarchy Deployment Guide</w:t>
              </w:r>
            </w:hyperlink>
          </w:p>
        </w:tc>
        <w:tc>
          <w:tcPr>
            <w:tcW w:w="5496" w:type="dxa"/>
          </w:tcPr>
          <w:p w14:paraId="3B18D173" w14:textId="5E68745F" w:rsidR="00FF1040" w:rsidRPr="00D5584A" w:rsidRDefault="001E7B5C" w:rsidP="00F21CB9">
            <w:pPr>
              <w:pStyle w:val="DELETE"/>
              <w:spacing w:beforeLines="20" w:before="48" w:afterLines="20" w:after="48"/>
              <w:ind w:right="288"/>
              <w:rPr>
                <w:rFonts w:eastAsia="Graphik" w:cs="Graphik"/>
                <w:color w:val="000000" w:themeColor="text1"/>
                <w:szCs w:val="20"/>
              </w:rPr>
            </w:pPr>
            <w:r w:rsidRPr="00D5584A">
              <w:rPr>
                <w:rFonts w:eastAsia="Graphik" w:cs="Graphik"/>
                <w:color w:val="000000" w:themeColor="text1"/>
                <w:szCs w:val="20"/>
              </w:rPr>
              <w:t>This guide describes the deployment of the Operations Hierarchy Module APIs including</w:t>
            </w:r>
            <w:r w:rsidR="00F21CB9">
              <w:rPr>
                <w:rFonts w:eastAsia="Graphik" w:cs="Graphik"/>
                <w:color w:val="000000" w:themeColor="text1"/>
                <w:szCs w:val="20"/>
              </w:rPr>
              <w:t xml:space="preserve"> </w:t>
            </w:r>
            <w:r w:rsidRPr="00D5584A">
              <w:rPr>
                <w:rFonts w:eastAsia="Graphik" w:cs="Graphik"/>
                <w:color w:val="000000" w:themeColor="text1"/>
                <w:szCs w:val="20"/>
              </w:rPr>
              <w:t>Infrastructure as Code Microservice (IaC MS)</w:t>
            </w:r>
            <w:r w:rsidR="00F21CB9">
              <w:rPr>
                <w:rFonts w:eastAsia="Graphik" w:cs="Graphik"/>
                <w:color w:val="000000" w:themeColor="text1"/>
                <w:szCs w:val="20"/>
              </w:rPr>
              <w:t xml:space="preserve"> and </w:t>
            </w:r>
            <w:r w:rsidRPr="00D5584A">
              <w:rPr>
                <w:rFonts w:eastAsia="Graphik" w:cs="Graphik"/>
                <w:color w:val="000000" w:themeColor="text1"/>
                <w:szCs w:val="20"/>
              </w:rPr>
              <w:t>Swagger file deployment</w:t>
            </w:r>
            <w:r w:rsidR="00F21CB9">
              <w:rPr>
                <w:rFonts w:eastAsia="Graphik" w:cs="Graphik"/>
                <w:color w:val="000000" w:themeColor="text1"/>
                <w:szCs w:val="20"/>
              </w:rPr>
              <w:t>.</w:t>
            </w:r>
          </w:p>
        </w:tc>
        <w:tc>
          <w:tcPr>
            <w:tcW w:w="3679" w:type="dxa"/>
          </w:tcPr>
          <w:p w14:paraId="1B2FD872" w14:textId="33743F9B" w:rsidR="0012500D" w:rsidRPr="00D5584A" w:rsidRDefault="00450ECA" w:rsidP="00D5584A">
            <w:pPr>
              <w:pStyle w:val="DELETE"/>
              <w:spacing w:beforeLines="20" w:before="48" w:afterLines="20" w:after="48"/>
              <w:rPr>
                <w:rFonts w:eastAsia="Graphik" w:cs="Graphik"/>
                <w:color w:val="000000" w:themeColor="text1"/>
                <w:szCs w:val="20"/>
              </w:rPr>
            </w:pPr>
            <w:r w:rsidRPr="00D5584A">
              <w:rPr>
                <w:rFonts w:eastAsia="Graphik" w:cs="Graphik"/>
                <w:color w:val="000000" w:themeColor="text1"/>
                <w:szCs w:val="20"/>
              </w:rPr>
              <w:t>Deployment Pipeline – 4</w:t>
            </w:r>
          </w:p>
          <w:p w14:paraId="079B10A8" w14:textId="686DA2E1" w:rsidR="00450ECA" w:rsidRPr="00D5584A" w:rsidRDefault="00450ECA" w:rsidP="00D5584A">
            <w:pPr>
              <w:pStyle w:val="DELETE"/>
              <w:spacing w:beforeLines="20" w:before="48" w:afterLines="20" w:after="48"/>
              <w:rPr>
                <w:rFonts w:eastAsia="Graphik" w:cs="Graphik"/>
                <w:color w:val="000000" w:themeColor="text1"/>
                <w:szCs w:val="20"/>
              </w:rPr>
            </w:pPr>
            <w:r w:rsidRPr="00D5584A">
              <w:rPr>
                <w:rFonts w:eastAsia="Graphik" w:cs="Graphik"/>
                <w:color w:val="000000" w:themeColor="text1"/>
                <w:szCs w:val="20"/>
              </w:rPr>
              <w:t xml:space="preserve">Deployment Steps </w:t>
            </w:r>
            <w:r w:rsidR="00644368" w:rsidRPr="00D5584A">
              <w:rPr>
                <w:rFonts w:eastAsia="Graphik" w:cs="Graphik"/>
                <w:color w:val="000000" w:themeColor="text1"/>
                <w:szCs w:val="20"/>
              </w:rPr>
              <w:t xml:space="preserve">– </w:t>
            </w:r>
            <w:r w:rsidRPr="00D5584A">
              <w:rPr>
                <w:rFonts w:eastAsia="Graphik" w:cs="Graphik"/>
                <w:color w:val="000000" w:themeColor="text1"/>
                <w:szCs w:val="20"/>
              </w:rPr>
              <w:t>5</w:t>
            </w:r>
          </w:p>
        </w:tc>
      </w:tr>
    </w:tbl>
    <w:p w14:paraId="394B0550" w14:textId="77777777" w:rsidR="00645EA8" w:rsidRPr="00AC15A5" w:rsidRDefault="00645EA8" w:rsidP="003A70EE"/>
    <w:sectPr w:rsidR="00645EA8" w:rsidRPr="00AC15A5" w:rsidSect="003A70EE">
      <w:pgSz w:w="18720" w:h="14400" w:orient="landscape" w:code="5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7F78BC" w14:textId="77777777" w:rsidR="00B27C91" w:rsidRDefault="00B27C91" w:rsidP="00AE2073">
      <w:r>
        <w:separator/>
      </w:r>
    </w:p>
  </w:endnote>
  <w:endnote w:type="continuationSeparator" w:id="0">
    <w:p w14:paraId="4652298B" w14:textId="77777777" w:rsidR="00B27C91" w:rsidRDefault="00B27C91" w:rsidP="00AE2073">
      <w:r>
        <w:continuationSeparator/>
      </w:r>
    </w:p>
  </w:endnote>
  <w:endnote w:type="continuationNotice" w:id="1">
    <w:p w14:paraId="6C4A37E7" w14:textId="77777777" w:rsidR="00B27C91" w:rsidRDefault="00B27C9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raphik">
    <w:panose1 w:val="020B0503030202060203"/>
    <w:charset w:val="00"/>
    <w:family w:val="swiss"/>
    <w:pitch w:val="variable"/>
    <w:sig w:usb0="00000007" w:usb1="00000000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2967B" w14:textId="7B2E57C1" w:rsidR="006324D6" w:rsidRPr="00385DDD" w:rsidRDefault="00095650" w:rsidP="00D61228">
    <w:pPr>
      <w:ind w:left="-567"/>
      <w:rPr>
        <w:sz w:val="18"/>
        <w:szCs w:val="18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1A853D67" wp14:editId="2FC6478A">
          <wp:simplePos x="0" y="0"/>
          <wp:positionH relativeFrom="column">
            <wp:posOffset>11812329</wp:posOffset>
          </wp:positionH>
          <wp:positionV relativeFrom="paragraph">
            <wp:posOffset>15299</wp:posOffset>
          </wp:positionV>
          <wp:extent cx="365125" cy="381000"/>
          <wp:effectExtent l="0" t="0" r="0" b="0"/>
          <wp:wrapThrough wrapText="bothSides">
            <wp:wrapPolygon edited="0">
              <wp:start x="21600" y="21600"/>
              <wp:lineTo x="21600" y="1080"/>
              <wp:lineTo x="17092" y="1080"/>
              <wp:lineTo x="15965" y="1080"/>
              <wp:lineTo x="1315" y="7560"/>
              <wp:lineTo x="1315" y="15120"/>
              <wp:lineTo x="17092" y="21600"/>
              <wp:lineTo x="21600" y="21600"/>
            </wp:wrapPolygon>
          </wp:wrapThrough>
          <wp:docPr id="1500992175" name="Picture 1500992175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00992175" name="Picture 1500992175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0800000" flipH="1">
                    <a:off x="0" y="0"/>
                    <a:ext cx="365125" cy="381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D61228">
      <w:rPr>
        <w:sz w:val="18"/>
        <w:szCs w:val="18"/>
      </w:rPr>
      <w:t>© 202</w:t>
    </w:r>
    <w:r w:rsidR="007B7637">
      <w:rPr>
        <w:sz w:val="18"/>
        <w:szCs w:val="18"/>
      </w:rPr>
      <w:t>5</w:t>
    </w:r>
    <w:r w:rsidR="00D61228">
      <w:rPr>
        <w:sz w:val="18"/>
        <w:szCs w:val="18"/>
      </w:rPr>
      <w:t xml:space="preserve"> Accenture. All rights reserved.</w:t>
    </w:r>
    <w:r w:rsidR="00D61228" w:rsidRPr="00D61228">
      <w:rPr>
        <w:sz w:val="18"/>
        <w:szCs w:val="18"/>
      </w:rPr>
      <w:ptab w:relativeTo="margin" w:alignment="center" w:leader="none"/>
    </w:r>
    <w:r w:rsidR="00D61228">
      <w:rPr>
        <w:sz w:val="18"/>
        <w:szCs w:val="18"/>
      </w:rPr>
      <w:t xml:space="preserve">                  Document Version: </w:t>
    </w:r>
    <w:sdt>
      <w:sdtPr>
        <w:rPr>
          <w:sz w:val="18"/>
          <w:szCs w:val="18"/>
        </w:rPr>
        <w:alias w:val="Label"/>
        <w:tag w:val="DLCPolicyLabelValue"/>
        <w:id w:val="-841555840"/>
        <w:lock w:val="contentLocked"/>
        <w:placeholder>
          <w:docPart w:val="6376546F1F2F4CCB8DCFB2DB2D9190DC"/>
        </w:placeholder>
        <w:dataBinding w:prefixMappings="xmlns:ns0='http://schemas.microsoft.com/office/2006/metadata/properties' xmlns:ns1='http://www.w3.org/2001/XMLSchema-instance' xmlns:ns2='http://schemas.microsoft.com/office/infopath/2007/PartnerControls' xmlns:ns3='c4bbe816-f9b7-401b-8d8f-485022adc0f2' xmlns:ns4='81909fe3-6ae3-4e8c-8389-1cd7b8cbfe53' " w:xpath="/ns0:properties[1]/documentManagement[1]/ns4:DLCPolicyLabelValue[1]" w:storeItemID="{8D02FCFF-CA75-45BC-A806-88D993452CB5}"/>
        <w:text w:multiLine="1"/>
      </w:sdtPr>
      <w:sdtEndPr/>
      <w:sdtContent>
        <w:del w:id="1" w:author="Olson, Ed" w:date="2026-01-12T10:53:00Z" w16du:dateUtc="2026-01-12T16:53:00Z">
          <w:r w:rsidR="004605ED" w:rsidDel="00E35094">
            <w:rPr>
              <w:sz w:val="18"/>
              <w:szCs w:val="18"/>
            </w:rPr>
            <w:delText>7.0</w:delText>
          </w:r>
        </w:del>
        <w:del w:id="2" w:author="Olson, Ed" w:date="2026-01-16T10:55:00Z" w16du:dateUtc="2026-01-16T16:55:00Z">
          <w:r w:rsidR="00E35094" w:rsidDel="001F2716">
            <w:rPr>
              <w:sz w:val="18"/>
              <w:szCs w:val="18"/>
            </w:rPr>
            <w:delText>8.0</w:delText>
          </w:r>
        </w:del>
        <w:ins w:id="3" w:author="Olson, Ed" w:date="2026-01-16T10:55:00Z" w16du:dateUtc="2026-01-16T16:55:00Z">
          <w:r w:rsidR="001F2716">
            <w:rPr>
              <w:sz w:val="18"/>
              <w:szCs w:val="18"/>
            </w:rPr>
            <w:t>11.0</w:t>
          </w:r>
        </w:ins>
      </w:sdtContent>
    </w:sdt>
    <w:r w:rsidR="00D61228" w:rsidRPr="00D61228">
      <w:rPr>
        <w:sz w:val="18"/>
        <w:szCs w:val="18"/>
      </w:rPr>
      <w:ptab w:relativeTo="margin" w:alignment="right" w:leader="none"/>
    </w:r>
    <w:r w:rsidR="00D61228" w:rsidRPr="00D61228">
      <w:rPr>
        <w:sz w:val="18"/>
        <w:szCs w:val="18"/>
      </w:rPr>
      <w:fldChar w:fldCharType="begin"/>
    </w:r>
    <w:r w:rsidR="00D61228" w:rsidRPr="00D61228">
      <w:rPr>
        <w:sz w:val="18"/>
        <w:szCs w:val="18"/>
      </w:rPr>
      <w:instrText xml:space="preserve"> PAGE   \* MERGEFORMAT </w:instrText>
    </w:r>
    <w:r w:rsidR="00D61228" w:rsidRPr="00D61228">
      <w:rPr>
        <w:sz w:val="18"/>
        <w:szCs w:val="18"/>
      </w:rPr>
      <w:fldChar w:fldCharType="separate"/>
    </w:r>
    <w:r w:rsidR="00D61228" w:rsidRPr="00D61228">
      <w:rPr>
        <w:noProof/>
        <w:sz w:val="18"/>
        <w:szCs w:val="18"/>
      </w:rPr>
      <w:t>1</w:t>
    </w:r>
    <w:r w:rsidR="00D61228" w:rsidRPr="00D61228">
      <w:rPr>
        <w:noProof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56C3A" w14:textId="09FE947C" w:rsidR="00F61D98" w:rsidRDefault="00F61D98">
    <w:pPr>
      <w:pStyle w:val="Footer"/>
    </w:pPr>
    <w:r>
      <w:t>© 202</w:t>
    </w:r>
    <w:r w:rsidR="00284146">
      <w:t>5</w:t>
    </w:r>
    <w:r>
      <w:t xml:space="preserve"> Accenture. All rights reserved.</w:t>
    </w:r>
    <w:r>
      <w:ptab w:relativeTo="margin" w:alignment="center" w:leader="none"/>
    </w:r>
    <w:r>
      <w:t xml:space="preserve">Document Version: </w:t>
    </w:r>
    <w:sdt>
      <w:sdtPr>
        <w:alias w:val="Label"/>
        <w:tag w:val="DLCPolicyLabelValue"/>
        <w:id w:val="-1692755645"/>
        <w:lock w:val="contentLocked"/>
        <w:placeholder>
          <w:docPart w:val="65496AAD95514FF29C1F34862607381B"/>
        </w:placeholder>
        <w:dataBinding w:prefixMappings="xmlns:ns0='http://schemas.microsoft.com/office/2006/metadata/properties' xmlns:ns1='http://www.w3.org/2001/XMLSchema-instance' xmlns:ns2='http://schemas.microsoft.com/office/infopath/2007/PartnerControls' xmlns:ns3='c4bbe816-f9b7-401b-8d8f-485022adc0f2' xmlns:ns4='81909fe3-6ae3-4e8c-8389-1cd7b8cbfe53' " w:xpath="/ns0:properties[1]/documentManagement[1]/ns4:DLCPolicyLabelValue[1]" w:storeItemID="{8D02FCFF-CA75-45BC-A806-88D993452CB5}"/>
        <w:text w:multiLine="1"/>
      </w:sdtPr>
      <w:sdtEndPr/>
      <w:sdtContent>
        <w:del w:id="4" w:author="Olson, Ed" w:date="2026-01-12T10:53:00Z" w16du:dateUtc="2026-01-12T16:53:00Z">
          <w:r w:rsidR="004605ED" w:rsidDel="00E35094">
            <w:delText>7.0</w:delText>
          </w:r>
        </w:del>
        <w:del w:id="5" w:author="Olson, Ed" w:date="2026-01-16T10:55:00Z" w16du:dateUtc="2026-01-16T16:55:00Z">
          <w:r w:rsidR="00E35094" w:rsidDel="001F2716">
            <w:delText>8.0</w:delText>
          </w:r>
        </w:del>
        <w:ins w:id="6" w:author="Olson, Ed" w:date="2026-01-16T10:55:00Z" w16du:dateUtc="2026-01-16T16:55:00Z">
          <w:r w:rsidR="001F2716">
            <w:t>11.0</w:t>
          </w:r>
        </w:ins>
      </w:sdtContent>
    </w:sdt>
    <w:r>
      <w:ptab w:relativeTo="margin" w:alignment="right" w:leader="none"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75EA8D" w14:textId="77777777" w:rsidR="00B27C91" w:rsidRDefault="00B27C91" w:rsidP="00AE2073">
      <w:r>
        <w:separator/>
      </w:r>
    </w:p>
  </w:footnote>
  <w:footnote w:type="continuationSeparator" w:id="0">
    <w:p w14:paraId="7C98FC28" w14:textId="77777777" w:rsidR="00B27C91" w:rsidRDefault="00B27C91" w:rsidP="00AE2073">
      <w:r>
        <w:continuationSeparator/>
      </w:r>
    </w:p>
  </w:footnote>
  <w:footnote w:type="continuationNotice" w:id="1">
    <w:p w14:paraId="0CCAA199" w14:textId="77777777" w:rsidR="00B27C91" w:rsidRDefault="00B27C9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C8AE19" w14:textId="79FBDC68" w:rsidR="006324D6" w:rsidRPr="006324D6" w:rsidRDefault="00084944" w:rsidP="005902DC">
    <w:pPr>
      <w:pStyle w:val="Header"/>
      <w:spacing w:after="360"/>
    </w:pPr>
    <w:r>
      <w:rPr>
        <w:noProof/>
        <w14:ligatures w14:val="none"/>
      </w:rPr>
      <w:drawing>
        <wp:inline distT="0" distB="0" distL="0" distR="0" wp14:anchorId="22482CD6" wp14:editId="6031F450">
          <wp:extent cx="1874168" cy="180000"/>
          <wp:effectExtent l="0" t="0" r="0" b="0"/>
          <wp:docPr id="1539985979" name="Picture 1" descr="Accenture Industry X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39985979" name="Picture 1" descr="Accenture Industry X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74168" cy="18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  <w:hyperlink r:id="rId2" w:history="1">
      <w:r>
        <w:rPr>
          <w:rStyle w:val="Hyperlink"/>
        </w:rPr>
        <w:t>Send Feedback</w:t>
      </w:r>
    </w:hyperlink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76309" w14:textId="15F49B41" w:rsidR="00084944" w:rsidRDefault="00CD6F27">
    <w:pPr>
      <w:pStyle w:val="Header"/>
    </w:pPr>
    <w:r>
      <w:rPr>
        <w:noProof/>
        <w14:ligatures w14:val="none"/>
      </w:rPr>
      <w:drawing>
        <wp:inline distT="0" distB="0" distL="0" distR="0" wp14:anchorId="541467FD" wp14:editId="304DA78E">
          <wp:extent cx="1499930" cy="144000"/>
          <wp:effectExtent l="0" t="0" r="0" b="8890"/>
          <wp:docPr id="281181287" name="Picture 2" descr="Accenture Industry X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1181287" name="Picture 2" descr="Accenture Industry X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9930" cy="144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  <w:hyperlink r:id="rId2" w:history="1">
      <w:r>
        <w:rPr>
          <w:rStyle w:val="Hyperlink"/>
        </w:rPr>
        <w:t>Send Feedback</w:t>
      </w:r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3064D778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C1F66E30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FFFFFF89"/>
    <w:multiLevelType w:val="singleLevel"/>
    <w:tmpl w:val="C19ACA2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79D336C"/>
    <w:multiLevelType w:val="hybridMultilevel"/>
    <w:tmpl w:val="2C004058"/>
    <w:lvl w:ilvl="0" w:tplc="76225AA0">
      <w:start w:val="1"/>
      <w:numFmt w:val="decimal"/>
      <w:pStyle w:val="Numberedlist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913854"/>
    <w:multiLevelType w:val="hybridMultilevel"/>
    <w:tmpl w:val="E8941C0A"/>
    <w:lvl w:ilvl="0" w:tplc="F23A3CAC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FB92DF"/>
    <w:multiLevelType w:val="hybridMultilevel"/>
    <w:tmpl w:val="CF4C4A60"/>
    <w:lvl w:ilvl="0" w:tplc="C256FC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BFC2F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53C37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59254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7CEC3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9C813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2F2E5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EF62B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1BAAA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512EDB"/>
    <w:multiLevelType w:val="hybridMultilevel"/>
    <w:tmpl w:val="C9C08832"/>
    <w:lvl w:ilvl="0" w:tplc="818089EA">
      <w:start w:val="1"/>
      <w:numFmt w:val="bullet"/>
      <w:pStyle w:val="TightLIs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0541C6D"/>
    <w:multiLevelType w:val="hybridMultilevel"/>
    <w:tmpl w:val="489E55AC"/>
    <w:lvl w:ilvl="0" w:tplc="FB5475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746872"/>
    <w:multiLevelType w:val="hybridMultilevel"/>
    <w:tmpl w:val="8C4A6DCE"/>
    <w:lvl w:ilvl="0" w:tplc="D878EB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5B48B6"/>
    <w:multiLevelType w:val="hybridMultilevel"/>
    <w:tmpl w:val="65CEFD7E"/>
    <w:lvl w:ilvl="0" w:tplc="6E96D404">
      <w:start w:val="1"/>
      <w:numFmt w:val="lowerLetter"/>
      <w:pStyle w:val="NOLIST2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78779CB"/>
    <w:multiLevelType w:val="hybridMultilevel"/>
    <w:tmpl w:val="886C11CE"/>
    <w:lvl w:ilvl="0" w:tplc="6890CBA2">
      <w:start w:val="1"/>
      <w:numFmt w:val="decimal"/>
      <w:pStyle w:val="NOLIST1"/>
      <w:lvlText w:val="%1."/>
      <w:lvlJc w:val="left"/>
      <w:pPr>
        <w:ind w:left="720" w:hanging="360"/>
      </w:pPr>
    </w:lvl>
    <w:lvl w:ilvl="1" w:tplc="0E4AAD78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09C575B"/>
    <w:multiLevelType w:val="hybridMultilevel"/>
    <w:tmpl w:val="0D5C01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1069274">
    <w:abstractNumId w:val="2"/>
  </w:num>
  <w:num w:numId="2" w16cid:durableId="371733199">
    <w:abstractNumId w:val="1"/>
  </w:num>
  <w:num w:numId="3" w16cid:durableId="269704866">
    <w:abstractNumId w:val="0"/>
  </w:num>
  <w:num w:numId="4" w16cid:durableId="1526480398">
    <w:abstractNumId w:val="9"/>
  </w:num>
  <w:num w:numId="5" w16cid:durableId="137304925">
    <w:abstractNumId w:val="10"/>
  </w:num>
  <w:num w:numId="6" w16cid:durableId="599681981">
    <w:abstractNumId w:val="7"/>
  </w:num>
  <w:num w:numId="7" w16cid:durableId="298537709">
    <w:abstractNumId w:val="8"/>
  </w:num>
  <w:num w:numId="8" w16cid:durableId="280186203">
    <w:abstractNumId w:val="5"/>
  </w:num>
  <w:num w:numId="9" w16cid:durableId="2103140588">
    <w:abstractNumId w:val="3"/>
  </w:num>
  <w:num w:numId="10" w16cid:durableId="1568372863">
    <w:abstractNumId w:val="11"/>
  </w:num>
  <w:num w:numId="11" w16cid:durableId="2122143729">
    <w:abstractNumId w:val="4"/>
  </w:num>
  <w:num w:numId="12" w16cid:durableId="49808471">
    <w:abstractNumId w:val="6"/>
  </w:num>
  <w:numIdMacAtCleanup w:val="12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Olson, Ed">
    <w15:presenceInfo w15:providerId="AD" w15:userId="S::edward.r.olson@accenture.com::dc6b8c1a-53c8-415a-8797-f9cedce5fce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linkStyles/>
  <w:trackRevisions/>
  <w:documentProtection w:edit="trackedChanges" w:enforcement="1" w:cryptProviderType="rsaAES" w:cryptAlgorithmClass="hash" w:cryptAlgorithmType="typeAny" w:cryptAlgorithmSid="14" w:cryptSpinCount="100000" w:hash="AEmr83ls6wnLPhpflsNDzUuTdKuxCSG+FH7yvFssksViFHQ+MOQVnD62thfVJ2qv3Gk6P/Bj3wMdKXw4Lcx43A==" w:salt="jir9XDAJEBdt9TwIQ6KeSw==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LAwMjEwMbQwMjc3tzBQ0lEKTi0uzszPAykwsqwFABHrkEctAAAA"/>
  </w:docVars>
  <w:rsids>
    <w:rsidRoot w:val="00895BB5"/>
    <w:rsid w:val="000017CF"/>
    <w:rsid w:val="0000204B"/>
    <w:rsid w:val="00003140"/>
    <w:rsid w:val="00010B24"/>
    <w:rsid w:val="00013956"/>
    <w:rsid w:val="0002168C"/>
    <w:rsid w:val="00022958"/>
    <w:rsid w:val="00024C61"/>
    <w:rsid w:val="00030489"/>
    <w:rsid w:val="000342F6"/>
    <w:rsid w:val="00045AF6"/>
    <w:rsid w:val="00047017"/>
    <w:rsid w:val="00052842"/>
    <w:rsid w:val="00053B4F"/>
    <w:rsid w:val="000547F3"/>
    <w:rsid w:val="0005529A"/>
    <w:rsid w:val="00064989"/>
    <w:rsid w:val="0006610F"/>
    <w:rsid w:val="00066AA9"/>
    <w:rsid w:val="00067377"/>
    <w:rsid w:val="00070961"/>
    <w:rsid w:val="00071294"/>
    <w:rsid w:val="000725FE"/>
    <w:rsid w:val="00076299"/>
    <w:rsid w:val="000774D8"/>
    <w:rsid w:val="00077CFF"/>
    <w:rsid w:val="00080B00"/>
    <w:rsid w:val="000824B4"/>
    <w:rsid w:val="00084944"/>
    <w:rsid w:val="000920A6"/>
    <w:rsid w:val="000932B1"/>
    <w:rsid w:val="00095650"/>
    <w:rsid w:val="000970C7"/>
    <w:rsid w:val="00097231"/>
    <w:rsid w:val="000A0243"/>
    <w:rsid w:val="000A1B94"/>
    <w:rsid w:val="000A4F56"/>
    <w:rsid w:val="000C06D9"/>
    <w:rsid w:val="000C51FE"/>
    <w:rsid w:val="000C66F4"/>
    <w:rsid w:val="000D175A"/>
    <w:rsid w:val="000D48C6"/>
    <w:rsid w:val="000E23A1"/>
    <w:rsid w:val="000E2AAD"/>
    <w:rsid w:val="000E3B82"/>
    <w:rsid w:val="000E5BF8"/>
    <w:rsid w:val="000F757C"/>
    <w:rsid w:val="001033EC"/>
    <w:rsid w:val="001049D2"/>
    <w:rsid w:val="00104A42"/>
    <w:rsid w:val="00106567"/>
    <w:rsid w:val="00110534"/>
    <w:rsid w:val="001141ED"/>
    <w:rsid w:val="0012076F"/>
    <w:rsid w:val="00121EF7"/>
    <w:rsid w:val="0012500D"/>
    <w:rsid w:val="00126D7B"/>
    <w:rsid w:val="00127278"/>
    <w:rsid w:val="00142EC4"/>
    <w:rsid w:val="00143A0C"/>
    <w:rsid w:val="00145C0E"/>
    <w:rsid w:val="00146F5E"/>
    <w:rsid w:val="0015200D"/>
    <w:rsid w:val="0015415E"/>
    <w:rsid w:val="00156F4A"/>
    <w:rsid w:val="00160797"/>
    <w:rsid w:val="00160F29"/>
    <w:rsid w:val="00163FEB"/>
    <w:rsid w:val="001648F9"/>
    <w:rsid w:val="001661CA"/>
    <w:rsid w:val="00171435"/>
    <w:rsid w:val="00172546"/>
    <w:rsid w:val="00174B14"/>
    <w:rsid w:val="0017679F"/>
    <w:rsid w:val="00176B47"/>
    <w:rsid w:val="00177446"/>
    <w:rsid w:val="001844DA"/>
    <w:rsid w:val="001848A8"/>
    <w:rsid w:val="00184B35"/>
    <w:rsid w:val="00186C1F"/>
    <w:rsid w:val="00194D86"/>
    <w:rsid w:val="00195B35"/>
    <w:rsid w:val="001A01D2"/>
    <w:rsid w:val="001A294A"/>
    <w:rsid w:val="001A66E4"/>
    <w:rsid w:val="001A7906"/>
    <w:rsid w:val="001B5D4E"/>
    <w:rsid w:val="001B74A3"/>
    <w:rsid w:val="001C290E"/>
    <w:rsid w:val="001C5D6B"/>
    <w:rsid w:val="001C632D"/>
    <w:rsid w:val="001D05AA"/>
    <w:rsid w:val="001D2C0F"/>
    <w:rsid w:val="001D3B7A"/>
    <w:rsid w:val="001D3C74"/>
    <w:rsid w:val="001E4EBB"/>
    <w:rsid w:val="001E6F3B"/>
    <w:rsid w:val="001E7B5C"/>
    <w:rsid w:val="001F2716"/>
    <w:rsid w:val="001F36D0"/>
    <w:rsid w:val="001F65F9"/>
    <w:rsid w:val="002075AF"/>
    <w:rsid w:val="00213B87"/>
    <w:rsid w:val="00216FB3"/>
    <w:rsid w:val="00217AE9"/>
    <w:rsid w:val="0022045C"/>
    <w:rsid w:val="00230B38"/>
    <w:rsid w:val="00231307"/>
    <w:rsid w:val="00233A11"/>
    <w:rsid w:val="00240D96"/>
    <w:rsid w:val="00246A4C"/>
    <w:rsid w:val="00246B0A"/>
    <w:rsid w:val="002506A5"/>
    <w:rsid w:val="00250C84"/>
    <w:rsid w:val="00253A68"/>
    <w:rsid w:val="00253A69"/>
    <w:rsid w:val="002546A8"/>
    <w:rsid w:val="00260444"/>
    <w:rsid w:val="0026280D"/>
    <w:rsid w:val="00266EE5"/>
    <w:rsid w:val="002718AB"/>
    <w:rsid w:val="002732EB"/>
    <w:rsid w:val="002740A3"/>
    <w:rsid w:val="002766A3"/>
    <w:rsid w:val="00284146"/>
    <w:rsid w:val="00286236"/>
    <w:rsid w:val="00287923"/>
    <w:rsid w:val="00293521"/>
    <w:rsid w:val="0029387C"/>
    <w:rsid w:val="00293D0B"/>
    <w:rsid w:val="00294779"/>
    <w:rsid w:val="00294961"/>
    <w:rsid w:val="002965AB"/>
    <w:rsid w:val="002A129C"/>
    <w:rsid w:val="002A7F3A"/>
    <w:rsid w:val="002B13B0"/>
    <w:rsid w:val="002B3D5F"/>
    <w:rsid w:val="002C13D7"/>
    <w:rsid w:val="002C2829"/>
    <w:rsid w:val="002C3126"/>
    <w:rsid w:val="002C4DDD"/>
    <w:rsid w:val="002C72D6"/>
    <w:rsid w:val="002D0B1C"/>
    <w:rsid w:val="002D28B3"/>
    <w:rsid w:val="002D3148"/>
    <w:rsid w:val="002D6C95"/>
    <w:rsid w:val="002E0E0F"/>
    <w:rsid w:val="002E1093"/>
    <w:rsid w:val="002E4904"/>
    <w:rsid w:val="002F34CE"/>
    <w:rsid w:val="002F7D7C"/>
    <w:rsid w:val="00300E52"/>
    <w:rsid w:val="00302315"/>
    <w:rsid w:val="00310354"/>
    <w:rsid w:val="00313A4F"/>
    <w:rsid w:val="003156B4"/>
    <w:rsid w:val="003220E9"/>
    <w:rsid w:val="00322411"/>
    <w:rsid w:val="003230A6"/>
    <w:rsid w:val="00326184"/>
    <w:rsid w:val="003264F7"/>
    <w:rsid w:val="003359D5"/>
    <w:rsid w:val="00342AD6"/>
    <w:rsid w:val="00343879"/>
    <w:rsid w:val="00344494"/>
    <w:rsid w:val="003444E0"/>
    <w:rsid w:val="0035120D"/>
    <w:rsid w:val="00352F1D"/>
    <w:rsid w:val="00354EC1"/>
    <w:rsid w:val="00357D37"/>
    <w:rsid w:val="0036092A"/>
    <w:rsid w:val="0036712E"/>
    <w:rsid w:val="00371BD7"/>
    <w:rsid w:val="00381C7D"/>
    <w:rsid w:val="0038549F"/>
    <w:rsid w:val="00385DDD"/>
    <w:rsid w:val="00396595"/>
    <w:rsid w:val="003A3F01"/>
    <w:rsid w:val="003A4088"/>
    <w:rsid w:val="003A568E"/>
    <w:rsid w:val="003A70EE"/>
    <w:rsid w:val="003B0BB9"/>
    <w:rsid w:val="003B3DC8"/>
    <w:rsid w:val="003B4967"/>
    <w:rsid w:val="003B5641"/>
    <w:rsid w:val="003C1087"/>
    <w:rsid w:val="003C5CD7"/>
    <w:rsid w:val="003D4616"/>
    <w:rsid w:val="003D5587"/>
    <w:rsid w:val="003E463B"/>
    <w:rsid w:val="003E5B13"/>
    <w:rsid w:val="003E6A17"/>
    <w:rsid w:val="003E6D81"/>
    <w:rsid w:val="003F3BED"/>
    <w:rsid w:val="0040509D"/>
    <w:rsid w:val="004105D4"/>
    <w:rsid w:val="004106FA"/>
    <w:rsid w:val="00413B36"/>
    <w:rsid w:val="004150A4"/>
    <w:rsid w:val="00427775"/>
    <w:rsid w:val="00427F24"/>
    <w:rsid w:val="004314F7"/>
    <w:rsid w:val="004342B2"/>
    <w:rsid w:val="004347A1"/>
    <w:rsid w:val="0043679D"/>
    <w:rsid w:val="00450ECA"/>
    <w:rsid w:val="004513C3"/>
    <w:rsid w:val="004605ED"/>
    <w:rsid w:val="00460B2C"/>
    <w:rsid w:val="004630D1"/>
    <w:rsid w:val="00463ED1"/>
    <w:rsid w:val="00463F3A"/>
    <w:rsid w:val="00475ACE"/>
    <w:rsid w:val="00476EFF"/>
    <w:rsid w:val="00477B47"/>
    <w:rsid w:val="0048042B"/>
    <w:rsid w:val="0048748A"/>
    <w:rsid w:val="004958A8"/>
    <w:rsid w:val="00496E89"/>
    <w:rsid w:val="004A313B"/>
    <w:rsid w:val="004A3EEA"/>
    <w:rsid w:val="004A53DD"/>
    <w:rsid w:val="004D04EA"/>
    <w:rsid w:val="004D6298"/>
    <w:rsid w:val="004F0D3B"/>
    <w:rsid w:val="004F17D4"/>
    <w:rsid w:val="004F5C32"/>
    <w:rsid w:val="004F7125"/>
    <w:rsid w:val="00502BE4"/>
    <w:rsid w:val="0050408E"/>
    <w:rsid w:val="00514A55"/>
    <w:rsid w:val="005200B3"/>
    <w:rsid w:val="00521954"/>
    <w:rsid w:val="0052196D"/>
    <w:rsid w:val="00524A29"/>
    <w:rsid w:val="00525668"/>
    <w:rsid w:val="005260ED"/>
    <w:rsid w:val="00534FDF"/>
    <w:rsid w:val="0053646D"/>
    <w:rsid w:val="0054492F"/>
    <w:rsid w:val="00546978"/>
    <w:rsid w:val="00547CBF"/>
    <w:rsid w:val="005513B8"/>
    <w:rsid w:val="005549EE"/>
    <w:rsid w:val="00557CF8"/>
    <w:rsid w:val="00563A74"/>
    <w:rsid w:val="00566567"/>
    <w:rsid w:val="005734C4"/>
    <w:rsid w:val="005760B8"/>
    <w:rsid w:val="00582806"/>
    <w:rsid w:val="005853ED"/>
    <w:rsid w:val="0058613D"/>
    <w:rsid w:val="005902DC"/>
    <w:rsid w:val="005A08C3"/>
    <w:rsid w:val="005A152B"/>
    <w:rsid w:val="005A158B"/>
    <w:rsid w:val="005B060D"/>
    <w:rsid w:val="005C35A2"/>
    <w:rsid w:val="005C402B"/>
    <w:rsid w:val="005C5107"/>
    <w:rsid w:val="005C5517"/>
    <w:rsid w:val="005C7575"/>
    <w:rsid w:val="005D3DF3"/>
    <w:rsid w:val="005D655E"/>
    <w:rsid w:val="005D6694"/>
    <w:rsid w:val="005D771F"/>
    <w:rsid w:val="005E76A2"/>
    <w:rsid w:val="005E7B34"/>
    <w:rsid w:val="005F1265"/>
    <w:rsid w:val="005F61A2"/>
    <w:rsid w:val="005F6FA1"/>
    <w:rsid w:val="005F7BD1"/>
    <w:rsid w:val="006048C7"/>
    <w:rsid w:val="00607242"/>
    <w:rsid w:val="006074C8"/>
    <w:rsid w:val="00616071"/>
    <w:rsid w:val="00616A1A"/>
    <w:rsid w:val="0062146C"/>
    <w:rsid w:val="006324D6"/>
    <w:rsid w:val="00634818"/>
    <w:rsid w:val="00642DEF"/>
    <w:rsid w:val="0064318F"/>
    <w:rsid w:val="00644368"/>
    <w:rsid w:val="006447AA"/>
    <w:rsid w:val="00645EA8"/>
    <w:rsid w:val="00646C11"/>
    <w:rsid w:val="00647883"/>
    <w:rsid w:val="00651100"/>
    <w:rsid w:val="0066490C"/>
    <w:rsid w:val="00666F5A"/>
    <w:rsid w:val="00671BA7"/>
    <w:rsid w:val="006741F3"/>
    <w:rsid w:val="00675E0E"/>
    <w:rsid w:val="00676957"/>
    <w:rsid w:val="006769A2"/>
    <w:rsid w:val="00676D79"/>
    <w:rsid w:val="00677200"/>
    <w:rsid w:val="00677A75"/>
    <w:rsid w:val="0068118F"/>
    <w:rsid w:val="0068412A"/>
    <w:rsid w:val="006843C6"/>
    <w:rsid w:val="00684791"/>
    <w:rsid w:val="006864C5"/>
    <w:rsid w:val="006906F5"/>
    <w:rsid w:val="0069137F"/>
    <w:rsid w:val="00691A8D"/>
    <w:rsid w:val="006B4809"/>
    <w:rsid w:val="006B4CD5"/>
    <w:rsid w:val="006C002B"/>
    <w:rsid w:val="006C6801"/>
    <w:rsid w:val="006D0F83"/>
    <w:rsid w:val="006D6101"/>
    <w:rsid w:val="006D6FA6"/>
    <w:rsid w:val="006F54F1"/>
    <w:rsid w:val="006F67B9"/>
    <w:rsid w:val="006F6D91"/>
    <w:rsid w:val="007022CA"/>
    <w:rsid w:val="00703269"/>
    <w:rsid w:val="00703771"/>
    <w:rsid w:val="00703BCA"/>
    <w:rsid w:val="007129C4"/>
    <w:rsid w:val="0071665F"/>
    <w:rsid w:val="007206D6"/>
    <w:rsid w:val="007214F2"/>
    <w:rsid w:val="00724DBC"/>
    <w:rsid w:val="0072534A"/>
    <w:rsid w:val="00740895"/>
    <w:rsid w:val="007429B6"/>
    <w:rsid w:val="007431CE"/>
    <w:rsid w:val="00745218"/>
    <w:rsid w:val="007471E9"/>
    <w:rsid w:val="007501B6"/>
    <w:rsid w:val="00752970"/>
    <w:rsid w:val="007556E1"/>
    <w:rsid w:val="007602B9"/>
    <w:rsid w:val="00762319"/>
    <w:rsid w:val="00770797"/>
    <w:rsid w:val="00772FF3"/>
    <w:rsid w:val="00774CE9"/>
    <w:rsid w:val="00780706"/>
    <w:rsid w:val="00786803"/>
    <w:rsid w:val="00792FE8"/>
    <w:rsid w:val="0079447F"/>
    <w:rsid w:val="007A1708"/>
    <w:rsid w:val="007A2451"/>
    <w:rsid w:val="007A35F6"/>
    <w:rsid w:val="007A64BE"/>
    <w:rsid w:val="007B7637"/>
    <w:rsid w:val="007B775A"/>
    <w:rsid w:val="007C07F2"/>
    <w:rsid w:val="007C0EA0"/>
    <w:rsid w:val="007C176A"/>
    <w:rsid w:val="007C2C18"/>
    <w:rsid w:val="007C6E4C"/>
    <w:rsid w:val="007D5E47"/>
    <w:rsid w:val="007D69C7"/>
    <w:rsid w:val="007E125D"/>
    <w:rsid w:val="007E1773"/>
    <w:rsid w:val="007E4B26"/>
    <w:rsid w:val="007E5D82"/>
    <w:rsid w:val="007E64E0"/>
    <w:rsid w:val="007F3B7F"/>
    <w:rsid w:val="007F5215"/>
    <w:rsid w:val="00803EDB"/>
    <w:rsid w:val="008135DB"/>
    <w:rsid w:val="00820B08"/>
    <w:rsid w:val="00821953"/>
    <w:rsid w:val="00822EC1"/>
    <w:rsid w:val="00823CB0"/>
    <w:rsid w:val="0082463F"/>
    <w:rsid w:val="00830BE3"/>
    <w:rsid w:val="00837F3D"/>
    <w:rsid w:val="00840D26"/>
    <w:rsid w:val="008431A7"/>
    <w:rsid w:val="00843784"/>
    <w:rsid w:val="008444DF"/>
    <w:rsid w:val="00844729"/>
    <w:rsid w:val="00846573"/>
    <w:rsid w:val="00855394"/>
    <w:rsid w:val="008603F0"/>
    <w:rsid w:val="008630F5"/>
    <w:rsid w:val="008632AF"/>
    <w:rsid w:val="008660B7"/>
    <w:rsid w:val="00873E17"/>
    <w:rsid w:val="00890CD6"/>
    <w:rsid w:val="00890F72"/>
    <w:rsid w:val="008912B9"/>
    <w:rsid w:val="008927A5"/>
    <w:rsid w:val="00895BB5"/>
    <w:rsid w:val="00896CA2"/>
    <w:rsid w:val="00897016"/>
    <w:rsid w:val="008A370E"/>
    <w:rsid w:val="008A3AF6"/>
    <w:rsid w:val="008A6E85"/>
    <w:rsid w:val="008B1FEF"/>
    <w:rsid w:val="008B203D"/>
    <w:rsid w:val="008B3AC1"/>
    <w:rsid w:val="008B55B6"/>
    <w:rsid w:val="008B7412"/>
    <w:rsid w:val="008B7738"/>
    <w:rsid w:val="008B7D32"/>
    <w:rsid w:val="008C1857"/>
    <w:rsid w:val="008C42CD"/>
    <w:rsid w:val="008C4A21"/>
    <w:rsid w:val="008C6829"/>
    <w:rsid w:val="008C69C6"/>
    <w:rsid w:val="008D1AC0"/>
    <w:rsid w:val="008D55A7"/>
    <w:rsid w:val="008E1E58"/>
    <w:rsid w:val="008E594D"/>
    <w:rsid w:val="008E75E8"/>
    <w:rsid w:val="008F3CC7"/>
    <w:rsid w:val="008F478A"/>
    <w:rsid w:val="008F5DD5"/>
    <w:rsid w:val="008F70E1"/>
    <w:rsid w:val="00904E24"/>
    <w:rsid w:val="0090584A"/>
    <w:rsid w:val="00907E77"/>
    <w:rsid w:val="00912D6B"/>
    <w:rsid w:val="009154E7"/>
    <w:rsid w:val="00917AE6"/>
    <w:rsid w:val="009226E9"/>
    <w:rsid w:val="0092270F"/>
    <w:rsid w:val="00923D2B"/>
    <w:rsid w:val="0092501E"/>
    <w:rsid w:val="009261DD"/>
    <w:rsid w:val="0093679A"/>
    <w:rsid w:val="00937971"/>
    <w:rsid w:val="009407B0"/>
    <w:rsid w:val="00941ECC"/>
    <w:rsid w:val="009457C5"/>
    <w:rsid w:val="00950ADA"/>
    <w:rsid w:val="00952B4C"/>
    <w:rsid w:val="00954192"/>
    <w:rsid w:val="00956C5B"/>
    <w:rsid w:val="00957189"/>
    <w:rsid w:val="00960A1A"/>
    <w:rsid w:val="0096442D"/>
    <w:rsid w:val="009666CB"/>
    <w:rsid w:val="009759A1"/>
    <w:rsid w:val="00976E5A"/>
    <w:rsid w:val="00977604"/>
    <w:rsid w:val="0098184F"/>
    <w:rsid w:val="0098337D"/>
    <w:rsid w:val="0098404D"/>
    <w:rsid w:val="00985AF6"/>
    <w:rsid w:val="00986250"/>
    <w:rsid w:val="00987A0B"/>
    <w:rsid w:val="009940C9"/>
    <w:rsid w:val="00996DF7"/>
    <w:rsid w:val="009A0513"/>
    <w:rsid w:val="009A2D1B"/>
    <w:rsid w:val="009A36A7"/>
    <w:rsid w:val="009A5446"/>
    <w:rsid w:val="009B2C6F"/>
    <w:rsid w:val="009C1E9B"/>
    <w:rsid w:val="009D40EF"/>
    <w:rsid w:val="009E0158"/>
    <w:rsid w:val="00A00B5A"/>
    <w:rsid w:val="00A03845"/>
    <w:rsid w:val="00A138D1"/>
    <w:rsid w:val="00A1489C"/>
    <w:rsid w:val="00A21350"/>
    <w:rsid w:val="00A221F9"/>
    <w:rsid w:val="00A22358"/>
    <w:rsid w:val="00A26E7D"/>
    <w:rsid w:val="00A343C5"/>
    <w:rsid w:val="00A35149"/>
    <w:rsid w:val="00A36BB4"/>
    <w:rsid w:val="00A36DD5"/>
    <w:rsid w:val="00A37F35"/>
    <w:rsid w:val="00A434A2"/>
    <w:rsid w:val="00A53358"/>
    <w:rsid w:val="00A557E5"/>
    <w:rsid w:val="00A60D77"/>
    <w:rsid w:val="00A62485"/>
    <w:rsid w:val="00A630F9"/>
    <w:rsid w:val="00A63766"/>
    <w:rsid w:val="00A65C0E"/>
    <w:rsid w:val="00A7465E"/>
    <w:rsid w:val="00A7666B"/>
    <w:rsid w:val="00A8016F"/>
    <w:rsid w:val="00A84774"/>
    <w:rsid w:val="00A8520D"/>
    <w:rsid w:val="00AA1772"/>
    <w:rsid w:val="00AA4D8D"/>
    <w:rsid w:val="00AA7E88"/>
    <w:rsid w:val="00AB1838"/>
    <w:rsid w:val="00AB2E7F"/>
    <w:rsid w:val="00AB3972"/>
    <w:rsid w:val="00AB466C"/>
    <w:rsid w:val="00AB4DC3"/>
    <w:rsid w:val="00AB6731"/>
    <w:rsid w:val="00AB6BDB"/>
    <w:rsid w:val="00AC15A5"/>
    <w:rsid w:val="00AC2DCA"/>
    <w:rsid w:val="00AC3B77"/>
    <w:rsid w:val="00AD41F0"/>
    <w:rsid w:val="00AD535D"/>
    <w:rsid w:val="00AE0A96"/>
    <w:rsid w:val="00AE1D02"/>
    <w:rsid w:val="00AE2073"/>
    <w:rsid w:val="00AE3833"/>
    <w:rsid w:val="00AE6049"/>
    <w:rsid w:val="00AE60B4"/>
    <w:rsid w:val="00AF0E0A"/>
    <w:rsid w:val="00AF12E4"/>
    <w:rsid w:val="00AF1FC5"/>
    <w:rsid w:val="00AF5D87"/>
    <w:rsid w:val="00AF6E12"/>
    <w:rsid w:val="00AF7049"/>
    <w:rsid w:val="00B00CF2"/>
    <w:rsid w:val="00B025E2"/>
    <w:rsid w:val="00B02D48"/>
    <w:rsid w:val="00B06EAE"/>
    <w:rsid w:val="00B1289B"/>
    <w:rsid w:val="00B15282"/>
    <w:rsid w:val="00B20324"/>
    <w:rsid w:val="00B2374B"/>
    <w:rsid w:val="00B24EB9"/>
    <w:rsid w:val="00B26A7C"/>
    <w:rsid w:val="00B27C91"/>
    <w:rsid w:val="00B318FB"/>
    <w:rsid w:val="00B32CF8"/>
    <w:rsid w:val="00B34B33"/>
    <w:rsid w:val="00B368E2"/>
    <w:rsid w:val="00B42958"/>
    <w:rsid w:val="00B4695A"/>
    <w:rsid w:val="00B476F6"/>
    <w:rsid w:val="00B5110F"/>
    <w:rsid w:val="00B55F2A"/>
    <w:rsid w:val="00B60579"/>
    <w:rsid w:val="00B657BD"/>
    <w:rsid w:val="00B70404"/>
    <w:rsid w:val="00B72921"/>
    <w:rsid w:val="00B72D83"/>
    <w:rsid w:val="00B74285"/>
    <w:rsid w:val="00B75E4A"/>
    <w:rsid w:val="00B75F34"/>
    <w:rsid w:val="00B809CD"/>
    <w:rsid w:val="00BA6788"/>
    <w:rsid w:val="00BB2A9E"/>
    <w:rsid w:val="00BB5494"/>
    <w:rsid w:val="00BB5B9E"/>
    <w:rsid w:val="00BB6227"/>
    <w:rsid w:val="00BC0A82"/>
    <w:rsid w:val="00BC56AA"/>
    <w:rsid w:val="00BD4243"/>
    <w:rsid w:val="00BE2A28"/>
    <w:rsid w:val="00BE3BD6"/>
    <w:rsid w:val="00BE5F3E"/>
    <w:rsid w:val="00BE6BE4"/>
    <w:rsid w:val="00BE6C3E"/>
    <w:rsid w:val="00BE70ED"/>
    <w:rsid w:val="00BF1561"/>
    <w:rsid w:val="00C00DDE"/>
    <w:rsid w:val="00C0487F"/>
    <w:rsid w:val="00C12CB9"/>
    <w:rsid w:val="00C1471E"/>
    <w:rsid w:val="00C16A6E"/>
    <w:rsid w:val="00C21F47"/>
    <w:rsid w:val="00C24FE1"/>
    <w:rsid w:val="00C25748"/>
    <w:rsid w:val="00C265FD"/>
    <w:rsid w:val="00C30D24"/>
    <w:rsid w:val="00C317A3"/>
    <w:rsid w:val="00C346BF"/>
    <w:rsid w:val="00C351F4"/>
    <w:rsid w:val="00C377AB"/>
    <w:rsid w:val="00C41F4D"/>
    <w:rsid w:val="00C42579"/>
    <w:rsid w:val="00C46186"/>
    <w:rsid w:val="00C47D85"/>
    <w:rsid w:val="00C47DD4"/>
    <w:rsid w:val="00C52B28"/>
    <w:rsid w:val="00C54106"/>
    <w:rsid w:val="00C54810"/>
    <w:rsid w:val="00C60568"/>
    <w:rsid w:val="00C70705"/>
    <w:rsid w:val="00C72A79"/>
    <w:rsid w:val="00C74B75"/>
    <w:rsid w:val="00C74DBF"/>
    <w:rsid w:val="00C760F4"/>
    <w:rsid w:val="00C8359E"/>
    <w:rsid w:val="00C8451C"/>
    <w:rsid w:val="00C87E30"/>
    <w:rsid w:val="00C93AF0"/>
    <w:rsid w:val="00CA2AC8"/>
    <w:rsid w:val="00CA2BC3"/>
    <w:rsid w:val="00CA3371"/>
    <w:rsid w:val="00CA41ED"/>
    <w:rsid w:val="00CA75A6"/>
    <w:rsid w:val="00CB1CF0"/>
    <w:rsid w:val="00CC2160"/>
    <w:rsid w:val="00CC2DCB"/>
    <w:rsid w:val="00CC6DE1"/>
    <w:rsid w:val="00CC7451"/>
    <w:rsid w:val="00CD2876"/>
    <w:rsid w:val="00CD6F27"/>
    <w:rsid w:val="00CD7AFC"/>
    <w:rsid w:val="00CD7CEE"/>
    <w:rsid w:val="00CE0F10"/>
    <w:rsid w:val="00CE30BC"/>
    <w:rsid w:val="00CE45DD"/>
    <w:rsid w:val="00CF080A"/>
    <w:rsid w:val="00D023D4"/>
    <w:rsid w:val="00D060D2"/>
    <w:rsid w:val="00D14EC4"/>
    <w:rsid w:val="00D15222"/>
    <w:rsid w:val="00D16012"/>
    <w:rsid w:val="00D3239C"/>
    <w:rsid w:val="00D339C6"/>
    <w:rsid w:val="00D36412"/>
    <w:rsid w:val="00D378B6"/>
    <w:rsid w:val="00D474AB"/>
    <w:rsid w:val="00D4759C"/>
    <w:rsid w:val="00D47616"/>
    <w:rsid w:val="00D50ADD"/>
    <w:rsid w:val="00D5193D"/>
    <w:rsid w:val="00D54186"/>
    <w:rsid w:val="00D5584A"/>
    <w:rsid w:val="00D61228"/>
    <w:rsid w:val="00D62121"/>
    <w:rsid w:val="00D62CDE"/>
    <w:rsid w:val="00D64242"/>
    <w:rsid w:val="00D82397"/>
    <w:rsid w:val="00D867D0"/>
    <w:rsid w:val="00D95BC1"/>
    <w:rsid w:val="00DA2095"/>
    <w:rsid w:val="00DA2F0E"/>
    <w:rsid w:val="00DA470B"/>
    <w:rsid w:val="00DB2C52"/>
    <w:rsid w:val="00DB5D20"/>
    <w:rsid w:val="00DB7220"/>
    <w:rsid w:val="00DC1713"/>
    <w:rsid w:val="00DC2CA2"/>
    <w:rsid w:val="00DC4481"/>
    <w:rsid w:val="00DD2D80"/>
    <w:rsid w:val="00DE183E"/>
    <w:rsid w:val="00DE2E12"/>
    <w:rsid w:val="00DE69B0"/>
    <w:rsid w:val="00DF1249"/>
    <w:rsid w:val="00DF6379"/>
    <w:rsid w:val="00DF63D5"/>
    <w:rsid w:val="00DF6629"/>
    <w:rsid w:val="00DF66F4"/>
    <w:rsid w:val="00DF6809"/>
    <w:rsid w:val="00DF7ED7"/>
    <w:rsid w:val="00E005AB"/>
    <w:rsid w:val="00E041E5"/>
    <w:rsid w:val="00E04A90"/>
    <w:rsid w:val="00E04F44"/>
    <w:rsid w:val="00E11423"/>
    <w:rsid w:val="00E13A98"/>
    <w:rsid w:val="00E15EE3"/>
    <w:rsid w:val="00E16BB0"/>
    <w:rsid w:val="00E177A5"/>
    <w:rsid w:val="00E24364"/>
    <w:rsid w:val="00E3370C"/>
    <w:rsid w:val="00E35094"/>
    <w:rsid w:val="00E35F9D"/>
    <w:rsid w:val="00E41471"/>
    <w:rsid w:val="00E571DF"/>
    <w:rsid w:val="00E6105A"/>
    <w:rsid w:val="00E632CE"/>
    <w:rsid w:val="00E63AB3"/>
    <w:rsid w:val="00E63DEA"/>
    <w:rsid w:val="00E77DA9"/>
    <w:rsid w:val="00E853A5"/>
    <w:rsid w:val="00E96E47"/>
    <w:rsid w:val="00EA3286"/>
    <w:rsid w:val="00EB0B1F"/>
    <w:rsid w:val="00EB1546"/>
    <w:rsid w:val="00EB52BF"/>
    <w:rsid w:val="00EB5B0E"/>
    <w:rsid w:val="00EB6338"/>
    <w:rsid w:val="00EB6A78"/>
    <w:rsid w:val="00EB7333"/>
    <w:rsid w:val="00EC102C"/>
    <w:rsid w:val="00EC1529"/>
    <w:rsid w:val="00EC21B7"/>
    <w:rsid w:val="00EC37C7"/>
    <w:rsid w:val="00EC629C"/>
    <w:rsid w:val="00ED317F"/>
    <w:rsid w:val="00ED5562"/>
    <w:rsid w:val="00ED5C3B"/>
    <w:rsid w:val="00ED6E8D"/>
    <w:rsid w:val="00EE5ADB"/>
    <w:rsid w:val="00EE6328"/>
    <w:rsid w:val="00EF0E1D"/>
    <w:rsid w:val="00EF278D"/>
    <w:rsid w:val="00EF588D"/>
    <w:rsid w:val="00EF6893"/>
    <w:rsid w:val="00F11399"/>
    <w:rsid w:val="00F13D7A"/>
    <w:rsid w:val="00F158C4"/>
    <w:rsid w:val="00F1772B"/>
    <w:rsid w:val="00F21CB9"/>
    <w:rsid w:val="00F24544"/>
    <w:rsid w:val="00F264F3"/>
    <w:rsid w:val="00F300CA"/>
    <w:rsid w:val="00F35D76"/>
    <w:rsid w:val="00F3601A"/>
    <w:rsid w:val="00F3650C"/>
    <w:rsid w:val="00F41BCA"/>
    <w:rsid w:val="00F41D3E"/>
    <w:rsid w:val="00F429BA"/>
    <w:rsid w:val="00F47D62"/>
    <w:rsid w:val="00F54ABB"/>
    <w:rsid w:val="00F61CA5"/>
    <w:rsid w:val="00F61D98"/>
    <w:rsid w:val="00F630FF"/>
    <w:rsid w:val="00F63C73"/>
    <w:rsid w:val="00F654CF"/>
    <w:rsid w:val="00F70782"/>
    <w:rsid w:val="00F83603"/>
    <w:rsid w:val="00F870F3"/>
    <w:rsid w:val="00F876B5"/>
    <w:rsid w:val="00F957B5"/>
    <w:rsid w:val="00FA610C"/>
    <w:rsid w:val="00FA6B92"/>
    <w:rsid w:val="00FB1A5D"/>
    <w:rsid w:val="00FB4D5E"/>
    <w:rsid w:val="00FB5DD6"/>
    <w:rsid w:val="00FC788B"/>
    <w:rsid w:val="00FD0EE8"/>
    <w:rsid w:val="00FD3AC0"/>
    <w:rsid w:val="00FD51F1"/>
    <w:rsid w:val="00FD5FAE"/>
    <w:rsid w:val="00FE34D7"/>
    <w:rsid w:val="00FE3DED"/>
    <w:rsid w:val="00FE555F"/>
    <w:rsid w:val="00FE7E45"/>
    <w:rsid w:val="00FF013E"/>
    <w:rsid w:val="00FF1040"/>
    <w:rsid w:val="00FF44D6"/>
    <w:rsid w:val="00FF717D"/>
    <w:rsid w:val="00FF7FC8"/>
    <w:rsid w:val="01489A3A"/>
    <w:rsid w:val="017DC1F7"/>
    <w:rsid w:val="01A0FD57"/>
    <w:rsid w:val="024FD5B8"/>
    <w:rsid w:val="038A0709"/>
    <w:rsid w:val="03C9E714"/>
    <w:rsid w:val="04EE8F85"/>
    <w:rsid w:val="05111946"/>
    <w:rsid w:val="076E511E"/>
    <w:rsid w:val="08B5507F"/>
    <w:rsid w:val="08CF430B"/>
    <w:rsid w:val="0A40A845"/>
    <w:rsid w:val="0B080D65"/>
    <w:rsid w:val="0B49CD49"/>
    <w:rsid w:val="0B64C175"/>
    <w:rsid w:val="0CC1CA5B"/>
    <w:rsid w:val="0DC46A45"/>
    <w:rsid w:val="0DFF7C95"/>
    <w:rsid w:val="0F598449"/>
    <w:rsid w:val="0F603AA6"/>
    <w:rsid w:val="0FDDCDAF"/>
    <w:rsid w:val="103C2D58"/>
    <w:rsid w:val="10677FED"/>
    <w:rsid w:val="106DBF73"/>
    <w:rsid w:val="10F3A6E7"/>
    <w:rsid w:val="11978F76"/>
    <w:rsid w:val="11AC6AA2"/>
    <w:rsid w:val="11C74E76"/>
    <w:rsid w:val="122973CF"/>
    <w:rsid w:val="1282AB9E"/>
    <w:rsid w:val="1335CC6C"/>
    <w:rsid w:val="1404518C"/>
    <w:rsid w:val="141923CB"/>
    <w:rsid w:val="14DFF18C"/>
    <w:rsid w:val="14F85BA5"/>
    <w:rsid w:val="179B370F"/>
    <w:rsid w:val="180F27F4"/>
    <w:rsid w:val="1963DC84"/>
    <w:rsid w:val="19D3A4FE"/>
    <w:rsid w:val="1D9AF51A"/>
    <w:rsid w:val="1DAC5B02"/>
    <w:rsid w:val="2122008C"/>
    <w:rsid w:val="2237871B"/>
    <w:rsid w:val="2238E184"/>
    <w:rsid w:val="2326808D"/>
    <w:rsid w:val="24C638EA"/>
    <w:rsid w:val="25371B57"/>
    <w:rsid w:val="25ABE834"/>
    <w:rsid w:val="25CCB390"/>
    <w:rsid w:val="2689209E"/>
    <w:rsid w:val="27A0E950"/>
    <w:rsid w:val="27FCAFFE"/>
    <w:rsid w:val="28225B81"/>
    <w:rsid w:val="29616E57"/>
    <w:rsid w:val="2B2EEEA9"/>
    <w:rsid w:val="2E1A6451"/>
    <w:rsid w:val="2E743C2F"/>
    <w:rsid w:val="30C725A5"/>
    <w:rsid w:val="3125285B"/>
    <w:rsid w:val="3227FF4D"/>
    <w:rsid w:val="34A94C27"/>
    <w:rsid w:val="34C6D24F"/>
    <w:rsid w:val="3597E3F1"/>
    <w:rsid w:val="36032FDB"/>
    <w:rsid w:val="361A736B"/>
    <w:rsid w:val="36601606"/>
    <w:rsid w:val="36C6EFD7"/>
    <w:rsid w:val="36CED12B"/>
    <w:rsid w:val="380F62C8"/>
    <w:rsid w:val="39E11D3A"/>
    <w:rsid w:val="3A8DF64A"/>
    <w:rsid w:val="3C1CB20C"/>
    <w:rsid w:val="3C427A48"/>
    <w:rsid w:val="3CB66D93"/>
    <w:rsid w:val="3D25BB05"/>
    <w:rsid w:val="3FA13CE8"/>
    <w:rsid w:val="40AE7671"/>
    <w:rsid w:val="40ED0B21"/>
    <w:rsid w:val="4191453F"/>
    <w:rsid w:val="428EEE8D"/>
    <w:rsid w:val="42F74FB3"/>
    <w:rsid w:val="451119C3"/>
    <w:rsid w:val="455E210D"/>
    <w:rsid w:val="464042F3"/>
    <w:rsid w:val="46D96E16"/>
    <w:rsid w:val="4755F3B1"/>
    <w:rsid w:val="4977E36D"/>
    <w:rsid w:val="4A63C8B7"/>
    <w:rsid w:val="4AF2CE82"/>
    <w:rsid w:val="4B5E568A"/>
    <w:rsid w:val="4CF827AB"/>
    <w:rsid w:val="4D2F48BE"/>
    <w:rsid w:val="4D727024"/>
    <w:rsid w:val="4D7A910A"/>
    <w:rsid w:val="4EC3648F"/>
    <w:rsid w:val="50D91579"/>
    <w:rsid w:val="51A6A052"/>
    <w:rsid w:val="53D00986"/>
    <w:rsid w:val="5795BAFE"/>
    <w:rsid w:val="57E52E04"/>
    <w:rsid w:val="5A027973"/>
    <w:rsid w:val="5B730644"/>
    <w:rsid w:val="5C4CD2F9"/>
    <w:rsid w:val="5CC5D8BD"/>
    <w:rsid w:val="5E3E35C7"/>
    <w:rsid w:val="5ECDB627"/>
    <w:rsid w:val="5F7222C4"/>
    <w:rsid w:val="6077D10C"/>
    <w:rsid w:val="61BBFACE"/>
    <w:rsid w:val="625225A3"/>
    <w:rsid w:val="62892189"/>
    <w:rsid w:val="66D34267"/>
    <w:rsid w:val="67B72B38"/>
    <w:rsid w:val="68371FA6"/>
    <w:rsid w:val="6A41E452"/>
    <w:rsid w:val="6AA809B8"/>
    <w:rsid w:val="6BF916A1"/>
    <w:rsid w:val="6C436B42"/>
    <w:rsid w:val="6C5A9BAD"/>
    <w:rsid w:val="6D9BD8FE"/>
    <w:rsid w:val="6E417EA8"/>
    <w:rsid w:val="6E99BBB0"/>
    <w:rsid w:val="6FE455F9"/>
    <w:rsid w:val="70B23B84"/>
    <w:rsid w:val="71193FBA"/>
    <w:rsid w:val="717BE667"/>
    <w:rsid w:val="72B6476E"/>
    <w:rsid w:val="75F81144"/>
    <w:rsid w:val="76818EF6"/>
    <w:rsid w:val="76AEC3BD"/>
    <w:rsid w:val="7A8BCDE6"/>
    <w:rsid w:val="7EECB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732356"/>
  <w15:chartTrackingRefBased/>
  <w15:docId w15:val="{55B6DD4D-A214-437C-B4A0-BF2234F28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3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080A"/>
    <w:pPr>
      <w:spacing w:after="160" w:line="259" w:lineRule="auto"/>
      <w:jc w:val="both"/>
    </w:pPr>
    <w:rPr>
      <w:rFonts w:ascii="Graphik" w:hAnsi="Graphik"/>
      <w:kern w:val="2"/>
      <w:sz w:val="20"/>
      <w:szCs w:val="22"/>
      <w14:ligatures w14:val="standardContextual"/>
    </w:rPr>
  </w:style>
  <w:style w:type="paragraph" w:styleId="Heading1">
    <w:name w:val="heading 1"/>
    <w:basedOn w:val="Normal"/>
    <w:next w:val="Normal"/>
    <w:link w:val="Heading1Char"/>
    <w:autoRedefine/>
    <w:qFormat/>
    <w:rsid w:val="00CF080A"/>
    <w:pPr>
      <w:keepNext/>
      <w:keepLines/>
      <w:tabs>
        <w:tab w:val="left" w:pos="1134"/>
      </w:tabs>
      <w:spacing w:before="240" w:after="120"/>
      <w:outlineLvl w:val="0"/>
    </w:pPr>
    <w:rPr>
      <w:rFonts w:eastAsia="Times New Roman"/>
      <w:b/>
      <w:sz w:val="28"/>
      <w:szCs w:val="20"/>
      <w:lang w:val="en-GB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080A"/>
    <w:pPr>
      <w:keepNext/>
      <w:keepLines/>
      <w:spacing w:before="240" w:after="120"/>
      <w:outlineLvl w:val="1"/>
    </w:pPr>
    <w:rPr>
      <w:rFonts w:eastAsiaTheme="majorEastAsia" w:cstheme="majorBidi"/>
      <w:b/>
      <w:bCs/>
      <w:color w:val="7030A0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F080A"/>
    <w:pPr>
      <w:outlineLvl w:val="2"/>
    </w:pPr>
    <w:rPr>
      <w:b/>
      <w:bCs/>
      <w:sz w:val="22"/>
      <w:szCs w:val="24"/>
    </w:rPr>
  </w:style>
  <w:style w:type="paragraph" w:styleId="Heading4">
    <w:name w:val="heading 4"/>
    <w:basedOn w:val="Heading2"/>
    <w:next w:val="Normal"/>
    <w:link w:val="Heading4Char"/>
    <w:uiPriority w:val="9"/>
    <w:unhideWhenUsed/>
    <w:qFormat/>
    <w:rsid w:val="00CF080A"/>
    <w:pPr>
      <w:outlineLvl w:val="3"/>
    </w:pPr>
    <w:rPr>
      <w:bCs w:val="0"/>
      <w:iCs/>
      <w:sz w:val="22"/>
      <w:szCs w:val="22"/>
    </w:rPr>
  </w:style>
  <w:style w:type="paragraph" w:styleId="Heading5">
    <w:name w:val="heading 5"/>
    <w:basedOn w:val="Normal"/>
    <w:next w:val="NormalIndent"/>
    <w:link w:val="Heading5Char"/>
    <w:autoRedefine/>
    <w:qFormat/>
    <w:rsid w:val="00762319"/>
    <w:pPr>
      <w:suppressLineNumbers/>
      <w:spacing w:before="240" w:after="240" w:line="276" w:lineRule="auto"/>
      <w:outlineLvl w:val="4"/>
    </w:pPr>
    <w:rPr>
      <w:rFonts w:ascii="Arial" w:eastAsia="Times New Roman" w:hAnsi="Arial" w:cs="Times New Roman"/>
      <w:szCs w:val="20"/>
    </w:rPr>
  </w:style>
  <w:style w:type="paragraph" w:styleId="Heading6">
    <w:name w:val="heading 6"/>
    <w:basedOn w:val="Normal"/>
    <w:next w:val="NormalIndent"/>
    <w:link w:val="Heading6Char"/>
    <w:autoRedefine/>
    <w:qFormat/>
    <w:rsid w:val="00762319"/>
    <w:pPr>
      <w:suppressLineNumbers/>
      <w:spacing w:after="120" w:line="360" w:lineRule="auto"/>
      <w:outlineLvl w:val="5"/>
    </w:pPr>
    <w:rPr>
      <w:rFonts w:ascii="Arial" w:eastAsia="Times New Roman" w:hAnsi="Arial" w:cs="Times New Roman"/>
      <w:sz w:val="18"/>
      <w:szCs w:val="20"/>
      <w:u w:val="single"/>
    </w:rPr>
  </w:style>
  <w:style w:type="paragraph" w:styleId="Heading7">
    <w:name w:val="heading 7"/>
    <w:basedOn w:val="Normal"/>
    <w:next w:val="NormalIndent"/>
    <w:link w:val="Heading7Char"/>
    <w:autoRedefine/>
    <w:qFormat/>
    <w:rsid w:val="00762319"/>
    <w:pPr>
      <w:suppressLineNumbers/>
      <w:spacing w:after="120" w:line="360" w:lineRule="auto"/>
      <w:outlineLvl w:val="6"/>
    </w:pPr>
    <w:rPr>
      <w:rFonts w:ascii="Arial" w:eastAsia="Times New Roman" w:hAnsi="Arial" w:cs="Times New Roman"/>
      <w:i/>
      <w:sz w:val="18"/>
      <w:szCs w:val="20"/>
    </w:rPr>
  </w:style>
  <w:style w:type="paragraph" w:styleId="Heading8">
    <w:name w:val="heading 8"/>
    <w:basedOn w:val="Normal"/>
    <w:next w:val="NormalIndent"/>
    <w:link w:val="Heading8Char"/>
    <w:autoRedefine/>
    <w:qFormat/>
    <w:rsid w:val="00762319"/>
    <w:pPr>
      <w:suppressLineNumbers/>
      <w:spacing w:after="120" w:line="360" w:lineRule="auto"/>
      <w:outlineLvl w:val="7"/>
    </w:pPr>
    <w:rPr>
      <w:rFonts w:ascii="Arial" w:eastAsia="Times New Roman" w:hAnsi="Arial" w:cs="Times New Roman"/>
      <w:i/>
      <w:sz w:val="18"/>
      <w:szCs w:val="20"/>
    </w:rPr>
  </w:style>
  <w:style w:type="paragraph" w:styleId="Heading9">
    <w:name w:val="heading 9"/>
    <w:basedOn w:val="Normal"/>
    <w:next w:val="Normal"/>
    <w:link w:val="Heading9Char"/>
    <w:autoRedefine/>
    <w:qFormat/>
    <w:rsid w:val="00762319"/>
    <w:pPr>
      <w:spacing w:before="240" w:after="60" w:line="360" w:lineRule="auto"/>
      <w:outlineLvl w:val="8"/>
    </w:pPr>
    <w:rPr>
      <w:rFonts w:ascii="Arial" w:eastAsia="Times New Roman" w:hAnsi="Arial" w:cs="Times New Roman"/>
      <w:b/>
      <w:i/>
      <w:sz w:val="18"/>
      <w:szCs w:val="20"/>
    </w:rPr>
  </w:style>
  <w:style w:type="character" w:default="1" w:styleId="DefaultParagraphFont">
    <w:name w:val="Default Paragraph Font"/>
    <w:uiPriority w:val="1"/>
    <w:semiHidden/>
    <w:unhideWhenUsed/>
    <w:rsid w:val="00CF080A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CF080A"/>
  </w:style>
  <w:style w:type="character" w:customStyle="1" w:styleId="Heading1Char">
    <w:name w:val="Heading 1 Char"/>
    <w:basedOn w:val="DefaultParagraphFont"/>
    <w:link w:val="Heading1"/>
    <w:rsid w:val="00CF080A"/>
    <w:rPr>
      <w:rFonts w:ascii="Graphik" w:eastAsia="Times New Roman" w:hAnsi="Graphik"/>
      <w:b/>
      <w:kern w:val="2"/>
      <w:sz w:val="28"/>
      <w:szCs w:val="20"/>
      <w:lang w:val="en-GB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CF080A"/>
    <w:rPr>
      <w:rFonts w:ascii="Graphik" w:eastAsiaTheme="majorEastAsia" w:hAnsi="Graphik" w:cstheme="majorBidi"/>
      <w:b/>
      <w:bCs/>
      <w:color w:val="7030A0"/>
      <w:kern w:val="2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rsid w:val="00CF080A"/>
    <w:rPr>
      <w:rFonts w:ascii="Graphik" w:hAnsi="Graphik"/>
      <w:b/>
      <w:bCs/>
      <w:kern w:val="2"/>
      <w:sz w:val="22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rsid w:val="00CF080A"/>
    <w:rPr>
      <w:rFonts w:ascii="Graphik" w:eastAsiaTheme="majorEastAsia" w:hAnsi="Graphik" w:cstheme="majorBidi"/>
      <w:b/>
      <w:iCs/>
      <w:color w:val="7030A0"/>
      <w:kern w:val="2"/>
      <w:sz w:val="22"/>
      <w:szCs w:val="22"/>
      <w14:ligatures w14:val="standardContextual"/>
    </w:rPr>
  </w:style>
  <w:style w:type="character" w:customStyle="1" w:styleId="Heading5Char">
    <w:name w:val="Heading 5 Char"/>
    <w:basedOn w:val="DefaultParagraphFont"/>
    <w:link w:val="Heading5"/>
    <w:rsid w:val="00762319"/>
    <w:rPr>
      <w:rFonts w:ascii="Arial" w:eastAsia="Times New Roman" w:hAnsi="Arial" w:cs="Times New Roman"/>
      <w:kern w:val="2"/>
      <w:sz w:val="20"/>
      <w:szCs w:val="20"/>
      <w14:ligatures w14:val="standardContextual"/>
    </w:rPr>
  </w:style>
  <w:style w:type="character" w:customStyle="1" w:styleId="Heading6Char">
    <w:name w:val="Heading 6 Char"/>
    <w:basedOn w:val="DefaultParagraphFont"/>
    <w:link w:val="Heading6"/>
    <w:rsid w:val="00762319"/>
    <w:rPr>
      <w:rFonts w:ascii="Arial" w:eastAsia="Times New Roman" w:hAnsi="Arial" w:cs="Times New Roman"/>
      <w:kern w:val="2"/>
      <w:sz w:val="18"/>
      <w:szCs w:val="20"/>
      <w:u w:val="single"/>
      <w14:ligatures w14:val="standardContextual"/>
    </w:rPr>
  </w:style>
  <w:style w:type="character" w:customStyle="1" w:styleId="Heading7Char">
    <w:name w:val="Heading 7 Char"/>
    <w:basedOn w:val="DefaultParagraphFont"/>
    <w:link w:val="Heading7"/>
    <w:rsid w:val="00762319"/>
    <w:rPr>
      <w:rFonts w:ascii="Arial" w:eastAsia="Times New Roman" w:hAnsi="Arial" w:cs="Times New Roman"/>
      <w:i/>
      <w:kern w:val="2"/>
      <w:sz w:val="18"/>
      <w:szCs w:val="20"/>
      <w14:ligatures w14:val="standardContextual"/>
    </w:rPr>
  </w:style>
  <w:style w:type="character" w:customStyle="1" w:styleId="Heading8Char">
    <w:name w:val="Heading 8 Char"/>
    <w:basedOn w:val="DefaultParagraphFont"/>
    <w:link w:val="Heading8"/>
    <w:rsid w:val="00762319"/>
    <w:rPr>
      <w:rFonts w:ascii="Arial" w:eastAsia="Times New Roman" w:hAnsi="Arial" w:cs="Times New Roman"/>
      <w:i/>
      <w:kern w:val="2"/>
      <w:sz w:val="18"/>
      <w:szCs w:val="20"/>
      <w14:ligatures w14:val="standardContextual"/>
    </w:rPr>
  </w:style>
  <w:style w:type="character" w:customStyle="1" w:styleId="Heading9Char">
    <w:name w:val="Heading 9 Char"/>
    <w:basedOn w:val="DefaultParagraphFont"/>
    <w:link w:val="Heading9"/>
    <w:rsid w:val="00762319"/>
    <w:rPr>
      <w:rFonts w:ascii="Arial" w:eastAsia="Times New Roman" w:hAnsi="Arial" w:cs="Times New Roman"/>
      <w:b/>
      <w:i/>
      <w:kern w:val="2"/>
      <w:sz w:val="18"/>
      <w:szCs w:val="20"/>
      <w14:ligatures w14:val="standardContextual"/>
    </w:rPr>
  </w:style>
  <w:style w:type="character" w:styleId="Hyperlink">
    <w:name w:val="Hyperlink"/>
    <w:basedOn w:val="DefaultParagraphFont"/>
    <w:uiPriority w:val="99"/>
    <w:unhideWhenUsed/>
    <w:rsid w:val="00CF080A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CF080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F080A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CF080A"/>
    <w:pPr>
      <w:spacing w:after="100"/>
      <w:ind w:left="400"/>
    </w:pPr>
  </w:style>
  <w:style w:type="paragraph" w:styleId="NormalIndent">
    <w:name w:val="Normal Indent"/>
    <w:basedOn w:val="Normal"/>
    <w:uiPriority w:val="99"/>
    <w:semiHidden/>
    <w:unhideWhenUsed/>
    <w:rsid w:val="00762319"/>
    <w:pPr>
      <w:ind w:left="720"/>
    </w:pPr>
  </w:style>
  <w:style w:type="paragraph" w:styleId="ListBullet">
    <w:name w:val="List Bullet"/>
    <w:basedOn w:val="Normal"/>
    <w:link w:val="ListBulletChar"/>
    <w:uiPriority w:val="3"/>
    <w:qFormat/>
    <w:rsid w:val="00762319"/>
    <w:pPr>
      <w:numPr>
        <w:numId w:val="1"/>
      </w:numPr>
      <w:spacing w:after="60"/>
    </w:pPr>
    <w:rPr>
      <w:rFonts w:eastAsia="Times New Roman" w:cs="Arial"/>
      <w:lang w:val="de-DE"/>
    </w:rPr>
  </w:style>
  <w:style w:type="paragraph" w:styleId="ListBullet2">
    <w:name w:val="List Bullet 2"/>
    <w:basedOn w:val="Normal"/>
    <w:link w:val="ListBullet2Char"/>
    <w:uiPriority w:val="99"/>
    <w:semiHidden/>
    <w:unhideWhenUsed/>
    <w:rsid w:val="00762319"/>
    <w:pPr>
      <w:numPr>
        <w:numId w:val="2"/>
      </w:numPr>
      <w:contextualSpacing/>
    </w:pPr>
  </w:style>
  <w:style w:type="paragraph" w:styleId="ListBullet3">
    <w:name w:val="List Bullet 3"/>
    <w:basedOn w:val="Normal"/>
    <w:link w:val="ListBullet3Char"/>
    <w:uiPriority w:val="99"/>
    <w:unhideWhenUsed/>
    <w:rsid w:val="00762319"/>
    <w:pPr>
      <w:numPr>
        <w:numId w:val="3"/>
      </w:numPr>
      <w:contextualSpacing/>
    </w:pPr>
  </w:style>
  <w:style w:type="paragraph" w:customStyle="1" w:styleId="Accenture">
    <w:name w:val="Accenture"/>
    <w:basedOn w:val="Normal"/>
    <w:rsid w:val="00762319"/>
    <w:pPr>
      <w:spacing w:before="200"/>
    </w:pPr>
    <w:rPr>
      <w:rFonts w:cs="Arial"/>
    </w:rPr>
  </w:style>
  <w:style w:type="table" w:styleId="TableGrid">
    <w:name w:val="Table Grid"/>
    <w:basedOn w:val="TableNormal"/>
    <w:uiPriority w:val="39"/>
    <w:rsid w:val="00762319"/>
    <w:rPr>
      <w:rFonts w:ascii="Cambria" w:hAnsi="Cambria" w:cs="Times New Roman"/>
      <w:kern w:val="2"/>
      <w:sz w:val="20"/>
      <w:szCs w:val="20"/>
      <w14:ligatures w14:val="standardContextual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Content">
    <w:name w:val="Content"/>
    <w:link w:val="ContentChar"/>
    <w:rsid w:val="00762319"/>
    <w:pPr>
      <w:keepLines/>
      <w:tabs>
        <w:tab w:val="left" w:pos="1134"/>
      </w:tabs>
      <w:spacing w:after="120"/>
      <w:jc w:val="center"/>
    </w:pPr>
    <w:rPr>
      <w:rFonts w:ascii="Graphik" w:hAnsi="Graphik" w:cs="Times New Roman"/>
      <w:b/>
      <w:kern w:val="2"/>
      <w:sz w:val="32"/>
      <w:szCs w:val="20"/>
      <w14:ligatures w14:val="standardContextual"/>
    </w:rPr>
  </w:style>
  <w:style w:type="paragraph" w:customStyle="1" w:styleId="Paragraph">
    <w:name w:val="Paragraph"/>
    <w:basedOn w:val="Normal"/>
    <w:link w:val="ParagraphChar"/>
    <w:qFormat/>
    <w:rsid w:val="00C70705"/>
  </w:style>
  <w:style w:type="character" w:customStyle="1" w:styleId="ContentChar">
    <w:name w:val="Content Char"/>
    <w:basedOn w:val="DefaultParagraphFont"/>
    <w:link w:val="Content"/>
    <w:rsid w:val="00762319"/>
    <w:rPr>
      <w:rFonts w:ascii="Graphik" w:hAnsi="Graphik" w:cs="Times New Roman"/>
      <w:b/>
      <w:kern w:val="2"/>
      <w:sz w:val="32"/>
      <w:szCs w:val="20"/>
      <w14:ligatures w14:val="standardContextual"/>
    </w:rPr>
  </w:style>
  <w:style w:type="paragraph" w:customStyle="1" w:styleId="UOLIST1">
    <w:name w:val="UO LIST 1"/>
    <w:basedOn w:val="ListBullet"/>
    <w:link w:val="UOLIST1Char"/>
    <w:autoRedefine/>
    <w:qFormat/>
    <w:rsid w:val="00AF12E4"/>
    <w:rPr>
      <w:sz w:val="24"/>
    </w:rPr>
  </w:style>
  <w:style w:type="character" w:customStyle="1" w:styleId="ParagraphChar">
    <w:name w:val="Paragraph Char"/>
    <w:basedOn w:val="DefaultParagraphFont"/>
    <w:link w:val="Paragraph"/>
    <w:rsid w:val="00C70705"/>
    <w:rPr>
      <w:rFonts w:ascii="Graphik" w:hAnsi="Graphik" w:cs="Arial"/>
    </w:rPr>
  </w:style>
  <w:style w:type="paragraph" w:customStyle="1" w:styleId="UOLIST2">
    <w:name w:val="UO LIST 2"/>
    <w:basedOn w:val="ListBullet2"/>
    <w:link w:val="UOLIST2Char"/>
    <w:autoRedefine/>
    <w:qFormat/>
    <w:rsid w:val="00AF7049"/>
    <w:pPr>
      <w:spacing w:before="120" w:after="120"/>
      <w:ind w:left="576" w:hanging="288"/>
    </w:pPr>
    <w:rPr>
      <w:rFonts w:cs="Arial"/>
      <w:lang w:val="de-DE"/>
    </w:rPr>
  </w:style>
  <w:style w:type="character" w:customStyle="1" w:styleId="ListBulletChar">
    <w:name w:val="List Bullet Char"/>
    <w:basedOn w:val="DefaultParagraphFont"/>
    <w:link w:val="ListBullet"/>
    <w:uiPriority w:val="3"/>
    <w:rsid w:val="00AF12E4"/>
    <w:rPr>
      <w:rFonts w:ascii="Graphik" w:eastAsia="Times New Roman" w:hAnsi="Graphik" w:cs="Arial"/>
      <w:kern w:val="2"/>
      <w:sz w:val="20"/>
      <w:szCs w:val="22"/>
      <w:lang w:val="de-DE"/>
      <w14:ligatures w14:val="standardContextual"/>
    </w:rPr>
  </w:style>
  <w:style w:type="character" w:customStyle="1" w:styleId="UOLIST1Char">
    <w:name w:val="UO LIST 1 Char"/>
    <w:basedOn w:val="ListBulletChar"/>
    <w:link w:val="UOLIST1"/>
    <w:rsid w:val="00AF12E4"/>
    <w:rPr>
      <w:rFonts w:ascii="Graphik" w:eastAsia="Times New Roman" w:hAnsi="Graphik" w:cs="Arial"/>
      <w:kern w:val="2"/>
      <w:sz w:val="20"/>
      <w:szCs w:val="22"/>
      <w:lang w:val="de-DE"/>
      <w14:ligatures w14:val="standardContextual"/>
    </w:rPr>
  </w:style>
  <w:style w:type="paragraph" w:customStyle="1" w:styleId="UOLIST3">
    <w:name w:val="UO LIST 3"/>
    <w:basedOn w:val="ListBullet3"/>
    <w:link w:val="UOLIST3Char"/>
    <w:autoRedefine/>
    <w:qFormat/>
    <w:rsid w:val="00AE2073"/>
    <w:pPr>
      <w:numPr>
        <w:numId w:val="0"/>
      </w:numPr>
      <w:spacing w:after="120"/>
      <w:ind w:left="360" w:hanging="360"/>
    </w:pPr>
    <w:rPr>
      <w:rFonts w:cs="Arial"/>
      <w:lang w:val="de-DE"/>
    </w:rPr>
  </w:style>
  <w:style w:type="character" w:customStyle="1" w:styleId="ListBullet2Char">
    <w:name w:val="List Bullet 2 Char"/>
    <w:basedOn w:val="DefaultParagraphFont"/>
    <w:link w:val="ListBullet2"/>
    <w:uiPriority w:val="99"/>
    <w:semiHidden/>
    <w:rsid w:val="00AF12E4"/>
    <w:rPr>
      <w:rFonts w:ascii="Graphik" w:hAnsi="Graphik"/>
      <w:kern w:val="2"/>
      <w:sz w:val="20"/>
      <w:szCs w:val="22"/>
      <w14:ligatures w14:val="standardContextual"/>
    </w:rPr>
  </w:style>
  <w:style w:type="character" w:customStyle="1" w:styleId="UOLIST2Char">
    <w:name w:val="UO LIST 2 Char"/>
    <w:basedOn w:val="ListBullet2Char"/>
    <w:link w:val="UOLIST2"/>
    <w:rsid w:val="00AF7049"/>
    <w:rPr>
      <w:rFonts w:ascii="Graphik" w:hAnsi="Graphik" w:cs="Arial"/>
      <w:kern w:val="2"/>
      <w:sz w:val="20"/>
      <w:szCs w:val="22"/>
      <w:lang w:val="de-DE"/>
      <w14:ligatures w14:val="standardContextual"/>
    </w:rPr>
  </w:style>
  <w:style w:type="paragraph" w:customStyle="1" w:styleId="NOLIST1">
    <w:name w:val="NO LIST 1"/>
    <w:basedOn w:val="Normal"/>
    <w:link w:val="NOLIST1Char"/>
    <w:autoRedefine/>
    <w:qFormat/>
    <w:rsid w:val="005D771F"/>
    <w:pPr>
      <w:numPr>
        <w:numId w:val="5"/>
      </w:numPr>
      <w:spacing w:after="120"/>
    </w:pPr>
  </w:style>
  <w:style w:type="character" w:customStyle="1" w:styleId="ListBullet3Char">
    <w:name w:val="List Bullet 3 Char"/>
    <w:basedOn w:val="DefaultParagraphFont"/>
    <w:link w:val="ListBullet3"/>
    <w:uiPriority w:val="99"/>
    <w:rsid w:val="00AF12E4"/>
    <w:rPr>
      <w:rFonts w:ascii="Graphik" w:hAnsi="Graphik"/>
      <w:kern w:val="2"/>
      <w:sz w:val="20"/>
      <w:szCs w:val="22"/>
      <w14:ligatures w14:val="standardContextual"/>
    </w:rPr>
  </w:style>
  <w:style w:type="character" w:customStyle="1" w:styleId="UOLIST3Char">
    <w:name w:val="UO LIST 3 Char"/>
    <w:basedOn w:val="ListBullet3Char"/>
    <w:link w:val="UOLIST3"/>
    <w:rsid w:val="00AE2073"/>
    <w:rPr>
      <w:rFonts w:ascii="Graphik" w:hAnsi="Graphik" w:cs="Arial"/>
      <w:kern w:val="2"/>
      <w:sz w:val="20"/>
      <w:szCs w:val="22"/>
      <w:lang w:val="de-DE"/>
      <w14:ligatures w14:val="standardContextual"/>
    </w:rPr>
  </w:style>
  <w:style w:type="paragraph" w:customStyle="1" w:styleId="NOLIST2">
    <w:name w:val="NO LIST 2"/>
    <w:basedOn w:val="NOLIST1"/>
    <w:link w:val="NOLIST2Char"/>
    <w:autoRedefine/>
    <w:qFormat/>
    <w:rsid w:val="00A1489C"/>
    <w:pPr>
      <w:numPr>
        <w:numId w:val="4"/>
      </w:numPr>
    </w:pPr>
  </w:style>
  <w:style w:type="character" w:customStyle="1" w:styleId="NOLIST1Char">
    <w:name w:val="NO LIST 1 Char"/>
    <w:basedOn w:val="DefaultParagraphFont"/>
    <w:link w:val="NOLIST1"/>
    <w:rsid w:val="005D771F"/>
    <w:rPr>
      <w:rFonts w:ascii="Graphik" w:hAnsi="Graphik"/>
      <w:kern w:val="2"/>
      <w:sz w:val="20"/>
      <w:szCs w:val="22"/>
      <w14:ligatures w14:val="standardContextual"/>
    </w:rPr>
  </w:style>
  <w:style w:type="paragraph" w:styleId="Header">
    <w:name w:val="header"/>
    <w:basedOn w:val="Normal"/>
    <w:link w:val="HeaderChar"/>
    <w:uiPriority w:val="99"/>
    <w:unhideWhenUsed/>
    <w:rsid w:val="00CF08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OLIST2Char">
    <w:name w:val="NO LIST 2 Char"/>
    <w:basedOn w:val="NOLIST1Char"/>
    <w:link w:val="NOLIST2"/>
    <w:rsid w:val="00A1489C"/>
    <w:rPr>
      <w:rFonts w:ascii="Graphik" w:hAnsi="Graphik"/>
      <w:kern w:val="2"/>
      <w:sz w:val="20"/>
      <w:szCs w:val="22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CF080A"/>
    <w:rPr>
      <w:rFonts w:ascii="Graphik" w:hAnsi="Graphik"/>
      <w:kern w:val="2"/>
      <w:sz w:val="20"/>
      <w:szCs w:val="22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CF08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080A"/>
    <w:rPr>
      <w:rFonts w:ascii="Graphik" w:hAnsi="Graphik"/>
      <w:kern w:val="2"/>
      <w:sz w:val="20"/>
      <w:szCs w:val="22"/>
      <w14:ligatures w14:val="standardContextual"/>
    </w:rPr>
  </w:style>
  <w:style w:type="paragraph" w:styleId="TOCHeading">
    <w:name w:val="TOC Heading"/>
    <w:basedOn w:val="Heading1"/>
    <w:next w:val="Normal"/>
    <w:uiPriority w:val="39"/>
    <w:unhideWhenUsed/>
    <w:qFormat/>
    <w:rsid w:val="00CF080A"/>
    <w:pPr>
      <w:tabs>
        <w:tab w:val="clear" w:pos="1134"/>
      </w:tabs>
      <w:spacing w:after="0"/>
      <w:jc w:val="center"/>
      <w:outlineLvl w:val="9"/>
    </w:pPr>
    <w:rPr>
      <w:rFonts w:eastAsiaTheme="majorEastAsia" w:cstheme="majorBidi"/>
      <w:bCs/>
      <w:kern w:val="0"/>
      <w:sz w:val="32"/>
      <w:szCs w:val="32"/>
      <w:lang w:val="en-US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6324D6"/>
    <w:rPr>
      <w:color w:val="808080"/>
    </w:rPr>
  </w:style>
  <w:style w:type="paragraph" w:styleId="Title">
    <w:name w:val="Title"/>
    <w:basedOn w:val="Normal"/>
    <w:next w:val="Normal"/>
    <w:link w:val="TitleChar"/>
    <w:uiPriority w:val="10"/>
    <w:qFormat/>
    <w:rsid w:val="00762319"/>
    <w:pPr>
      <w:contextualSpacing/>
    </w:pPr>
    <w:rPr>
      <w:rFonts w:eastAsiaTheme="majorEastAsia" w:cstheme="majorBidi"/>
      <w:b/>
      <w:spacing w:val="-10"/>
      <w:kern w:val="28"/>
      <w:sz w:val="7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2319"/>
    <w:rPr>
      <w:rFonts w:ascii="Graphik" w:eastAsiaTheme="majorEastAsia" w:hAnsi="Graphik" w:cstheme="majorBidi"/>
      <w:b/>
      <w:spacing w:val="-10"/>
      <w:kern w:val="28"/>
      <w:sz w:val="72"/>
      <w:szCs w:val="56"/>
      <w14:ligatures w14:val="standardContextual"/>
    </w:rPr>
  </w:style>
  <w:style w:type="paragraph" w:customStyle="1" w:styleId="DELETE">
    <w:name w:val="DELETE"/>
    <w:basedOn w:val="Normal"/>
    <w:link w:val="DELETEChar"/>
    <w:qFormat/>
    <w:rsid w:val="005C5107"/>
    <w:rPr>
      <w:color w:val="FF0000"/>
    </w:rPr>
  </w:style>
  <w:style w:type="character" w:customStyle="1" w:styleId="DELETEChar">
    <w:name w:val="DELETE Char"/>
    <w:basedOn w:val="DefaultParagraphFont"/>
    <w:link w:val="DELETE"/>
    <w:rsid w:val="005C5107"/>
    <w:rPr>
      <w:rFonts w:ascii="Graphik" w:hAnsi="Graphik" w:cs="Arial"/>
      <w:color w:val="FF0000"/>
    </w:rPr>
  </w:style>
  <w:style w:type="character" w:styleId="UnresolvedMention">
    <w:name w:val="Unresolved Mention"/>
    <w:basedOn w:val="DefaultParagraphFont"/>
    <w:uiPriority w:val="99"/>
    <w:unhideWhenUsed/>
    <w:rsid w:val="00762319"/>
    <w:rPr>
      <w:color w:val="605E5C"/>
      <w:shd w:val="clear" w:color="auto" w:fill="E1DFDD"/>
    </w:rPr>
  </w:style>
  <w:style w:type="table" w:styleId="GridTable4-Accent1">
    <w:name w:val="Grid Table 4 Accent 1"/>
    <w:basedOn w:val="TableNormal"/>
    <w:uiPriority w:val="49"/>
    <w:rsid w:val="009759A1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AE1D02"/>
    <w:pPr>
      <w:spacing w:after="200"/>
    </w:pPr>
    <w:rPr>
      <w:b/>
      <w:iCs/>
      <w:color w:val="44546A" w:themeColor="text2"/>
      <w:sz w:val="18"/>
      <w:szCs w:val="18"/>
    </w:rPr>
  </w:style>
  <w:style w:type="paragraph" w:styleId="ListParagraph">
    <w:name w:val="List Paragraph"/>
    <w:basedOn w:val="Normal"/>
    <w:link w:val="ListParagraphChar"/>
    <w:uiPriority w:val="34"/>
    <w:qFormat/>
    <w:rsid w:val="00CF080A"/>
    <w:pPr>
      <w:numPr>
        <w:numId w:val="11"/>
      </w:numPr>
      <w:spacing w:before="120" w:after="120" w:line="240" w:lineRule="auto"/>
      <w:ind w:right="720"/>
    </w:pPr>
  </w:style>
  <w:style w:type="paragraph" w:styleId="TOAHeading">
    <w:name w:val="toa heading"/>
    <w:basedOn w:val="Normal"/>
    <w:next w:val="Normal"/>
    <w:uiPriority w:val="99"/>
    <w:semiHidden/>
    <w:unhideWhenUsed/>
    <w:rsid w:val="00C47DD4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C47DD4"/>
    <w:pPr>
      <w:ind w:left="240" w:hanging="240"/>
    </w:pPr>
  </w:style>
  <w:style w:type="table" w:styleId="TableGridLight">
    <w:name w:val="Grid Table Light"/>
    <w:basedOn w:val="TableNormal"/>
    <w:uiPriority w:val="40"/>
    <w:rsid w:val="00C41F4D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Codeexamples">
    <w:name w:val="Code examples"/>
    <w:basedOn w:val="Normal"/>
    <w:link w:val="CodeexamplesChar"/>
    <w:qFormat/>
    <w:rsid w:val="008603F0"/>
    <w:pPr>
      <w:shd w:val="clear" w:color="auto" w:fill="FFFFFF"/>
    </w:pPr>
    <w:rPr>
      <w:rFonts w:ascii="Consolas" w:eastAsia="Times New Roman" w:hAnsi="Consolas" w:cs="Times New Roman"/>
      <w:noProof/>
      <w:color w:val="222222"/>
      <w:sz w:val="18"/>
      <w:szCs w:val="18"/>
      <w:lang w:eastAsia="it-IT"/>
    </w:rPr>
  </w:style>
  <w:style w:type="character" w:customStyle="1" w:styleId="CodeexamplesChar">
    <w:name w:val="Code examples Char"/>
    <w:basedOn w:val="DefaultParagraphFont"/>
    <w:link w:val="Codeexamples"/>
    <w:rsid w:val="008603F0"/>
    <w:rPr>
      <w:rFonts w:ascii="Consolas" w:eastAsia="Times New Roman" w:hAnsi="Consolas" w:cs="Times New Roman"/>
      <w:noProof/>
      <w:color w:val="222222"/>
      <w:sz w:val="18"/>
      <w:szCs w:val="18"/>
      <w:shd w:val="clear" w:color="auto" w:fill="FFFFFF"/>
      <w:lang w:eastAsia="it-IT"/>
    </w:rPr>
  </w:style>
  <w:style w:type="character" w:styleId="CommentReference">
    <w:name w:val="annotation reference"/>
    <w:basedOn w:val="DefaultParagraphFont"/>
    <w:uiPriority w:val="99"/>
    <w:semiHidden/>
    <w:unhideWhenUsed/>
    <w:rsid w:val="0076231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62319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62319"/>
    <w:rPr>
      <w:rFonts w:ascii="Graphik" w:hAnsi="Graphik"/>
      <w:kern w:val="2"/>
      <w:sz w:val="20"/>
      <w:szCs w:val="20"/>
      <w14:ligatures w14:val="standardContextual"/>
    </w:rPr>
  </w:style>
  <w:style w:type="table" w:customStyle="1" w:styleId="TableGrid1">
    <w:name w:val="Table Grid1"/>
    <w:basedOn w:val="TableNormal"/>
    <w:next w:val="TableGrid"/>
    <w:uiPriority w:val="39"/>
    <w:rsid w:val="00385DDD"/>
    <w:pPr>
      <w:jc w:val="both"/>
    </w:pPr>
    <w:rPr>
      <w:rFonts w:ascii="Times New Roman" w:eastAsia="Times New Roman" w:hAnsi="Times New Roman" w:cs="Times New Roman"/>
      <w:sz w:val="20"/>
      <w:szCs w:val="20"/>
      <w:lang w:val="de-DE"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1D05AA"/>
    <w:rPr>
      <w:color w:val="954F72" w:themeColor="followedHyperlink"/>
      <w:u w:val="single"/>
    </w:rPr>
  </w:style>
  <w:style w:type="character" w:customStyle="1" w:styleId="normaltextrun">
    <w:name w:val="normaltextrun"/>
    <w:basedOn w:val="DefaultParagraphFont"/>
    <w:rsid w:val="002C72D6"/>
  </w:style>
  <w:style w:type="character" w:customStyle="1" w:styleId="eop">
    <w:name w:val="eop"/>
    <w:basedOn w:val="DefaultParagraphFont"/>
    <w:rsid w:val="002C72D6"/>
  </w:style>
  <w:style w:type="paragraph" w:customStyle="1" w:styleId="paragraph0">
    <w:name w:val="paragraph"/>
    <w:basedOn w:val="Normal"/>
    <w:rsid w:val="00EC102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6231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62319"/>
    <w:rPr>
      <w:rFonts w:ascii="Graphik" w:hAnsi="Graphik"/>
      <w:b/>
      <w:bCs/>
      <w:kern w:val="2"/>
      <w:sz w:val="20"/>
      <w:szCs w:val="20"/>
      <w14:ligatures w14:val="standardContextual"/>
    </w:rPr>
  </w:style>
  <w:style w:type="character" w:styleId="Mention">
    <w:name w:val="Mention"/>
    <w:basedOn w:val="DefaultParagraphFont"/>
    <w:uiPriority w:val="99"/>
    <w:unhideWhenUsed/>
    <w:rsid w:val="00762319"/>
    <w:rPr>
      <w:color w:val="2B579A"/>
      <w:shd w:val="clear" w:color="auto" w:fill="E1DFDD"/>
    </w:rPr>
  </w:style>
  <w:style w:type="paragraph" w:customStyle="1" w:styleId="CodeSample">
    <w:name w:val="Code Sample"/>
    <w:basedOn w:val="Normal"/>
    <w:link w:val="CodeSampleChar"/>
    <w:autoRedefine/>
    <w:qFormat/>
    <w:rsid w:val="00762319"/>
    <w:pPr>
      <w:ind w:left="360"/>
    </w:pPr>
    <w:rPr>
      <w:rFonts w:ascii="Consolas" w:hAnsi="Consolas"/>
      <w:lang w:val="fr-FR"/>
    </w:rPr>
  </w:style>
  <w:style w:type="character" w:customStyle="1" w:styleId="CodeSampleChar">
    <w:name w:val="Code Sample Char"/>
    <w:basedOn w:val="DefaultParagraphFont"/>
    <w:link w:val="CodeSample"/>
    <w:rsid w:val="00762319"/>
    <w:rPr>
      <w:rFonts w:ascii="Consolas" w:hAnsi="Consolas"/>
      <w:kern w:val="2"/>
      <w:sz w:val="20"/>
      <w:szCs w:val="22"/>
      <w:lang w:val="fr-FR"/>
      <w14:ligatures w14:val="standardContextu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6231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62319"/>
    <w:rPr>
      <w:rFonts w:ascii="Tahoma" w:hAnsi="Tahoma" w:cs="Tahoma"/>
      <w:kern w:val="2"/>
      <w:sz w:val="16"/>
      <w:szCs w:val="16"/>
      <w14:ligatures w14:val="standardContextual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762319"/>
    <w:rPr>
      <w:rFonts w:ascii="Lucida Grande" w:hAnsi="Lucida Grande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762319"/>
    <w:rPr>
      <w:rFonts w:ascii="Lucida Grande" w:hAnsi="Lucida Grande"/>
      <w:kern w:val="2"/>
      <w:sz w:val="20"/>
      <w:szCs w:val="22"/>
      <w14:ligatures w14:val="standardContextual"/>
    </w:rPr>
  </w:style>
  <w:style w:type="character" w:styleId="Emphasis">
    <w:name w:val="Emphasis"/>
    <w:basedOn w:val="DefaultParagraphFont"/>
    <w:uiPriority w:val="20"/>
    <w:rsid w:val="00762319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762319"/>
    <w:pPr>
      <w:spacing w:before="100" w:beforeAutospacing="1" w:after="100" w:afterAutospacing="1"/>
    </w:pPr>
    <w:rPr>
      <w:rFonts w:ascii="Times New Roman" w:eastAsia="Times New Roman" w:hAnsi="Times New Roman"/>
      <w:lang w:val="en-IE" w:eastAsia="en-GB"/>
    </w:rPr>
  </w:style>
  <w:style w:type="paragraph" w:customStyle="1" w:styleId="Numberedlist">
    <w:name w:val="Numbered list"/>
    <w:basedOn w:val="ListBullet"/>
    <w:qFormat/>
    <w:rsid w:val="00762319"/>
    <w:pPr>
      <w:numPr>
        <w:numId w:val="9"/>
      </w:numPr>
    </w:pPr>
  </w:style>
  <w:style w:type="character" w:styleId="PageNumber">
    <w:name w:val="page number"/>
    <w:basedOn w:val="DefaultParagraphFont"/>
    <w:uiPriority w:val="99"/>
    <w:semiHidden/>
    <w:unhideWhenUsed/>
    <w:rsid w:val="00762319"/>
  </w:style>
  <w:style w:type="paragraph" w:customStyle="1" w:styleId="Picture">
    <w:name w:val="Picture"/>
    <w:basedOn w:val="Accenture"/>
    <w:next w:val="Subtitle"/>
    <w:link w:val="PictureChar"/>
    <w:rsid w:val="00762319"/>
    <w:pPr>
      <w:jc w:val="center"/>
    </w:pPr>
    <w:rPr>
      <w:noProof/>
    </w:rPr>
  </w:style>
  <w:style w:type="character" w:customStyle="1" w:styleId="PictureChar">
    <w:name w:val="Picture Char"/>
    <w:basedOn w:val="DefaultParagraphFont"/>
    <w:link w:val="Picture"/>
    <w:rsid w:val="00762319"/>
    <w:rPr>
      <w:rFonts w:ascii="Graphik" w:hAnsi="Graphik" w:cs="Arial"/>
      <w:noProof/>
      <w:kern w:val="2"/>
      <w:sz w:val="20"/>
      <w:szCs w:val="22"/>
      <w14:ligatures w14:val="standardContextual"/>
    </w:rPr>
  </w:style>
  <w:style w:type="paragraph" w:styleId="Subtitle">
    <w:name w:val="Subtitle"/>
    <w:basedOn w:val="Accenture"/>
    <w:next w:val="Normal"/>
    <w:link w:val="SubtitleChar"/>
    <w:uiPriority w:val="11"/>
    <w:rsid w:val="00762319"/>
    <w:pPr>
      <w:numPr>
        <w:ilvl w:val="1"/>
      </w:numPr>
    </w:pPr>
    <w:rPr>
      <w:rFonts w:eastAsiaTheme="minorEastAsia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762319"/>
    <w:rPr>
      <w:rFonts w:ascii="Graphik" w:eastAsiaTheme="minorEastAsia" w:hAnsi="Graphik"/>
      <w:color w:val="5A5A5A" w:themeColor="text1" w:themeTint="A5"/>
      <w:spacing w:val="15"/>
      <w:kern w:val="2"/>
      <w:sz w:val="20"/>
      <w:szCs w:val="22"/>
      <w14:ligatures w14:val="standardContextual"/>
    </w:rPr>
  </w:style>
  <w:style w:type="paragraph" w:customStyle="1" w:styleId="Platzhalter">
    <w:name w:val="Platzhalter"/>
    <w:basedOn w:val="Normal"/>
    <w:rsid w:val="00762319"/>
    <w:pPr>
      <w:jc w:val="center"/>
    </w:pPr>
    <w:rPr>
      <w:rFonts w:eastAsia="Times New Roman" w:cs="Arial"/>
      <w:szCs w:val="20"/>
    </w:rPr>
  </w:style>
  <w:style w:type="paragraph" w:styleId="Revision">
    <w:name w:val="Revision"/>
    <w:hidden/>
    <w:uiPriority w:val="99"/>
    <w:semiHidden/>
    <w:rsid w:val="00762319"/>
    <w:pPr>
      <w:spacing w:before="80" w:after="80"/>
    </w:pPr>
    <w:rPr>
      <w:rFonts w:ascii="Calibri" w:eastAsia="Times New Roman" w:hAnsi="Calibri" w:cs="Times New Roman"/>
      <w:kern w:val="2"/>
      <w:szCs w:val="20"/>
      <w14:ligatures w14:val="standardContextual"/>
    </w:rPr>
  </w:style>
  <w:style w:type="paragraph" w:customStyle="1" w:styleId="Style1">
    <w:name w:val="Style1"/>
    <w:basedOn w:val="Normal"/>
    <w:link w:val="Style1Char"/>
    <w:rsid w:val="00762319"/>
    <w:rPr>
      <w:rFonts w:ascii="Consolas" w:hAnsi="Consolas"/>
    </w:rPr>
  </w:style>
  <w:style w:type="character" w:customStyle="1" w:styleId="Style1Char">
    <w:name w:val="Style1 Char"/>
    <w:basedOn w:val="DefaultParagraphFont"/>
    <w:link w:val="Style1"/>
    <w:rsid w:val="00762319"/>
    <w:rPr>
      <w:rFonts w:ascii="Consolas" w:hAnsi="Consolas"/>
      <w:kern w:val="2"/>
      <w:sz w:val="20"/>
      <w:szCs w:val="22"/>
      <w14:ligatures w14:val="standardContextual"/>
    </w:rPr>
  </w:style>
  <w:style w:type="paragraph" w:customStyle="1" w:styleId="TOCHeading2">
    <w:name w:val="TOC Heading 2"/>
    <w:basedOn w:val="TOC1"/>
    <w:link w:val="TOCHeading2Char"/>
    <w:qFormat/>
    <w:rsid w:val="00762319"/>
    <w:pPr>
      <w:tabs>
        <w:tab w:val="right" w:leader="dot" w:pos="9350"/>
      </w:tabs>
    </w:pPr>
    <w:rPr>
      <w:noProof/>
    </w:rPr>
  </w:style>
  <w:style w:type="character" w:customStyle="1" w:styleId="TOCHeading2Char">
    <w:name w:val="TOC Heading 2 Char"/>
    <w:basedOn w:val="DefaultParagraphFont"/>
    <w:link w:val="TOCHeading2"/>
    <w:rsid w:val="00762319"/>
    <w:rPr>
      <w:rFonts w:ascii="Graphik" w:eastAsia="Times New Roman" w:hAnsi="Graphik"/>
      <w:b/>
      <w:noProof/>
      <w:kern w:val="2"/>
      <w:sz w:val="20"/>
      <w:szCs w:val="22"/>
      <w14:ligatures w14:val="standardContextual"/>
    </w:rPr>
  </w:style>
  <w:style w:type="paragraph" w:customStyle="1" w:styleId="TOCHeading3">
    <w:name w:val="TOC Heading 3"/>
    <w:basedOn w:val="TOC2"/>
    <w:link w:val="TOCHeading3Char"/>
    <w:qFormat/>
    <w:rsid w:val="00762319"/>
    <w:pPr>
      <w:tabs>
        <w:tab w:val="right" w:leader="dot" w:pos="9350"/>
      </w:tabs>
    </w:pPr>
  </w:style>
  <w:style w:type="character" w:customStyle="1" w:styleId="TOCHeading3Char">
    <w:name w:val="TOC Heading 3 Char"/>
    <w:basedOn w:val="DefaultParagraphFont"/>
    <w:link w:val="TOCHeading3"/>
    <w:rsid w:val="00762319"/>
    <w:rPr>
      <w:rFonts w:ascii="Graphik" w:eastAsia="Times New Roman" w:hAnsi="Graphik" w:cs="Times New Roman"/>
      <w:kern w:val="2"/>
      <w:sz w:val="20"/>
      <w:szCs w:val="22"/>
      <w14:ligatures w14:val="standardContextual"/>
    </w:rPr>
  </w:style>
  <w:style w:type="paragraph" w:customStyle="1" w:styleId="TOCHeading4Indented">
    <w:name w:val="TOC Heading 4 Indented"/>
    <w:basedOn w:val="TOC3"/>
    <w:link w:val="TOCHeading4IndentedChar"/>
    <w:qFormat/>
    <w:rsid w:val="00762319"/>
    <w:pPr>
      <w:tabs>
        <w:tab w:val="right" w:leader="dot" w:pos="9350"/>
      </w:tabs>
      <w:ind w:left="0" w:right="1224"/>
    </w:pPr>
    <w:rPr>
      <w:noProof/>
    </w:rPr>
  </w:style>
  <w:style w:type="character" w:customStyle="1" w:styleId="TOCHeading4IndentedChar">
    <w:name w:val="TOC Heading 4 Indented Char"/>
    <w:basedOn w:val="DefaultParagraphFont"/>
    <w:link w:val="TOCHeading4Indented"/>
    <w:rsid w:val="00762319"/>
    <w:rPr>
      <w:rFonts w:ascii="Graphik" w:hAnsi="Graphik"/>
      <w:noProof/>
      <w:kern w:val="2"/>
      <w:sz w:val="20"/>
      <w:szCs w:val="22"/>
      <w14:ligatures w14:val="standardContextual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CF080A"/>
    <w:rPr>
      <w:rFonts w:ascii="Graphik" w:hAnsi="Graphik"/>
      <w:kern w:val="2"/>
      <w:sz w:val="20"/>
      <w:szCs w:val="22"/>
      <w14:ligatures w14:val="standardContextual"/>
    </w:rPr>
  </w:style>
  <w:style w:type="character" w:customStyle="1" w:styleId="ui-provider">
    <w:name w:val="ui-provider"/>
    <w:basedOn w:val="DefaultParagraphFont"/>
    <w:rsid w:val="003E6A17"/>
  </w:style>
  <w:style w:type="paragraph" w:customStyle="1" w:styleId="Tight">
    <w:name w:val="Tight"/>
    <w:basedOn w:val="Normal"/>
    <w:link w:val="TightChar"/>
    <w:qFormat/>
    <w:rsid w:val="00CF080A"/>
    <w:pPr>
      <w:spacing w:after="0"/>
    </w:pPr>
  </w:style>
  <w:style w:type="character" w:customStyle="1" w:styleId="TightChar">
    <w:name w:val="Tight Char"/>
    <w:basedOn w:val="DefaultParagraphFont"/>
    <w:link w:val="Tight"/>
    <w:rsid w:val="00CF080A"/>
    <w:rPr>
      <w:rFonts w:ascii="Graphik" w:hAnsi="Graphik"/>
      <w:kern w:val="2"/>
      <w:sz w:val="20"/>
      <w:szCs w:val="22"/>
      <w14:ligatures w14:val="standardContextual"/>
    </w:rPr>
  </w:style>
  <w:style w:type="paragraph" w:customStyle="1" w:styleId="ProductName">
    <w:name w:val="Product_Name"/>
    <w:basedOn w:val="Normal"/>
    <w:link w:val="ProductNameChar"/>
    <w:qFormat/>
    <w:rsid w:val="00CF080A"/>
    <w:pPr>
      <w:jc w:val="center"/>
    </w:pPr>
    <w:rPr>
      <w:b/>
      <w:bCs/>
      <w:sz w:val="56"/>
      <w:szCs w:val="72"/>
    </w:rPr>
  </w:style>
  <w:style w:type="character" w:customStyle="1" w:styleId="ProductNameChar">
    <w:name w:val="Product_Name Char"/>
    <w:basedOn w:val="DefaultParagraphFont"/>
    <w:link w:val="ProductName"/>
    <w:rsid w:val="00CF080A"/>
    <w:rPr>
      <w:rFonts w:ascii="Graphik" w:hAnsi="Graphik"/>
      <w:b/>
      <w:bCs/>
      <w:kern w:val="2"/>
      <w:sz w:val="56"/>
      <w:szCs w:val="72"/>
      <w14:ligatures w14:val="standardContextual"/>
    </w:rPr>
  </w:style>
  <w:style w:type="paragraph" w:customStyle="1" w:styleId="DocumentType">
    <w:name w:val="Document_Type"/>
    <w:basedOn w:val="ProductName"/>
    <w:link w:val="DocumentTypeChar"/>
    <w:qFormat/>
    <w:rsid w:val="00CF080A"/>
    <w:rPr>
      <w:sz w:val="36"/>
      <w:szCs w:val="40"/>
    </w:rPr>
  </w:style>
  <w:style w:type="character" w:customStyle="1" w:styleId="DocumentTypeChar">
    <w:name w:val="Document_Type Char"/>
    <w:basedOn w:val="ProductNameChar"/>
    <w:link w:val="DocumentType"/>
    <w:rsid w:val="00CF080A"/>
    <w:rPr>
      <w:rFonts w:ascii="Graphik" w:hAnsi="Graphik"/>
      <w:b/>
      <w:bCs/>
      <w:kern w:val="2"/>
      <w:sz w:val="36"/>
      <w:szCs w:val="40"/>
      <w14:ligatures w14:val="standardContextual"/>
    </w:rPr>
  </w:style>
  <w:style w:type="paragraph" w:customStyle="1" w:styleId="TightLIst">
    <w:name w:val="Tight_LIst"/>
    <w:basedOn w:val="ListParagraph"/>
    <w:link w:val="TightLIstChar"/>
    <w:qFormat/>
    <w:rsid w:val="00CF080A"/>
    <w:pPr>
      <w:numPr>
        <w:numId w:val="12"/>
      </w:numPr>
      <w:spacing w:before="60" w:after="60"/>
      <w:ind w:left="360"/>
    </w:pPr>
    <w:rPr>
      <w:rFonts w:eastAsia="Cambria" w:cs="Times New Roman"/>
    </w:rPr>
  </w:style>
  <w:style w:type="character" w:customStyle="1" w:styleId="TightLIstChar">
    <w:name w:val="Tight_LIst Char"/>
    <w:basedOn w:val="ListParagraphChar"/>
    <w:link w:val="TightLIst"/>
    <w:rsid w:val="00CF080A"/>
    <w:rPr>
      <w:rFonts w:ascii="Graphik" w:eastAsia="Cambria" w:hAnsi="Graphik" w:cs="Times New Roman"/>
      <w:kern w:val="2"/>
      <w:sz w:val="20"/>
      <w:szCs w:val="22"/>
      <w14:ligatures w14:val="standardContextual"/>
    </w:rPr>
  </w:style>
  <w:style w:type="paragraph" w:customStyle="1" w:styleId="TightLeftAligned">
    <w:name w:val="Tight_Left_Aligned"/>
    <w:basedOn w:val="Normal"/>
    <w:link w:val="TightLeftAlignedChar"/>
    <w:qFormat/>
    <w:rsid w:val="00CF080A"/>
    <w:pPr>
      <w:spacing w:before="100" w:beforeAutospacing="1" w:after="0"/>
      <w:jc w:val="left"/>
    </w:pPr>
  </w:style>
  <w:style w:type="character" w:customStyle="1" w:styleId="TightLeftAlignedChar">
    <w:name w:val="Tight_Left_Aligned Char"/>
    <w:basedOn w:val="DefaultParagraphFont"/>
    <w:link w:val="TightLeftAligned"/>
    <w:rsid w:val="00CF080A"/>
    <w:rPr>
      <w:rFonts w:ascii="Graphik" w:hAnsi="Graphik"/>
      <w:kern w:val="2"/>
      <w:sz w:val="20"/>
      <w:szCs w:val="22"/>
      <w14:ligatures w14:val="standardContextual"/>
    </w:rPr>
  </w:style>
  <w:style w:type="paragraph" w:customStyle="1" w:styleId="TableHeader">
    <w:name w:val="Table_Header"/>
    <w:basedOn w:val="Normal"/>
    <w:link w:val="TableHeaderChar"/>
    <w:qFormat/>
    <w:rsid w:val="00CF080A"/>
    <w:pPr>
      <w:spacing w:before="100" w:beforeAutospacing="1" w:after="0"/>
    </w:pPr>
    <w:rPr>
      <w:b/>
      <w:bCs/>
    </w:rPr>
  </w:style>
  <w:style w:type="character" w:customStyle="1" w:styleId="TableHeaderChar">
    <w:name w:val="Table_Header Char"/>
    <w:basedOn w:val="DefaultParagraphFont"/>
    <w:link w:val="TableHeader"/>
    <w:rsid w:val="00CF080A"/>
    <w:rPr>
      <w:rFonts w:ascii="Graphik" w:hAnsi="Graphik"/>
      <w:b/>
      <w:bCs/>
      <w:kern w:val="2"/>
      <w:sz w:val="20"/>
      <w:szCs w:val="22"/>
      <w14:ligatures w14:val="standardContextual"/>
    </w:rPr>
  </w:style>
  <w:style w:type="table" w:styleId="PlainTable1">
    <w:name w:val="Plain Table 1"/>
    <w:basedOn w:val="TableNormal"/>
    <w:uiPriority w:val="41"/>
    <w:rsid w:val="00177446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36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2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45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6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8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9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92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hyperlink" Target="mailto:rishabh.b.joshi@accenture.com" TargetMode="External"/><Relationship Id="rId26" Type="http://schemas.openxmlformats.org/officeDocument/2006/relationships/hyperlink" Target="https://ts.accenture.com/:b:/r/sites/GlobalDocTemplates/Published%20Documents/AOT/AOT%202.4/AOT_Azure_Operations_Hierarchy_Backend_Deployment_Guide_2_4.pdf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industryxdevhub.accenture.com/assetdetails/76" TargetMode="Externa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hyperlink" Target="mailto:susarla.aditya@accenture.com" TargetMode="External"/><Relationship Id="rId25" Type="http://schemas.openxmlformats.org/officeDocument/2006/relationships/hyperlink" Target="https://ts.accenture.com/:b:/r/sites/GlobalDocTemplates/Published%20Documents/AOT/AOT%202.4/AOT_Cognite_Operations_Hierarchy_Backend_Deployment_Guide_2_4.pdf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mailto:florian.tournier@accenture.com" TargetMode="External"/><Relationship Id="rId20" Type="http://schemas.openxmlformats.org/officeDocument/2006/relationships/hyperlink" Target="https://industryxdevhub.accenture.com/asset-home;search_text=aot" TargetMode="External"/><Relationship Id="rId29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hyperlink" Target="https://ts.accenture.com/:b:/r/sites/GlobalDocTemplates/Published%20Documents/AOT/AOT%202.4/AOT_Operations_Hierarchy_UI_Guide_2_4.pdf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industryxdevhub.accenture.com/assetdetails/75" TargetMode="External"/><Relationship Id="rId23" Type="http://schemas.openxmlformats.org/officeDocument/2006/relationships/hyperlink" Target="https://ts.accenture.com/:b:/r/sites/GlobalDocTemplates/Published%20Documents/AOT/AOT%202.4/AOT_Operations_Hierarchy_API_Reference_2_4.pdf" TargetMode="External"/><Relationship Id="rId28" Type="http://schemas.microsoft.com/office/2011/relationships/people" Target="people.xml"/><Relationship Id="rId10" Type="http://schemas.openxmlformats.org/officeDocument/2006/relationships/endnotes" Target="endnotes.xml"/><Relationship Id="rId19" Type="http://schemas.openxmlformats.org/officeDocument/2006/relationships/hyperlink" Target="https://industryxdevhub.accenture.com/assetdetails/45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image" Target="media/image3.png"/><Relationship Id="rId27" Type="http://schemas.openxmlformats.org/officeDocument/2006/relationships/fontTable" Target="fontTable.xml"/><Relationship Id="rId30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forms.office.com/r/VzvB13HvFE" TargetMode="External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hyperlink" Target="https://forms.office.com/r/VzvB13HvFE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dward.r.olson\AppData\Roaming\Microsoft\Templates\Doc_Team_Styles_Template_FY25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376546F1F2F4CCB8DCFB2DB2D9190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5A4153-2394-42D9-B7C0-B9E14D3D67FF}"/>
      </w:docPartPr>
      <w:docPartBody>
        <w:p w:rsidR="00F41AEC" w:rsidRDefault="00127031">
          <w:pPr>
            <w:pStyle w:val="6376546F1F2F4CCB8DCFB2DB2D9190DC"/>
          </w:pPr>
          <w:r w:rsidRPr="00D25C51">
            <w:rPr>
              <w:rStyle w:val="PlaceholderText"/>
            </w:rPr>
            <w:t>[Label]</w:t>
          </w:r>
        </w:p>
      </w:docPartBody>
    </w:docPart>
    <w:docPart>
      <w:docPartPr>
        <w:name w:val="65496AAD95514FF29C1F3486260738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EF47AE-2886-433D-B570-0DD3DD8A0BF7}"/>
      </w:docPartPr>
      <w:docPartBody>
        <w:p w:rsidR="00F41AEC" w:rsidRDefault="00FE38A2">
          <w:r w:rsidRPr="002D3165">
            <w:rPr>
              <w:rStyle w:val="PlaceholderText"/>
            </w:rPr>
            <w:t>[Label]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raphik">
    <w:panose1 w:val="020B0503030202060203"/>
    <w:charset w:val="00"/>
    <w:family w:val="swiss"/>
    <w:pitch w:val="variable"/>
    <w:sig w:usb0="00000007" w:usb1="00000000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451"/>
    <w:rsid w:val="00005FD8"/>
    <w:rsid w:val="00077A5A"/>
    <w:rsid w:val="000E3DDF"/>
    <w:rsid w:val="0012076F"/>
    <w:rsid w:val="00127031"/>
    <w:rsid w:val="00186C1F"/>
    <w:rsid w:val="001C5501"/>
    <w:rsid w:val="00246A4C"/>
    <w:rsid w:val="002C25D1"/>
    <w:rsid w:val="00460B2C"/>
    <w:rsid w:val="004E203E"/>
    <w:rsid w:val="0050408E"/>
    <w:rsid w:val="0056592F"/>
    <w:rsid w:val="005C3DBA"/>
    <w:rsid w:val="006068D0"/>
    <w:rsid w:val="00660B72"/>
    <w:rsid w:val="00690F17"/>
    <w:rsid w:val="00693104"/>
    <w:rsid w:val="007443C5"/>
    <w:rsid w:val="0075153E"/>
    <w:rsid w:val="007645A2"/>
    <w:rsid w:val="007A2451"/>
    <w:rsid w:val="009373EE"/>
    <w:rsid w:val="00977E67"/>
    <w:rsid w:val="00A96D7C"/>
    <w:rsid w:val="00AE6049"/>
    <w:rsid w:val="00C00DDE"/>
    <w:rsid w:val="00C03F9E"/>
    <w:rsid w:val="00CC2160"/>
    <w:rsid w:val="00D841B9"/>
    <w:rsid w:val="00DB1BD2"/>
    <w:rsid w:val="00E041E5"/>
    <w:rsid w:val="00E232FC"/>
    <w:rsid w:val="00E31736"/>
    <w:rsid w:val="00EB6338"/>
    <w:rsid w:val="00F36EA4"/>
    <w:rsid w:val="00F41AEC"/>
    <w:rsid w:val="00FE3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2451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E38A2"/>
    <w:rPr>
      <w:color w:val="808080"/>
    </w:rPr>
  </w:style>
  <w:style w:type="paragraph" w:customStyle="1" w:styleId="6376546F1F2F4CCB8DCFB2DB2D9190DC">
    <w:name w:val="6376546F1F2F4CCB8DCFB2DB2D9190DC"/>
    <w:pPr>
      <w:spacing w:line="278" w:lineRule="auto"/>
    </w:pPr>
    <w:rPr>
      <w:sz w:val="24"/>
      <w:szCs w:val="24"/>
      <w:lang w:val="en-IN" w:eastAsia="en-IN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4bbe816-f9b7-401b-8d8f-485022adc0f2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073688AD9BE9A47B93699F9949B9EB4" ma:contentTypeVersion="0" ma:contentTypeDescription="Create a new document." ma:contentTypeScope="" ma:versionID="a72ca5d8c8a658b9b803ea72f74b095c">
  <xsd:schema xmlns:xsd="http://www.w3.org/2001/XMLSchema" xmlns:xs="http://www.w3.org/2001/XMLSchema" xmlns:p="http://schemas.microsoft.com/office/2006/metadata/properties" xmlns:ns2="c4bbe816-f9b7-401b-8d8f-485022adc0f2" targetNamespace="http://schemas.microsoft.com/office/2006/metadata/properties" ma:root="true" ma:fieldsID="2fccee2f1ed3ca8bc0af79f9f3418e4d" ns2:_="">
    <xsd:import namespace="c4bbe816-f9b7-401b-8d8f-485022adc0f2"/>
    <xsd:element name="properties">
      <xsd:complexType>
        <xsd:sequence>
          <xsd:element name="documentManagement">
            <xsd:complexType>
              <xsd:all>
                <xsd:element ref="ns2:TaxCatchAll" minOccurs="0"/>
                <xsd:element ref="ns2:TaxCatchAllLabe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bbe816-f9b7-401b-8d8f-485022adc0f2" elementFormDefault="qualified">
    <xsd:import namespace="http://schemas.microsoft.com/office/2006/documentManagement/types"/>
    <xsd:import namespace="http://schemas.microsoft.com/office/infopath/2007/PartnerControls"/>
    <xsd:element name="TaxCatchAll" ma:index="8" nillable="true" ma:displayName="Taxonomy Catch All Column" ma:description="" ma:hidden="true" ma:list="{1730798d-bdbf-406e-b5cc-88b88fc2a5ea}" ma:internalName="TaxCatchAll" ma:showField="CatchAllData" ma:web="c4bbe816-f9b7-401b-8d8f-485022adc0f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9" nillable="true" ma:displayName="Taxonomy Catch All Column1" ma:description="" ma:hidden="true" ma:list="{1730798d-bdbf-406e-b5cc-88b88fc2a5ea}" ma:internalName="TaxCatchAllLabel" ma:readOnly="true" ma:showField="CatchAllDataLabel" ma:web="c4bbe816-f9b7-401b-8d8f-485022adc0f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02FCFF-CA75-45BC-A806-88D993452CB5}">
  <ds:schemaRefs>
    <ds:schemaRef ds:uri="http://schemas.microsoft.com/office/2006/metadata/properties"/>
    <ds:schemaRef ds:uri="http://schemas.microsoft.com/office/infopath/2007/PartnerControls"/>
    <ds:schemaRef ds:uri="c4bbe816-f9b7-401b-8d8f-485022adc0f2"/>
    <ds:schemaRef ds:uri="81909fe3-6ae3-4e8c-8389-1cd7b8cbfe53"/>
  </ds:schemaRefs>
</ds:datastoreItem>
</file>

<file path=customXml/itemProps2.xml><?xml version="1.0" encoding="utf-8"?>
<ds:datastoreItem xmlns:ds="http://schemas.openxmlformats.org/officeDocument/2006/customXml" ds:itemID="{91998A97-CB40-430B-8F8C-6440B0C8EB7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4bbe816-f9b7-401b-8d8f-485022adc0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93E8BF2-93B8-4272-9C80-588EF6F4D1A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0E12BC9-CB23-4443-AD89-B624ABBCB7A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bef0ac6-58b2-4acb-91cf-d344f8864752}" enabled="1" method="Privileged" siteId="{e0793d39-0939-496d-b129-198edd916fe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Doc_Team_Styles_Template_FY25.dotx</Template>
  <TotalTime>551</TotalTime>
  <Pages>3</Pages>
  <Words>770</Words>
  <Characters>4390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AOT Operations Hierarchy Getting Started</vt:lpstr>
    </vt:vector>
  </TitlesOfParts>
  <Company/>
  <LinksUpToDate>false</LinksUpToDate>
  <CharactersWithSpaces>5150</CharactersWithSpaces>
  <SharedDoc>false</SharedDoc>
  <HLinks>
    <vt:vector size="72" baseType="variant">
      <vt:variant>
        <vt:i4>1966144</vt:i4>
      </vt:variant>
      <vt:variant>
        <vt:i4>27</vt:i4>
      </vt:variant>
      <vt:variant>
        <vt:i4>0</vt:i4>
      </vt:variant>
      <vt:variant>
        <vt:i4>5</vt:i4>
      </vt:variant>
      <vt:variant>
        <vt:lpwstr>https://ts.accenture.com/:b:/r/sites/GlobalDocTemplates/Published Documents/AOT/AOT 1.4/AOT_Operations_Hierarchy_UI_Guide_1_4.pdf</vt:lpwstr>
      </vt:variant>
      <vt:variant>
        <vt:lpwstr/>
      </vt:variant>
      <vt:variant>
        <vt:i4>1245299</vt:i4>
      </vt:variant>
      <vt:variant>
        <vt:i4>24</vt:i4>
      </vt:variant>
      <vt:variant>
        <vt:i4>0</vt:i4>
      </vt:variant>
      <vt:variant>
        <vt:i4>5</vt:i4>
      </vt:variant>
      <vt:variant>
        <vt:lpwstr>https://ts.accenture.com/:b:/r/sites/GlobalDocTemplates/Published Documents/AOT/AOT 1.4/AOT_Operations_Hierarchy_Backend_Deployment_Guide_1_4.pdf</vt:lpwstr>
      </vt:variant>
      <vt:variant>
        <vt:lpwstr/>
      </vt:variant>
      <vt:variant>
        <vt:i4>1638484</vt:i4>
      </vt:variant>
      <vt:variant>
        <vt:i4>21</vt:i4>
      </vt:variant>
      <vt:variant>
        <vt:i4>0</vt:i4>
      </vt:variant>
      <vt:variant>
        <vt:i4>5</vt:i4>
      </vt:variant>
      <vt:variant>
        <vt:lpwstr>https://ts.accenture.com/:b:/r/sites/GlobalDocTemplates/Published Documents/AOT/AOT 1.4/AOT_Operations_Hierarchy_API_Reference_1_4.pdf</vt:lpwstr>
      </vt:variant>
      <vt:variant>
        <vt:lpwstr/>
      </vt:variant>
      <vt:variant>
        <vt:i4>6488154</vt:i4>
      </vt:variant>
      <vt:variant>
        <vt:i4>18</vt:i4>
      </vt:variant>
      <vt:variant>
        <vt:i4>0</vt:i4>
      </vt:variant>
      <vt:variant>
        <vt:i4>5</vt:i4>
      </vt:variant>
      <vt:variant>
        <vt:lpwstr>https://industryxdevhub.accenture.com/asset-home;search_text=operations hierarchy</vt:lpwstr>
      </vt:variant>
      <vt:variant>
        <vt:lpwstr/>
      </vt:variant>
      <vt:variant>
        <vt:i4>3866704</vt:i4>
      </vt:variant>
      <vt:variant>
        <vt:i4>15</vt:i4>
      </vt:variant>
      <vt:variant>
        <vt:i4>0</vt:i4>
      </vt:variant>
      <vt:variant>
        <vt:i4>5</vt:i4>
      </vt:variant>
      <vt:variant>
        <vt:lpwstr>https://industryxdevhub.accenture.com/asset-home;search_text=aot</vt:lpwstr>
      </vt:variant>
      <vt:variant>
        <vt:lpwstr/>
      </vt:variant>
      <vt:variant>
        <vt:i4>524296</vt:i4>
      </vt:variant>
      <vt:variant>
        <vt:i4>12</vt:i4>
      </vt:variant>
      <vt:variant>
        <vt:i4>0</vt:i4>
      </vt:variant>
      <vt:variant>
        <vt:i4>5</vt:i4>
      </vt:variant>
      <vt:variant>
        <vt:lpwstr>https://industryxdevhub.accenture.com/assetdetails/45</vt:lpwstr>
      </vt:variant>
      <vt:variant>
        <vt:lpwstr/>
      </vt:variant>
      <vt:variant>
        <vt:i4>655407</vt:i4>
      </vt:variant>
      <vt:variant>
        <vt:i4>9</vt:i4>
      </vt:variant>
      <vt:variant>
        <vt:i4>0</vt:i4>
      </vt:variant>
      <vt:variant>
        <vt:i4>5</vt:i4>
      </vt:variant>
      <vt:variant>
        <vt:lpwstr>mailto:rishabh.b.joshi@accenture.com</vt:lpwstr>
      </vt:variant>
      <vt:variant>
        <vt:lpwstr/>
      </vt:variant>
      <vt:variant>
        <vt:i4>65650</vt:i4>
      </vt:variant>
      <vt:variant>
        <vt:i4>6</vt:i4>
      </vt:variant>
      <vt:variant>
        <vt:i4>0</vt:i4>
      </vt:variant>
      <vt:variant>
        <vt:i4>5</vt:i4>
      </vt:variant>
      <vt:variant>
        <vt:lpwstr>mailto:susarla.aditya@accenture.com</vt:lpwstr>
      </vt:variant>
      <vt:variant>
        <vt:lpwstr/>
      </vt:variant>
      <vt:variant>
        <vt:i4>6750210</vt:i4>
      </vt:variant>
      <vt:variant>
        <vt:i4>3</vt:i4>
      </vt:variant>
      <vt:variant>
        <vt:i4>0</vt:i4>
      </vt:variant>
      <vt:variant>
        <vt:i4>5</vt:i4>
      </vt:variant>
      <vt:variant>
        <vt:lpwstr>mailto:Florian.tournier@accenture.com</vt:lpwstr>
      </vt:variant>
      <vt:variant>
        <vt:lpwstr/>
      </vt:variant>
      <vt:variant>
        <vt:i4>720904</vt:i4>
      </vt:variant>
      <vt:variant>
        <vt:i4>0</vt:i4>
      </vt:variant>
      <vt:variant>
        <vt:i4>0</vt:i4>
      </vt:variant>
      <vt:variant>
        <vt:i4>5</vt:i4>
      </vt:variant>
      <vt:variant>
        <vt:lpwstr>https://industryxdevhub.accenture.com/assetdetails/75</vt:lpwstr>
      </vt:variant>
      <vt:variant>
        <vt:lpwstr/>
      </vt:variant>
      <vt:variant>
        <vt:i4>5046324</vt:i4>
      </vt:variant>
      <vt:variant>
        <vt:i4>3</vt:i4>
      </vt:variant>
      <vt:variant>
        <vt:i4>0</vt:i4>
      </vt:variant>
      <vt:variant>
        <vt:i4>5</vt:i4>
      </vt:variant>
      <vt:variant>
        <vt:lpwstr>mailto:digvijay.gautam@accenture.com</vt:lpwstr>
      </vt:variant>
      <vt:variant>
        <vt:lpwstr/>
      </vt:variant>
      <vt:variant>
        <vt:i4>655407</vt:i4>
      </vt:variant>
      <vt:variant>
        <vt:i4>0</vt:i4>
      </vt:variant>
      <vt:variant>
        <vt:i4>0</vt:i4>
      </vt:variant>
      <vt:variant>
        <vt:i4>5</vt:i4>
      </vt:variant>
      <vt:variant>
        <vt:lpwstr>mailto:rishabh.b.joshi@accenture.com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AOT Operations Hierarchy Getting Started</dc:title>
  <dc:subject/>
  <dc:creator>Olson, Edward R.</dc:creator>
  <cp:keywords/>
  <dc:description/>
  <cp:lastModifiedBy>Olson, Ed</cp:lastModifiedBy>
  <cp:revision>457</cp:revision>
  <cp:lastPrinted>2026-01-12T17:12:00Z</cp:lastPrinted>
  <dcterms:created xsi:type="dcterms:W3CDTF">2022-11-04T04:18:00Z</dcterms:created>
  <dcterms:modified xsi:type="dcterms:W3CDTF">2026-02-12T19:36:00Z</dcterms:modified>
  <cp:category/>
  <cp:contentStatus>Published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0x010100B073688AD9BE9A47B93699F9949B9EB4</vt:lpwstr>
  </property>
  <property fmtid="{D5CDD505-2E9C-101B-9397-08002B2CF9AE}" pid="3" name="MSIP_Label_7bef0ac6-58b2-4acb-91cf-d344f8864752_Enabled">
    <vt:lpwstr>true</vt:lpwstr>
  </property>
  <property fmtid="{D5CDD505-2E9C-101B-9397-08002B2CF9AE}" pid="4" name="MSIP_Label_7bef0ac6-58b2-4acb-91cf-d344f8864752_SetDate">
    <vt:lpwstr>2022-01-18T19:42:58Z</vt:lpwstr>
  </property>
  <property fmtid="{D5CDD505-2E9C-101B-9397-08002B2CF9AE}" pid="5" name="MSIP_Label_7bef0ac6-58b2-4acb-91cf-d344f8864752_Method">
    <vt:lpwstr>Privileged</vt:lpwstr>
  </property>
  <property fmtid="{D5CDD505-2E9C-101B-9397-08002B2CF9AE}" pid="6" name="MSIP_Label_7bef0ac6-58b2-4acb-91cf-d344f8864752_Name">
    <vt:lpwstr>Business Available to Public (unencrypted)</vt:lpwstr>
  </property>
  <property fmtid="{D5CDD505-2E9C-101B-9397-08002B2CF9AE}" pid="7" name="MSIP_Label_7bef0ac6-58b2-4acb-91cf-d344f8864752_SiteId">
    <vt:lpwstr>e0793d39-0939-496d-b129-198edd916feb</vt:lpwstr>
  </property>
  <property fmtid="{D5CDD505-2E9C-101B-9397-08002B2CF9AE}" pid="8" name="MSIP_Label_7bef0ac6-58b2-4acb-91cf-d344f8864752_ActionId">
    <vt:lpwstr>9069bb88-e113-4bda-ae16-20fcd0e1c56e</vt:lpwstr>
  </property>
  <property fmtid="{D5CDD505-2E9C-101B-9397-08002B2CF9AE}" pid="9" name="MSIP_Label_7bef0ac6-58b2-4acb-91cf-d344f8864752_ContentBits">
    <vt:lpwstr>0</vt:lpwstr>
  </property>
  <property fmtid="{D5CDD505-2E9C-101B-9397-08002B2CF9AE}" pid="10" name="TaxKeyword">
    <vt:lpwstr/>
  </property>
  <property fmtid="{D5CDD505-2E9C-101B-9397-08002B2CF9AE}" pid="11" name="Copied">
    <vt:bool>false</vt:bool>
  </property>
  <property fmtid="{D5CDD505-2E9C-101B-9397-08002B2CF9AE}" pid="12" name="Doc Version">
    <vt:lpwstr>2.0</vt:lpwstr>
  </property>
  <property fmtid="{D5CDD505-2E9C-101B-9397-08002B2CF9AE}" pid="13" name="Project Acronym">
    <vt:lpwstr>AOT</vt:lpwstr>
  </property>
  <property fmtid="{D5CDD505-2E9C-101B-9397-08002B2CF9AE}" pid="14" name="RFTrigger">
    <vt:lpwstr>No</vt:lpwstr>
  </property>
  <property fmtid="{D5CDD505-2E9C-101B-9397-08002B2CF9AE}" pid="15" name="docLang">
    <vt:lpwstr>en</vt:lpwstr>
  </property>
</Properties>
</file>