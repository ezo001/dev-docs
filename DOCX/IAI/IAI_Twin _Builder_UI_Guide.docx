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CB0E" w14:textId="7DE59794" w:rsidR="005C1AD4" w:rsidRPr="00F9401E" w:rsidRDefault="00190F30" w:rsidP="005C1AD4">
      <w:pPr>
        <w:jc w:val="center"/>
        <w:rPr>
          <w:b/>
          <w:sz w:val="36"/>
          <w:szCs w:val="44"/>
        </w:rPr>
      </w:pPr>
      <w:r>
        <w:rPr>
          <w:b/>
          <w:sz w:val="36"/>
          <w:szCs w:val="44"/>
        </w:rPr>
        <w:t>Industrial AI Foundation</w:t>
      </w:r>
    </w:p>
    <w:p w14:paraId="2A03E93D" w14:textId="77777777" w:rsidR="005C1AD4" w:rsidRPr="00F9401E" w:rsidRDefault="005C1AD4" w:rsidP="54BBA5FE">
      <w:pPr>
        <w:jc w:val="center"/>
        <w:rPr>
          <w:b/>
          <w:bCs/>
          <w:sz w:val="72"/>
          <w:szCs w:val="72"/>
        </w:rPr>
      </w:pPr>
      <w:r w:rsidRPr="2DF1315D">
        <w:rPr>
          <w:b/>
          <w:bCs/>
          <w:sz w:val="72"/>
          <w:szCs w:val="72"/>
        </w:rPr>
        <w:t>Twin Builder</w:t>
      </w:r>
    </w:p>
    <w:p w14:paraId="69263317" w14:textId="77ABBF6B" w:rsidR="005C1AD4" w:rsidRPr="00F9401E" w:rsidRDefault="005C1AD4" w:rsidP="54BBA5FE">
      <w:pPr>
        <w:jc w:val="center"/>
        <w:rPr>
          <w:b/>
          <w:bCs/>
          <w:sz w:val="36"/>
          <w:szCs w:val="36"/>
        </w:rPr>
      </w:pPr>
      <w:r w:rsidRPr="2DF1315D">
        <w:rPr>
          <w:b/>
          <w:bCs/>
          <w:sz w:val="36"/>
          <w:szCs w:val="36"/>
        </w:rPr>
        <w:t>UI GUIDE</w:t>
      </w:r>
    </w:p>
    <w:p w14:paraId="57AE4499" w14:textId="1EC7822B" w:rsidR="005C1AD4" w:rsidRPr="003F2515" w:rsidRDefault="005C1AD4" w:rsidP="005C1AD4">
      <w:pPr>
        <w:jc w:val="center"/>
      </w:pPr>
      <w:r w:rsidRPr="003F2515">
        <w:t xml:space="preserve">Release Version: </w:t>
      </w:r>
      <w:sdt>
        <w:sdtPr>
          <w:alias w:val="Release"/>
          <w:tag w:val="Release"/>
          <w:id w:val="422541034"/>
          <w:placeholder>
            <w:docPart w:val="087D7C609C2A49F6A11E4895978F9D7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1903FC" w:rsidRPr="003F2515">
            <w:t>2.</w:t>
          </w:r>
          <w:r w:rsidR="003F2515" w:rsidRPr="003F2515">
            <w:t>5</w:t>
          </w:r>
        </w:sdtContent>
      </w:sdt>
    </w:p>
    <w:p w14:paraId="466526E6" w14:textId="77777777" w:rsidR="00DB4E4F" w:rsidRPr="00246048" w:rsidRDefault="00DB4E4F" w:rsidP="00DB4E4F">
      <w:pPr>
        <w:spacing w:line="256" w:lineRule="auto"/>
        <w:jc w:val="left"/>
        <w:rPr>
          <w:rFonts w:eastAsia="Calibri" w:cs="Arial"/>
          <w:b/>
          <w:bCs/>
          <w:color w:val="FFFFFF" w:themeColor="background1"/>
        </w:rPr>
      </w:pPr>
      <w:r w:rsidRPr="00246048">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4830"/>
      </w:tblGrid>
      <w:tr w:rsidR="00246048" w:rsidRPr="00246048" w14:paraId="38DB2CD7" w14:textId="77777777" w:rsidTr="00DB4E4F">
        <w:trPr>
          <w:tblHeader/>
          <w:tblCellSpacing w:w="15" w:type="dxa"/>
        </w:trPr>
        <w:tc>
          <w:tcPr>
            <w:tcW w:w="0" w:type="auto"/>
            <w:tcMar>
              <w:top w:w="15" w:type="dxa"/>
              <w:left w:w="15" w:type="dxa"/>
              <w:bottom w:w="15" w:type="dxa"/>
              <w:right w:w="15" w:type="dxa"/>
            </w:tcMar>
            <w:vAlign w:val="center"/>
            <w:hideMark/>
          </w:tcPr>
          <w:p w14:paraId="31923221"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099D708"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Value</w:t>
            </w:r>
          </w:p>
        </w:tc>
      </w:tr>
      <w:tr w:rsidR="00246048" w:rsidRPr="00246048" w14:paraId="4034881E" w14:textId="77777777" w:rsidTr="00DB4E4F">
        <w:trPr>
          <w:tblCellSpacing w:w="15" w:type="dxa"/>
        </w:trPr>
        <w:tc>
          <w:tcPr>
            <w:tcW w:w="0" w:type="auto"/>
            <w:tcMar>
              <w:top w:w="15" w:type="dxa"/>
              <w:left w:w="15" w:type="dxa"/>
              <w:bottom w:w="15" w:type="dxa"/>
              <w:right w:w="15" w:type="dxa"/>
            </w:tcMar>
            <w:vAlign w:val="center"/>
            <w:hideMark/>
          </w:tcPr>
          <w:p w14:paraId="4B541344"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7373E567" w14:textId="33B0750B" w:rsidR="00DB4E4F" w:rsidRPr="00246048" w:rsidRDefault="00190F30" w:rsidP="00DB4E4F">
            <w:pPr>
              <w:spacing w:after="0" w:line="256" w:lineRule="auto"/>
              <w:jc w:val="left"/>
              <w:rPr>
                <w:rFonts w:eastAsia="Calibri" w:cs="Arial"/>
                <w:color w:val="FFFFFF" w:themeColor="background1"/>
              </w:rPr>
            </w:pPr>
            <w:r>
              <w:rPr>
                <w:rFonts w:eastAsia="Calibri" w:cs="Arial"/>
                <w:color w:val="FFFFFF" w:themeColor="background1"/>
              </w:rPr>
              <w:t>Industrial AI Foundation</w:t>
            </w:r>
            <w:r w:rsidR="00DB4E4F" w:rsidRPr="00246048">
              <w:rPr>
                <w:rFonts w:eastAsia="Calibri" w:cs="Arial"/>
                <w:color w:val="FFFFFF" w:themeColor="background1"/>
              </w:rPr>
              <w:t xml:space="preserve"> / Twin Builder and Viewer</w:t>
            </w:r>
          </w:p>
        </w:tc>
      </w:tr>
      <w:tr w:rsidR="00246048" w:rsidRPr="00246048" w14:paraId="55432466" w14:textId="77777777" w:rsidTr="00DB4E4F">
        <w:trPr>
          <w:tblCellSpacing w:w="15" w:type="dxa"/>
        </w:trPr>
        <w:tc>
          <w:tcPr>
            <w:tcW w:w="0" w:type="auto"/>
            <w:tcMar>
              <w:top w:w="15" w:type="dxa"/>
              <w:left w:w="15" w:type="dxa"/>
              <w:bottom w:w="15" w:type="dxa"/>
              <w:right w:w="15" w:type="dxa"/>
            </w:tcMar>
            <w:vAlign w:val="center"/>
            <w:hideMark/>
          </w:tcPr>
          <w:p w14:paraId="3A56CFB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F6BCA7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Digital Twin / Visual monitoring and alerts</w:t>
            </w:r>
          </w:p>
        </w:tc>
      </w:tr>
      <w:tr w:rsidR="00246048" w:rsidRPr="00246048" w14:paraId="22917544" w14:textId="77777777" w:rsidTr="00DB4E4F">
        <w:trPr>
          <w:tblCellSpacing w:w="15" w:type="dxa"/>
        </w:trPr>
        <w:tc>
          <w:tcPr>
            <w:tcW w:w="0" w:type="auto"/>
            <w:tcMar>
              <w:top w:w="15" w:type="dxa"/>
              <w:left w:w="15" w:type="dxa"/>
              <w:bottom w:w="15" w:type="dxa"/>
              <w:right w:w="15" w:type="dxa"/>
            </w:tcMar>
            <w:vAlign w:val="center"/>
            <w:hideMark/>
          </w:tcPr>
          <w:p w14:paraId="0BD84FD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47BF5CD"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Tournier, Florian</w:t>
            </w:r>
          </w:p>
        </w:tc>
      </w:tr>
      <w:tr w:rsidR="00246048" w:rsidRPr="00246048" w14:paraId="3E81FADB" w14:textId="77777777" w:rsidTr="00DB4E4F">
        <w:trPr>
          <w:tblCellSpacing w:w="15" w:type="dxa"/>
        </w:trPr>
        <w:tc>
          <w:tcPr>
            <w:tcW w:w="0" w:type="auto"/>
            <w:tcMar>
              <w:top w:w="15" w:type="dxa"/>
              <w:left w:w="15" w:type="dxa"/>
              <w:bottom w:w="15" w:type="dxa"/>
              <w:right w:w="15" w:type="dxa"/>
            </w:tcMar>
            <w:vAlign w:val="center"/>
            <w:hideMark/>
          </w:tcPr>
          <w:p w14:paraId="414C899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3047688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Susarla, Aditya, Rane, Chetankumar</w:t>
            </w:r>
          </w:p>
        </w:tc>
      </w:tr>
      <w:tr w:rsidR="00246048" w:rsidRPr="00246048" w14:paraId="50CA6D1F" w14:textId="77777777" w:rsidTr="00DB4E4F">
        <w:trPr>
          <w:tblCellSpacing w:w="15" w:type="dxa"/>
        </w:trPr>
        <w:tc>
          <w:tcPr>
            <w:tcW w:w="0" w:type="auto"/>
            <w:tcMar>
              <w:top w:w="15" w:type="dxa"/>
              <w:left w:w="15" w:type="dxa"/>
              <w:bottom w:w="15" w:type="dxa"/>
              <w:right w:w="15" w:type="dxa"/>
            </w:tcMar>
            <w:vAlign w:val="center"/>
            <w:hideMark/>
          </w:tcPr>
          <w:p w14:paraId="1B81680C"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4E814895" w14:textId="69BBB0C7" w:rsidR="00DB4E4F" w:rsidRPr="00246048" w:rsidRDefault="003F2515" w:rsidP="00DB4E4F">
            <w:pPr>
              <w:spacing w:after="0" w:line="256" w:lineRule="auto"/>
              <w:jc w:val="left"/>
              <w:rPr>
                <w:rFonts w:eastAsia="Calibri" w:cs="Arial"/>
                <w:color w:val="FFFFFF" w:themeColor="background1"/>
              </w:rPr>
            </w:pPr>
            <w:r w:rsidRPr="00246048">
              <w:rPr>
                <w:rFonts w:eastAsia="Calibri" w:cs="Arial"/>
                <w:color w:val="FFFFFF" w:themeColor="background1"/>
              </w:rPr>
              <w:t>Published</w:t>
            </w:r>
            <w:r w:rsidR="00DB4E4F" w:rsidRPr="00246048">
              <w:rPr>
                <w:rFonts w:eastAsia="Calibri" w:cs="Arial"/>
                <w:color w:val="FFFFFF" w:themeColor="background1"/>
              </w:rPr>
              <w:t xml:space="preserve"> / </w:t>
            </w:r>
            <w:r w:rsidRPr="00246048">
              <w:rPr>
                <w:rFonts w:eastAsia="Calibri" w:cs="Arial"/>
                <w:color w:val="FFFFFF" w:themeColor="background1"/>
              </w:rPr>
              <w:t>Complete</w:t>
            </w:r>
          </w:p>
        </w:tc>
      </w:tr>
      <w:tr w:rsidR="00246048" w:rsidRPr="00246048" w14:paraId="73CF7819" w14:textId="77777777" w:rsidTr="00DB4E4F">
        <w:trPr>
          <w:tblCellSpacing w:w="15" w:type="dxa"/>
        </w:trPr>
        <w:tc>
          <w:tcPr>
            <w:tcW w:w="0" w:type="auto"/>
            <w:tcMar>
              <w:top w:w="15" w:type="dxa"/>
              <w:left w:w="15" w:type="dxa"/>
              <w:bottom w:w="15" w:type="dxa"/>
              <w:right w:w="15" w:type="dxa"/>
            </w:tcMar>
            <w:vAlign w:val="center"/>
            <w:hideMark/>
          </w:tcPr>
          <w:p w14:paraId="00C91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3D2FF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Internal / Confidential</w:t>
            </w:r>
          </w:p>
        </w:tc>
      </w:tr>
      <w:tr w:rsidR="00246048" w:rsidRPr="00246048" w14:paraId="376B0669" w14:textId="77777777" w:rsidTr="00DB4E4F">
        <w:trPr>
          <w:tblCellSpacing w:w="15" w:type="dxa"/>
        </w:trPr>
        <w:tc>
          <w:tcPr>
            <w:tcW w:w="0" w:type="auto"/>
            <w:tcMar>
              <w:top w:w="15" w:type="dxa"/>
              <w:left w:w="15" w:type="dxa"/>
              <w:bottom w:w="15" w:type="dxa"/>
              <w:right w:w="15" w:type="dxa"/>
            </w:tcMar>
            <w:vAlign w:val="center"/>
            <w:hideMark/>
          </w:tcPr>
          <w:p w14:paraId="793F46A6"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B8639FB" w14:textId="77777777" w:rsidR="00DB4E4F" w:rsidRPr="00246048" w:rsidRDefault="00DB4E4F" w:rsidP="00DB4E4F">
            <w:pPr>
              <w:spacing w:after="0" w:line="256" w:lineRule="auto"/>
              <w:jc w:val="left"/>
              <w:rPr>
                <w:rFonts w:eastAsia="Calibri" w:cs="Arial"/>
                <w:color w:val="FFFFFF" w:themeColor="background1"/>
              </w:rPr>
            </w:pPr>
            <w:hyperlink r:id="rId11" w:history="1">
              <w:r w:rsidRPr="00246048">
                <w:rPr>
                  <w:rFonts w:eastAsia="Calibri" w:cs="Arial"/>
                  <w:color w:val="FFFFFF" w:themeColor="background1"/>
                  <w:u w:val="single"/>
                </w:rPr>
                <w:t>Summary - Overview</w:t>
              </w:r>
            </w:hyperlink>
          </w:p>
        </w:tc>
      </w:tr>
      <w:tr w:rsidR="00246048" w:rsidRPr="00246048" w14:paraId="3EF681EE" w14:textId="77777777" w:rsidTr="00DB4E4F">
        <w:trPr>
          <w:tblCellSpacing w:w="15" w:type="dxa"/>
        </w:trPr>
        <w:tc>
          <w:tcPr>
            <w:tcW w:w="0" w:type="auto"/>
            <w:tcMar>
              <w:top w:w="15" w:type="dxa"/>
              <w:left w:w="15" w:type="dxa"/>
              <w:bottom w:w="15" w:type="dxa"/>
              <w:right w:w="15" w:type="dxa"/>
            </w:tcMar>
            <w:vAlign w:val="center"/>
            <w:hideMark/>
          </w:tcPr>
          <w:p w14:paraId="1FE1B4C7"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0E0E679" w14:textId="77777777" w:rsidR="00DB4E4F" w:rsidRPr="00246048" w:rsidRDefault="00DB4E4F" w:rsidP="00DB4E4F">
            <w:pPr>
              <w:spacing w:after="0" w:line="256" w:lineRule="auto"/>
              <w:jc w:val="left"/>
              <w:rPr>
                <w:rFonts w:eastAsia="Calibri" w:cs="Arial"/>
                <w:color w:val="FFFFFF" w:themeColor="background1"/>
              </w:rPr>
            </w:pPr>
          </w:p>
        </w:tc>
      </w:tr>
    </w:tbl>
    <w:p w14:paraId="017D23DA" w14:textId="1021E297" w:rsidR="005C1AD4" w:rsidRPr="00F9401E" w:rsidRDefault="008F7E94" w:rsidP="007251AC">
      <w:pPr>
        <w:jc w:val="left"/>
        <w:sectPr w:rsidR="005C1AD4" w:rsidRPr="00F9401E" w:rsidSect="008B3C25">
          <w:headerReference w:type="default" r:id="rId12"/>
          <w:footerReference w:type="default" r:id="rId13"/>
          <w:pgSz w:w="23040" w:h="15840" w:orient="landscape" w:code="5"/>
          <w:pgMar w:top="5760" w:right="1440" w:bottom="1440" w:left="1440" w:header="720" w:footer="720" w:gutter="0"/>
          <w:cols w:space="720"/>
          <w:docGrid w:linePitch="360"/>
        </w:sectPr>
      </w:pPr>
      <w:r w:rsidRPr="00F9401E">
        <w:rPr>
          <w:noProof/>
        </w:rPr>
        <w:drawing>
          <wp:anchor distT="0" distB="0" distL="114300" distR="114300" simplePos="0" relativeHeight="251658240" behindDoc="0" locked="0" layoutInCell="1" allowOverlap="0" wp14:anchorId="37497BAD" wp14:editId="1144F689">
            <wp:simplePos x="0" y="0"/>
            <wp:positionH relativeFrom="margin">
              <wp:posOffset>12163425</wp:posOffset>
            </wp:positionH>
            <wp:positionV relativeFrom="margin">
              <wp:posOffset>7569200</wp:posOffset>
            </wp:positionV>
            <wp:extent cx="631190" cy="655320"/>
            <wp:effectExtent l="0" t="0" r="0" b="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19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2" w:name="_Toc118290201" w:displacedByCustomXml="next"/>
    <w:bookmarkStart w:id="3" w:name="_Toc103324191" w:displacedByCustomXml="next"/>
    <w:sdt>
      <w:sdtPr>
        <w:rPr>
          <w:rFonts w:eastAsiaTheme="minorHAnsi" w:cstheme="minorBidi"/>
          <w:b w:val="0"/>
          <w:bCs w:val="0"/>
          <w:kern w:val="2"/>
          <w:sz w:val="20"/>
          <w:szCs w:val="22"/>
          <w14:ligatures w14:val="standardContextual"/>
        </w:rPr>
        <w:id w:val="-1954002643"/>
        <w:docPartObj>
          <w:docPartGallery w:val="Table of Contents"/>
          <w:docPartUnique/>
        </w:docPartObj>
      </w:sdtPr>
      <w:sdtEndPr>
        <w:rPr>
          <w:noProof/>
        </w:rPr>
      </w:sdtEndPr>
      <w:sdtContent>
        <w:p w14:paraId="2127679D" w14:textId="3C2A81DC" w:rsidR="00246048" w:rsidRDefault="00246048" w:rsidP="00246048">
          <w:pPr>
            <w:pStyle w:val="TOCHeading"/>
            <w:spacing w:after="240"/>
          </w:pPr>
          <w:r>
            <w:t>Contents</w:t>
          </w:r>
        </w:p>
        <w:p w14:paraId="2D16552B" w14:textId="2ADBBBAD" w:rsidR="00246048" w:rsidRDefault="00246048">
          <w:pPr>
            <w:pStyle w:val="TOC1"/>
            <w:tabs>
              <w:tab w:val="right" w:leader="dot" w:pos="12824"/>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8181720" w:history="1">
            <w:r w:rsidRPr="009B0496">
              <w:rPr>
                <w:rStyle w:val="Hyperlink"/>
                <w:noProof/>
              </w:rPr>
              <w:t>Introduction</w:t>
            </w:r>
            <w:r>
              <w:rPr>
                <w:noProof/>
                <w:webHidden/>
              </w:rPr>
              <w:tab/>
            </w:r>
            <w:r>
              <w:rPr>
                <w:noProof/>
                <w:webHidden/>
              </w:rPr>
              <w:fldChar w:fldCharType="begin"/>
            </w:r>
            <w:r>
              <w:rPr>
                <w:noProof/>
                <w:webHidden/>
              </w:rPr>
              <w:instrText xml:space="preserve"> PAGEREF _Toc218181720 \h </w:instrText>
            </w:r>
            <w:r>
              <w:rPr>
                <w:noProof/>
                <w:webHidden/>
              </w:rPr>
            </w:r>
            <w:r>
              <w:rPr>
                <w:noProof/>
                <w:webHidden/>
              </w:rPr>
              <w:fldChar w:fldCharType="separate"/>
            </w:r>
            <w:r w:rsidR="00465D94">
              <w:rPr>
                <w:noProof/>
                <w:webHidden/>
              </w:rPr>
              <w:t>3</w:t>
            </w:r>
            <w:r>
              <w:rPr>
                <w:noProof/>
                <w:webHidden/>
              </w:rPr>
              <w:fldChar w:fldCharType="end"/>
            </w:r>
          </w:hyperlink>
        </w:p>
        <w:p w14:paraId="4CCE20EC" w14:textId="59AA9924"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1" w:history="1">
            <w:r w:rsidRPr="009B0496">
              <w:rPr>
                <w:rStyle w:val="Hyperlink"/>
                <w:noProof/>
              </w:rPr>
              <w:t>Purpose</w:t>
            </w:r>
            <w:r>
              <w:rPr>
                <w:noProof/>
                <w:webHidden/>
              </w:rPr>
              <w:tab/>
            </w:r>
            <w:r>
              <w:rPr>
                <w:noProof/>
                <w:webHidden/>
              </w:rPr>
              <w:fldChar w:fldCharType="begin"/>
            </w:r>
            <w:r>
              <w:rPr>
                <w:noProof/>
                <w:webHidden/>
              </w:rPr>
              <w:instrText xml:space="preserve"> PAGEREF _Toc218181721 \h </w:instrText>
            </w:r>
            <w:r>
              <w:rPr>
                <w:noProof/>
                <w:webHidden/>
              </w:rPr>
            </w:r>
            <w:r>
              <w:rPr>
                <w:noProof/>
                <w:webHidden/>
              </w:rPr>
              <w:fldChar w:fldCharType="separate"/>
            </w:r>
            <w:r w:rsidR="00465D94">
              <w:rPr>
                <w:noProof/>
                <w:webHidden/>
              </w:rPr>
              <w:t>3</w:t>
            </w:r>
            <w:r>
              <w:rPr>
                <w:noProof/>
                <w:webHidden/>
              </w:rPr>
              <w:fldChar w:fldCharType="end"/>
            </w:r>
          </w:hyperlink>
        </w:p>
        <w:p w14:paraId="1AD1D075" w14:textId="286CDEB7"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2" w:history="1">
            <w:r w:rsidRPr="009B0496">
              <w:rPr>
                <w:rStyle w:val="Hyperlink"/>
                <w:noProof/>
              </w:rPr>
              <w:t>Prerequisites</w:t>
            </w:r>
            <w:r>
              <w:rPr>
                <w:noProof/>
                <w:webHidden/>
              </w:rPr>
              <w:tab/>
            </w:r>
            <w:r>
              <w:rPr>
                <w:noProof/>
                <w:webHidden/>
              </w:rPr>
              <w:fldChar w:fldCharType="begin"/>
            </w:r>
            <w:r>
              <w:rPr>
                <w:noProof/>
                <w:webHidden/>
              </w:rPr>
              <w:instrText xml:space="preserve"> PAGEREF _Toc218181722 \h </w:instrText>
            </w:r>
            <w:r>
              <w:rPr>
                <w:noProof/>
                <w:webHidden/>
              </w:rPr>
            </w:r>
            <w:r>
              <w:rPr>
                <w:noProof/>
                <w:webHidden/>
              </w:rPr>
              <w:fldChar w:fldCharType="separate"/>
            </w:r>
            <w:r w:rsidR="00465D94">
              <w:rPr>
                <w:noProof/>
                <w:webHidden/>
              </w:rPr>
              <w:t>3</w:t>
            </w:r>
            <w:r>
              <w:rPr>
                <w:noProof/>
                <w:webHidden/>
              </w:rPr>
              <w:fldChar w:fldCharType="end"/>
            </w:r>
          </w:hyperlink>
        </w:p>
        <w:p w14:paraId="7E36E05B" w14:textId="3028FDDD"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3" w:history="1">
            <w:r w:rsidRPr="009B0496">
              <w:rPr>
                <w:rStyle w:val="Hyperlink"/>
                <w:noProof/>
              </w:rPr>
              <w:t>Target Audience</w:t>
            </w:r>
            <w:r>
              <w:rPr>
                <w:noProof/>
                <w:webHidden/>
              </w:rPr>
              <w:tab/>
            </w:r>
            <w:r>
              <w:rPr>
                <w:noProof/>
                <w:webHidden/>
              </w:rPr>
              <w:fldChar w:fldCharType="begin"/>
            </w:r>
            <w:r>
              <w:rPr>
                <w:noProof/>
                <w:webHidden/>
              </w:rPr>
              <w:instrText xml:space="preserve"> PAGEREF _Toc218181723 \h </w:instrText>
            </w:r>
            <w:r>
              <w:rPr>
                <w:noProof/>
                <w:webHidden/>
              </w:rPr>
            </w:r>
            <w:r>
              <w:rPr>
                <w:noProof/>
                <w:webHidden/>
              </w:rPr>
              <w:fldChar w:fldCharType="separate"/>
            </w:r>
            <w:r w:rsidR="00465D94">
              <w:rPr>
                <w:noProof/>
                <w:webHidden/>
              </w:rPr>
              <w:t>3</w:t>
            </w:r>
            <w:r>
              <w:rPr>
                <w:noProof/>
                <w:webHidden/>
              </w:rPr>
              <w:fldChar w:fldCharType="end"/>
            </w:r>
          </w:hyperlink>
        </w:p>
        <w:p w14:paraId="1A4A0AAE" w14:textId="21E8AD2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4" w:history="1">
            <w:r w:rsidRPr="009B0496">
              <w:rPr>
                <w:rStyle w:val="Hyperlink"/>
                <w:noProof/>
              </w:rPr>
              <w:t>Contact</w:t>
            </w:r>
            <w:r>
              <w:rPr>
                <w:noProof/>
                <w:webHidden/>
              </w:rPr>
              <w:tab/>
            </w:r>
            <w:r>
              <w:rPr>
                <w:noProof/>
                <w:webHidden/>
              </w:rPr>
              <w:fldChar w:fldCharType="begin"/>
            </w:r>
            <w:r>
              <w:rPr>
                <w:noProof/>
                <w:webHidden/>
              </w:rPr>
              <w:instrText xml:space="preserve"> PAGEREF _Toc218181724 \h </w:instrText>
            </w:r>
            <w:r>
              <w:rPr>
                <w:noProof/>
                <w:webHidden/>
              </w:rPr>
            </w:r>
            <w:r>
              <w:rPr>
                <w:noProof/>
                <w:webHidden/>
              </w:rPr>
              <w:fldChar w:fldCharType="separate"/>
            </w:r>
            <w:r w:rsidR="00465D94">
              <w:rPr>
                <w:noProof/>
                <w:webHidden/>
              </w:rPr>
              <w:t>3</w:t>
            </w:r>
            <w:r>
              <w:rPr>
                <w:noProof/>
                <w:webHidden/>
              </w:rPr>
              <w:fldChar w:fldCharType="end"/>
            </w:r>
          </w:hyperlink>
        </w:p>
        <w:p w14:paraId="2588865C" w14:textId="5807E39F"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5" w:history="1">
            <w:r w:rsidRPr="009B0496">
              <w:rPr>
                <w:rStyle w:val="Hyperlink"/>
                <w:noProof/>
              </w:rPr>
              <w:t>Related Links</w:t>
            </w:r>
            <w:r>
              <w:rPr>
                <w:noProof/>
                <w:webHidden/>
              </w:rPr>
              <w:tab/>
            </w:r>
            <w:r>
              <w:rPr>
                <w:noProof/>
                <w:webHidden/>
              </w:rPr>
              <w:fldChar w:fldCharType="begin"/>
            </w:r>
            <w:r>
              <w:rPr>
                <w:noProof/>
                <w:webHidden/>
              </w:rPr>
              <w:instrText xml:space="preserve"> PAGEREF _Toc218181725 \h </w:instrText>
            </w:r>
            <w:r>
              <w:rPr>
                <w:noProof/>
                <w:webHidden/>
              </w:rPr>
            </w:r>
            <w:r>
              <w:rPr>
                <w:noProof/>
                <w:webHidden/>
              </w:rPr>
              <w:fldChar w:fldCharType="separate"/>
            </w:r>
            <w:r w:rsidR="00465D94">
              <w:rPr>
                <w:noProof/>
                <w:webHidden/>
              </w:rPr>
              <w:t>3</w:t>
            </w:r>
            <w:r>
              <w:rPr>
                <w:noProof/>
                <w:webHidden/>
              </w:rPr>
              <w:fldChar w:fldCharType="end"/>
            </w:r>
          </w:hyperlink>
        </w:p>
        <w:p w14:paraId="01974667" w14:textId="37267708"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6" w:history="1">
            <w:r w:rsidRPr="009B0496">
              <w:rPr>
                <w:rStyle w:val="Hyperlink"/>
                <w:noProof/>
                <w:lang w:val="en-GB"/>
              </w:rPr>
              <w:t>Glossary</w:t>
            </w:r>
            <w:r>
              <w:rPr>
                <w:noProof/>
                <w:webHidden/>
              </w:rPr>
              <w:tab/>
            </w:r>
            <w:r>
              <w:rPr>
                <w:noProof/>
                <w:webHidden/>
              </w:rPr>
              <w:fldChar w:fldCharType="begin"/>
            </w:r>
            <w:r>
              <w:rPr>
                <w:noProof/>
                <w:webHidden/>
              </w:rPr>
              <w:instrText xml:space="preserve"> PAGEREF _Toc218181726 \h </w:instrText>
            </w:r>
            <w:r>
              <w:rPr>
                <w:noProof/>
                <w:webHidden/>
              </w:rPr>
            </w:r>
            <w:r>
              <w:rPr>
                <w:noProof/>
                <w:webHidden/>
              </w:rPr>
              <w:fldChar w:fldCharType="separate"/>
            </w:r>
            <w:r w:rsidR="00465D94">
              <w:rPr>
                <w:noProof/>
                <w:webHidden/>
              </w:rPr>
              <w:t>3</w:t>
            </w:r>
            <w:r>
              <w:rPr>
                <w:noProof/>
                <w:webHidden/>
              </w:rPr>
              <w:fldChar w:fldCharType="end"/>
            </w:r>
          </w:hyperlink>
        </w:p>
        <w:p w14:paraId="23747BC4" w14:textId="002E86AB" w:rsidR="00246048" w:rsidRDefault="00246048">
          <w:pPr>
            <w:pStyle w:val="TOC1"/>
            <w:tabs>
              <w:tab w:val="right" w:leader="dot" w:pos="12824"/>
            </w:tabs>
            <w:rPr>
              <w:rFonts w:asciiTheme="minorHAnsi" w:eastAsiaTheme="minorEastAsia" w:hAnsiTheme="minorHAnsi"/>
              <w:noProof/>
              <w:sz w:val="24"/>
              <w:szCs w:val="24"/>
              <w:lang w:val="en-IN" w:eastAsia="en-IN"/>
            </w:rPr>
          </w:pPr>
          <w:hyperlink w:anchor="_Toc218181727" w:history="1">
            <w:r w:rsidRPr="009B0496">
              <w:rPr>
                <w:rStyle w:val="Hyperlink"/>
                <w:noProof/>
              </w:rPr>
              <w:t>3D Twin Builder</w:t>
            </w:r>
            <w:r>
              <w:rPr>
                <w:noProof/>
                <w:webHidden/>
              </w:rPr>
              <w:tab/>
            </w:r>
            <w:r>
              <w:rPr>
                <w:noProof/>
                <w:webHidden/>
              </w:rPr>
              <w:fldChar w:fldCharType="begin"/>
            </w:r>
            <w:r>
              <w:rPr>
                <w:noProof/>
                <w:webHidden/>
              </w:rPr>
              <w:instrText xml:space="preserve"> PAGEREF _Toc218181727 \h </w:instrText>
            </w:r>
            <w:r>
              <w:rPr>
                <w:noProof/>
                <w:webHidden/>
              </w:rPr>
            </w:r>
            <w:r>
              <w:rPr>
                <w:noProof/>
                <w:webHidden/>
              </w:rPr>
              <w:fldChar w:fldCharType="separate"/>
            </w:r>
            <w:r w:rsidR="00465D94">
              <w:rPr>
                <w:noProof/>
                <w:webHidden/>
              </w:rPr>
              <w:t>4</w:t>
            </w:r>
            <w:r>
              <w:rPr>
                <w:noProof/>
                <w:webHidden/>
              </w:rPr>
              <w:fldChar w:fldCharType="end"/>
            </w:r>
          </w:hyperlink>
        </w:p>
        <w:p w14:paraId="46BCD756" w14:textId="1EAC29B5"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8"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_Toc218181728 \h </w:instrText>
            </w:r>
            <w:r>
              <w:rPr>
                <w:noProof/>
                <w:webHidden/>
              </w:rPr>
            </w:r>
            <w:r>
              <w:rPr>
                <w:noProof/>
                <w:webHidden/>
              </w:rPr>
              <w:fldChar w:fldCharType="separate"/>
            </w:r>
            <w:r w:rsidR="00465D94">
              <w:rPr>
                <w:noProof/>
                <w:webHidden/>
              </w:rPr>
              <w:t>4</w:t>
            </w:r>
            <w:r>
              <w:rPr>
                <w:noProof/>
                <w:webHidden/>
              </w:rPr>
              <w:fldChar w:fldCharType="end"/>
            </w:r>
          </w:hyperlink>
        </w:p>
        <w:p w14:paraId="559DC802" w14:textId="2B6365B9"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9" w:history="1">
            <w:r w:rsidRPr="009B0496">
              <w:rPr>
                <w:rStyle w:val="Hyperlink"/>
                <w:noProof/>
              </w:rPr>
              <w:t>Features</w:t>
            </w:r>
            <w:r>
              <w:rPr>
                <w:noProof/>
                <w:webHidden/>
              </w:rPr>
              <w:tab/>
            </w:r>
            <w:r>
              <w:rPr>
                <w:noProof/>
                <w:webHidden/>
              </w:rPr>
              <w:fldChar w:fldCharType="begin"/>
            </w:r>
            <w:r>
              <w:rPr>
                <w:noProof/>
                <w:webHidden/>
              </w:rPr>
              <w:instrText xml:space="preserve"> PAGEREF _Toc218181729 \h </w:instrText>
            </w:r>
            <w:r>
              <w:rPr>
                <w:noProof/>
                <w:webHidden/>
              </w:rPr>
            </w:r>
            <w:r>
              <w:rPr>
                <w:noProof/>
                <w:webHidden/>
              </w:rPr>
              <w:fldChar w:fldCharType="separate"/>
            </w:r>
            <w:r w:rsidR="00465D94">
              <w:rPr>
                <w:noProof/>
                <w:webHidden/>
              </w:rPr>
              <w:t>4</w:t>
            </w:r>
            <w:r>
              <w:rPr>
                <w:noProof/>
                <w:webHidden/>
              </w:rPr>
              <w:fldChar w:fldCharType="end"/>
            </w:r>
          </w:hyperlink>
        </w:p>
        <w:p w14:paraId="210EDB15" w14:textId="4A144ABB"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0" w:history="1">
            <w:r w:rsidRPr="009B0496">
              <w:rPr>
                <w:rStyle w:val="Hyperlink"/>
                <w:noProof/>
              </w:rPr>
              <w:t>Model Tab</w:t>
            </w:r>
            <w:r>
              <w:rPr>
                <w:noProof/>
                <w:webHidden/>
              </w:rPr>
              <w:tab/>
            </w:r>
            <w:r>
              <w:rPr>
                <w:noProof/>
                <w:webHidden/>
              </w:rPr>
              <w:fldChar w:fldCharType="begin"/>
            </w:r>
            <w:r>
              <w:rPr>
                <w:noProof/>
                <w:webHidden/>
              </w:rPr>
              <w:instrText xml:space="preserve"> PAGEREF _Toc218181730 \h </w:instrText>
            </w:r>
            <w:r>
              <w:rPr>
                <w:noProof/>
                <w:webHidden/>
              </w:rPr>
            </w:r>
            <w:r>
              <w:rPr>
                <w:noProof/>
                <w:webHidden/>
              </w:rPr>
              <w:fldChar w:fldCharType="separate"/>
            </w:r>
            <w:r w:rsidR="00465D94">
              <w:rPr>
                <w:noProof/>
                <w:webHidden/>
              </w:rPr>
              <w:t>5</w:t>
            </w:r>
            <w:r>
              <w:rPr>
                <w:noProof/>
                <w:webHidden/>
              </w:rPr>
              <w:fldChar w:fldCharType="end"/>
            </w:r>
          </w:hyperlink>
        </w:p>
        <w:p w14:paraId="51F76CC0" w14:textId="6796191B"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1" w:history="1">
            <w:r w:rsidRPr="009B0496">
              <w:rPr>
                <w:rStyle w:val="Hyperlink"/>
                <w:noProof/>
              </w:rPr>
              <w:t>POI Editor Tab</w:t>
            </w:r>
            <w:r>
              <w:rPr>
                <w:noProof/>
                <w:webHidden/>
              </w:rPr>
              <w:tab/>
            </w:r>
            <w:r>
              <w:rPr>
                <w:noProof/>
                <w:webHidden/>
              </w:rPr>
              <w:fldChar w:fldCharType="begin"/>
            </w:r>
            <w:r>
              <w:rPr>
                <w:noProof/>
                <w:webHidden/>
              </w:rPr>
              <w:instrText xml:space="preserve"> PAGEREF _Toc218181731 \h </w:instrText>
            </w:r>
            <w:r>
              <w:rPr>
                <w:noProof/>
                <w:webHidden/>
              </w:rPr>
            </w:r>
            <w:r>
              <w:rPr>
                <w:noProof/>
                <w:webHidden/>
              </w:rPr>
              <w:fldChar w:fldCharType="separate"/>
            </w:r>
            <w:r w:rsidR="00465D94">
              <w:rPr>
                <w:noProof/>
                <w:webHidden/>
              </w:rPr>
              <w:t>5</w:t>
            </w:r>
            <w:r>
              <w:rPr>
                <w:noProof/>
                <w:webHidden/>
              </w:rPr>
              <w:fldChar w:fldCharType="end"/>
            </w:r>
          </w:hyperlink>
        </w:p>
        <w:p w14:paraId="1C13DD77" w14:textId="3F89D8FC"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2" w:history="1">
            <w:r w:rsidRPr="009B0496">
              <w:rPr>
                <w:rStyle w:val="Hyperlink"/>
                <w:noProof/>
              </w:rPr>
              <w:t>Mapper Tab</w:t>
            </w:r>
            <w:r>
              <w:rPr>
                <w:noProof/>
                <w:webHidden/>
              </w:rPr>
              <w:tab/>
            </w:r>
            <w:r>
              <w:rPr>
                <w:noProof/>
                <w:webHidden/>
              </w:rPr>
              <w:fldChar w:fldCharType="begin"/>
            </w:r>
            <w:r>
              <w:rPr>
                <w:noProof/>
                <w:webHidden/>
              </w:rPr>
              <w:instrText xml:space="preserve"> PAGEREF _Toc218181732 \h </w:instrText>
            </w:r>
            <w:r>
              <w:rPr>
                <w:noProof/>
                <w:webHidden/>
              </w:rPr>
            </w:r>
            <w:r>
              <w:rPr>
                <w:noProof/>
                <w:webHidden/>
              </w:rPr>
              <w:fldChar w:fldCharType="separate"/>
            </w:r>
            <w:r w:rsidR="00465D94">
              <w:rPr>
                <w:noProof/>
                <w:webHidden/>
              </w:rPr>
              <w:t>6</w:t>
            </w:r>
            <w:r>
              <w:rPr>
                <w:noProof/>
                <w:webHidden/>
              </w:rPr>
              <w:fldChar w:fldCharType="end"/>
            </w:r>
          </w:hyperlink>
        </w:p>
        <w:p w14:paraId="4123DE4B" w14:textId="4EAD7214"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3" w:history="1">
            <w:r w:rsidRPr="009B0496">
              <w:rPr>
                <w:rStyle w:val="Hyperlink"/>
                <w:noProof/>
              </w:rPr>
              <w:t>Model Mapping</w:t>
            </w:r>
            <w:r>
              <w:rPr>
                <w:noProof/>
                <w:webHidden/>
              </w:rPr>
              <w:tab/>
            </w:r>
            <w:r>
              <w:rPr>
                <w:noProof/>
                <w:webHidden/>
              </w:rPr>
              <w:fldChar w:fldCharType="begin"/>
            </w:r>
            <w:r>
              <w:rPr>
                <w:noProof/>
                <w:webHidden/>
              </w:rPr>
              <w:instrText xml:space="preserve"> PAGEREF _Toc218181733 \h </w:instrText>
            </w:r>
            <w:r>
              <w:rPr>
                <w:noProof/>
                <w:webHidden/>
              </w:rPr>
            </w:r>
            <w:r>
              <w:rPr>
                <w:noProof/>
                <w:webHidden/>
              </w:rPr>
              <w:fldChar w:fldCharType="separate"/>
            </w:r>
            <w:r w:rsidR="00465D94">
              <w:rPr>
                <w:noProof/>
                <w:webHidden/>
              </w:rPr>
              <w:t>6</w:t>
            </w:r>
            <w:r>
              <w:rPr>
                <w:noProof/>
                <w:webHidden/>
              </w:rPr>
              <w:fldChar w:fldCharType="end"/>
            </w:r>
          </w:hyperlink>
        </w:p>
        <w:p w14:paraId="1813C8B4" w14:textId="2A671FBC"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4" w:history="1">
            <w:r w:rsidRPr="009B0496">
              <w:rPr>
                <w:rStyle w:val="Hyperlink"/>
                <w:noProof/>
              </w:rPr>
              <w:t>Add New Asset Mapping</w:t>
            </w:r>
            <w:r>
              <w:rPr>
                <w:noProof/>
                <w:webHidden/>
              </w:rPr>
              <w:tab/>
            </w:r>
            <w:r>
              <w:rPr>
                <w:noProof/>
                <w:webHidden/>
              </w:rPr>
              <w:fldChar w:fldCharType="begin"/>
            </w:r>
            <w:r>
              <w:rPr>
                <w:noProof/>
                <w:webHidden/>
              </w:rPr>
              <w:instrText xml:space="preserve"> PAGEREF _Toc218181734 \h </w:instrText>
            </w:r>
            <w:r>
              <w:rPr>
                <w:noProof/>
                <w:webHidden/>
              </w:rPr>
            </w:r>
            <w:r>
              <w:rPr>
                <w:noProof/>
                <w:webHidden/>
              </w:rPr>
              <w:fldChar w:fldCharType="separate"/>
            </w:r>
            <w:r w:rsidR="00465D94">
              <w:rPr>
                <w:noProof/>
                <w:webHidden/>
              </w:rPr>
              <w:t>6</w:t>
            </w:r>
            <w:r>
              <w:rPr>
                <w:noProof/>
                <w:webHidden/>
              </w:rPr>
              <w:fldChar w:fldCharType="end"/>
            </w:r>
          </w:hyperlink>
        </w:p>
        <w:p w14:paraId="4A07529E" w14:textId="19E6415C"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5" w:history="1">
            <w:r w:rsidRPr="009B0496">
              <w:rPr>
                <w:rStyle w:val="Hyperlink"/>
                <w:noProof/>
              </w:rPr>
              <w:t>Delete Asset Mapping</w:t>
            </w:r>
            <w:r>
              <w:rPr>
                <w:noProof/>
                <w:webHidden/>
              </w:rPr>
              <w:tab/>
            </w:r>
            <w:r>
              <w:rPr>
                <w:noProof/>
                <w:webHidden/>
              </w:rPr>
              <w:fldChar w:fldCharType="begin"/>
            </w:r>
            <w:r>
              <w:rPr>
                <w:noProof/>
                <w:webHidden/>
              </w:rPr>
              <w:instrText xml:space="preserve"> PAGEREF _Toc218181735 \h </w:instrText>
            </w:r>
            <w:r>
              <w:rPr>
                <w:noProof/>
                <w:webHidden/>
              </w:rPr>
            </w:r>
            <w:r>
              <w:rPr>
                <w:noProof/>
                <w:webHidden/>
              </w:rPr>
              <w:fldChar w:fldCharType="separate"/>
            </w:r>
            <w:r w:rsidR="00465D94">
              <w:rPr>
                <w:noProof/>
                <w:webHidden/>
              </w:rPr>
              <w:t>7</w:t>
            </w:r>
            <w:r>
              <w:rPr>
                <w:noProof/>
                <w:webHidden/>
              </w:rPr>
              <w:fldChar w:fldCharType="end"/>
            </w:r>
          </w:hyperlink>
        </w:p>
        <w:p w14:paraId="15F95E34" w14:textId="37ED7C5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6" w:history="1">
            <w:r w:rsidRPr="009B0496">
              <w:rPr>
                <w:rStyle w:val="Hyperlink"/>
                <w:noProof/>
              </w:rPr>
              <w:t>POI Mapping</w:t>
            </w:r>
            <w:r>
              <w:rPr>
                <w:noProof/>
                <w:webHidden/>
              </w:rPr>
              <w:tab/>
            </w:r>
            <w:r>
              <w:rPr>
                <w:noProof/>
                <w:webHidden/>
              </w:rPr>
              <w:fldChar w:fldCharType="begin"/>
            </w:r>
            <w:r>
              <w:rPr>
                <w:noProof/>
                <w:webHidden/>
              </w:rPr>
              <w:instrText xml:space="preserve"> PAGEREF _Toc218181736 \h </w:instrText>
            </w:r>
            <w:r>
              <w:rPr>
                <w:noProof/>
                <w:webHidden/>
              </w:rPr>
            </w:r>
            <w:r>
              <w:rPr>
                <w:noProof/>
                <w:webHidden/>
              </w:rPr>
              <w:fldChar w:fldCharType="separate"/>
            </w:r>
            <w:r w:rsidR="00465D94">
              <w:rPr>
                <w:noProof/>
                <w:webHidden/>
              </w:rPr>
              <w:t>8</w:t>
            </w:r>
            <w:r>
              <w:rPr>
                <w:noProof/>
                <w:webHidden/>
              </w:rPr>
              <w:fldChar w:fldCharType="end"/>
            </w:r>
          </w:hyperlink>
        </w:p>
        <w:p w14:paraId="1A9FAC76" w14:textId="1213823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7" w:history="1">
            <w:r w:rsidRPr="009B0496">
              <w:rPr>
                <w:rStyle w:val="Hyperlink"/>
                <w:noProof/>
              </w:rPr>
              <w:t>Plant Layout</w:t>
            </w:r>
            <w:r>
              <w:rPr>
                <w:noProof/>
                <w:webHidden/>
              </w:rPr>
              <w:tab/>
            </w:r>
            <w:r>
              <w:rPr>
                <w:noProof/>
                <w:webHidden/>
              </w:rPr>
              <w:fldChar w:fldCharType="begin"/>
            </w:r>
            <w:r>
              <w:rPr>
                <w:noProof/>
                <w:webHidden/>
              </w:rPr>
              <w:instrText xml:space="preserve"> PAGEREF _Toc218181737 \h </w:instrText>
            </w:r>
            <w:r>
              <w:rPr>
                <w:noProof/>
                <w:webHidden/>
              </w:rPr>
            </w:r>
            <w:r>
              <w:rPr>
                <w:noProof/>
                <w:webHidden/>
              </w:rPr>
              <w:fldChar w:fldCharType="separate"/>
            </w:r>
            <w:r w:rsidR="00465D94">
              <w:rPr>
                <w:noProof/>
                <w:webHidden/>
              </w:rPr>
              <w:t>9</w:t>
            </w:r>
            <w:r>
              <w:rPr>
                <w:noProof/>
                <w:webHidden/>
              </w:rPr>
              <w:fldChar w:fldCharType="end"/>
            </w:r>
          </w:hyperlink>
        </w:p>
        <w:p w14:paraId="7AA7EDDA" w14:textId="2CE3506C" w:rsidR="00246048" w:rsidRDefault="00246048">
          <w:pPr>
            <w:pStyle w:val="TOC1"/>
            <w:tabs>
              <w:tab w:val="right" w:leader="dot" w:pos="12824"/>
            </w:tabs>
            <w:rPr>
              <w:rFonts w:asciiTheme="minorHAnsi" w:eastAsiaTheme="minorEastAsia" w:hAnsiTheme="minorHAnsi"/>
              <w:noProof/>
              <w:sz w:val="24"/>
              <w:szCs w:val="24"/>
              <w:lang w:val="en-IN" w:eastAsia="en-IN"/>
            </w:rPr>
          </w:pPr>
          <w:hyperlink w:anchor="_Toc218181738" w:history="1">
            <w:r w:rsidRPr="009B0496">
              <w:rPr>
                <w:rStyle w:val="Hyperlink"/>
                <w:noProof/>
              </w:rPr>
              <w:t>2D Twin Builder</w:t>
            </w:r>
            <w:r>
              <w:rPr>
                <w:noProof/>
                <w:webHidden/>
              </w:rPr>
              <w:tab/>
            </w:r>
            <w:r>
              <w:rPr>
                <w:noProof/>
                <w:webHidden/>
              </w:rPr>
              <w:fldChar w:fldCharType="begin"/>
            </w:r>
            <w:r>
              <w:rPr>
                <w:noProof/>
                <w:webHidden/>
              </w:rPr>
              <w:instrText xml:space="preserve"> PAGEREF _Toc218181738 \h </w:instrText>
            </w:r>
            <w:r>
              <w:rPr>
                <w:noProof/>
                <w:webHidden/>
              </w:rPr>
            </w:r>
            <w:r>
              <w:rPr>
                <w:noProof/>
                <w:webHidden/>
              </w:rPr>
              <w:fldChar w:fldCharType="separate"/>
            </w:r>
            <w:r w:rsidR="00465D94">
              <w:rPr>
                <w:noProof/>
                <w:webHidden/>
              </w:rPr>
              <w:t>10</w:t>
            </w:r>
            <w:r>
              <w:rPr>
                <w:noProof/>
                <w:webHidden/>
              </w:rPr>
              <w:fldChar w:fldCharType="end"/>
            </w:r>
          </w:hyperlink>
        </w:p>
        <w:p w14:paraId="175CACDF" w14:textId="04594121"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9"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_Toc218181739 \h </w:instrText>
            </w:r>
            <w:r>
              <w:rPr>
                <w:noProof/>
                <w:webHidden/>
              </w:rPr>
            </w:r>
            <w:r>
              <w:rPr>
                <w:noProof/>
                <w:webHidden/>
              </w:rPr>
              <w:fldChar w:fldCharType="separate"/>
            </w:r>
            <w:r w:rsidR="00465D94">
              <w:rPr>
                <w:noProof/>
                <w:webHidden/>
              </w:rPr>
              <w:t>10</w:t>
            </w:r>
            <w:r>
              <w:rPr>
                <w:noProof/>
                <w:webHidden/>
              </w:rPr>
              <w:fldChar w:fldCharType="end"/>
            </w:r>
          </w:hyperlink>
        </w:p>
        <w:p w14:paraId="5960B769" w14:textId="5EAECE89"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0" w:history="1">
            <w:r w:rsidRPr="009B0496">
              <w:rPr>
                <w:rStyle w:val="Hyperlink"/>
                <w:noProof/>
              </w:rPr>
              <w:t>Features</w:t>
            </w:r>
            <w:r>
              <w:rPr>
                <w:noProof/>
                <w:webHidden/>
              </w:rPr>
              <w:tab/>
            </w:r>
            <w:r>
              <w:rPr>
                <w:noProof/>
                <w:webHidden/>
              </w:rPr>
              <w:fldChar w:fldCharType="begin"/>
            </w:r>
            <w:r>
              <w:rPr>
                <w:noProof/>
                <w:webHidden/>
              </w:rPr>
              <w:instrText xml:space="preserve"> PAGEREF _Toc218181740 \h </w:instrText>
            </w:r>
            <w:r>
              <w:rPr>
                <w:noProof/>
                <w:webHidden/>
              </w:rPr>
            </w:r>
            <w:r>
              <w:rPr>
                <w:noProof/>
                <w:webHidden/>
              </w:rPr>
              <w:fldChar w:fldCharType="separate"/>
            </w:r>
            <w:r w:rsidR="00465D94">
              <w:rPr>
                <w:noProof/>
                <w:webHidden/>
              </w:rPr>
              <w:t>11</w:t>
            </w:r>
            <w:r>
              <w:rPr>
                <w:noProof/>
                <w:webHidden/>
              </w:rPr>
              <w:fldChar w:fldCharType="end"/>
            </w:r>
          </w:hyperlink>
        </w:p>
        <w:p w14:paraId="6E690D29" w14:textId="0638FCB9"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1" w:history="1">
            <w:r w:rsidRPr="009B0496">
              <w:rPr>
                <w:rStyle w:val="Hyperlink"/>
                <w:noProof/>
              </w:rPr>
              <w:t>File Management</w:t>
            </w:r>
            <w:r>
              <w:rPr>
                <w:noProof/>
                <w:webHidden/>
              </w:rPr>
              <w:tab/>
            </w:r>
            <w:r>
              <w:rPr>
                <w:noProof/>
                <w:webHidden/>
              </w:rPr>
              <w:fldChar w:fldCharType="begin"/>
            </w:r>
            <w:r>
              <w:rPr>
                <w:noProof/>
                <w:webHidden/>
              </w:rPr>
              <w:instrText xml:space="preserve"> PAGEREF _Toc218181741 \h </w:instrText>
            </w:r>
            <w:r>
              <w:rPr>
                <w:noProof/>
                <w:webHidden/>
              </w:rPr>
            </w:r>
            <w:r>
              <w:rPr>
                <w:noProof/>
                <w:webHidden/>
              </w:rPr>
              <w:fldChar w:fldCharType="separate"/>
            </w:r>
            <w:r w:rsidR="00465D94">
              <w:rPr>
                <w:noProof/>
                <w:webHidden/>
              </w:rPr>
              <w:t>11</w:t>
            </w:r>
            <w:r>
              <w:rPr>
                <w:noProof/>
                <w:webHidden/>
              </w:rPr>
              <w:fldChar w:fldCharType="end"/>
            </w:r>
          </w:hyperlink>
        </w:p>
        <w:p w14:paraId="4F2ACBD0" w14:textId="6F5DBDA0"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2" w:history="1">
            <w:r w:rsidRPr="009B0496">
              <w:rPr>
                <w:rStyle w:val="Hyperlink"/>
                <w:noProof/>
              </w:rPr>
              <w:t>Layout Management</w:t>
            </w:r>
            <w:r>
              <w:rPr>
                <w:noProof/>
                <w:webHidden/>
              </w:rPr>
              <w:tab/>
            </w:r>
            <w:r>
              <w:rPr>
                <w:noProof/>
                <w:webHidden/>
              </w:rPr>
              <w:fldChar w:fldCharType="begin"/>
            </w:r>
            <w:r>
              <w:rPr>
                <w:noProof/>
                <w:webHidden/>
              </w:rPr>
              <w:instrText xml:space="preserve"> PAGEREF _Toc218181742 \h </w:instrText>
            </w:r>
            <w:r>
              <w:rPr>
                <w:noProof/>
                <w:webHidden/>
              </w:rPr>
            </w:r>
            <w:r>
              <w:rPr>
                <w:noProof/>
                <w:webHidden/>
              </w:rPr>
              <w:fldChar w:fldCharType="separate"/>
            </w:r>
            <w:r w:rsidR="00465D94">
              <w:rPr>
                <w:noProof/>
                <w:webHidden/>
              </w:rPr>
              <w:t>11</w:t>
            </w:r>
            <w:r>
              <w:rPr>
                <w:noProof/>
                <w:webHidden/>
              </w:rPr>
              <w:fldChar w:fldCharType="end"/>
            </w:r>
          </w:hyperlink>
        </w:p>
        <w:p w14:paraId="37D9D663" w14:textId="1C36E5BB"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3" w:history="1">
            <w:r w:rsidRPr="009B0496">
              <w:rPr>
                <w:rStyle w:val="Hyperlink"/>
                <w:noProof/>
              </w:rPr>
              <w:t>Error Management</w:t>
            </w:r>
            <w:r>
              <w:rPr>
                <w:noProof/>
                <w:webHidden/>
              </w:rPr>
              <w:tab/>
            </w:r>
            <w:r>
              <w:rPr>
                <w:noProof/>
                <w:webHidden/>
              </w:rPr>
              <w:fldChar w:fldCharType="begin"/>
            </w:r>
            <w:r>
              <w:rPr>
                <w:noProof/>
                <w:webHidden/>
              </w:rPr>
              <w:instrText xml:space="preserve"> PAGEREF _Toc218181743 \h </w:instrText>
            </w:r>
            <w:r>
              <w:rPr>
                <w:noProof/>
                <w:webHidden/>
              </w:rPr>
            </w:r>
            <w:r>
              <w:rPr>
                <w:noProof/>
                <w:webHidden/>
              </w:rPr>
              <w:fldChar w:fldCharType="separate"/>
            </w:r>
            <w:r w:rsidR="00465D94">
              <w:rPr>
                <w:noProof/>
                <w:webHidden/>
              </w:rPr>
              <w:t>11</w:t>
            </w:r>
            <w:r>
              <w:rPr>
                <w:noProof/>
                <w:webHidden/>
              </w:rPr>
              <w:fldChar w:fldCharType="end"/>
            </w:r>
          </w:hyperlink>
        </w:p>
        <w:p w14:paraId="3B02560D" w14:textId="10A7ABD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4" w:history="1">
            <w:r w:rsidRPr="009B0496">
              <w:rPr>
                <w:rStyle w:val="Hyperlink"/>
                <w:noProof/>
              </w:rPr>
              <w:t>Application Tabs</w:t>
            </w:r>
            <w:r>
              <w:rPr>
                <w:noProof/>
                <w:webHidden/>
              </w:rPr>
              <w:tab/>
            </w:r>
            <w:r>
              <w:rPr>
                <w:noProof/>
                <w:webHidden/>
              </w:rPr>
              <w:fldChar w:fldCharType="begin"/>
            </w:r>
            <w:r>
              <w:rPr>
                <w:noProof/>
                <w:webHidden/>
              </w:rPr>
              <w:instrText xml:space="preserve"> PAGEREF _Toc218181744 \h </w:instrText>
            </w:r>
            <w:r>
              <w:rPr>
                <w:noProof/>
                <w:webHidden/>
              </w:rPr>
            </w:r>
            <w:r>
              <w:rPr>
                <w:noProof/>
                <w:webHidden/>
              </w:rPr>
              <w:fldChar w:fldCharType="separate"/>
            </w:r>
            <w:r w:rsidR="00465D94">
              <w:rPr>
                <w:noProof/>
                <w:webHidden/>
              </w:rPr>
              <w:t>12</w:t>
            </w:r>
            <w:r>
              <w:rPr>
                <w:noProof/>
                <w:webHidden/>
              </w:rPr>
              <w:fldChar w:fldCharType="end"/>
            </w:r>
          </w:hyperlink>
        </w:p>
        <w:p w14:paraId="63AC1281" w14:textId="4030FB86"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5" w:history="1">
            <w:r w:rsidRPr="009B0496">
              <w:rPr>
                <w:rStyle w:val="Hyperlink"/>
                <w:noProof/>
              </w:rPr>
              <w:t>Files Tab</w:t>
            </w:r>
            <w:r>
              <w:rPr>
                <w:noProof/>
                <w:webHidden/>
              </w:rPr>
              <w:tab/>
            </w:r>
            <w:r>
              <w:rPr>
                <w:noProof/>
                <w:webHidden/>
              </w:rPr>
              <w:fldChar w:fldCharType="begin"/>
            </w:r>
            <w:r>
              <w:rPr>
                <w:noProof/>
                <w:webHidden/>
              </w:rPr>
              <w:instrText xml:space="preserve"> PAGEREF _Toc218181745 \h </w:instrText>
            </w:r>
            <w:r>
              <w:rPr>
                <w:noProof/>
                <w:webHidden/>
              </w:rPr>
            </w:r>
            <w:r>
              <w:rPr>
                <w:noProof/>
                <w:webHidden/>
              </w:rPr>
              <w:fldChar w:fldCharType="separate"/>
            </w:r>
            <w:r w:rsidR="00465D94">
              <w:rPr>
                <w:noProof/>
                <w:webHidden/>
              </w:rPr>
              <w:t>12</w:t>
            </w:r>
            <w:r>
              <w:rPr>
                <w:noProof/>
                <w:webHidden/>
              </w:rPr>
              <w:fldChar w:fldCharType="end"/>
            </w:r>
          </w:hyperlink>
        </w:p>
        <w:p w14:paraId="5B4EBA46" w14:textId="2B483A75"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6" w:history="1">
            <w:r w:rsidRPr="009B0496">
              <w:rPr>
                <w:rStyle w:val="Hyperlink"/>
                <w:noProof/>
              </w:rPr>
              <w:t>Layout Tab</w:t>
            </w:r>
            <w:r>
              <w:rPr>
                <w:noProof/>
                <w:webHidden/>
              </w:rPr>
              <w:tab/>
            </w:r>
            <w:r>
              <w:rPr>
                <w:noProof/>
                <w:webHidden/>
              </w:rPr>
              <w:fldChar w:fldCharType="begin"/>
            </w:r>
            <w:r>
              <w:rPr>
                <w:noProof/>
                <w:webHidden/>
              </w:rPr>
              <w:instrText xml:space="preserve"> PAGEREF _Toc218181746 \h </w:instrText>
            </w:r>
            <w:r>
              <w:rPr>
                <w:noProof/>
                <w:webHidden/>
              </w:rPr>
            </w:r>
            <w:r>
              <w:rPr>
                <w:noProof/>
                <w:webHidden/>
              </w:rPr>
              <w:fldChar w:fldCharType="separate"/>
            </w:r>
            <w:r w:rsidR="00465D94">
              <w:rPr>
                <w:noProof/>
                <w:webHidden/>
              </w:rPr>
              <w:t>13</w:t>
            </w:r>
            <w:r>
              <w:rPr>
                <w:noProof/>
                <w:webHidden/>
              </w:rPr>
              <w:fldChar w:fldCharType="end"/>
            </w:r>
          </w:hyperlink>
        </w:p>
        <w:p w14:paraId="7FBEC760" w14:textId="0B56EFBB" w:rsidR="00246048" w:rsidRDefault="00246048" w:rsidP="007251AC">
          <w:pPr>
            <w:pStyle w:val="TOC3"/>
            <w:tabs>
              <w:tab w:val="right" w:leader="dot" w:pos="12824"/>
            </w:tabs>
          </w:pPr>
          <w:hyperlink w:anchor="_Toc218181747" w:history="1">
            <w:r w:rsidRPr="009B0496">
              <w:rPr>
                <w:rStyle w:val="Hyperlink"/>
                <w:noProof/>
              </w:rPr>
              <w:t>Image POI Editor Tab</w:t>
            </w:r>
            <w:r>
              <w:rPr>
                <w:noProof/>
                <w:webHidden/>
              </w:rPr>
              <w:tab/>
            </w:r>
            <w:r>
              <w:rPr>
                <w:noProof/>
                <w:webHidden/>
              </w:rPr>
              <w:fldChar w:fldCharType="begin"/>
            </w:r>
            <w:r>
              <w:rPr>
                <w:noProof/>
                <w:webHidden/>
              </w:rPr>
              <w:instrText xml:space="preserve"> PAGEREF _Toc218181747 \h </w:instrText>
            </w:r>
            <w:r>
              <w:rPr>
                <w:noProof/>
                <w:webHidden/>
              </w:rPr>
            </w:r>
            <w:r>
              <w:rPr>
                <w:noProof/>
                <w:webHidden/>
              </w:rPr>
              <w:fldChar w:fldCharType="separate"/>
            </w:r>
            <w:r w:rsidR="00465D94">
              <w:rPr>
                <w:noProof/>
                <w:webHidden/>
              </w:rPr>
              <w:t>14</w:t>
            </w:r>
            <w:r>
              <w:rPr>
                <w:noProof/>
                <w:webHidden/>
              </w:rPr>
              <w:fldChar w:fldCharType="end"/>
            </w:r>
          </w:hyperlink>
          <w:r>
            <w:rPr>
              <w:b/>
              <w:bCs/>
              <w:noProof/>
            </w:rPr>
            <w:fldChar w:fldCharType="end"/>
          </w:r>
        </w:p>
      </w:sdtContent>
    </w:sdt>
    <w:p w14:paraId="424B15AC" w14:textId="77777777" w:rsidR="005C1AD4" w:rsidRDefault="005C1AD4" w:rsidP="005C1AD4">
      <w:pPr>
        <w:sectPr w:rsidR="005C1AD4" w:rsidSect="00365328">
          <w:pgSz w:w="23040" w:h="15840" w:orient="landscape" w:code="5"/>
          <w:pgMar w:top="2880" w:right="7200" w:bottom="1440" w:left="7200" w:header="720" w:footer="720" w:gutter="0"/>
          <w:cols w:space="720"/>
          <w:docGrid w:linePitch="360"/>
        </w:sectPr>
      </w:pPr>
    </w:p>
    <w:p w14:paraId="558B349F" w14:textId="0810EB7B" w:rsidR="005C1AD4" w:rsidRPr="00F9401E" w:rsidRDefault="005C1AD4" w:rsidP="009E2F80">
      <w:pPr>
        <w:pStyle w:val="Heading1"/>
      </w:pPr>
      <w:bookmarkStart w:id="4" w:name="_Toc218181720"/>
      <w:r w:rsidRPr="00F9401E">
        <w:lastRenderedPageBreak/>
        <w:t>Introduction</w:t>
      </w:r>
      <w:bookmarkEnd w:id="4"/>
      <w:bookmarkEnd w:id="3"/>
      <w:bookmarkEnd w:id="2"/>
    </w:p>
    <w:p w14:paraId="61CDB3CC" w14:textId="77777777" w:rsidR="00B8658C" w:rsidRDefault="00B8658C" w:rsidP="00A35DB3">
      <w:pPr>
        <w:sectPr w:rsidR="00B8658C" w:rsidSect="00FB38CF">
          <w:pgSz w:w="23040" w:h="15840" w:orient="landscape" w:code="5"/>
          <w:pgMar w:top="1440" w:right="1440" w:bottom="1440" w:left="1440" w:header="720" w:footer="720" w:gutter="0"/>
          <w:cols w:space="720"/>
          <w:docGrid w:linePitch="360"/>
        </w:sectPr>
      </w:pPr>
      <w:bookmarkStart w:id="5" w:name="_Toc57183737"/>
      <w:bookmarkStart w:id="6" w:name="_Toc298922377"/>
    </w:p>
    <w:p w14:paraId="25CEE600" w14:textId="2419D777" w:rsidR="00C53D48" w:rsidRPr="00A35DB3" w:rsidRDefault="00190F30" w:rsidP="00A35DB3">
      <w:r>
        <w:t>Industrial AI Foundation</w:t>
      </w:r>
      <w:r w:rsidR="005C1AD4" w:rsidRPr="00A35DB3">
        <w:t xml:space="preserve"> (</w:t>
      </w:r>
      <w:r>
        <w:t>IAI</w:t>
      </w:r>
      <w:r w:rsidR="005C1AD4" w:rsidRPr="00A35DB3">
        <w:t xml:space="preserve">) is a collection of software accelerators and tools that can be assembled to deliver client solutions. </w:t>
      </w:r>
      <w:r>
        <w:t>IAI</w:t>
      </w:r>
      <w:r w:rsidR="005C1AD4" w:rsidRPr="00A35DB3">
        <w:t xml:space="preserve"> accelerates the integration of product, process, and live data from disparate IT and OT systems, creating a comprehensive and contextualized view of operations to enable better decisions and optimized processes.</w:t>
      </w:r>
      <w:r w:rsidR="00C53D48" w:rsidRPr="00A35DB3">
        <w:t xml:space="preserve"> </w:t>
      </w:r>
      <w:bookmarkEnd w:id="5"/>
      <w:bookmarkEnd w:id="6"/>
    </w:p>
    <w:p w14:paraId="212C27B5" w14:textId="68D63AAC" w:rsidR="005C7A6E" w:rsidRPr="00A35DB3" w:rsidRDefault="005C1AD4" w:rsidP="00A35DB3">
      <w:r>
        <w:t>The</w:t>
      </w:r>
      <w:r w:rsidR="005C7A6E">
        <w:t xml:space="preserve"> 3D</w:t>
      </w:r>
      <w:r>
        <w:t xml:space="preserve"> Twin Builder application is implemented as </w:t>
      </w:r>
      <w:r w:rsidR="32427D38">
        <w:t>m</w:t>
      </w:r>
      <w:r>
        <w:t>icro-</w:t>
      </w:r>
      <w:r w:rsidR="1D6C4D31">
        <w:t>f</w:t>
      </w:r>
      <w:r>
        <w:t xml:space="preserve">rontends (MFE) based on React. </w:t>
      </w:r>
      <w:r w:rsidR="00311B11">
        <w:t xml:space="preserve">The 3D </w:t>
      </w:r>
      <w:r>
        <w:t>Twin Builder allows an admin user to create</w:t>
      </w:r>
      <w:r w:rsidR="008C4CC7">
        <w:t xml:space="preserve"> and</w:t>
      </w:r>
      <w:r w:rsidR="6B31FE11">
        <w:t xml:space="preserve"> upload the models, map the available model using Model Mapping and/or POI mapping apps</w:t>
      </w:r>
      <w:r w:rsidR="008C4CC7">
        <w:t>,</w:t>
      </w:r>
      <w:r w:rsidR="6B31FE11">
        <w:t xml:space="preserve"> and create</w:t>
      </w:r>
      <w:r>
        <w:t xml:space="preserve"> a dynamic floor layout using a Drag</w:t>
      </w:r>
      <w:r w:rsidR="008C4CC7">
        <w:t>-and-d</w:t>
      </w:r>
      <w:r>
        <w:t>rop mechanism through a web-based user interface</w:t>
      </w:r>
      <w:r w:rsidR="78E60F5B">
        <w:t xml:space="preserve"> using </w:t>
      </w:r>
      <w:r w:rsidR="008C4CC7">
        <w:t xml:space="preserve">the </w:t>
      </w:r>
      <w:r w:rsidR="78E60F5B">
        <w:t>Plant Layout app</w:t>
      </w:r>
      <w:r>
        <w:t xml:space="preserve">. </w:t>
      </w:r>
      <w:r w:rsidR="000D43DE">
        <w:t xml:space="preserve">Where the models are stored depends on whether the coupled or de-coupled version is in use. </w:t>
      </w:r>
      <w:r w:rsidR="002F6706">
        <w:t>The 3D visuals created in 3D Twin Builder are viewable in the 3D Twin Viewer.</w:t>
      </w:r>
    </w:p>
    <w:p w14:paraId="05D4CD17" w14:textId="3E0B1E42" w:rsidR="00C53D48" w:rsidRDefault="005C7A6E" w:rsidP="00A35DB3">
      <w:r>
        <w:t xml:space="preserve">The 2D Twin Builder application is </w:t>
      </w:r>
      <w:r w:rsidR="00311B11">
        <w:t xml:space="preserve">also </w:t>
      </w:r>
      <w:r>
        <w:t xml:space="preserve">implemented as </w:t>
      </w:r>
      <w:r w:rsidR="00311B11">
        <w:t>an MFE</w:t>
      </w:r>
      <w:r>
        <w:t xml:space="preserve"> based on React. </w:t>
      </w:r>
      <w:r w:rsidR="00311B11">
        <w:t xml:space="preserve">The </w:t>
      </w:r>
      <w:r>
        <w:t>2D Twin Builder allows an admin user to upload the 2D Schematics</w:t>
      </w:r>
      <w:r w:rsidR="00C4002F">
        <w:t xml:space="preserve"> (</w:t>
      </w:r>
      <w:r w:rsidR="6384D3B2">
        <w:t>SVG, PDF, &amp; PNG</w:t>
      </w:r>
      <w:r w:rsidR="00C4002F">
        <w:t xml:space="preserve"> format files</w:t>
      </w:r>
      <w:r w:rsidR="001A27F6">
        <w:t>) and</w:t>
      </w:r>
      <w:r w:rsidR="00970BC0">
        <w:t xml:space="preserve"> </w:t>
      </w:r>
      <w:r>
        <w:t xml:space="preserve">map the available files using </w:t>
      </w:r>
      <w:r w:rsidR="00C4002F">
        <w:t>twin builder 2D c</w:t>
      </w:r>
      <w:r>
        <w:t xml:space="preserve">onfigurator. The 2D visuals created in </w:t>
      </w:r>
      <w:r w:rsidR="2298DBDC">
        <w:t>the 2D</w:t>
      </w:r>
      <w:r>
        <w:t xml:space="preserve"> Twin Builder </w:t>
      </w:r>
      <w:r w:rsidR="09DFD5F3">
        <w:t>can be viewed</w:t>
      </w:r>
      <w:r>
        <w:t xml:space="preserve"> in </w:t>
      </w:r>
      <w:r w:rsidR="00190F30">
        <w:t>IAI</w:t>
      </w:r>
      <w:r w:rsidR="00B400F5">
        <w:t>'</w:t>
      </w:r>
      <w:r>
        <w:t>s 2D Twin Viewer</w:t>
      </w:r>
      <w:r w:rsidR="002F6706">
        <w:t>.</w:t>
      </w:r>
    </w:p>
    <w:p w14:paraId="06BB7A1C" w14:textId="77777777" w:rsidR="00692B9E" w:rsidRPr="00F9401E" w:rsidRDefault="00692B9E" w:rsidP="00692B9E">
      <w:pPr>
        <w:pStyle w:val="Heading2"/>
      </w:pPr>
      <w:bookmarkStart w:id="7" w:name="_Toc218181721"/>
      <w:r w:rsidRPr="00F9401E">
        <w:t>Purpose</w:t>
      </w:r>
      <w:bookmarkEnd w:id="7"/>
    </w:p>
    <w:p w14:paraId="614827D6" w14:textId="77777777" w:rsidR="00692B9E" w:rsidRPr="00F9401E" w:rsidRDefault="00692B9E" w:rsidP="00692B9E">
      <w:r>
        <w:t>This document explains the features of both the 2D and 3D Twin Builder user interface.</w:t>
      </w:r>
    </w:p>
    <w:p w14:paraId="6401E460" w14:textId="165E881A" w:rsidR="003667B2" w:rsidRDefault="003667B2" w:rsidP="003667B2">
      <w:pPr>
        <w:pStyle w:val="Heading2"/>
      </w:pPr>
      <w:bookmarkStart w:id="8" w:name="_Toc116563958"/>
      <w:bookmarkStart w:id="9" w:name="_Toc118290204"/>
      <w:bookmarkStart w:id="10" w:name="_Toc218181722"/>
      <w:r>
        <w:t>Prerequisites</w:t>
      </w:r>
      <w:bookmarkEnd w:id="8"/>
      <w:bookmarkEnd w:id="9"/>
      <w:bookmarkEnd w:id="10"/>
    </w:p>
    <w:p w14:paraId="37A32193" w14:textId="408C925A" w:rsidR="003667B2" w:rsidRDefault="003667B2" w:rsidP="00575056">
      <w:pPr>
        <w:pStyle w:val="ListParagraph"/>
        <w:numPr>
          <w:ilvl w:val="0"/>
          <w:numId w:val="26"/>
        </w:numPr>
        <w:rPr>
          <w:b/>
          <w:bCs/>
        </w:rPr>
      </w:pPr>
      <w:r>
        <w:t>2D and/or 3D Twin Builder application</w:t>
      </w:r>
      <w:r w:rsidR="006B1452">
        <w:t>s</w:t>
      </w:r>
      <w:r>
        <w:t xml:space="preserve"> must be deployed.</w:t>
      </w:r>
    </w:p>
    <w:p w14:paraId="084BD10F" w14:textId="77777777" w:rsidR="003667B2" w:rsidRDefault="003667B2" w:rsidP="00575056">
      <w:pPr>
        <w:pStyle w:val="ListParagraph"/>
        <w:numPr>
          <w:ilvl w:val="0"/>
          <w:numId w:val="25"/>
        </w:numPr>
      </w:pPr>
      <w:r>
        <w:t>A compatible browser (Google Chrome or Microsoft Edge) must be installed.</w:t>
      </w:r>
    </w:p>
    <w:p w14:paraId="3D5274A9" w14:textId="52215907" w:rsidR="200B8600" w:rsidRDefault="003667B2" w:rsidP="7908BDD4">
      <w:pPr>
        <w:pStyle w:val="ListParagraph"/>
        <w:rPr>
          <w:szCs w:val="20"/>
        </w:rPr>
      </w:pPr>
      <w:r>
        <w:t>For 2D</w:t>
      </w:r>
      <w:r w:rsidR="008A6BFA">
        <w:t>,</w:t>
      </w:r>
      <w:r>
        <w:t xml:space="preserve"> </w:t>
      </w:r>
      <w:r w:rsidR="34EC20A3">
        <w:t>t</w:t>
      </w:r>
      <w:r w:rsidR="200B8600">
        <w:t>he SVG file should be extracted properly from Figma, ref</w:t>
      </w:r>
      <w:r w:rsidR="00246048">
        <w:t>er to</w:t>
      </w:r>
      <w:r w:rsidR="200B8600">
        <w:t xml:space="preserve"> </w:t>
      </w:r>
      <w:hyperlink r:id="rId15" w:history="1">
        <w:r w:rsidR="00A7240D" w:rsidRPr="00A7240D">
          <w:rPr>
            <w:rStyle w:val="Hyperlink"/>
          </w:rPr>
          <w:t>Getting Started with Twin Viewer and Builder</w:t>
        </w:r>
      </w:hyperlink>
      <w:r w:rsidR="00A7240D">
        <w:t xml:space="preserve"> for more information.</w:t>
      </w:r>
    </w:p>
    <w:p w14:paraId="17435330" w14:textId="43980FD5" w:rsidR="00C53D48" w:rsidRDefault="00E139C6" w:rsidP="00670533">
      <w:pPr>
        <w:pStyle w:val="Heading2"/>
      </w:pPr>
      <w:bookmarkStart w:id="11" w:name="_Toc103324194"/>
      <w:bookmarkStart w:id="12" w:name="_Toc116563959"/>
      <w:bookmarkStart w:id="13" w:name="_Toc118290205"/>
      <w:r>
        <w:br w:type="column"/>
      </w:r>
      <w:bookmarkStart w:id="14" w:name="_Toc218181723"/>
      <w:r w:rsidR="00C53D48" w:rsidRPr="00C53D48">
        <w:t>Target Audience</w:t>
      </w:r>
      <w:bookmarkEnd w:id="14"/>
    </w:p>
    <w:p w14:paraId="147481B2" w14:textId="28CA3832" w:rsidR="00C53D48" w:rsidRDefault="00C53D48" w:rsidP="00575056">
      <w:pPr>
        <w:numPr>
          <w:ilvl w:val="0"/>
          <w:numId w:val="6"/>
        </w:numPr>
      </w:pPr>
      <w:r w:rsidRPr="00C53D48">
        <w:t>Business Analyst</w:t>
      </w:r>
    </w:p>
    <w:p w14:paraId="0CDB106A" w14:textId="1E2FB3B0" w:rsidR="00C53D48" w:rsidRPr="00F9401E" w:rsidRDefault="00190F30" w:rsidP="00575056">
      <w:pPr>
        <w:numPr>
          <w:ilvl w:val="0"/>
          <w:numId w:val="6"/>
        </w:numPr>
      </w:pPr>
      <w:r>
        <w:t>IAI</w:t>
      </w:r>
      <w:r w:rsidR="00C53D48">
        <w:t xml:space="preserve"> End Users</w:t>
      </w:r>
    </w:p>
    <w:p w14:paraId="4B1159EB" w14:textId="77777777" w:rsidR="00C53D48" w:rsidRPr="00F9401E" w:rsidRDefault="00C53D48" w:rsidP="00575056">
      <w:pPr>
        <w:numPr>
          <w:ilvl w:val="0"/>
          <w:numId w:val="6"/>
        </w:numPr>
      </w:pPr>
      <w:r>
        <w:t>Plant Designers</w:t>
      </w:r>
    </w:p>
    <w:p w14:paraId="73B37B0A" w14:textId="77777777" w:rsidR="00C53D48" w:rsidRPr="00F9401E" w:rsidRDefault="00C53D48" w:rsidP="00575056">
      <w:pPr>
        <w:numPr>
          <w:ilvl w:val="0"/>
          <w:numId w:val="6"/>
        </w:numPr>
      </w:pPr>
      <w:r>
        <w:t>Client IT Admins</w:t>
      </w:r>
    </w:p>
    <w:p w14:paraId="36F073AF" w14:textId="2E718219" w:rsidR="005C1AD4" w:rsidRPr="00F9401E" w:rsidRDefault="005C1AD4" w:rsidP="00670533">
      <w:pPr>
        <w:pStyle w:val="Heading2"/>
      </w:pPr>
      <w:bookmarkStart w:id="15" w:name="_Toc218181724"/>
      <w:r w:rsidRPr="00F9401E">
        <w:t>Contact</w:t>
      </w:r>
      <w:bookmarkEnd w:id="11"/>
      <w:bookmarkEnd w:id="12"/>
      <w:bookmarkEnd w:id="13"/>
      <w:bookmarkEnd w:id="15"/>
    </w:p>
    <w:p w14:paraId="4192CD87" w14:textId="38AF9429" w:rsidR="005C1AD4" w:rsidRPr="00F9401E" w:rsidRDefault="00C53D48" w:rsidP="00575056">
      <w:pPr>
        <w:numPr>
          <w:ilvl w:val="0"/>
          <w:numId w:val="7"/>
        </w:numPr>
        <w:rPr>
          <w:rFonts w:eastAsia="Graphik" w:cs="Graphik"/>
          <w:lang w:val="de"/>
        </w:rPr>
      </w:pPr>
      <w:hyperlink r:id="rId16" w:history="1">
        <w:r w:rsidRPr="00060477">
          <w:rPr>
            <w:rStyle w:val="Hyperlink"/>
            <w:rFonts w:eastAsia="Graphik" w:cs="Graphik"/>
            <w:lang w:val="de"/>
          </w:rPr>
          <w:t>rishabh.b.joshi@accenture.com</w:t>
        </w:r>
      </w:hyperlink>
    </w:p>
    <w:p w14:paraId="2D2926E8" w14:textId="77777777" w:rsidR="005C1AD4" w:rsidRDefault="005C1AD4" w:rsidP="00575056">
      <w:pPr>
        <w:numPr>
          <w:ilvl w:val="0"/>
          <w:numId w:val="7"/>
        </w:numPr>
        <w:rPr>
          <w:szCs w:val="20"/>
          <w:lang w:val="de-DE"/>
        </w:rPr>
      </w:pPr>
      <w:hyperlink r:id="rId17" w:history="1">
        <w:r w:rsidRPr="00F9401E">
          <w:rPr>
            <w:rFonts w:cs="Times New Roman"/>
            <w:color w:val="0000FF"/>
            <w:szCs w:val="20"/>
            <w:u w:val="single"/>
            <w:lang w:val="de-DE"/>
          </w:rPr>
          <w:t>chetankumar.rane@accenture.com</w:t>
        </w:r>
      </w:hyperlink>
      <w:r w:rsidRPr="00F9401E">
        <w:rPr>
          <w:szCs w:val="20"/>
          <w:lang w:val="de-DE"/>
        </w:rPr>
        <w:t xml:space="preserve"> </w:t>
      </w:r>
    </w:p>
    <w:p w14:paraId="3FF8B634" w14:textId="77777777" w:rsidR="00041E36" w:rsidRPr="00041E36" w:rsidRDefault="00267A9D" w:rsidP="00575056">
      <w:pPr>
        <w:numPr>
          <w:ilvl w:val="0"/>
          <w:numId w:val="7"/>
        </w:numPr>
        <w:rPr>
          <w:szCs w:val="20"/>
          <w:lang w:val="de-DE"/>
        </w:rPr>
      </w:pPr>
      <w:hyperlink r:id="rId18" w:history="1">
        <w:r w:rsidRPr="00D7709F">
          <w:rPr>
            <w:rStyle w:val="Hyperlink"/>
            <w:szCs w:val="20"/>
            <w:lang w:val="de-DE"/>
          </w:rPr>
          <w:t>prabhjeet.g.singh@accenture.com</w:t>
        </w:r>
      </w:hyperlink>
    </w:p>
    <w:p w14:paraId="408C33EF" w14:textId="77777777" w:rsidR="00041E36" w:rsidRDefault="00041E36" w:rsidP="00041E36">
      <w:pPr>
        <w:pStyle w:val="Heading2"/>
      </w:pPr>
      <w:bookmarkStart w:id="16" w:name="_Toc218181725"/>
      <w:r>
        <w:t>Related Links</w:t>
      </w:r>
      <w:bookmarkEnd w:id="16"/>
    </w:p>
    <w:p w14:paraId="5DB13D20" w14:textId="3AFC6890" w:rsidR="00041E36" w:rsidRDefault="00041E36" w:rsidP="00575056">
      <w:pPr>
        <w:numPr>
          <w:ilvl w:val="0"/>
          <w:numId w:val="27"/>
        </w:numPr>
        <w:spacing w:line="254" w:lineRule="auto"/>
        <w:rPr>
          <w:rFonts w:cs="Times New Roman"/>
          <w:color w:val="0000FF"/>
          <w:u w:val="single"/>
        </w:rPr>
      </w:pPr>
      <w:hyperlink r:id="rId19" w:history="1">
        <w:r w:rsidR="00190F30">
          <w:rPr>
            <w:rStyle w:val="Hyperlink"/>
            <w:rFonts w:cs="Times New Roman"/>
          </w:rPr>
          <w:t>IAI</w:t>
        </w:r>
        <w:r>
          <w:rPr>
            <w:rStyle w:val="Hyperlink"/>
            <w:rFonts w:cs="Times New Roman"/>
          </w:rPr>
          <w:t xml:space="preserve"> on CDF</w:t>
        </w:r>
      </w:hyperlink>
    </w:p>
    <w:p w14:paraId="7382E4A4" w14:textId="52CD3420" w:rsidR="00041E36" w:rsidRDefault="00041E36" w:rsidP="00575056">
      <w:pPr>
        <w:numPr>
          <w:ilvl w:val="0"/>
          <w:numId w:val="27"/>
        </w:numPr>
        <w:spacing w:line="254" w:lineRule="auto"/>
        <w:rPr>
          <w:rFonts w:cs="Times New Roman"/>
          <w:color w:val="0000FF"/>
          <w:u w:val="single"/>
        </w:rPr>
      </w:pPr>
      <w:hyperlink r:id="rId20" w:history="1">
        <w:r w:rsidR="00190F30">
          <w:rPr>
            <w:rStyle w:val="Hyperlink"/>
            <w:rFonts w:cs="Times New Roman"/>
          </w:rPr>
          <w:t>IAI</w:t>
        </w:r>
        <w:r>
          <w:rPr>
            <w:rStyle w:val="Hyperlink"/>
            <w:rFonts w:cs="Times New Roman"/>
          </w:rPr>
          <w:t xml:space="preserve"> on Azure</w:t>
        </w:r>
      </w:hyperlink>
    </w:p>
    <w:p w14:paraId="7F8A569E" w14:textId="5EA40D7C" w:rsidR="00041E36" w:rsidRDefault="00041E36" w:rsidP="00575056">
      <w:pPr>
        <w:numPr>
          <w:ilvl w:val="0"/>
          <w:numId w:val="27"/>
        </w:numPr>
        <w:spacing w:line="256" w:lineRule="auto"/>
        <w:rPr>
          <w:rFonts w:cs="Times New Roman"/>
          <w:color w:val="0000FF"/>
          <w:u w:val="single"/>
        </w:rPr>
      </w:pPr>
      <w:hyperlink r:id="rId21" w:history="1">
        <w:r w:rsidR="00190F30">
          <w:rPr>
            <w:rStyle w:val="Hyperlink"/>
          </w:rPr>
          <w:t>IAI</w:t>
        </w:r>
        <w:r>
          <w:rPr>
            <w:rStyle w:val="Hyperlink"/>
          </w:rPr>
          <w:t xml:space="preserve"> Documentation</w:t>
        </w:r>
      </w:hyperlink>
    </w:p>
    <w:p w14:paraId="7929F317" w14:textId="77777777" w:rsidR="00041E36" w:rsidRDefault="00041E36" w:rsidP="00575056">
      <w:pPr>
        <w:numPr>
          <w:ilvl w:val="0"/>
          <w:numId w:val="27"/>
        </w:numPr>
        <w:spacing w:line="256" w:lineRule="auto"/>
        <w:rPr>
          <w:rFonts w:cs="Times New Roman"/>
          <w:color w:val="0000FF"/>
          <w:u w:val="single"/>
        </w:rPr>
      </w:pPr>
      <w:hyperlink r:id="rId22" w:history="1">
        <w:r>
          <w:rPr>
            <w:rStyle w:val="Hyperlink"/>
          </w:rPr>
          <w:t>Release Notes</w:t>
        </w:r>
      </w:hyperlink>
    </w:p>
    <w:p w14:paraId="3BA435AC" w14:textId="77777777" w:rsidR="00E139C6" w:rsidRDefault="00E139C6" w:rsidP="00041E36">
      <w:pPr>
        <w:rPr>
          <w:lang w:val="en-GB"/>
        </w:rPr>
        <w:sectPr w:rsidR="00E139C6" w:rsidSect="00A31166">
          <w:type w:val="continuous"/>
          <w:pgSz w:w="23040" w:h="15840" w:orient="landscape" w:code="5"/>
          <w:pgMar w:top="1440" w:right="1440" w:bottom="1440" w:left="1440" w:header="720" w:footer="720" w:gutter="0"/>
          <w:cols w:num="2" w:space="1440"/>
          <w:docGrid w:linePitch="360"/>
        </w:sectPr>
      </w:pPr>
      <w:bookmarkStart w:id="17" w:name="_Toc118290207"/>
    </w:p>
    <w:p w14:paraId="458C42F1" w14:textId="77777777" w:rsidR="00041E36" w:rsidRDefault="00744AED" w:rsidP="00744AED">
      <w:pPr>
        <w:pStyle w:val="Heading2"/>
        <w:rPr>
          <w:lang w:val="en-GB"/>
        </w:rPr>
      </w:pPr>
      <w:bookmarkStart w:id="18" w:name="_Toc218181726"/>
      <w:r>
        <w:rPr>
          <w:lang w:val="en-GB"/>
        </w:rPr>
        <w:t>Glossary</w:t>
      </w:r>
      <w:bookmarkEnd w:id="18"/>
    </w:p>
    <w:tbl>
      <w:tblPr>
        <w:tblStyle w:val="TableGridLight"/>
        <w:tblW w:w="20155" w:type="dxa"/>
        <w:tblLook w:val="0420" w:firstRow="1" w:lastRow="0" w:firstColumn="0" w:lastColumn="0" w:noHBand="0" w:noVBand="1"/>
      </w:tblPr>
      <w:tblGrid>
        <w:gridCol w:w="3775"/>
        <w:gridCol w:w="16380"/>
      </w:tblGrid>
      <w:tr w:rsidR="00744AED" w:rsidRPr="00744AED" w14:paraId="220B8FE3" w14:textId="77777777" w:rsidTr="004A0786">
        <w:tc>
          <w:tcPr>
            <w:tcW w:w="3775" w:type="dxa"/>
            <w:shd w:val="clear" w:color="auto" w:fill="D9D9D9" w:themeFill="background1" w:themeFillShade="D9"/>
          </w:tcPr>
          <w:p w14:paraId="6B5DE49E" w14:textId="309BAFD0" w:rsidR="00744AED" w:rsidRPr="00744AED" w:rsidRDefault="00744AED" w:rsidP="00F02FF4">
            <w:pPr>
              <w:spacing w:before="40" w:after="40"/>
            </w:pPr>
            <w:r>
              <w:t>Term</w:t>
            </w:r>
          </w:p>
        </w:tc>
        <w:tc>
          <w:tcPr>
            <w:tcW w:w="16380" w:type="dxa"/>
            <w:shd w:val="clear" w:color="auto" w:fill="D9D9D9" w:themeFill="background1" w:themeFillShade="D9"/>
          </w:tcPr>
          <w:p w14:paraId="0C1879F6" w14:textId="5FB488D1" w:rsidR="00744AED" w:rsidRPr="00744AED" w:rsidRDefault="00744AED" w:rsidP="00F02FF4">
            <w:pPr>
              <w:spacing w:before="40" w:after="40"/>
            </w:pPr>
            <w:r>
              <w:t>Definition</w:t>
            </w:r>
          </w:p>
        </w:tc>
      </w:tr>
      <w:tr w:rsidR="00744AED" w:rsidRPr="00744AED" w14:paraId="567CECB8" w14:textId="77777777" w:rsidTr="004A0786">
        <w:tc>
          <w:tcPr>
            <w:tcW w:w="3775" w:type="dxa"/>
          </w:tcPr>
          <w:p w14:paraId="518AAED4" w14:textId="40A55201" w:rsidR="00744AED" w:rsidRDefault="00190F30" w:rsidP="00F02FF4">
            <w:pPr>
              <w:spacing w:before="40" w:after="40"/>
            </w:pPr>
            <w:r>
              <w:t>IAI</w:t>
            </w:r>
          </w:p>
        </w:tc>
        <w:tc>
          <w:tcPr>
            <w:tcW w:w="16380" w:type="dxa"/>
          </w:tcPr>
          <w:p w14:paraId="5061E437" w14:textId="2EFEB572" w:rsidR="00744AED" w:rsidRDefault="00744AED" w:rsidP="00F02FF4">
            <w:pPr>
              <w:spacing w:before="40" w:after="40"/>
            </w:pPr>
            <w:r>
              <w:t>Abbreviation for 'Application Orchestration Tool', a platform used for managing and deploying applications.</w:t>
            </w:r>
          </w:p>
        </w:tc>
      </w:tr>
      <w:tr w:rsidR="00744AED" w:rsidRPr="00744AED" w14:paraId="287A40C4" w14:textId="77777777" w:rsidTr="004A0786">
        <w:tc>
          <w:tcPr>
            <w:tcW w:w="3775" w:type="dxa"/>
          </w:tcPr>
          <w:p w14:paraId="0098A103" w14:textId="75135812" w:rsidR="00744AED" w:rsidRDefault="00744AED" w:rsidP="00F02FF4">
            <w:pPr>
              <w:spacing w:before="40" w:after="40"/>
            </w:pPr>
            <w:r>
              <w:t>CDF</w:t>
            </w:r>
          </w:p>
        </w:tc>
        <w:tc>
          <w:tcPr>
            <w:tcW w:w="16380" w:type="dxa"/>
          </w:tcPr>
          <w:p w14:paraId="7A65A510" w14:textId="651FD2F4" w:rsidR="00744AED" w:rsidRDefault="00744AED" w:rsidP="00F02FF4">
            <w:pPr>
              <w:spacing w:before="40" w:after="40"/>
            </w:pPr>
            <w:r>
              <w:t xml:space="preserve">Refers to 'Common Data Framework', a structure for </w:t>
            </w:r>
            <w:r w:rsidR="00630C93">
              <w:t>organizing</w:t>
            </w:r>
            <w:r>
              <w:t xml:space="preserve"> and accessing data across applications.</w:t>
            </w:r>
          </w:p>
        </w:tc>
      </w:tr>
      <w:tr w:rsidR="00744AED" w:rsidRPr="00744AED" w14:paraId="46B7ACCB" w14:textId="77777777" w:rsidTr="004A0786">
        <w:tc>
          <w:tcPr>
            <w:tcW w:w="3775" w:type="dxa"/>
          </w:tcPr>
          <w:p w14:paraId="59AD6A55" w14:textId="0F6CC808" w:rsidR="00744AED" w:rsidRDefault="00744AED" w:rsidP="00F02FF4">
            <w:pPr>
              <w:spacing w:before="40" w:after="40"/>
            </w:pPr>
            <w:r>
              <w:t>Azure</w:t>
            </w:r>
          </w:p>
        </w:tc>
        <w:tc>
          <w:tcPr>
            <w:tcW w:w="16380" w:type="dxa"/>
          </w:tcPr>
          <w:p w14:paraId="6CD51C9D" w14:textId="3D53FD34" w:rsidR="00744AED" w:rsidRDefault="00744AED" w:rsidP="00F02FF4">
            <w:pPr>
              <w:spacing w:before="40" w:after="40"/>
            </w:pPr>
            <w:r>
              <w:t>Microsoft</w:t>
            </w:r>
            <w:r w:rsidR="00B400F5">
              <w:t>'</w:t>
            </w:r>
            <w:r>
              <w:t>s cloud computing platform, offering a range of services including hosting, databases, and analytics.</w:t>
            </w:r>
          </w:p>
        </w:tc>
      </w:tr>
      <w:tr w:rsidR="00744AED" w:rsidRPr="00744AED" w14:paraId="69EBCA78" w14:textId="77777777" w:rsidTr="004A0786">
        <w:tc>
          <w:tcPr>
            <w:tcW w:w="3775" w:type="dxa"/>
          </w:tcPr>
          <w:p w14:paraId="20338AEC" w14:textId="15C33D6E" w:rsidR="00744AED" w:rsidRDefault="00744AED" w:rsidP="00F02FF4">
            <w:pPr>
              <w:spacing w:before="40" w:after="40"/>
            </w:pPr>
            <w:r>
              <w:t>Twin Builder</w:t>
            </w:r>
          </w:p>
        </w:tc>
        <w:tc>
          <w:tcPr>
            <w:tcW w:w="16380" w:type="dxa"/>
          </w:tcPr>
          <w:p w14:paraId="74653694" w14:textId="5C8F02C2" w:rsidR="00744AED" w:rsidRDefault="00744AED" w:rsidP="00F02FF4">
            <w:pPr>
              <w:spacing w:before="40" w:after="40"/>
            </w:pPr>
            <w:r>
              <w:t xml:space="preserve">A user interface within the </w:t>
            </w:r>
            <w:r w:rsidR="00190F30">
              <w:t>IAI</w:t>
            </w:r>
            <w:r>
              <w:t xml:space="preserve"> application for creating and managing 3D digital twins.</w:t>
            </w:r>
          </w:p>
        </w:tc>
      </w:tr>
      <w:tr w:rsidR="00744AED" w:rsidRPr="00744AED" w14:paraId="3CFEA44C" w14:textId="77777777" w:rsidTr="004A0786">
        <w:tc>
          <w:tcPr>
            <w:tcW w:w="3775" w:type="dxa"/>
          </w:tcPr>
          <w:p w14:paraId="1B61B3E9" w14:textId="0FF1C2FE" w:rsidR="00744AED" w:rsidRDefault="00744AED" w:rsidP="00F02FF4">
            <w:pPr>
              <w:spacing w:before="40" w:after="40"/>
            </w:pPr>
            <w:r>
              <w:t>3D Content Management System</w:t>
            </w:r>
          </w:p>
        </w:tc>
        <w:tc>
          <w:tcPr>
            <w:tcW w:w="16380" w:type="dxa"/>
          </w:tcPr>
          <w:p w14:paraId="0E3FB490" w14:textId="63EBA352" w:rsidR="00744AED" w:rsidRDefault="00744AED" w:rsidP="00F02FF4">
            <w:pPr>
              <w:spacing w:before="40" w:after="40"/>
            </w:pPr>
            <w:r>
              <w:t xml:space="preserve">A system for </w:t>
            </w:r>
            <w:r w:rsidR="00630C93">
              <w:t>organizing</w:t>
            </w:r>
            <w:r>
              <w:t xml:space="preserve"> and handling 3D models and related assets within the Twin Builder UI.</w:t>
            </w:r>
          </w:p>
        </w:tc>
      </w:tr>
      <w:tr w:rsidR="00744AED" w:rsidRPr="00744AED" w14:paraId="72CA9714" w14:textId="77777777" w:rsidTr="004A0786">
        <w:tc>
          <w:tcPr>
            <w:tcW w:w="3775" w:type="dxa"/>
          </w:tcPr>
          <w:p w14:paraId="26872716" w14:textId="6112D6A5" w:rsidR="00744AED" w:rsidRDefault="00744AED" w:rsidP="00F02FF4">
            <w:pPr>
              <w:spacing w:before="40" w:after="40"/>
            </w:pPr>
            <w:r>
              <w:t>POI Editor</w:t>
            </w:r>
          </w:p>
        </w:tc>
        <w:tc>
          <w:tcPr>
            <w:tcW w:w="16380" w:type="dxa"/>
          </w:tcPr>
          <w:p w14:paraId="29F3387B" w14:textId="2AC165DD" w:rsidR="00744AED" w:rsidRDefault="00744AED" w:rsidP="00F02FF4">
            <w:pPr>
              <w:spacing w:before="40" w:after="40"/>
            </w:pPr>
            <w:r>
              <w:t>Point of Interest Editor; a tool for marking and managing specific locations or objects in the 3D environment.</w:t>
            </w:r>
          </w:p>
        </w:tc>
      </w:tr>
      <w:tr w:rsidR="00744AED" w:rsidRPr="00744AED" w14:paraId="0580A10B" w14:textId="77777777" w:rsidTr="004A0786">
        <w:tc>
          <w:tcPr>
            <w:tcW w:w="3775" w:type="dxa"/>
          </w:tcPr>
          <w:p w14:paraId="462187FB" w14:textId="32AED75F" w:rsidR="00744AED" w:rsidRDefault="00744AED" w:rsidP="00F02FF4">
            <w:pPr>
              <w:spacing w:before="40" w:after="40"/>
            </w:pPr>
            <w:r>
              <w:t>Mapper</w:t>
            </w:r>
          </w:p>
        </w:tc>
        <w:tc>
          <w:tcPr>
            <w:tcW w:w="16380" w:type="dxa"/>
          </w:tcPr>
          <w:p w14:paraId="0F6A8BC4" w14:textId="37905BA0" w:rsidR="00744AED" w:rsidRDefault="00744AED" w:rsidP="00F02FF4">
            <w:pPr>
              <w:spacing w:before="40" w:after="40"/>
            </w:pPr>
            <w:r>
              <w:t xml:space="preserve">A feature that allows users to </w:t>
            </w:r>
            <w:r w:rsidR="00630C93">
              <w:t>visualize</w:t>
            </w:r>
            <w:r>
              <w:t xml:space="preserve"> and link spatial data within the Twin Builder UI.</w:t>
            </w:r>
          </w:p>
        </w:tc>
      </w:tr>
      <w:tr w:rsidR="00744AED" w:rsidRPr="00744AED" w14:paraId="0071E534" w14:textId="77777777" w:rsidTr="004A0786">
        <w:tc>
          <w:tcPr>
            <w:tcW w:w="3775" w:type="dxa"/>
          </w:tcPr>
          <w:p w14:paraId="249C3A24" w14:textId="2C72B2AA" w:rsidR="00744AED" w:rsidRDefault="00744AED" w:rsidP="00F02FF4">
            <w:pPr>
              <w:spacing w:before="40" w:after="40"/>
            </w:pPr>
            <w:r>
              <w:t>Overview Page</w:t>
            </w:r>
          </w:p>
        </w:tc>
        <w:tc>
          <w:tcPr>
            <w:tcW w:w="16380" w:type="dxa"/>
          </w:tcPr>
          <w:p w14:paraId="186F49E0" w14:textId="70802A35" w:rsidR="00744AED" w:rsidRDefault="00744AED" w:rsidP="00F02FF4">
            <w:pPr>
              <w:spacing w:before="40" w:after="40"/>
            </w:pPr>
            <w:r>
              <w:t xml:space="preserve">The main dashboard or landing page in the </w:t>
            </w:r>
            <w:r w:rsidR="00190F30">
              <w:t>IAI</w:t>
            </w:r>
            <w:r>
              <w:t xml:space="preserve"> application, providing access to key features and tools.</w:t>
            </w:r>
          </w:p>
        </w:tc>
      </w:tr>
    </w:tbl>
    <w:p w14:paraId="7FBAE753" w14:textId="5B87C521" w:rsidR="00744AED" w:rsidRPr="00041E36" w:rsidRDefault="00744AED" w:rsidP="00041E36">
      <w:pPr>
        <w:rPr>
          <w:lang w:val="en-GB"/>
        </w:rPr>
        <w:sectPr w:rsidR="00744AED" w:rsidRPr="00041E36" w:rsidSect="00F02FF4">
          <w:type w:val="continuous"/>
          <w:pgSz w:w="23040" w:h="15840" w:orient="landscape" w:code="5"/>
          <w:pgMar w:top="1440" w:right="1440" w:bottom="1440" w:left="1440" w:header="720" w:footer="720" w:gutter="0"/>
          <w:cols w:space="1440"/>
          <w:docGrid w:linePitch="360"/>
        </w:sectPr>
      </w:pPr>
    </w:p>
    <w:p w14:paraId="791542A0" w14:textId="76C8B3BC" w:rsidR="005C7A6E" w:rsidRDefault="005C7A6E" w:rsidP="000C1090">
      <w:pPr>
        <w:pStyle w:val="Heading1"/>
      </w:pPr>
      <w:bookmarkStart w:id="19" w:name="_Toc218181727"/>
      <w:bookmarkEnd w:id="17"/>
      <w:r>
        <w:lastRenderedPageBreak/>
        <w:t>3D Twin Builder</w:t>
      </w:r>
      <w:bookmarkEnd w:id="19"/>
    </w:p>
    <w:p w14:paraId="1C35E23C" w14:textId="48AEE85E" w:rsidR="26AC85FE" w:rsidRDefault="239796A1" w:rsidP="005C7A6E">
      <w:pPr>
        <w:pStyle w:val="Heading2"/>
      </w:pPr>
      <w:bookmarkStart w:id="20" w:name="_Toc218181728"/>
      <w:r>
        <w:t>Launch</w:t>
      </w:r>
      <w:r w:rsidR="00C53D48">
        <w:t>ing the UI</w:t>
      </w:r>
      <w:bookmarkEnd w:id="20"/>
    </w:p>
    <w:p w14:paraId="18E288AA" w14:textId="7256BB8A" w:rsidR="005C1AD4" w:rsidRPr="00404732" w:rsidRDefault="005C1AD4" w:rsidP="005C1AD4">
      <w:pPr>
        <w:spacing w:after="240"/>
        <w:rPr>
          <w:noProof/>
          <w:szCs w:val="28"/>
        </w:rPr>
      </w:pPr>
      <w:r w:rsidRPr="00404732">
        <w:rPr>
          <w:noProof/>
          <w:szCs w:val="28"/>
        </w:rPr>
        <w:t xml:space="preserve">Twin Builder can be launched from the </w:t>
      </w:r>
      <w:r w:rsidR="00190F30">
        <w:rPr>
          <w:szCs w:val="28"/>
        </w:rPr>
        <w:t>IAI</w:t>
      </w:r>
      <w:r w:rsidRPr="00404732">
        <w:rPr>
          <w:szCs w:val="28"/>
        </w:rPr>
        <w:t xml:space="preserve"> application</w:t>
      </w:r>
      <w:r w:rsidRPr="00404732">
        <w:rPr>
          <w:noProof/>
          <w:szCs w:val="28"/>
        </w:rPr>
        <w:t xml:space="preserve"> in two ways</w:t>
      </w:r>
      <w:r w:rsidR="00C53D48">
        <w:rPr>
          <w:noProof/>
          <w:szCs w:val="28"/>
        </w:rPr>
        <w:t>.</w:t>
      </w:r>
    </w:p>
    <w:p w14:paraId="08236914" w14:textId="77777777" w:rsidR="006558C4" w:rsidRDefault="006558C4" w:rsidP="00575056">
      <w:pPr>
        <w:pStyle w:val="ListParagraph"/>
        <w:numPr>
          <w:ilvl w:val="0"/>
          <w:numId w:val="9"/>
        </w:numPr>
        <w:rPr>
          <w:noProof/>
        </w:rPr>
        <w:sectPr w:rsidR="006558C4" w:rsidSect="00FB38CF">
          <w:pgSz w:w="23040" w:h="15840" w:orient="landscape" w:code="5"/>
          <w:pgMar w:top="1440" w:right="1440" w:bottom="1440" w:left="1440" w:header="720" w:footer="720" w:gutter="0"/>
          <w:cols w:space="720"/>
          <w:docGrid w:linePitch="360"/>
        </w:sectPr>
      </w:pPr>
    </w:p>
    <w:p w14:paraId="320E2591" w14:textId="196BDF83" w:rsidR="00C53D48" w:rsidRDefault="00C53D48" w:rsidP="00941BC7">
      <w:pPr>
        <w:ind w:left="360"/>
        <w:rPr>
          <w:noProof/>
        </w:rPr>
      </w:pPr>
      <w:r>
        <w:rPr>
          <w:noProof/>
        </w:rPr>
        <w:t>Method one is to s</w:t>
      </w:r>
      <w:r w:rsidR="005C1AD4" w:rsidRPr="00C53D48">
        <w:rPr>
          <w:noProof/>
        </w:rPr>
        <w:t xml:space="preserve">elect </w:t>
      </w:r>
      <w:r>
        <w:rPr>
          <w:noProof/>
        </w:rPr>
        <w:t xml:space="preserve">the </w:t>
      </w:r>
      <w:r w:rsidR="005C1AD4" w:rsidRPr="00C53D48">
        <w:rPr>
          <w:noProof/>
        </w:rPr>
        <w:t xml:space="preserve">Twin Builder option from the </w:t>
      </w:r>
      <w:r w:rsidR="00586822">
        <w:rPr>
          <w:noProof/>
        </w:rPr>
        <w:t>side</w:t>
      </w:r>
      <w:r w:rsidR="005C1AD4" w:rsidRPr="00C53D48">
        <w:rPr>
          <w:noProof/>
        </w:rPr>
        <w:t xml:space="preserve"> menu </w:t>
      </w:r>
      <w:r w:rsidR="00586822">
        <w:rPr>
          <w:noProof/>
        </w:rPr>
        <w:t xml:space="preserve">which is displayed when clicking the grid menu </w:t>
      </w:r>
      <w:r w:rsidR="005C1AD4" w:rsidRPr="00C53D48">
        <w:rPr>
          <w:noProof/>
        </w:rPr>
        <w:t>on the left side of the screen</w:t>
      </w:r>
      <w:r>
        <w:rPr>
          <w:noProof/>
        </w:rPr>
        <w:t>.</w:t>
      </w:r>
    </w:p>
    <w:p w14:paraId="7FD1AF25" w14:textId="13AAA28E" w:rsidR="005C1AD4" w:rsidRDefault="006558C4" w:rsidP="001903FC">
      <w:pPr>
        <w:ind w:left="360"/>
      </w:pPr>
      <w:r>
        <w:rPr>
          <w:noProof/>
        </w:rPr>
        <w:drawing>
          <wp:inline distT="0" distB="0" distL="0" distR="0" wp14:anchorId="1D9048C1" wp14:editId="3F283CC8">
            <wp:extent cx="6063927" cy="3286125"/>
            <wp:effectExtent l="19050" t="19050" r="133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3" cstate="print">
                      <a:extLst>
                        <a:ext uri="{28A0092B-C50C-407E-A947-70E740481C1C}">
                          <a14:useLocalDpi xmlns:a14="http://schemas.microsoft.com/office/drawing/2010/main" val="0"/>
                        </a:ext>
                      </a:extLst>
                    </a:blip>
                    <a:srcRect l="-47" t="9595" r="-69"/>
                    <a:stretch/>
                  </pic:blipFill>
                  <pic:spPr bwMode="auto">
                    <a:xfrm>
                      <a:off x="0" y="0"/>
                      <a:ext cx="6090163" cy="3300343"/>
                    </a:xfrm>
                    <a:prstGeom prst="rect">
                      <a:avLst/>
                    </a:prstGeom>
                    <a:ln w="9525" cap="flat" cmpd="sng" algn="ctr">
                      <a:solidFill>
                        <a:srgbClr val="E9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31166">
        <w:rPr>
          <w:noProof/>
          <w:szCs w:val="28"/>
        </w:rPr>
        <w:br w:type="column"/>
      </w:r>
      <w:r w:rsidR="00C53D48">
        <w:rPr>
          <w:noProof/>
          <w:szCs w:val="28"/>
        </w:rPr>
        <w:t xml:space="preserve">Method two is to </w:t>
      </w:r>
      <w:r w:rsidR="00C53D48" w:rsidRPr="00C53D48">
        <w:rPr>
          <w:noProof/>
          <w:szCs w:val="28"/>
        </w:rPr>
        <w:t>l</w:t>
      </w:r>
      <w:r w:rsidR="005C1AD4" w:rsidRPr="00C53D48">
        <w:rPr>
          <w:noProof/>
        </w:rPr>
        <w:t>aunch</w:t>
      </w:r>
      <w:r w:rsidR="005C1AD4" w:rsidRPr="00C53D48">
        <w:t xml:space="preserve"> the application </w:t>
      </w:r>
      <w:r w:rsidR="00C53D48">
        <w:t xml:space="preserve">from the </w:t>
      </w:r>
      <w:r w:rsidR="005C1AD4" w:rsidRPr="00C53D48">
        <w:t>overview page</w:t>
      </w:r>
      <w:r w:rsidR="00C53D48">
        <w:t>.</w:t>
      </w:r>
    </w:p>
    <w:p w14:paraId="4793D4A2" w14:textId="49378E39" w:rsidR="006558C4" w:rsidRDefault="006558C4" w:rsidP="006558C4">
      <w:pPr>
        <w:ind w:left="360"/>
      </w:pPr>
      <w:r>
        <w:rPr>
          <w:noProof/>
        </w:rPr>
        <w:drawing>
          <wp:inline distT="0" distB="0" distL="0" distR="0" wp14:anchorId="7357FFF0" wp14:editId="2AA10C44">
            <wp:extent cx="6226895" cy="3446808"/>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4" cstate="print">
                      <a:extLst>
                        <a:ext uri="{28A0092B-C50C-407E-A947-70E740481C1C}">
                          <a14:useLocalDpi xmlns:a14="http://schemas.microsoft.com/office/drawing/2010/main" val="0"/>
                        </a:ext>
                      </a:extLst>
                    </a:blip>
                    <a:srcRect t="2387" b="2387"/>
                    <a:stretch>
                      <a:fillRect/>
                    </a:stretch>
                  </pic:blipFill>
                  <pic:spPr bwMode="auto">
                    <a:xfrm>
                      <a:off x="0" y="0"/>
                      <a:ext cx="6226895" cy="3446808"/>
                    </a:xfrm>
                    <a:prstGeom prst="rect">
                      <a:avLst/>
                    </a:prstGeom>
                    <a:ln>
                      <a:noFill/>
                    </a:ln>
                    <a:extLst>
                      <a:ext uri="{53640926-AAD7-44D8-BBD7-CCE9431645EC}">
                        <a14:shadowObscured xmlns:a14="http://schemas.microsoft.com/office/drawing/2010/main"/>
                      </a:ext>
                    </a:extLst>
                  </pic:spPr>
                </pic:pic>
              </a:graphicData>
            </a:graphic>
          </wp:inline>
        </w:drawing>
      </w:r>
    </w:p>
    <w:p w14:paraId="5182CEAD" w14:textId="0B5B8372" w:rsidR="006558C4" w:rsidRDefault="006558C4" w:rsidP="00085725">
      <w:pPr>
        <w:sectPr w:rsidR="006558C4" w:rsidSect="006558C4">
          <w:type w:val="continuous"/>
          <w:pgSz w:w="23040" w:h="15840" w:orient="landscape" w:code="5"/>
          <w:pgMar w:top="1440" w:right="1440" w:bottom="1440" w:left="1440" w:header="720" w:footer="720" w:gutter="0"/>
          <w:cols w:num="2" w:space="720"/>
          <w:docGrid w:linePitch="360"/>
        </w:sectPr>
      </w:pPr>
    </w:p>
    <w:p w14:paraId="2D51D1EE" w14:textId="0BE87463" w:rsidR="000C1090" w:rsidRDefault="000C1090" w:rsidP="005C7A6E">
      <w:pPr>
        <w:pStyle w:val="Heading2"/>
      </w:pPr>
      <w:bookmarkStart w:id="21" w:name="_Toc218181729"/>
      <w:r>
        <w:t>Features</w:t>
      </w:r>
      <w:bookmarkEnd w:id="21"/>
    </w:p>
    <w:p w14:paraId="1DCF655C" w14:textId="572D5CD2" w:rsidR="00414562" w:rsidRPr="00414562" w:rsidRDefault="00414562" w:rsidP="00414562">
      <w:r>
        <w:t xml:space="preserve">The following table summarizes the main features of the </w:t>
      </w:r>
      <w:r w:rsidR="00FE5CEA">
        <w:t xml:space="preserve">Twin Builder </w:t>
      </w:r>
      <w:r>
        <w:t>UI</w:t>
      </w:r>
      <w:r w:rsidR="00E948CD">
        <w:t>,</w:t>
      </w:r>
      <w:r>
        <w:t xml:space="preserve"> </w:t>
      </w:r>
      <w:r w:rsidR="00E948CD">
        <w:t>which</w:t>
      </w:r>
      <w:r>
        <w:t xml:space="preserve"> are discussed in </w:t>
      </w:r>
      <w:r w:rsidR="00FE5CEA">
        <w:t xml:space="preserve">the </w:t>
      </w:r>
      <w:r>
        <w:t>subsequent sections.</w:t>
      </w:r>
    </w:p>
    <w:tbl>
      <w:tblPr>
        <w:tblStyle w:val="TableGridLight"/>
        <w:tblW w:w="20635" w:type="dxa"/>
        <w:tblLook w:val="04A0" w:firstRow="1" w:lastRow="0" w:firstColumn="1" w:lastColumn="0" w:noHBand="0" w:noVBand="1"/>
      </w:tblPr>
      <w:tblGrid>
        <w:gridCol w:w="5789"/>
        <w:gridCol w:w="3793"/>
        <w:gridCol w:w="4234"/>
        <w:gridCol w:w="6819"/>
      </w:tblGrid>
      <w:tr w:rsidR="00966004" w14:paraId="1629901B" w14:textId="77777777" w:rsidTr="00053F2E">
        <w:trPr>
          <w:trHeight w:val="593"/>
        </w:trPr>
        <w:tc>
          <w:tcPr>
            <w:tcW w:w="0" w:type="auto"/>
            <w:shd w:val="clear" w:color="auto" w:fill="F2F2F2" w:themeFill="background1" w:themeFillShade="F2"/>
          </w:tcPr>
          <w:p w14:paraId="28556CCF" w14:textId="36327798" w:rsidR="00966004" w:rsidRPr="00C526FB" w:rsidRDefault="00966004" w:rsidP="00053F2E">
            <w:pPr>
              <w:jc w:val="left"/>
              <w:rPr>
                <w:b/>
                <w:bCs/>
              </w:rPr>
            </w:pPr>
            <w:r w:rsidRPr="00C526FB">
              <w:rPr>
                <w:b/>
                <w:bCs/>
              </w:rPr>
              <w:t>Model – 3D Content Management System</w:t>
            </w:r>
          </w:p>
        </w:tc>
        <w:tc>
          <w:tcPr>
            <w:tcW w:w="0" w:type="auto"/>
            <w:shd w:val="clear" w:color="auto" w:fill="F2F2F2" w:themeFill="background1" w:themeFillShade="F2"/>
          </w:tcPr>
          <w:p w14:paraId="703C1A23" w14:textId="166BA716" w:rsidR="00966004" w:rsidRPr="00C526FB" w:rsidRDefault="00966004" w:rsidP="00053F2E">
            <w:pPr>
              <w:jc w:val="left"/>
              <w:rPr>
                <w:b/>
                <w:bCs/>
              </w:rPr>
            </w:pPr>
            <w:r w:rsidRPr="00C526FB">
              <w:rPr>
                <w:b/>
                <w:bCs/>
              </w:rPr>
              <w:t>POI Editor</w:t>
            </w:r>
          </w:p>
        </w:tc>
        <w:tc>
          <w:tcPr>
            <w:tcW w:w="0" w:type="auto"/>
            <w:shd w:val="clear" w:color="auto" w:fill="F2F2F2" w:themeFill="background1" w:themeFillShade="F2"/>
          </w:tcPr>
          <w:p w14:paraId="4CC3A1DB" w14:textId="23D578CC" w:rsidR="00966004" w:rsidRPr="00C526FB" w:rsidRDefault="00966004" w:rsidP="00053F2E">
            <w:pPr>
              <w:jc w:val="left"/>
              <w:rPr>
                <w:b/>
                <w:bCs/>
              </w:rPr>
            </w:pPr>
            <w:r w:rsidRPr="00C526FB">
              <w:rPr>
                <w:b/>
                <w:bCs/>
              </w:rPr>
              <w:t>Mapper</w:t>
            </w:r>
          </w:p>
        </w:tc>
        <w:tc>
          <w:tcPr>
            <w:tcW w:w="0" w:type="auto"/>
            <w:shd w:val="clear" w:color="auto" w:fill="F2F2F2" w:themeFill="background1" w:themeFillShade="F2"/>
          </w:tcPr>
          <w:p w14:paraId="08253331" w14:textId="141A6B2C" w:rsidR="00966004" w:rsidRPr="00C526FB" w:rsidRDefault="00966004" w:rsidP="00053F2E">
            <w:pPr>
              <w:jc w:val="left"/>
              <w:rPr>
                <w:b/>
                <w:bCs/>
              </w:rPr>
            </w:pPr>
            <w:r w:rsidRPr="00C526FB">
              <w:rPr>
                <w:b/>
                <w:bCs/>
              </w:rPr>
              <w:t>Plant Layout</w:t>
            </w:r>
          </w:p>
        </w:tc>
      </w:tr>
      <w:tr w:rsidR="00966004" w14:paraId="3C0DED01" w14:textId="77777777" w:rsidTr="00053F2E">
        <w:trPr>
          <w:trHeight w:val="1394"/>
        </w:trPr>
        <w:tc>
          <w:tcPr>
            <w:tcW w:w="0" w:type="auto"/>
          </w:tcPr>
          <w:p w14:paraId="46180873" w14:textId="77777777" w:rsidR="00966004" w:rsidRPr="00414562" w:rsidRDefault="00966004" w:rsidP="00575056">
            <w:pPr>
              <w:pStyle w:val="ListParagraph"/>
              <w:numPr>
                <w:ilvl w:val="0"/>
                <w:numId w:val="10"/>
              </w:numPr>
              <w:jc w:val="left"/>
            </w:pPr>
            <w:r w:rsidRPr="00414562">
              <w:t>Model Catalog Page</w:t>
            </w:r>
          </w:p>
          <w:p w14:paraId="2308ED6F" w14:textId="77777777" w:rsidR="00966004" w:rsidRPr="00414562" w:rsidRDefault="00966004" w:rsidP="00575056">
            <w:pPr>
              <w:pStyle w:val="ListParagraph"/>
              <w:numPr>
                <w:ilvl w:val="0"/>
                <w:numId w:val="10"/>
              </w:numPr>
              <w:jc w:val="left"/>
            </w:pPr>
            <w:r w:rsidRPr="00414562">
              <w:t>Model Viewer</w:t>
            </w:r>
          </w:p>
          <w:p w14:paraId="4AF4976E" w14:textId="6C88805B" w:rsidR="00966004" w:rsidRDefault="00966004" w:rsidP="00575056">
            <w:pPr>
              <w:pStyle w:val="ListParagraph"/>
              <w:numPr>
                <w:ilvl w:val="0"/>
                <w:numId w:val="10"/>
              </w:numPr>
              <w:jc w:val="left"/>
            </w:pPr>
            <w:r w:rsidRPr="00414562">
              <w:t xml:space="preserve">Delete Model </w:t>
            </w:r>
          </w:p>
        </w:tc>
        <w:tc>
          <w:tcPr>
            <w:tcW w:w="0" w:type="auto"/>
          </w:tcPr>
          <w:p w14:paraId="1798A172" w14:textId="77777777" w:rsidR="00966004" w:rsidRPr="00414562" w:rsidRDefault="00966004" w:rsidP="00575056">
            <w:pPr>
              <w:pStyle w:val="ListParagraph"/>
              <w:numPr>
                <w:ilvl w:val="0"/>
                <w:numId w:val="10"/>
              </w:numPr>
              <w:jc w:val="left"/>
            </w:pPr>
            <w:r w:rsidRPr="00414562">
              <w:t>Asset List</w:t>
            </w:r>
          </w:p>
          <w:p w14:paraId="557653E7" w14:textId="77777777" w:rsidR="00966004" w:rsidRPr="00414562" w:rsidRDefault="00966004" w:rsidP="00575056">
            <w:pPr>
              <w:pStyle w:val="ListParagraph"/>
              <w:numPr>
                <w:ilvl w:val="0"/>
                <w:numId w:val="10"/>
              </w:numPr>
              <w:jc w:val="left"/>
            </w:pPr>
            <w:r w:rsidRPr="00414562">
              <w:t>Add POI</w:t>
            </w:r>
          </w:p>
          <w:p w14:paraId="24622976" w14:textId="7FE89D20" w:rsidR="00966004" w:rsidRDefault="00966004" w:rsidP="00575056">
            <w:pPr>
              <w:pStyle w:val="ListParagraph"/>
              <w:numPr>
                <w:ilvl w:val="0"/>
                <w:numId w:val="10"/>
              </w:numPr>
              <w:jc w:val="left"/>
            </w:pPr>
            <w:r w:rsidRPr="00414562">
              <w:t>Remove POI</w:t>
            </w:r>
          </w:p>
        </w:tc>
        <w:tc>
          <w:tcPr>
            <w:tcW w:w="0" w:type="auto"/>
          </w:tcPr>
          <w:p w14:paraId="0118F679" w14:textId="77777777" w:rsidR="00966004" w:rsidRPr="00414562" w:rsidRDefault="00966004" w:rsidP="00575056">
            <w:pPr>
              <w:pStyle w:val="ListParagraph"/>
              <w:numPr>
                <w:ilvl w:val="0"/>
                <w:numId w:val="10"/>
              </w:numPr>
              <w:jc w:val="left"/>
            </w:pPr>
            <w:r w:rsidRPr="00414562">
              <w:t>Model Mapping</w:t>
            </w:r>
          </w:p>
          <w:p w14:paraId="64DD5248" w14:textId="2FDE9D47" w:rsidR="00966004" w:rsidRDefault="00966004" w:rsidP="00575056">
            <w:pPr>
              <w:pStyle w:val="ListParagraph"/>
              <w:numPr>
                <w:ilvl w:val="0"/>
                <w:numId w:val="10"/>
              </w:numPr>
              <w:jc w:val="left"/>
            </w:pPr>
            <w:r w:rsidRPr="00414562">
              <w:t>POI Mapping</w:t>
            </w:r>
          </w:p>
        </w:tc>
        <w:tc>
          <w:tcPr>
            <w:tcW w:w="0" w:type="auto"/>
          </w:tcPr>
          <w:p w14:paraId="49F2DDF4" w14:textId="77777777" w:rsidR="00966004" w:rsidRPr="00414562" w:rsidRDefault="00966004" w:rsidP="00575056">
            <w:pPr>
              <w:pStyle w:val="ListParagraph"/>
              <w:numPr>
                <w:ilvl w:val="0"/>
                <w:numId w:val="10"/>
              </w:numPr>
              <w:jc w:val="left"/>
            </w:pPr>
            <w:r w:rsidRPr="00414562">
              <w:t>Create new layout</w:t>
            </w:r>
          </w:p>
          <w:p w14:paraId="0539B535" w14:textId="77777777" w:rsidR="00966004" w:rsidRPr="00414562" w:rsidRDefault="00966004" w:rsidP="00575056">
            <w:pPr>
              <w:pStyle w:val="ListParagraph"/>
              <w:numPr>
                <w:ilvl w:val="0"/>
                <w:numId w:val="10"/>
              </w:numPr>
              <w:jc w:val="left"/>
            </w:pPr>
            <w:r w:rsidRPr="00414562">
              <w:t>Load and modify the existing layout</w:t>
            </w:r>
          </w:p>
          <w:p w14:paraId="19AA79C3" w14:textId="7BF4A709" w:rsidR="00966004" w:rsidRDefault="00966004" w:rsidP="00575056">
            <w:pPr>
              <w:pStyle w:val="ListParagraph"/>
              <w:numPr>
                <w:ilvl w:val="0"/>
                <w:numId w:val="10"/>
              </w:numPr>
              <w:jc w:val="left"/>
            </w:pPr>
            <w:r w:rsidRPr="00414562">
              <w:t>Save the layout</w:t>
            </w:r>
          </w:p>
        </w:tc>
      </w:tr>
    </w:tbl>
    <w:p w14:paraId="3FDDE853" w14:textId="51A39D3A" w:rsidR="004B41BF" w:rsidRPr="000C1090" w:rsidRDefault="004B41BF" w:rsidP="000C1090">
      <w:pPr>
        <w:sectPr w:rsidR="004B41BF" w:rsidRPr="000C1090" w:rsidSect="006558C4">
          <w:type w:val="continuous"/>
          <w:pgSz w:w="23040" w:h="15840" w:orient="landscape" w:code="5"/>
          <w:pgMar w:top="1440" w:right="1440" w:bottom="1440" w:left="1440" w:header="720" w:footer="720" w:gutter="0"/>
          <w:cols w:space="720"/>
          <w:docGrid w:linePitch="360"/>
        </w:sectPr>
      </w:pPr>
    </w:p>
    <w:p w14:paraId="7ED991B3" w14:textId="76C24420" w:rsidR="00DF01DC" w:rsidRDefault="006C5F2A" w:rsidP="005C7A6E">
      <w:pPr>
        <w:pStyle w:val="Heading2"/>
      </w:pPr>
      <w:bookmarkStart w:id="22" w:name="_Toc218181730"/>
      <w:r>
        <w:t>M</w:t>
      </w:r>
      <w:r w:rsidR="00DF01DC">
        <w:t>odel</w:t>
      </w:r>
      <w:r w:rsidR="00C53D48">
        <w:t xml:space="preserve"> Tab</w:t>
      </w:r>
      <w:bookmarkEnd w:id="22"/>
    </w:p>
    <w:p w14:paraId="39FC7F81" w14:textId="77777777" w:rsidR="00740E2E" w:rsidRDefault="00740E2E" w:rsidP="00670533">
      <w:pPr>
        <w:ind w:right="9450"/>
        <w:sectPr w:rsidR="00740E2E" w:rsidSect="00FB38CF">
          <w:pgSz w:w="23040" w:h="15840" w:orient="landscape" w:code="5"/>
          <w:pgMar w:top="1440" w:right="1440" w:bottom="1440" w:left="1440" w:header="720" w:footer="720" w:gutter="0"/>
          <w:cols w:space="720"/>
          <w:docGrid w:linePitch="360"/>
        </w:sectPr>
      </w:pPr>
    </w:p>
    <w:p w14:paraId="3D4726E1" w14:textId="46FEB8AF" w:rsidR="009A1244" w:rsidRPr="00740E2E" w:rsidRDefault="00190F30" w:rsidP="00740E2E">
      <w:r>
        <w:t>IAI</w:t>
      </w:r>
      <w:r w:rsidR="6F337A58" w:rsidRPr="00740E2E">
        <w:t xml:space="preserve"> Twin Builder can </w:t>
      </w:r>
      <w:r w:rsidR="4B98BFDA" w:rsidRPr="00740E2E">
        <w:t>process</w:t>
      </w:r>
      <w:r w:rsidR="6F337A58" w:rsidRPr="00740E2E">
        <w:t xml:space="preserve"> </w:t>
      </w:r>
      <w:r w:rsidR="7A36BEAE" w:rsidRPr="00740E2E">
        <w:t>GLB</w:t>
      </w:r>
      <w:r w:rsidR="50655D60" w:rsidRPr="00740E2E">
        <w:t>,</w:t>
      </w:r>
      <w:r w:rsidR="4D0B19C1" w:rsidRPr="00740E2E">
        <w:t xml:space="preserve"> </w:t>
      </w:r>
      <w:r w:rsidR="62E8A736" w:rsidRPr="00740E2E">
        <w:t>GLTF</w:t>
      </w:r>
      <w:r w:rsidR="07818165" w:rsidRPr="00740E2E">
        <w:t>, OBJ</w:t>
      </w:r>
      <w:r w:rsidR="00291D6B" w:rsidRPr="00740E2E">
        <w:t>,</w:t>
      </w:r>
      <w:r w:rsidR="07818165" w:rsidRPr="00740E2E">
        <w:t xml:space="preserve"> and FBX</w:t>
      </w:r>
      <w:r w:rsidR="4D0B19C1" w:rsidRPr="00740E2E">
        <w:t xml:space="preserve"> </w:t>
      </w:r>
      <w:r w:rsidR="4B98BFDA" w:rsidRPr="00740E2E">
        <w:t xml:space="preserve">3D model </w:t>
      </w:r>
      <w:r w:rsidR="4D0B19C1" w:rsidRPr="00740E2E">
        <w:t>file formats</w:t>
      </w:r>
      <w:r w:rsidR="4B98BFDA" w:rsidRPr="00740E2E">
        <w:t xml:space="preserve"> </w:t>
      </w:r>
      <w:r w:rsidR="4D0B19C1" w:rsidRPr="00740E2E">
        <w:t xml:space="preserve">stored </w:t>
      </w:r>
      <w:r w:rsidR="4B98BFDA" w:rsidRPr="00740E2E">
        <w:t xml:space="preserve">in </w:t>
      </w:r>
      <w:r w:rsidR="00291D6B" w:rsidRPr="00740E2E">
        <w:t xml:space="preserve">the </w:t>
      </w:r>
      <w:r w:rsidR="4D0B19C1" w:rsidRPr="00740E2E">
        <w:t xml:space="preserve">Azure </w:t>
      </w:r>
      <w:r w:rsidR="13826906" w:rsidRPr="00740E2E">
        <w:t>Blob-</w:t>
      </w:r>
      <w:r w:rsidR="4D0B19C1" w:rsidRPr="00740E2E">
        <w:t>like</w:t>
      </w:r>
      <w:r w:rsidR="4B98BFDA" w:rsidRPr="00740E2E">
        <w:t xml:space="preserve"> </w:t>
      </w:r>
      <w:r w:rsidR="4D0B19C1" w:rsidRPr="00740E2E">
        <w:t>s</w:t>
      </w:r>
      <w:r w:rsidR="4B98BFDA" w:rsidRPr="00740E2E">
        <w:t>torage</w:t>
      </w:r>
      <w:r w:rsidR="4D0B19C1" w:rsidRPr="00740E2E">
        <w:t xml:space="preserve">. </w:t>
      </w:r>
      <w:r w:rsidR="4B98BFDA" w:rsidRPr="00740E2E">
        <w:t>Models can</w:t>
      </w:r>
      <w:r w:rsidR="515A29C3" w:rsidRPr="00740E2E">
        <w:t xml:space="preserve"> be a single mesh file or m</w:t>
      </w:r>
      <w:r w:rsidR="643DA15A" w:rsidRPr="00740E2E">
        <w:t xml:space="preserve">ulti-mesh </w:t>
      </w:r>
      <w:r w:rsidR="515A29C3" w:rsidRPr="00740E2E">
        <w:t>3D file consolidated to</w:t>
      </w:r>
      <w:r w:rsidR="4B98BFDA" w:rsidRPr="00740E2E">
        <w:t>gether</w:t>
      </w:r>
      <w:r w:rsidR="515A29C3" w:rsidRPr="00740E2E">
        <w:t>.</w:t>
      </w:r>
    </w:p>
    <w:p w14:paraId="5B6E26BC" w14:textId="77777777" w:rsidR="0027528C" w:rsidRDefault="44F1AF64" w:rsidP="00B315B1">
      <w:pPr>
        <w:pStyle w:val="ListParagraph"/>
        <w:spacing w:before="240" w:after="240"/>
      </w:pPr>
      <w:r>
        <w:t>The Model tab of the UI displays the collection of existing models.</w:t>
      </w:r>
    </w:p>
    <w:p w14:paraId="44580FB6" w14:textId="77777777" w:rsidR="00952550" w:rsidRDefault="00952550" w:rsidP="00B315B1">
      <w:pPr>
        <w:pStyle w:val="ListParagraph"/>
        <w:spacing w:before="240" w:after="240"/>
      </w:pPr>
      <w:r>
        <w:t xml:space="preserve">The </w:t>
      </w:r>
      <w:r w:rsidRPr="00952550">
        <w:rPr>
          <w:b/>
          <w:bCs/>
        </w:rPr>
        <w:t xml:space="preserve">UPLOAD MODEL </w:t>
      </w:r>
      <w:r>
        <w:t>button is used to upload a new model.</w:t>
      </w:r>
    </w:p>
    <w:p w14:paraId="281B2345" w14:textId="3C791A3B" w:rsidR="00BF1733" w:rsidRDefault="00A71414" w:rsidP="00B315B1">
      <w:pPr>
        <w:pStyle w:val="ListParagraph"/>
        <w:spacing w:before="240" w:after="240"/>
      </w:pPr>
      <w:r>
        <w:t xml:space="preserve">The dropdown </w:t>
      </w:r>
      <w:r w:rsidR="004D1FE4">
        <w:t xml:space="preserve">button beside </w:t>
      </w:r>
      <w:r w:rsidR="00A804E6">
        <w:t xml:space="preserve">the </w:t>
      </w:r>
      <w:r w:rsidR="004D1FE4" w:rsidRPr="004D1FE4">
        <w:rPr>
          <w:b/>
          <w:bCs/>
        </w:rPr>
        <w:t>UPLOAD MODEL</w:t>
      </w:r>
      <w:r w:rsidR="004D1FE4">
        <w:t xml:space="preserve"> </w:t>
      </w:r>
      <w:r w:rsidR="00952550">
        <w:t xml:space="preserve">button </w:t>
      </w:r>
      <w:r w:rsidR="00F90B5D">
        <w:t xml:space="preserve">allows </w:t>
      </w:r>
      <w:r w:rsidR="00A804E6">
        <w:t xml:space="preserve">the </w:t>
      </w:r>
      <w:r w:rsidR="00F90B5D">
        <w:t>user</w:t>
      </w:r>
      <w:r w:rsidR="003F2D9B">
        <w:t xml:space="preserve"> to change the plant</w:t>
      </w:r>
      <w:r w:rsidR="00A804E6">
        <w:t>.</w:t>
      </w:r>
    </w:p>
    <w:p w14:paraId="25B6EF03" w14:textId="76795CAC" w:rsidR="44F1AF64" w:rsidRDefault="00BF1733" w:rsidP="00B315B1">
      <w:pPr>
        <w:pStyle w:val="ListParagraph"/>
        <w:spacing w:before="240" w:after="240"/>
      </w:pPr>
      <w:r>
        <w:t xml:space="preserve">As </w:t>
      </w:r>
      <w:r w:rsidR="00A804E6">
        <w:t xml:space="preserve">the </w:t>
      </w:r>
      <w:r>
        <w:t>user make</w:t>
      </w:r>
      <w:r w:rsidR="00A804E6">
        <w:t>s</w:t>
      </w:r>
      <w:r>
        <w:t xml:space="preserve"> changes </w:t>
      </w:r>
      <w:r w:rsidR="00A804E6">
        <w:t>to</w:t>
      </w:r>
      <w:r>
        <w:t xml:space="preserve"> </w:t>
      </w:r>
      <w:r w:rsidR="00A804E6">
        <w:t xml:space="preserve">the </w:t>
      </w:r>
      <w:r>
        <w:t xml:space="preserve">plant, the </w:t>
      </w:r>
      <w:r w:rsidR="004E14FE">
        <w:t>catalog</w:t>
      </w:r>
      <w:r>
        <w:t xml:space="preserve"> page refresh</w:t>
      </w:r>
      <w:r w:rsidR="00A804E6">
        <w:t>es</w:t>
      </w:r>
      <w:r>
        <w:t xml:space="preserve"> </w:t>
      </w:r>
      <w:r w:rsidR="00E9025C">
        <w:t>and shows the selected plant models</w:t>
      </w:r>
      <w:r w:rsidR="00A804E6">
        <w:t>.</w:t>
      </w:r>
      <w:r w:rsidR="44F1AF64">
        <w:t xml:space="preserve">  </w:t>
      </w:r>
    </w:p>
    <w:p w14:paraId="1BA89B73" w14:textId="15E36F67" w:rsidR="44F1AF64" w:rsidRDefault="44F1AF64" w:rsidP="00B315B1">
      <w:pPr>
        <w:pStyle w:val="ListParagraph"/>
        <w:spacing w:before="240" w:after="240"/>
      </w:pPr>
      <w:r>
        <w:t xml:space="preserve">Use </w:t>
      </w:r>
      <w:r w:rsidR="004D5463">
        <w:t>the</w:t>
      </w:r>
      <w:r>
        <w:t xml:space="preserve"> Model Viewer (</w:t>
      </w:r>
      <w:r w:rsidR="006C78BE">
        <w:t>c</w:t>
      </w:r>
      <w:r>
        <w:t xml:space="preserve">lick on Model Tile) to </w:t>
      </w:r>
      <w:r w:rsidR="5EFD71BC">
        <w:t xml:space="preserve">view and </w:t>
      </w:r>
      <w:r>
        <w:t>delete the model or specific version</w:t>
      </w:r>
      <w:r w:rsidR="745BB31E">
        <w:t>.</w:t>
      </w:r>
    </w:p>
    <w:p w14:paraId="1D94CF48" w14:textId="32E2B35F" w:rsidR="006E3FB1" w:rsidRDefault="745BB31E" w:rsidP="00B315B1">
      <w:pPr>
        <w:pStyle w:val="ListParagraph"/>
        <w:numPr>
          <w:ilvl w:val="0"/>
          <w:numId w:val="0"/>
        </w:numPr>
        <w:spacing w:before="240" w:after="240"/>
        <w:ind w:left="720"/>
      </w:pPr>
      <w:r>
        <w:t xml:space="preserve">Search </w:t>
      </w:r>
      <w:r w:rsidR="004D5463">
        <w:t xml:space="preserve">for a </w:t>
      </w:r>
      <w:r>
        <w:t xml:space="preserve">model </w:t>
      </w:r>
      <w:r w:rsidR="00E8157E">
        <w:t>by its name</w:t>
      </w:r>
      <w:r>
        <w:t xml:space="preserve"> from </w:t>
      </w:r>
      <w:r w:rsidR="001767A6">
        <w:t xml:space="preserve">the </w:t>
      </w:r>
      <w:r>
        <w:t>model search option.</w:t>
      </w:r>
    </w:p>
    <w:p w14:paraId="13BAAEFB" w14:textId="7404B3DC" w:rsidR="00756034" w:rsidRPr="00756034" w:rsidRDefault="00581DE7" w:rsidP="00756034">
      <w:pPr>
        <w:ind w:left="360"/>
        <w:rPr>
          <w:rStyle w:val="Hyperlink"/>
        </w:rPr>
      </w:pPr>
      <w:r>
        <w:t xml:space="preserve">See the </w:t>
      </w:r>
      <w:hyperlink r:id="rId25" w:history="1">
        <w:r>
          <w:rPr>
            <w:rStyle w:val="Hyperlink"/>
          </w:rPr>
          <w:t>Models Tutorial</w:t>
        </w:r>
      </w:hyperlink>
      <w:r>
        <w:t xml:space="preserve"> for more details. </w:t>
      </w:r>
      <w:r w:rsidR="00756034" w:rsidRPr="00756034">
        <w:fldChar w:fldCharType="begin"/>
      </w:r>
      <w:r w:rsidR="00756034" w:rsidRPr="00756034">
        <w:instrText>HYPERLINK "https://greetings.accenture.com/watch/M2rN8xut1G1Z16FB4UMMt4?" \t "_blank"</w:instrText>
      </w:r>
      <w:r w:rsidR="00756034" w:rsidRPr="00756034">
        <w:fldChar w:fldCharType="separate"/>
      </w:r>
    </w:p>
    <w:p w14:paraId="7BD79EDC" w14:textId="1095AD81" w:rsidR="00756034" w:rsidRPr="00756034" w:rsidRDefault="00AB3040" w:rsidP="00A6469E">
      <w:pPr>
        <w:rPr>
          <w:rStyle w:val="Hyperlink"/>
        </w:rPr>
      </w:pPr>
      <w:r>
        <w:rPr>
          <w:rStyle w:val="Hyperlink"/>
        </w:rPr>
        <w:br w:type="column"/>
      </w:r>
      <w:r w:rsidR="00756034" w:rsidRPr="00756034">
        <w:rPr>
          <w:rStyle w:val="Hyperlink"/>
          <w:noProof/>
        </w:rPr>
        <w:drawing>
          <wp:inline distT="0" distB="0" distL="0" distR="0" wp14:anchorId="12E5C4C7" wp14:editId="1A54BDC8">
            <wp:extent cx="6017171" cy="3298998"/>
            <wp:effectExtent l="0" t="0" r="3175" b="0"/>
            <wp:doc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280" cy="3352788"/>
                    </a:xfrm>
                    <a:prstGeom prst="rect">
                      <a:avLst/>
                    </a:prstGeom>
                    <a:noFill/>
                    <a:ln>
                      <a:noFill/>
                    </a:ln>
                  </pic:spPr>
                </pic:pic>
              </a:graphicData>
            </a:graphic>
          </wp:inline>
        </w:drawing>
      </w:r>
    </w:p>
    <w:p w14:paraId="42114CE8" w14:textId="691D2AFE" w:rsidR="261E00F9" w:rsidRDefault="00756034" w:rsidP="0187E3EA">
      <w:pPr>
        <w:sectPr w:rsidR="261E00F9" w:rsidSect="00212CB2">
          <w:type w:val="continuous"/>
          <w:pgSz w:w="23040" w:h="15840" w:orient="landscape" w:code="5"/>
          <w:pgMar w:top="1440" w:right="1440" w:bottom="1440" w:left="1440" w:header="720" w:footer="720" w:gutter="0"/>
          <w:cols w:num="2" w:space="1440"/>
          <w:docGrid w:linePitch="360"/>
        </w:sectPr>
      </w:pPr>
      <w:r w:rsidRPr="00756034">
        <w:fldChar w:fldCharType="end"/>
      </w:r>
    </w:p>
    <w:p w14:paraId="4F9463D2" w14:textId="1076128C" w:rsidR="005C1AD4" w:rsidRPr="00F9401E" w:rsidRDefault="573CF56A" w:rsidP="005C7A6E">
      <w:pPr>
        <w:pStyle w:val="Heading2"/>
      </w:pPr>
      <w:bookmarkStart w:id="23" w:name="_Toc218181731"/>
      <w:r w:rsidRPr="00FE5CEA">
        <w:t>POI Editor Tab</w:t>
      </w:r>
      <w:bookmarkEnd w:id="23"/>
    </w:p>
    <w:p w14:paraId="27F6FD58" w14:textId="77777777" w:rsidR="00BC4C56" w:rsidRDefault="00BC4C56" w:rsidP="56BF2943">
      <w:pPr>
        <w:spacing w:after="240"/>
        <w:sectPr w:rsidR="00BC4C56" w:rsidSect="00EB25BC">
          <w:type w:val="continuous"/>
          <w:pgSz w:w="23040" w:h="15840" w:orient="landscape" w:code="5"/>
          <w:pgMar w:top="1440" w:right="1440" w:bottom="1440" w:left="1440" w:header="720" w:footer="720" w:gutter="0"/>
          <w:cols w:space="720"/>
          <w:docGrid w:linePitch="360"/>
        </w:sectPr>
      </w:pPr>
    </w:p>
    <w:p w14:paraId="5DE29C9B" w14:textId="2DD32CB7" w:rsidR="005C1AD4" w:rsidRDefault="7510DF57" w:rsidP="00A95E58">
      <w:pPr>
        <w:spacing w:after="120"/>
        <w:ind w:right="1440"/>
      </w:pPr>
      <w:r>
        <w:t xml:space="preserve">Using </w:t>
      </w:r>
      <w:r w:rsidR="00A7237B">
        <w:t xml:space="preserve">the </w:t>
      </w:r>
      <w:r w:rsidR="573CF56A">
        <w:t>POI Editor</w:t>
      </w:r>
      <w:r w:rsidR="00A7237B">
        <w:t>, the</w:t>
      </w:r>
      <w:r w:rsidR="573CF56A">
        <w:t xml:space="preserve"> </w:t>
      </w:r>
      <w:r w:rsidR="3DADAFB1">
        <w:t xml:space="preserve">user can </w:t>
      </w:r>
      <w:r w:rsidR="573CF56A">
        <w:t>add</w:t>
      </w:r>
      <w:r w:rsidR="00FC729E">
        <w:t xml:space="preserve">, </w:t>
      </w:r>
      <w:r w:rsidR="00640F40">
        <w:t>re</w:t>
      </w:r>
      <w:r w:rsidR="00FC729E">
        <w:t xml:space="preserve">move, </w:t>
      </w:r>
      <w:r w:rsidR="00640F40">
        <w:t>move</w:t>
      </w:r>
      <w:r w:rsidR="00FC729E">
        <w:t xml:space="preserve">, and save </w:t>
      </w:r>
      <w:r w:rsidR="07A5F7C7">
        <w:t>POIs</w:t>
      </w:r>
      <w:r w:rsidR="75EBFE7E">
        <w:t xml:space="preserve"> (point</w:t>
      </w:r>
      <w:r w:rsidR="00E948CD">
        <w:t>s</w:t>
      </w:r>
      <w:r w:rsidR="75EBFE7E">
        <w:t xml:space="preserve"> of </w:t>
      </w:r>
      <w:r w:rsidR="246D45F2">
        <w:t>interest) to</w:t>
      </w:r>
      <w:r w:rsidR="573CF56A">
        <w:t xml:space="preserve"> the </w:t>
      </w:r>
      <w:r w:rsidR="5C29E07F">
        <w:t xml:space="preserve">available </w:t>
      </w:r>
      <w:r w:rsidR="573CF56A">
        <w:t>model from</w:t>
      </w:r>
      <w:r w:rsidR="00A7237B">
        <w:t xml:space="preserve"> the</w:t>
      </w:r>
      <w:r w:rsidR="573CF56A">
        <w:t xml:space="preserve"> model list.</w:t>
      </w:r>
      <w:r w:rsidR="00640F40">
        <w:t xml:space="preserve"> </w:t>
      </w:r>
      <w:r w:rsidR="00A60308">
        <w:t>The video shows the following steps:</w:t>
      </w:r>
    </w:p>
    <w:p w14:paraId="799A46EB" w14:textId="0CF01351" w:rsidR="00C36804" w:rsidRPr="00D930F6" w:rsidRDefault="00C36804" w:rsidP="00575056">
      <w:pPr>
        <w:pStyle w:val="ListParagraph"/>
        <w:numPr>
          <w:ilvl w:val="0"/>
          <w:numId w:val="19"/>
        </w:numPr>
        <w:spacing w:before="240" w:after="240"/>
      </w:pPr>
      <w:r w:rsidRPr="00D930F6">
        <w:t>Select the plant</w:t>
      </w:r>
      <w:r w:rsidR="000141A2" w:rsidRPr="00D930F6">
        <w:t xml:space="preserve"> from </w:t>
      </w:r>
      <w:r w:rsidR="00A804E6">
        <w:t xml:space="preserve">the </w:t>
      </w:r>
      <w:r w:rsidR="000141A2" w:rsidRPr="00D930F6">
        <w:t>plant dropdown.</w:t>
      </w:r>
    </w:p>
    <w:p w14:paraId="496CFF83" w14:textId="405AE1EE" w:rsidR="00B35DF4" w:rsidRPr="00D930F6" w:rsidRDefault="00B35DF4" w:rsidP="00575056">
      <w:pPr>
        <w:pStyle w:val="ListParagraph"/>
        <w:numPr>
          <w:ilvl w:val="0"/>
          <w:numId w:val="19"/>
        </w:numPr>
        <w:spacing w:before="240" w:after="240"/>
      </w:pPr>
      <w:r w:rsidRPr="00D930F6">
        <w:t>Select the model from the model list.</w:t>
      </w:r>
    </w:p>
    <w:p w14:paraId="5C907E59" w14:textId="6EE5F217" w:rsidR="00B35DF4" w:rsidRPr="00D930F6" w:rsidRDefault="00B35DF4" w:rsidP="00575056">
      <w:pPr>
        <w:pStyle w:val="ListParagraph"/>
        <w:numPr>
          <w:ilvl w:val="0"/>
          <w:numId w:val="19"/>
        </w:numPr>
        <w:spacing w:before="240" w:after="240"/>
      </w:pPr>
      <w:r w:rsidRPr="00D930F6">
        <w:t xml:space="preserve">Click on </w:t>
      </w:r>
      <w:r w:rsidR="00B400F5">
        <w:t>'</w:t>
      </w:r>
      <w:r w:rsidRPr="00D930F6">
        <w:t>view model</w:t>
      </w:r>
      <w:r w:rsidR="00B400F5">
        <w:t>'</w:t>
      </w:r>
      <w:r w:rsidRPr="00D930F6">
        <w:t xml:space="preserve"> to see the 3D model.</w:t>
      </w:r>
    </w:p>
    <w:p w14:paraId="1ECC25DB" w14:textId="3DD0B387" w:rsidR="009B701C" w:rsidRPr="00D930F6" w:rsidRDefault="00B35DF4" w:rsidP="00575056">
      <w:pPr>
        <w:pStyle w:val="ListParagraph"/>
        <w:numPr>
          <w:ilvl w:val="0"/>
          <w:numId w:val="19"/>
        </w:numPr>
        <w:spacing w:before="240" w:after="240"/>
      </w:pPr>
      <w:r w:rsidRPr="00D930F6">
        <w:t>Using the top menu, add, remove,</w:t>
      </w:r>
      <w:r w:rsidR="009B701C" w:rsidRPr="00D930F6">
        <w:t xml:space="preserve"> and move POIs as necessary.</w:t>
      </w:r>
    </w:p>
    <w:p w14:paraId="43018721" w14:textId="09201F6C" w:rsidR="005C1AD4" w:rsidRDefault="00F00516" w:rsidP="00575056">
      <w:pPr>
        <w:pStyle w:val="ListParagraph"/>
        <w:numPr>
          <w:ilvl w:val="0"/>
          <w:numId w:val="19"/>
        </w:numPr>
        <w:spacing w:before="240" w:after="240"/>
      </w:pPr>
      <w:r>
        <w:t>C</w:t>
      </w:r>
      <w:r w:rsidR="22382691" w:rsidRPr="00D930F6">
        <w:t xml:space="preserve">lick on </w:t>
      </w:r>
      <w:r w:rsidR="00E948CD" w:rsidRPr="00D930F6">
        <w:t xml:space="preserve">the </w:t>
      </w:r>
      <w:r w:rsidR="22382691" w:rsidRPr="00D930F6">
        <w:t>Save POI button from the top menu.</w:t>
      </w:r>
    </w:p>
    <w:p w14:paraId="42C443CB" w14:textId="419C06FD" w:rsidR="004553BF" w:rsidRPr="00D930F6" w:rsidRDefault="00D44CD1" w:rsidP="00575056">
      <w:pPr>
        <w:pStyle w:val="ListParagraph"/>
        <w:numPr>
          <w:ilvl w:val="0"/>
          <w:numId w:val="19"/>
        </w:numPr>
        <w:spacing w:before="240" w:after="240"/>
      </w:pPr>
      <w:r>
        <w:t>To r</w:t>
      </w:r>
      <w:r w:rsidR="00FA35EF">
        <w:t>emov</w:t>
      </w:r>
      <w:r w:rsidR="00BA4E74">
        <w:t>e</w:t>
      </w:r>
      <w:r w:rsidR="00FA35EF">
        <w:t xml:space="preserve"> POI, </w:t>
      </w:r>
      <w:r w:rsidR="00BA4E74">
        <w:t xml:space="preserve">delete all mappings using the </w:t>
      </w:r>
      <w:r w:rsidR="00FA35EF">
        <w:t>POI Editor.</w:t>
      </w:r>
    </w:p>
    <w:p w14:paraId="2EDAC0EB" w14:textId="435F7ED9" w:rsidR="004C2D46" w:rsidRPr="003730DC" w:rsidRDefault="003E6BF3" w:rsidP="003730DC">
      <w:r w:rsidRPr="003730DC">
        <w:t>Note that</w:t>
      </w:r>
      <w:r w:rsidR="4C0A40FF" w:rsidRPr="003730DC">
        <w:t xml:space="preserve"> </w:t>
      </w:r>
      <w:r w:rsidRPr="003730DC">
        <w:t>n</w:t>
      </w:r>
      <w:r w:rsidR="004C2D46" w:rsidRPr="003730DC">
        <w:t xml:space="preserve">avigating to other tabs </w:t>
      </w:r>
      <w:r w:rsidR="00196149" w:rsidRPr="003730DC">
        <w:t>before the selected tab has fully loaded will</w:t>
      </w:r>
      <w:r w:rsidR="00B76A2E" w:rsidRPr="003730DC">
        <w:t xml:space="preserve"> not work as</w:t>
      </w:r>
      <w:r w:rsidR="006A00DD" w:rsidRPr="003730DC">
        <w:t xml:space="preserve"> the application can load only one</w:t>
      </w:r>
      <w:r w:rsidR="004C2D46" w:rsidRPr="003730DC">
        <w:t xml:space="preserve"> MFE </w:t>
      </w:r>
      <w:r w:rsidR="006A00DD" w:rsidRPr="003730DC">
        <w:t>at a time.</w:t>
      </w:r>
      <w:r w:rsidR="007A48A0" w:rsidRPr="003730DC">
        <w:t xml:space="preserve"> This is applicable across the application.</w:t>
      </w:r>
    </w:p>
    <w:p w14:paraId="4961E83E" w14:textId="63CB648E" w:rsidR="00BC4C56" w:rsidRDefault="001C09F3" w:rsidP="00C138FB">
      <w:pPr>
        <w:sectPr w:rsidR="00BC4C56" w:rsidSect="00EB25BC">
          <w:type w:val="continuous"/>
          <w:pgSz w:w="23040" w:h="15840" w:orient="landscape" w:code="5"/>
          <w:pgMar w:top="1440" w:right="1440" w:bottom="1440" w:left="1440" w:header="720" w:footer="720" w:gutter="0"/>
          <w:cols w:num="2" w:space="1440"/>
          <w:docGrid w:linePitch="360"/>
        </w:sectPr>
      </w:pPr>
      <w:r w:rsidRPr="00954FFA">
        <w:rPr>
          <w:rStyle w:val="Hyperlink"/>
          <w:noProof/>
        </w:rPr>
        <w:drawing>
          <wp:inline distT="0" distB="0" distL="0" distR="0" wp14:anchorId="0CDD8BE8" wp14:editId="280FFB6F">
            <wp:extent cx="5943600" cy="3258745"/>
            <wp:effectExtent l="0" t="0" r="0" b="0"/>
            <wp:docPr id="1185781330" name="Picture 4" descr="DT_3D_POI_Editor">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T_3D_POI_Editor">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58745"/>
                    </a:xfrm>
                    <a:prstGeom prst="rect">
                      <a:avLst/>
                    </a:prstGeom>
                    <a:noFill/>
                    <a:ln>
                      <a:noFill/>
                    </a:ln>
                  </pic:spPr>
                </pic:pic>
              </a:graphicData>
            </a:graphic>
          </wp:inline>
        </w:drawing>
      </w:r>
    </w:p>
    <w:p w14:paraId="52E40BD9" w14:textId="4DFF9159" w:rsidR="00C53D48" w:rsidRDefault="366BD299" w:rsidP="005C7A6E">
      <w:pPr>
        <w:pStyle w:val="Heading2"/>
      </w:pPr>
      <w:bookmarkStart w:id="24" w:name="_Toc218181732"/>
      <w:r w:rsidRPr="00FE5CEA">
        <w:t>Mapper</w:t>
      </w:r>
      <w:r w:rsidR="78DB5CAB" w:rsidRPr="00FE5CEA">
        <w:t xml:space="preserve"> </w:t>
      </w:r>
      <w:r w:rsidR="4647B19C" w:rsidRPr="00FE5CEA">
        <w:t>Tab</w:t>
      </w:r>
      <w:bookmarkEnd w:id="24"/>
    </w:p>
    <w:p w14:paraId="4525B8AD" w14:textId="3395384E" w:rsidR="00D5043E" w:rsidRPr="002C7B00" w:rsidRDefault="38465A1F" w:rsidP="005C7A6E">
      <w:pPr>
        <w:pStyle w:val="Heading3"/>
        <w:rPr>
          <w:rFonts w:eastAsia="Calibri"/>
        </w:rPr>
      </w:pPr>
      <w:bookmarkStart w:id="25" w:name="_Toc218181733"/>
      <w:r>
        <w:t xml:space="preserve">Model </w:t>
      </w:r>
      <w:r w:rsidR="002C7B00">
        <w:t>Mapping</w:t>
      </w:r>
      <w:bookmarkEnd w:id="25"/>
    </w:p>
    <w:p w14:paraId="661ED03F" w14:textId="431D6437" w:rsidR="00D5043E" w:rsidRDefault="33214E83" w:rsidP="005C7A6E">
      <w:pPr>
        <w:spacing w:after="240"/>
        <w:ind w:right="990"/>
      </w:pPr>
      <w:r>
        <w:t xml:space="preserve">Model </w:t>
      </w:r>
      <w:r w:rsidR="00D5043E">
        <w:t xml:space="preserve">mapping </w:t>
      </w:r>
      <w:r w:rsidR="19AD3FF0">
        <w:t xml:space="preserve">shows the </w:t>
      </w:r>
      <w:r w:rsidR="2D984973">
        <w:t xml:space="preserve">catalog </w:t>
      </w:r>
      <w:r w:rsidR="0BD037AB">
        <w:t>of mapped 3D models.</w:t>
      </w:r>
      <w:r w:rsidR="2D984973">
        <w:t xml:space="preserve"> </w:t>
      </w:r>
      <w:r w:rsidR="00353782">
        <w:t>Select the plant before starting the model mapping</w:t>
      </w:r>
      <w:r w:rsidR="0089721E">
        <w:t xml:space="preserve">. </w:t>
      </w:r>
      <w:r w:rsidR="73C6A2C9">
        <w:t>It has an</w:t>
      </w:r>
      <w:r w:rsidR="2D984973">
        <w:t xml:space="preserve"> </w:t>
      </w:r>
      <w:r w:rsidR="00B400F5">
        <w:t>'</w:t>
      </w:r>
      <w:r w:rsidR="006925E4">
        <w:t>ADD MAPPING</w:t>
      </w:r>
      <w:r w:rsidR="00B400F5">
        <w:t>'</w:t>
      </w:r>
      <w:r w:rsidR="006925E4">
        <w:t xml:space="preserve"> option</w:t>
      </w:r>
      <w:r w:rsidR="4C90D523">
        <w:t xml:space="preserve"> to</w:t>
      </w:r>
      <w:r w:rsidR="00D5043E">
        <w:t xml:space="preserve"> map </w:t>
      </w:r>
      <w:r w:rsidR="7B594BD5">
        <w:t>new</w:t>
      </w:r>
      <w:r w:rsidR="00D5043E">
        <w:t xml:space="preserve"> </w:t>
      </w:r>
      <w:r w:rsidR="0DF4DC39">
        <w:t xml:space="preserve">3D </w:t>
      </w:r>
      <w:r w:rsidR="00D5043E">
        <w:t>model</w:t>
      </w:r>
      <w:r w:rsidR="33CE5B0D">
        <w:t>(s)</w:t>
      </w:r>
      <w:r w:rsidR="00D5043E">
        <w:t xml:space="preserve"> to a particular Cognite ID </w:t>
      </w:r>
      <w:r w:rsidR="0E0C5950">
        <w:t xml:space="preserve">(asset hierarchy) </w:t>
      </w:r>
      <w:r w:rsidR="00D5043E">
        <w:t>in the model hierarchy.</w:t>
      </w:r>
    </w:p>
    <w:p w14:paraId="120842B1" w14:textId="28BFF2D0" w:rsidR="4F45674A" w:rsidRDefault="4F45674A" w:rsidP="005C7A6E">
      <w:pPr>
        <w:spacing w:after="240"/>
        <w:ind w:right="990"/>
      </w:pPr>
      <w:r>
        <w:t>Note</w:t>
      </w:r>
      <w:r w:rsidR="00B27C2F">
        <w:t xml:space="preserve"> that the a</w:t>
      </w:r>
      <w:r>
        <w:t xml:space="preserve">dmin user </w:t>
      </w:r>
      <w:r w:rsidR="00B867C3">
        <w:t>must</w:t>
      </w:r>
      <w:r>
        <w:t xml:space="preserve"> first map a model </w:t>
      </w:r>
      <w:r w:rsidR="5145749F">
        <w:t xml:space="preserve">on the </w:t>
      </w:r>
      <w:r w:rsidR="00B400F5">
        <w:t>'</w:t>
      </w:r>
      <w:r>
        <w:t>Model mapping</w:t>
      </w:r>
      <w:r w:rsidR="00B400F5">
        <w:t>'</w:t>
      </w:r>
      <w:r>
        <w:t xml:space="preserve"> application </w:t>
      </w:r>
      <w:r w:rsidR="1509FDD2">
        <w:t xml:space="preserve">before </w:t>
      </w:r>
      <w:r>
        <w:t>navigat</w:t>
      </w:r>
      <w:r w:rsidR="4A3F84EF">
        <w:t>ing</w:t>
      </w:r>
      <w:r>
        <w:t xml:space="preserve"> to </w:t>
      </w:r>
      <w:r w:rsidR="00E8157E">
        <w:t xml:space="preserve">the </w:t>
      </w:r>
      <w:r w:rsidR="00B400F5">
        <w:t>'</w:t>
      </w:r>
      <w:r>
        <w:t>POI mapping</w:t>
      </w:r>
      <w:r w:rsidR="00B400F5">
        <w:t>'</w:t>
      </w:r>
      <w:r>
        <w:t xml:space="preserve"> application.</w:t>
      </w:r>
    </w:p>
    <w:p w14:paraId="209B9605" w14:textId="2928973B" w:rsidR="00D73FCE" w:rsidRDefault="00F55D7B" w:rsidP="005C7A6E">
      <w:pPr>
        <w:spacing w:after="240"/>
        <w:ind w:right="990"/>
      </w:pPr>
      <w:r>
        <w:t>The video on the right shows how to map a model.</w:t>
      </w:r>
    </w:p>
    <w:p w14:paraId="09E7B167" w14:textId="77777777" w:rsidR="00220C74" w:rsidRDefault="00220C74" w:rsidP="00220C74">
      <w:pPr>
        <w:pStyle w:val="Heading3"/>
      </w:pPr>
      <w:bookmarkStart w:id="26" w:name="_Toc218181734"/>
      <w:r>
        <w:t>Add New Asset Mapping</w:t>
      </w:r>
      <w:bookmarkEnd w:id="26"/>
    </w:p>
    <w:p w14:paraId="188D8088" w14:textId="77777777" w:rsidR="00220C74" w:rsidRDefault="00220C74" w:rsidP="00220C74">
      <w:r>
        <w:t>The ADD MAPPING button can be used to open a separate wizard for mapping new assets. Below are the steps to add new asset mapping:</w:t>
      </w:r>
    </w:p>
    <w:p w14:paraId="07889928" w14:textId="77777777" w:rsidR="00220C74" w:rsidRPr="0065092D" w:rsidRDefault="00220C74" w:rsidP="00575056">
      <w:pPr>
        <w:pStyle w:val="ListParagraph"/>
        <w:numPr>
          <w:ilvl w:val="0"/>
          <w:numId w:val="11"/>
        </w:numPr>
        <w:spacing w:before="240" w:after="240"/>
      </w:pPr>
      <w:r>
        <w:t xml:space="preserve">Enter the required details: Title and Model. </w:t>
      </w:r>
      <w:r w:rsidRPr="0187E3EA">
        <w:t>Note that the title must not exceed</w:t>
      </w:r>
      <w:r>
        <w:t xml:space="preserve"> 25</w:t>
      </w:r>
      <w:r w:rsidRPr="0187E3EA">
        <w:t xml:space="preserve"> Characters.</w:t>
      </w:r>
    </w:p>
    <w:p w14:paraId="1E684C67" w14:textId="77777777" w:rsidR="00220C74" w:rsidRDefault="00220C74" w:rsidP="00575056">
      <w:pPr>
        <w:pStyle w:val="ListParagraph"/>
        <w:numPr>
          <w:ilvl w:val="0"/>
          <w:numId w:val="11"/>
        </w:numPr>
        <w:spacing w:before="240" w:after="240"/>
      </w:pPr>
      <w:r>
        <w:t>Right-click to bring up the Context menu which displays two options: X-Ray and Asset Mapping.</w:t>
      </w:r>
    </w:p>
    <w:p w14:paraId="2247E017" w14:textId="77777777" w:rsidR="00220C74" w:rsidRDefault="00220C74" w:rsidP="00575056">
      <w:pPr>
        <w:pStyle w:val="ListParagraph"/>
        <w:numPr>
          <w:ilvl w:val="0"/>
          <w:numId w:val="11"/>
        </w:numPr>
        <w:spacing w:before="240" w:after="240"/>
        <w:rPr>
          <w:rStyle w:val="ui-provider"/>
        </w:rPr>
      </w:pPr>
      <w:r>
        <w:rPr>
          <w:rStyle w:val="ui-provider"/>
        </w:rPr>
        <w:t xml:space="preserve">Click on Asset Mapping. The asset hierarchy will be visible. </w:t>
      </w:r>
    </w:p>
    <w:p w14:paraId="3A6C8F93" w14:textId="77777777" w:rsidR="00220C74" w:rsidRDefault="00220C74" w:rsidP="00575056">
      <w:pPr>
        <w:pStyle w:val="ListParagraph"/>
        <w:numPr>
          <w:ilvl w:val="1"/>
          <w:numId w:val="11"/>
        </w:numPr>
        <w:spacing w:before="240" w:after="240"/>
        <w:rPr>
          <w:rStyle w:val="ui-provider"/>
        </w:rPr>
      </w:pPr>
      <w:r>
        <w:rPr>
          <w:rStyle w:val="ui-provider"/>
        </w:rPr>
        <w:t xml:space="preserve">Click on the check box to select the external ID. </w:t>
      </w:r>
    </w:p>
    <w:p w14:paraId="71CCBD3C" w14:textId="77777777" w:rsidR="00220C74" w:rsidRDefault="00220C74" w:rsidP="00575056">
      <w:pPr>
        <w:pStyle w:val="ListParagraph"/>
        <w:numPr>
          <w:ilvl w:val="1"/>
          <w:numId w:val="11"/>
        </w:numPr>
        <w:spacing w:before="240" w:after="240"/>
        <w:rPr>
          <w:rStyle w:val="ui-provider"/>
        </w:rPr>
      </w:pPr>
      <w:r w:rsidRPr="7C45D13A">
        <w:rPr>
          <w:rStyle w:val="ui-provider"/>
        </w:rPr>
        <w:t>Click on the add button to map the selected external ID with the asset part.</w:t>
      </w:r>
    </w:p>
    <w:p w14:paraId="5684A7E6" w14:textId="77777777" w:rsidR="00220C74" w:rsidRDefault="00220C74" w:rsidP="00D73FCE">
      <w:pPr>
        <w:spacing w:before="240" w:after="240"/>
        <w:ind w:left="720" w:right="900"/>
        <w:rPr>
          <w:rStyle w:val="ui-provider"/>
          <w:rFonts w:eastAsia="Calibri" w:cs="Arial"/>
          <w:szCs w:val="20"/>
        </w:rPr>
      </w:pPr>
      <w:r>
        <w:rPr>
          <w:rStyle w:val="ui-provider"/>
          <w:rFonts w:eastAsia="Calibri" w:cs="Arial"/>
          <w:szCs w:val="20"/>
        </w:rPr>
        <w:t>Note that w</w:t>
      </w:r>
      <w:r w:rsidRPr="7C45D13A">
        <w:rPr>
          <w:rStyle w:val="ui-provider"/>
          <w:rFonts w:eastAsia="Calibri" w:cs="Arial"/>
          <w:szCs w:val="20"/>
        </w:rPr>
        <w:t>hile mapping</w:t>
      </w:r>
      <w:r>
        <w:rPr>
          <w:rStyle w:val="ui-provider"/>
          <w:rFonts w:eastAsia="Calibri" w:cs="Arial"/>
          <w:szCs w:val="20"/>
        </w:rPr>
        <w:t>,</w:t>
      </w:r>
      <w:r w:rsidRPr="7C45D13A">
        <w:rPr>
          <w:rStyle w:val="ui-provider"/>
          <w:rFonts w:eastAsia="Calibri" w:cs="Arial"/>
          <w:szCs w:val="20"/>
        </w:rPr>
        <w:t xml:space="preserve"> one context id should be mapped with only one mapping. </w:t>
      </w:r>
      <w:r>
        <w:rPr>
          <w:rStyle w:val="ui-provider"/>
          <w:rFonts w:eastAsia="Calibri" w:cs="Arial"/>
          <w:szCs w:val="20"/>
        </w:rPr>
        <w:t>M</w:t>
      </w:r>
      <w:r w:rsidRPr="7C45D13A">
        <w:rPr>
          <w:rStyle w:val="ui-provider"/>
          <w:rFonts w:eastAsia="Calibri" w:cs="Arial"/>
          <w:szCs w:val="20"/>
        </w:rPr>
        <w:t xml:space="preserve">apping the same context </w:t>
      </w:r>
      <w:r>
        <w:rPr>
          <w:rStyle w:val="ui-provider"/>
          <w:rFonts w:eastAsia="Calibri" w:cs="Arial"/>
          <w:szCs w:val="20"/>
        </w:rPr>
        <w:t>ID</w:t>
      </w:r>
      <w:r w:rsidRPr="7C45D13A">
        <w:rPr>
          <w:rStyle w:val="ui-provider"/>
          <w:rFonts w:eastAsia="Calibri" w:cs="Arial"/>
          <w:szCs w:val="20"/>
        </w:rPr>
        <w:t xml:space="preserve"> to multiple mapping is not acceptable.</w:t>
      </w:r>
    </w:p>
    <w:p w14:paraId="3A29FB32" w14:textId="77777777" w:rsidR="00220C74" w:rsidRDefault="00220C74" w:rsidP="00575056">
      <w:pPr>
        <w:pStyle w:val="ListParagraph"/>
        <w:numPr>
          <w:ilvl w:val="0"/>
          <w:numId w:val="11"/>
        </w:numPr>
        <w:spacing w:before="240" w:after="240"/>
        <w:rPr>
          <w:rStyle w:val="ui-provider"/>
        </w:rPr>
      </w:pPr>
      <w:r w:rsidRPr="56BF2943">
        <w:rPr>
          <w:rStyle w:val="ui-provider"/>
        </w:rPr>
        <w:t>For mapping the multi-level children, select the X-Ray option to see the children of the selected mesh.</w:t>
      </w:r>
      <w:r>
        <w:rPr>
          <w:rStyle w:val="ui-provider"/>
        </w:rPr>
        <w:t xml:space="preserve"> Note that the </w:t>
      </w:r>
      <w:r w:rsidRPr="56BF2943">
        <w:rPr>
          <w:rStyle w:val="ui-provider"/>
        </w:rPr>
        <w:t xml:space="preserve">base node and root node </w:t>
      </w:r>
      <w:r>
        <w:rPr>
          <w:rStyle w:val="ui-provider"/>
        </w:rPr>
        <w:t>must be the same</w:t>
      </w:r>
      <w:r w:rsidRPr="56BF2943">
        <w:rPr>
          <w:rStyle w:val="ui-provider"/>
        </w:rPr>
        <w:t xml:space="preserve"> for</w:t>
      </w:r>
      <w:r>
        <w:rPr>
          <w:rStyle w:val="ui-provider"/>
        </w:rPr>
        <w:t xml:space="preserve"> the</w:t>
      </w:r>
      <w:r w:rsidRPr="56BF2943">
        <w:rPr>
          <w:rStyle w:val="ui-provider"/>
        </w:rPr>
        <w:t xml:space="preserve"> same model.</w:t>
      </w:r>
    </w:p>
    <w:p w14:paraId="7796826E" w14:textId="77777777" w:rsidR="00220C74" w:rsidRDefault="00220C74" w:rsidP="00575056">
      <w:pPr>
        <w:pStyle w:val="ListParagraph"/>
        <w:numPr>
          <w:ilvl w:val="0"/>
          <w:numId w:val="11"/>
        </w:numPr>
        <w:spacing w:before="240" w:after="240"/>
        <w:rPr>
          <w:rStyle w:val="ui-provider"/>
        </w:rPr>
      </w:pPr>
      <w:r w:rsidRPr="2A1A8100">
        <w:rPr>
          <w:rStyle w:val="ui-provider"/>
        </w:rPr>
        <w:t>Repeat the Model Mapping function mentioned in Step 3 for each child.</w:t>
      </w:r>
    </w:p>
    <w:p w14:paraId="6416AAEC" w14:textId="77777777" w:rsidR="00220C74" w:rsidRDefault="00220C74" w:rsidP="00575056">
      <w:pPr>
        <w:pStyle w:val="ListParagraph"/>
        <w:numPr>
          <w:ilvl w:val="0"/>
          <w:numId w:val="11"/>
        </w:numPr>
        <w:spacing w:before="240" w:after="240"/>
        <w:rPr>
          <w:rStyle w:val="ui-provider"/>
        </w:rPr>
      </w:pPr>
      <w:r w:rsidRPr="2A1A8100">
        <w:rPr>
          <w:rStyle w:val="ui-provider"/>
        </w:rPr>
        <w:t>Once done with all level mapping</w:t>
      </w:r>
      <w:r>
        <w:rPr>
          <w:rStyle w:val="ui-provider"/>
        </w:rPr>
        <w:t>s</w:t>
      </w:r>
      <w:r w:rsidRPr="2A1A8100">
        <w:rPr>
          <w:rStyle w:val="ui-provider"/>
        </w:rPr>
        <w:t xml:space="preserve">, click on the Map Asset Button. This will save the Model Mapping data on the server. </w:t>
      </w:r>
    </w:p>
    <w:p w14:paraId="54A80E67" w14:textId="77777777" w:rsidR="00220C74" w:rsidRDefault="00220C74" w:rsidP="00575056">
      <w:pPr>
        <w:pStyle w:val="ListParagraph"/>
        <w:numPr>
          <w:ilvl w:val="0"/>
          <w:numId w:val="11"/>
        </w:numPr>
        <w:spacing w:before="240" w:after="240"/>
        <w:rPr>
          <w:rStyle w:val="ui-provider"/>
        </w:rPr>
      </w:pPr>
      <w:r>
        <w:rPr>
          <w:rStyle w:val="ui-provider"/>
        </w:rPr>
        <w:t>The h</w:t>
      </w:r>
      <w:r w:rsidRPr="00A75B32">
        <w:rPr>
          <w:rStyle w:val="ui-provider"/>
        </w:rPr>
        <w:t xml:space="preserve">ome button will close the drill down/X-Ray mode of </w:t>
      </w:r>
      <w:r>
        <w:rPr>
          <w:rStyle w:val="ui-provider"/>
        </w:rPr>
        <w:t xml:space="preserve">the </w:t>
      </w:r>
      <w:r w:rsidRPr="00A75B32">
        <w:rPr>
          <w:rStyle w:val="ui-provider"/>
        </w:rPr>
        <w:t>selected 3</w:t>
      </w:r>
      <w:r>
        <w:rPr>
          <w:rStyle w:val="ui-provider"/>
        </w:rPr>
        <w:t>D</w:t>
      </w:r>
      <w:r w:rsidRPr="00A75B32">
        <w:rPr>
          <w:rStyle w:val="ui-provider"/>
        </w:rPr>
        <w:t xml:space="preserve"> asset.</w:t>
      </w:r>
    </w:p>
    <w:p w14:paraId="4E3D6A1F" w14:textId="77777777" w:rsidR="00220C74" w:rsidRDefault="00220C74" w:rsidP="00575056">
      <w:pPr>
        <w:pStyle w:val="ListParagraph"/>
        <w:numPr>
          <w:ilvl w:val="0"/>
          <w:numId w:val="11"/>
        </w:numPr>
        <w:spacing w:before="240" w:after="240"/>
        <w:rPr>
          <w:rStyle w:val="ui-provider"/>
        </w:rPr>
      </w:pPr>
      <w:r>
        <w:rPr>
          <w:rStyle w:val="ui-provider"/>
        </w:rPr>
        <w:t xml:space="preserve">The cancel button is used to cancel the mapping and close the Model Mapping experience. </w:t>
      </w:r>
    </w:p>
    <w:p w14:paraId="251D05E6" w14:textId="03B7B77C" w:rsidR="00220C74" w:rsidRPr="0021092B" w:rsidRDefault="00220C74" w:rsidP="00220C74">
      <w:pPr>
        <w:rPr>
          <w:sz w:val="36"/>
          <w:szCs w:val="40"/>
        </w:rPr>
      </w:pPr>
      <w:r>
        <w:br w:type="column"/>
      </w:r>
      <w:r w:rsidR="00D73FCE" w:rsidRPr="00BF0B90">
        <w:rPr>
          <w:noProof/>
        </w:rPr>
        <w:drawing>
          <wp:inline distT="0" distB="0" distL="0" distR="0" wp14:anchorId="3A06C3D3" wp14:editId="16C83693">
            <wp:extent cx="5943600" cy="3258185"/>
            <wp:effectExtent l="0" t="0" r="0" b="0"/>
            <wp:docPr id="1374477910" name="Picture 2" descr="DT_3D_Model_Mapping">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_3D_Model_Mapping">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65780BD7" w14:textId="3FF11EB9" w:rsidR="00220C74" w:rsidRDefault="00220C74" w:rsidP="001C09F3">
      <w:pPr>
        <w:spacing w:before="480"/>
        <w:rPr>
          <w:rStyle w:val="ui-provider"/>
        </w:rPr>
      </w:pPr>
      <w:r>
        <w:rPr>
          <w:rStyle w:val="ui-provider"/>
        </w:rPr>
        <w:t>The video below shows how to add new asset mapping.</w:t>
      </w:r>
    </w:p>
    <w:p w14:paraId="42DACB0C" w14:textId="575F8C00" w:rsidR="00324932" w:rsidRPr="00324932" w:rsidRDefault="00D73FCE" w:rsidP="005C7A6E">
      <w:pPr>
        <w:rPr>
          <w:rStyle w:val="Hyperlink"/>
        </w:rPr>
      </w:pPr>
      <w:r w:rsidRPr="00874040">
        <w:rPr>
          <w:noProof/>
        </w:rPr>
        <w:drawing>
          <wp:inline distT="0" distB="0" distL="0" distR="0" wp14:anchorId="078AB7B7" wp14:editId="47F4584B">
            <wp:extent cx="6014989" cy="3274828"/>
            <wp:effectExtent l="0" t="0" r="5080" b="1905"/>
            <wp:docPr id="8" name="Picture 8" descr="Add_Model_Mappin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_Model_Mapping">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5452" cy="3285969"/>
                    </a:xfrm>
                    <a:prstGeom prst="rect">
                      <a:avLst/>
                    </a:prstGeom>
                    <a:noFill/>
                    <a:ln>
                      <a:noFill/>
                    </a:ln>
                  </pic:spPr>
                </pic:pic>
              </a:graphicData>
            </a:graphic>
          </wp:inline>
        </w:drawing>
      </w:r>
      <w:r w:rsidR="00324932" w:rsidRPr="00324932">
        <w:fldChar w:fldCharType="begin"/>
      </w:r>
      <w:r w:rsidR="00324932" w:rsidRPr="00324932">
        <w:instrText>HYPERLINK "https://greetings.accenture.com/watch/fHmYRT67wdjEcMzP3i61Rz?" \t "_blank"</w:instrText>
      </w:r>
      <w:r w:rsidR="00324932" w:rsidRPr="00324932">
        <w:fldChar w:fldCharType="separate"/>
      </w:r>
    </w:p>
    <w:p w14:paraId="0F5B848B" w14:textId="444496A4" w:rsidR="2A1A8100" w:rsidRPr="003F1515" w:rsidRDefault="00EB25BC" w:rsidP="001A6667">
      <w:pPr>
        <w:pStyle w:val="Heading3"/>
      </w:pPr>
      <w:r>
        <w:rPr>
          <w:rStyle w:val="Hyperlink"/>
        </w:rPr>
        <w:br w:type="column"/>
      </w:r>
      <w:r w:rsidR="00324932" w:rsidRPr="00324932">
        <w:fldChar w:fldCharType="end"/>
      </w:r>
      <w:bookmarkStart w:id="27" w:name="_Toc218181735"/>
      <w:r w:rsidR="7071C18D">
        <w:t>Delete Asset Mapping</w:t>
      </w:r>
      <w:bookmarkEnd w:id="27"/>
    </w:p>
    <w:p w14:paraId="5B134404" w14:textId="05771352" w:rsidR="0095493D" w:rsidRDefault="0021092B" w:rsidP="005C7A6E">
      <w:r>
        <w:t>To</w:t>
      </w:r>
      <w:r w:rsidR="0095493D">
        <w:t xml:space="preserve"> delete the existing mapped asset:</w:t>
      </w:r>
      <w:r w:rsidR="0054344C" w:rsidRPr="0054344C">
        <w:rPr>
          <w:noProof/>
        </w:rPr>
        <w:t xml:space="preserve"> </w:t>
      </w:r>
    </w:p>
    <w:p w14:paraId="22F6B380" w14:textId="657956FA" w:rsidR="0095493D" w:rsidRDefault="00A50C94" w:rsidP="00575056">
      <w:pPr>
        <w:pStyle w:val="ListParagraph"/>
        <w:numPr>
          <w:ilvl w:val="0"/>
          <w:numId w:val="12"/>
        </w:numPr>
      </w:pPr>
      <w:r>
        <w:t xml:space="preserve">Go to </w:t>
      </w:r>
      <w:r w:rsidR="004375AE">
        <w:t xml:space="preserve">the </w:t>
      </w:r>
      <w:r w:rsidR="58A5BAC9">
        <w:t xml:space="preserve">Model </w:t>
      </w:r>
      <w:r>
        <w:t xml:space="preserve">Mapping Catalog </w:t>
      </w:r>
      <w:r w:rsidR="004375AE">
        <w:t>p</w:t>
      </w:r>
      <w:r>
        <w:t>age</w:t>
      </w:r>
      <w:r w:rsidR="004375AE">
        <w:t>.</w:t>
      </w:r>
    </w:p>
    <w:p w14:paraId="657C8505" w14:textId="635B7359" w:rsidR="0095493D" w:rsidRDefault="008C3A03" w:rsidP="00575056">
      <w:pPr>
        <w:pStyle w:val="ListParagraph"/>
        <w:numPr>
          <w:ilvl w:val="0"/>
          <w:numId w:val="12"/>
        </w:numPr>
      </w:pPr>
      <w:r>
        <w:t>O</w:t>
      </w:r>
      <w:r w:rsidR="00A50C94">
        <w:t>pen</w:t>
      </w:r>
      <w:r>
        <w:t xml:space="preserve"> the</w:t>
      </w:r>
      <w:r w:rsidR="00A50C94">
        <w:t xml:space="preserve"> Model Viewer popup</w:t>
      </w:r>
      <w:r>
        <w:t>.</w:t>
      </w:r>
    </w:p>
    <w:p w14:paraId="3D2AA7F5" w14:textId="16F93C44" w:rsidR="0095493D" w:rsidRDefault="008C3A03" w:rsidP="00575056">
      <w:pPr>
        <w:pStyle w:val="ListParagraph"/>
        <w:numPr>
          <w:ilvl w:val="0"/>
          <w:numId w:val="12"/>
        </w:numPr>
      </w:pPr>
      <w:r>
        <w:t xml:space="preserve">Click on the </w:t>
      </w:r>
      <w:r w:rsidR="00C42AD8">
        <w:t>D</w:t>
      </w:r>
      <w:r w:rsidR="0057758D">
        <w:t xml:space="preserve">ELETE BUTTON to delete the </w:t>
      </w:r>
      <w:r w:rsidR="00173846">
        <w:t>selected mapped asset</w:t>
      </w:r>
      <w:r>
        <w:t>.</w:t>
      </w:r>
    </w:p>
    <w:p w14:paraId="5E9DC3C1" w14:textId="77777777" w:rsidR="00954A1F" w:rsidRDefault="00B21762" w:rsidP="00954A1F">
      <w:pPr>
        <w:spacing w:before="240"/>
        <w:sectPr w:rsidR="00954A1F" w:rsidSect="001A6667">
          <w:footerReference w:type="default" r:id="rId34"/>
          <w:type w:val="continuous"/>
          <w:pgSz w:w="23040" w:h="15840" w:orient="landscape" w:code="5"/>
          <w:pgMar w:top="1440" w:right="1440" w:bottom="1440" w:left="1440" w:header="720" w:footer="720" w:gutter="0"/>
          <w:cols w:num="2" w:space="1440"/>
          <w:docGrid w:linePitch="360"/>
        </w:sectPr>
      </w:pPr>
      <w:r w:rsidRPr="00B21762">
        <w:t xml:space="preserve">The video on the </w:t>
      </w:r>
      <w:r w:rsidR="0021092B">
        <w:t>right shows how to delete asset mapping</w:t>
      </w:r>
      <w:r w:rsidR="00074DC1">
        <w:t>.</w:t>
      </w:r>
      <w:r w:rsidR="00954A1F">
        <w:br w:type="column"/>
      </w:r>
      <w:r w:rsidR="00954A1F">
        <w:rPr>
          <w:rFonts w:ascii="Helvetica" w:hAnsi="Helvetica" w:cs="Helvetica"/>
          <w:noProof/>
          <w:color w:val="5E5CFA"/>
          <w:sz w:val="21"/>
          <w:szCs w:val="21"/>
          <w:shd w:val="clear" w:color="auto" w:fill="FFFFFF"/>
        </w:rPr>
        <w:drawing>
          <wp:inline distT="0" distB="0" distL="0" distR="0" wp14:anchorId="41889635" wp14:editId="2FF755AF">
            <wp:extent cx="5869172" cy="3179135"/>
            <wp:effectExtent l="0" t="0" r="0" b="2540"/>
            <wp:docPr id="3" name="Picture 3" descr="Delete Model Mapping">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ete Model Mapping">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92312" cy="3191669"/>
                    </a:xfrm>
                    <a:prstGeom prst="rect">
                      <a:avLst/>
                    </a:prstGeom>
                    <a:noFill/>
                    <a:ln>
                      <a:noFill/>
                    </a:ln>
                  </pic:spPr>
                </pic:pic>
              </a:graphicData>
            </a:graphic>
          </wp:inline>
        </w:drawing>
      </w:r>
    </w:p>
    <w:p w14:paraId="2AA0F0C6" w14:textId="1B44FC74" w:rsidR="00FE1951" w:rsidRPr="006C6664" w:rsidRDefault="00FE1951" w:rsidP="006C6664">
      <w:pPr>
        <w:rPr>
          <w:b/>
          <w:bCs/>
          <w:sz w:val="22"/>
          <w:szCs w:val="24"/>
        </w:rPr>
      </w:pPr>
      <w:r w:rsidRPr="006C6664">
        <w:rPr>
          <w:b/>
          <w:bCs/>
          <w:sz w:val="22"/>
          <w:szCs w:val="24"/>
        </w:rPr>
        <w:t>Edit Asset Mapping</w:t>
      </w:r>
    </w:p>
    <w:p w14:paraId="7B419C4A" w14:textId="7420E3FF" w:rsidR="00FE1951" w:rsidRDefault="0021092B" w:rsidP="005C7A6E">
      <w:r>
        <w:t>To</w:t>
      </w:r>
      <w:r w:rsidR="00FE1951">
        <w:t xml:space="preserve"> edit the information in </w:t>
      </w:r>
      <w:r w:rsidR="00CF6E72">
        <w:t xml:space="preserve">the </w:t>
      </w:r>
      <w:r w:rsidR="00FE1951">
        <w:t>existing mapped asset:</w:t>
      </w:r>
      <w:r w:rsidR="00FE1951" w:rsidRPr="2A1A8100">
        <w:rPr>
          <w:noProof/>
        </w:rPr>
        <w:t xml:space="preserve"> </w:t>
      </w:r>
    </w:p>
    <w:p w14:paraId="434527CB" w14:textId="77777777" w:rsidR="00E24F14" w:rsidRDefault="6E7D3CC4" w:rsidP="00575056">
      <w:pPr>
        <w:pStyle w:val="ListParagraph"/>
        <w:numPr>
          <w:ilvl w:val="0"/>
          <w:numId w:val="13"/>
        </w:numPr>
      </w:pPr>
      <w:r w:rsidRPr="00E24F14">
        <w:t>Go to the Model Mapping Catalog page.</w:t>
      </w:r>
    </w:p>
    <w:p w14:paraId="6D94868A" w14:textId="77777777" w:rsidR="00E24F14" w:rsidRDefault="6E7D3CC4" w:rsidP="00575056">
      <w:pPr>
        <w:pStyle w:val="ListParagraph"/>
        <w:numPr>
          <w:ilvl w:val="0"/>
          <w:numId w:val="13"/>
        </w:numPr>
      </w:pPr>
      <w:r w:rsidRPr="00E24F14">
        <w:t>Open the Model Viewer popup.</w:t>
      </w:r>
    </w:p>
    <w:p w14:paraId="7D4E0C34" w14:textId="77777777" w:rsidR="00E24F14" w:rsidRDefault="6E7D3CC4" w:rsidP="00575056">
      <w:pPr>
        <w:pStyle w:val="ListParagraph"/>
        <w:numPr>
          <w:ilvl w:val="0"/>
          <w:numId w:val="13"/>
        </w:numPr>
      </w:pPr>
      <w:r w:rsidRPr="00E24F14">
        <w:t>Click on the EDIT BUTTON to edit the selected mapped asset.</w:t>
      </w:r>
    </w:p>
    <w:p w14:paraId="0DD79872" w14:textId="03569473" w:rsidR="00E24F14" w:rsidRDefault="000676D2" w:rsidP="00575056">
      <w:pPr>
        <w:pStyle w:val="ListParagraph"/>
        <w:numPr>
          <w:ilvl w:val="0"/>
          <w:numId w:val="13"/>
        </w:numPr>
      </w:pPr>
      <w:r w:rsidRPr="00E24F14">
        <w:t xml:space="preserve">The </w:t>
      </w:r>
      <w:r w:rsidR="00B400F5">
        <w:t>'</w:t>
      </w:r>
      <w:r w:rsidR="003D2C99" w:rsidRPr="00E24F14">
        <w:t>Edit Popup</w:t>
      </w:r>
      <w:r w:rsidR="00B400F5">
        <w:t>'</w:t>
      </w:r>
      <w:r w:rsidR="003D2C99" w:rsidRPr="00E24F14">
        <w:t xml:space="preserve"> window will open</w:t>
      </w:r>
      <w:r w:rsidR="00A804E6">
        <w:t>.</w:t>
      </w:r>
      <w:r w:rsidR="003D2C99" w:rsidRPr="00E24F14">
        <w:t xml:space="preserve"> </w:t>
      </w:r>
    </w:p>
    <w:p w14:paraId="01B950E9" w14:textId="5FD160D6" w:rsidR="00E53EF5" w:rsidRPr="00E53EF5" w:rsidRDefault="008E5EA2" w:rsidP="00575056">
      <w:pPr>
        <w:pStyle w:val="ListParagraph"/>
        <w:numPr>
          <w:ilvl w:val="0"/>
          <w:numId w:val="13"/>
        </w:numPr>
      </w:pPr>
      <w:r>
        <w:t>Update the Title</w:t>
      </w:r>
      <w:r w:rsidR="00E53EF5">
        <w:t xml:space="preserve">. </w:t>
      </w:r>
      <w:r w:rsidR="421385C6">
        <w:t>Note</w:t>
      </w:r>
      <w:r w:rsidR="00E53EF5">
        <w:t xml:space="preserve"> that the</w:t>
      </w:r>
      <w:r w:rsidR="421385C6">
        <w:t xml:space="preserve"> Title must not exceed </w:t>
      </w:r>
      <w:r w:rsidR="001D1663">
        <w:t xml:space="preserve">25 </w:t>
      </w:r>
      <w:r w:rsidR="421385C6">
        <w:t>Characters.</w:t>
      </w:r>
    </w:p>
    <w:p w14:paraId="165ADBE3" w14:textId="715C12BA" w:rsidR="00CA0D25" w:rsidRDefault="00B361A5" w:rsidP="00575056">
      <w:pPr>
        <w:pStyle w:val="ListParagraph"/>
        <w:numPr>
          <w:ilvl w:val="0"/>
          <w:numId w:val="13"/>
        </w:numPr>
      </w:pPr>
      <w:r w:rsidRPr="00E24F14">
        <w:t xml:space="preserve">Click on </w:t>
      </w:r>
      <w:r w:rsidR="000676D2" w:rsidRPr="00E24F14">
        <w:t xml:space="preserve">the </w:t>
      </w:r>
      <w:r w:rsidRPr="00E24F14">
        <w:t>Update</w:t>
      </w:r>
      <w:r w:rsidR="008E5EA2" w:rsidRPr="00E24F14">
        <w:t xml:space="preserve"> </w:t>
      </w:r>
      <w:r w:rsidRPr="00E24F14">
        <w:t>Button</w:t>
      </w:r>
      <w:r w:rsidR="00E05378">
        <w:t xml:space="preserve"> to update the edits</w:t>
      </w:r>
      <w:r w:rsidR="62489C29" w:rsidRPr="00E24F14">
        <w:t>.</w:t>
      </w:r>
    </w:p>
    <w:p w14:paraId="5D419044" w14:textId="5251C9AB" w:rsidR="00B21762" w:rsidRPr="00E24F14" w:rsidRDefault="00B21762" w:rsidP="00A676AC">
      <w:pPr>
        <w:spacing w:before="240" w:after="120"/>
      </w:pPr>
      <w:r w:rsidRPr="00B21762">
        <w:t xml:space="preserve">The video on the </w:t>
      </w:r>
      <w:r w:rsidR="0021092B">
        <w:t>right shows how to edit asset mapping</w:t>
      </w:r>
      <w:r w:rsidRPr="00B21762">
        <w:t>.</w:t>
      </w:r>
    </w:p>
    <w:p w14:paraId="3117DC28" w14:textId="22688982" w:rsidR="00E25285" w:rsidRDefault="00E25285" w:rsidP="005C7A6E">
      <w:pPr>
        <w:sectPr w:rsidR="00E25285" w:rsidSect="001A6667">
          <w:type w:val="continuous"/>
          <w:pgSz w:w="23040" w:h="15840" w:orient="landscape" w:code="5"/>
          <w:pgMar w:top="1440" w:right="1440" w:bottom="1440" w:left="1440" w:header="720" w:footer="720" w:gutter="0"/>
          <w:cols w:num="2" w:space="1440"/>
          <w:docGrid w:linePitch="360"/>
        </w:sectPr>
      </w:pPr>
      <w:r>
        <w:br w:type="column"/>
      </w:r>
      <w:r w:rsidR="00D835A0" w:rsidRPr="00954A1F">
        <w:rPr>
          <w:rStyle w:val="Hyperlink"/>
          <w:noProof/>
        </w:rPr>
        <w:drawing>
          <wp:inline distT="0" distB="0" distL="0" distR="0" wp14:anchorId="1F6FFF05" wp14:editId="26971E89">
            <wp:extent cx="5897817" cy="3211033"/>
            <wp:effectExtent l="0" t="0" r="8255" b="8890"/>
            <wp:docPr id="5" name="Picture 5" descr="Edit Mapping">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Mapping">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9811" cy="3217563"/>
                    </a:xfrm>
                    <a:prstGeom prst="rect">
                      <a:avLst/>
                    </a:prstGeom>
                    <a:noFill/>
                    <a:ln>
                      <a:noFill/>
                    </a:ln>
                  </pic:spPr>
                </pic:pic>
              </a:graphicData>
            </a:graphic>
          </wp:inline>
        </w:drawing>
      </w:r>
    </w:p>
    <w:p w14:paraId="782F8268" w14:textId="77777777" w:rsidR="00D835A0" w:rsidRDefault="30C8ED60" w:rsidP="005C7A6E">
      <w:pPr>
        <w:pStyle w:val="Heading3"/>
        <w:sectPr w:rsidR="00D835A0" w:rsidSect="00D62F50">
          <w:pgSz w:w="23040" w:h="15840" w:orient="landscape" w:code="5"/>
          <w:pgMar w:top="1440" w:right="1440" w:bottom="1440" w:left="1440" w:header="720" w:footer="720" w:gutter="0"/>
          <w:cols w:num="2" w:space="1440"/>
          <w:docGrid w:linePitch="360"/>
        </w:sectPr>
      </w:pPr>
      <w:bookmarkStart w:id="30" w:name="_Toc218181736"/>
      <w:r>
        <w:t>POI Mapping</w:t>
      </w:r>
      <w:bookmarkEnd w:id="30"/>
    </w:p>
    <w:p w14:paraId="686490C5" w14:textId="1348AB63" w:rsidR="144E2A1F" w:rsidRDefault="30C8ED60" w:rsidP="005C7A6E">
      <w:pPr>
        <w:spacing w:after="240"/>
      </w:pPr>
      <w:r>
        <w:t xml:space="preserve">POI mapping is required to map the </w:t>
      </w:r>
      <w:r w:rsidR="004E3629">
        <w:t xml:space="preserve">created </w:t>
      </w:r>
      <w:r>
        <w:t xml:space="preserve">POIs on </w:t>
      </w:r>
      <w:r w:rsidR="004E3629">
        <w:t xml:space="preserve">the </w:t>
      </w:r>
      <w:r>
        <w:t>model in</w:t>
      </w:r>
      <w:r w:rsidR="004E3629">
        <w:t xml:space="preserve"> the</w:t>
      </w:r>
      <w:r>
        <w:t xml:space="preserve"> POI editor. </w:t>
      </w:r>
      <w:r w:rsidR="00403E44">
        <w:t>T</w:t>
      </w:r>
      <w:r w:rsidR="144E2A1F">
        <w:t xml:space="preserve">he below steps </w:t>
      </w:r>
      <w:r w:rsidR="00403E44">
        <w:t>describe how to</w:t>
      </w:r>
      <w:r w:rsidR="144E2A1F">
        <w:t xml:space="preserve"> </w:t>
      </w:r>
      <w:r w:rsidR="44C48251">
        <w:t>map the POI</w:t>
      </w:r>
      <w:r w:rsidR="00403E44">
        <w:t xml:space="preserve"> and the corresponding video on the side demonstrates them.</w:t>
      </w:r>
    </w:p>
    <w:p w14:paraId="4AF53DCD" w14:textId="55170983" w:rsidR="009C0502" w:rsidRPr="00FB55BA" w:rsidRDefault="009C0502" w:rsidP="00575056">
      <w:pPr>
        <w:pStyle w:val="ListParagraph"/>
        <w:numPr>
          <w:ilvl w:val="0"/>
          <w:numId w:val="16"/>
        </w:numPr>
      </w:pPr>
      <w:r w:rsidRPr="00FB55BA">
        <w:t>Select the plant from</w:t>
      </w:r>
      <w:r w:rsidR="008F4F69" w:rsidRPr="00FB55BA">
        <w:t xml:space="preserve"> the plant selection dropdown.</w:t>
      </w:r>
    </w:p>
    <w:p w14:paraId="3D18E809" w14:textId="4B6A6017" w:rsidR="00403E44" w:rsidRPr="00FB55BA" w:rsidRDefault="5EB7ECB2" w:rsidP="00575056">
      <w:pPr>
        <w:pStyle w:val="ListParagraph"/>
        <w:numPr>
          <w:ilvl w:val="0"/>
          <w:numId w:val="16"/>
        </w:numPr>
      </w:pPr>
      <w:r w:rsidRPr="00FB55BA">
        <w:t>Select the model from the model list.</w:t>
      </w:r>
    </w:p>
    <w:p w14:paraId="2F620419" w14:textId="7DE31013" w:rsidR="005D791B" w:rsidRPr="00FB55BA" w:rsidRDefault="689E3E5D" w:rsidP="00575056">
      <w:pPr>
        <w:pStyle w:val="ListParagraph"/>
        <w:numPr>
          <w:ilvl w:val="0"/>
          <w:numId w:val="16"/>
        </w:numPr>
      </w:pPr>
      <w:r w:rsidRPr="00FB55BA">
        <w:t xml:space="preserve">If </w:t>
      </w:r>
      <w:r w:rsidR="7E5149F6" w:rsidRPr="00FB55BA">
        <w:t>the selected</w:t>
      </w:r>
      <w:r w:rsidRPr="00FB55BA">
        <w:t xml:space="preserve"> model </w:t>
      </w:r>
      <w:r w:rsidR="6D032798" w:rsidRPr="00FB55BA">
        <w:t>has</w:t>
      </w:r>
      <w:r w:rsidRPr="00FB55BA">
        <w:t xml:space="preserve"> </w:t>
      </w:r>
      <w:r w:rsidR="004E3629" w:rsidRPr="00FB55BA">
        <w:t xml:space="preserve">a </w:t>
      </w:r>
      <w:r w:rsidR="5582A4BC" w:rsidRPr="00FB55BA">
        <w:t>POI,</w:t>
      </w:r>
      <w:r w:rsidRPr="00FB55BA">
        <w:t xml:space="preserve"> it will be visible on </w:t>
      </w:r>
      <w:r w:rsidR="065C2258" w:rsidRPr="00FB55BA">
        <w:t>the right</w:t>
      </w:r>
      <w:r w:rsidRPr="00FB55BA">
        <w:t xml:space="preserve"> side of </w:t>
      </w:r>
      <w:r w:rsidR="00CF460F" w:rsidRPr="00FB55BA">
        <w:t xml:space="preserve">the </w:t>
      </w:r>
      <w:r w:rsidRPr="00FB55BA">
        <w:t xml:space="preserve">screen with </w:t>
      </w:r>
      <w:r w:rsidR="00BD298B" w:rsidRPr="00FB55BA">
        <w:t xml:space="preserve">the </w:t>
      </w:r>
      <w:r w:rsidR="185AA5B0" w:rsidRPr="00FB55BA">
        <w:t>mapping</w:t>
      </w:r>
      <w:r w:rsidRPr="00FB55BA">
        <w:t xml:space="preserve"> version selection</w:t>
      </w:r>
      <w:r w:rsidR="5E9DB9CA" w:rsidRPr="00FB55BA">
        <w:t xml:space="preserve"> or </w:t>
      </w:r>
      <w:r w:rsidR="004E3629" w:rsidRPr="00FB55BA">
        <w:t xml:space="preserve">the option to </w:t>
      </w:r>
      <w:r w:rsidR="5E9DB9CA" w:rsidRPr="00FB55BA">
        <w:t>create</w:t>
      </w:r>
      <w:r w:rsidR="004E3629" w:rsidRPr="00FB55BA">
        <w:t xml:space="preserve"> a</w:t>
      </w:r>
      <w:r w:rsidR="5E9DB9CA" w:rsidRPr="00FB55BA">
        <w:t xml:space="preserve"> new mapping version</w:t>
      </w:r>
      <w:r w:rsidRPr="00FB55BA">
        <w:t xml:space="preserve">. </w:t>
      </w:r>
    </w:p>
    <w:p w14:paraId="73CA49E3" w14:textId="3576533E" w:rsidR="005D791B" w:rsidRPr="00FB55BA" w:rsidRDefault="2C336DFD" w:rsidP="00575056">
      <w:pPr>
        <w:pStyle w:val="ListParagraph"/>
        <w:numPr>
          <w:ilvl w:val="0"/>
          <w:numId w:val="16"/>
        </w:numPr>
      </w:pPr>
      <w:r w:rsidRPr="00FB55BA">
        <w:t xml:space="preserve">If the selected model does not have </w:t>
      </w:r>
      <w:r w:rsidR="00BD298B" w:rsidRPr="00FB55BA">
        <w:t xml:space="preserve">any </w:t>
      </w:r>
      <w:r w:rsidRPr="00FB55BA">
        <w:t>POI</w:t>
      </w:r>
      <w:r w:rsidR="00BD298B" w:rsidRPr="00FB55BA">
        <w:t>s</w:t>
      </w:r>
      <w:r w:rsidRPr="00FB55BA">
        <w:t xml:space="preserve">, </w:t>
      </w:r>
      <w:r w:rsidR="00BD298B" w:rsidRPr="00FB55BA">
        <w:t>a</w:t>
      </w:r>
      <w:r w:rsidRPr="00FB55BA">
        <w:t xml:space="preserve"> pop</w:t>
      </w:r>
      <w:r w:rsidR="00CF460F" w:rsidRPr="00FB55BA">
        <w:t>-</w:t>
      </w:r>
      <w:r w:rsidRPr="00FB55BA">
        <w:t>up window</w:t>
      </w:r>
      <w:r w:rsidR="4052A52E" w:rsidRPr="00FB55BA">
        <w:t xml:space="preserve"> </w:t>
      </w:r>
      <w:r w:rsidR="00BD298B" w:rsidRPr="00FB55BA">
        <w:t>displays th</w:t>
      </w:r>
      <w:r w:rsidR="00D37627" w:rsidRPr="00FB55BA">
        <w:t>at there</w:t>
      </w:r>
      <w:r w:rsidR="4052A52E" w:rsidRPr="00FB55BA">
        <w:t xml:space="preserve"> is no POI </w:t>
      </w:r>
      <w:r w:rsidR="005D791B" w:rsidRPr="00FB55BA">
        <w:t xml:space="preserve">mapped </w:t>
      </w:r>
      <w:r w:rsidR="4052A52E" w:rsidRPr="00FB55BA">
        <w:t>with</w:t>
      </w:r>
      <w:r w:rsidR="005D791B" w:rsidRPr="00FB55BA">
        <w:t xml:space="preserve"> that</w:t>
      </w:r>
      <w:r w:rsidR="4052A52E" w:rsidRPr="00FB55BA">
        <w:t xml:space="preserve"> model</w:t>
      </w:r>
      <w:r w:rsidR="005D791B" w:rsidRPr="00FB55BA">
        <w:t>.</w:t>
      </w:r>
    </w:p>
    <w:p w14:paraId="2902BF27" w14:textId="77777777" w:rsidR="005D791B" w:rsidRPr="00FB55BA" w:rsidRDefault="32CEC58F" w:rsidP="00575056">
      <w:pPr>
        <w:pStyle w:val="ListParagraph"/>
        <w:numPr>
          <w:ilvl w:val="0"/>
          <w:numId w:val="16"/>
        </w:numPr>
      </w:pPr>
      <w:r w:rsidRPr="00FB55BA">
        <w:t xml:space="preserve">Click on </w:t>
      </w:r>
      <w:r w:rsidR="004E3629" w:rsidRPr="00FB55BA">
        <w:t>View</w:t>
      </w:r>
      <w:r w:rsidRPr="00FB55BA">
        <w:t xml:space="preserve"> </w:t>
      </w:r>
      <w:r w:rsidR="004E3629" w:rsidRPr="00FB55BA">
        <w:t>M</w:t>
      </w:r>
      <w:r w:rsidRPr="00FB55BA">
        <w:t>odel to see the 3D model.</w:t>
      </w:r>
    </w:p>
    <w:p w14:paraId="58E8DE50" w14:textId="77777777" w:rsidR="005D791B" w:rsidRPr="00FB55BA" w:rsidRDefault="3DA14C9D" w:rsidP="00575056">
      <w:pPr>
        <w:pStyle w:val="ListParagraph"/>
        <w:numPr>
          <w:ilvl w:val="0"/>
          <w:numId w:val="16"/>
        </w:numPr>
      </w:pPr>
      <w:r w:rsidRPr="00FB55BA">
        <w:t xml:space="preserve">After </w:t>
      </w:r>
      <w:r w:rsidR="00D37627" w:rsidRPr="00FB55BA">
        <w:t>the model loads</w:t>
      </w:r>
      <w:r w:rsidR="004E3629" w:rsidRPr="00FB55BA">
        <w:t>,</w:t>
      </w:r>
      <w:r w:rsidRPr="00FB55BA">
        <w:t xml:space="preserve"> set its base node.</w:t>
      </w:r>
      <w:r w:rsidR="007E2CA8" w:rsidRPr="00FB55BA">
        <w:t xml:space="preserve"> </w:t>
      </w:r>
    </w:p>
    <w:p w14:paraId="3ADEA5A6" w14:textId="77777777" w:rsidR="005D791B" w:rsidRPr="00FB55BA" w:rsidRDefault="0021092B" w:rsidP="00575056">
      <w:pPr>
        <w:pStyle w:val="ListParagraph"/>
        <w:numPr>
          <w:ilvl w:val="0"/>
          <w:numId w:val="17"/>
        </w:numPr>
      </w:pPr>
      <w:r w:rsidRPr="00FB55BA">
        <w:t>T</w:t>
      </w:r>
      <w:r w:rsidR="004E3629" w:rsidRPr="00FB55BA">
        <w:t>he base</w:t>
      </w:r>
      <w:r w:rsidR="7B6064C8" w:rsidRPr="00FB55BA">
        <w:t xml:space="preserve"> node </w:t>
      </w:r>
      <w:r w:rsidR="004E3629" w:rsidRPr="00FB55BA">
        <w:t xml:space="preserve">must </w:t>
      </w:r>
      <w:r w:rsidR="7B6064C8" w:rsidRPr="00FB55BA">
        <w:t xml:space="preserve">match </w:t>
      </w:r>
      <w:r w:rsidR="004E3629" w:rsidRPr="00FB55BA">
        <w:t>the</w:t>
      </w:r>
      <w:r w:rsidR="7B6064C8" w:rsidRPr="00FB55BA">
        <w:t xml:space="preserve"> root node </w:t>
      </w:r>
      <w:r w:rsidR="007E2CA8" w:rsidRPr="00FB55BA">
        <w:t>of the model</w:t>
      </w:r>
      <w:r w:rsidR="7B6064C8" w:rsidRPr="00FB55BA">
        <w:t>.</w:t>
      </w:r>
    </w:p>
    <w:p w14:paraId="27BF6F79" w14:textId="2882BECE" w:rsidR="793059EF" w:rsidRPr="00FB55BA" w:rsidRDefault="0021092B" w:rsidP="00575056">
      <w:pPr>
        <w:pStyle w:val="ListParagraph"/>
        <w:numPr>
          <w:ilvl w:val="0"/>
          <w:numId w:val="17"/>
        </w:numPr>
      </w:pPr>
      <w:r w:rsidRPr="00FB55BA">
        <w:t xml:space="preserve">Only </w:t>
      </w:r>
      <w:r w:rsidR="793059EF" w:rsidRPr="00FB55BA">
        <w:t xml:space="preserve">one context </w:t>
      </w:r>
      <w:r w:rsidR="00E8157E" w:rsidRPr="00FB55BA">
        <w:t>ID</w:t>
      </w:r>
      <w:r w:rsidR="793059EF" w:rsidRPr="00FB55BA">
        <w:t xml:space="preserve"> can be mapped with </w:t>
      </w:r>
      <w:r w:rsidR="00E8157E" w:rsidRPr="00FB55BA">
        <w:t xml:space="preserve">a </w:t>
      </w:r>
      <w:r w:rsidR="793059EF" w:rsidRPr="00FB55BA">
        <w:t>single model.</w:t>
      </w:r>
    </w:p>
    <w:p w14:paraId="343A9BEC" w14:textId="77777777" w:rsidR="005D791B" w:rsidRPr="00FB55BA" w:rsidRDefault="00401283" w:rsidP="00575056">
      <w:pPr>
        <w:pStyle w:val="ListParagraph"/>
        <w:numPr>
          <w:ilvl w:val="0"/>
          <w:numId w:val="16"/>
        </w:numPr>
      </w:pPr>
      <w:r w:rsidRPr="00FB55BA">
        <w:t xml:space="preserve">To add </w:t>
      </w:r>
      <w:r w:rsidR="34C96B49" w:rsidRPr="00FB55BA">
        <w:t xml:space="preserve">mapping to </w:t>
      </w:r>
      <w:r w:rsidR="007E2CA8" w:rsidRPr="00FB55BA">
        <w:t xml:space="preserve">the </w:t>
      </w:r>
      <w:r w:rsidR="34C96B49" w:rsidRPr="00FB55BA">
        <w:t>POIs</w:t>
      </w:r>
      <w:r w:rsidRPr="00FB55BA">
        <w:t xml:space="preserve">, </w:t>
      </w:r>
      <w:r w:rsidR="34C96B49" w:rsidRPr="00FB55BA">
        <w:t>click them</w:t>
      </w:r>
      <w:r w:rsidRPr="00FB55BA">
        <w:t xml:space="preserve"> to view the </w:t>
      </w:r>
      <w:r w:rsidR="1E852B83" w:rsidRPr="00FB55BA">
        <w:t>hierarchy</w:t>
      </w:r>
      <w:r w:rsidRPr="00FB55BA">
        <w:t>.</w:t>
      </w:r>
      <w:r w:rsidR="34C96B49" w:rsidRPr="00FB55BA">
        <w:t xml:space="preserve"> </w:t>
      </w:r>
      <w:r w:rsidRPr="00FB55BA">
        <w:t>S</w:t>
      </w:r>
      <w:r w:rsidR="34C96B49" w:rsidRPr="00FB55BA">
        <w:t xml:space="preserve">elect a node </w:t>
      </w:r>
      <w:r w:rsidRPr="00FB55BA">
        <w:t xml:space="preserve">from the hierarchy </w:t>
      </w:r>
      <w:r w:rsidR="34C96B49" w:rsidRPr="00FB55BA">
        <w:t>to map with</w:t>
      </w:r>
      <w:r w:rsidRPr="00FB55BA">
        <w:t xml:space="preserve"> the</w:t>
      </w:r>
      <w:r w:rsidR="34C96B49" w:rsidRPr="00FB55BA">
        <w:t xml:space="preserve"> POI.</w:t>
      </w:r>
      <w:r w:rsidR="005D791B" w:rsidRPr="00FB55BA">
        <w:t xml:space="preserve"> </w:t>
      </w:r>
      <w:r w:rsidR="197744FA" w:rsidRPr="00FB55BA">
        <w:t>Repeat</w:t>
      </w:r>
      <w:r w:rsidR="005D791B" w:rsidRPr="00FB55BA">
        <w:t xml:space="preserve"> this s</w:t>
      </w:r>
      <w:r w:rsidR="7771EF82" w:rsidRPr="00FB55BA">
        <w:t>tep</w:t>
      </w:r>
      <w:r w:rsidR="005D791B" w:rsidRPr="00FB55BA">
        <w:t xml:space="preserve"> </w:t>
      </w:r>
      <w:r w:rsidR="7771EF82" w:rsidRPr="00FB55BA">
        <w:t>for each POI mapping.</w:t>
      </w:r>
    </w:p>
    <w:p w14:paraId="592246B1" w14:textId="29623B02" w:rsidR="005D791B" w:rsidRDefault="005474BF" w:rsidP="00575056">
      <w:pPr>
        <w:pStyle w:val="ListParagraph"/>
        <w:numPr>
          <w:ilvl w:val="0"/>
          <w:numId w:val="16"/>
        </w:numPr>
      </w:pPr>
      <w:r w:rsidRPr="00FB55BA">
        <w:t>C</w:t>
      </w:r>
      <w:r w:rsidR="7771EF82" w:rsidRPr="00FB55BA">
        <w:t xml:space="preserve">lick on the Save Map </w:t>
      </w:r>
      <w:r w:rsidR="00401283" w:rsidRPr="00FB55BA">
        <w:t>option</w:t>
      </w:r>
      <w:r w:rsidRPr="00FB55BA">
        <w:t xml:space="preserve"> when mapping is </w:t>
      </w:r>
      <w:r w:rsidR="00B21762" w:rsidRPr="00FB55BA">
        <w:t>complete,</w:t>
      </w:r>
      <w:r w:rsidR="00723394" w:rsidRPr="00FB55BA">
        <w:t xml:space="preserve"> and the </w:t>
      </w:r>
      <w:r w:rsidR="14F5EAD8" w:rsidRPr="00FB55BA">
        <w:t>POI</w:t>
      </w:r>
      <w:r w:rsidR="7771EF82" w:rsidRPr="00FB55BA">
        <w:t xml:space="preserve"> </w:t>
      </w:r>
      <w:r w:rsidR="14F5EAD8" w:rsidRPr="00FB55BA">
        <w:t xml:space="preserve">mapping </w:t>
      </w:r>
      <w:r w:rsidR="7771EF82" w:rsidRPr="00FB55BA">
        <w:t>data</w:t>
      </w:r>
      <w:r w:rsidR="00723394" w:rsidRPr="00FB55BA">
        <w:t xml:space="preserve"> is saved to</w:t>
      </w:r>
      <w:r w:rsidR="7771EF82" w:rsidRPr="00FB55BA">
        <w:t xml:space="preserve"> the server.</w:t>
      </w:r>
    </w:p>
    <w:p w14:paraId="5C173519" w14:textId="4E9FE0C7" w:rsidR="00346A6B" w:rsidRPr="00FB55BA" w:rsidRDefault="00346A6B" w:rsidP="00575056">
      <w:pPr>
        <w:pStyle w:val="ListParagraph"/>
        <w:numPr>
          <w:ilvl w:val="0"/>
          <w:numId w:val="16"/>
        </w:numPr>
      </w:pPr>
      <w:r>
        <w:t xml:space="preserve">To Delete </w:t>
      </w:r>
      <w:r w:rsidR="00A804E6">
        <w:t xml:space="preserve">the </w:t>
      </w:r>
      <w:r>
        <w:t xml:space="preserve">mapping version, </w:t>
      </w:r>
      <w:r w:rsidR="00D44CD1">
        <w:t>remove it from all</w:t>
      </w:r>
      <w:r w:rsidR="000A0E6A">
        <w:t xml:space="preserve"> Plant Layout</w:t>
      </w:r>
      <w:r w:rsidR="00D44CD1">
        <w:t>s</w:t>
      </w:r>
      <w:r w:rsidR="000A0E6A">
        <w:t>.</w:t>
      </w:r>
    </w:p>
    <w:p w14:paraId="75DBA58C" w14:textId="59E11A45" w:rsidR="00E25285" w:rsidRDefault="00362043" w:rsidP="00575056">
      <w:pPr>
        <w:pStyle w:val="ListParagraph"/>
        <w:numPr>
          <w:ilvl w:val="0"/>
          <w:numId w:val="16"/>
        </w:numPr>
      </w:pPr>
      <w:r w:rsidRPr="00FB55BA">
        <w:t>Clicking the</w:t>
      </w:r>
      <w:r w:rsidR="56C2FC97" w:rsidRPr="00FB55BA">
        <w:t xml:space="preserve"> back arrow button cancel</w:t>
      </w:r>
      <w:r w:rsidR="00723394" w:rsidRPr="00FB55BA">
        <w:t>s</w:t>
      </w:r>
      <w:r w:rsidR="56C2FC97" w:rsidRPr="00FB55BA">
        <w:t xml:space="preserve"> the mapping</w:t>
      </w:r>
      <w:r w:rsidRPr="00FB55BA">
        <w:t xml:space="preserve"> selections, </w:t>
      </w:r>
      <w:r w:rsidR="56C2FC97" w:rsidRPr="00FB55BA">
        <w:t>close</w:t>
      </w:r>
      <w:r w:rsidR="00723394" w:rsidRPr="00FB55BA">
        <w:t>s</w:t>
      </w:r>
      <w:r w:rsidR="56C2FC97" w:rsidRPr="00FB55BA">
        <w:t xml:space="preserve"> the POI mapping </w:t>
      </w:r>
      <w:r w:rsidRPr="00FB55BA">
        <w:t>screen,</w:t>
      </w:r>
      <w:r w:rsidR="56C2FC97" w:rsidRPr="00FB55BA">
        <w:t xml:space="preserve"> and open</w:t>
      </w:r>
      <w:r w:rsidR="00723394" w:rsidRPr="00FB55BA">
        <w:t>s</w:t>
      </w:r>
      <w:r w:rsidR="56C2FC97" w:rsidRPr="00FB55BA">
        <w:t xml:space="preserve"> </w:t>
      </w:r>
      <w:r w:rsidRPr="00FB55BA">
        <w:t xml:space="preserve">the </w:t>
      </w:r>
      <w:r w:rsidR="56C2FC97" w:rsidRPr="00FB55BA">
        <w:t>model list.</w:t>
      </w:r>
    </w:p>
    <w:p w14:paraId="722AF39E" w14:textId="5770C3C0" w:rsidR="00E25285" w:rsidRDefault="000D7B6E" w:rsidP="005C7A6E">
      <w:r w:rsidRPr="2882B988">
        <w:rPr>
          <w:b/>
          <w:bCs/>
        </w:rPr>
        <w:t>Note</w:t>
      </w:r>
      <w:r>
        <w:t xml:space="preserve">: </w:t>
      </w:r>
    </w:p>
    <w:p w14:paraId="20132190" w14:textId="455B969B" w:rsidR="00E25285" w:rsidRDefault="000D7B6E" w:rsidP="2882B988">
      <w:pPr>
        <w:pStyle w:val="ListParagraph"/>
      </w:pPr>
      <w:r>
        <w:t xml:space="preserve">Do not map multiple POIs to the same context ID in the same mapping version. </w:t>
      </w:r>
    </w:p>
    <w:p w14:paraId="50B143A0" w14:textId="77777777" w:rsidR="00D835A0" w:rsidRDefault="004270A5" w:rsidP="005C7A6E">
      <w:pPr>
        <w:pStyle w:val="ListParagraph"/>
      </w:pPr>
      <w:r>
        <w:t>Also</w:t>
      </w:r>
      <w:r w:rsidR="1D03ECB6">
        <w:t>,</w:t>
      </w:r>
      <w:r>
        <w:t xml:space="preserve"> now </w:t>
      </w:r>
      <w:r w:rsidR="090E40CD">
        <w:t xml:space="preserve">the </w:t>
      </w:r>
      <w:r>
        <w:t xml:space="preserve">user can map POIs </w:t>
      </w:r>
      <w:r w:rsidR="672EBAA3">
        <w:t xml:space="preserve">to </w:t>
      </w:r>
      <w:r>
        <w:t>immediate child</w:t>
      </w:r>
      <w:r w:rsidR="447A22C2">
        <w:t xml:space="preserve"> nodes</w:t>
      </w:r>
      <w:r>
        <w:t>.</w:t>
      </w:r>
    </w:p>
    <w:p w14:paraId="2BB085DD" w14:textId="50D684CB" w:rsidR="00E25285" w:rsidRDefault="00D835A0" w:rsidP="00D835A0">
      <w:pPr>
        <w:spacing w:before="480"/>
        <w:ind w:left="360"/>
        <w:sectPr w:rsidR="00E25285" w:rsidSect="00D835A0">
          <w:type w:val="continuous"/>
          <w:pgSz w:w="23040" w:h="15840" w:orient="landscape" w:code="5"/>
          <w:pgMar w:top="1440" w:right="1440" w:bottom="1440" w:left="1440" w:header="720" w:footer="720" w:gutter="0"/>
          <w:cols w:num="2" w:space="1440"/>
          <w:docGrid w:linePitch="360"/>
        </w:sectPr>
      </w:pPr>
      <w:r w:rsidRPr="00364E5E">
        <w:rPr>
          <w:rStyle w:val="Hyperlink"/>
          <w:noProof/>
        </w:rPr>
        <w:drawing>
          <wp:inline distT="0" distB="0" distL="0" distR="0" wp14:anchorId="3233B653" wp14:editId="4FD8F25C">
            <wp:extent cx="5943600" cy="3258743"/>
            <wp:effectExtent l="0" t="0" r="0" b="0"/>
            <wp:docPr id="551956430" name="Picture 6" descr="DT_3D_POI_Mapping">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T_3D_POI_Mapping">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58743"/>
                    </a:xfrm>
                    <a:prstGeom prst="rect">
                      <a:avLst/>
                    </a:prstGeom>
                    <a:noFill/>
                    <a:ln>
                      <a:noFill/>
                    </a:ln>
                  </pic:spPr>
                </pic:pic>
              </a:graphicData>
            </a:graphic>
          </wp:inline>
        </w:drawing>
      </w:r>
    </w:p>
    <w:p w14:paraId="02259B3E" w14:textId="3F1FA306" w:rsidR="27AE3966" w:rsidRDefault="27AE3966" w:rsidP="005C7A6E">
      <w:pPr>
        <w:pStyle w:val="Heading3"/>
      </w:pPr>
      <w:bookmarkStart w:id="31" w:name="_Toc218181737"/>
      <w:r>
        <w:t>Plant Layout</w:t>
      </w:r>
      <w:bookmarkEnd w:id="31"/>
    </w:p>
    <w:p w14:paraId="588AD53F" w14:textId="77777777" w:rsidR="00D73542" w:rsidRDefault="00D73542" w:rsidP="00F76F7E">
      <w:pPr>
        <w:spacing w:after="120"/>
        <w:sectPr w:rsidR="00D73542" w:rsidSect="00D62F50">
          <w:pgSz w:w="23040" w:h="15840" w:orient="landscape" w:code="5"/>
          <w:pgMar w:top="1440" w:right="1440" w:bottom="1440" w:left="1440" w:header="720" w:footer="720" w:gutter="0"/>
          <w:cols w:space="1440"/>
          <w:docGrid w:linePitch="360"/>
        </w:sectPr>
      </w:pPr>
    </w:p>
    <w:p w14:paraId="2C6E8974" w14:textId="77490059" w:rsidR="00FF7E11" w:rsidRDefault="00CC571B" w:rsidP="00F76F7E">
      <w:pPr>
        <w:spacing w:after="120"/>
      </w:pPr>
      <w:r>
        <w:t xml:space="preserve">The Unity-based </w:t>
      </w:r>
      <w:r w:rsidR="32FA3DDA">
        <w:t xml:space="preserve">Plant Layout </w:t>
      </w:r>
      <w:r w:rsidR="4C9B1556">
        <w:t>component</w:t>
      </w:r>
      <w:r>
        <w:t xml:space="preserve"> </w:t>
      </w:r>
      <w:r w:rsidR="22015A9C">
        <w:t xml:space="preserve">is </w:t>
      </w:r>
      <w:r w:rsidR="414E37E3">
        <w:t>used to create</w:t>
      </w:r>
      <w:r w:rsidR="2DD11E2C">
        <w:t xml:space="preserve">, </w:t>
      </w:r>
      <w:r w:rsidR="414E37E3">
        <w:t>modify</w:t>
      </w:r>
      <w:r w:rsidR="7F8155FC">
        <w:t>,</w:t>
      </w:r>
      <w:r w:rsidR="414E37E3">
        <w:t xml:space="preserve"> </w:t>
      </w:r>
      <w:r w:rsidR="29AF3D63">
        <w:t xml:space="preserve">and </w:t>
      </w:r>
      <w:r w:rsidR="414E37E3">
        <w:t>save the 3D</w:t>
      </w:r>
      <w:r w:rsidR="61D0739B">
        <w:t xml:space="preserve"> plant layouts</w:t>
      </w:r>
      <w:r w:rsidR="414E37E3">
        <w:t>.</w:t>
      </w:r>
      <w:r>
        <w:t xml:space="preserve"> </w:t>
      </w:r>
      <w:r w:rsidR="414E37E3">
        <w:t xml:space="preserve">Admin </w:t>
      </w:r>
      <w:r w:rsidR="3015D3C7">
        <w:t xml:space="preserve">users </w:t>
      </w:r>
      <w:r w:rsidR="414E37E3">
        <w:t>can create</w:t>
      </w:r>
      <w:r w:rsidR="41E521DA">
        <w:t xml:space="preserve">, </w:t>
      </w:r>
      <w:r w:rsidR="414E37E3">
        <w:t>modify</w:t>
      </w:r>
      <w:r>
        <w:t>,</w:t>
      </w:r>
      <w:r w:rsidR="414E37E3">
        <w:t xml:space="preserve"> </w:t>
      </w:r>
      <w:r w:rsidR="677659DB">
        <w:t>and</w:t>
      </w:r>
      <w:r w:rsidR="414E37E3">
        <w:t xml:space="preserve"> save the layout</w:t>
      </w:r>
      <w:r>
        <w:t>.</w:t>
      </w:r>
      <w:r w:rsidR="414E37E3">
        <w:t xml:space="preserve"> </w:t>
      </w:r>
      <w:r w:rsidR="00652676">
        <w:t>The</w:t>
      </w:r>
      <w:r w:rsidR="00FF7E11">
        <w:t xml:space="preserve"> numbered </w:t>
      </w:r>
      <w:r w:rsidR="00652676">
        <w:t xml:space="preserve">list below corresponds to the </w:t>
      </w:r>
      <w:r w:rsidR="00FF7E11">
        <w:t xml:space="preserve">callouts </w:t>
      </w:r>
      <w:r w:rsidR="00652676">
        <w:t>on the screenshots.</w:t>
      </w:r>
    </w:p>
    <w:p w14:paraId="4C82684A" w14:textId="03B3A6BC" w:rsidR="00FF7E11" w:rsidRPr="00324E62" w:rsidRDefault="00FF7E11" w:rsidP="00575056">
      <w:pPr>
        <w:pStyle w:val="ListParagraph"/>
        <w:numPr>
          <w:ilvl w:val="0"/>
          <w:numId w:val="18"/>
        </w:numPr>
        <w:spacing w:before="0" w:after="0"/>
      </w:pPr>
      <w:r w:rsidRPr="00324E62">
        <w:t xml:space="preserve">The Plant Layout component </w:t>
      </w:r>
      <w:r w:rsidR="00CF460F" w:rsidRPr="00324E62">
        <w:t>ta</w:t>
      </w:r>
      <w:r w:rsidR="00403579" w:rsidRPr="00324E62">
        <w:t>b</w:t>
      </w:r>
      <w:r w:rsidRPr="00324E62">
        <w:t>.</w:t>
      </w:r>
    </w:p>
    <w:p w14:paraId="7C721964" w14:textId="1783F7A2" w:rsidR="0082042D" w:rsidRPr="00324E62" w:rsidRDefault="0082042D" w:rsidP="00575056">
      <w:pPr>
        <w:pStyle w:val="ListParagraph"/>
        <w:numPr>
          <w:ilvl w:val="0"/>
          <w:numId w:val="18"/>
        </w:numPr>
        <w:spacing w:before="0" w:after="0"/>
      </w:pPr>
      <w:r w:rsidRPr="00324E62">
        <w:t xml:space="preserve">Select the plant from the </w:t>
      </w:r>
      <w:r w:rsidR="00E76613" w:rsidRPr="00324E62">
        <w:t>plant selection dropdown.</w:t>
      </w:r>
    </w:p>
    <w:p w14:paraId="6D7E158A" w14:textId="341259BD" w:rsidR="00E76613" w:rsidRDefault="00E76613" w:rsidP="00575056">
      <w:pPr>
        <w:pStyle w:val="ListParagraph"/>
        <w:numPr>
          <w:ilvl w:val="0"/>
          <w:numId w:val="18"/>
        </w:numPr>
        <w:spacing w:before="0" w:after="0"/>
      </w:pPr>
      <w:r w:rsidRPr="00324E62">
        <w:t xml:space="preserve">Create a Layout by adding </w:t>
      </w:r>
      <w:r w:rsidR="00A804E6">
        <w:t xml:space="preserve">a </w:t>
      </w:r>
      <w:r w:rsidRPr="00324E62">
        <w:t>name and grid size</w:t>
      </w:r>
      <w:r w:rsidR="0092119D" w:rsidRPr="00324E62">
        <w:t>.</w:t>
      </w:r>
    </w:p>
    <w:p w14:paraId="7CB3BEB8" w14:textId="70CEA399" w:rsidR="00896113" w:rsidRPr="00324E62" w:rsidRDefault="00896113" w:rsidP="00575056">
      <w:pPr>
        <w:pStyle w:val="ListParagraph"/>
        <w:numPr>
          <w:ilvl w:val="0"/>
          <w:numId w:val="18"/>
        </w:numPr>
        <w:spacing w:before="0" w:after="0"/>
      </w:pPr>
      <w:r>
        <w:t>Clicking the Generate Layout button</w:t>
      </w:r>
      <w:r w:rsidR="000B1542">
        <w:t xml:space="preserve"> displays the Assets window and Tile Properties.</w:t>
      </w:r>
    </w:p>
    <w:p w14:paraId="5989787F" w14:textId="697ACB86" w:rsidR="00E017ED" w:rsidRPr="00324E62" w:rsidRDefault="00E017ED" w:rsidP="00575056">
      <w:pPr>
        <w:pStyle w:val="ListParagraph"/>
        <w:numPr>
          <w:ilvl w:val="0"/>
          <w:numId w:val="18"/>
        </w:numPr>
        <w:spacing w:before="0" w:after="0"/>
      </w:pPr>
      <w:r w:rsidRPr="00324E62">
        <w:t xml:space="preserve">Click on </w:t>
      </w:r>
      <w:r w:rsidR="00A804E6">
        <w:t xml:space="preserve">the </w:t>
      </w:r>
      <w:r w:rsidRPr="00324E62">
        <w:t xml:space="preserve">Add Button to see </w:t>
      </w:r>
      <w:r w:rsidR="00A804E6">
        <w:t xml:space="preserve">the </w:t>
      </w:r>
      <w:r w:rsidRPr="00324E62">
        <w:t>model list.</w:t>
      </w:r>
    </w:p>
    <w:p w14:paraId="5906A26F" w14:textId="20067F09" w:rsidR="00400427" w:rsidRDefault="009E6009" w:rsidP="00575056">
      <w:pPr>
        <w:pStyle w:val="ListParagraph"/>
        <w:numPr>
          <w:ilvl w:val="0"/>
          <w:numId w:val="18"/>
        </w:numPr>
        <w:spacing w:before="0" w:after="0"/>
      </w:pPr>
      <w:r w:rsidRPr="00324E62">
        <w:t>G</w:t>
      </w:r>
      <w:r w:rsidR="0F684660" w:rsidRPr="00324E62">
        <w:t xml:space="preserve">rid/mesh structure </w:t>
      </w:r>
      <w:r w:rsidRPr="00324E62">
        <w:t xml:space="preserve">that </w:t>
      </w:r>
      <w:r w:rsidR="0D6CF3BE" w:rsidRPr="00324E62">
        <w:t xml:space="preserve">shows the asset selected for </w:t>
      </w:r>
      <w:r w:rsidR="00E948CD" w:rsidRPr="00324E62">
        <w:t xml:space="preserve">the </w:t>
      </w:r>
      <w:r w:rsidR="0D6CF3BE" w:rsidRPr="00324E62">
        <w:t xml:space="preserve">creation of plant </w:t>
      </w:r>
      <w:r w:rsidR="0E9805A1" w:rsidRPr="00324E62">
        <w:t xml:space="preserve">layout. </w:t>
      </w:r>
    </w:p>
    <w:p w14:paraId="1E9532D5" w14:textId="23817D90" w:rsidR="00597C60" w:rsidRDefault="0016253A" w:rsidP="00575056">
      <w:pPr>
        <w:pStyle w:val="ListParagraph"/>
        <w:numPr>
          <w:ilvl w:val="0"/>
          <w:numId w:val="18"/>
        </w:numPr>
        <w:spacing w:before="0" w:after="0"/>
      </w:pPr>
      <w:r>
        <w:t>Delete Layout button.</w:t>
      </w:r>
    </w:p>
    <w:p w14:paraId="798CF33E" w14:textId="3E647727" w:rsidR="00150874" w:rsidRDefault="00150874" w:rsidP="00575056">
      <w:pPr>
        <w:pStyle w:val="ListParagraph"/>
        <w:numPr>
          <w:ilvl w:val="0"/>
          <w:numId w:val="18"/>
        </w:numPr>
        <w:spacing w:before="0" w:after="0"/>
      </w:pPr>
      <w:r>
        <w:t>Model Manipulation Panel</w:t>
      </w:r>
    </w:p>
    <w:p w14:paraId="410BB244" w14:textId="161C86E0" w:rsidR="0094118A" w:rsidRDefault="0094118A" w:rsidP="0002054C">
      <w:pPr>
        <w:spacing w:before="240" w:after="240"/>
      </w:pPr>
      <w:r>
        <w:t>Below, the central panel shows the set of available models as thumbnails. The Load More button loads the models which are not present currently on screen.</w:t>
      </w:r>
    </w:p>
    <w:p w14:paraId="646654B4" w14:textId="7D6E2B5F" w:rsidR="002D49CB" w:rsidRDefault="002D49CB" w:rsidP="0094118A">
      <w:pPr>
        <w:spacing w:after="0"/>
      </w:pPr>
      <w:r>
        <w:rPr>
          <w:noProof/>
          <w14:ligatures w14:val="none"/>
        </w:rPr>
        <w:drawing>
          <wp:inline distT="0" distB="0" distL="0" distR="0" wp14:anchorId="2AE274F9" wp14:editId="0682E143">
            <wp:extent cx="2383790" cy="3805555"/>
            <wp:effectExtent l="0" t="0" r="0" b="4445"/>
            <wp:docPr id="4790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8242" name="Picture 2"/>
                    <pic:cNvPicPr>
                      <a:picLocks noChangeAspect="1"/>
                    </pic:cNvPicPr>
                  </pic:nvPicPr>
                  <pic:blipFill>
                    <a:blip r:embed="rId41">
                      <a:extLst>
                        <a:ext uri="{28A0092B-C50C-407E-A947-70E740481C1C}">
                          <a14:useLocalDpi xmlns:a14="http://schemas.microsoft.com/office/drawing/2010/main" val="0"/>
                        </a:ext>
                      </a:extLst>
                    </a:blip>
                    <a:srcRect t="3704" b="3704"/>
                    <a:stretch>
                      <a:fillRect/>
                    </a:stretch>
                  </pic:blipFill>
                  <pic:spPr bwMode="auto">
                    <a:xfrm>
                      <a:off x="0" y="0"/>
                      <a:ext cx="2383790" cy="3805555"/>
                    </a:xfrm>
                    <a:prstGeom prst="rect">
                      <a:avLst/>
                    </a:prstGeom>
                    <a:noFill/>
                    <a:ln>
                      <a:noFill/>
                    </a:ln>
                  </pic:spPr>
                </pic:pic>
              </a:graphicData>
            </a:graphic>
          </wp:inline>
        </w:drawing>
      </w:r>
    </w:p>
    <w:p w14:paraId="7B34D797" w14:textId="77777777" w:rsidR="00757172" w:rsidRDefault="00757172" w:rsidP="00757172">
      <w:pPr>
        <w:spacing w:before="240" w:after="120"/>
        <w:rPr>
          <w:noProof/>
        </w:rPr>
      </w:pPr>
      <w:r>
        <w:rPr>
          <w:noProof/>
        </w:rPr>
        <w:t xml:space="preserve">Note that the tile properties panel (not shown) may be used to change the tile size model to be placed on the grid. See the </w:t>
      </w:r>
      <w:hyperlink r:id="rId42" w:history="1">
        <w:r>
          <w:rPr>
            <w:rStyle w:val="Hyperlink"/>
            <w:noProof/>
          </w:rPr>
          <w:t>Plant Layout tutorial</w:t>
        </w:r>
      </w:hyperlink>
      <w:r>
        <w:rPr>
          <w:noProof/>
        </w:rPr>
        <w:t xml:space="preserve"> for more details. </w:t>
      </w:r>
    </w:p>
    <w:p w14:paraId="11EC8526" w14:textId="607B1BDE" w:rsidR="00E0306C" w:rsidRDefault="00921C15" w:rsidP="00FB38CF">
      <w:r w:rsidRPr="00631447">
        <w:rPr>
          <w:noProof/>
        </w:rPr>
        <w:drawing>
          <wp:inline distT="0" distB="0" distL="0" distR="0" wp14:anchorId="241C12B2" wp14:editId="0CE2F73F">
            <wp:extent cx="6821012" cy="3603171"/>
            <wp:effectExtent l="0" t="0" r="0" b="0"/>
            <wp:docPr id="1097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095" name="Picture 1"/>
                    <pic:cNvPicPr/>
                  </pic:nvPicPr>
                  <pic:blipFill rotWithShape="1">
                    <a:blip r:embed="rId43" cstate="print">
                      <a:extLst>
                        <a:ext uri="{28A0092B-C50C-407E-A947-70E740481C1C}">
                          <a14:useLocalDpi xmlns:a14="http://schemas.microsoft.com/office/drawing/2010/main" val="0"/>
                        </a:ext>
                      </a:extLst>
                    </a:blip>
                    <a:srcRect t="-1" b="-2960"/>
                    <a:stretch>
                      <a:fillRect/>
                    </a:stretch>
                  </pic:blipFill>
                  <pic:spPr bwMode="auto">
                    <a:xfrm>
                      <a:off x="0" y="0"/>
                      <a:ext cx="6836090" cy="3611136"/>
                    </a:xfrm>
                    <a:prstGeom prst="rect">
                      <a:avLst/>
                    </a:prstGeom>
                    <a:ln>
                      <a:noFill/>
                    </a:ln>
                    <a:extLst>
                      <a:ext uri="{53640926-AAD7-44D8-BBD7-CCE9431645EC}">
                        <a14:shadowObscured xmlns:a14="http://schemas.microsoft.com/office/drawing/2010/main"/>
                      </a:ext>
                    </a:extLst>
                  </pic:spPr>
                </pic:pic>
              </a:graphicData>
            </a:graphic>
          </wp:inline>
        </w:drawing>
      </w:r>
    </w:p>
    <w:p w14:paraId="2D55040D" w14:textId="58946924" w:rsidR="0094118A" w:rsidRDefault="00927403" w:rsidP="00FB38CF">
      <w:pPr>
        <w:sectPr w:rsidR="0094118A" w:rsidSect="0094118A">
          <w:type w:val="continuous"/>
          <w:pgSz w:w="23040" w:h="15840" w:orient="landscape" w:code="5"/>
          <w:pgMar w:top="1440" w:right="1440" w:bottom="1440" w:left="1440" w:header="720" w:footer="720" w:gutter="0"/>
          <w:cols w:num="2" w:space="1134" w:equalWidth="0">
            <w:col w:w="8505" w:space="1134"/>
            <w:col w:w="10521"/>
          </w:cols>
          <w:docGrid w:linePitch="360"/>
        </w:sectPr>
      </w:pPr>
      <w:r w:rsidRPr="00927403">
        <w:rPr>
          <w:noProof/>
        </w:rPr>
        <w:drawing>
          <wp:inline distT="0" distB="0" distL="0" distR="0" wp14:anchorId="50927839" wp14:editId="04E79C5A">
            <wp:extent cx="6879040" cy="3589330"/>
            <wp:effectExtent l="0" t="0" r="0" b="0"/>
            <wp:docPr id="2005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1900"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6879040" cy="3589330"/>
                    </a:xfrm>
                    <a:prstGeom prst="rect">
                      <a:avLst/>
                    </a:prstGeom>
                  </pic:spPr>
                </pic:pic>
              </a:graphicData>
            </a:graphic>
          </wp:inline>
        </w:drawing>
      </w:r>
    </w:p>
    <w:p w14:paraId="62CDF06C" w14:textId="6256E146" w:rsidR="005C7A6E" w:rsidRDefault="005C7A6E" w:rsidP="005C7A6E">
      <w:pPr>
        <w:pStyle w:val="Heading1"/>
      </w:pPr>
      <w:bookmarkStart w:id="32" w:name="_Toc218181738"/>
      <w:r w:rsidRPr="00586822">
        <w:t>2D Twin Builder</w:t>
      </w:r>
      <w:bookmarkEnd w:id="32"/>
    </w:p>
    <w:p w14:paraId="1A3F5992" w14:textId="77777777" w:rsidR="00C176CA" w:rsidRDefault="00C176CA" w:rsidP="00C176CA">
      <w:pPr>
        <w:pStyle w:val="Heading2"/>
        <w:rPr>
          <w:szCs w:val="20"/>
        </w:rPr>
      </w:pPr>
      <w:bookmarkStart w:id="33" w:name="_Toc189128007"/>
      <w:bookmarkStart w:id="34" w:name="_Toc218181739"/>
      <w:r>
        <w:t>Launching the UI</w:t>
      </w:r>
      <w:bookmarkEnd w:id="33"/>
      <w:bookmarkEnd w:id="34"/>
    </w:p>
    <w:p w14:paraId="63281B72" w14:textId="5A41A44E" w:rsidR="00C176CA" w:rsidRDefault="00311B11" w:rsidP="00C176CA">
      <w:pPr>
        <w:spacing w:after="240"/>
        <w:rPr>
          <w:noProof/>
          <w:szCs w:val="28"/>
        </w:rPr>
      </w:pPr>
      <w:r>
        <w:rPr>
          <w:noProof/>
          <w:szCs w:val="28"/>
        </w:rPr>
        <w:t xml:space="preserve">The </w:t>
      </w:r>
      <w:r w:rsidR="00C176CA">
        <w:rPr>
          <w:noProof/>
          <w:szCs w:val="28"/>
        </w:rPr>
        <w:t xml:space="preserve">2D Twin Builder can be launched from the </w:t>
      </w:r>
      <w:r w:rsidR="00190F30">
        <w:rPr>
          <w:szCs w:val="28"/>
        </w:rPr>
        <w:t>IAI</w:t>
      </w:r>
      <w:r w:rsidR="00C176CA">
        <w:rPr>
          <w:szCs w:val="28"/>
        </w:rPr>
        <w:t xml:space="preserve"> application</w:t>
      </w:r>
      <w:r w:rsidR="00C176CA">
        <w:rPr>
          <w:noProof/>
          <w:szCs w:val="28"/>
        </w:rPr>
        <w:t xml:space="preserve"> in two ways.</w:t>
      </w:r>
    </w:p>
    <w:p w14:paraId="4B2349EA" w14:textId="77777777" w:rsidR="001E2097" w:rsidRDefault="001E2097" w:rsidP="00575056">
      <w:pPr>
        <w:pStyle w:val="ListParagraph"/>
        <w:numPr>
          <w:ilvl w:val="0"/>
          <w:numId w:val="20"/>
        </w:numPr>
        <w:rPr>
          <w:noProof/>
        </w:rPr>
        <w:sectPr w:rsidR="001E2097" w:rsidSect="00B1345F">
          <w:pgSz w:w="23040" w:h="15840" w:orient="landscape" w:code="5"/>
          <w:pgMar w:top="1440" w:right="1440" w:bottom="1440" w:left="1440" w:header="720" w:footer="720" w:gutter="0"/>
          <w:cols w:space="1440"/>
        </w:sectPr>
      </w:pPr>
    </w:p>
    <w:p w14:paraId="14B1DBC7" w14:textId="43F23CF1" w:rsidR="00C176CA" w:rsidRDefault="00940CCC" w:rsidP="00575056">
      <w:pPr>
        <w:pStyle w:val="ListParagraph"/>
        <w:numPr>
          <w:ilvl w:val="0"/>
          <w:numId w:val="20"/>
        </w:numPr>
        <w:rPr>
          <w:noProof/>
        </w:rPr>
      </w:pPr>
      <w:r>
        <w:rPr>
          <w:b/>
          <w:bCs/>
          <w:noProof/>
        </w:rPr>
        <w:t>Side</w:t>
      </w:r>
      <w:r w:rsidR="00051FF7" w:rsidRPr="00A46083">
        <w:rPr>
          <w:b/>
          <w:bCs/>
          <w:noProof/>
        </w:rPr>
        <w:t xml:space="preserve"> menu</w:t>
      </w:r>
      <w:r w:rsidR="00C176CA">
        <w:rPr>
          <w:noProof/>
        </w:rPr>
        <w:t xml:space="preserve">: </w:t>
      </w:r>
    </w:p>
    <w:p w14:paraId="52269561" w14:textId="7B75624B" w:rsidR="00586822" w:rsidRDefault="00940CCC" w:rsidP="00575056">
      <w:pPr>
        <w:pStyle w:val="ListParagraph"/>
        <w:numPr>
          <w:ilvl w:val="1"/>
          <w:numId w:val="20"/>
        </w:numPr>
        <w:rPr>
          <w:noProof/>
        </w:rPr>
      </w:pPr>
      <w:r>
        <w:rPr>
          <w:noProof/>
        </w:rPr>
        <w:t>Click the grid menu icon to ex</w:t>
      </w:r>
      <w:r w:rsidR="00586822">
        <w:rPr>
          <w:noProof/>
        </w:rPr>
        <w:t>pand the side menu panel</w:t>
      </w:r>
      <w:r w:rsidR="006027B6">
        <w:rPr>
          <w:noProof/>
        </w:rPr>
        <w:t>.</w:t>
      </w:r>
    </w:p>
    <w:p w14:paraId="06492256" w14:textId="1E08C97D" w:rsidR="00C176CA" w:rsidRDefault="00C176CA" w:rsidP="00575056">
      <w:pPr>
        <w:pStyle w:val="ListParagraph"/>
        <w:numPr>
          <w:ilvl w:val="1"/>
          <w:numId w:val="20"/>
        </w:numPr>
        <w:rPr>
          <w:noProof/>
        </w:rPr>
      </w:pPr>
      <w:r>
        <w:rPr>
          <w:noProof/>
        </w:rPr>
        <w:t xml:space="preserve">Select the Twin Builder option from the menu </w:t>
      </w:r>
    </w:p>
    <w:p w14:paraId="3EB6E3D5" w14:textId="77777777" w:rsidR="00C176CA" w:rsidRDefault="00C176CA" w:rsidP="00575056">
      <w:pPr>
        <w:pStyle w:val="ListParagraph"/>
        <w:numPr>
          <w:ilvl w:val="1"/>
          <w:numId w:val="20"/>
        </w:numPr>
        <w:rPr>
          <w:noProof/>
        </w:rPr>
      </w:pPr>
      <w:r>
        <w:rPr>
          <w:noProof/>
        </w:rPr>
        <w:t>Click 2D Twin on the left side of the screen.</w:t>
      </w:r>
    </w:p>
    <w:p w14:paraId="094F2AC3" w14:textId="3A3F894C" w:rsidR="00C176CA" w:rsidRDefault="001F07C9" w:rsidP="00BD6EC1">
      <w:pPr>
        <w:ind w:left="1080"/>
        <w:rPr>
          <w:noProof/>
        </w:rPr>
      </w:pPr>
      <w:r>
        <w:rPr>
          <w:noProof/>
          <w14:ligatures w14:val="none"/>
        </w:rPr>
        <w:drawing>
          <wp:inline distT="0" distB="0" distL="0" distR="0" wp14:anchorId="6C6D5F96" wp14:editId="2E6EFAAD">
            <wp:extent cx="3257550" cy="4541520"/>
            <wp:effectExtent l="19050" t="19050" r="17145" b="13970"/>
            <wp:docPr id="2134124455" name="Picture 8" descr="2D Twin option in sid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4455" name="Picture 8" descr="2D Twin option in side menu"/>
                    <pic:cNvPicPr>
                      <a:picLocks noChangeAspect="1"/>
                    </pic:cNvPicPr>
                  </pic:nvPicPr>
                  <pic:blipFill rotWithShape="1">
                    <a:blip r:embed="rId45">
                      <a:extLst>
                        <a:ext uri="{28A0092B-C50C-407E-A947-70E740481C1C}">
                          <a14:useLocalDpi xmlns:a14="http://schemas.microsoft.com/office/drawing/2010/main" val="0"/>
                        </a:ext>
                      </a:extLst>
                    </a:blip>
                    <a:srcRect l="-162" r="67605"/>
                    <a:stretch/>
                  </pic:blipFill>
                  <pic:spPr bwMode="auto">
                    <a:xfrm>
                      <a:off x="0" y="0"/>
                      <a:ext cx="3257550" cy="4541520"/>
                    </a:xfrm>
                    <a:prstGeom prst="rect">
                      <a:avLst/>
                    </a:prstGeom>
                    <a:noFill/>
                    <a:ln w="9525" cap="flat" cmpd="sng" algn="ctr">
                      <a:solidFill>
                        <a:srgbClr val="E9E8E8"/>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D284026" w14:textId="73EE785F" w:rsidR="00C176CA" w:rsidRDefault="00BD6EC1" w:rsidP="00575056">
      <w:pPr>
        <w:pStyle w:val="ListParagraph"/>
        <w:numPr>
          <w:ilvl w:val="0"/>
          <w:numId w:val="20"/>
        </w:numPr>
      </w:pPr>
      <w:r>
        <w:rPr>
          <w:noProof/>
        </w:rPr>
        <w:br w:type="column"/>
      </w:r>
      <w:r w:rsidR="001E2097" w:rsidRPr="00A46083">
        <w:rPr>
          <w:b/>
          <w:bCs/>
          <w:noProof/>
          <w:szCs w:val="28"/>
        </w:rPr>
        <w:t>Overview page</w:t>
      </w:r>
      <w:r w:rsidR="00C176CA" w:rsidRPr="00A46083">
        <w:rPr>
          <w:noProof/>
          <w:szCs w:val="28"/>
        </w:rPr>
        <w:t xml:space="preserve">: </w:t>
      </w:r>
    </w:p>
    <w:p w14:paraId="4C31CC51" w14:textId="71E74E87" w:rsidR="00C176CA" w:rsidRDefault="00C176CA" w:rsidP="00575056">
      <w:pPr>
        <w:pStyle w:val="ListParagraph"/>
        <w:numPr>
          <w:ilvl w:val="1"/>
          <w:numId w:val="20"/>
        </w:numPr>
      </w:pPr>
      <w:r>
        <w:rPr>
          <w:noProof/>
          <w:szCs w:val="28"/>
        </w:rPr>
        <w:t>Access the overview page</w:t>
      </w:r>
      <w:r w:rsidR="00940CCC">
        <w:rPr>
          <w:noProof/>
          <w:szCs w:val="28"/>
        </w:rPr>
        <w:t xml:space="preserve"> from the side menu</w:t>
      </w:r>
      <w:r w:rsidR="00586822">
        <w:rPr>
          <w:noProof/>
          <w:szCs w:val="28"/>
        </w:rPr>
        <w:t xml:space="preserve"> panel</w:t>
      </w:r>
      <w:r>
        <w:rPr>
          <w:noProof/>
          <w:szCs w:val="28"/>
        </w:rPr>
        <w:t>.</w:t>
      </w:r>
    </w:p>
    <w:p w14:paraId="2D782973" w14:textId="157E0D47" w:rsidR="00C176CA" w:rsidRDefault="00940CCC" w:rsidP="00575056">
      <w:pPr>
        <w:pStyle w:val="ListParagraph"/>
        <w:numPr>
          <w:ilvl w:val="1"/>
          <w:numId w:val="20"/>
        </w:numPr>
      </w:pPr>
      <w:r>
        <w:rPr>
          <w:noProof/>
          <w:szCs w:val="28"/>
        </w:rPr>
        <w:t>Select the 2D Twin tile to launch</w:t>
      </w:r>
      <w:r w:rsidR="00C176CA">
        <w:t xml:space="preserve"> the application.</w:t>
      </w:r>
    </w:p>
    <w:p w14:paraId="6CECEFA5" w14:textId="7D2D2596" w:rsidR="00C176CA" w:rsidRDefault="00C176CA" w:rsidP="00171F33">
      <w:pPr>
        <w:spacing w:before="960"/>
        <w:ind w:left="1080"/>
      </w:pPr>
      <w:r>
        <w:rPr>
          <w:noProof/>
          <w14:ligatures w14:val="none"/>
        </w:rPr>
        <w:drawing>
          <wp:inline distT="0" distB="0" distL="0" distR="0" wp14:anchorId="2601BA08" wp14:editId="1982AED9">
            <wp:extent cx="7533409" cy="4474210"/>
            <wp:effectExtent l="0" t="0" r="0" b="2540"/>
            <wp:docPr id="30319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8807"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t="3433" b="3433"/>
                    <a:stretch>
                      <a:fillRect/>
                    </a:stretch>
                  </pic:blipFill>
                  <pic:spPr bwMode="auto">
                    <a:xfrm>
                      <a:off x="0" y="0"/>
                      <a:ext cx="7536662" cy="4476142"/>
                    </a:xfrm>
                    <a:prstGeom prst="rect">
                      <a:avLst/>
                    </a:prstGeom>
                    <a:noFill/>
                    <a:ln>
                      <a:noFill/>
                    </a:ln>
                    <a:extLst>
                      <a:ext uri="{53640926-AAD7-44D8-BBD7-CCE9431645EC}">
                        <a14:shadowObscured xmlns:a14="http://schemas.microsoft.com/office/drawing/2010/main"/>
                      </a:ext>
                    </a:extLst>
                  </pic:spPr>
                </pic:pic>
              </a:graphicData>
            </a:graphic>
          </wp:inline>
        </w:drawing>
      </w:r>
    </w:p>
    <w:p w14:paraId="58B285CD" w14:textId="77777777" w:rsidR="00C176CA" w:rsidRDefault="00C176CA" w:rsidP="00C176CA">
      <w:pPr>
        <w:spacing w:after="0"/>
        <w:jc w:val="left"/>
        <w:sectPr w:rsidR="00C176CA" w:rsidSect="00BD6EC1">
          <w:type w:val="continuous"/>
          <w:pgSz w:w="23040" w:h="15840" w:orient="landscape" w:code="5"/>
          <w:pgMar w:top="1440" w:right="1440" w:bottom="1440" w:left="1440" w:header="720" w:footer="720" w:gutter="0"/>
          <w:cols w:num="2" w:space="1134" w:equalWidth="0">
            <w:col w:w="6237" w:space="1134"/>
            <w:col w:w="12789"/>
          </w:cols>
        </w:sectPr>
      </w:pPr>
    </w:p>
    <w:p w14:paraId="1CE30683" w14:textId="77777777" w:rsidR="00C176CA" w:rsidRDefault="00C176CA" w:rsidP="00C176CA">
      <w:pPr>
        <w:spacing w:after="0"/>
        <w:jc w:val="left"/>
        <w:rPr>
          <w:rFonts w:eastAsia="Times New Roman"/>
          <w:b/>
          <w:sz w:val="28"/>
          <w:szCs w:val="20"/>
          <w:lang w:val="en-GB"/>
        </w:rPr>
        <w:sectPr w:rsidR="00C176CA" w:rsidSect="001E2097">
          <w:type w:val="continuous"/>
          <w:pgSz w:w="23040" w:h="15840" w:orient="landscape" w:code="5"/>
          <w:pgMar w:top="1440" w:right="1440" w:bottom="1440" w:left="1440" w:header="720" w:footer="720" w:gutter="0"/>
          <w:cols w:space="720"/>
        </w:sectPr>
      </w:pPr>
    </w:p>
    <w:p w14:paraId="4C7D9B58" w14:textId="77777777" w:rsidR="00C176CA" w:rsidRDefault="00C176CA" w:rsidP="00C176CA">
      <w:pPr>
        <w:pStyle w:val="Heading2"/>
      </w:pPr>
      <w:bookmarkStart w:id="35" w:name="_Toc189128008"/>
      <w:bookmarkStart w:id="36" w:name="_Toc218181740"/>
      <w:r>
        <w:t>Features</w:t>
      </w:r>
      <w:bookmarkEnd w:id="35"/>
      <w:bookmarkEnd w:id="36"/>
    </w:p>
    <w:p w14:paraId="09BD4AF3" w14:textId="41D40929" w:rsidR="00C176CA" w:rsidRDefault="00C176CA" w:rsidP="00C176CA">
      <w:r>
        <w:t>The main features of the 2D Twin Builder UI</w:t>
      </w:r>
      <w:r w:rsidR="00F267C4">
        <w:t xml:space="preserve"> are as follows:</w:t>
      </w:r>
    </w:p>
    <w:p w14:paraId="7E704C1F" w14:textId="77777777" w:rsidR="00F267C4" w:rsidRDefault="00F267C4" w:rsidP="00C176CA">
      <w:pPr>
        <w:pStyle w:val="Heading3"/>
        <w:sectPr w:rsidR="00F267C4" w:rsidSect="00B1345F">
          <w:pgSz w:w="23040" w:h="15840" w:orient="landscape" w:code="5"/>
          <w:pgMar w:top="1440" w:right="1440" w:bottom="1440" w:left="1440" w:header="720" w:footer="720" w:gutter="0"/>
          <w:cols w:space="720"/>
        </w:sectPr>
      </w:pPr>
      <w:bookmarkStart w:id="37" w:name="_Toc189128009"/>
    </w:p>
    <w:p w14:paraId="629E94A0" w14:textId="3DA74C71" w:rsidR="00C176CA" w:rsidRDefault="00C176CA" w:rsidP="00C176CA">
      <w:pPr>
        <w:pStyle w:val="Heading3"/>
      </w:pPr>
      <w:bookmarkStart w:id="38" w:name="_Toc218181741"/>
      <w:r>
        <w:t>File Management</w:t>
      </w:r>
      <w:bookmarkEnd w:id="37"/>
      <w:bookmarkEnd w:id="38"/>
    </w:p>
    <w:p w14:paraId="78B8BA21" w14:textId="3E12B6CC" w:rsidR="00C176CA" w:rsidRDefault="00C176CA" w:rsidP="00EF35D1">
      <w:pPr>
        <w:ind w:right="711"/>
      </w:pPr>
      <w:r>
        <w:t>2D Twin Builder can process SVG file formats stored in the Azure Blob-like storage. The Figma exported SVG file can contain text, images</w:t>
      </w:r>
      <w:r w:rsidR="006B1452">
        <w:t>,</w:t>
      </w:r>
      <w:r>
        <w:t xml:space="preserve"> and other visual elements.</w:t>
      </w:r>
    </w:p>
    <w:p w14:paraId="61C9756E" w14:textId="77777777" w:rsidR="00C176CA" w:rsidRDefault="00C176CA" w:rsidP="00EF35D1">
      <w:pPr>
        <w:ind w:right="711"/>
      </w:pPr>
      <w:r>
        <w:t>The UI facilitates file management through:</w:t>
      </w:r>
    </w:p>
    <w:p w14:paraId="08AAD71A" w14:textId="77777777" w:rsidR="00C176CA" w:rsidRDefault="00C176CA" w:rsidP="00575056">
      <w:pPr>
        <w:pStyle w:val="ListParagraph"/>
        <w:numPr>
          <w:ilvl w:val="0"/>
          <w:numId w:val="21"/>
        </w:numPr>
        <w:ind w:right="711"/>
      </w:pPr>
      <w:r>
        <w:t>Layout Catalog</w:t>
      </w:r>
    </w:p>
    <w:p w14:paraId="1D0AC7A1" w14:textId="77777777" w:rsidR="00C176CA" w:rsidRDefault="00C176CA" w:rsidP="00575056">
      <w:pPr>
        <w:pStyle w:val="ListParagraph"/>
        <w:numPr>
          <w:ilvl w:val="0"/>
          <w:numId w:val="21"/>
        </w:numPr>
        <w:ind w:right="711"/>
      </w:pPr>
      <w:r>
        <w:t>Layout Viewer</w:t>
      </w:r>
    </w:p>
    <w:p w14:paraId="41993465" w14:textId="77777777" w:rsidR="00C176CA" w:rsidRDefault="00C176CA" w:rsidP="00575056">
      <w:pPr>
        <w:pStyle w:val="ListParagraph"/>
        <w:numPr>
          <w:ilvl w:val="0"/>
          <w:numId w:val="21"/>
        </w:numPr>
        <w:ind w:right="711"/>
      </w:pPr>
      <w:r>
        <w:t>Delete 2D Layout</w:t>
      </w:r>
    </w:p>
    <w:p w14:paraId="02DD848B" w14:textId="489BA042" w:rsidR="00C176CA" w:rsidRDefault="00F267C4" w:rsidP="00171F33">
      <w:pPr>
        <w:pStyle w:val="Heading3"/>
      </w:pPr>
      <w:r>
        <w:br w:type="column"/>
      </w:r>
      <w:bookmarkStart w:id="39" w:name="_Toc189128010"/>
      <w:bookmarkStart w:id="40" w:name="_Toc218181742"/>
      <w:r w:rsidR="00C176CA">
        <w:t>Layout Management</w:t>
      </w:r>
      <w:bookmarkEnd w:id="39"/>
      <w:bookmarkEnd w:id="40"/>
    </w:p>
    <w:p w14:paraId="0732686B" w14:textId="77777777" w:rsidR="00C176CA" w:rsidRDefault="00C176CA" w:rsidP="00C176CA">
      <w:r>
        <w:t>2D Twin Builder</w:t>
      </w:r>
    </w:p>
    <w:p w14:paraId="33DC92E3" w14:textId="77777777" w:rsidR="00C176CA" w:rsidRDefault="00C176CA" w:rsidP="00575056">
      <w:pPr>
        <w:pStyle w:val="ListParagraph"/>
        <w:numPr>
          <w:ilvl w:val="0"/>
          <w:numId w:val="21"/>
        </w:numPr>
      </w:pPr>
      <w:r>
        <w:t>Load and modify the existing layout</w:t>
      </w:r>
    </w:p>
    <w:p w14:paraId="2FFBD9E9" w14:textId="77777777" w:rsidR="00C176CA" w:rsidRDefault="00C176CA" w:rsidP="00575056">
      <w:pPr>
        <w:pStyle w:val="ListParagraph"/>
        <w:numPr>
          <w:ilvl w:val="0"/>
          <w:numId w:val="21"/>
        </w:numPr>
      </w:pPr>
      <w:r>
        <w:t>Save the layout</w:t>
      </w:r>
    </w:p>
    <w:p w14:paraId="6BE386DD" w14:textId="327F8B3F" w:rsidR="00C176CA" w:rsidRDefault="00C176CA" w:rsidP="00575056">
      <w:pPr>
        <w:pStyle w:val="ListParagraph"/>
        <w:numPr>
          <w:ilvl w:val="0"/>
          <w:numId w:val="21"/>
        </w:numPr>
      </w:pPr>
      <w:r>
        <w:t xml:space="preserve">Map </w:t>
      </w:r>
      <w:r w:rsidR="000D181A">
        <w:t>e</w:t>
      </w:r>
      <w:r>
        <w:t xml:space="preserve">lements of </w:t>
      </w:r>
      <w:r w:rsidR="006B1452">
        <w:t xml:space="preserve">the </w:t>
      </w:r>
      <w:r w:rsidR="000D181A">
        <w:t>l</w:t>
      </w:r>
      <w:r>
        <w:t xml:space="preserve">ayout to </w:t>
      </w:r>
      <w:r w:rsidR="000D181A">
        <w:t>a</w:t>
      </w:r>
      <w:r>
        <w:t>ssets</w:t>
      </w:r>
    </w:p>
    <w:p w14:paraId="12B9ABDC" w14:textId="462EB42C" w:rsidR="00C176CA" w:rsidRDefault="00C176CA" w:rsidP="00575056">
      <w:pPr>
        <w:pStyle w:val="ListParagraph"/>
        <w:numPr>
          <w:ilvl w:val="0"/>
          <w:numId w:val="21"/>
        </w:numPr>
      </w:pPr>
      <w:r>
        <w:t xml:space="preserve">Link multiple </w:t>
      </w:r>
      <w:r w:rsidR="000D181A">
        <w:t>l</w:t>
      </w:r>
      <w:r>
        <w:t>ayouts</w:t>
      </w:r>
    </w:p>
    <w:p w14:paraId="1F29B092" w14:textId="58DF3E6B" w:rsidR="00C176CA" w:rsidRDefault="00F267C4" w:rsidP="00171F33">
      <w:pPr>
        <w:pStyle w:val="Heading3"/>
      </w:pPr>
      <w:r>
        <w:br w:type="column"/>
      </w:r>
      <w:bookmarkStart w:id="41" w:name="_Toc189128011"/>
      <w:bookmarkStart w:id="42" w:name="_Toc218181743"/>
      <w:r w:rsidR="00C176CA">
        <w:t>Error Management</w:t>
      </w:r>
      <w:bookmarkEnd w:id="41"/>
      <w:bookmarkEnd w:id="42"/>
    </w:p>
    <w:p w14:paraId="1D67A6AF" w14:textId="77777777" w:rsidR="00C176CA" w:rsidRDefault="00C176CA" w:rsidP="00C176CA">
      <w:r>
        <w:t>If there are no Files available in the selected plant, the system will throw an error.</w:t>
      </w:r>
    </w:p>
    <w:p w14:paraId="2C7252A7" w14:textId="46B1ECC7" w:rsidR="00C176CA" w:rsidRDefault="00C176CA" w:rsidP="00C176CA">
      <w:r>
        <w:rPr>
          <w:noProof/>
          <w14:ligatures w14:val="none"/>
        </w:rPr>
        <w:drawing>
          <wp:inline distT="0" distB="0" distL="0" distR="0" wp14:anchorId="2B4A8220" wp14:editId="1ABC6946">
            <wp:extent cx="3214035" cy="1687286"/>
            <wp:effectExtent l="0" t="0" r="5715" b="8255"/>
            <wp:docPr id="350724568" name="Picture 6" descr="error message when no files ar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4568" name="Picture 6" descr="error message when no files are available"/>
                    <pic:cNvPicPr>
                      <a:picLocks noChangeAspect="1" noChangeArrowheads="1"/>
                    </pic:cNvPicPr>
                  </pic:nvPicPr>
                  <pic:blipFill>
                    <a:blip r:embed="rId47" cstate="print">
                      <a:extLst>
                        <a:ext uri="{28A0092B-C50C-407E-A947-70E740481C1C}">
                          <a14:useLocalDpi xmlns:a14="http://schemas.microsoft.com/office/drawing/2010/main" val="0"/>
                        </a:ext>
                      </a:extLst>
                    </a:blip>
                    <a:srcRect l="9114" t="8240" r="7813" b="10825"/>
                    <a:stretch>
                      <a:fillRect/>
                    </a:stretch>
                  </pic:blipFill>
                  <pic:spPr bwMode="auto">
                    <a:xfrm>
                      <a:off x="0" y="0"/>
                      <a:ext cx="3228475" cy="1694867"/>
                    </a:xfrm>
                    <a:prstGeom prst="rect">
                      <a:avLst/>
                    </a:prstGeom>
                    <a:noFill/>
                    <a:ln>
                      <a:noFill/>
                    </a:ln>
                  </pic:spPr>
                </pic:pic>
              </a:graphicData>
            </a:graphic>
          </wp:inline>
        </w:drawing>
      </w:r>
    </w:p>
    <w:p w14:paraId="3525467C" w14:textId="77777777" w:rsidR="00F267C4" w:rsidRDefault="00F267C4" w:rsidP="00C176CA">
      <w:pPr>
        <w:sectPr w:rsidR="00F267C4" w:rsidSect="00F267C4">
          <w:type w:val="continuous"/>
          <w:pgSz w:w="23040" w:h="15840" w:orient="landscape" w:code="5"/>
          <w:pgMar w:top="1440" w:right="1440" w:bottom="1440" w:left="1440" w:header="720" w:footer="720" w:gutter="0"/>
          <w:cols w:num="3" w:space="720"/>
        </w:sectPr>
      </w:pPr>
      <w:bookmarkStart w:id="43" w:name="OLE_LINK4"/>
      <w:bookmarkEnd w:id="43"/>
    </w:p>
    <w:p w14:paraId="2761C08C" w14:textId="4408C646" w:rsidR="00C176CA" w:rsidRDefault="00C176CA" w:rsidP="00C176CA">
      <w:r>
        <w:t>Continue reading for more information on these features.</w:t>
      </w:r>
    </w:p>
    <w:p w14:paraId="6C247F91" w14:textId="77777777" w:rsidR="00C176CA" w:rsidRDefault="00C176CA" w:rsidP="00C176CA">
      <w:pPr>
        <w:spacing w:after="0"/>
        <w:jc w:val="left"/>
        <w:sectPr w:rsidR="00C176CA" w:rsidSect="00F267C4">
          <w:type w:val="continuous"/>
          <w:pgSz w:w="23040" w:h="15840" w:orient="landscape" w:code="5"/>
          <w:pgMar w:top="1440" w:right="1440" w:bottom="1440" w:left="1440" w:header="720" w:footer="720" w:gutter="0"/>
          <w:cols w:space="720"/>
        </w:sectPr>
      </w:pPr>
    </w:p>
    <w:p w14:paraId="4F3ECD2B" w14:textId="77777777" w:rsidR="00C176CA" w:rsidRDefault="00C176CA" w:rsidP="00C176CA">
      <w:pPr>
        <w:pStyle w:val="Heading2"/>
      </w:pPr>
      <w:bookmarkStart w:id="44" w:name="_Toc189128012"/>
      <w:bookmarkStart w:id="45" w:name="_Toc218181744"/>
      <w:r>
        <w:rPr>
          <w:bCs w:val="0"/>
        </w:rPr>
        <w:t>Application Tabs</w:t>
      </w:r>
      <w:bookmarkEnd w:id="44"/>
      <w:bookmarkEnd w:id="45"/>
    </w:p>
    <w:p w14:paraId="3751CF40" w14:textId="77777777" w:rsidR="00C176CA" w:rsidRDefault="00C176CA" w:rsidP="00C176CA">
      <w:pPr>
        <w:pStyle w:val="Heading3"/>
      </w:pPr>
      <w:bookmarkStart w:id="46" w:name="_Toc189128013"/>
      <w:bookmarkStart w:id="47" w:name="_Toc218181745"/>
      <w:r>
        <w:t>Files Tab</w:t>
      </w:r>
      <w:bookmarkEnd w:id="46"/>
      <w:bookmarkEnd w:id="47"/>
    </w:p>
    <w:p w14:paraId="6A341935" w14:textId="77777777" w:rsidR="00EF35D1" w:rsidRDefault="00EF35D1" w:rsidP="00C176CA">
      <w:pPr>
        <w:sectPr w:rsidR="00EF35D1" w:rsidSect="00B1345F">
          <w:pgSz w:w="23040" w:h="15840" w:orient="landscape" w:code="5"/>
          <w:pgMar w:top="1440" w:right="1440" w:bottom="1440" w:left="1440" w:header="720" w:footer="720" w:gutter="0"/>
          <w:cols w:num="2" w:space="720" w:equalWidth="0">
            <w:col w:w="5040" w:space="1440"/>
            <w:col w:w="13680"/>
          </w:cols>
        </w:sectPr>
      </w:pPr>
    </w:p>
    <w:p w14:paraId="0CB87BC8" w14:textId="77777777" w:rsidR="00C176CA" w:rsidRDefault="00C176CA" w:rsidP="00C176CA">
      <w:r>
        <w:t>The Files tab of the UI displays the collection of existing SVG Files. Controls include:</w:t>
      </w:r>
    </w:p>
    <w:p w14:paraId="1C715F1B" w14:textId="77777777" w:rsidR="00C176CA" w:rsidRDefault="00C176CA" w:rsidP="00575056">
      <w:pPr>
        <w:pStyle w:val="ListParagraph"/>
        <w:numPr>
          <w:ilvl w:val="0"/>
          <w:numId w:val="22"/>
        </w:numPr>
      </w:pPr>
      <w:r>
        <w:t>Plant selection</w:t>
      </w:r>
    </w:p>
    <w:p w14:paraId="445A522B" w14:textId="77777777" w:rsidR="00C176CA" w:rsidRDefault="00C176CA" w:rsidP="00575056">
      <w:pPr>
        <w:pStyle w:val="ListParagraph"/>
        <w:numPr>
          <w:ilvl w:val="0"/>
          <w:numId w:val="22"/>
        </w:numPr>
      </w:pPr>
      <w:r>
        <w:t>File upload</w:t>
      </w:r>
    </w:p>
    <w:p w14:paraId="580F20C6" w14:textId="3282AD74" w:rsidR="00C176CA" w:rsidRDefault="00C176CA" w:rsidP="00575056">
      <w:pPr>
        <w:pStyle w:val="ListParagraph"/>
        <w:numPr>
          <w:ilvl w:val="0"/>
          <w:numId w:val="22"/>
        </w:numPr>
      </w:pPr>
      <w:r>
        <w:t xml:space="preserve">Model </w:t>
      </w:r>
      <w:r w:rsidR="006B1452">
        <w:t>S</w:t>
      </w:r>
      <w:r>
        <w:t>earch</w:t>
      </w:r>
    </w:p>
    <w:p w14:paraId="57692E02" w14:textId="77777777" w:rsidR="00C176CA" w:rsidRDefault="00C176CA" w:rsidP="00575056">
      <w:pPr>
        <w:pStyle w:val="ListParagraph"/>
        <w:numPr>
          <w:ilvl w:val="0"/>
          <w:numId w:val="22"/>
        </w:numPr>
      </w:pPr>
      <w:r>
        <w:t>Upload File dialog</w:t>
      </w:r>
    </w:p>
    <w:p w14:paraId="78E656D3" w14:textId="1D0C4E5E" w:rsidR="00C176CA" w:rsidRDefault="00C176CA" w:rsidP="0036080E">
      <w:pPr>
        <w:spacing w:before="240"/>
      </w:pPr>
      <w:r>
        <w:t xml:space="preserve">See the </w:t>
      </w:r>
      <w:hyperlink r:id="rId48" w:history="1">
        <w:r>
          <w:rPr>
            <w:rStyle w:val="Hyperlink"/>
          </w:rPr>
          <w:t>Models Tutorial</w:t>
        </w:r>
      </w:hyperlink>
      <w:r>
        <w:t xml:space="preserve"> for more details.</w:t>
      </w:r>
    </w:p>
    <w:p w14:paraId="09515F31" w14:textId="37E3D9F5" w:rsidR="00A155C3" w:rsidRPr="00A155C3" w:rsidRDefault="00150636" w:rsidP="00A155C3">
      <w:r w:rsidRPr="00150636">
        <w:rPr>
          <w:noProof/>
        </w:rPr>
        <w:drawing>
          <wp:inline distT="0" distB="0" distL="0" distR="0" wp14:anchorId="3B2D5D74" wp14:editId="0A3D4810">
            <wp:extent cx="9288379" cy="4921090"/>
            <wp:effectExtent l="0" t="0" r="0" b="0"/>
            <wp:docPr id="46345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1555" name="Picture 1" descr="A screenshot of a computer&#10;&#10;AI-generated content may be incorrect."/>
                    <pic:cNvPicPr/>
                  </pic:nvPicPr>
                  <pic:blipFill>
                    <a:blip r:embed="rId49"/>
                    <a:stretch>
                      <a:fillRect/>
                    </a:stretch>
                  </pic:blipFill>
                  <pic:spPr>
                    <a:xfrm>
                      <a:off x="0" y="0"/>
                      <a:ext cx="9333805" cy="4945157"/>
                    </a:xfrm>
                    <a:prstGeom prst="rect">
                      <a:avLst/>
                    </a:prstGeom>
                  </pic:spPr>
                </pic:pic>
              </a:graphicData>
            </a:graphic>
          </wp:inline>
        </w:drawing>
      </w:r>
    </w:p>
    <w:p w14:paraId="6BB7E629" w14:textId="77777777" w:rsidR="00A155C3" w:rsidRPr="00A155C3" w:rsidRDefault="00A155C3" w:rsidP="00A155C3">
      <w:pPr>
        <w:sectPr w:rsidR="00A155C3" w:rsidRPr="00A155C3" w:rsidSect="00EF35D1">
          <w:type w:val="continuous"/>
          <w:pgSz w:w="23040" w:h="15840" w:orient="landscape" w:code="5"/>
          <w:pgMar w:top="1440" w:right="1440" w:bottom="1440" w:left="1440" w:header="720" w:footer="720" w:gutter="0"/>
          <w:cols w:space="1440"/>
        </w:sectPr>
      </w:pPr>
    </w:p>
    <w:p w14:paraId="0570E9A4" w14:textId="64D6ED06" w:rsidR="00C176CA" w:rsidRPr="00A155C3" w:rsidRDefault="00C176CA" w:rsidP="00A155C3">
      <w:pPr>
        <w:sectPr w:rsidR="00C176CA" w:rsidRPr="00A155C3" w:rsidSect="00EF35D1">
          <w:type w:val="continuous"/>
          <w:pgSz w:w="23040" w:h="15840" w:orient="landscape" w:code="5"/>
          <w:pgMar w:top="1440" w:right="1440" w:bottom="1440" w:left="1440" w:header="720" w:footer="720" w:gutter="0"/>
          <w:cols w:num="2" w:space="720" w:equalWidth="0">
            <w:col w:w="5040" w:space="1440"/>
            <w:col w:w="13680"/>
          </w:cols>
        </w:sectPr>
      </w:pPr>
    </w:p>
    <w:p w14:paraId="0DA36FD2" w14:textId="77777777" w:rsidR="001074AC" w:rsidRDefault="001074AC" w:rsidP="001074AC">
      <w:pPr>
        <w:pStyle w:val="Heading3"/>
        <w:rPr>
          <w:bCs w:val="0"/>
        </w:rPr>
      </w:pPr>
      <w:bookmarkStart w:id="48" w:name="_Toc189128014"/>
      <w:bookmarkStart w:id="49" w:name="_Toc218181746"/>
      <w:r>
        <w:t>Layout</w:t>
      </w:r>
      <w:r>
        <w:rPr>
          <w:bCs w:val="0"/>
        </w:rPr>
        <w:t xml:space="preserve"> Tab</w:t>
      </w:r>
      <w:bookmarkEnd w:id="48"/>
      <w:bookmarkEnd w:id="49"/>
    </w:p>
    <w:p w14:paraId="52057253" w14:textId="77777777" w:rsidR="001074AC" w:rsidRPr="004A0F67" w:rsidRDefault="001074AC" w:rsidP="001074AC">
      <w:r w:rsidRPr="004A0F67">
        <w:t>On the Layout tab, Administrators can view, modify, and map assets, link SVG files, and save the layout. With the slider on the left, the SVG file can be zoomed in and out. Controls include:</w:t>
      </w:r>
    </w:p>
    <w:p w14:paraId="35FFCC58" w14:textId="77777777" w:rsidR="001074AC" w:rsidRPr="004A0F67" w:rsidRDefault="001074AC" w:rsidP="00575056">
      <w:pPr>
        <w:pStyle w:val="ListParagraph"/>
        <w:numPr>
          <w:ilvl w:val="0"/>
          <w:numId w:val="23"/>
        </w:numPr>
      </w:pPr>
      <w:r w:rsidRPr="004A0F67">
        <w:t>Plant selection</w:t>
      </w:r>
    </w:p>
    <w:p w14:paraId="314F1EEA" w14:textId="77777777" w:rsidR="001074AC" w:rsidRPr="004A0F67" w:rsidRDefault="001074AC" w:rsidP="00575056">
      <w:pPr>
        <w:pStyle w:val="ListParagraph"/>
        <w:numPr>
          <w:ilvl w:val="0"/>
          <w:numId w:val="23"/>
        </w:numPr>
      </w:pPr>
      <w:r w:rsidRPr="004A0F67">
        <w:t>Layout loading</w:t>
      </w:r>
    </w:p>
    <w:p w14:paraId="4361D3C5" w14:textId="77777777" w:rsidR="001074AC" w:rsidRPr="004A0F67" w:rsidRDefault="001074AC" w:rsidP="00575056">
      <w:pPr>
        <w:pStyle w:val="ListParagraph"/>
        <w:numPr>
          <w:ilvl w:val="0"/>
          <w:numId w:val="23"/>
        </w:numPr>
      </w:pPr>
      <w:r w:rsidRPr="004A0F67">
        <w:t>Layout Linking</w:t>
      </w:r>
    </w:p>
    <w:p w14:paraId="1B060176" w14:textId="77777777" w:rsidR="001074AC" w:rsidRPr="004A0F67" w:rsidRDefault="001074AC" w:rsidP="00151791">
      <w:pPr>
        <w:pStyle w:val="ListParagraph"/>
        <w:ind w:left="1080"/>
      </w:pPr>
      <w:r w:rsidRPr="004A0F67">
        <w:t>2D Element in SVG linking with 3D layout</w:t>
      </w:r>
    </w:p>
    <w:p w14:paraId="5072DDFD" w14:textId="77777777" w:rsidR="001074AC" w:rsidRPr="004A0F67" w:rsidRDefault="001074AC" w:rsidP="00151791">
      <w:pPr>
        <w:pStyle w:val="ListParagraph"/>
        <w:ind w:left="1080"/>
      </w:pPr>
      <w:r w:rsidRPr="004A0F67">
        <w:t>Attach document such as SVG/PDF/PNG</w:t>
      </w:r>
    </w:p>
    <w:p w14:paraId="285BDB41" w14:textId="77777777" w:rsidR="001074AC" w:rsidRPr="004A0F67" w:rsidRDefault="001074AC" w:rsidP="001074AC">
      <w:pPr>
        <w:pStyle w:val="Heading4"/>
        <w:sectPr w:rsidR="001074AC" w:rsidRPr="004A0F67" w:rsidSect="001074AC">
          <w:pgSz w:w="23040" w:h="15840" w:orient="landscape" w:code="5"/>
          <w:pgMar w:top="1440" w:right="1440" w:bottom="1440" w:left="1440" w:header="720" w:footer="720" w:gutter="0"/>
          <w:cols w:space="1440"/>
          <w:docGrid w:linePitch="360"/>
        </w:sectPr>
      </w:pPr>
      <w:bookmarkStart w:id="50" w:name="_Toc189128015"/>
    </w:p>
    <w:p w14:paraId="66F70375" w14:textId="77777777" w:rsidR="001074AC" w:rsidRPr="004A0F67" w:rsidRDefault="001074AC" w:rsidP="001074AC">
      <w:pPr>
        <w:pStyle w:val="Heading4"/>
      </w:pPr>
      <w:r w:rsidRPr="004A0F67">
        <w:t>Real-time Configuration</w:t>
      </w:r>
      <w:bookmarkEnd w:id="50"/>
    </w:p>
    <w:p w14:paraId="2D4C9E36" w14:textId="77777777" w:rsidR="001074AC" w:rsidRPr="004A0F67" w:rsidRDefault="001074AC" w:rsidP="001074AC">
      <w:r w:rsidRPr="004A0F67">
        <w:t xml:space="preserve">As shown in the video, the SVG file can be </w:t>
      </w:r>
      <w:r w:rsidRPr="004A0F67">
        <w:rPr>
          <w:rFonts w:eastAsiaTheme="minorEastAsia"/>
          <w:szCs w:val="20"/>
        </w:rPr>
        <w:t>configured</w:t>
      </w:r>
      <w:r w:rsidRPr="004A0F67">
        <w:t xml:space="preserve"> in real time. The user can map AssetID, modify element Name, link available SVG, make elements clickable, and add Overlay of SVG. </w:t>
      </w:r>
    </w:p>
    <w:p w14:paraId="6F5E3702" w14:textId="77777777" w:rsidR="001074AC" w:rsidRPr="004A0F67" w:rsidRDefault="001074AC" w:rsidP="001074AC">
      <w:r w:rsidRPr="004A0F67">
        <w:rPr>
          <w:rFonts w:eastAsiaTheme="minorEastAsia"/>
          <w:b/>
          <w:bCs/>
          <w:szCs w:val="20"/>
        </w:rPr>
        <w:t>Note</w:t>
      </w:r>
      <w:r w:rsidRPr="004A0F67">
        <w:rPr>
          <w:rFonts w:eastAsiaTheme="minorEastAsia"/>
          <w:szCs w:val="20"/>
        </w:rPr>
        <w:t xml:space="preserve">: </w:t>
      </w:r>
    </w:p>
    <w:p w14:paraId="0C714D2D" w14:textId="4860806D"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Icon color in the elements, the element ID must be set to respective tags from the list. For eg. </w:t>
      </w:r>
      <w:r w:rsidR="00B400F5">
        <w:rPr>
          <w:rFonts w:eastAsiaTheme="minorEastAsia"/>
          <w:szCs w:val="20"/>
        </w:rPr>
        <w:t>"</w:t>
      </w:r>
      <w:r w:rsidRPr="004A0F67">
        <w:rPr>
          <w:rFonts w:eastAsiaTheme="minorEastAsia"/>
          <w:szCs w:val="20"/>
        </w:rPr>
        <w:t>Set_KPI_Icon_Color</w:t>
      </w:r>
      <w:r w:rsidR="00B400F5">
        <w:rPr>
          <w:rFonts w:eastAsiaTheme="minorEastAsia"/>
          <w:szCs w:val="20"/>
        </w:rPr>
        <w:t>"</w:t>
      </w:r>
      <w:r w:rsidRPr="004A0F67">
        <w:rPr>
          <w:rFonts w:eastAsiaTheme="minorEastAsia"/>
          <w:szCs w:val="20"/>
        </w:rPr>
        <w:t xml:space="preserve">, </w:t>
      </w:r>
      <w:r w:rsidR="00B400F5">
        <w:rPr>
          <w:rFonts w:eastAsiaTheme="minorEastAsia"/>
          <w:szCs w:val="20"/>
        </w:rPr>
        <w:t>"</w:t>
      </w:r>
      <w:r w:rsidRPr="004A0F67">
        <w:rPr>
          <w:rFonts w:eastAsiaTheme="minorEastAsia"/>
          <w:szCs w:val="20"/>
        </w:rPr>
        <w:t>Set_Insight_Icon_Color</w:t>
      </w:r>
      <w:r w:rsidR="00B400F5">
        <w:rPr>
          <w:rFonts w:eastAsiaTheme="minorEastAsia"/>
          <w:szCs w:val="20"/>
        </w:rPr>
        <w:t>"</w:t>
      </w:r>
      <w:r w:rsidRPr="004A0F67">
        <w:rPr>
          <w:rFonts w:eastAsiaTheme="minorEastAsia"/>
          <w:szCs w:val="20"/>
        </w:rPr>
        <w:t>, etc.</w:t>
      </w:r>
    </w:p>
    <w:p w14:paraId="71AA7E27" w14:textId="102DBB64"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data count in the elements, the element ID must be set to respective tags from the list. For eg. </w:t>
      </w:r>
      <w:r w:rsidR="00B400F5">
        <w:rPr>
          <w:rFonts w:eastAsiaTheme="minorEastAsia"/>
          <w:szCs w:val="20"/>
        </w:rPr>
        <w:t>"</w:t>
      </w:r>
      <w:r w:rsidRPr="004A0F67">
        <w:rPr>
          <w:rFonts w:eastAsiaTheme="minorEastAsia"/>
          <w:szCs w:val="20"/>
        </w:rPr>
        <w:t>Set_KPI_DATA_Count</w:t>
      </w:r>
      <w:r w:rsidR="00B400F5">
        <w:rPr>
          <w:rFonts w:eastAsiaTheme="minorEastAsia"/>
          <w:szCs w:val="20"/>
        </w:rPr>
        <w:t>"</w:t>
      </w:r>
      <w:r w:rsidRPr="004A0F67">
        <w:rPr>
          <w:rFonts w:eastAsiaTheme="minorEastAsia"/>
          <w:szCs w:val="20"/>
        </w:rPr>
        <w:t xml:space="preserve">, </w:t>
      </w:r>
      <w:r w:rsidR="00B400F5">
        <w:rPr>
          <w:rFonts w:eastAsiaTheme="minorEastAsia"/>
          <w:szCs w:val="20"/>
        </w:rPr>
        <w:t>"</w:t>
      </w:r>
      <w:r w:rsidRPr="004A0F67">
        <w:rPr>
          <w:rFonts w:eastAsiaTheme="minorEastAsia"/>
          <w:szCs w:val="20"/>
        </w:rPr>
        <w:t>Set_Insight_DATA_Count</w:t>
      </w:r>
      <w:r w:rsidR="00B400F5">
        <w:rPr>
          <w:rFonts w:eastAsiaTheme="minorEastAsia"/>
          <w:szCs w:val="20"/>
        </w:rPr>
        <w:t>"</w:t>
      </w:r>
      <w:r w:rsidRPr="004A0F67">
        <w:rPr>
          <w:rFonts w:eastAsiaTheme="minorEastAsia"/>
          <w:szCs w:val="20"/>
        </w:rPr>
        <w:t>, etc.</w:t>
      </w:r>
    </w:p>
    <w:p w14:paraId="34B690F6" w14:textId="0BD7BA43" w:rsidR="001074AC" w:rsidRPr="004A0F67" w:rsidRDefault="001074AC" w:rsidP="001074AC">
      <w:pPr>
        <w:pStyle w:val="ListParagraph"/>
        <w:rPr>
          <w:rFonts w:eastAsia="Graphik" w:cs="Graphik"/>
          <w:szCs w:val="20"/>
        </w:rPr>
      </w:pPr>
      <w:r w:rsidRPr="004A0F67">
        <w:rPr>
          <w:rFonts w:eastAsia="Graphik" w:cs="Graphik"/>
          <w:szCs w:val="20"/>
        </w:rPr>
        <w:t xml:space="preserve">To set the Batch numbers dynamically in the elements, the element ID must be set to </w:t>
      </w:r>
      <w:r w:rsidR="00B400F5">
        <w:rPr>
          <w:rFonts w:eastAsia="Graphik" w:cs="Graphik"/>
          <w:szCs w:val="20"/>
        </w:rPr>
        <w:t>"</w:t>
      </w:r>
      <w:r w:rsidRPr="004A0F67">
        <w:rPr>
          <w:rFonts w:eastAsia="Graphik" w:cs="Graphik"/>
          <w:szCs w:val="20"/>
        </w:rPr>
        <w:t>Batch_Numbers</w:t>
      </w:r>
      <w:r w:rsidR="00B400F5">
        <w:rPr>
          <w:rFonts w:eastAsia="Graphik" w:cs="Graphik"/>
          <w:szCs w:val="20"/>
        </w:rPr>
        <w:t>"</w:t>
      </w:r>
      <w:r w:rsidRPr="004A0F67">
        <w:rPr>
          <w:rFonts w:eastAsia="Graphik" w:cs="Graphik"/>
          <w:szCs w:val="20"/>
        </w:rPr>
        <w:t xml:space="preserve"> from the list.</w:t>
      </w:r>
    </w:p>
    <w:p w14:paraId="5AE3EB55" w14:textId="77777777" w:rsidR="001074AC" w:rsidRDefault="001074AC" w:rsidP="0008362B">
      <w:pPr>
        <w:jc w:val="left"/>
        <w:rPr>
          <w:rStyle w:val="Hyperlink"/>
        </w:rPr>
      </w:pPr>
      <w:r>
        <w:rPr>
          <w:noProof/>
          <w:color w:val="0563C1" w:themeColor="hyperlink"/>
          <w14:ligatures w14:val="none"/>
        </w:rPr>
        <w:drawing>
          <wp:inline distT="0" distB="0" distL="0" distR="0" wp14:anchorId="0C74BDC5" wp14:editId="75A0E33D">
            <wp:extent cx="5972175" cy="2754247"/>
            <wp:effectExtent l="0" t="0" r="0" b="8255"/>
            <wp:docPr id="857795086" name="Picture 3" descr="2D Schematics Configurator Demo ">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D Schematics Configurator Demo ">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83820" cy="2759617"/>
                    </a:xfrm>
                    <a:prstGeom prst="rect">
                      <a:avLst/>
                    </a:prstGeom>
                    <a:noFill/>
                    <a:ln>
                      <a:noFill/>
                    </a:ln>
                  </pic:spPr>
                </pic:pic>
              </a:graphicData>
            </a:graphic>
          </wp:inline>
        </w:drawing>
      </w:r>
    </w:p>
    <w:p w14:paraId="74C7FE08" w14:textId="20ADFF93" w:rsidR="001074AC" w:rsidRDefault="001074AC">
      <w:pPr>
        <w:spacing w:after="0" w:line="240" w:lineRule="auto"/>
        <w:jc w:val="left"/>
      </w:pPr>
      <w:r>
        <w:br w:type="page"/>
      </w:r>
    </w:p>
    <w:p w14:paraId="0116C693" w14:textId="26EBDE45" w:rsidR="001074AC" w:rsidRDefault="001074AC" w:rsidP="001074AC">
      <w:pPr>
        <w:pStyle w:val="Heading3"/>
        <w:rPr>
          <w:bCs w:val="0"/>
        </w:rPr>
      </w:pPr>
      <w:bookmarkStart w:id="51" w:name="_Toc218181747"/>
      <w:r>
        <w:t>Image POI Editor</w:t>
      </w:r>
      <w:r>
        <w:rPr>
          <w:bCs w:val="0"/>
        </w:rPr>
        <w:t xml:space="preserve"> Tab</w:t>
      </w:r>
      <w:bookmarkEnd w:id="51"/>
    </w:p>
    <w:p w14:paraId="2D612830" w14:textId="77777777" w:rsidR="0003236F" w:rsidRDefault="0003236F" w:rsidP="001074AC">
      <w:pPr>
        <w:sectPr w:rsidR="0003236F" w:rsidSect="0003236F">
          <w:type w:val="continuous"/>
          <w:pgSz w:w="23040" w:h="15840" w:orient="landscape" w:code="5"/>
          <w:pgMar w:top="1440" w:right="1440" w:bottom="1440" w:left="1440" w:header="720" w:footer="720" w:gutter="0"/>
          <w:cols w:space="1440"/>
          <w:docGrid w:linePitch="360"/>
        </w:sectPr>
      </w:pPr>
    </w:p>
    <w:p w14:paraId="61CC9878" w14:textId="6E2CD980" w:rsidR="001074AC" w:rsidRDefault="001074AC" w:rsidP="001074AC">
      <w:r>
        <w:t xml:space="preserve">On </w:t>
      </w:r>
      <w:r w:rsidR="00280D21">
        <w:t xml:space="preserve">the Image POI Editor </w:t>
      </w:r>
      <w:r>
        <w:t xml:space="preserve">tab, </w:t>
      </w:r>
      <w:r w:rsidR="007221B6">
        <w:t xml:space="preserve">Administrators can upload documents, add and map multiple POIs to assets, link them to an SVG layout, and view asset details in the </w:t>
      </w:r>
      <w:r w:rsidR="00F44BE2">
        <w:t>2D</w:t>
      </w:r>
      <w:r w:rsidR="007221B6">
        <w:t xml:space="preserve"> Viewer.</w:t>
      </w:r>
    </w:p>
    <w:p w14:paraId="048A8CA0" w14:textId="383C240E" w:rsidR="00933AB0" w:rsidRPr="00933AB0" w:rsidRDefault="003F2515" w:rsidP="00575056">
      <w:pPr>
        <w:pStyle w:val="ListParagraph"/>
        <w:numPr>
          <w:ilvl w:val="0"/>
          <w:numId w:val="28"/>
        </w:numPr>
      </w:pPr>
      <w:r>
        <w:t xml:space="preserve">Only </w:t>
      </w:r>
      <w:r w:rsidR="00B1631D">
        <w:t>p</w:t>
      </w:r>
      <w:r w:rsidR="00933AB0" w:rsidRPr="00933AB0">
        <w:t>ng/pdf documents can be uploaded</w:t>
      </w:r>
      <w:r>
        <w:t>.</w:t>
      </w:r>
    </w:p>
    <w:p w14:paraId="5241773E" w14:textId="77777777" w:rsidR="00933AB0" w:rsidRPr="00933AB0" w:rsidRDefault="00933AB0" w:rsidP="00575056">
      <w:pPr>
        <w:pStyle w:val="ListParagraph"/>
        <w:numPr>
          <w:ilvl w:val="0"/>
          <w:numId w:val="28"/>
        </w:numPr>
      </w:pPr>
      <w:r w:rsidRPr="00933AB0">
        <w:t>Multiple POI's can be added on a document.</w:t>
      </w:r>
    </w:p>
    <w:p w14:paraId="34886A4E" w14:textId="3E8AAC99" w:rsidR="00933AB0" w:rsidRPr="00933AB0" w:rsidRDefault="00933AB0" w:rsidP="00575056">
      <w:pPr>
        <w:pStyle w:val="ListParagraph"/>
        <w:numPr>
          <w:ilvl w:val="0"/>
          <w:numId w:val="28"/>
        </w:numPr>
      </w:pPr>
      <w:r w:rsidRPr="00933AB0">
        <w:t xml:space="preserve">Each POI can be mapped to </w:t>
      </w:r>
      <w:r w:rsidR="0003236F" w:rsidRPr="00933AB0">
        <w:t>an AssetID</w:t>
      </w:r>
      <w:r w:rsidRPr="00933AB0">
        <w:t>, and can be interacted</w:t>
      </w:r>
      <w:r w:rsidR="0003236F">
        <w:t xml:space="preserve"> with</w:t>
      </w:r>
      <w:r w:rsidRPr="00933AB0">
        <w:t xml:space="preserve"> in Twin viewer to see the details of that asset</w:t>
      </w:r>
    </w:p>
    <w:p w14:paraId="7062F193" w14:textId="77777777" w:rsidR="00933AB0" w:rsidRDefault="00933AB0" w:rsidP="00575056">
      <w:pPr>
        <w:pStyle w:val="ListParagraph"/>
        <w:numPr>
          <w:ilvl w:val="0"/>
          <w:numId w:val="28"/>
        </w:numPr>
      </w:pPr>
      <w:r w:rsidRPr="00933AB0">
        <w:t>Uploaded Documents can be linked to a SVG layout to view the details in Twin viewer</w:t>
      </w:r>
    </w:p>
    <w:p w14:paraId="08A2F1CA" w14:textId="29C82FBF" w:rsidR="0003236F" w:rsidRDefault="0003236F" w:rsidP="0003236F">
      <w:r>
        <w:t>The image below gives an overview of the POI Editor tab. Refer the video on the side for a demonstration of the functionalities described above.</w:t>
      </w:r>
    </w:p>
    <w:p w14:paraId="59D698DE" w14:textId="7C412C7E" w:rsidR="0003236F" w:rsidRDefault="0003236F" w:rsidP="0003236F">
      <w:r w:rsidRPr="008F481B">
        <w:rPr>
          <w:rStyle w:val="Hyperlink"/>
          <w:noProof/>
        </w:rPr>
        <w:drawing>
          <wp:inline distT="0" distB="0" distL="0" distR="0" wp14:anchorId="6B54CD44" wp14:editId="271A0C93">
            <wp:extent cx="4178718" cy="2295616"/>
            <wp:effectExtent l="0" t="0" r="0" b="0"/>
            <wp:docPr id="776314487" name="Picture 1" descr="A screenshot of a computer&#10;&#10;AI-generated content may be incorrec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4487" name="Picture 1" descr="A screenshot of a computer&#10;&#10;AI-generated content may be incorrect.">
                      <a:hlinkClick r:id="rId52"/>
                    </pic:cNvPr>
                    <pic:cNvPicPr/>
                  </pic:nvPicPr>
                  <pic:blipFill>
                    <a:blip r:embed="rId53"/>
                    <a:stretch>
                      <a:fillRect/>
                    </a:stretch>
                  </pic:blipFill>
                  <pic:spPr>
                    <a:xfrm>
                      <a:off x="0" y="0"/>
                      <a:ext cx="4189564" cy="2301574"/>
                    </a:xfrm>
                    <a:prstGeom prst="rect">
                      <a:avLst/>
                    </a:prstGeom>
                  </pic:spPr>
                </pic:pic>
              </a:graphicData>
            </a:graphic>
          </wp:inline>
        </w:drawing>
      </w:r>
    </w:p>
    <w:p w14:paraId="034F898A" w14:textId="77777777" w:rsidR="0003236F" w:rsidRDefault="0003236F" w:rsidP="00431E87">
      <w:pPr>
        <w:sectPr w:rsidR="0003236F" w:rsidSect="0003236F">
          <w:type w:val="continuous"/>
          <w:pgSz w:w="23040" w:h="15840" w:orient="landscape" w:code="5"/>
          <w:pgMar w:top="1440" w:right="1440" w:bottom="1440" w:left="1440" w:header="720" w:footer="720" w:gutter="0"/>
          <w:cols w:num="2" w:space="1440"/>
          <w:docGrid w:linePitch="360"/>
        </w:sectPr>
      </w:pPr>
    </w:p>
    <w:p w14:paraId="5F62DEFD" w14:textId="78B8EC87" w:rsidR="00431E87" w:rsidRPr="00933AB0" w:rsidRDefault="00431E87" w:rsidP="00431E87">
      <w:r>
        <w:rPr>
          <w:noProof/>
        </w:rPr>
        <w:drawing>
          <wp:inline distT="0" distB="0" distL="0" distR="0" wp14:anchorId="756FD087" wp14:editId="287E071C">
            <wp:extent cx="10106255" cy="5344886"/>
            <wp:effectExtent l="0" t="0" r="9525" b="8255"/>
            <wp:docPr id="15104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210516" cy="5400027"/>
                    </a:xfrm>
                    <a:prstGeom prst="rect">
                      <a:avLst/>
                    </a:prstGeom>
                    <a:noFill/>
                    <a:ln>
                      <a:noFill/>
                    </a:ln>
                  </pic:spPr>
                </pic:pic>
              </a:graphicData>
            </a:graphic>
          </wp:inline>
        </w:drawing>
      </w:r>
    </w:p>
    <w:sectPr w:rsidR="00431E87" w:rsidRPr="00933AB0" w:rsidSect="0003236F">
      <w:type w:val="continuous"/>
      <w:pgSz w:w="23040" w:h="15840" w:orient="landscape" w:code="5"/>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A78C" w14:textId="77777777" w:rsidR="00735B1B" w:rsidRDefault="00735B1B" w:rsidP="00292ED3">
      <w:r>
        <w:separator/>
      </w:r>
    </w:p>
  </w:endnote>
  <w:endnote w:type="continuationSeparator" w:id="0">
    <w:p w14:paraId="521F59FE" w14:textId="77777777" w:rsidR="00735B1B" w:rsidRDefault="00735B1B" w:rsidP="00292ED3">
      <w:r>
        <w:continuationSeparator/>
      </w:r>
    </w:p>
  </w:endnote>
  <w:endnote w:type="continuationNotice" w:id="1">
    <w:p w14:paraId="1272C3A4" w14:textId="77777777" w:rsidR="00735B1B" w:rsidRDefault="00735B1B"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53C7" w14:textId="2B53FA13" w:rsidR="005C1AD4" w:rsidRPr="00014F71" w:rsidRDefault="005C1AD4" w:rsidP="00ED6824">
    <w:pPr>
      <w:tabs>
        <w:tab w:val="left" w:pos="284"/>
        <w:tab w:val="left" w:pos="993"/>
      </w:tabs>
      <w:rPr>
        <w:sz w:val="16"/>
        <w:szCs w:val="20"/>
      </w:rPr>
    </w:pPr>
    <w:r>
      <w:rPr>
        <w:sz w:val="16"/>
        <w:szCs w:val="20"/>
      </w:rPr>
      <w:t>© 202</w:t>
    </w:r>
    <w:r w:rsidR="00475689">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720F63">
      <w:rPr>
        <w:sz w:val="16"/>
        <w:szCs w:val="20"/>
      </w:rPr>
      <w:t xml:space="preserve"> </w:t>
    </w:r>
    <w:sdt>
      <w:sdtPr>
        <w:rPr>
          <w:sz w:val="16"/>
          <w:szCs w:val="20"/>
        </w:rPr>
        <w:alias w:val="Label"/>
        <w:tag w:val="DLCPolicyLabelValue"/>
        <w:id w:val="1608766313"/>
        <w:lock w:val="contentLocked"/>
        <w:placeholder>
          <w:docPart w:val="74CFC412019E4070B98D5E45F20129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0" w:author="Farheen, Zara" w:date="2026-01-20T16:48:00Z" w16du:dateUtc="2026-01-20T11:18:00Z">
          <w:r w:rsidR="007251AC" w:rsidDel="002E543D">
            <w:rPr>
              <w:sz w:val="16"/>
              <w:szCs w:val="20"/>
            </w:rPr>
            <w:delText>37.0</w:delText>
          </w:r>
        </w:del>
        <w:ins w:id="1" w:author="Farheen, Zara" w:date="2026-01-20T16:48:00Z" w16du:dateUtc="2026-01-20T11:18:00Z">
          <w:r w:rsidR="002E543D">
            <w:rPr>
              <w:sz w:val="16"/>
              <w:szCs w:val="20"/>
            </w:rPr>
            <w:t>38.0</w:t>
          </w:r>
        </w:ins>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C185DBC" w:rsidR="006324D6" w:rsidRPr="00014F71" w:rsidRDefault="00014F71" w:rsidP="00ED6824">
    <w:pPr>
      <w:tabs>
        <w:tab w:val="left" w:pos="284"/>
        <w:tab w:val="left" w:pos="993"/>
      </w:tabs>
      <w:rPr>
        <w:sz w:val="16"/>
        <w:szCs w:val="20"/>
      </w:rPr>
    </w:pPr>
    <w:r>
      <w:rPr>
        <w:sz w:val="16"/>
        <w:szCs w:val="20"/>
      </w:rPr>
      <w:t>© 202</w:t>
    </w:r>
    <w:r w:rsidR="0044463F">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86061">
      <w:rPr>
        <w:sz w:val="16"/>
        <w:szCs w:val="20"/>
      </w:rPr>
      <w:t>:</w:t>
    </w:r>
    <w:r w:rsidR="00EC6AD1">
      <w:rPr>
        <w:sz w:val="16"/>
        <w:szCs w:val="20"/>
      </w:rPr>
      <w:t xml:space="preserve"> </w:t>
    </w:r>
    <w:sdt>
      <w:sdtPr>
        <w:rPr>
          <w:sz w:val="16"/>
          <w:szCs w:val="20"/>
        </w:rPr>
        <w:alias w:val="Label"/>
        <w:tag w:val="DLCPolicyLabelValue"/>
        <w:id w:val="526605910"/>
        <w:lock w:val="contentLocked"/>
        <w:placeholder>
          <w:docPart w:val="FF27F284C5A44B1BBC20883D154E3EB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28" w:author="Farheen, Zara" w:date="2026-01-20T16:48:00Z" w16du:dateUtc="2026-01-20T11:18:00Z">
          <w:r w:rsidR="007251AC" w:rsidDel="002E543D">
            <w:rPr>
              <w:sz w:val="16"/>
              <w:szCs w:val="20"/>
            </w:rPr>
            <w:delText>37.0</w:delText>
          </w:r>
        </w:del>
        <w:ins w:id="29" w:author="Farheen, Zara" w:date="2026-01-20T16:48:00Z" w16du:dateUtc="2026-01-20T11:18:00Z">
          <w:r w:rsidR="002E543D">
            <w:rPr>
              <w:sz w:val="16"/>
              <w:szCs w:val="20"/>
            </w:rPr>
            <w:t>38.0</w:t>
          </w:r>
        </w:ins>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0836" w14:textId="77777777" w:rsidR="00735B1B" w:rsidRDefault="00735B1B" w:rsidP="00292ED3">
      <w:r>
        <w:separator/>
      </w:r>
    </w:p>
  </w:footnote>
  <w:footnote w:type="continuationSeparator" w:id="0">
    <w:p w14:paraId="2CD3A882" w14:textId="77777777" w:rsidR="00735B1B" w:rsidRDefault="00735B1B" w:rsidP="00292ED3">
      <w:r>
        <w:continuationSeparator/>
      </w:r>
    </w:p>
  </w:footnote>
  <w:footnote w:type="continuationNotice" w:id="1">
    <w:p w14:paraId="0EE56F63" w14:textId="77777777" w:rsidR="00735B1B" w:rsidRDefault="00735B1B"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E9B" w14:textId="40EE2877" w:rsidR="00475689" w:rsidRDefault="00E666B8">
    <w:pPr>
      <w:pStyle w:val="Header"/>
    </w:pPr>
    <w:r>
      <w:rPr>
        <w:noProof/>
        <w14:ligatures w14:val="none"/>
      </w:rPr>
      <w:drawing>
        <wp:inline distT="0" distB="0" distL="0" distR="0" wp14:anchorId="0C2665D0" wp14:editId="1084719D">
          <wp:extent cx="1499505" cy="144000"/>
          <wp:effectExtent l="0" t="0" r="0" b="8890"/>
          <wp:docPr id="586173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952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475689">
      <w:ptab w:relativeTo="margin" w:alignment="center" w:leader="none"/>
    </w:r>
    <w:r w:rsidR="00475689">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3KGV4Y9dUQyhg4" int2:id="a9eFRbw2">
      <int2:state int2:value="Rejected" int2:type="AugLoop_Text_Critique"/>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2509A3"/>
    <w:multiLevelType w:val="hybridMultilevel"/>
    <w:tmpl w:val="AE50D79C"/>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7"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0FE0"/>
    <w:multiLevelType w:val="hybridMultilevel"/>
    <w:tmpl w:val="8B78F2AA"/>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C1180"/>
    <w:multiLevelType w:val="hybridMultilevel"/>
    <w:tmpl w:val="2252E57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ED336B5"/>
    <w:multiLevelType w:val="hybridMultilevel"/>
    <w:tmpl w:val="0FF4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984F9B"/>
    <w:multiLevelType w:val="hybridMultilevel"/>
    <w:tmpl w:val="43A0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0712F0"/>
    <w:multiLevelType w:val="hybridMultilevel"/>
    <w:tmpl w:val="19D8EE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364F2"/>
    <w:multiLevelType w:val="hybridMultilevel"/>
    <w:tmpl w:val="E194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8612C"/>
    <w:multiLevelType w:val="hybridMultilevel"/>
    <w:tmpl w:val="2CFE59A4"/>
    <w:lvl w:ilvl="0" w:tplc="54A6D2DE">
      <w:start w:val="1"/>
      <w:numFmt w:val="decimal"/>
      <w:lvlText w:val="%1."/>
      <w:lvlJc w:val="left"/>
      <w:pPr>
        <w:ind w:left="720" w:hanging="360"/>
      </w:pPr>
      <w:rPr>
        <w:rFonts w:hint="default"/>
      </w:rPr>
    </w:lvl>
    <w:lvl w:ilvl="1" w:tplc="5E8A337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32298"/>
    <w:multiLevelType w:val="hybridMultilevel"/>
    <w:tmpl w:val="08305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F11403"/>
    <w:multiLevelType w:val="hybridMultilevel"/>
    <w:tmpl w:val="C20E299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5AFC4F0F"/>
    <w:multiLevelType w:val="hybridMultilevel"/>
    <w:tmpl w:val="2B8AC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E7E0B"/>
    <w:multiLevelType w:val="hybridMultilevel"/>
    <w:tmpl w:val="80BC14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D75C0"/>
    <w:multiLevelType w:val="hybridMultilevel"/>
    <w:tmpl w:val="54128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32142"/>
    <w:multiLevelType w:val="hybridMultilevel"/>
    <w:tmpl w:val="45B2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644F57"/>
    <w:multiLevelType w:val="hybridMultilevel"/>
    <w:tmpl w:val="FD567E6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20772605">
    <w:abstractNumId w:val="2"/>
  </w:num>
  <w:num w:numId="2" w16cid:durableId="441342605">
    <w:abstractNumId w:val="1"/>
  </w:num>
  <w:num w:numId="3" w16cid:durableId="1837646106">
    <w:abstractNumId w:val="0"/>
  </w:num>
  <w:num w:numId="4" w16cid:durableId="1333489410">
    <w:abstractNumId w:val="20"/>
  </w:num>
  <w:num w:numId="5" w16cid:durableId="1600985806">
    <w:abstractNumId w:val="23"/>
    <w:lvlOverride w:ilvl="0">
      <w:startOverride w:val="1"/>
    </w:lvlOverride>
  </w:num>
  <w:num w:numId="6" w16cid:durableId="1957524239">
    <w:abstractNumId w:val="14"/>
  </w:num>
  <w:num w:numId="7" w16cid:durableId="1530486591">
    <w:abstractNumId w:val="24"/>
  </w:num>
  <w:num w:numId="8" w16cid:durableId="1421175211">
    <w:abstractNumId w:val="3"/>
  </w:num>
  <w:num w:numId="9" w16cid:durableId="1618638058">
    <w:abstractNumId w:val="15"/>
  </w:num>
  <w:num w:numId="10" w16cid:durableId="1700157846">
    <w:abstractNumId w:val="11"/>
  </w:num>
  <w:num w:numId="11" w16cid:durableId="1975523773">
    <w:abstractNumId w:val="13"/>
  </w:num>
  <w:num w:numId="12" w16cid:durableId="705909418">
    <w:abstractNumId w:val="19"/>
  </w:num>
  <w:num w:numId="13" w16cid:durableId="855997341">
    <w:abstractNumId w:val="17"/>
  </w:num>
  <w:num w:numId="14" w16cid:durableId="2122143729">
    <w:abstractNumId w:val="4"/>
  </w:num>
  <w:num w:numId="15" w16cid:durableId="49808471">
    <w:abstractNumId w:val="12"/>
  </w:num>
  <w:num w:numId="16" w16cid:durableId="1286230818">
    <w:abstractNumId w:val="5"/>
  </w:num>
  <w:num w:numId="17" w16cid:durableId="129370579">
    <w:abstractNumId w:val="9"/>
  </w:num>
  <w:num w:numId="18" w16cid:durableId="188448504">
    <w:abstractNumId w:val="16"/>
  </w:num>
  <w:num w:numId="19" w16cid:durableId="883178296">
    <w:abstractNumId w:val="8"/>
  </w:num>
  <w:num w:numId="20" w16cid:durableId="1338579525">
    <w:abstractNumId w:val="18"/>
    <w:lvlOverride w:ilvl="0">
      <w:startOverride w:val="1"/>
    </w:lvlOverride>
    <w:lvlOverride w:ilvl="1"/>
    <w:lvlOverride w:ilvl="2"/>
    <w:lvlOverride w:ilvl="3"/>
    <w:lvlOverride w:ilvl="4"/>
    <w:lvlOverride w:ilvl="5"/>
    <w:lvlOverride w:ilvl="6"/>
    <w:lvlOverride w:ilvl="7"/>
    <w:lvlOverride w:ilvl="8"/>
  </w:num>
  <w:num w:numId="21" w16cid:durableId="258608373">
    <w:abstractNumId w:val="22"/>
  </w:num>
  <w:num w:numId="22" w16cid:durableId="1883056542">
    <w:abstractNumId w:val="26"/>
    <w:lvlOverride w:ilvl="0">
      <w:startOverride w:val="1"/>
    </w:lvlOverride>
    <w:lvlOverride w:ilvl="1"/>
    <w:lvlOverride w:ilvl="2"/>
    <w:lvlOverride w:ilvl="3"/>
    <w:lvlOverride w:ilvl="4"/>
    <w:lvlOverride w:ilvl="5"/>
    <w:lvlOverride w:ilvl="6"/>
    <w:lvlOverride w:ilvl="7"/>
    <w:lvlOverride w:ilvl="8"/>
  </w:num>
  <w:num w:numId="23" w16cid:durableId="869757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7670483">
    <w:abstractNumId w:val="4"/>
  </w:num>
  <w:num w:numId="25" w16cid:durableId="1397969779">
    <w:abstractNumId w:val="6"/>
  </w:num>
  <w:num w:numId="26" w16cid:durableId="2143040075">
    <w:abstractNumId w:val="25"/>
  </w:num>
  <w:num w:numId="27" w16cid:durableId="645821916">
    <w:abstractNumId w:val="7"/>
  </w:num>
  <w:num w:numId="28" w16cid:durableId="894045003">
    <w:abstractNumId w:val="2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k3fRKr1L8cgQ2uIvWxpyOeyaph6TJ5iqDm+6LMKPT9p6jJV7ebQxqyOiw6RyzMyI9lxHmLive/bFhrzD3QqP7A==" w:salt="oYYAnyzqmflzAnWq4Evqk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8FAF2+YmctAAAA"/>
  </w:docVars>
  <w:rsids>
    <w:rsidRoot w:val="00514A55"/>
    <w:rsid w:val="00000B6D"/>
    <w:rsid w:val="00000B8F"/>
    <w:rsid w:val="000017CF"/>
    <w:rsid w:val="00003140"/>
    <w:rsid w:val="00004A48"/>
    <w:rsid w:val="00005540"/>
    <w:rsid w:val="00007259"/>
    <w:rsid w:val="00012D9D"/>
    <w:rsid w:val="000132E4"/>
    <w:rsid w:val="000141A2"/>
    <w:rsid w:val="000144BE"/>
    <w:rsid w:val="00014F71"/>
    <w:rsid w:val="0002054C"/>
    <w:rsid w:val="00020B4B"/>
    <w:rsid w:val="0002168C"/>
    <w:rsid w:val="000240CF"/>
    <w:rsid w:val="00027520"/>
    <w:rsid w:val="00030573"/>
    <w:rsid w:val="00031499"/>
    <w:rsid w:val="0003236F"/>
    <w:rsid w:val="000326B6"/>
    <w:rsid w:val="00032A9D"/>
    <w:rsid w:val="000356CE"/>
    <w:rsid w:val="00035F86"/>
    <w:rsid w:val="00036916"/>
    <w:rsid w:val="00037FE1"/>
    <w:rsid w:val="000406AC"/>
    <w:rsid w:val="00041E36"/>
    <w:rsid w:val="000426ED"/>
    <w:rsid w:val="000511E6"/>
    <w:rsid w:val="00051D75"/>
    <w:rsid w:val="00051FF7"/>
    <w:rsid w:val="000521FF"/>
    <w:rsid w:val="000525D4"/>
    <w:rsid w:val="00052B94"/>
    <w:rsid w:val="00053B63"/>
    <w:rsid w:val="00053F2E"/>
    <w:rsid w:val="0005453A"/>
    <w:rsid w:val="000546E8"/>
    <w:rsid w:val="00055EE0"/>
    <w:rsid w:val="00057598"/>
    <w:rsid w:val="00057F3B"/>
    <w:rsid w:val="00060383"/>
    <w:rsid w:val="00060823"/>
    <w:rsid w:val="00061644"/>
    <w:rsid w:val="000619E8"/>
    <w:rsid w:val="00061BA3"/>
    <w:rsid w:val="0006348B"/>
    <w:rsid w:val="00063AC7"/>
    <w:rsid w:val="00064DA4"/>
    <w:rsid w:val="00066737"/>
    <w:rsid w:val="00066878"/>
    <w:rsid w:val="00067488"/>
    <w:rsid w:val="000676D2"/>
    <w:rsid w:val="000725BB"/>
    <w:rsid w:val="00072F73"/>
    <w:rsid w:val="00073A41"/>
    <w:rsid w:val="000742D7"/>
    <w:rsid w:val="00074C70"/>
    <w:rsid w:val="00074DC1"/>
    <w:rsid w:val="000760C6"/>
    <w:rsid w:val="00077912"/>
    <w:rsid w:val="0008362B"/>
    <w:rsid w:val="00083A2B"/>
    <w:rsid w:val="00084099"/>
    <w:rsid w:val="00085725"/>
    <w:rsid w:val="000916D9"/>
    <w:rsid w:val="00092257"/>
    <w:rsid w:val="00093968"/>
    <w:rsid w:val="0009656E"/>
    <w:rsid w:val="0009755F"/>
    <w:rsid w:val="000A0E6A"/>
    <w:rsid w:val="000A1B58"/>
    <w:rsid w:val="000A1BBE"/>
    <w:rsid w:val="000A4532"/>
    <w:rsid w:val="000A5740"/>
    <w:rsid w:val="000B1542"/>
    <w:rsid w:val="000B19B1"/>
    <w:rsid w:val="000B1C13"/>
    <w:rsid w:val="000B1F27"/>
    <w:rsid w:val="000B5070"/>
    <w:rsid w:val="000B7163"/>
    <w:rsid w:val="000C1090"/>
    <w:rsid w:val="000C4266"/>
    <w:rsid w:val="000C59AB"/>
    <w:rsid w:val="000C6BBB"/>
    <w:rsid w:val="000D05EF"/>
    <w:rsid w:val="000D08D6"/>
    <w:rsid w:val="000D0D14"/>
    <w:rsid w:val="000D181A"/>
    <w:rsid w:val="000D286B"/>
    <w:rsid w:val="000D2DD3"/>
    <w:rsid w:val="000D395B"/>
    <w:rsid w:val="000D3C43"/>
    <w:rsid w:val="000D43DE"/>
    <w:rsid w:val="000D4533"/>
    <w:rsid w:val="000D48C6"/>
    <w:rsid w:val="000D7B6E"/>
    <w:rsid w:val="000E0BCD"/>
    <w:rsid w:val="000E0E4F"/>
    <w:rsid w:val="000E23A1"/>
    <w:rsid w:val="000E4238"/>
    <w:rsid w:val="000E4674"/>
    <w:rsid w:val="000E5F30"/>
    <w:rsid w:val="000E718C"/>
    <w:rsid w:val="0010146D"/>
    <w:rsid w:val="00102D12"/>
    <w:rsid w:val="001033EC"/>
    <w:rsid w:val="001052DC"/>
    <w:rsid w:val="00107055"/>
    <w:rsid w:val="001071B2"/>
    <w:rsid w:val="001071D5"/>
    <w:rsid w:val="001074AC"/>
    <w:rsid w:val="00107571"/>
    <w:rsid w:val="00110A62"/>
    <w:rsid w:val="00111191"/>
    <w:rsid w:val="001118C1"/>
    <w:rsid w:val="001120AD"/>
    <w:rsid w:val="001126D6"/>
    <w:rsid w:val="001136E3"/>
    <w:rsid w:val="0012088D"/>
    <w:rsid w:val="00121410"/>
    <w:rsid w:val="00121EF7"/>
    <w:rsid w:val="00123510"/>
    <w:rsid w:val="001245A5"/>
    <w:rsid w:val="001252AC"/>
    <w:rsid w:val="00125C59"/>
    <w:rsid w:val="0013288F"/>
    <w:rsid w:val="00132ED5"/>
    <w:rsid w:val="00133B7A"/>
    <w:rsid w:val="0013689C"/>
    <w:rsid w:val="00136B67"/>
    <w:rsid w:val="00136BC0"/>
    <w:rsid w:val="00136E5A"/>
    <w:rsid w:val="001371E8"/>
    <w:rsid w:val="0014105A"/>
    <w:rsid w:val="0014130B"/>
    <w:rsid w:val="001414C5"/>
    <w:rsid w:val="00142EC4"/>
    <w:rsid w:val="00143BFC"/>
    <w:rsid w:val="0014604D"/>
    <w:rsid w:val="001461F4"/>
    <w:rsid w:val="00146CDD"/>
    <w:rsid w:val="00150184"/>
    <w:rsid w:val="00150636"/>
    <w:rsid w:val="00150812"/>
    <w:rsid w:val="00150874"/>
    <w:rsid w:val="00151791"/>
    <w:rsid w:val="00153219"/>
    <w:rsid w:val="0015363A"/>
    <w:rsid w:val="001551BE"/>
    <w:rsid w:val="00157E9E"/>
    <w:rsid w:val="0016117C"/>
    <w:rsid w:val="0016176B"/>
    <w:rsid w:val="00161E30"/>
    <w:rsid w:val="00162191"/>
    <w:rsid w:val="0016253A"/>
    <w:rsid w:val="00162A95"/>
    <w:rsid w:val="00162EEB"/>
    <w:rsid w:val="001634C3"/>
    <w:rsid w:val="00163C7B"/>
    <w:rsid w:val="00166779"/>
    <w:rsid w:val="00171F33"/>
    <w:rsid w:val="001737AF"/>
    <w:rsid w:val="00173846"/>
    <w:rsid w:val="001767A6"/>
    <w:rsid w:val="00180A4D"/>
    <w:rsid w:val="0018149A"/>
    <w:rsid w:val="00181CC6"/>
    <w:rsid w:val="00182B8D"/>
    <w:rsid w:val="00184369"/>
    <w:rsid w:val="0018440C"/>
    <w:rsid w:val="001848A8"/>
    <w:rsid w:val="00185DAA"/>
    <w:rsid w:val="001860B1"/>
    <w:rsid w:val="001868AB"/>
    <w:rsid w:val="00186E91"/>
    <w:rsid w:val="001903FC"/>
    <w:rsid w:val="00190B4A"/>
    <w:rsid w:val="00190F30"/>
    <w:rsid w:val="00192AC5"/>
    <w:rsid w:val="001930CD"/>
    <w:rsid w:val="001935D6"/>
    <w:rsid w:val="001959A1"/>
    <w:rsid w:val="00196149"/>
    <w:rsid w:val="001962A4"/>
    <w:rsid w:val="0019E1C6"/>
    <w:rsid w:val="001A036D"/>
    <w:rsid w:val="001A0918"/>
    <w:rsid w:val="001A27F6"/>
    <w:rsid w:val="001A6667"/>
    <w:rsid w:val="001A6A10"/>
    <w:rsid w:val="001A6C01"/>
    <w:rsid w:val="001B04A6"/>
    <w:rsid w:val="001B2A01"/>
    <w:rsid w:val="001B6257"/>
    <w:rsid w:val="001C09F3"/>
    <w:rsid w:val="001C0EBC"/>
    <w:rsid w:val="001C2447"/>
    <w:rsid w:val="001C4AED"/>
    <w:rsid w:val="001C6333"/>
    <w:rsid w:val="001C71BC"/>
    <w:rsid w:val="001D0C10"/>
    <w:rsid w:val="001D1663"/>
    <w:rsid w:val="001D224B"/>
    <w:rsid w:val="001D3AD1"/>
    <w:rsid w:val="001D3C66"/>
    <w:rsid w:val="001D56D8"/>
    <w:rsid w:val="001D6357"/>
    <w:rsid w:val="001D7712"/>
    <w:rsid w:val="001E2097"/>
    <w:rsid w:val="001E2A07"/>
    <w:rsid w:val="001E40DE"/>
    <w:rsid w:val="001F07C9"/>
    <w:rsid w:val="001F2F0C"/>
    <w:rsid w:val="001F3559"/>
    <w:rsid w:val="001F6841"/>
    <w:rsid w:val="001F7986"/>
    <w:rsid w:val="00210345"/>
    <w:rsid w:val="0021092B"/>
    <w:rsid w:val="0021148F"/>
    <w:rsid w:val="00212067"/>
    <w:rsid w:val="00212B4C"/>
    <w:rsid w:val="00212CB2"/>
    <w:rsid w:val="00213562"/>
    <w:rsid w:val="00213B87"/>
    <w:rsid w:val="00213F49"/>
    <w:rsid w:val="002164FC"/>
    <w:rsid w:val="00217305"/>
    <w:rsid w:val="0021736A"/>
    <w:rsid w:val="00217944"/>
    <w:rsid w:val="00217AA1"/>
    <w:rsid w:val="00217AE9"/>
    <w:rsid w:val="00220C74"/>
    <w:rsid w:val="00220D9D"/>
    <w:rsid w:val="00221A66"/>
    <w:rsid w:val="00221BE7"/>
    <w:rsid w:val="00221D0A"/>
    <w:rsid w:val="002233AD"/>
    <w:rsid w:val="00226EEA"/>
    <w:rsid w:val="00230763"/>
    <w:rsid w:val="00231307"/>
    <w:rsid w:val="00232432"/>
    <w:rsid w:val="00233D19"/>
    <w:rsid w:val="00233EE3"/>
    <w:rsid w:val="002350E8"/>
    <w:rsid w:val="002356CD"/>
    <w:rsid w:val="0023616E"/>
    <w:rsid w:val="00237085"/>
    <w:rsid w:val="00237437"/>
    <w:rsid w:val="00237765"/>
    <w:rsid w:val="0024261B"/>
    <w:rsid w:val="002448BF"/>
    <w:rsid w:val="002454FB"/>
    <w:rsid w:val="00245641"/>
    <w:rsid w:val="00246048"/>
    <w:rsid w:val="00246B0A"/>
    <w:rsid w:val="002475FA"/>
    <w:rsid w:val="00250C84"/>
    <w:rsid w:val="00250FA9"/>
    <w:rsid w:val="002514A7"/>
    <w:rsid w:val="00252A9A"/>
    <w:rsid w:val="0025359B"/>
    <w:rsid w:val="00253A68"/>
    <w:rsid w:val="00253EB8"/>
    <w:rsid w:val="00260444"/>
    <w:rsid w:val="00261682"/>
    <w:rsid w:val="002617D3"/>
    <w:rsid w:val="0026256D"/>
    <w:rsid w:val="00264C40"/>
    <w:rsid w:val="002654B7"/>
    <w:rsid w:val="002660F0"/>
    <w:rsid w:val="0026714F"/>
    <w:rsid w:val="00267A9D"/>
    <w:rsid w:val="002706C5"/>
    <w:rsid w:val="00271343"/>
    <w:rsid w:val="002718AB"/>
    <w:rsid w:val="0027307C"/>
    <w:rsid w:val="002730C9"/>
    <w:rsid w:val="002737CE"/>
    <w:rsid w:val="0027528C"/>
    <w:rsid w:val="002762E6"/>
    <w:rsid w:val="0027666D"/>
    <w:rsid w:val="00276ECA"/>
    <w:rsid w:val="00277553"/>
    <w:rsid w:val="00280D21"/>
    <w:rsid w:val="002824F0"/>
    <w:rsid w:val="00284C9C"/>
    <w:rsid w:val="00285394"/>
    <w:rsid w:val="00285CE5"/>
    <w:rsid w:val="00285D5D"/>
    <w:rsid w:val="0028763C"/>
    <w:rsid w:val="00287923"/>
    <w:rsid w:val="00290760"/>
    <w:rsid w:val="00290ADB"/>
    <w:rsid w:val="00290BF0"/>
    <w:rsid w:val="00291CF0"/>
    <w:rsid w:val="00291D6B"/>
    <w:rsid w:val="00292BF1"/>
    <w:rsid w:val="00292ED3"/>
    <w:rsid w:val="002935AE"/>
    <w:rsid w:val="002935BF"/>
    <w:rsid w:val="0029387C"/>
    <w:rsid w:val="002949D3"/>
    <w:rsid w:val="00294D4E"/>
    <w:rsid w:val="002966AB"/>
    <w:rsid w:val="002A1165"/>
    <w:rsid w:val="002A3FA8"/>
    <w:rsid w:val="002A58F5"/>
    <w:rsid w:val="002A5D50"/>
    <w:rsid w:val="002A693E"/>
    <w:rsid w:val="002A7F70"/>
    <w:rsid w:val="002B0F1E"/>
    <w:rsid w:val="002B16D1"/>
    <w:rsid w:val="002B1AD2"/>
    <w:rsid w:val="002B2B05"/>
    <w:rsid w:val="002B4D49"/>
    <w:rsid w:val="002B791B"/>
    <w:rsid w:val="002B7B35"/>
    <w:rsid w:val="002C0AC2"/>
    <w:rsid w:val="002C1141"/>
    <w:rsid w:val="002C3126"/>
    <w:rsid w:val="002C393D"/>
    <w:rsid w:val="002C4DDD"/>
    <w:rsid w:val="002C56B9"/>
    <w:rsid w:val="002C6BF9"/>
    <w:rsid w:val="002C7B00"/>
    <w:rsid w:val="002D0769"/>
    <w:rsid w:val="002D17F7"/>
    <w:rsid w:val="002D49CB"/>
    <w:rsid w:val="002D4AB3"/>
    <w:rsid w:val="002D5031"/>
    <w:rsid w:val="002D585D"/>
    <w:rsid w:val="002D62CD"/>
    <w:rsid w:val="002E107C"/>
    <w:rsid w:val="002E1151"/>
    <w:rsid w:val="002E543D"/>
    <w:rsid w:val="002E6085"/>
    <w:rsid w:val="002E6D1F"/>
    <w:rsid w:val="002E7F38"/>
    <w:rsid w:val="002F00CE"/>
    <w:rsid w:val="002F010C"/>
    <w:rsid w:val="002F0552"/>
    <w:rsid w:val="002F09C5"/>
    <w:rsid w:val="002F0C4D"/>
    <w:rsid w:val="002F178A"/>
    <w:rsid w:val="002F2E23"/>
    <w:rsid w:val="002F3035"/>
    <w:rsid w:val="002F5FE3"/>
    <w:rsid w:val="002F62F1"/>
    <w:rsid w:val="002F6706"/>
    <w:rsid w:val="002F7354"/>
    <w:rsid w:val="002F79D0"/>
    <w:rsid w:val="00305004"/>
    <w:rsid w:val="00307017"/>
    <w:rsid w:val="003077A5"/>
    <w:rsid w:val="00310282"/>
    <w:rsid w:val="00310CC2"/>
    <w:rsid w:val="00311AC9"/>
    <w:rsid w:val="00311B11"/>
    <w:rsid w:val="00311F15"/>
    <w:rsid w:val="00312176"/>
    <w:rsid w:val="00312813"/>
    <w:rsid w:val="0031282D"/>
    <w:rsid w:val="00313A4F"/>
    <w:rsid w:val="00314CFE"/>
    <w:rsid w:val="00314E8C"/>
    <w:rsid w:val="00316A7E"/>
    <w:rsid w:val="003206F4"/>
    <w:rsid w:val="003215C2"/>
    <w:rsid w:val="00321F7E"/>
    <w:rsid w:val="003222A9"/>
    <w:rsid w:val="00322411"/>
    <w:rsid w:val="00324932"/>
    <w:rsid w:val="00324E62"/>
    <w:rsid w:val="00325048"/>
    <w:rsid w:val="003260E8"/>
    <w:rsid w:val="0032703B"/>
    <w:rsid w:val="0032777C"/>
    <w:rsid w:val="00330F55"/>
    <w:rsid w:val="0033383C"/>
    <w:rsid w:val="003338E7"/>
    <w:rsid w:val="00333F1D"/>
    <w:rsid w:val="00336589"/>
    <w:rsid w:val="0033733F"/>
    <w:rsid w:val="00337915"/>
    <w:rsid w:val="00344494"/>
    <w:rsid w:val="003444E0"/>
    <w:rsid w:val="00344AA0"/>
    <w:rsid w:val="00344E06"/>
    <w:rsid w:val="00345B94"/>
    <w:rsid w:val="00345FEE"/>
    <w:rsid w:val="00346A6B"/>
    <w:rsid w:val="003526E2"/>
    <w:rsid w:val="00352F1D"/>
    <w:rsid w:val="00353782"/>
    <w:rsid w:val="00353C3F"/>
    <w:rsid w:val="00356ED1"/>
    <w:rsid w:val="00357D37"/>
    <w:rsid w:val="0036080E"/>
    <w:rsid w:val="003615C4"/>
    <w:rsid w:val="00362043"/>
    <w:rsid w:val="0036330F"/>
    <w:rsid w:val="00363D16"/>
    <w:rsid w:val="00363F36"/>
    <w:rsid w:val="00363FBE"/>
    <w:rsid w:val="003640E2"/>
    <w:rsid w:val="00364E5E"/>
    <w:rsid w:val="00364F51"/>
    <w:rsid w:val="00365328"/>
    <w:rsid w:val="003667B2"/>
    <w:rsid w:val="00366ADC"/>
    <w:rsid w:val="0036786D"/>
    <w:rsid w:val="00370554"/>
    <w:rsid w:val="00371814"/>
    <w:rsid w:val="003730DC"/>
    <w:rsid w:val="0037332B"/>
    <w:rsid w:val="00374B42"/>
    <w:rsid w:val="00381CB1"/>
    <w:rsid w:val="003823E5"/>
    <w:rsid w:val="00384D4F"/>
    <w:rsid w:val="003859F5"/>
    <w:rsid w:val="00387791"/>
    <w:rsid w:val="003921E5"/>
    <w:rsid w:val="003921EA"/>
    <w:rsid w:val="0039239B"/>
    <w:rsid w:val="0039254B"/>
    <w:rsid w:val="0039282E"/>
    <w:rsid w:val="0039427F"/>
    <w:rsid w:val="00396595"/>
    <w:rsid w:val="003A1ED2"/>
    <w:rsid w:val="003A2326"/>
    <w:rsid w:val="003A2C99"/>
    <w:rsid w:val="003A3675"/>
    <w:rsid w:val="003A56FA"/>
    <w:rsid w:val="003A7A4F"/>
    <w:rsid w:val="003AF3A4"/>
    <w:rsid w:val="003B0D06"/>
    <w:rsid w:val="003B0F93"/>
    <w:rsid w:val="003B1002"/>
    <w:rsid w:val="003B23D3"/>
    <w:rsid w:val="003B4ABA"/>
    <w:rsid w:val="003B75A6"/>
    <w:rsid w:val="003B7C98"/>
    <w:rsid w:val="003C0324"/>
    <w:rsid w:val="003C0E0F"/>
    <w:rsid w:val="003C19D1"/>
    <w:rsid w:val="003C2922"/>
    <w:rsid w:val="003C450E"/>
    <w:rsid w:val="003C5CD7"/>
    <w:rsid w:val="003C6603"/>
    <w:rsid w:val="003C7671"/>
    <w:rsid w:val="003D011E"/>
    <w:rsid w:val="003D1B55"/>
    <w:rsid w:val="003D295D"/>
    <w:rsid w:val="003D2AFD"/>
    <w:rsid w:val="003D2C99"/>
    <w:rsid w:val="003E39AF"/>
    <w:rsid w:val="003E463B"/>
    <w:rsid w:val="003E58C9"/>
    <w:rsid w:val="003E5C95"/>
    <w:rsid w:val="003E6A30"/>
    <w:rsid w:val="003E6BF3"/>
    <w:rsid w:val="003F06DA"/>
    <w:rsid w:val="003F0A11"/>
    <w:rsid w:val="003F1515"/>
    <w:rsid w:val="003F1538"/>
    <w:rsid w:val="003F2515"/>
    <w:rsid w:val="003F2D9B"/>
    <w:rsid w:val="003F5953"/>
    <w:rsid w:val="003F7FDC"/>
    <w:rsid w:val="00400427"/>
    <w:rsid w:val="00400494"/>
    <w:rsid w:val="00401283"/>
    <w:rsid w:val="00401379"/>
    <w:rsid w:val="00401E02"/>
    <w:rsid w:val="00403579"/>
    <w:rsid w:val="00403E44"/>
    <w:rsid w:val="00403EEE"/>
    <w:rsid w:val="00404732"/>
    <w:rsid w:val="00404F61"/>
    <w:rsid w:val="00406193"/>
    <w:rsid w:val="00414562"/>
    <w:rsid w:val="00415C18"/>
    <w:rsid w:val="0042086A"/>
    <w:rsid w:val="004216B8"/>
    <w:rsid w:val="00421DC8"/>
    <w:rsid w:val="00421EFE"/>
    <w:rsid w:val="004227BE"/>
    <w:rsid w:val="004253E1"/>
    <w:rsid w:val="004257E2"/>
    <w:rsid w:val="004270A5"/>
    <w:rsid w:val="0042749A"/>
    <w:rsid w:val="00430159"/>
    <w:rsid w:val="00430598"/>
    <w:rsid w:val="0043097E"/>
    <w:rsid w:val="00431E87"/>
    <w:rsid w:val="004335B5"/>
    <w:rsid w:val="004338AF"/>
    <w:rsid w:val="00434411"/>
    <w:rsid w:val="00434ABD"/>
    <w:rsid w:val="00437198"/>
    <w:rsid w:val="004375AE"/>
    <w:rsid w:val="00440C12"/>
    <w:rsid w:val="00440DD8"/>
    <w:rsid w:val="0044117A"/>
    <w:rsid w:val="00442C36"/>
    <w:rsid w:val="00443163"/>
    <w:rsid w:val="0044463F"/>
    <w:rsid w:val="0044714D"/>
    <w:rsid w:val="00447F10"/>
    <w:rsid w:val="00450650"/>
    <w:rsid w:val="00452C60"/>
    <w:rsid w:val="00453CBB"/>
    <w:rsid w:val="004543B9"/>
    <w:rsid w:val="004553BF"/>
    <w:rsid w:val="004565FF"/>
    <w:rsid w:val="00457D2E"/>
    <w:rsid w:val="0046073D"/>
    <w:rsid w:val="00460C06"/>
    <w:rsid w:val="004616BC"/>
    <w:rsid w:val="004623A2"/>
    <w:rsid w:val="00463191"/>
    <w:rsid w:val="00463243"/>
    <w:rsid w:val="00465D94"/>
    <w:rsid w:val="00466225"/>
    <w:rsid w:val="00466E89"/>
    <w:rsid w:val="004670CD"/>
    <w:rsid w:val="0047013B"/>
    <w:rsid w:val="004728B1"/>
    <w:rsid w:val="00474713"/>
    <w:rsid w:val="00475689"/>
    <w:rsid w:val="00475730"/>
    <w:rsid w:val="00477448"/>
    <w:rsid w:val="004817E5"/>
    <w:rsid w:val="00484687"/>
    <w:rsid w:val="00490149"/>
    <w:rsid w:val="00490F60"/>
    <w:rsid w:val="004910FF"/>
    <w:rsid w:val="004920D8"/>
    <w:rsid w:val="0049219D"/>
    <w:rsid w:val="00492A65"/>
    <w:rsid w:val="004957F5"/>
    <w:rsid w:val="00497214"/>
    <w:rsid w:val="00497680"/>
    <w:rsid w:val="004A0786"/>
    <w:rsid w:val="004A082D"/>
    <w:rsid w:val="004A0F67"/>
    <w:rsid w:val="004A126D"/>
    <w:rsid w:val="004A411D"/>
    <w:rsid w:val="004A487C"/>
    <w:rsid w:val="004A4E36"/>
    <w:rsid w:val="004A5470"/>
    <w:rsid w:val="004A5D73"/>
    <w:rsid w:val="004B0E74"/>
    <w:rsid w:val="004B2BD6"/>
    <w:rsid w:val="004B41BF"/>
    <w:rsid w:val="004B4F8C"/>
    <w:rsid w:val="004B5B78"/>
    <w:rsid w:val="004B708D"/>
    <w:rsid w:val="004C0333"/>
    <w:rsid w:val="004C0777"/>
    <w:rsid w:val="004C0A85"/>
    <w:rsid w:val="004C108C"/>
    <w:rsid w:val="004C1122"/>
    <w:rsid w:val="004C2D3E"/>
    <w:rsid w:val="004C2D46"/>
    <w:rsid w:val="004C505B"/>
    <w:rsid w:val="004C67E0"/>
    <w:rsid w:val="004C75AC"/>
    <w:rsid w:val="004D1362"/>
    <w:rsid w:val="004D157E"/>
    <w:rsid w:val="004D1E0F"/>
    <w:rsid w:val="004D1F5A"/>
    <w:rsid w:val="004D1FE4"/>
    <w:rsid w:val="004D2310"/>
    <w:rsid w:val="004D4B78"/>
    <w:rsid w:val="004D5463"/>
    <w:rsid w:val="004D6101"/>
    <w:rsid w:val="004E14FE"/>
    <w:rsid w:val="004E2050"/>
    <w:rsid w:val="004E2946"/>
    <w:rsid w:val="004E3629"/>
    <w:rsid w:val="004E414B"/>
    <w:rsid w:val="004E448A"/>
    <w:rsid w:val="004E57C7"/>
    <w:rsid w:val="004E5FB5"/>
    <w:rsid w:val="004F0D3E"/>
    <w:rsid w:val="004F1C90"/>
    <w:rsid w:val="004F2A14"/>
    <w:rsid w:val="004F2AC4"/>
    <w:rsid w:val="004F2CBC"/>
    <w:rsid w:val="004F4852"/>
    <w:rsid w:val="004F6831"/>
    <w:rsid w:val="004F6D2C"/>
    <w:rsid w:val="00500BD7"/>
    <w:rsid w:val="005056BF"/>
    <w:rsid w:val="005057C9"/>
    <w:rsid w:val="00507A8A"/>
    <w:rsid w:val="005105B9"/>
    <w:rsid w:val="00511345"/>
    <w:rsid w:val="00513211"/>
    <w:rsid w:val="00513FA9"/>
    <w:rsid w:val="00514A55"/>
    <w:rsid w:val="0051579D"/>
    <w:rsid w:val="00517CE3"/>
    <w:rsid w:val="005208CB"/>
    <w:rsid w:val="00521954"/>
    <w:rsid w:val="0052269F"/>
    <w:rsid w:val="00524907"/>
    <w:rsid w:val="00525DA5"/>
    <w:rsid w:val="005260ED"/>
    <w:rsid w:val="0052747B"/>
    <w:rsid w:val="005279CD"/>
    <w:rsid w:val="00530A40"/>
    <w:rsid w:val="005318A8"/>
    <w:rsid w:val="00531F85"/>
    <w:rsid w:val="00532009"/>
    <w:rsid w:val="005327CA"/>
    <w:rsid w:val="00532C4D"/>
    <w:rsid w:val="0053333C"/>
    <w:rsid w:val="0053421E"/>
    <w:rsid w:val="00534BAF"/>
    <w:rsid w:val="00534FDF"/>
    <w:rsid w:val="005365B4"/>
    <w:rsid w:val="00542120"/>
    <w:rsid w:val="00542450"/>
    <w:rsid w:val="0054344C"/>
    <w:rsid w:val="00543978"/>
    <w:rsid w:val="00545A1A"/>
    <w:rsid w:val="00545B30"/>
    <w:rsid w:val="005474BF"/>
    <w:rsid w:val="005512FA"/>
    <w:rsid w:val="00553E72"/>
    <w:rsid w:val="005547BE"/>
    <w:rsid w:val="005549EE"/>
    <w:rsid w:val="00556208"/>
    <w:rsid w:val="00557A20"/>
    <w:rsid w:val="005622B6"/>
    <w:rsid w:val="00563591"/>
    <w:rsid w:val="00563BE4"/>
    <w:rsid w:val="00564B74"/>
    <w:rsid w:val="00565680"/>
    <w:rsid w:val="005658CA"/>
    <w:rsid w:val="00566A38"/>
    <w:rsid w:val="0057019D"/>
    <w:rsid w:val="00571276"/>
    <w:rsid w:val="00571B61"/>
    <w:rsid w:val="005734C4"/>
    <w:rsid w:val="00573574"/>
    <w:rsid w:val="00575056"/>
    <w:rsid w:val="005754F7"/>
    <w:rsid w:val="005760B8"/>
    <w:rsid w:val="00576836"/>
    <w:rsid w:val="00577346"/>
    <w:rsid w:val="0057758D"/>
    <w:rsid w:val="005813E9"/>
    <w:rsid w:val="00581C35"/>
    <w:rsid w:val="00581DE7"/>
    <w:rsid w:val="0058230D"/>
    <w:rsid w:val="00582617"/>
    <w:rsid w:val="005853ED"/>
    <w:rsid w:val="005861F4"/>
    <w:rsid w:val="00586822"/>
    <w:rsid w:val="0059336F"/>
    <w:rsid w:val="00597C60"/>
    <w:rsid w:val="00597D75"/>
    <w:rsid w:val="005A152B"/>
    <w:rsid w:val="005A3CC8"/>
    <w:rsid w:val="005A3D01"/>
    <w:rsid w:val="005A4D57"/>
    <w:rsid w:val="005A715C"/>
    <w:rsid w:val="005A77E3"/>
    <w:rsid w:val="005B0422"/>
    <w:rsid w:val="005B1B79"/>
    <w:rsid w:val="005B1E50"/>
    <w:rsid w:val="005B3D43"/>
    <w:rsid w:val="005B3DC7"/>
    <w:rsid w:val="005B4314"/>
    <w:rsid w:val="005B680F"/>
    <w:rsid w:val="005C1AD4"/>
    <w:rsid w:val="005C20A4"/>
    <w:rsid w:val="005C223E"/>
    <w:rsid w:val="005C280E"/>
    <w:rsid w:val="005C34F0"/>
    <w:rsid w:val="005C45A4"/>
    <w:rsid w:val="005C5107"/>
    <w:rsid w:val="005C5EDF"/>
    <w:rsid w:val="005C7A6E"/>
    <w:rsid w:val="005D0EDE"/>
    <w:rsid w:val="005D1F71"/>
    <w:rsid w:val="005D1F84"/>
    <w:rsid w:val="005D25E9"/>
    <w:rsid w:val="005D2A15"/>
    <w:rsid w:val="005D345D"/>
    <w:rsid w:val="005D3673"/>
    <w:rsid w:val="005D3B78"/>
    <w:rsid w:val="005D6694"/>
    <w:rsid w:val="005D771F"/>
    <w:rsid w:val="005D7720"/>
    <w:rsid w:val="005D791B"/>
    <w:rsid w:val="005E0439"/>
    <w:rsid w:val="005E0A77"/>
    <w:rsid w:val="005E281F"/>
    <w:rsid w:val="005E5FBF"/>
    <w:rsid w:val="005E7F7F"/>
    <w:rsid w:val="005F2C50"/>
    <w:rsid w:val="005F4DF6"/>
    <w:rsid w:val="005F55B1"/>
    <w:rsid w:val="005F5F4B"/>
    <w:rsid w:val="005F696F"/>
    <w:rsid w:val="005F6C1F"/>
    <w:rsid w:val="0060057B"/>
    <w:rsid w:val="00600C31"/>
    <w:rsid w:val="0060209E"/>
    <w:rsid w:val="006025F0"/>
    <w:rsid w:val="006027B6"/>
    <w:rsid w:val="00603E0F"/>
    <w:rsid w:val="006048C7"/>
    <w:rsid w:val="00607242"/>
    <w:rsid w:val="00607414"/>
    <w:rsid w:val="00611FAD"/>
    <w:rsid w:val="00614C84"/>
    <w:rsid w:val="006203E7"/>
    <w:rsid w:val="0062178F"/>
    <w:rsid w:val="00624B80"/>
    <w:rsid w:val="0062644C"/>
    <w:rsid w:val="00627C27"/>
    <w:rsid w:val="00630C93"/>
    <w:rsid w:val="00631447"/>
    <w:rsid w:val="006324D6"/>
    <w:rsid w:val="00632661"/>
    <w:rsid w:val="006326C6"/>
    <w:rsid w:val="00634818"/>
    <w:rsid w:val="00636FF1"/>
    <w:rsid w:val="00640A93"/>
    <w:rsid w:val="00640F40"/>
    <w:rsid w:val="00641A33"/>
    <w:rsid w:val="00641EE2"/>
    <w:rsid w:val="00642340"/>
    <w:rsid w:val="006433B0"/>
    <w:rsid w:val="00643A43"/>
    <w:rsid w:val="0064444F"/>
    <w:rsid w:val="006447AA"/>
    <w:rsid w:val="006459BE"/>
    <w:rsid w:val="006479FB"/>
    <w:rsid w:val="0065092D"/>
    <w:rsid w:val="00650A54"/>
    <w:rsid w:val="00652676"/>
    <w:rsid w:val="00652DCA"/>
    <w:rsid w:val="006531B1"/>
    <w:rsid w:val="00653869"/>
    <w:rsid w:val="006558C4"/>
    <w:rsid w:val="00657CFE"/>
    <w:rsid w:val="00660D8D"/>
    <w:rsid w:val="0066152C"/>
    <w:rsid w:val="0066246D"/>
    <w:rsid w:val="00663E78"/>
    <w:rsid w:val="00664E9F"/>
    <w:rsid w:val="006660D2"/>
    <w:rsid w:val="0067040C"/>
    <w:rsid w:val="00670533"/>
    <w:rsid w:val="006707E4"/>
    <w:rsid w:val="006707E5"/>
    <w:rsid w:val="00672B71"/>
    <w:rsid w:val="00674CB2"/>
    <w:rsid w:val="00675E0E"/>
    <w:rsid w:val="006805FB"/>
    <w:rsid w:val="006817B7"/>
    <w:rsid w:val="00681AC9"/>
    <w:rsid w:val="0068229D"/>
    <w:rsid w:val="00682BEB"/>
    <w:rsid w:val="00685775"/>
    <w:rsid w:val="00685BD7"/>
    <w:rsid w:val="00685DFA"/>
    <w:rsid w:val="006877FC"/>
    <w:rsid w:val="006922E0"/>
    <w:rsid w:val="00692462"/>
    <w:rsid w:val="006925E4"/>
    <w:rsid w:val="00692B9E"/>
    <w:rsid w:val="00694384"/>
    <w:rsid w:val="00694800"/>
    <w:rsid w:val="00694DEA"/>
    <w:rsid w:val="006A00DD"/>
    <w:rsid w:val="006A201C"/>
    <w:rsid w:val="006A4742"/>
    <w:rsid w:val="006A5F7D"/>
    <w:rsid w:val="006A6147"/>
    <w:rsid w:val="006B1000"/>
    <w:rsid w:val="006B1452"/>
    <w:rsid w:val="006B2680"/>
    <w:rsid w:val="006B3DE1"/>
    <w:rsid w:val="006B59D8"/>
    <w:rsid w:val="006B6148"/>
    <w:rsid w:val="006B6C15"/>
    <w:rsid w:val="006C0250"/>
    <w:rsid w:val="006C2F15"/>
    <w:rsid w:val="006C5F2A"/>
    <w:rsid w:val="006C6664"/>
    <w:rsid w:val="006C777A"/>
    <w:rsid w:val="006C78BE"/>
    <w:rsid w:val="006C7A73"/>
    <w:rsid w:val="006D09DA"/>
    <w:rsid w:val="006D0E9F"/>
    <w:rsid w:val="006D2E49"/>
    <w:rsid w:val="006D3334"/>
    <w:rsid w:val="006D51CB"/>
    <w:rsid w:val="006D6000"/>
    <w:rsid w:val="006D60FB"/>
    <w:rsid w:val="006D6B05"/>
    <w:rsid w:val="006E2B7A"/>
    <w:rsid w:val="006E3FB1"/>
    <w:rsid w:val="006F037E"/>
    <w:rsid w:val="006F2CFD"/>
    <w:rsid w:val="006F402A"/>
    <w:rsid w:val="006F54F1"/>
    <w:rsid w:val="006F577E"/>
    <w:rsid w:val="006F63DF"/>
    <w:rsid w:val="006F6EB5"/>
    <w:rsid w:val="00700EF4"/>
    <w:rsid w:val="007022D1"/>
    <w:rsid w:val="00705436"/>
    <w:rsid w:val="0071093B"/>
    <w:rsid w:val="007123AC"/>
    <w:rsid w:val="00714F3B"/>
    <w:rsid w:val="00716334"/>
    <w:rsid w:val="0071650E"/>
    <w:rsid w:val="0071665F"/>
    <w:rsid w:val="007176B5"/>
    <w:rsid w:val="00720F63"/>
    <w:rsid w:val="00721124"/>
    <w:rsid w:val="007221B6"/>
    <w:rsid w:val="00722279"/>
    <w:rsid w:val="007225CD"/>
    <w:rsid w:val="007227C1"/>
    <w:rsid w:val="00723394"/>
    <w:rsid w:val="0072345F"/>
    <w:rsid w:val="00723B8F"/>
    <w:rsid w:val="007240D3"/>
    <w:rsid w:val="007251AC"/>
    <w:rsid w:val="00725950"/>
    <w:rsid w:val="0072768B"/>
    <w:rsid w:val="007276F8"/>
    <w:rsid w:val="007277DC"/>
    <w:rsid w:val="00727EF7"/>
    <w:rsid w:val="00731503"/>
    <w:rsid w:val="00735B1B"/>
    <w:rsid w:val="0073698E"/>
    <w:rsid w:val="00740E2E"/>
    <w:rsid w:val="00741AF0"/>
    <w:rsid w:val="007429B6"/>
    <w:rsid w:val="007431CE"/>
    <w:rsid w:val="00743707"/>
    <w:rsid w:val="00743977"/>
    <w:rsid w:val="00744AED"/>
    <w:rsid w:val="00745637"/>
    <w:rsid w:val="007469F8"/>
    <w:rsid w:val="007501B6"/>
    <w:rsid w:val="00751AEE"/>
    <w:rsid w:val="00752364"/>
    <w:rsid w:val="00752665"/>
    <w:rsid w:val="00752EF8"/>
    <w:rsid w:val="007531B8"/>
    <w:rsid w:val="00753E36"/>
    <w:rsid w:val="00756034"/>
    <w:rsid w:val="0075629D"/>
    <w:rsid w:val="00756456"/>
    <w:rsid w:val="00757081"/>
    <w:rsid w:val="00757172"/>
    <w:rsid w:val="00757352"/>
    <w:rsid w:val="007637E7"/>
    <w:rsid w:val="007649A6"/>
    <w:rsid w:val="00764E4F"/>
    <w:rsid w:val="00764E6A"/>
    <w:rsid w:val="00765E14"/>
    <w:rsid w:val="00766ADB"/>
    <w:rsid w:val="00767659"/>
    <w:rsid w:val="007676DE"/>
    <w:rsid w:val="0076788B"/>
    <w:rsid w:val="00770009"/>
    <w:rsid w:val="00772DA2"/>
    <w:rsid w:val="007734A1"/>
    <w:rsid w:val="007737C0"/>
    <w:rsid w:val="007757A3"/>
    <w:rsid w:val="007768BE"/>
    <w:rsid w:val="00777B98"/>
    <w:rsid w:val="007812E8"/>
    <w:rsid w:val="00782941"/>
    <w:rsid w:val="00782B87"/>
    <w:rsid w:val="00783864"/>
    <w:rsid w:val="007840F1"/>
    <w:rsid w:val="00785718"/>
    <w:rsid w:val="00786803"/>
    <w:rsid w:val="00786AD1"/>
    <w:rsid w:val="00791B94"/>
    <w:rsid w:val="007955EF"/>
    <w:rsid w:val="00796D8F"/>
    <w:rsid w:val="007A227F"/>
    <w:rsid w:val="007A2B35"/>
    <w:rsid w:val="007A3C04"/>
    <w:rsid w:val="007A3CA5"/>
    <w:rsid w:val="007A3FD6"/>
    <w:rsid w:val="007A48A0"/>
    <w:rsid w:val="007A52DF"/>
    <w:rsid w:val="007A59D3"/>
    <w:rsid w:val="007A7206"/>
    <w:rsid w:val="007B01B9"/>
    <w:rsid w:val="007B06B9"/>
    <w:rsid w:val="007B1B44"/>
    <w:rsid w:val="007B2636"/>
    <w:rsid w:val="007B3741"/>
    <w:rsid w:val="007B4861"/>
    <w:rsid w:val="007B4B5E"/>
    <w:rsid w:val="007B56DC"/>
    <w:rsid w:val="007B74D1"/>
    <w:rsid w:val="007C2830"/>
    <w:rsid w:val="007C4D4A"/>
    <w:rsid w:val="007C7738"/>
    <w:rsid w:val="007D0C71"/>
    <w:rsid w:val="007D4D7C"/>
    <w:rsid w:val="007D6429"/>
    <w:rsid w:val="007D734A"/>
    <w:rsid w:val="007D7F10"/>
    <w:rsid w:val="007E0C8A"/>
    <w:rsid w:val="007E234B"/>
    <w:rsid w:val="007E2CA8"/>
    <w:rsid w:val="007E3583"/>
    <w:rsid w:val="007E40EB"/>
    <w:rsid w:val="007E4809"/>
    <w:rsid w:val="007E4B26"/>
    <w:rsid w:val="007E5C40"/>
    <w:rsid w:val="007E5FD8"/>
    <w:rsid w:val="007E633F"/>
    <w:rsid w:val="007E64E0"/>
    <w:rsid w:val="007E661F"/>
    <w:rsid w:val="007F374D"/>
    <w:rsid w:val="007F3ABC"/>
    <w:rsid w:val="007F3B7F"/>
    <w:rsid w:val="007F4FB0"/>
    <w:rsid w:val="007F5215"/>
    <w:rsid w:val="007F548E"/>
    <w:rsid w:val="007F7257"/>
    <w:rsid w:val="007F7F71"/>
    <w:rsid w:val="00800AC7"/>
    <w:rsid w:val="00801C2B"/>
    <w:rsid w:val="00802723"/>
    <w:rsid w:val="00803F2E"/>
    <w:rsid w:val="00804744"/>
    <w:rsid w:val="00804765"/>
    <w:rsid w:val="008105BA"/>
    <w:rsid w:val="00810D71"/>
    <w:rsid w:val="00811B8A"/>
    <w:rsid w:val="008130CC"/>
    <w:rsid w:val="00814BF7"/>
    <w:rsid w:val="0082042D"/>
    <w:rsid w:val="00821B1D"/>
    <w:rsid w:val="00821F9D"/>
    <w:rsid w:val="008220AF"/>
    <w:rsid w:val="00823459"/>
    <w:rsid w:val="00823878"/>
    <w:rsid w:val="00823B98"/>
    <w:rsid w:val="00823CB0"/>
    <w:rsid w:val="00823D78"/>
    <w:rsid w:val="00825AB0"/>
    <w:rsid w:val="00825F8E"/>
    <w:rsid w:val="00830B66"/>
    <w:rsid w:val="00830EC1"/>
    <w:rsid w:val="008313B0"/>
    <w:rsid w:val="008335E5"/>
    <w:rsid w:val="00833D13"/>
    <w:rsid w:val="008374A6"/>
    <w:rsid w:val="008402D6"/>
    <w:rsid w:val="00840FBC"/>
    <w:rsid w:val="008431A7"/>
    <w:rsid w:val="008450EA"/>
    <w:rsid w:val="00846573"/>
    <w:rsid w:val="00847355"/>
    <w:rsid w:val="008473F5"/>
    <w:rsid w:val="00850C38"/>
    <w:rsid w:val="0085226C"/>
    <w:rsid w:val="00852993"/>
    <w:rsid w:val="00855FC5"/>
    <w:rsid w:val="00856C5F"/>
    <w:rsid w:val="00857292"/>
    <w:rsid w:val="008604E5"/>
    <w:rsid w:val="0086184F"/>
    <w:rsid w:val="00861F17"/>
    <w:rsid w:val="008623CF"/>
    <w:rsid w:val="0086357B"/>
    <w:rsid w:val="00863917"/>
    <w:rsid w:val="00863DA0"/>
    <w:rsid w:val="00864FD0"/>
    <w:rsid w:val="00865DE5"/>
    <w:rsid w:val="008667C5"/>
    <w:rsid w:val="00866881"/>
    <w:rsid w:val="00867511"/>
    <w:rsid w:val="00867564"/>
    <w:rsid w:val="008705EB"/>
    <w:rsid w:val="00873E17"/>
    <w:rsid w:val="008754AF"/>
    <w:rsid w:val="00875FD9"/>
    <w:rsid w:val="00876944"/>
    <w:rsid w:val="008777B1"/>
    <w:rsid w:val="008814C1"/>
    <w:rsid w:val="0088164A"/>
    <w:rsid w:val="00881C2C"/>
    <w:rsid w:val="00881E4F"/>
    <w:rsid w:val="00882D53"/>
    <w:rsid w:val="00883970"/>
    <w:rsid w:val="00883BE4"/>
    <w:rsid w:val="008851B2"/>
    <w:rsid w:val="00887A4E"/>
    <w:rsid w:val="00890C73"/>
    <w:rsid w:val="00890CD6"/>
    <w:rsid w:val="00891B9A"/>
    <w:rsid w:val="008928EA"/>
    <w:rsid w:val="00894E1E"/>
    <w:rsid w:val="00896113"/>
    <w:rsid w:val="0089656C"/>
    <w:rsid w:val="0089721E"/>
    <w:rsid w:val="008A0336"/>
    <w:rsid w:val="008A0372"/>
    <w:rsid w:val="008A18B2"/>
    <w:rsid w:val="008A3731"/>
    <w:rsid w:val="008A3AF6"/>
    <w:rsid w:val="008A5327"/>
    <w:rsid w:val="008A60FC"/>
    <w:rsid w:val="008A68F8"/>
    <w:rsid w:val="008A6BFA"/>
    <w:rsid w:val="008B247A"/>
    <w:rsid w:val="008B29B4"/>
    <w:rsid w:val="008B370E"/>
    <w:rsid w:val="008B3AC1"/>
    <w:rsid w:val="008B3C25"/>
    <w:rsid w:val="008B55CD"/>
    <w:rsid w:val="008B5B39"/>
    <w:rsid w:val="008B770F"/>
    <w:rsid w:val="008C16BA"/>
    <w:rsid w:val="008C1857"/>
    <w:rsid w:val="008C3686"/>
    <w:rsid w:val="008C3A03"/>
    <w:rsid w:val="008C4CC7"/>
    <w:rsid w:val="008C5D94"/>
    <w:rsid w:val="008C6829"/>
    <w:rsid w:val="008C78B1"/>
    <w:rsid w:val="008C7D81"/>
    <w:rsid w:val="008D054C"/>
    <w:rsid w:val="008D20C7"/>
    <w:rsid w:val="008D2EED"/>
    <w:rsid w:val="008D316A"/>
    <w:rsid w:val="008D576A"/>
    <w:rsid w:val="008D5BBD"/>
    <w:rsid w:val="008D6D21"/>
    <w:rsid w:val="008E2973"/>
    <w:rsid w:val="008E5EA2"/>
    <w:rsid w:val="008E7958"/>
    <w:rsid w:val="008E7DD4"/>
    <w:rsid w:val="008F481B"/>
    <w:rsid w:val="008F4E8F"/>
    <w:rsid w:val="008F4F69"/>
    <w:rsid w:val="008F57F1"/>
    <w:rsid w:val="008F62C4"/>
    <w:rsid w:val="008F7139"/>
    <w:rsid w:val="008F7E94"/>
    <w:rsid w:val="009045F4"/>
    <w:rsid w:val="00904E24"/>
    <w:rsid w:val="00905972"/>
    <w:rsid w:val="00906A6A"/>
    <w:rsid w:val="0090793D"/>
    <w:rsid w:val="00910EB5"/>
    <w:rsid w:val="00911D5F"/>
    <w:rsid w:val="0091282B"/>
    <w:rsid w:val="00913AB0"/>
    <w:rsid w:val="00914872"/>
    <w:rsid w:val="00914EEC"/>
    <w:rsid w:val="009154E7"/>
    <w:rsid w:val="0092119D"/>
    <w:rsid w:val="009218FF"/>
    <w:rsid w:val="00921C15"/>
    <w:rsid w:val="00923D53"/>
    <w:rsid w:val="00927403"/>
    <w:rsid w:val="00930C8B"/>
    <w:rsid w:val="00933AB0"/>
    <w:rsid w:val="00937416"/>
    <w:rsid w:val="009400FA"/>
    <w:rsid w:val="009407B0"/>
    <w:rsid w:val="00940A95"/>
    <w:rsid w:val="00940CCC"/>
    <w:rsid w:val="0094118A"/>
    <w:rsid w:val="00941BC7"/>
    <w:rsid w:val="00943444"/>
    <w:rsid w:val="009473E9"/>
    <w:rsid w:val="00950D6D"/>
    <w:rsid w:val="0095117E"/>
    <w:rsid w:val="009511C9"/>
    <w:rsid w:val="00952550"/>
    <w:rsid w:val="00953219"/>
    <w:rsid w:val="0095425A"/>
    <w:rsid w:val="0095493D"/>
    <w:rsid w:val="00954A1F"/>
    <w:rsid w:val="00954A97"/>
    <w:rsid w:val="00954AE4"/>
    <w:rsid w:val="00954FFA"/>
    <w:rsid w:val="00955B75"/>
    <w:rsid w:val="009603E8"/>
    <w:rsid w:val="00960680"/>
    <w:rsid w:val="00962AB0"/>
    <w:rsid w:val="00962C76"/>
    <w:rsid w:val="00965281"/>
    <w:rsid w:val="00965300"/>
    <w:rsid w:val="00966004"/>
    <w:rsid w:val="009663F5"/>
    <w:rsid w:val="0096640C"/>
    <w:rsid w:val="00966D0A"/>
    <w:rsid w:val="009676FD"/>
    <w:rsid w:val="00967F18"/>
    <w:rsid w:val="00970AE4"/>
    <w:rsid w:val="00970BC0"/>
    <w:rsid w:val="009726E9"/>
    <w:rsid w:val="00974482"/>
    <w:rsid w:val="00975375"/>
    <w:rsid w:val="0097551C"/>
    <w:rsid w:val="0097597E"/>
    <w:rsid w:val="009759A1"/>
    <w:rsid w:val="009769C3"/>
    <w:rsid w:val="0098052A"/>
    <w:rsid w:val="00980F7E"/>
    <w:rsid w:val="00981D82"/>
    <w:rsid w:val="00983D20"/>
    <w:rsid w:val="00985144"/>
    <w:rsid w:val="00986061"/>
    <w:rsid w:val="0098794C"/>
    <w:rsid w:val="0099019F"/>
    <w:rsid w:val="00990D0C"/>
    <w:rsid w:val="00991832"/>
    <w:rsid w:val="00991A30"/>
    <w:rsid w:val="00993F89"/>
    <w:rsid w:val="0099586B"/>
    <w:rsid w:val="00995BF8"/>
    <w:rsid w:val="00995C11"/>
    <w:rsid w:val="009964C1"/>
    <w:rsid w:val="00997CBE"/>
    <w:rsid w:val="00997F02"/>
    <w:rsid w:val="00997F9B"/>
    <w:rsid w:val="009A1244"/>
    <w:rsid w:val="009A25F1"/>
    <w:rsid w:val="009A26FC"/>
    <w:rsid w:val="009A5816"/>
    <w:rsid w:val="009B00EA"/>
    <w:rsid w:val="009B031D"/>
    <w:rsid w:val="009B0D3C"/>
    <w:rsid w:val="009B1A74"/>
    <w:rsid w:val="009B3023"/>
    <w:rsid w:val="009B331E"/>
    <w:rsid w:val="009B4DEF"/>
    <w:rsid w:val="009B6226"/>
    <w:rsid w:val="009B6F76"/>
    <w:rsid w:val="009B701C"/>
    <w:rsid w:val="009C0502"/>
    <w:rsid w:val="009C1E9B"/>
    <w:rsid w:val="009C5DCF"/>
    <w:rsid w:val="009D009E"/>
    <w:rsid w:val="009D08BA"/>
    <w:rsid w:val="009D1556"/>
    <w:rsid w:val="009D2D1A"/>
    <w:rsid w:val="009D2DB7"/>
    <w:rsid w:val="009D48E8"/>
    <w:rsid w:val="009D4E64"/>
    <w:rsid w:val="009D5A93"/>
    <w:rsid w:val="009D6838"/>
    <w:rsid w:val="009D6DB7"/>
    <w:rsid w:val="009D704D"/>
    <w:rsid w:val="009DD34B"/>
    <w:rsid w:val="009E04DD"/>
    <w:rsid w:val="009E092D"/>
    <w:rsid w:val="009E2F80"/>
    <w:rsid w:val="009E328F"/>
    <w:rsid w:val="009E3562"/>
    <w:rsid w:val="009E363F"/>
    <w:rsid w:val="009E3D45"/>
    <w:rsid w:val="009E4537"/>
    <w:rsid w:val="009E5750"/>
    <w:rsid w:val="009E6009"/>
    <w:rsid w:val="009F0917"/>
    <w:rsid w:val="009F239D"/>
    <w:rsid w:val="009F290A"/>
    <w:rsid w:val="009F39EB"/>
    <w:rsid w:val="009F58EB"/>
    <w:rsid w:val="009F5975"/>
    <w:rsid w:val="009F5D25"/>
    <w:rsid w:val="009F689A"/>
    <w:rsid w:val="00A000F0"/>
    <w:rsid w:val="00A0570A"/>
    <w:rsid w:val="00A06326"/>
    <w:rsid w:val="00A07D72"/>
    <w:rsid w:val="00A10DBB"/>
    <w:rsid w:val="00A118EF"/>
    <w:rsid w:val="00A1489C"/>
    <w:rsid w:val="00A155C3"/>
    <w:rsid w:val="00A15AD2"/>
    <w:rsid w:val="00A166C2"/>
    <w:rsid w:val="00A20115"/>
    <w:rsid w:val="00A22039"/>
    <w:rsid w:val="00A22233"/>
    <w:rsid w:val="00A22358"/>
    <w:rsid w:val="00A231C8"/>
    <w:rsid w:val="00A232C3"/>
    <w:rsid w:val="00A24D9E"/>
    <w:rsid w:val="00A2501D"/>
    <w:rsid w:val="00A273B5"/>
    <w:rsid w:val="00A301D1"/>
    <w:rsid w:val="00A31166"/>
    <w:rsid w:val="00A3379F"/>
    <w:rsid w:val="00A35DB3"/>
    <w:rsid w:val="00A361B4"/>
    <w:rsid w:val="00A36DD5"/>
    <w:rsid w:val="00A37088"/>
    <w:rsid w:val="00A41F8B"/>
    <w:rsid w:val="00A42AF2"/>
    <w:rsid w:val="00A42E75"/>
    <w:rsid w:val="00A43F27"/>
    <w:rsid w:val="00A46083"/>
    <w:rsid w:val="00A50C94"/>
    <w:rsid w:val="00A51765"/>
    <w:rsid w:val="00A5570F"/>
    <w:rsid w:val="00A56A31"/>
    <w:rsid w:val="00A60308"/>
    <w:rsid w:val="00A611E5"/>
    <w:rsid w:val="00A61B5C"/>
    <w:rsid w:val="00A62231"/>
    <w:rsid w:val="00A62D17"/>
    <w:rsid w:val="00A6469E"/>
    <w:rsid w:val="00A663B4"/>
    <w:rsid w:val="00A676AC"/>
    <w:rsid w:val="00A7104B"/>
    <w:rsid w:val="00A712E9"/>
    <w:rsid w:val="00A71414"/>
    <w:rsid w:val="00A71D29"/>
    <w:rsid w:val="00A71FE3"/>
    <w:rsid w:val="00A7237B"/>
    <w:rsid w:val="00A7240D"/>
    <w:rsid w:val="00A7417D"/>
    <w:rsid w:val="00A75B32"/>
    <w:rsid w:val="00A771E5"/>
    <w:rsid w:val="00A7777B"/>
    <w:rsid w:val="00A804E6"/>
    <w:rsid w:val="00A81DC7"/>
    <w:rsid w:val="00A8206E"/>
    <w:rsid w:val="00A8520D"/>
    <w:rsid w:val="00A85B67"/>
    <w:rsid w:val="00A923CA"/>
    <w:rsid w:val="00A9422C"/>
    <w:rsid w:val="00A94AF8"/>
    <w:rsid w:val="00A95E58"/>
    <w:rsid w:val="00A96662"/>
    <w:rsid w:val="00A9737B"/>
    <w:rsid w:val="00AA199A"/>
    <w:rsid w:val="00AA3A51"/>
    <w:rsid w:val="00AA5364"/>
    <w:rsid w:val="00AA67CB"/>
    <w:rsid w:val="00AB0706"/>
    <w:rsid w:val="00AB1838"/>
    <w:rsid w:val="00AB3040"/>
    <w:rsid w:val="00AB7792"/>
    <w:rsid w:val="00AB7A20"/>
    <w:rsid w:val="00AC12DF"/>
    <w:rsid w:val="00AC1C97"/>
    <w:rsid w:val="00AC2D3B"/>
    <w:rsid w:val="00AC3F86"/>
    <w:rsid w:val="00AC5920"/>
    <w:rsid w:val="00AC5E2D"/>
    <w:rsid w:val="00AC757E"/>
    <w:rsid w:val="00AC7BFC"/>
    <w:rsid w:val="00AD0FEF"/>
    <w:rsid w:val="00AD2A4C"/>
    <w:rsid w:val="00AD3583"/>
    <w:rsid w:val="00AD3BD3"/>
    <w:rsid w:val="00AD4AD3"/>
    <w:rsid w:val="00AD4BEF"/>
    <w:rsid w:val="00AD6658"/>
    <w:rsid w:val="00AD6AFD"/>
    <w:rsid w:val="00AD718F"/>
    <w:rsid w:val="00AE01C3"/>
    <w:rsid w:val="00AE1318"/>
    <w:rsid w:val="00AE1D02"/>
    <w:rsid w:val="00AE1FD0"/>
    <w:rsid w:val="00AE2073"/>
    <w:rsid w:val="00AE6445"/>
    <w:rsid w:val="00AE7819"/>
    <w:rsid w:val="00AE7F90"/>
    <w:rsid w:val="00AF0676"/>
    <w:rsid w:val="00AF12E4"/>
    <w:rsid w:val="00AF2167"/>
    <w:rsid w:val="00AF2C1E"/>
    <w:rsid w:val="00AF530D"/>
    <w:rsid w:val="00AF5588"/>
    <w:rsid w:val="00AF7049"/>
    <w:rsid w:val="00B003DD"/>
    <w:rsid w:val="00B0048F"/>
    <w:rsid w:val="00B0175D"/>
    <w:rsid w:val="00B02A18"/>
    <w:rsid w:val="00B05071"/>
    <w:rsid w:val="00B0732C"/>
    <w:rsid w:val="00B10C94"/>
    <w:rsid w:val="00B13407"/>
    <w:rsid w:val="00B1345F"/>
    <w:rsid w:val="00B1488B"/>
    <w:rsid w:val="00B15840"/>
    <w:rsid w:val="00B1631D"/>
    <w:rsid w:val="00B20324"/>
    <w:rsid w:val="00B203CD"/>
    <w:rsid w:val="00B212B6"/>
    <w:rsid w:val="00B21762"/>
    <w:rsid w:val="00B21D45"/>
    <w:rsid w:val="00B240AD"/>
    <w:rsid w:val="00B256EF"/>
    <w:rsid w:val="00B26280"/>
    <w:rsid w:val="00B27C2F"/>
    <w:rsid w:val="00B306D4"/>
    <w:rsid w:val="00B30C5B"/>
    <w:rsid w:val="00B315B1"/>
    <w:rsid w:val="00B31D65"/>
    <w:rsid w:val="00B320B9"/>
    <w:rsid w:val="00B34471"/>
    <w:rsid w:val="00B35DF4"/>
    <w:rsid w:val="00B361A5"/>
    <w:rsid w:val="00B368E2"/>
    <w:rsid w:val="00B370DD"/>
    <w:rsid w:val="00B37B69"/>
    <w:rsid w:val="00B400F5"/>
    <w:rsid w:val="00B4031E"/>
    <w:rsid w:val="00B416D8"/>
    <w:rsid w:val="00B41E45"/>
    <w:rsid w:val="00B42958"/>
    <w:rsid w:val="00B4695A"/>
    <w:rsid w:val="00B476C4"/>
    <w:rsid w:val="00B50A13"/>
    <w:rsid w:val="00B537B4"/>
    <w:rsid w:val="00B547F5"/>
    <w:rsid w:val="00B5591D"/>
    <w:rsid w:val="00B569CE"/>
    <w:rsid w:val="00B60E3A"/>
    <w:rsid w:val="00B61664"/>
    <w:rsid w:val="00B64267"/>
    <w:rsid w:val="00B64E16"/>
    <w:rsid w:val="00B667FE"/>
    <w:rsid w:val="00B66D58"/>
    <w:rsid w:val="00B70A84"/>
    <w:rsid w:val="00B72EF0"/>
    <w:rsid w:val="00B752A3"/>
    <w:rsid w:val="00B757AD"/>
    <w:rsid w:val="00B76A2E"/>
    <w:rsid w:val="00B76D57"/>
    <w:rsid w:val="00B8119E"/>
    <w:rsid w:val="00B83969"/>
    <w:rsid w:val="00B83B1F"/>
    <w:rsid w:val="00B853F1"/>
    <w:rsid w:val="00B8658C"/>
    <w:rsid w:val="00B867C3"/>
    <w:rsid w:val="00B87E5E"/>
    <w:rsid w:val="00B9035F"/>
    <w:rsid w:val="00B93E8D"/>
    <w:rsid w:val="00B9546B"/>
    <w:rsid w:val="00B960DC"/>
    <w:rsid w:val="00B9639E"/>
    <w:rsid w:val="00B963A1"/>
    <w:rsid w:val="00BA257B"/>
    <w:rsid w:val="00BA3662"/>
    <w:rsid w:val="00BA42CF"/>
    <w:rsid w:val="00BA4E74"/>
    <w:rsid w:val="00BA5992"/>
    <w:rsid w:val="00BB07A0"/>
    <w:rsid w:val="00BB1976"/>
    <w:rsid w:val="00BB1A3C"/>
    <w:rsid w:val="00BB2566"/>
    <w:rsid w:val="00BB45DF"/>
    <w:rsid w:val="00BB4ED8"/>
    <w:rsid w:val="00BB762F"/>
    <w:rsid w:val="00BC4289"/>
    <w:rsid w:val="00BC42D6"/>
    <w:rsid w:val="00BC42E8"/>
    <w:rsid w:val="00BC4C56"/>
    <w:rsid w:val="00BC5678"/>
    <w:rsid w:val="00BC6197"/>
    <w:rsid w:val="00BC6E38"/>
    <w:rsid w:val="00BD16CD"/>
    <w:rsid w:val="00BD226D"/>
    <w:rsid w:val="00BD23D0"/>
    <w:rsid w:val="00BD298B"/>
    <w:rsid w:val="00BD306B"/>
    <w:rsid w:val="00BD3274"/>
    <w:rsid w:val="00BD3899"/>
    <w:rsid w:val="00BD501C"/>
    <w:rsid w:val="00BD6EC1"/>
    <w:rsid w:val="00BD7890"/>
    <w:rsid w:val="00BD7E63"/>
    <w:rsid w:val="00BE174D"/>
    <w:rsid w:val="00BE1EAB"/>
    <w:rsid w:val="00BE243E"/>
    <w:rsid w:val="00BE3604"/>
    <w:rsid w:val="00BE3EFE"/>
    <w:rsid w:val="00BE48D5"/>
    <w:rsid w:val="00BE4E2F"/>
    <w:rsid w:val="00BE6C3E"/>
    <w:rsid w:val="00BE6C5D"/>
    <w:rsid w:val="00BE7286"/>
    <w:rsid w:val="00BE75E3"/>
    <w:rsid w:val="00BE7AFF"/>
    <w:rsid w:val="00BE7FE6"/>
    <w:rsid w:val="00BF1561"/>
    <w:rsid w:val="00BF1733"/>
    <w:rsid w:val="00BF3C98"/>
    <w:rsid w:val="00BF52E5"/>
    <w:rsid w:val="00BF5A87"/>
    <w:rsid w:val="00BF72A6"/>
    <w:rsid w:val="00BF7C95"/>
    <w:rsid w:val="00C0062A"/>
    <w:rsid w:val="00C00DDE"/>
    <w:rsid w:val="00C017D0"/>
    <w:rsid w:val="00C0225B"/>
    <w:rsid w:val="00C02756"/>
    <w:rsid w:val="00C04E6A"/>
    <w:rsid w:val="00C06ADA"/>
    <w:rsid w:val="00C07947"/>
    <w:rsid w:val="00C07A11"/>
    <w:rsid w:val="00C135B7"/>
    <w:rsid w:val="00C138E4"/>
    <w:rsid w:val="00C138FB"/>
    <w:rsid w:val="00C15B6C"/>
    <w:rsid w:val="00C16509"/>
    <w:rsid w:val="00C169B9"/>
    <w:rsid w:val="00C176CA"/>
    <w:rsid w:val="00C17A95"/>
    <w:rsid w:val="00C17D2D"/>
    <w:rsid w:val="00C21DCB"/>
    <w:rsid w:val="00C22BAF"/>
    <w:rsid w:val="00C238DE"/>
    <w:rsid w:val="00C24534"/>
    <w:rsid w:val="00C247D2"/>
    <w:rsid w:val="00C262D9"/>
    <w:rsid w:val="00C26685"/>
    <w:rsid w:val="00C26CA2"/>
    <w:rsid w:val="00C36804"/>
    <w:rsid w:val="00C370CA"/>
    <w:rsid w:val="00C379A2"/>
    <w:rsid w:val="00C4002F"/>
    <w:rsid w:val="00C40EDD"/>
    <w:rsid w:val="00C4167B"/>
    <w:rsid w:val="00C41F4D"/>
    <w:rsid w:val="00C42AD8"/>
    <w:rsid w:val="00C4370A"/>
    <w:rsid w:val="00C43F1D"/>
    <w:rsid w:val="00C466F9"/>
    <w:rsid w:val="00C47DD4"/>
    <w:rsid w:val="00C526FB"/>
    <w:rsid w:val="00C5325F"/>
    <w:rsid w:val="00C53D48"/>
    <w:rsid w:val="00C554DC"/>
    <w:rsid w:val="00C5752E"/>
    <w:rsid w:val="00C60F61"/>
    <w:rsid w:val="00C61FFE"/>
    <w:rsid w:val="00C63180"/>
    <w:rsid w:val="00C649C5"/>
    <w:rsid w:val="00C64C44"/>
    <w:rsid w:val="00C64CB0"/>
    <w:rsid w:val="00C70705"/>
    <w:rsid w:val="00C70BDC"/>
    <w:rsid w:val="00C72237"/>
    <w:rsid w:val="00C72310"/>
    <w:rsid w:val="00C73007"/>
    <w:rsid w:val="00C732A3"/>
    <w:rsid w:val="00C73FE6"/>
    <w:rsid w:val="00C75D0F"/>
    <w:rsid w:val="00C7FA2B"/>
    <w:rsid w:val="00C821A3"/>
    <w:rsid w:val="00C824B2"/>
    <w:rsid w:val="00C83066"/>
    <w:rsid w:val="00C831AF"/>
    <w:rsid w:val="00C860FD"/>
    <w:rsid w:val="00C87010"/>
    <w:rsid w:val="00C90A93"/>
    <w:rsid w:val="00C90E33"/>
    <w:rsid w:val="00C9232B"/>
    <w:rsid w:val="00C959C1"/>
    <w:rsid w:val="00C9709B"/>
    <w:rsid w:val="00C97AF1"/>
    <w:rsid w:val="00CA0D25"/>
    <w:rsid w:val="00CA1879"/>
    <w:rsid w:val="00CA2A60"/>
    <w:rsid w:val="00CA2BB4"/>
    <w:rsid w:val="00CA5F5C"/>
    <w:rsid w:val="00CA70CA"/>
    <w:rsid w:val="00CA75A6"/>
    <w:rsid w:val="00CB5C55"/>
    <w:rsid w:val="00CB7797"/>
    <w:rsid w:val="00CC2160"/>
    <w:rsid w:val="00CC571B"/>
    <w:rsid w:val="00CC5F71"/>
    <w:rsid w:val="00CC6DE1"/>
    <w:rsid w:val="00CC7765"/>
    <w:rsid w:val="00CC7ABB"/>
    <w:rsid w:val="00CD081E"/>
    <w:rsid w:val="00CD19B4"/>
    <w:rsid w:val="00CD276A"/>
    <w:rsid w:val="00CD356E"/>
    <w:rsid w:val="00CD3FE6"/>
    <w:rsid w:val="00CD41BA"/>
    <w:rsid w:val="00CD48FF"/>
    <w:rsid w:val="00CD5B1B"/>
    <w:rsid w:val="00CD68CA"/>
    <w:rsid w:val="00CD7AFC"/>
    <w:rsid w:val="00CE0C77"/>
    <w:rsid w:val="00CE2C45"/>
    <w:rsid w:val="00CE3096"/>
    <w:rsid w:val="00CE6D8F"/>
    <w:rsid w:val="00CE7644"/>
    <w:rsid w:val="00CF1FBF"/>
    <w:rsid w:val="00CF2008"/>
    <w:rsid w:val="00CF27D0"/>
    <w:rsid w:val="00CF27E6"/>
    <w:rsid w:val="00CF296B"/>
    <w:rsid w:val="00CF460F"/>
    <w:rsid w:val="00CF6E72"/>
    <w:rsid w:val="00D01660"/>
    <w:rsid w:val="00D0231E"/>
    <w:rsid w:val="00D0290A"/>
    <w:rsid w:val="00D04ABE"/>
    <w:rsid w:val="00D04EB8"/>
    <w:rsid w:val="00D06B1B"/>
    <w:rsid w:val="00D07F23"/>
    <w:rsid w:val="00D1324D"/>
    <w:rsid w:val="00D155A9"/>
    <w:rsid w:val="00D15679"/>
    <w:rsid w:val="00D15889"/>
    <w:rsid w:val="00D212FC"/>
    <w:rsid w:val="00D22059"/>
    <w:rsid w:val="00D227DC"/>
    <w:rsid w:val="00D23E4B"/>
    <w:rsid w:val="00D24C7B"/>
    <w:rsid w:val="00D25B9A"/>
    <w:rsid w:val="00D31935"/>
    <w:rsid w:val="00D32481"/>
    <w:rsid w:val="00D32FDF"/>
    <w:rsid w:val="00D36412"/>
    <w:rsid w:val="00D37627"/>
    <w:rsid w:val="00D3788F"/>
    <w:rsid w:val="00D37DDE"/>
    <w:rsid w:val="00D40001"/>
    <w:rsid w:val="00D41F42"/>
    <w:rsid w:val="00D43214"/>
    <w:rsid w:val="00D442B3"/>
    <w:rsid w:val="00D44CD1"/>
    <w:rsid w:val="00D45D23"/>
    <w:rsid w:val="00D474AB"/>
    <w:rsid w:val="00D5043E"/>
    <w:rsid w:val="00D50BEF"/>
    <w:rsid w:val="00D51C2C"/>
    <w:rsid w:val="00D56772"/>
    <w:rsid w:val="00D56FD6"/>
    <w:rsid w:val="00D61B1A"/>
    <w:rsid w:val="00D61B8B"/>
    <w:rsid w:val="00D6262D"/>
    <w:rsid w:val="00D62F50"/>
    <w:rsid w:val="00D64242"/>
    <w:rsid w:val="00D650B4"/>
    <w:rsid w:val="00D65402"/>
    <w:rsid w:val="00D6615C"/>
    <w:rsid w:val="00D666A4"/>
    <w:rsid w:val="00D6754A"/>
    <w:rsid w:val="00D70FCF"/>
    <w:rsid w:val="00D723AC"/>
    <w:rsid w:val="00D73542"/>
    <w:rsid w:val="00D73FCE"/>
    <w:rsid w:val="00D74493"/>
    <w:rsid w:val="00D75941"/>
    <w:rsid w:val="00D75BE8"/>
    <w:rsid w:val="00D760F6"/>
    <w:rsid w:val="00D76FCF"/>
    <w:rsid w:val="00D805F5"/>
    <w:rsid w:val="00D80AC7"/>
    <w:rsid w:val="00D81D5F"/>
    <w:rsid w:val="00D8344D"/>
    <w:rsid w:val="00D83541"/>
    <w:rsid w:val="00D835A0"/>
    <w:rsid w:val="00D84031"/>
    <w:rsid w:val="00D847FA"/>
    <w:rsid w:val="00D867D0"/>
    <w:rsid w:val="00D86867"/>
    <w:rsid w:val="00D86F54"/>
    <w:rsid w:val="00D87741"/>
    <w:rsid w:val="00D91413"/>
    <w:rsid w:val="00D925C6"/>
    <w:rsid w:val="00D930F6"/>
    <w:rsid w:val="00D93E33"/>
    <w:rsid w:val="00D95BC1"/>
    <w:rsid w:val="00D95EB8"/>
    <w:rsid w:val="00DA0CCF"/>
    <w:rsid w:val="00DA4ECC"/>
    <w:rsid w:val="00DA54F4"/>
    <w:rsid w:val="00DA6476"/>
    <w:rsid w:val="00DA6525"/>
    <w:rsid w:val="00DA7455"/>
    <w:rsid w:val="00DA7B3A"/>
    <w:rsid w:val="00DB2298"/>
    <w:rsid w:val="00DB39CE"/>
    <w:rsid w:val="00DB473D"/>
    <w:rsid w:val="00DB4E4F"/>
    <w:rsid w:val="00DB7096"/>
    <w:rsid w:val="00DB79B4"/>
    <w:rsid w:val="00DC1713"/>
    <w:rsid w:val="00DC31C1"/>
    <w:rsid w:val="00DC71B2"/>
    <w:rsid w:val="00DD44FD"/>
    <w:rsid w:val="00DD4F74"/>
    <w:rsid w:val="00DD7BB4"/>
    <w:rsid w:val="00DE2E12"/>
    <w:rsid w:val="00DE33ED"/>
    <w:rsid w:val="00DE4939"/>
    <w:rsid w:val="00DE4C20"/>
    <w:rsid w:val="00DE589D"/>
    <w:rsid w:val="00DE6C23"/>
    <w:rsid w:val="00DE7406"/>
    <w:rsid w:val="00DF01DC"/>
    <w:rsid w:val="00DF0F7D"/>
    <w:rsid w:val="00DF106C"/>
    <w:rsid w:val="00DF13F9"/>
    <w:rsid w:val="00DF18E2"/>
    <w:rsid w:val="00DF1FAB"/>
    <w:rsid w:val="00DF32F9"/>
    <w:rsid w:val="00DF3321"/>
    <w:rsid w:val="00DF5E7C"/>
    <w:rsid w:val="00DF6450"/>
    <w:rsid w:val="00E005AB"/>
    <w:rsid w:val="00E017ED"/>
    <w:rsid w:val="00E0306C"/>
    <w:rsid w:val="00E038B2"/>
    <w:rsid w:val="00E041EA"/>
    <w:rsid w:val="00E05378"/>
    <w:rsid w:val="00E05A14"/>
    <w:rsid w:val="00E05EBA"/>
    <w:rsid w:val="00E07A49"/>
    <w:rsid w:val="00E10BF7"/>
    <w:rsid w:val="00E11423"/>
    <w:rsid w:val="00E118EF"/>
    <w:rsid w:val="00E12611"/>
    <w:rsid w:val="00E130B6"/>
    <w:rsid w:val="00E13575"/>
    <w:rsid w:val="00E13600"/>
    <w:rsid w:val="00E139C6"/>
    <w:rsid w:val="00E13A98"/>
    <w:rsid w:val="00E14857"/>
    <w:rsid w:val="00E16E31"/>
    <w:rsid w:val="00E209D2"/>
    <w:rsid w:val="00E227F5"/>
    <w:rsid w:val="00E23F6D"/>
    <w:rsid w:val="00E24F14"/>
    <w:rsid w:val="00E25285"/>
    <w:rsid w:val="00E30C40"/>
    <w:rsid w:val="00E311E9"/>
    <w:rsid w:val="00E312AC"/>
    <w:rsid w:val="00E314FE"/>
    <w:rsid w:val="00E317DD"/>
    <w:rsid w:val="00E32E42"/>
    <w:rsid w:val="00E32FDE"/>
    <w:rsid w:val="00E33C5A"/>
    <w:rsid w:val="00E40F6C"/>
    <w:rsid w:val="00E4234C"/>
    <w:rsid w:val="00E43485"/>
    <w:rsid w:val="00E438F3"/>
    <w:rsid w:val="00E446D5"/>
    <w:rsid w:val="00E46FFA"/>
    <w:rsid w:val="00E525C4"/>
    <w:rsid w:val="00E5388D"/>
    <w:rsid w:val="00E53EF5"/>
    <w:rsid w:val="00E54475"/>
    <w:rsid w:val="00E564CA"/>
    <w:rsid w:val="00E56A8F"/>
    <w:rsid w:val="00E56CF5"/>
    <w:rsid w:val="00E578A3"/>
    <w:rsid w:val="00E6105A"/>
    <w:rsid w:val="00E62449"/>
    <w:rsid w:val="00E635F9"/>
    <w:rsid w:val="00E666B8"/>
    <w:rsid w:val="00E668BA"/>
    <w:rsid w:val="00E70120"/>
    <w:rsid w:val="00E71B93"/>
    <w:rsid w:val="00E73AE0"/>
    <w:rsid w:val="00E75805"/>
    <w:rsid w:val="00E76613"/>
    <w:rsid w:val="00E76B6D"/>
    <w:rsid w:val="00E803F5"/>
    <w:rsid w:val="00E8157E"/>
    <w:rsid w:val="00E8361C"/>
    <w:rsid w:val="00E84B43"/>
    <w:rsid w:val="00E851E8"/>
    <w:rsid w:val="00E85E99"/>
    <w:rsid w:val="00E90091"/>
    <w:rsid w:val="00E9025C"/>
    <w:rsid w:val="00E90A78"/>
    <w:rsid w:val="00E92D1E"/>
    <w:rsid w:val="00E93BA3"/>
    <w:rsid w:val="00E948CD"/>
    <w:rsid w:val="00E97738"/>
    <w:rsid w:val="00E978DF"/>
    <w:rsid w:val="00EA06E2"/>
    <w:rsid w:val="00EA174E"/>
    <w:rsid w:val="00EA215D"/>
    <w:rsid w:val="00EA23B4"/>
    <w:rsid w:val="00EA45ED"/>
    <w:rsid w:val="00EA5002"/>
    <w:rsid w:val="00EA628F"/>
    <w:rsid w:val="00EA62C3"/>
    <w:rsid w:val="00EA6B80"/>
    <w:rsid w:val="00EB22B5"/>
    <w:rsid w:val="00EB25BC"/>
    <w:rsid w:val="00EB46FB"/>
    <w:rsid w:val="00EB4B02"/>
    <w:rsid w:val="00EB52BF"/>
    <w:rsid w:val="00EB5C3F"/>
    <w:rsid w:val="00EB6CCB"/>
    <w:rsid w:val="00EB7333"/>
    <w:rsid w:val="00EB7A10"/>
    <w:rsid w:val="00EC1E31"/>
    <w:rsid w:val="00EC3259"/>
    <w:rsid w:val="00EC573D"/>
    <w:rsid w:val="00EC6AD1"/>
    <w:rsid w:val="00EC6D4A"/>
    <w:rsid w:val="00EC6DE7"/>
    <w:rsid w:val="00EC7DB9"/>
    <w:rsid w:val="00ED0EB7"/>
    <w:rsid w:val="00ED317F"/>
    <w:rsid w:val="00ED4805"/>
    <w:rsid w:val="00ED6043"/>
    <w:rsid w:val="00ED6824"/>
    <w:rsid w:val="00EE11A1"/>
    <w:rsid w:val="00EE19B5"/>
    <w:rsid w:val="00EE1C88"/>
    <w:rsid w:val="00EE2F9E"/>
    <w:rsid w:val="00EE3C71"/>
    <w:rsid w:val="00EE4AA7"/>
    <w:rsid w:val="00EE68A4"/>
    <w:rsid w:val="00EF2DF8"/>
    <w:rsid w:val="00EF318A"/>
    <w:rsid w:val="00EF35D1"/>
    <w:rsid w:val="00EF4C3E"/>
    <w:rsid w:val="00EF5968"/>
    <w:rsid w:val="00F00516"/>
    <w:rsid w:val="00F01728"/>
    <w:rsid w:val="00F02FF4"/>
    <w:rsid w:val="00F05C28"/>
    <w:rsid w:val="00F10726"/>
    <w:rsid w:val="00F10A9E"/>
    <w:rsid w:val="00F12995"/>
    <w:rsid w:val="00F13768"/>
    <w:rsid w:val="00F1456E"/>
    <w:rsid w:val="00F14A34"/>
    <w:rsid w:val="00F20F3D"/>
    <w:rsid w:val="00F211AD"/>
    <w:rsid w:val="00F2342E"/>
    <w:rsid w:val="00F23FEC"/>
    <w:rsid w:val="00F24251"/>
    <w:rsid w:val="00F24800"/>
    <w:rsid w:val="00F2511C"/>
    <w:rsid w:val="00F25AEC"/>
    <w:rsid w:val="00F267C4"/>
    <w:rsid w:val="00F26DFE"/>
    <w:rsid w:val="00F27D41"/>
    <w:rsid w:val="00F300CA"/>
    <w:rsid w:val="00F31E64"/>
    <w:rsid w:val="00F3601A"/>
    <w:rsid w:val="00F3680B"/>
    <w:rsid w:val="00F379C4"/>
    <w:rsid w:val="00F37B87"/>
    <w:rsid w:val="00F40054"/>
    <w:rsid w:val="00F41E33"/>
    <w:rsid w:val="00F42DEA"/>
    <w:rsid w:val="00F436EF"/>
    <w:rsid w:val="00F43F1A"/>
    <w:rsid w:val="00F44BE2"/>
    <w:rsid w:val="00F44F43"/>
    <w:rsid w:val="00F456A0"/>
    <w:rsid w:val="00F460CE"/>
    <w:rsid w:val="00F460E8"/>
    <w:rsid w:val="00F469D1"/>
    <w:rsid w:val="00F47D62"/>
    <w:rsid w:val="00F51D22"/>
    <w:rsid w:val="00F51E04"/>
    <w:rsid w:val="00F547AB"/>
    <w:rsid w:val="00F55290"/>
    <w:rsid w:val="00F55928"/>
    <w:rsid w:val="00F55D7B"/>
    <w:rsid w:val="00F563B1"/>
    <w:rsid w:val="00F57ED4"/>
    <w:rsid w:val="00F6123F"/>
    <w:rsid w:val="00F61251"/>
    <w:rsid w:val="00F6350C"/>
    <w:rsid w:val="00F7039F"/>
    <w:rsid w:val="00F707FF"/>
    <w:rsid w:val="00F71E01"/>
    <w:rsid w:val="00F72E09"/>
    <w:rsid w:val="00F73535"/>
    <w:rsid w:val="00F750A3"/>
    <w:rsid w:val="00F76F7E"/>
    <w:rsid w:val="00F82DC6"/>
    <w:rsid w:val="00F83575"/>
    <w:rsid w:val="00F84F37"/>
    <w:rsid w:val="00F85F49"/>
    <w:rsid w:val="00F903A3"/>
    <w:rsid w:val="00F90B5D"/>
    <w:rsid w:val="00F912CB"/>
    <w:rsid w:val="00F9132F"/>
    <w:rsid w:val="00F9401E"/>
    <w:rsid w:val="00F9441D"/>
    <w:rsid w:val="00F95091"/>
    <w:rsid w:val="00F953EB"/>
    <w:rsid w:val="00F9574B"/>
    <w:rsid w:val="00F96852"/>
    <w:rsid w:val="00F9742F"/>
    <w:rsid w:val="00F97CE2"/>
    <w:rsid w:val="00FA012F"/>
    <w:rsid w:val="00FA0AF2"/>
    <w:rsid w:val="00FA1E5A"/>
    <w:rsid w:val="00FA1F82"/>
    <w:rsid w:val="00FA35EF"/>
    <w:rsid w:val="00FA3BEB"/>
    <w:rsid w:val="00FA43CA"/>
    <w:rsid w:val="00FA4CE9"/>
    <w:rsid w:val="00FA5B54"/>
    <w:rsid w:val="00FA78D0"/>
    <w:rsid w:val="00FB12A0"/>
    <w:rsid w:val="00FB1463"/>
    <w:rsid w:val="00FB359D"/>
    <w:rsid w:val="00FB38CF"/>
    <w:rsid w:val="00FB55BA"/>
    <w:rsid w:val="00FC4F55"/>
    <w:rsid w:val="00FC51C5"/>
    <w:rsid w:val="00FC563F"/>
    <w:rsid w:val="00FC6723"/>
    <w:rsid w:val="00FC729E"/>
    <w:rsid w:val="00FC788B"/>
    <w:rsid w:val="00FD0EE8"/>
    <w:rsid w:val="00FD1DDF"/>
    <w:rsid w:val="00FD2724"/>
    <w:rsid w:val="00FD3D9D"/>
    <w:rsid w:val="00FE0F0E"/>
    <w:rsid w:val="00FE1897"/>
    <w:rsid w:val="00FE1951"/>
    <w:rsid w:val="00FE4476"/>
    <w:rsid w:val="00FE586F"/>
    <w:rsid w:val="00FE5A02"/>
    <w:rsid w:val="00FE5CEA"/>
    <w:rsid w:val="00FE7720"/>
    <w:rsid w:val="00FF2764"/>
    <w:rsid w:val="00FF5567"/>
    <w:rsid w:val="00FF7E11"/>
    <w:rsid w:val="01286704"/>
    <w:rsid w:val="0187E3EA"/>
    <w:rsid w:val="019376EE"/>
    <w:rsid w:val="01C27650"/>
    <w:rsid w:val="01DF00A3"/>
    <w:rsid w:val="01E8354A"/>
    <w:rsid w:val="01FE6E44"/>
    <w:rsid w:val="01FF420B"/>
    <w:rsid w:val="020067F1"/>
    <w:rsid w:val="02131A61"/>
    <w:rsid w:val="022D7662"/>
    <w:rsid w:val="02429A9D"/>
    <w:rsid w:val="028D154F"/>
    <w:rsid w:val="02A77B61"/>
    <w:rsid w:val="02B1420B"/>
    <w:rsid w:val="02B59DD8"/>
    <w:rsid w:val="03287CCC"/>
    <w:rsid w:val="033CD297"/>
    <w:rsid w:val="03D19341"/>
    <w:rsid w:val="03DE6AFE"/>
    <w:rsid w:val="03E2129A"/>
    <w:rsid w:val="04341BEA"/>
    <w:rsid w:val="04605B2E"/>
    <w:rsid w:val="04D661DF"/>
    <w:rsid w:val="050E086A"/>
    <w:rsid w:val="050F7CD6"/>
    <w:rsid w:val="050FEE46"/>
    <w:rsid w:val="057FDF02"/>
    <w:rsid w:val="05B6780D"/>
    <w:rsid w:val="05DD7763"/>
    <w:rsid w:val="06207C93"/>
    <w:rsid w:val="06452DF7"/>
    <w:rsid w:val="065C2258"/>
    <w:rsid w:val="06878BF3"/>
    <w:rsid w:val="06F24B43"/>
    <w:rsid w:val="0703D717"/>
    <w:rsid w:val="0739F02B"/>
    <w:rsid w:val="073CBD4A"/>
    <w:rsid w:val="0749670E"/>
    <w:rsid w:val="077A3ECD"/>
    <w:rsid w:val="07818165"/>
    <w:rsid w:val="07A5F7C7"/>
    <w:rsid w:val="07A94BC7"/>
    <w:rsid w:val="07B5B25D"/>
    <w:rsid w:val="07BA9A1B"/>
    <w:rsid w:val="08122C66"/>
    <w:rsid w:val="08316214"/>
    <w:rsid w:val="0839510A"/>
    <w:rsid w:val="08453739"/>
    <w:rsid w:val="087E4505"/>
    <w:rsid w:val="089526AE"/>
    <w:rsid w:val="08DCF919"/>
    <w:rsid w:val="08E8AFB7"/>
    <w:rsid w:val="090E40CD"/>
    <w:rsid w:val="0919255D"/>
    <w:rsid w:val="0934CB4C"/>
    <w:rsid w:val="0942A70E"/>
    <w:rsid w:val="09A69EA7"/>
    <w:rsid w:val="09DFD5F3"/>
    <w:rsid w:val="09E8BC3E"/>
    <w:rsid w:val="0A312466"/>
    <w:rsid w:val="0A4DAC82"/>
    <w:rsid w:val="0A5C572F"/>
    <w:rsid w:val="0A653301"/>
    <w:rsid w:val="0A93314D"/>
    <w:rsid w:val="0AA29CF6"/>
    <w:rsid w:val="0AC32F5B"/>
    <w:rsid w:val="0ADE776F"/>
    <w:rsid w:val="0AF54411"/>
    <w:rsid w:val="0B17193D"/>
    <w:rsid w:val="0B3630FE"/>
    <w:rsid w:val="0B5B2103"/>
    <w:rsid w:val="0B87CB07"/>
    <w:rsid w:val="0BD037AB"/>
    <w:rsid w:val="0C450F5B"/>
    <w:rsid w:val="0C5AA21D"/>
    <w:rsid w:val="0C7A47D0"/>
    <w:rsid w:val="0C842D94"/>
    <w:rsid w:val="0C8E58E4"/>
    <w:rsid w:val="0C985988"/>
    <w:rsid w:val="0CB210C3"/>
    <w:rsid w:val="0CCF6B3A"/>
    <w:rsid w:val="0D625726"/>
    <w:rsid w:val="0D6CF3BE"/>
    <w:rsid w:val="0DC30D99"/>
    <w:rsid w:val="0DF4DC39"/>
    <w:rsid w:val="0E0C5950"/>
    <w:rsid w:val="0E1FFDF5"/>
    <w:rsid w:val="0E486EF3"/>
    <w:rsid w:val="0E5A87D0"/>
    <w:rsid w:val="0E8E7CD0"/>
    <w:rsid w:val="0E9805A1"/>
    <w:rsid w:val="0EE66C3E"/>
    <w:rsid w:val="0EEFA421"/>
    <w:rsid w:val="0EF000B3"/>
    <w:rsid w:val="0EF5201F"/>
    <w:rsid w:val="0F45EFE1"/>
    <w:rsid w:val="0F684660"/>
    <w:rsid w:val="0FBD7927"/>
    <w:rsid w:val="0FC32813"/>
    <w:rsid w:val="10124DD3"/>
    <w:rsid w:val="10320D55"/>
    <w:rsid w:val="1032F582"/>
    <w:rsid w:val="103E2C70"/>
    <w:rsid w:val="10416E95"/>
    <w:rsid w:val="104D8422"/>
    <w:rsid w:val="105E22AD"/>
    <w:rsid w:val="109F1B07"/>
    <w:rsid w:val="10CAB459"/>
    <w:rsid w:val="10E351EE"/>
    <w:rsid w:val="10ED4964"/>
    <w:rsid w:val="10F5778E"/>
    <w:rsid w:val="11215365"/>
    <w:rsid w:val="11483EB8"/>
    <w:rsid w:val="1156B668"/>
    <w:rsid w:val="1160862B"/>
    <w:rsid w:val="119B5551"/>
    <w:rsid w:val="11BD7687"/>
    <w:rsid w:val="11D30498"/>
    <w:rsid w:val="12258C7B"/>
    <w:rsid w:val="12A4EBF1"/>
    <w:rsid w:val="12BC0B94"/>
    <w:rsid w:val="132B39A1"/>
    <w:rsid w:val="136FAEB4"/>
    <w:rsid w:val="13826906"/>
    <w:rsid w:val="13B3D4D7"/>
    <w:rsid w:val="13D51154"/>
    <w:rsid w:val="14137C7E"/>
    <w:rsid w:val="144E2A1F"/>
    <w:rsid w:val="1457DBF5"/>
    <w:rsid w:val="1491A546"/>
    <w:rsid w:val="14B05EF9"/>
    <w:rsid w:val="14E13B7A"/>
    <w:rsid w:val="14F5EAD8"/>
    <w:rsid w:val="1509FDD2"/>
    <w:rsid w:val="15A8E239"/>
    <w:rsid w:val="15B3520D"/>
    <w:rsid w:val="15BBE50D"/>
    <w:rsid w:val="15F65299"/>
    <w:rsid w:val="1617DD46"/>
    <w:rsid w:val="1655F987"/>
    <w:rsid w:val="1674F452"/>
    <w:rsid w:val="168897C0"/>
    <w:rsid w:val="16893541"/>
    <w:rsid w:val="16BED8BE"/>
    <w:rsid w:val="16D28819"/>
    <w:rsid w:val="172AC178"/>
    <w:rsid w:val="173425A1"/>
    <w:rsid w:val="1737B5E1"/>
    <w:rsid w:val="17967A32"/>
    <w:rsid w:val="17B6E2D6"/>
    <w:rsid w:val="18514ADB"/>
    <w:rsid w:val="185AA5B0"/>
    <w:rsid w:val="185F52F5"/>
    <w:rsid w:val="18830C4C"/>
    <w:rsid w:val="18DD9F55"/>
    <w:rsid w:val="191B3EAE"/>
    <w:rsid w:val="1938EAF1"/>
    <w:rsid w:val="194725BA"/>
    <w:rsid w:val="1958CC9D"/>
    <w:rsid w:val="1960B85E"/>
    <w:rsid w:val="197744FA"/>
    <w:rsid w:val="19AD3FF0"/>
    <w:rsid w:val="19F7DD24"/>
    <w:rsid w:val="1A032E46"/>
    <w:rsid w:val="1A223B2C"/>
    <w:rsid w:val="1A412A31"/>
    <w:rsid w:val="1A647E62"/>
    <w:rsid w:val="1AB5F5B0"/>
    <w:rsid w:val="1AED5A20"/>
    <w:rsid w:val="1B0DC396"/>
    <w:rsid w:val="1B3BF9A9"/>
    <w:rsid w:val="1BC7775B"/>
    <w:rsid w:val="1BEE65D6"/>
    <w:rsid w:val="1BEEBD31"/>
    <w:rsid w:val="1BFE7EB9"/>
    <w:rsid w:val="1C1572E8"/>
    <w:rsid w:val="1C3E0AEB"/>
    <w:rsid w:val="1C4B8BE5"/>
    <w:rsid w:val="1C4BDF63"/>
    <w:rsid w:val="1C52539A"/>
    <w:rsid w:val="1C7E29CC"/>
    <w:rsid w:val="1C8324AA"/>
    <w:rsid w:val="1C84C67A"/>
    <w:rsid w:val="1CADD539"/>
    <w:rsid w:val="1D03ECB6"/>
    <w:rsid w:val="1D5E6B82"/>
    <w:rsid w:val="1D641BD5"/>
    <w:rsid w:val="1D6C4D31"/>
    <w:rsid w:val="1D8216DB"/>
    <w:rsid w:val="1DA8AE1D"/>
    <w:rsid w:val="1DC83157"/>
    <w:rsid w:val="1E0538D7"/>
    <w:rsid w:val="1E302592"/>
    <w:rsid w:val="1E4F902F"/>
    <w:rsid w:val="1E852B83"/>
    <w:rsid w:val="1E95C2BF"/>
    <w:rsid w:val="1F130936"/>
    <w:rsid w:val="1F540416"/>
    <w:rsid w:val="1F875AEB"/>
    <w:rsid w:val="1FCA952D"/>
    <w:rsid w:val="1FF277E6"/>
    <w:rsid w:val="200B8600"/>
    <w:rsid w:val="203D61E6"/>
    <w:rsid w:val="204301AC"/>
    <w:rsid w:val="20601223"/>
    <w:rsid w:val="209071F0"/>
    <w:rsid w:val="209972C4"/>
    <w:rsid w:val="20BF34DE"/>
    <w:rsid w:val="20DD9C98"/>
    <w:rsid w:val="20E15C27"/>
    <w:rsid w:val="213999E2"/>
    <w:rsid w:val="2153451F"/>
    <w:rsid w:val="2156D2C4"/>
    <w:rsid w:val="215DFFAA"/>
    <w:rsid w:val="2181F024"/>
    <w:rsid w:val="21E55E12"/>
    <w:rsid w:val="22015A9C"/>
    <w:rsid w:val="22252632"/>
    <w:rsid w:val="22382691"/>
    <w:rsid w:val="2241BBFA"/>
    <w:rsid w:val="2246B708"/>
    <w:rsid w:val="2266E85A"/>
    <w:rsid w:val="2298DBDC"/>
    <w:rsid w:val="229BE31F"/>
    <w:rsid w:val="22A41225"/>
    <w:rsid w:val="22A57E13"/>
    <w:rsid w:val="22DCD7DF"/>
    <w:rsid w:val="22F04FE9"/>
    <w:rsid w:val="22F568BE"/>
    <w:rsid w:val="2309A656"/>
    <w:rsid w:val="2337633F"/>
    <w:rsid w:val="2388A4EE"/>
    <w:rsid w:val="239796A1"/>
    <w:rsid w:val="23BDDC14"/>
    <w:rsid w:val="23BDEC6D"/>
    <w:rsid w:val="23E1E32B"/>
    <w:rsid w:val="23FB5D97"/>
    <w:rsid w:val="24152D1A"/>
    <w:rsid w:val="2429A048"/>
    <w:rsid w:val="246D45F2"/>
    <w:rsid w:val="24CF70F5"/>
    <w:rsid w:val="24F68580"/>
    <w:rsid w:val="2506C16F"/>
    <w:rsid w:val="252DF2E8"/>
    <w:rsid w:val="254BA929"/>
    <w:rsid w:val="26027B0D"/>
    <w:rsid w:val="261E00F9"/>
    <w:rsid w:val="2646F8E9"/>
    <w:rsid w:val="264B762C"/>
    <w:rsid w:val="265CA1F5"/>
    <w:rsid w:val="26AC85FE"/>
    <w:rsid w:val="26C43396"/>
    <w:rsid w:val="26C47395"/>
    <w:rsid w:val="26C6A887"/>
    <w:rsid w:val="26C81093"/>
    <w:rsid w:val="27153719"/>
    <w:rsid w:val="27158C80"/>
    <w:rsid w:val="2726877A"/>
    <w:rsid w:val="27AE3966"/>
    <w:rsid w:val="27E7E3B7"/>
    <w:rsid w:val="27F552D3"/>
    <w:rsid w:val="2847F592"/>
    <w:rsid w:val="2875DA6A"/>
    <w:rsid w:val="2882B988"/>
    <w:rsid w:val="28A7014D"/>
    <w:rsid w:val="28ABE7F3"/>
    <w:rsid w:val="28BAE3BE"/>
    <w:rsid w:val="28DC3304"/>
    <w:rsid w:val="28EC4A09"/>
    <w:rsid w:val="290D82F4"/>
    <w:rsid w:val="29244B8A"/>
    <w:rsid w:val="292A22A4"/>
    <w:rsid w:val="293190DF"/>
    <w:rsid w:val="2950B37B"/>
    <w:rsid w:val="297C463E"/>
    <w:rsid w:val="29AF3D63"/>
    <w:rsid w:val="29AF4775"/>
    <w:rsid w:val="29C77C17"/>
    <w:rsid w:val="29EBB9DB"/>
    <w:rsid w:val="2A1A8100"/>
    <w:rsid w:val="2A88DF04"/>
    <w:rsid w:val="2AC30999"/>
    <w:rsid w:val="2ADED252"/>
    <w:rsid w:val="2B0DE959"/>
    <w:rsid w:val="2B1F078D"/>
    <w:rsid w:val="2B455B31"/>
    <w:rsid w:val="2BBAD131"/>
    <w:rsid w:val="2C2F2942"/>
    <w:rsid w:val="2C336DFD"/>
    <w:rsid w:val="2C6459AD"/>
    <w:rsid w:val="2C7F7A61"/>
    <w:rsid w:val="2CAE7CEA"/>
    <w:rsid w:val="2CF9A6E8"/>
    <w:rsid w:val="2D00D473"/>
    <w:rsid w:val="2D6B4FCE"/>
    <w:rsid w:val="2D984973"/>
    <w:rsid w:val="2DBF368E"/>
    <w:rsid w:val="2DD11E2C"/>
    <w:rsid w:val="2DF1315D"/>
    <w:rsid w:val="2E235A55"/>
    <w:rsid w:val="2E642693"/>
    <w:rsid w:val="2E887CB0"/>
    <w:rsid w:val="2E941CF4"/>
    <w:rsid w:val="2E98C37D"/>
    <w:rsid w:val="2EBD111B"/>
    <w:rsid w:val="2EEF13B3"/>
    <w:rsid w:val="2EF78ACE"/>
    <w:rsid w:val="2F1996BF"/>
    <w:rsid w:val="2F4BA2DA"/>
    <w:rsid w:val="2F9E48FA"/>
    <w:rsid w:val="2FA3E164"/>
    <w:rsid w:val="2FB8318A"/>
    <w:rsid w:val="2FD6DB13"/>
    <w:rsid w:val="2FEA5CFD"/>
    <w:rsid w:val="3015D3C7"/>
    <w:rsid w:val="303CB2E3"/>
    <w:rsid w:val="30C8ED60"/>
    <w:rsid w:val="30CC2A2D"/>
    <w:rsid w:val="30EF7E82"/>
    <w:rsid w:val="312643DB"/>
    <w:rsid w:val="3129B740"/>
    <w:rsid w:val="312C8B1D"/>
    <w:rsid w:val="316ECD5A"/>
    <w:rsid w:val="317AACF4"/>
    <w:rsid w:val="32259894"/>
    <w:rsid w:val="32427D38"/>
    <w:rsid w:val="32631AD4"/>
    <w:rsid w:val="3282359F"/>
    <w:rsid w:val="32C53599"/>
    <w:rsid w:val="32CEC58F"/>
    <w:rsid w:val="32EFD24C"/>
    <w:rsid w:val="32FA3DDA"/>
    <w:rsid w:val="33017924"/>
    <w:rsid w:val="33214E83"/>
    <w:rsid w:val="33240F82"/>
    <w:rsid w:val="3332A6EC"/>
    <w:rsid w:val="336B682F"/>
    <w:rsid w:val="3396BE75"/>
    <w:rsid w:val="33C5E316"/>
    <w:rsid w:val="33CE5B0D"/>
    <w:rsid w:val="33EEA44E"/>
    <w:rsid w:val="34419399"/>
    <w:rsid w:val="344215BA"/>
    <w:rsid w:val="3444BDE7"/>
    <w:rsid w:val="3453CC08"/>
    <w:rsid w:val="3463369F"/>
    <w:rsid w:val="34649699"/>
    <w:rsid w:val="34B1FEFC"/>
    <w:rsid w:val="34B56C79"/>
    <w:rsid w:val="34BED92C"/>
    <w:rsid w:val="34C5CF47"/>
    <w:rsid w:val="34C80B24"/>
    <w:rsid w:val="34C96B49"/>
    <w:rsid w:val="34EC20A3"/>
    <w:rsid w:val="34F33977"/>
    <w:rsid w:val="34FC920D"/>
    <w:rsid w:val="34FD72FD"/>
    <w:rsid w:val="3547F206"/>
    <w:rsid w:val="3568E951"/>
    <w:rsid w:val="35EBD870"/>
    <w:rsid w:val="35F32939"/>
    <w:rsid w:val="35F406C3"/>
    <w:rsid w:val="361AAC9D"/>
    <w:rsid w:val="366A3B11"/>
    <w:rsid w:val="366BD299"/>
    <w:rsid w:val="3700A59E"/>
    <w:rsid w:val="378C9E8B"/>
    <w:rsid w:val="37F481B0"/>
    <w:rsid w:val="37FAB9E1"/>
    <w:rsid w:val="37FB4F81"/>
    <w:rsid w:val="381830E6"/>
    <w:rsid w:val="38210043"/>
    <w:rsid w:val="3824B41F"/>
    <w:rsid w:val="3829BD74"/>
    <w:rsid w:val="38465A1F"/>
    <w:rsid w:val="3864C032"/>
    <w:rsid w:val="38B6FDF9"/>
    <w:rsid w:val="38FED548"/>
    <w:rsid w:val="394635D2"/>
    <w:rsid w:val="396BF46A"/>
    <w:rsid w:val="397D5495"/>
    <w:rsid w:val="39D46E05"/>
    <w:rsid w:val="3A1843F8"/>
    <w:rsid w:val="3A2BF76D"/>
    <w:rsid w:val="3A2EC509"/>
    <w:rsid w:val="3A551730"/>
    <w:rsid w:val="3A587848"/>
    <w:rsid w:val="3A589F4C"/>
    <w:rsid w:val="3AAB6C2C"/>
    <w:rsid w:val="3B658889"/>
    <w:rsid w:val="3B6BD3A1"/>
    <w:rsid w:val="3BA8467D"/>
    <w:rsid w:val="3BDDA6E3"/>
    <w:rsid w:val="3C4361CA"/>
    <w:rsid w:val="3C483B93"/>
    <w:rsid w:val="3C48AAE8"/>
    <w:rsid w:val="3C6B9A72"/>
    <w:rsid w:val="3C70D2ED"/>
    <w:rsid w:val="3C9C01B7"/>
    <w:rsid w:val="3C9EF70F"/>
    <w:rsid w:val="3D017B04"/>
    <w:rsid w:val="3D243358"/>
    <w:rsid w:val="3D30B181"/>
    <w:rsid w:val="3D335B7F"/>
    <w:rsid w:val="3D601D11"/>
    <w:rsid w:val="3DA14C9D"/>
    <w:rsid w:val="3DADAFB1"/>
    <w:rsid w:val="3E0297F7"/>
    <w:rsid w:val="3E090E71"/>
    <w:rsid w:val="3E1CA73A"/>
    <w:rsid w:val="3E2F0C3B"/>
    <w:rsid w:val="3E4EABFD"/>
    <w:rsid w:val="3E9E021A"/>
    <w:rsid w:val="3EAEF07C"/>
    <w:rsid w:val="3ECC81E2"/>
    <w:rsid w:val="3EDF2EA8"/>
    <w:rsid w:val="3F1A2EAA"/>
    <w:rsid w:val="3F3A991F"/>
    <w:rsid w:val="3F8B6567"/>
    <w:rsid w:val="3FF26F40"/>
    <w:rsid w:val="402139EE"/>
    <w:rsid w:val="402CE8C2"/>
    <w:rsid w:val="4052A52E"/>
    <w:rsid w:val="406B0C88"/>
    <w:rsid w:val="4084095B"/>
    <w:rsid w:val="4086D4E6"/>
    <w:rsid w:val="40A36639"/>
    <w:rsid w:val="40BF13B3"/>
    <w:rsid w:val="40C4CB06"/>
    <w:rsid w:val="40DA1C51"/>
    <w:rsid w:val="40E9A944"/>
    <w:rsid w:val="40F9A20C"/>
    <w:rsid w:val="414E37E3"/>
    <w:rsid w:val="414F49C7"/>
    <w:rsid w:val="4166F595"/>
    <w:rsid w:val="41B28691"/>
    <w:rsid w:val="41E521DA"/>
    <w:rsid w:val="421385C6"/>
    <w:rsid w:val="427B7A7B"/>
    <w:rsid w:val="4298A735"/>
    <w:rsid w:val="42A77BDE"/>
    <w:rsid w:val="42C6EC14"/>
    <w:rsid w:val="42CB5361"/>
    <w:rsid w:val="43283B94"/>
    <w:rsid w:val="432EE227"/>
    <w:rsid w:val="43666F60"/>
    <w:rsid w:val="4388E80C"/>
    <w:rsid w:val="4399FDBD"/>
    <w:rsid w:val="43C5154C"/>
    <w:rsid w:val="440B9DDE"/>
    <w:rsid w:val="441CC85E"/>
    <w:rsid w:val="441D823E"/>
    <w:rsid w:val="443DCB67"/>
    <w:rsid w:val="447A22C2"/>
    <w:rsid w:val="449D9AC1"/>
    <w:rsid w:val="44B221A6"/>
    <w:rsid w:val="44BDC4B3"/>
    <w:rsid w:val="44C48251"/>
    <w:rsid w:val="44CB4FB2"/>
    <w:rsid w:val="44EADB9B"/>
    <w:rsid w:val="44F1AF64"/>
    <w:rsid w:val="451C990D"/>
    <w:rsid w:val="451EE7D1"/>
    <w:rsid w:val="45275545"/>
    <w:rsid w:val="455A0C92"/>
    <w:rsid w:val="45765B7E"/>
    <w:rsid w:val="45A19998"/>
    <w:rsid w:val="45AABACB"/>
    <w:rsid w:val="45AEF8E4"/>
    <w:rsid w:val="45EC444A"/>
    <w:rsid w:val="46018869"/>
    <w:rsid w:val="4639C39C"/>
    <w:rsid w:val="4647B19C"/>
    <w:rsid w:val="464B058A"/>
    <w:rsid w:val="468E9982"/>
    <w:rsid w:val="46F9FA38"/>
    <w:rsid w:val="46FC7175"/>
    <w:rsid w:val="472A1810"/>
    <w:rsid w:val="4735B18F"/>
    <w:rsid w:val="473EDC71"/>
    <w:rsid w:val="473EDC77"/>
    <w:rsid w:val="476B8665"/>
    <w:rsid w:val="4770D46C"/>
    <w:rsid w:val="477F2521"/>
    <w:rsid w:val="4789539F"/>
    <w:rsid w:val="47DB9BA0"/>
    <w:rsid w:val="481507E9"/>
    <w:rsid w:val="481A6448"/>
    <w:rsid w:val="48759D20"/>
    <w:rsid w:val="4877139B"/>
    <w:rsid w:val="487EEDB1"/>
    <w:rsid w:val="48E1EDF1"/>
    <w:rsid w:val="49919A7D"/>
    <w:rsid w:val="499E23AB"/>
    <w:rsid w:val="49F31D65"/>
    <w:rsid w:val="4A3F84EF"/>
    <w:rsid w:val="4A5BB57A"/>
    <w:rsid w:val="4A607F1E"/>
    <w:rsid w:val="4A7EEA05"/>
    <w:rsid w:val="4AFA4373"/>
    <w:rsid w:val="4B0C779E"/>
    <w:rsid w:val="4B98BFDA"/>
    <w:rsid w:val="4BA62701"/>
    <w:rsid w:val="4BA99CAE"/>
    <w:rsid w:val="4BB03FD9"/>
    <w:rsid w:val="4BD9C750"/>
    <w:rsid w:val="4BE5D9B5"/>
    <w:rsid w:val="4BEBF1D9"/>
    <w:rsid w:val="4C0A40FF"/>
    <w:rsid w:val="4C0AC209"/>
    <w:rsid w:val="4C2F4488"/>
    <w:rsid w:val="4C47C0AD"/>
    <w:rsid w:val="4C65C1E4"/>
    <w:rsid w:val="4C68FAFE"/>
    <w:rsid w:val="4C90D523"/>
    <w:rsid w:val="4C9B1556"/>
    <w:rsid w:val="4CB2A393"/>
    <w:rsid w:val="4CD205CA"/>
    <w:rsid w:val="4CDD4335"/>
    <w:rsid w:val="4D072B4F"/>
    <w:rsid w:val="4D0B19C1"/>
    <w:rsid w:val="4D441955"/>
    <w:rsid w:val="4D7FFECD"/>
    <w:rsid w:val="4D85C245"/>
    <w:rsid w:val="4D94E2C0"/>
    <w:rsid w:val="4D959F24"/>
    <w:rsid w:val="4E4A7DD8"/>
    <w:rsid w:val="4E6257E7"/>
    <w:rsid w:val="4E6B76B8"/>
    <w:rsid w:val="4EF2D50E"/>
    <w:rsid w:val="4F30B728"/>
    <w:rsid w:val="4F425175"/>
    <w:rsid w:val="4F45674A"/>
    <w:rsid w:val="4F6B2976"/>
    <w:rsid w:val="4F91195A"/>
    <w:rsid w:val="5044C51F"/>
    <w:rsid w:val="50655D60"/>
    <w:rsid w:val="50BDAF19"/>
    <w:rsid w:val="50FD12D7"/>
    <w:rsid w:val="5100EC35"/>
    <w:rsid w:val="512B0F8C"/>
    <w:rsid w:val="5145749F"/>
    <w:rsid w:val="515A29C3"/>
    <w:rsid w:val="51B4E821"/>
    <w:rsid w:val="51C8E9B5"/>
    <w:rsid w:val="51E9D055"/>
    <w:rsid w:val="51FC1556"/>
    <w:rsid w:val="5292C96F"/>
    <w:rsid w:val="52F6051D"/>
    <w:rsid w:val="531A479B"/>
    <w:rsid w:val="53298892"/>
    <w:rsid w:val="53299423"/>
    <w:rsid w:val="5385D077"/>
    <w:rsid w:val="53D0D2D1"/>
    <w:rsid w:val="53F4257B"/>
    <w:rsid w:val="5401FA11"/>
    <w:rsid w:val="540A3193"/>
    <w:rsid w:val="5426F698"/>
    <w:rsid w:val="54513C1F"/>
    <w:rsid w:val="54BBA5FE"/>
    <w:rsid w:val="54FD237C"/>
    <w:rsid w:val="552CD639"/>
    <w:rsid w:val="556C5943"/>
    <w:rsid w:val="5582A4BC"/>
    <w:rsid w:val="55896A89"/>
    <w:rsid w:val="55A312D7"/>
    <w:rsid w:val="55C8A78F"/>
    <w:rsid w:val="55D4B419"/>
    <w:rsid w:val="55DD9A7B"/>
    <w:rsid w:val="55E0BFB3"/>
    <w:rsid w:val="55E501F2"/>
    <w:rsid w:val="5615BE99"/>
    <w:rsid w:val="565FDC88"/>
    <w:rsid w:val="568248D4"/>
    <w:rsid w:val="56A11339"/>
    <w:rsid w:val="56BF2943"/>
    <w:rsid w:val="56C2FC97"/>
    <w:rsid w:val="56EB4128"/>
    <w:rsid w:val="57245D23"/>
    <w:rsid w:val="5725D9F5"/>
    <w:rsid w:val="573750BC"/>
    <w:rsid w:val="57378CEC"/>
    <w:rsid w:val="573BD7E4"/>
    <w:rsid w:val="573CF56A"/>
    <w:rsid w:val="5760829C"/>
    <w:rsid w:val="5774CA5F"/>
    <w:rsid w:val="5781AA2F"/>
    <w:rsid w:val="581FBEB6"/>
    <w:rsid w:val="58942FBD"/>
    <w:rsid w:val="58A5BAC9"/>
    <w:rsid w:val="58CDAE87"/>
    <w:rsid w:val="58D7A845"/>
    <w:rsid w:val="58E1600C"/>
    <w:rsid w:val="58E1AAAF"/>
    <w:rsid w:val="597E39DC"/>
    <w:rsid w:val="59A1239E"/>
    <w:rsid w:val="59B511C1"/>
    <w:rsid w:val="5A09E1C6"/>
    <w:rsid w:val="5A421CD9"/>
    <w:rsid w:val="5A4704C1"/>
    <w:rsid w:val="5A49371B"/>
    <w:rsid w:val="5A9F6F8E"/>
    <w:rsid w:val="5AB89A4A"/>
    <w:rsid w:val="5ABFF33D"/>
    <w:rsid w:val="5AE33660"/>
    <w:rsid w:val="5AEBBBC4"/>
    <w:rsid w:val="5AF15848"/>
    <w:rsid w:val="5B1CCB05"/>
    <w:rsid w:val="5B4244C0"/>
    <w:rsid w:val="5B61AF33"/>
    <w:rsid w:val="5B9C7BDB"/>
    <w:rsid w:val="5BE8A545"/>
    <w:rsid w:val="5C037980"/>
    <w:rsid w:val="5C194B71"/>
    <w:rsid w:val="5C1E3BFF"/>
    <w:rsid w:val="5C29E07F"/>
    <w:rsid w:val="5C3DBB0B"/>
    <w:rsid w:val="5C4F893B"/>
    <w:rsid w:val="5C5678DD"/>
    <w:rsid w:val="5C63D94D"/>
    <w:rsid w:val="5C7EFC2D"/>
    <w:rsid w:val="5CB20BAE"/>
    <w:rsid w:val="5CCF6C88"/>
    <w:rsid w:val="5D011224"/>
    <w:rsid w:val="5D30122B"/>
    <w:rsid w:val="5D6710AF"/>
    <w:rsid w:val="5D797CBB"/>
    <w:rsid w:val="5D95DA93"/>
    <w:rsid w:val="5DAB056E"/>
    <w:rsid w:val="5DCD153F"/>
    <w:rsid w:val="5E1E691F"/>
    <w:rsid w:val="5E27929F"/>
    <w:rsid w:val="5E490857"/>
    <w:rsid w:val="5E4B74DF"/>
    <w:rsid w:val="5E7F575D"/>
    <w:rsid w:val="5E9DB9CA"/>
    <w:rsid w:val="5EB7ECB2"/>
    <w:rsid w:val="5ED66F3F"/>
    <w:rsid w:val="5EE4AEA6"/>
    <w:rsid w:val="5EFD71BC"/>
    <w:rsid w:val="5F0227F0"/>
    <w:rsid w:val="5F7A8EF6"/>
    <w:rsid w:val="5F933319"/>
    <w:rsid w:val="5F94A99A"/>
    <w:rsid w:val="5FFCB1DB"/>
    <w:rsid w:val="60234072"/>
    <w:rsid w:val="602C13A9"/>
    <w:rsid w:val="602DDDFF"/>
    <w:rsid w:val="60900E4A"/>
    <w:rsid w:val="60A08902"/>
    <w:rsid w:val="60B8B81C"/>
    <w:rsid w:val="60BA29BD"/>
    <w:rsid w:val="60FDF8BD"/>
    <w:rsid w:val="611B117D"/>
    <w:rsid w:val="6144C618"/>
    <w:rsid w:val="6163F474"/>
    <w:rsid w:val="61C74FED"/>
    <w:rsid w:val="61D0739B"/>
    <w:rsid w:val="61E18089"/>
    <w:rsid w:val="61E4724C"/>
    <w:rsid w:val="6209C93E"/>
    <w:rsid w:val="6209F780"/>
    <w:rsid w:val="6234EBCE"/>
    <w:rsid w:val="62489C29"/>
    <w:rsid w:val="625622D5"/>
    <w:rsid w:val="62E57D4C"/>
    <w:rsid w:val="62E8A736"/>
    <w:rsid w:val="6359C8F8"/>
    <w:rsid w:val="6384D3B2"/>
    <w:rsid w:val="63BA76F1"/>
    <w:rsid w:val="63C02019"/>
    <w:rsid w:val="63C54C72"/>
    <w:rsid w:val="63D83944"/>
    <w:rsid w:val="64294B9F"/>
    <w:rsid w:val="643DA15A"/>
    <w:rsid w:val="6459A476"/>
    <w:rsid w:val="64A7E473"/>
    <w:rsid w:val="6580370D"/>
    <w:rsid w:val="65BEA167"/>
    <w:rsid w:val="65CF3FB0"/>
    <w:rsid w:val="65E73172"/>
    <w:rsid w:val="65EAC2C1"/>
    <w:rsid w:val="663FC597"/>
    <w:rsid w:val="66443436"/>
    <w:rsid w:val="669BB70A"/>
    <w:rsid w:val="66BB2891"/>
    <w:rsid w:val="66C5B720"/>
    <w:rsid w:val="6711142E"/>
    <w:rsid w:val="672CF875"/>
    <w:rsid w:val="672EBAA3"/>
    <w:rsid w:val="6742F74A"/>
    <w:rsid w:val="67447CF2"/>
    <w:rsid w:val="6761EDEA"/>
    <w:rsid w:val="677659DB"/>
    <w:rsid w:val="679D160E"/>
    <w:rsid w:val="67F9FB33"/>
    <w:rsid w:val="67FB2E19"/>
    <w:rsid w:val="6807EAEF"/>
    <w:rsid w:val="6857D411"/>
    <w:rsid w:val="688B90EC"/>
    <w:rsid w:val="689E3E5D"/>
    <w:rsid w:val="68C7D7C2"/>
    <w:rsid w:val="68D854B6"/>
    <w:rsid w:val="692AC78F"/>
    <w:rsid w:val="697F53DF"/>
    <w:rsid w:val="699AA21A"/>
    <w:rsid w:val="699AC3C2"/>
    <w:rsid w:val="69AC4638"/>
    <w:rsid w:val="6A2AF333"/>
    <w:rsid w:val="6A5C0AB6"/>
    <w:rsid w:val="6A60A661"/>
    <w:rsid w:val="6A898876"/>
    <w:rsid w:val="6AB2864E"/>
    <w:rsid w:val="6B31FE11"/>
    <w:rsid w:val="6B34E803"/>
    <w:rsid w:val="6B477B7C"/>
    <w:rsid w:val="6B63B04D"/>
    <w:rsid w:val="6B648732"/>
    <w:rsid w:val="6B7E44B4"/>
    <w:rsid w:val="6B8484E5"/>
    <w:rsid w:val="6C0B8C17"/>
    <w:rsid w:val="6C233096"/>
    <w:rsid w:val="6C236099"/>
    <w:rsid w:val="6C2B850B"/>
    <w:rsid w:val="6C41C6F4"/>
    <w:rsid w:val="6C552A86"/>
    <w:rsid w:val="6CA1AEAF"/>
    <w:rsid w:val="6CBC8EDF"/>
    <w:rsid w:val="6CF584E3"/>
    <w:rsid w:val="6D032798"/>
    <w:rsid w:val="6D0EE892"/>
    <w:rsid w:val="6D5BEDD4"/>
    <w:rsid w:val="6D641D45"/>
    <w:rsid w:val="6D7717F3"/>
    <w:rsid w:val="6D7B68FB"/>
    <w:rsid w:val="6D8B63E3"/>
    <w:rsid w:val="6D938ED9"/>
    <w:rsid w:val="6D94098E"/>
    <w:rsid w:val="6DA067E7"/>
    <w:rsid w:val="6DB1D6A4"/>
    <w:rsid w:val="6DC0F531"/>
    <w:rsid w:val="6DCFB8C2"/>
    <w:rsid w:val="6DF46BFC"/>
    <w:rsid w:val="6E5CEFA0"/>
    <w:rsid w:val="6E66A92C"/>
    <w:rsid w:val="6E70F025"/>
    <w:rsid w:val="6E7D3CC4"/>
    <w:rsid w:val="6E8A8BBC"/>
    <w:rsid w:val="6EAAF2E1"/>
    <w:rsid w:val="6EF323FE"/>
    <w:rsid w:val="6EF3BB1D"/>
    <w:rsid w:val="6F28D4BA"/>
    <w:rsid w:val="6F337A58"/>
    <w:rsid w:val="6F3C1C0F"/>
    <w:rsid w:val="6FAF7D90"/>
    <w:rsid w:val="700E0A5A"/>
    <w:rsid w:val="700ED7EF"/>
    <w:rsid w:val="7016237C"/>
    <w:rsid w:val="7058D617"/>
    <w:rsid w:val="7071C18D"/>
    <w:rsid w:val="709E5C34"/>
    <w:rsid w:val="70AC9D56"/>
    <w:rsid w:val="70D31302"/>
    <w:rsid w:val="712915EB"/>
    <w:rsid w:val="71340B52"/>
    <w:rsid w:val="714FF92D"/>
    <w:rsid w:val="7163DF71"/>
    <w:rsid w:val="71A4E1F4"/>
    <w:rsid w:val="71AFF0B3"/>
    <w:rsid w:val="71D68B36"/>
    <w:rsid w:val="71DD65D8"/>
    <w:rsid w:val="724BD24B"/>
    <w:rsid w:val="725D0406"/>
    <w:rsid w:val="72724AC3"/>
    <w:rsid w:val="72D648F2"/>
    <w:rsid w:val="73023EBF"/>
    <w:rsid w:val="730D0DC8"/>
    <w:rsid w:val="736BBA51"/>
    <w:rsid w:val="7379F532"/>
    <w:rsid w:val="73C6A2C9"/>
    <w:rsid w:val="742E42F6"/>
    <w:rsid w:val="745BB31E"/>
    <w:rsid w:val="7468997B"/>
    <w:rsid w:val="750B0552"/>
    <w:rsid w:val="7510DF57"/>
    <w:rsid w:val="753D1B5B"/>
    <w:rsid w:val="75630E29"/>
    <w:rsid w:val="756B4AD3"/>
    <w:rsid w:val="756DA1FD"/>
    <w:rsid w:val="7571E2CD"/>
    <w:rsid w:val="759ACAF7"/>
    <w:rsid w:val="759BEFDD"/>
    <w:rsid w:val="75D61329"/>
    <w:rsid w:val="75EBFE7E"/>
    <w:rsid w:val="75FA7752"/>
    <w:rsid w:val="7601A5F1"/>
    <w:rsid w:val="7611C676"/>
    <w:rsid w:val="762BA388"/>
    <w:rsid w:val="764EB15A"/>
    <w:rsid w:val="76BF30C4"/>
    <w:rsid w:val="76FFB67C"/>
    <w:rsid w:val="77563F40"/>
    <w:rsid w:val="7756A3E7"/>
    <w:rsid w:val="7756D0A7"/>
    <w:rsid w:val="77670D2E"/>
    <w:rsid w:val="776C0CA3"/>
    <w:rsid w:val="7771EF82"/>
    <w:rsid w:val="7782472C"/>
    <w:rsid w:val="77E4AF1D"/>
    <w:rsid w:val="77F59734"/>
    <w:rsid w:val="782CAAF6"/>
    <w:rsid w:val="782D1806"/>
    <w:rsid w:val="783D24E8"/>
    <w:rsid w:val="78622E4C"/>
    <w:rsid w:val="78DB5599"/>
    <w:rsid w:val="78DB5CAB"/>
    <w:rsid w:val="78E375A9"/>
    <w:rsid w:val="78E60F5B"/>
    <w:rsid w:val="78F2A108"/>
    <w:rsid w:val="78FA71FC"/>
    <w:rsid w:val="78FFBDA8"/>
    <w:rsid w:val="7908BDD4"/>
    <w:rsid w:val="793059EF"/>
    <w:rsid w:val="794FE24A"/>
    <w:rsid w:val="7973593C"/>
    <w:rsid w:val="79769F28"/>
    <w:rsid w:val="799577A9"/>
    <w:rsid w:val="79AC5E9D"/>
    <w:rsid w:val="79EDBF1F"/>
    <w:rsid w:val="7A0D2FE8"/>
    <w:rsid w:val="7A36BEAE"/>
    <w:rsid w:val="7A3AE693"/>
    <w:rsid w:val="7A51AEDA"/>
    <w:rsid w:val="7A70A2B0"/>
    <w:rsid w:val="7A8E7169"/>
    <w:rsid w:val="7A96BF40"/>
    <w:rsid w:val="7AD27433"/>
    <w:rsid w:val="7ADF4227"/>
    <w:rsid w:val="7AEE9A76"/>
    <w:rsid w:val="7B1DB9EB"/>
    <w:rsid w:val="7B45BC3A"/>
    <w:rsid w:val="7B594BD5"/>
    <w:rsid w:val="7B5F88A0"/>
    <w:rsid w:val="7B6064C8"/>
    <w:rsid w:val="7B6EFCCE"/>
    <w:rsid w:val="7B936F33"/>
    <w:rsid w:val="7BA25CD3"/>
    <w:rsid w:val="7C09543C"/>
    <w:rsid w:val="7C3B7BC2"/>
    <w:rsid w:val="7C45D13A"/>
    <w:rsid w:val="7CB3F00E"/>
    <w:rsid w:val="7D00F199"/>
    <w:rsid w:val="7D01E38A"/>
    <w:rsid w:val="7D2D4C6C"/>
    <w:rsid w:val="7D487B65"/>
    <w:rsid w:val="7D965D22"/>
    <w:rsid w:val="7DB44ECC"/>
    <w:rsid w:val="7DB811F6"/>
    <w:rsid w:val="7DF5E228"/>
    <w:rsid w:val="7E17614B"/>
    <w:rsid w:val="7E4F7696"/>
    <w:rsid w:val="7E5149F6"/>
    <w:rsid w:val="7E7CB6CB"/>
    <w:rsid w:val="7EA38EA6"/>
    <w:rsid w:val="7F0C22EC"/>
    <w:rsid w:val="7F30C351"/>
    <w:rsid w:val="7F8155FC"/>
    <w:rsid w:val="7F9D78B7"/>
    <w:rsid w:val="7FACCB97"/>
    <w:rsid w:val="7FD63B58"/>
    <w:rsid w:val="7FEB90D0"/>
    <w:rsid w:val="7FF78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0396BB0-C466-4F3C-96D9-E200FC19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F3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190F3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190F3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190F30"/>
    <w:pPr>
      <w:outlineLvl w:val="2"/>
    </w:pPr>
    <w:rPr>
      <w:b/>
      <w:bCs/>
      <w:sz w:val="22"/>
      <w:szCs w:val="24"/>
    </w:rPr>
  </w:style>
  <w:style w:type="paragraph" w:styleId="Heading4">
    <w:name w:val="heading 4"/>
    <w:basedOn w:val="Normal"/>
    <w:next w:val="Normal"/>
    <w:link w:val="Heading4Char"/>
    <w:uiPriority w:val="9"/>
    <w:unhideWhenUsed/>
    <w:qFormat/>
    <w:rsid w:val="00190F30"/>
    <w:pPr>
      <w:outlineLvl w:val="3"/>
    </w:pPr>
    <w:rPr>
      <w:b/>
      <w:bCs/>
      <w:i/>
      <w:iCs/>
    </w:rPr>
  </w:style>
  <w:style w:type="paragraph" w:styleId="Heading5">
    <w:name w:val="heading 5"/>
    <w:basedOn w:val="Normal"/>
    <w:next w:val="NormalIndent"/>
    <w:link w:val="Heading5Char"/>
    <w:autoRedefine/>
    <w:qFormat/>
    <w:rsid w:val="00ED0EB7"/>
    <w:pPr>
      <w:suppressLineNumbers/>
      <w:spacing w:before="240" w:after="240" w:line="276" w:lineRule="auto"/>
      <w:outlineLvl w:val="4"/>
    </w:pPr>
    <w:rPr>
      <w:rFonts w:ascii="Arial" w:eastAsia="Times New Roman" w:hAnsi="Arial" w:cs="Times New Roman"/>
    </w:rPr>
  </w:style>
  <w:style w:type="paragraph" w:styleId="Heading6">
    <w:name w:val="heading 6"/>
    <w:basedOn w:val="Normal"/>
    <w:next w:val="NormalIndent"/>
    <w:link w:val="Heading6Char"/>
    <w:autoRedefine/>
    <w:qFormat/>
    <w:rsid w:val="00ED0EB7"/>
    <w:pPr>
      <w:suppressLineNumbers/>
      <w:spacing w:after="120" w:line="360" w:lineRule="auto"/>
      <w:outlineLvl w:val="5"/>
    </w:pPr>
    <w:rPr>
      <w:rFonts w:ascii="Arial" w:eastAsia="Times New Roman" w:hAnsi="Arial" w:cs="Times New Roman"/>
      <w:sz w:val="18"/>
      <w:u w:val="single"/>
    </w:rPr>
  </w:style>
  <w:style w:type="paragraph" w:styleId="Heading7">
    <w:name w:val="heading 7"/>
    <w:basedOn w:val="Normal"/>
    <w:next w:val="NormalIndent"/>
    <w:link w:val="Heading7Char"/>
    <w:autoRedefine/>
    <w:qFormat/>
    <w:rsid w:val="00ED0EB7"/>
    <w:pPr>
      <w:suppressLineNumbers/>
      <w:spacing w:after="120" w:line="360" w:lineRule="auto"/>
      <w:outlineLvl w:val="6"/>
    </w:pPr>
    <w:rPr>
      <w:rFonts w:ascii="Arial" w:eastAsia="Times New Roman" w:hAnsi="Arial" w:cs="Times New Roman"/>
      <w:i/>
      <w:sz w:val="18"/>
    </w:rPr>
  </w:style>
  <w:style w:type="paragraph" w:styleId="Heading8">
    <w:name w:val="heading 8"/>
    <w:basedOn w:val="Normal"/>
    <w:next w:val="NormalIndent"/>
    <w:link w:val="Heading8Char"/>
    <w:autoRedefine/>
    <w:qFormat/>
    <w:rsid w:val="00ED0EB7"/>
    <w:pPr>
      <w:suppressLineNumbers/>
      <w:spacing w:after="120" w:line="360" w:lineRule="auto"/>
      <w:outlineLvl w:val="7"/>
    </w:pPr>
    <w:rPr>
      <w:rFonts w:ascii="Arial" w:eastAsia="Times New Roman" w:hAnsi="Arial" w:cs="Times New Roman"/>
      <w:i/>
      <w:sz w:val="18"/>
    </w:rPr>
  </w:style>
  <w:style w:type="paragraph" w:styleId="Heading9">
    <w:name w:val="heading 9"/>
    <w:basedOn w:val="Normal"/>
    <w:next w:val="Normal"/>
    <w:link w:val="Heading9Char"/>
    <w:autoRedefine/>
    <w:qFormat/>
    <w:rsid w:val="00ED0EB7"/>
    <w:pPr>
      <w:spacing w:before="240" w:after="60" w:line="360" w:lineRule="auto"/>
      <w:outlineLvl w:val="8"/>
    </w:pPr>
    <w:rPr>
      <w:rFonts w:ascii="Arial" w:eastAsia="Times New Roman" w:hAnsi="Arial" w:cs="Times New Roman"/>
      <w:b/>
      <w:i/>
      <w:sz w:val="18"/>
    </w:rPr>
  </w:style>
  <w:style w:type="character" w:default="1" w:styleId="DefaultParagraphFont">
    <w:name w:val="Default Paragraph Font"/>
    <w:uiPriority w:val="1"/>
    <w:semiHidden/>
    <w:unhideWhenUsed/>
    <w:rsid w:val="00190F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0F30"/>
  </w:style>
  <w:style w:type="character" w:customStyle="1" w:styleId="Heading1Char">
    <w:name w:val="Heading 1 Char"/>
    <w:basedOn w:val="DefaultParagraphFont"/>
    <w:link w:val="Heading1"/>
    <w:rsid w:val="00190F3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190F30"/>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190F3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90F30"/>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D0EB7"/>
    <w:rPr>
      <w:rFonts w:ascii="Arial" w:eastAsia="Times New Roman" w:hAnsi="Arial" w:cs="Times New Roman"/>
      <w:kern w:val="2"/>
      <w:sz w:val="20"/>
      <w:szCs w:val="22"/>
      <w14:ligatures w14:val="standardContextual"/>
    </w:rPr>
  </w:style>
  <w:style w:type="character" w:customStyle="1" w:styleId="Heading6Char">
    <w:name w:val="Heading 6 Char"/>
    <w:basedOn w:val="DefaultParagraphFont"/>
    <w:link w:val="Heading6"/>
    <w:rsid w:val="00ED0EB7"/>
    <w:rPr>
      <w:rFonts w:ascii="Arial" w:eastAsia="Times New Roman" w:hAnsi="Arial" w:cs="Times New Roman"/>
      <w:kern w:val="2"/>
      <w:sz w:val="18"/>
      <w:szCs w:val="22"/>
      <w:u w:val="single"/>
      <w14:ligatures w14:val="standardContextual"/>
    </w:rPr>
  </w:style>
  <w:style w:type="character" w:customStyle="1" w:styleId="Heading7Char">
    <w:name w:val="Heading 7 Char"/>
    <w:basedOn w:val="DefaultParagraphFont"/>
    <w:link w:val="Heading7"/>
    <w:rsid w:val="00ED0EB7"/>
    <w:rPr>
      <w:rFonts w:ascii="Arial" w:eastAsia="Times New Roman" w:hAnsi="Arial" w:cs="Times New Roman"/>
      <w:i/>
      <w:kern w:val="2"/>
      <w:sz w:val="18"/>
      <w:szCs w:val="22"/>
      <w14:ligatures w14:val="standardContextual"/>
    </w:rPr>
  </w:style>
  <w:style w:type="character" w:customStyle="1" w:styleId="Heading8Char">
    <w:name w:val="Heading 8 Char"/>
    <w:basedOn w:val="DefaultParagraphFont"/>
    <w:link w:val="Heading8"/>
    <w:rsid w:val="00ED0EB7"/>
    <w:rPr>
      <w:rFonts w:ascii="Arial" w:eastAsia="Times New Roman" w:hAnsi="Arial" w:cs="Times New Roman"/>
      <w:i/>
      <w:kern w:val="2"/>
      <w:sz w:val="18"/>
      <w:szCs w:val="22"/>
      <w14:ligatures w14:val="standardContextual"/>
    </w:rPr>
  </w:style>
  <w:style w:type="character" w:customStyle="1" w:styleId="Heading9Char">
    <w:name w:val="Heading 9 Char"/>
    <w:basedOn w:val="DefaultParagraphFont"/>
    <w:link w:val="Heading9"/>
    <w:rsid w:val="00ED0EB7"/>
    <w:rPr>
      <w:rFonts w:ascii="Arial" w:eastAsia="Times New Roman" w:hAnsi="Arial" w:cs="Times New Roman"/>
      <w:b/>
      <w:i/>
      <w:kern w:val="2"/>
      <w:sz w:val="18"/>
      <w:szCs w:val="22"/>
      <w14:ligatures w14:val="standardContextual"/>
    </w:rPr>
  </w:style>
  <w:style w:type="character" w:styleId="Hyperlink">
    <w:name w:val="Hyperlink"/>
    <w:basedOn w:val="DefaultParagraphFont"/>
    <w:uiPriority w:val="99"/>
    <w:unhideWhenUsed/>
    <w:rsid w:val="00190F30"/>
    <w:rPr>
      <w:color w:val="0563C1" w:themeColor="hyperlink"/>
      <w:u w:val="single"/>
    </w:rPr>
  </w:style>
  <w:style w:type="paragraph" w:styleId="TOC1">
    <w:name w:val="toc 1"/>
    <w:basedOn w:val="Normal"/>
    <w:next w:val="Normal"/>
    <w:autoRedefine/>
    <w:uiPriority w:val="39"/>
    <w:unhideWhenUsed/>
    <w:rsid w:val="00190F30"/>
    <w:pPr>
      <w:spacing w:after="100"/>
    </w:pPr>
  </w:style>
  <w:style w:type="paragraph" w:styleId="TOC2">
    <w:name w:val="toc 2"/>
    <w:basedOn w:val="Normal"/>
    <w:next w:val="Normal"/>
    <w:autoRedefine/>
    <w:uiPriority w:val="39"/>
    <w:unhideWhenUsed/>
    <w:rsid w:val="00190F30"/>
    <w:pPr>
      <w:spacing w:after="100"/>
      <w:ind w:left="200"/>
    </w:pPr>
  </w:style>
  <w:style w:type="paragraph" w:styleId="TOC3">
    <w:name w:val="toc 3"/>
    <w:basedOn w:val="Normal"/>
    <w:next w:val="Normal"/>
    <w:autoRedefine/>
    <w:uiPriority w:val="39"/>
    <w:unhideWhenUsed/>
    <w:rsid w:val="00190F30"/>
    <w:pPr>
      <w:spacing w:after="100"/>
      <w:ind w:left="400"/>
    </w:pPr>
  </w:style>
  <w:style w:type="paragraph" w:styleId="NormalIndent">
    <w:name w:val="Normal Indent"/>
    <w:basedOn w:val="Normal"/>
    <w:uiPriority w:val="99"/>
    <w:semiHidden/>
    <w:unhideWhenUsed/>
    <w:rsid w:val="00ED0EB7"/>
    <w:pPr>
      <w:ind w:left="720"/>
    </w:pPr>
  </w:style>
  <w:style w:type="paragraph" w:styleId="ListBullet">
    <w:name w:val="List Bullet"/>
    <w:basedOn w:val="Normal"/>
    <w:link w:val="ListBulletChar"/>
    <w:uiPriority w:val="3"/>
    <w:qFormat/>
    <w:rsid w:val="00ED0E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D0EB7"/>
    <w:pPr>
      <w:numPr>
        <w:numId w:val="2"/>
      </w:numPr>
      <w:contextualSpacing/>
    </w:pPr>
  </w:style>
  <w:style w:type="paragraph" w:styleId="ListBullet3">
    <w:name w:val="List Bullet 3"/>
    <w:basedOn w:val="Normal"/>
    <w:link w:val="ListBullet3Char"/>
    <w:uiPriority w:val="99"/>
    <w:unhideWhenUsed/>
    <w:rsid w:val="00ED0EB7"/>
    <w:pPr>
      <w:numPr>
        <w:numId w:val="3"/>
      </w:numPr>
      <w:contextualSpacing/>
    </w:pPr>
  </w:style>
  <w:style w:type="paragraph" w:customStyle="1" w:styleId="Accenture">
    <w:name w:val="Accenture"/>
    <w:basedOn w:val="Normal"/>
    <w:rsid w:val="00ED0EB7"/>
    <w:pPr>
      <w:spacing w:before="200"/>
    </w:pPr>
    <w:rPr>
      <w:rFonts w:cs="Arial"/>
    </w:rPr>
  </w:style>
  <w:style w:type="table" w:styleId="TableGrid">
    <w:name w:val="Table Grid"/>
    <w:basedOn w:val="TableNormal"/>
    <w:uiPriority w:val="39"/>
    <w:rsid w:val="00ED0E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D0EB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ED0E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rPr>
      <w:lang w:val="en-GB"/>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190F30"/>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190F30"/>
    <w:rPr>
      <w:rFonts w:ascii="Graphik" w:hAnsi="Graphik"/>
      <w:kern w:val="2"/>
      <w:sz w:val="20"/>
      <w:szCs w:val="22"/>
      <w14:ligatures w14:val="standardContextual"/>
    </w:rPr>
  </w:style>
  <w:style w:type="paragraph" w:styleId="Footer">
    <w:name w:val="footer"/>
    <w:basedOn w:val="Normal"/>
    <w:link w:val="FooterChar"/>
    <w:uiPriority w:val="99"/>
    <w:unhideWhenUsed/>
    <w:rsid w:val="00190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F3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190F3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D0E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D0E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ED0E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190F30"/>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D0EB7"/>
    <w:rPr>
      <w:sz w:val="16"/>
      <w:szCs w:val="16"/>
    </w:rPr>
  </w:style>
  <w:style w:type="paragraph" w:styleId="CommentText">
    <w:name w:val="annotation text"/>
    <w:basedOn w:val="Normal"/>
    <w:link w:val="CommentTextChar"/>
    <w:uiPriority w:val="99"/>
    <w:unhideWhenUsed/>
    <w:rsid w:val="00ED0EB7"/>
  </w:style>
  <w:style w:type="character" w:customStyle="1" w:styleId="CommentTextChar">
    <w:name w:val="Comment Text Char"/>
    <w:basedOn w:val="DefaultParagraphFont"/>
    <w:link w:val="CommentText"/>
    <w:uiPriority w:val="99"/>
    <w:rsid w:val="00ED0EB7"/>
    <w:rPr>
      <w:rFonts w:ascii="Graphik" w:hAnsi="Graphik"/>
      <w:kern w:val="2"/>
      <w:sz w:val="20"/>
      <w:szCs w:val="22"/>
      <w14:ligatures w14:val="standardContextual"/>
    </w:rPr>
  </w:style>
  <w:style w:type="paragraph" w:styleId="CommentSubject">
    <w:name w:val="annotation subject"/>
    <w:basedOn w:val="CommentText"/>
    <w:next w:val="CommentText"/>
    <w:link w:val="CommentSubjectChar"/>
    <w:uiPriority w:val="99"/>
    <w:semiHidden/>
    <w:unhideWhenUsed/>
    <w:rsid w:val="00ED0EB7"/>
    <w:rPr>
      <w:b/>
      <w:bCs/>
    </w:rPr>
  </w:style>
  <w:style w:type="character" w:customStyle="1" w:styleId="CommentSubjectChar">
    <w:name w:val="Comment Subject Char"/>
    <w:basedOn w:val="CommentTextChar"/>
    <w:link w:val="CommentSubject"/>
    <w:uiPriority w:val="99"/>
    <w:semiHidden/>
    <w:rsid w:val="00ED0EB7"/>
    <w:rPr>
      <w:rFonts w:ascii="Graphik" w:hAnsi="Graphik"/>
      <w:b/>
      <w:bCs/>
      <w:kern w:val="2"/>
      <w:sz w:val="20"/>
      <w:szCs w:val="20"/>
      <w14:ligatures w14:val="standardContextual"/>
    </w:rPr>
  </w:style>
  <w:style w:type="character" w:styleId="Mention">
    <w:name w:val="Mention"/>
    <w:basedOn w:val="DefaultParagraphFont"/>
    <w:uiPriority w:val="99"/>
    <w:unhideWhenUsed/>
    <w:rsid w:val="00ED0EB7"/>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Accenture"/>
    <w:next w:val="Normal"/>
    <w:link w:val="SubtitleChar"/>
    <w:uiPriority w:val="11"/>
    <w:rsid w:val="00ED0E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D0EB7"/>
    <w:rPr>
      <w:rFonts w:ascii="Graphik" w:eastAsiaTheme="minorEastAsia" w:hAnsi="Graphik"/>
      <w:color w:val="5A5A5A" w:themeColor="text1" w:themeTint="A5"/>
      <w:spacing w:val="15"/>
      <w:kern w:val="2"/>
      <w:sz w:val="20"/>
      <w:szCs w:val="22"/>
      <w14:ligatures w14:val="standardContextual"/>
    </w:rPr>
  </w:style>
  <w:style w:type="paragraph" w:customStyle="1" w:styleId="CodeSample">
    <w:name w:val="Code Sample"/>
    <w:basedOn w:val="Normal"/>
    <w:link w:val="CodeSampleChar"/>
    <w:autoRedefine/>
    <w:qFormat/>
    <w:rsid w:val="00ED0EB7"/>
    <w:pPr>
      <w:ind w:left="360"/>
    </w:pPr>
    <w:rPr>
      <w:rFonts w:ascii="Consolas" w:hAnsi="Consolas"/>
      <w:lang w:val="fr-FR"/>
    </w:rPr>
  </w:style>
  <w:style w:type="character" w:customStyle="1" w:styleId="CodeSampleChar">
    <w:name w:val="Code Sample Char"/>
    <w:basedOn w:val="DefaultParagraphFont"/>
    <w:link w:val="CodeSample"/>
    <w:rsid w:val="00ED0EB7"/>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D0EB7"/>
    <w:rPr>
      <w:rFonts w:ascii="Tahoma" w:hAnsi="Tahoma" w:cs="Tahoma"/>
      <w:sz w:val="16"/>
      <w:szCs w:val="16"/>
    </w:rPr>
  </w:style>
  <w:style w:type="character" w:customStyle="1" w:styleId="BalloonTextChar">
    <w:name w:val="Balloon Text Char"/>
    <w:basedOn w:val="DefaultParagraphFont"/>
    <w:link w:val="BalloonText"/>
    <w:uiPriority w:val="99"/>
    <w:semiHidden/>
    <w:rsid w:val="00ED0E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D0EB7"/>
    <w:rPr>
      <w:rFonts w:ascii="Lucida Grande" w:hAnsi="Lucida Grande"/>
    </w:rPr>
  </w:style>
  <w:style w:type="character" w:customStyle="1" w:styleId="DocumentMapChar">
    <w:name w:val="Document Map Char"/>
    <w:basedOn w:val="DefaultParagraphFont"/>
    <w:link w:val="DocumentMap"/>
    <w:uiPriority w:val="99"/>
    <w:semiHidden/>
    <w:rsid w:val="00ED0EB7"/>
    <w:rPr>
      <w:rFonts w:ascii="Lucida Grande" w:hAnsi="Lucida Grande"/>
      <w:kern w:val="2"/>
      <w:sz w:val="20"/>
      <w:szCs w:val="22"/>
      <w14:ligatures w14:val="standardContextual"/>
    </w:rPr>
  </w:style>
  <w:style w:type="character" w:styleId="Emphasis">
    <w:name w:val="Emphasis"/>
    <w:basedOn w:val="DefaultParagraphFont"/>
    <w:uiPriority w:val="20"/>
    <w:rsid w:val="00ED0EB7"/>
    <w:rPr>
      <w:i/>
      <w:iCs/>
    </w:rPr>
  </w:style>
  <w:style w:type="paragraph" w:styleId="NormalWeb">
    <w:name w:val="Normal (Web)"/>
    <w:basedOn w:val="Normal"/>
    <w:uiPriority w:val="99"/>
    <w:semiHidden/>
    <w:unhideWhenUsed/>
    <w:rsid w:val="00ED0E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D0EB7"/>
    <w:pPr>
      <w:numPr>
        <w:numId w:val="8"/>
      </w:numPr>
    </w:pPr>
  </w:style>
  <w:style w:type="character" w:styleId="PageNumber">
    <w:name w:val="page number"/>
    <w:basedOn w:val="DefaultParagraphFont"/>
    <w:uiPriority w:val="99"/>
    <w:semiHidden/>
    <w:unhideWhenUsed/>
    <w:rsid w:val="00ED0EB7"/>
  </w:style>
  <w:style w:type="paragraph" w:customStyle="1" w:styleId="Picture">
    <w:name w:val="Picture"/>
    <w:basedOn w:val="Accenture"/>
    <w:next w:val="Subtitle"/>
    <w:link w:val="PictureChar"/>
    <w:rsid w:val="00ED0EB7"/>
    <w:pPr>
      <w:jc w:val="center"/>
    </w:pPr>
    <w:rPr>
      <w:noProof/>
    </w:rPr>
  </w:style>
  <w:style w:type="character" w:customStyle="1" w:styleId="PictureChar">
    <w:name w:val="Picture Char"/>
    <w:basedOn w:val="DefaultParagraphFont"/>
    <w:link w:val="Picture"/>
    <w:rsid w:val="00ED0EB7"/>
    <w:rPr>
      <w:rFonts w:ascii="Graphik" w:hAnsi="Graphik" w:cs="Arial"/>
      <w:noProof/>
      <w:kern w:val="2"/>
      <w:sz w:val="20"/>
      <w:szCs w:val="22"/>
      <w14:ligatures w14:val="standardContextual"/>
    </w:rPr>
  </w:style>
  <w:style w:type="paragraph" w:customStyle="1" w:styleId="Platzhalter">
    <w:name w:val="Platzhalter"/>
    <w:basedOn w:val="Normal"/>
    <w:rsid w:val="00ED0EB7"/>
    <w:pPr>
      <w:jc w:val="center"/>
    </w:pPr>
    <w:rPr>
      <w:rFonts w:eastAsia="Times New Roman" w:cs="Arial"/>
    </w:rPr>
  </w:style>
  <w:style w:type="paragraph" w:styleId="Revision">
    <w:name w:val="Revision"/>
    <w:hidden/>
    <w:uiPriority w:val="99"/>
    <w:semiHidden/>
    <w:rsid w:val="00ED0EB7"/>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ED0EB7"/>
    <w:rPr>
      <w:rFonts w:ascii="Consolas" w:hAnsi="Consolas"/>
    </w:rPr>
  </w:style>
  <w:style w:type="character" w:customStyle="1" w:styleId="Style1Char">
    <w:name w:val="Style1 Char"/>
    <w:basedOn w:val="DefaultParagraphFont"/>
    <w:link w:val="Style1"/>
    <w:rsid w:val="00ED0EB7"/>
    <w:rPr>
      <w:rFonts w:ascii="Consolas" w:hAnsi="Consolas"/>
      <w:kern w:val="2"/>
      <w:sz w:val="20"/>
      <w:szCs w:val="22"/>
      <w14:ligatures w14:val="standardContextual"/>
    </w:rPr>
  </w:style>
  <w:style w:type="paragraph" w:customStyle="1" w:styleId="TOCHeading2">
    <w:name w:val="TOC Heading 2"/>
    <w:basedOn w:val="TOC1"/>
    <w:link w:val="TOCHeading2Char"/>
    <w:qFormat/>
    <w:rsid w:val="00ED0EB7"/>
    <w:pPr>
      <w:tabs>
        <w:tab w:val="right" w:leader="dot" w:pos="9350"/>
      </w:tabs>
    </w:pPr>
    <w:rPr>
      <w:noProof/>
    </w:rPr>
  </w:style>
  <w:style w:type="character" w:customStyle="1" w:styleId="TOCHeading2Char">
    <w:name w:val="TOC Heading 2 Char"/>
    <w:basedOn w:val="DefaultParagraphFont"/>
    <w:link w:val="TOCHeading2"/>
    <w:rsid w:val="00ED0E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D0EB7"/>
    <w:pPr>
      <w:tabs>
        <w:tab w:val="right" w:leader="dot" w:pos="9350"/>
      </w:tabs>
    </w:pPr>
  </w:style>
  <w:style w:type="character" w:customStyle="1" w:styleId="TOCHeading3Char">
    <w:name w:val="TOC Heading 3 Char"/>
    <w:basedOn w:val="DefaultParagraphFont"/>
    <w:link w:val="TOCHeading3"/>
    <w:rsid w:val="00ED0E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D0E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D0EB7"/>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190F30"/>
    <w:rPr>
      <w:rFonts w:ascii="Graphik" w:hAnsi="Graphik"/>
      <w:kern w:val="2"/>
      <w:sz w:val="20"/>
      <w:szCs w:val="22"/>
      <w14:ligatures w14:val="standardContextual"/>
    </w:rPr>
  </w:style>
  <w:style w:type="character" w:customStyle="1" w:styleId="ui-provider">
    <w:name w:val="ui-provider"/>
    <w:basedOn w:val="DefaultParagraphFont"/>
    <w:rsid w:val="005B0422"/>
  </w:style>
  <w:style w:type="paragraph" w:customStyle="1" w:styleId="Tight">
    <w:name w:val="Tight"/>
    <w:basedOn w:val="Normal"/>
    <w:link w:val="TightChar"/>
    <w:qFormat/>
    <w:rsid w:val="00190F30"/>
    <w:pPr>
      <w:spacing w:after="0"/>
    </w:pPr>
  </w:style>
  <w:style w:type="character" w:customStyle="1" w:styleId="TightChar">
    <w:name w:val="Tight Char"/>
    <w:basedOn w:val="DefaultParagraphFont"/>
    <w:link w:val="Tight"/>
    <w:rsid w:val="00190F30"/>
    <w:rPr>
      <w:rFonts w:ascii="Graphik" w:hAnsi="Graphik"/>
      <w:kern w:val="2"/>
      <w:sz w:val="20"/>
      <w:szCs w:val="22"/>
      <w14:ligatures w14:val="standardContextual"/>
    </w:rPr>
  </w:style>
  <w:style w:type="paragraph" w:customStyle="1" w:styleId="ProductName">
    <w:name w:val="Product_Name"/>
    <w:basedOn w:val="Normal"/>
    <w:link w:val="ProductNameChar"/>
    <w:qFormat/>
    <w:rsid w:val="00190F30"/>
    <w:pPr>
      <w:jc w:val="center"/>
    </w:pPr>
    <w:rPr>
      <w:b/>
      <w:bCs/>
      <w:sz w:val="56"/>
      <w:szCs w:val="72"/>
    </w:rPr>
  </w:style>
  <w:style w:type="character" w:customStyle="1" w:styleId="ProductNameChar">
    <w:name w:val="Product_Name Char"/>
    <w:basedOn w:val="DefaultParagraphFont"/>
    <w:link w:val="ProductName"/>
    <w:rsid w:val="00190F3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90F30"/>
    <w:rPr>
      <w:sz w:val="36"/>
      <w:szCs w:val="40"/>
    </w:rPr>
  </w:style>
  <w:style w:type="character" w:customStyle="1" w:styleId="DocumentTypeChar">
    <w:name w:val="Document_Type Char"/>
    <w:basedOn w:val="ProductNameChar"/>
    <w:link w:val="DocumentType"/>
    <w:rsid w:val="00190F3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90F30"/>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190F3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190F30"/>
    <w:pPr>
      <w:spacing w:before="100" w:beforeAutospacing="1" w:after="0"/>
      <w:jc w:val="left"/>
    </w:pPr>
  </w:style>
  <w:style w:type="character" w:customStyle="1" w:styleId="TightLeftAlignedChar">
    <w:name w:val="Tight_Left_Aligned Char"/>
    <w:basedOn w:val="DefaultParagraphFont"/>
    <w:link w:val="TightLeftAligned"/>
    <w:rsid w:val="00190F30"/>
    <w:rPr>
      <w:rFonts w:ascii="Graphik" w:hAnsi="Graphik"/>
      <w:kern w:val="2"/>
      <w:sz w:val="20"/>
      <w:szCs w:val="22"/>
      <w14:ligatures w14:val="standardContextual"/>
    </w:rPr>
  </w:style>
  <w:style w:type="paragraph" w:customStyle="1" w:styleId="TableHeader">
    <w:name w:val="Table_Header"/>
    <w:basedOn w:val="Normal"/>
    <w:link w:val="TableHeaderChar"/>
    <w:qFormat/>
    <w:rsid w:val="00190F30"/>
    <w:pPr>
      <w:spacing w:before="100" w:beforeAutospacing="1" w:after="0"/>
    </w:pPr>
    <w:rPr>
      <w:b/>
      <w:bCs/>
    </w:rPr>
  </w:style>
  <w:style w:type="character" w:customStyle="1" w:styleId="TableHeaderChar">
    <w:name w:val="Table_Header Char"/>
    <w:basedOn w:val="DefaultParagraphFont"/>
    <w:link w:val="TableHeader"/>
    <w:rsid w:val="00190F30"/>
    <w:rPr>
      <w:rFonts w:ascii="Graphik" w:hAnsi="Graphik"/>
      <w:b/>
      <w:bCs/>
      <w:kern w:val="2"/>
      <w:sz w:val="20"/>
      <w:szCs w:val="22"/>
      <w14:ligatures w14:val="standardContextual"/>
    </w:rPr>
  </w:style>
  <w:style w:type="table" w:styleId="PlainTable1">
    <w:name w:val="Plain Table 1"/>
    <w:basedOn w:val="TableNormal"/>
    <w:uiPriority w:val="41"/>
    <w:rsid w:val="00744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7187">
      <w:bodyDiv w:val="1"/>
      <w:marLeft w:val="0"/>
      <w:marRight w:val="0"/>
      <w:marTop w:val="0"/>
      <w:marBottom w:val="0"/>
      <w:divBdr>
        <w:top w:val="none" w:sz="0" w:space="0" w:color="auto"/>
        <w:left w:val="none" w:sz="0" w:space="0" w:color="auto"/>
        <w:bottom w:val="none" w:sz="0" w:space="0" w:color="auto"/>
        <w:right w:val="none" w:sz="0" w:space="0" w:color="auto"/>
      </w:divBdr>
      <w:divsChild>
        <w:div w:id="348333443">
          <w:marLeft w:val="0"/>
          <w:marRight w:val="0"/>
          <w:marTop w:val="0"/>
          <w:marBottom w:val="0"/>
          <w:divBdr>
            <w:top w:val="none" w:sz="0" w:space="0" w:color="auto"/>
            <w:left w:val="none" w:sz="0" w:space="0" w:color="auto"/>
            <w:bottom w:val="none" w:sz="0" w:space="0" w:color="auto"/>
            <w:right w:val="none" w:sz="0" w:space="0" w:color="auto"/>
          </w:divBdr>
        </w:div>
        <w:div w:id="672683598">
          <w:marLeft w:val="0"/>
          <w:marRight w:val="0"/>
          <w:marTop w:val="0"/>
          <w:marBottom w:val="0"/>
          <w:divBdr>
            <w:top w:val="none" w:sz="0" w:space="0" w:color="auto"/>
            <w:left w:val="none" w:sz="0" w:space="0" w:color="auto"/>
            <w:bottom w:val="none" w:sz="0" w:space="0" w:color="auto"/>
            <w:right w:val="none" w:sz="0" w:space="0" w:color="auto"/>
          </w:divBdr>
        </w:div>
      </w:divsChild>
    </w:div>
    <w:div w:id="139932915">
      <w:bodyDiv w:val="1"/>
      <w:marLeft w:val="0"/>
      <w:marRight w:val="0"/>
      <w:marTop w:val="0"/>
      <w:marBottom w:val="0"/>
      <w:divBdr>
        <w:top w:val="none" w:sz="0" w:space="0" w:color="auto"/>
        <w:left w:val="none" w:sz="0" w:space="0" w:color="auto"/>
        <w:bottom w:val="none" w:sz="0" w:space="0" w:color="auto"/>
        <w:right w:val="none" w:sz="0" w:space="0" w:color="auto"/>
      </w:divBdr>
      <w:divsChild>
        <w:div w:id="1107041061">
          <w:marLeft w:val="0"/>
          <w:marRight w:val="0"/>
          <w:marTop w:val="0"/>
          <w:marBottom w:val="0"/>
          <w:divBdr>
            <w:top w:val="none" w:sz="0" w:space="0" w:color="auto"/>
            <w:left w:val="none" w:sz="0" w:space="0" w:color="auto"/>
            <w:bottom w:val="none" w:sz="0" w:space="0" w:color="auto"/>
            <w:right w:val="none" w:sz="0" w:space="0" w:color="auto"/>
          </w:divBdr>
        </w:div>
        <w:div w:id="1532259519">
          <w:marLeft w:val="0"/>
          <w:marRight w:val="0"/>
          <w:marTop w:val="0"/>
          <w:marBottom w:val="0"/>
          <w:divBdr>
            <w:top w:val="none" w:sz="0" w:space="0" w:color="auto"/>
            <w:left w:val="none" w:sz="0" w:space="0" w:color="auto"/>
            <w:bottom w:val="none" w:sz="0" w:space="0" w:color="auto"/>
            <w:right w:val="none" w:sz="0" w:space="0" w:color="auto"/>
          </w:divBdr>
        </w:div>
      </w:divsChild>
    </w:div>
    <w:div w:id="150103506">
      <w:bodyDiv w:val="1"/>
      <w:marLeft w:val="0"/>
      <w:marRight w:val="0"/>
      <w:marTop w:val="0"/>
      <w:marBottom w:val="0"/>
      <w:divBdr>
        <w:top w:val="none" w:sz="0" w:space="0" w:color="auto"/>
        <w:left w:val="none" w:sz="0" w:space="0" w:color="auto"/>
        <w:bottom w:val="none" w:sz="0" w:space="0" w:color="auto"/>
        <w:right w:val="none" w:sz="0" w:space="0" w:color="auto"/>
      </w:divBdr>
      <w:divsChild>
        <w:div w:id="741491441">
          <w:marLeft w:val="0"/>
          <w:marRight w:val="0"/>
          <w:marTop w:val="0"/>
          <w:marBottom w:val="0"/>
          <w:divBdr>
            <w:top w:val="none" w:sz="0" w:space="0" w:color="auto"/>
            <w:left w:val="none" w:sz="0" w:space="0" w:color="auto"/>
            <w:bottom w:val="none" w:sz="0" w:space="0" w:color="auto"/>
            <w:right w:val="none" w:sz="0" w:space="0" w:color="auto"/>
          </w:divBdr>
        </w:div>
        <w:div w:id="1160148704">
          <w:marLeft w:val="0"/>
          <w:marRight w:val="0"/>
          <w:marTop w:val="0"/>
          <w:marBottom w:val="0"/>
          <w:divBdr>
            <w:top w:val="none" w:sz="0" w:space="0" w:color="auto"/>
            <w:left w:val="none" w:sz="0" w:space="0" w:color="auto"/>
            <w:bottom w:val="none" w:sz="0" w:space="0" w:color="auto"/>
            <w:right w:val="none" w:sz="0" w:space="0" w:color="auto"/>
          </w:divBdr>
        </w:div>
      </w:divsChild>
    </w:div>
    <w:div w:id="30122797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5">
          <w:marLeft w:val="0"/>
          <w:marRight w:val="0"/>
          <w:marTop w:val="0"/>
          <w:marBottom w:val="0"/>
          <w:divBdr>
            <w:top w:val="none" w:sz="0" w:space="0" w:color="auto"/>
            <w:left w:val="none" w:sz="0" w:space="0" w:color="auto"/>
            <w:bottom w:val="none" w:sz="0" w:space="0" w:color="auto"/>
            <w:right w:val="none" w:sz="0" w:space="0" w:color="auto"/>
          </w:divBdr>
        </w:div>
        <w:div w:id="1590775871">
          <w:marLeft w:val="0"/>
          <w:marRight w:val="0"/>
          <w:marTop w:val="0"/>
          <w:marBottom w:val="0"/>
          <w:divBdr>
            <w:top w:val="none" w:sz="0" w:space="0" w:color="auto"/>
            <w:left w:val="none" w:sz="0" w:space="0" w:color="auto"/>
            <w:bottom w:val="none" w:sz="0" w:space="0" w:color="auto"/>
            <w:right w:val="none" w:sz="0" w:space="0" w:color="auto"/>
          </w:divBdr>
        </w:div>
      </w:divsChild>
    </w:div>
    <w:div w:id="311716864">
      <w:bodyDiv w:val="1"/>
      <w:marLeft w:val="0"/>
      <w:marRight w:val="0"/>
      <w:marTop w:val="0"/>
      <w:marBottom w:val="0"/>
      <w:divBdr>
        <w:top w:val="none" w:sz="0" w:space="0" w:color="auto"/>
        <w:left w:val="none" w:sz="0" w:space="0" w:color="auto"/>
        <w:bottom w:val="none" w:sz="0" w:space="0" w:color="auto"/>
        <w:right w:val="none" w:sz="0" w:space="0" w:color="auto"/>
      </w:divBdr>
      <w:divsChild>
        <w:div w:id="82804100">
          <w:marLeft w:val="0"/>
          <w:marRight w:val="0"/>
          <w:marTop w:val="0"/>
          <w:marBottom w:val="0"/>
          <w:divBdr>
            <w:top w:val="none" w:sz="0" w:space="0" w:color="auto"/>
            <w:left w:val="none" w:sz="0" w:space="0" w:color="auto"/>
            <w:bottom w:val="none" w:sz="0" w:space="0" w:color="auto"/>
            <w:right w:val="none" w:sz="0" w:space="0" w:color="auto"/>
          </w:divBdr>
        </w:div>
        <w:div w:id="1761488890">
          <w:marLeft w:val="0"/>
          <w:marRight w:val="0"/>
          <w:marTop w:val="0"/>
          <w:marBottom w:val="0"/>
          <w:divBdr>
            <w:top w:val="none" w:sz="0" w:space="0" w:color="auto"/>
            <w:left w:val="none" w:sz="0" w:space="0" w:color="auto"/>
            <w:bottom w:val="none" w:sz="0" w:space="0" w:color="auto"/>
            <w:right w:val="none" w:sz="0" w:space="0" w:color="auto"/>
          </w:divBdr>
        </w:div>
      </w:divsChild>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68653636">
      <w:bodyDiv w:val="1"/>
      <w:marLeft w:val="0"/>
      <w:marRight w:val="0"/>
      <w:marTop w:val="0"/>
      <w:marBottom w:val="0"/>
      <w:divBdr>
        <w:top w:val="none" w:sz="0" w:space="0" w:color="auto"/>
        <w:left w:val="none" w:sz="0" w:space="0" w:color="auto"/>
        <w:bottom w:val="none" w:sz="0" w:space="0" w:color="auto"/>
        <w:right w:val="none" w:sz="0" w:space="0" w:color="auto"/>
      </w:divBdr>
    </w:div>
    <w:div w:id="442383836">
      <w:bodyDiv w:val="1"/>
      <w:marLeft w:val="0"/>
      <w:marRight w:val="0"/>
      <w:marTop w:val="0"/>
      <w:marBottom w:val="0"/>
      <w:divBdr>
        <w:top w:val="none" w:sz="0" w:space="0" w:color="auto"/>
        <w:left w:val="none" w:sz="0" w:space="0" w:color="auto"/>
        <w:bottom w:val="none" w:sz="0" w:space="0" w:color="auto"/>
        <w:right w:val="none" w:sz="0" w:space="0" w:color="auto"/>
      </w:divBdr>
    </w:div>
    <w:div w:id="470446004">
      <w:bodyDiv w:val="1"/>
      <w:marLeft w:val="0"/>
      <w:marRight w:val="0"/>
      <w:marTop w:val="0"/>
      <w:marBottom w:val="0"/>
      <w:divBdr>
        <w:top w:val="none" w:sz="0" w:space="0" w:color="auto"/>
        <w:left w:val="none" w:sz="0" w:space="0" w:color="auto"/>
        <w:bottom w:val="none" w:sz="0" w:space="0" w:color="auto"/>
        <w:right w:val="none" w:sz="0" w:space="0" w:color="auto"/>
      </w:divBdr>
    </w:div>
    <w:div w:id="495456992">
      <w:bodyDiv w:val="1"/>
      <w:marLeft w:val="0"/>
      <w:marRight w:val="0"/>
      <w:marTop w:val="0"/>
      <w:marBottom w:val="0"/>
      <w:divBdr>
        <w:top w:val="none" w:sz="0" w:space="0" w:color="auto"/>
        <w:left w:val="none" w:sz="0" w:space="0" w:color="auto"/>
        <w:bottom w:val="none" w:sz="0" w:space="0" w:color="auto"/>
        <w:right w:val="none" w:sz="0" w:space="0" w:color="auto"/>
      </w:divBdr>
      <w:divsChild>
        <w:div w:id="607859881">
          <w:marLeft w:val="0"/>
          <w:marRight w:val="0"/>
          <w:marTop w:val="0"/>
          <w:marBottom w:val="0"/>
          <w:divBdr>
            <w:top w:val="none" w:sz="0" w:space="0" w:color="auto"/>
            <w:left w:val="none" w:sz="0" w:space="0" w:color="auto"/>
            <w:bottom w:val="none" w:sz="0" w:space="0" w:color="auto"/>
            <w:right w:val="none" w:sz="0" w:space="0" w:color="auto"/>
          </w:divBdr>
        </w:div>
        <w:div w:id="1343970394">
          <w:marLeft w:val="0"/>
          <w:marRight w:val="0"/>
          <w:marTop w:val="0"/>
          <w:marBottom w:val="0"/>
          <w:divBdr>
            <w:top w:val="none" w:sz="0" w:space="0" w:color="auto"/>
            <w:left w:val="none" w:sz="0" w:space="0" w:color="auto"/>
            <w:bottom w:val="none" w:sz="0" w:space="0" w:color="auto"/>
            <w:right w:val="none" w:sz="0" w:space="0" w:color="auto"/>
          </w:divBdr>
        </w:div>
      </w:divsChild>
    </w:div>
    <w:div w:id="533856450">
      <w:bodyDiv w:val="1"/>
      <w:marLeft w:val="0"/>
      <w:marRight w:val="0"/>
      <w:marTop w:val="0"/>
      <w:marBottom w:val="0"/>
      <w:divBdr>
        <w:top w:val="none" w:sz="0" w:space="0" w:color="auto"/>
        <w:left w:val="none" w:sz="0" w:space="0" w:color="auto"/>
        <w:bottom w:val="none" w:sz="0" w:space="0" w:color="auto"/>
        <w:right w:val="none" w:sz="0" w:space="0" w:color="auto"/>
      </w:divBdr>
      <w:divsChild>
        <w:div w:id="872621944">
          <w:marLeft w:val="0"/>
          <w:marRight w:val="0"/>
          <w:marTop w:val="0"/>
          <w:marBottom w:val="0"/>
          <w:divBdr>
            <w:top w:val="none" w:sz="0" w:space="0" w:color="auto"/>
            <w:left w:val="none" w:sz="0" w:space="0" w:color="auto"/>
            <w:bottom w:val="none" w:sz="0" w:space="0" w:color="auto"/>
            <w:right w:val="none" w:sz="0" w:space="0" w:color="auto"/>
          </w:divBdr>
        </w:div>
        <w:div w:id="1047531241">
          <w:marLeft w:val="0"/>
          <w:marRight w:val="0"/>
          <w:marTop w:val="0"/>
          <w:marBottom w:val="0"/>
          <w:divBdr>
            <w:top w:val="none" w:sz="0" w:space="0" w:color="auto"/>
            <w:left w:val="none" w:sz="0" w:space="0" w:color="auto"/>
            <w:bottom w:val="none" w:sz="0" w:space="0" w:color="auto"/>
            <w:right w:val="none" w:sz="0" w:space="0" w:color="auto"/>
          </w:divBdr>
        </w:div>
      </w:divsChild>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77972456">
      <w:bodyDiv w:val="1"/>
      <w:marLeft w:val="0"/>
      <w:marRight w:val="0"/>
      <w:marTop w:val="0"/>
      <w:marBottom w:val="0"/>
      <w:divBdr>
        <w:top w:val="none" w:sz="0" w:space="0" w:color="auto"/>
        <w:left w:val="none" w:sz="0" w:space="0" w:color="auto"/>
        <w:bottom w:val="none" w:sz="0" w:space="0" w:color="auto"/>
        <w:right w:val="none" w:sz="0" w:space="0" w:color="auto"/>
      </w:divBdr>
    </w:div>
    <w:div w:id="784155592">
      <w:bodyDiv w:val="1"/>
      <w:marLeft w:val="0"/>
      <w:marRight w:val="0"/>
      <w:marTop w:val="0"/>
      <w:marBottom w:val="0"/>
      <w:divBdr>
        <w:top w:val="none" w:sz="0" w:space="0" w:color="auto"/>
        <w:left w:val="none" w:sz="0" w:space="0" w:color="auto"/>
        <w:bottom w:val="none" w:sz="0" w:space="0" w:color="auto"/>
        <w:right w:val="none" w:sz="0" w:space="0" w:color="auto"/>
      </w:divBdr>
    </w:div>
    <w:div w:id="805468197">
      <w:bodyDiv w:val="1"/>
      <w:marLeft w:val="0"/>
      <w:marRight w:val="0"/>
      <w:marTop w:val="0"/>
      <w:marBottom w:val="0"/>
      <w:divBdr>
        <w:top w:val="none" w:sz="0" w:space="0" w:color="auto"/>
        <w:left w:val="none" w:sz="0" w:space="0" w:color="auto"/>
        <w:bottom w:val="none" w:sz="0" w:space="0" w:color="auto"/>
        <w:right w:val="none" w:sz="0" w:space="0" w:color="auto"/>
      </w:divBdr>
      <w:divsChild>
        <w:div w:id="1481926648">
          <w:marLeft w:val="0"/>
          <w:marRight w:val="0"/>
          <w:marTop w:val="0"/>
          <w:marBottom w:val="0"/>
          <w:divBdr>
            <w:top w:val="none" w:sz="0" w:space="0" w:color="auto"/>
            <w:left w:val="none" w:sz="0" w:space="0" w:color="auto"/>
            <w:bottom w:val="none" w:sz="0" w:space="0" w:color="auto"/>
            <w:right w:val="none" w:sz="0" w:space="0" w:color="auto"/>
          </w:divBdr>
        </w:div>
        <w:div w:id="1740594982">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52769188">
      <w:bodyDiv w:val="1"/>
      <w:marLeft w:val="0"/>
      <w:marRight w:val="0"/>
      <w:marTop w:val="0"/>
      <w:marBottom w:val="0"/>
      <w:divBdr>
        <w:top w:val="none" w:sz="0" w:space="0" w:color="auto"/>
        <w:left w:val="none" w:sz="0" w:space="0" w:color="auto"/>
        <w:bottom w:val="none" w:sz="0" w:space="0" w:color="auto"/>
        <w:right w:val="none" w:sz="0" w:space="0" w:color="auto"/>
      </w:divBdr>
      <w:divsChild>
        <w:div w:id="818496603">
          <w:marLeft w:val="0"/>
          <w:marRight w:val="0"/>
          <w:marTop w:val="0"/>
          <w:marBottom w:val="0"/>
          <w:divBdr>
            <w:top w:val="none" w:sz="0" w:space="0" w:color="auto"/>
            <w:left w:val="none" w:sz="0" w:space="0" w:color="auto"/>
            <w:bottom w:val="none" w:sz="0" w:space="0" w:color="auto"/>
            <w:right w:val="none" w:sz="0" w:space="0" w:color="auto"/>
          </w:divBdr>
        </w:div>
        <w:div w:id="1932813614">
          <w:marLeft w:val="0"/>
          <w:marRight w:val="0"/>
          <w:marTop w:val="0"/>
          <w:marBottom w:val="0"/>
          <w:divBdr>
            <w:top w:val="none" w:sz="0" w:space="0" w:color="auto"/>
            <w:left w:val="none" w:sz="0" w:space="0" w:color="auto"/>
            <w:bottom w:val="none" w:sz="0" w:space="0" w:color="auto"/>
            <w:right w:val="none" w:sz="0" w:space="0" w:color="auto"/>
          </w:divBdr>
        </w:div>
      </w:divsChild>
    </w:div>
    <w:div w:id="864824574">
      <w:bodyDiv w:val="1"/>
      <w:marLeft w:val="0"/>
      <w:marRight w:val="0"/>
      <w:marTop w:val="0"/>
      <w:marBottom w:val="0"/>
      <w:divBdr>
        <w:top w:val="none" w:sz="0" w:space="0" w:color="auto"/>
        <w:left w:val="none" w:sz="0" w:space="0" w:color="auto"/>
        <w:bottom w:val="none" w:sz="0" w:space="0" w:color="auto"/>
        <w:right w:val="none" w:sz="0" w:space="0" w:color="auto"/>
      </w:divBdr>
      <w:divsChild>
        <w:div w:id="1085343106">
          <w:marLeft w:val="0"/>
          <w:marRight w:val="0"/>
          <w:marTop w:val="0"/>
          <w:marBottom w:val="0"/>
          <w:divBdr>
            <w:top w:val="none" w:sz="0" w:space="0" w:color="auto"/>
            <w:left w:val="none" w:sz="0" w:space="0" w:color="auto"/>
            <w:bottom w:val="none" w:sz="0" w:space="0" w:color="auto"/>
            <w:right w:val="none" w:sz="0" w:space="0" w:color="auto"/>
          </w:divBdr>
        </w:div>
        <w:div w:id="1442143350">
          <w:marLeft w:val="0"/>
          <w:marRight w:val="0"/>
          <w:marTop w:val="0"/>
          <w:marBottom w:val="0"/>
          <w:divBdr>
            <w:top w:val="none" w:sz="0" w:space="0" w:color="auto"/>
            <w:left w:val="none" w:sz="0" w:space="0" w:color="auto"/>
            <w:bottom w:val="none" w:sz="0" w:space="0" w:color="auto"/>
            <w:right w:val="none" w:sz="0" w:space="0" w:color="auto"/>
          </w:divBdr>
        </w:div>
      </w:divsChild>
    </w:div>
    <w:div w:id="867185072">
      <w:bodyDiv w:val="1"/>
      <w:marLeft w:val="0"/>
      <w:marRight w:val="0"/>
      <w:marTop w:val="0"/>
      <w:marBottom w:val="0"/>
      <w:divBdr>
        <w:top w:val="none" w:sz="0" w:space="0" w:color="auto"/>
        <w:left w:val="none" w:sz="0" w:space="0" w:color="auto"/>
        <w:bottom w:val="none" w:sz="0" w:space="0" w:color="auto"/>
        <w:right w:val="none" w:sz="0" w:space="0" w:color="auto"/>
      </w:divBdr>
    </w:div>
    <w:div w:id="1029838551">
      <w:bodyDiv w:val="1"/>
      <w:marLeft w:val="0"/>
      <w:marRight w:val="0"/>
      <w:marTop w:val="0"/>
      <w:marBottom w:val="0"/>
      <w:divBdr>
        <w:top w:val="none" w:sz="0" w:space="0" w:color="auto"/>
        <w:left w:val="none" w:sz="0" w:space="0" w:color="auto"/>
        <w:bottom w:val="none" w:sz="0" w:space="0" w:color="auto"/>
        <w:right w:val="none" w:sz="0" w:space="0" w:color="auto"/>
      </w:divBdr>
      <w:divsChild>
        <w:div w:id="719480070">
          <w:marLeft w:val="0"/>
          <w:marRight w:val="0"/>
          <w:marTop w:val="0"/>
          <w:marBottom w:val="0"/>
          <w:divBdr>
            <w:top w:val="none" w:sz="0" w:space="0" w:color="auto"/>
            <w:left w:val="none" w:sz="0" w:space="0" w:color="auto"/>
            <w:bottom w:val="none" w:sz="0" w:space="0" w:color="auto"/>
            <w:right w:val="none" w:sz="0" w:space="0" w:color="auto"/>
          </w:divBdr>
        </w:div>
        <w:div w:id="823593212">
          <w:marLeft w:val="0"/>
          <w:marRight w:val="0"/>
          <w:marTop w:val="0"/>
          <w:marBottom w:val="0"/>
          <w:divBdr>
            <w:top w:val="none" w:sz="0" w:space="0" w:color="auto"/>
            <w:left w:val="none" w:sz="0" w:space="0" w:color="auto"/>
            <w:bottom w:val="none" w:sz="0" w:space="0" w:color="auto"/>
            <w:right w:val="none" w:sz="0" w:space="0" w:color="auto"/>
          </w:divBdr>
        </w:div>
      </w:divsChild>
    </w:div>
    <w:div w:id="1117603784">
      <w:bodyDiv w:val="1"/>
      <w:marLeft w:val="0"/>
      <w:marRight w:val="0"/>
      <w:marTop w:val="0"/>
      <w:marBottom w:val="0"/>
      <w:divBdr>
        <w:top w:val="none" w:sz="0" w:space="0" w:color="auto"/>
        <w:left w:val="none" w:sz="0" w:space="0" w:color="auto"/>
        <w:bottom w:val="none" w:sz="0" w:space="0" w:color="auto"/>
        <w:right w:val="none" w:sz="0" w:space="0" w:color="auto"/>
      </w:divBdr>
    </w:div>
    <w:div w:id="1162964524">
      <w:bodyDiv w:val="1"/>
      <w:marLeft w:val="0"/>
      <w:marRight w:val="0"/>
      <w:marTop w:val="0"/>
      <w:marBottom w:val="0"/>
      <w:divBdr>
        <w:top w:val="none" w:sz="0" w:space="0" w:color="auto"/>
        <w:left w:val="none" w:sz="0" w:space="0" w:color="auto"/>
        <w:bottom w:val="none" w:sz="0" w:space="0" w:color="auto"/>
        <w:right w:val="none" w:sz="0" w:space="0" w:color="auto"/>
      </w:divBdr>
    </w:div>
    <w:div w:id="1163157602">
      <w:bodyDiv w:val="1"/>
      <w:marLeft w:val="0"/>
      <w:marRight w:val="0"/>
      <w:marTop w:val="0"/>
      <w:marBottom w:val="0"/>
      <w:divBdr>
        <w:top w:val="none" w:sz="0" w:space="0" w:color="auto"/>
        <w:left w:val="none" w:sz="0" w:space="0" w:color="auto"/>
        <w:bottom w:val="none" w:sz="0" w:space="0" w:color="auto"/>
        <w:right w:val="none" w:sz="0" w:space="0" w:color="auto"/>
      </w:divBdr>
    </w:div>
    <w:div w:id="1245410500">
      <w:bodyDiv w:val="1"/>
      <w:marLeft w:val="0"/>
      <w:marRight w:val="0"/>
      <w:marTop w:val="0"/>
      <w:marBottom w:val="0"/>
      <w:divBdr>
        <w:top w:val="none" w:sz="0" w:space="0" w:color="auto"/>
        <w:left w:val="none" w:sz="0" w:space="0" w:color="auto"/>
        <w:bottom w:val="none" w:sz="0" w:space="0" w:color="auto"/>
        <w:right w:val="none" w:sz="0" w:space="0" w:color="auto"/>
      </w:divBdr>
      <w:divsChild>
        <w:div w:id="159076773">
          <w:marLeft w:val="0"/>
          <w:marRight w:val="0"/>
          <w:marTop w:val="0"/>
          <w:marBottom w:val="0"/>
          <w:divBdr>
            <w:top w:val="none" w:sz="0" w:space="0" w:color="auto"/>
            <w:left w:val="none" w:sz="0" w:space="0" w:color="auto"/>
            <w:bottom w:val="none" w:sz="0" w:space="0" w:color="auto"/>
            <w:right w:val="none" w:sz="0" w:space="0" w:color="auto"/>
          </w:divBdr>
        </w:div>
        <w:div w:id="1085148456">
          <w:marLeft w:val="0"/>
          <w:marRight w:val="0"/>
          <w:marTop w:val="0"/>
          <w:marBottom w:val="0"/>
          <w:divBdr>
            <w:top w:val="none" w:sz="0" w:space="0" w:color="auto"/>
            <w:left w:val="none" w:sz="0" w:space="0" w:color="auto"/>
            <w:bottom w:val="none" w:sz="0" w:space="0" w:color="auto"/>
            <w:right w:val="none" w:sz="0" w:space="0" w:color="auto"/>
          </w:divBdr>
        </w:div>
      </w:divsChild>
    </w:div>
    <w:div w:id="1273782766">
      <w:bodyDiv w:val="1"/>
      <w:marLeft w:val="0"/>
      <w:marRight w:val="0"/>
      <w:marTop w:val="0"/>
      <w:marBottom w:val="0"/>
      <w:divBdr>
        <w:top w:val="none" w:sz="0" w:space="0" w:color="auto"/>
        <w:left w:val="none" w:sz="0" w:space="0" w:color="auto"/>
        <w:bottom w:val="none" w:sz="0" w:space="0" w:color="auto"/>
        <w:right w:val="none" w:sz="0" w:space="0" w:color="auto"/>
      </w:divBdr>
      <w:divsChild>
        <w:div w:id="413359946">
          <w:marLeft w:val="0"/>
          <w:marRight w:val="0"/>
          <w:marTop w:val="0"/>
          <w:marBottom w:val="0"/>
          <w:divBdr>
            <w:top w:val="none" w:sz="0" w:space="0" w:color="auto"/>
            <w:left w:val="none" w:sz="0" w:space="0" w:color="auto"/>
            <w:bottom w:val="none" w:sz="0" w:space="0" w:color="auto"/>
            <w:right w:val="none" w:sz="0" w:space="0" w:color="auto"/>
          </w:divBdr>
        </w:div>
        <w:div w:id="1120225836">
          <w:marLeft w:val="0"/>
          <w:marRight w:val="0"/>
          <w:marTop w:val="0"/>
          <w:marBottom w:val="0"/>
          <w:divBdr>
            <w:top w:val="none" w:sz="0" w:space="0" w:color="auto"/>
            <w:left w:val="none" w:sz="0" w:space="0" w:color="auto"/>
            <w:bottom w:val="none" w:sz="0" w:space="0" w:color="auto"/>
            <w:right w:val="none" w:sz="0" w:space="0" w:color="auto"/>
          </w:divBdr>
        </w:div>
      </w:divsChild>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288463683">
      <w:bodyDiv w:val="1"/>
      <w:marLeft w:val="0"/>
      <w:marRight w:val="0"/>
      <w:marTop w:val="0"/>
      <w:marBottom w:val="0"/>
      <w:divBdr>
        <w:top w:val="none" w:sz="0" w:space="0" w:color="auto"/>
        <w:left w:val="none" w:sz="0" w:space="0" w:color="auto"/>
        <w:bottom w:val="none" w:sz="0" w:space="0" w:color="auto"/>
        <w:right w:val="none" w:sz="0" w:space="0" w:color="auto"/>
      </w:divBdr>
      <w:divsChild>
        <w:div w:id="1613391227">
          <w:marLeft w:val="0"/>
          <w:marRight w:val="0"/>
          <w:marTop w:val="0"/>
          <w:marBottom w:val="0"/>
          <w:divBdr>
            <w:top w:val="none" w:sz="0" w:space="0" w:color="auto"/>
            <w:left w:val="none" w:sz="0" w:space="0" w:color="auto"/>
            <w:bottom w:val="none" w:sz="0" w:space="0" w:color="auto"/>
            <w:right w:val="none" w:sz="0" w:space="0" w:color="auto"/>
          </w:divBdr>
        </w:div>
        <w:div w:id="1879468032">
          <w:marLeft w:val="0"/>
          <w:marRight w:val="0"/>
          <w:marTop w:val="0"/>
          <w:marBottom w:val="0"/>
          <w:divBdr>
            <w:top w:val="none" w:sz="0" w:space="0" w:color="auto"/>
            <w:left w:val="none" w:sz="0" w:space="0" w:color="auto"/>
            <w:bottom w:val="none" w:sz="0" w:space="0" w:color="auto"/>
            <w:right w:val="none" w:sz="0" w:space="0" w:color="auto"/>
          </w:divBdr>
        </w:div>
      </w:divsChild>
    </w:div>
    <w:div w:id="1290553150">
      <w:bodyDiv w:val="1"/>
      <w:marLeft w:val="0"/>
      <w:marRight w:val="0"/>
      <w:marTop w:val="0"/>
      <w:marBottom w:val="0"/>
      <w:divBdr>
        <w:top w:val="none" w:sz="0" w:space="0" w:color="auto"/>
        <w:left w:val="none" w:sz="0" w:space="0" w:color="auto"/>
        <w:bottom w:val="none" w:sz="0" w:space="0" w:color="auto"/>
        <w:right w:val="none" w:sz="0" w:space="0" w:color="auto"/>
      </w:divBdr>
    </w:div>
    <w:div w:id="1296058269">
      <w:bodyDiv w:val="1"/>
      <w:marLeft w:val="0"/>
      <w:marRight w:val="0"/>
      <w:marTop w:val="0"/>
      <w:marBottom w:val="0"/>
      <w:divBdr>
        <w:top w:val="none" w:sz="0" w:space="0" w:color="auto"/>
        <w:left w:val="none" w:sz="0" w:space="0" w:color="auto"/>
        <w:bottom w:val="none" w:sz="0" w:space="0" w:color="auto"/>
        <w:right w:val="none" w:sz="0" w:space="0" w:color="auto"/>
      </w:divBdr>
    </w:div>
    <w:div w:id="1307010409">
      <w:bodyDiv w:val="1"/>
      <w:marLeft w:val="0"/>
      <w:marRight w:val="0"/>
      <w:marTop w:val="0"/>
      <w:marBottom w:val="0"/>
      <w:divBdr>
        <w:top w:val="none" w:sz="0" w:space="0" w:color="auto"/>
        <w:left w:val="none" w:sz="0" w:space="0" w:color="auto"/>
        <w:bottom w:val="none" w:sz="0" w:space="0" w:color="auto"/>
        <w:right w:val="none" w:sz="0" w:space="0" w:color="auto"/>
      </w:divBdr>
    </w:div>
    <w:div w:id="1314719095">
      <w:bodyDiv w:val="1"/>
      <w:marLeft w:val="0"/>
      <w:marRight w:val="0"/>
      <w:marTop w:val="0"/>
      <w:marBottom w:val="0"/>
      <w:divBdr>
        <w:top w:val="none" w:sz="0" w:space="0" w:color="auto"/>
        <w:left w:val="none" w:sz="0" w:space="0" w:color="auto"/>
        <w:bottom w:val="none" w:sz="0" w:space="0" w:color="auto"/>
        <w:right w:val="none" w:sz="0" w:space="0" w:color="auto"/>
      </w:divBdr>
      <w:divsChild>
        <w:div w:id="242493094">
          <w:marLeft w:val="0"/>
          <w:marRight w:val="0"/>
          <w:marTop w:val="0"/>
          <w:marBottom w:val="0"/>
          <w:divBdr>
            <w:top w:val="none" w:sz="0" w:space="0" w:color="auto"/>
            <w:left w:val="none" w:sz="0" w:space="0" w:color="auto"/>
            <w:bottom w:val="none" w:sz="0" w:space="0" w:color="auto"/>
            <w:right w:val="none" w:sz="0" w:space="0" w:color="auto"/>
          </w:divBdr>
        </w:div>
        <w:div w:id="367338372">
          <w:marLeft w:val="0"/>
          <w:marRight w:val="0"/>
          <w:marTop w:val="0"/>
          <w:marBottom w:val="0"/>
          <w:divBdr>
            <w:top w:val="none" w:sz="0" w:space="0" w:color="auto"/>
            <w:left w:val="none" w:sz="0" w:space="0" w:color="auto"/>
            <w:bottom w:val="none" w:sz="0" w:space="0" w:color="auto"/>
            <w:right w:val="none" w:sz="0" w:space="0" w:color="auto"/>
          </w:divBdr>
        </w:div>
      </w:divsChild>
    </w:div>
    <w:div w:id="1336227025">
      <w:bodyDiv w:val="1"/>
      <w:marLeft w:val="0"/>
      <w:marRight w:val="0"/>
      <w:marTop w:val="0"/>
      <w:marBottom w:val="0"/>
      <w:divBdr>
        <w:top w:val="none" w:sz="0" w:space="0" w:color="auto"/>
        <w:left w:val="none" w:sz="0" w:space="0" w:color="auto"/>
        <w:bottom w:val="none" w:sz="0" w:space="0" w:color="auto"/>
        <w:right w:val="none" w:sz="0" w:space="0" w:color="auto"/>
      </w:divBdr>
    </w:div>
    <w:div w:id="1337489860">
      <w:bodyDiv w:val="1"/>
      <w:marLeft w:val="0"/>
      <w:marRight w:val="0"/>
      <w:marTop w:val="0"/>
      <w:marBottom w:val="0"/>
      <w:divBdr>
        <w:top w:val="none" w:sz="0" w:space="0" w:color="auto"/>
        <w:left w:val="none" w:sz="0" w:space="0" w:color="auto"/>
        <w:bottom w:val="none" w:sz="0" w:space="0" w:color="auto"/>
        <w:right w:val="none" w:sz="0" w:space="0" w:color="auto"/>
      </w:divBdr>
    </w:div>
    <w:div w:id="1436169814">
      <w:bodyDiv w:val="1"/>
      <w:marLeft w:val="0"/>
      <w:marRight w:val="0"/>
      <w:marTop w:val="0"/>
      <w:marBottom w:val="0"/>
      <w:divBdr>
        <w:top w:val="none" w:sz="0" w:space="0" w:color="auto"/>
        <w:left w:val="none" w:sz="0" w:space="0" w:color="auto"/>
        <w:bottom w:val="none" w:sz="0" w:space="0" w:color="auto"/>
        <w:right w:val="none" w:sz="0" w:space="0" w:color="auto"/>
      </w:divBdr>
      <w:divsChild>
        <w:div w:id="250704818">
          <w:marLeft w:val="0"/>
          <w:marRight w:val="0"/>
          <w:marTop w:val="0"/>
          <w:marBottom w:val="0"/>
          <w:divBdr>
            <w:top w:val="none" w:sz="0" w:space="0" w:color="auto"/>
            <w:left w:val="none" w:sz="0" w:space="0" w:color="auto"/>
            <w:bottom w:val="none" w:sz="0" w:space="0" w:color="auto"/>
            <w:right w:val="none" w:sz="0" w:space="0" w:color="auto"/>
          </w:divBdr>
        </w:div>
        <w:div w:id="635991904">
          <w:marLeft w:val="0"/>
          <w:marRight w:val="0"/>
          <w:marTop w:val="0"/>
          <w:marBottom w:val="0"/>
          <w:divBdr>
            <w:top w:val="none" w:sz="0" w:space="0" w:color="auto"/>
            <w:left w:val="none" w:sz="0" w:space="0" w:color="auto"/>
            <w:bottom w:val="none" w:sz="0" w:space="0" w:color="auto"/>
            <w:right w:val="none" w:sz="0" w:space="0" w:color="auto"/>
          </w:divBdr>
        </w:div>
      </w:divsChild>
    </w:div>
    <w:div w:id="1519193820">
      <w:bodyDiv w:val="1"/>
      <w:marLeft w:val="0"/>
      <w:marRight w:val="0"/>
      <w:marTop w:val="0"/>
      <w:marBottom w:val="0"/>
      <w:divBdr>
        <w:top w:val="none" w:sz="0" w:space="0" w:color="auto"/>
        <w:left w:val="none" w:sz="0" w:space="0" w:color="auto"/>
        <w:bottom w:val="none" w:sz="0" w:space="0" w:color="auto"/>
        <w:right w:val="none" w:sz="0" w:space="0" w:color="auto"/>
      </w:divBdr>
      <w:divsChild>
        <w:div w:id="183832476">
          <w:marLeft w:val="0"/>
          <w:marRight w:val="0"/>
          <w:marTop w:val="0"/>
          <w:marBottom w:val="0"/>
          <w:divBdr>
            <w:top w:val="none" w:sz="0" w:space="0" w:color="auto"/>
            <w:left w:val="none" w:sz="0" w:space="0" w:color="auto"/>
            <w:bottom w:val="none" w:sz="0" w:space="0" w:color="auto"/>
            <w:right w:val="none" w:sz="0" w:space="0" w:color="auto"/>
          </w:divBdr>
        </w:div>
        <w:div w:id="1294562072">
          <w:marLeft w:val="0"/>
          <w:marRight w:val="0"/>
          <w:marTop w:val="0"/>
          <w:marBottom w:val="0"/>
          <w:divBdr>
            <w:top w:val="none" w:sz="0" w:space="0" w:color="auto"/>
            <w:left w:val="none" w:sz="0" w:space="0" w:color="auto"/>
            <w:bottom w:val="none" w:sz="0" w:space="0" w:color="auto"/>
            <w:right w:val="none" w:sz="0" w:space="0" w:color="auto"/>
          </w:divBdr>
        </w:div>
      </w:divsChild>
    </w:div>
    <w:div w:id="1563103567">
      <w:bodyDiv w:val="1"/>
      <w:marLeft w:val="0"/>
      <w:marRight w:val="0"/>
      <w:marTop w:val="0"/>
      <w:marBottom w:val="0"/>
      <w:divBdr>
        <w:top w:val="none" w:sz="0" w:space="0" w:color="auto"/>
        <w:left w:val="none" w:sz="0" w:space="0" w:color="auto"/>
        <w:bottom w:val="none" w:sz="0" w:space="0" w:color="auto"/>
        <w:right w:val="none" w:sz="0" w:space="0" w:color="auto"/>
      </w:divBdr>
      <w:divsChild>
        <w:div w:id="2015110407">
          <w:marLeft w:val="0"/>
          <w:marRight w:val="0"/>
          <w:marTop w:val="0"/>
          <w:marBottom w:val="0"/>
          <w:divBdr>
            <w:top w:val="none" w:sz="0" w:space="0" w:color="auto"/>
            <w:left w:val="none" w:sz="0" w:space="0" w:color="auto"/>
            <w:bottom w:val="none" w:sz="0" w:space="0" w:color="auto"/>
            <w:right w:val="none" w:sz="0" w:space="0" w:color="auto"/>
          </w:divBdr>
        </w:div>
        <w:div w:id="2129887096">
          <w:marLeft w:val="0"/>
          <w:marRight w:val="0"/>
          <w:marTop w:val="0"/>
          <w:marBottom w:val="0"/>
          <w:divBdr>
            <w:top w:val="none" w:sz="0" w:space="0" w:color="auto"/>
            <w:left w:val="none" w:sz="0" w:space="0" w:color="auto"/>
            <w:bottom w:val="none" w:sz="0" w:space="0" w:color="auto"/>
            <w:right w:val="none" w:sz="0" w:space="0" w:color="auto"/>
          </w:divBdr>
        </w:div>
      </w:divsChild>
    </w:div>
    <w:div w:id="1644771936">
      <w:bodyDiv w:val="1"/>
      <w:marLeft w:val="0"/>
      <w:marRight w:val="0"/>
      <w:marTop w:val="0"/>
      <w:marBottom w:val="0"/>
      <w:divBdr>
        <w:top w:val="none" w:sz="0" w:space="0" w:color="auto"/>
        <w:left w:val="none" w:sz="0" w:space="0" w:color="auto"/>
        <w:bottom w:val="none" w:sz="0" w:space="0" w:color="auto"/>
        <w:right w:val="none" w:sz="0" w:space="0" w:color="auto"/>
      </w:divBdr>
      <w:divsChild>
        <w:div w:id="1562206714">
          <w:marLeft w:val="0"/>
          <w:marRight w:val="0"/>
          <w:marTop w:val="0"/>
          <w:marBottom w:val="0"/>
          <w:divBdr>
            <w:top w:val="none" w:sz="0" w:space="0" w:color="auto"/>
            <w:left w:val="none" w:sz="0" w:space="0" w:color="auto"/>
            <w:bottom w:val="none" w:sz="0" w:space="0" w:color="auto"/>
            <w:right w:val="none" w:sz="0" w:space="0" w:color="auto"/>
          </w:divBdr>
        </w:div>
        <w:div w:id="1899438208">
          <w:marLeft w:val="0"/>
          <w:marRight w:val="0"/>
          <w:marTop w:val="0"/>
          <w:marBottom w:val="0"/>
          <w:divBdr>
            <w:top w:val="none" w:sz="0" w:space="0" w:color="auto"/>
            <w:left w:val="none" w:sz="0" w:space="0" w:color="auto"/>
            <w:bottom w:val="none" w:sz="0" w:space="0" w:color="auto"/>
            <w:right w:val="none" w:sz="0" w:space="0" w:color="auto"/>
          </w:divBdr>
        </w:div>
      </w:divsChild>
    </w:div>
    <w:div w:id="1747611896">
      <w:bodyDiv w:val="1"/>
      <w:marLeft w:val="0"/>
      <w:marRight w:val="0"/>
      <w:marTop w:val="0"/>
      <w:marBottom w:val="0"/>
      <w:divBdr>
        <w:top w:val="none" w:sz="0" w:space="0" w:color="auto"/>
        <w:left w:val="none" w:sz="0" w:space="0" w:color="auto"/>
        <w:bottom w:val="none" w:sz="0" w:space="0" w:color="auto"/>
        <w:right w:val="none" w:sz="0" w:space="0" w:color="auto"/>
      </w:divBdr>
      <w:divsChild>
        <w:div w:id="2001495417">
          <w:marLeft w:val="0"/>
          <w:marRight w:val="0"/>
          <w:marTop w:val="0"/>
          <w:marBottom w:val="0"/>
          <w:divBdr>
            <w:top w:val="none" w:sz="0" w:space="0" w:color="auto"/>
            <w:left w:val="none" w:sz="0" w:space="0" w:color="auto"/>
            <w:bottom w:val="none" w:sz="0" w:space="0" w:color="auto"/>
            <w:right w:val="none" w:sz="0" w:space="0" w:color="auto"/>
          </w:divBdr>
        </w:div>
        <w:div w:id="2145735552">
          <w:marLeft w:val="0"/>
          <w:marRight w:val="0"/>
          <w:marTop w:val="0"/>
          <w:marBottom w:val="0"/>
          <w:divBdr>
            <w:top w:val="none" w:sz="0" w:space="0" w:color="auto"/>
            <w:left w:val="none" w:sz="0" w:space="0" w:color="auto"/>
            <w:bottom w:val="none" w:sz="0" w:space="0" w:color="auto"/>
            <w:right w:val="none" w:sz="0" w:space="0" w:color="auto"/>
          </w:divBdr>
        </w:div>
      </w:divsChild>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8687192">
      <w:bodyDiv w:val="1"/>
      <w:marLeft w:val="0"/>
      <w:marRight w:val="0"/>
      <w:marTop w:val="0"/>
      <w:marBottom w:val="0"/>
      <w:divBdr>
        <w:top w:val="none" w:sz="0" w:space="0" w:color="auto"/>
        <w:left w:val="none" w:sz="0" w:space="0" w:color="auto"/>
        <w:bottom w:val="none" w:sz="0" w:space="0" w:color="auto"/>
        <w:right w:val="none" w:sz="0" w:space="0" w:color="auto"/>
      </w:divBdr>
    </w:div>
    <w:div w:id="1892382241">
      <w:bodyDiv w:val="1"/>
      <w:marLeft w:val="0"/>
      <w:marRight w:val="0"/>
      <w:marTop w:val="0"/>
      <w:marBottom w:val="0"/>
      <w:divBdr>
        <w:top w:val="none" w:sz="0" w:space="0" w:color="auto"/>
        <w:left w:val="none" w:sz="0" w:space="0" w:color="auto"/>
        <w:bottom w:val="none" w:sz="0" w:space="0" w:color="auto"/>
        <w:right w:val="none" w:sz="0" w:space="0" w:color="auto"/>
      </w:divBdr>
    </w:div>
    <w:div w:id="1914391351">
      <w:bodyDiv w:val="1"/>
      <w:marLeft w:val="0"/>
      <w:marRight w:val="0"/>
      <w:marTop w:val="0"/>
      <w:marBottom w:val="0"/>
      <w:divBdr>
        <w:top w:val="none" w:sz="0" w:space="0" w:color="auto"/>
        <w:left w:val="none" w:sz="0" w:space="0" w:color="auto"/>
        <w:bottom w:val="none" w:sz="0" w:space="0" w:color="auto"/>
        <w:right w:val="none" w:sz="0" w:space="0" w:color="auto"/>
      </w:divBdr>
      <w:divsChild>
        <w:div w:id="1748528742">
          <w:marLeft w:val="0"/>
          <w:marRight w:val="0"/>
          <w:marTop w:val="0"/>
          <w:marBottom w:val="0"/>
          <w:divBdr>
            <w:top w:val="none" w:sz="0" w:space="0" w:color="auto"/>
            <w:left w:val="none" w:sz="0" w:space="0" w:color="auto"/>
            <w:bottom w:val="none" w:sz="0" w:space="0" w:color="auto"/>
            <w:right w:val="none" w:sz="0" w:space="0" w:color="auto"/>
          </w:divBdr>
        </w:div>
        <w:div w:id="1878466425">
          <w:marLeft w:val="0"/>
          <w:marRight w:val="0"/>
          <w:marTop w:val="0"/>
          <w:marBottom w:val="0"/>
          <w:divBdr>
            <w:top w:val="none" w:sz="0" w:space="0" w:color="auto"/>
            <w:left w:val="none" w:sz="0" w:space="0" w:color="auto"/>
            <w:bottom w:val="none" w:sz="0" w:space="0" w:color="auto"/>
            <w:right w:val="none" w:sz="0" w:space="0" w:color="auto"/>
          </w:divBdr>
        </w:div>
      </w:divsChild>
    </w:div>
    <w:div w:id="1937323381">
      <w:bodyDiv w:val="1"/>
      <w:marLeft w:val="0"/>
      <w:marRight w:val="0"/>
      <w:marTop w:val="0"/>
      <w:marBottom w:val="0"/>
      <w:divBdr>
        <w:top w:val="none" w:sz="0" w:space="0" w:color="auto"/>
        <w:left w:val="none" w:sz="0" w:space="0" w:color="auto"/>
        <w:bottom w:val="none" w:sz="0" w:space="0" w:color="auto"/>
        <w:right w:val="none" w:sz="0" w:space="0" w:color="auto"/>
      </w:divBdr>
    </w:div>
    <w:div w:id="1996686277">
      <w:bodyDiv w:val="1"/>
      <w:marLeft w:val="0"/>
      <w:marRight w:val="0"/>
      <w:marTop w:val="0"/>
      <w:marBottom w:val="0"/>
      <w:divBdr>
        <w:top w:val="none" w:sz="0" w:space="0" w:color="auto"/>
        <w:left w:val="none" w:sz="0" w:space="0" w:color="auto"/>
        <w:bottom w:val="none" w:sz="0" w:space="0" w:color="auto"/>
        <w:right w:val="none" w:sz="0" w:space="0" w:color="auto"/>
      </w:divBdr>
      <w:divsChild>
        <w:div w:id="46613898">
          <w:marLeft w:val="0"/>
          <w:marRight w:val="0"/>
          <w:marTop w:val="0"/>
          <w:marBottom w:val="0"/>
          <w:divBdr>
            <w:top w:val="none" w:sz="0" w:space="0" w:color="auto"/>
            <w:left w:val="none" w:sz="0" w:space="0" w:color="auto"/>
            <w:bottom w:val="none" w:sz="0" w:space="0" w:color="auto"/>
            <w:right w:val="none" w:sz="0" w:space="0" w:color="auto"/>
          </w:divBdr>
        </w:div>
        <w:div w:id="1807232680">
          <w:marLeft w:val="0"/>
          <w:marRight w:val="0"/>
          <w:marTop w:val="0"/>
          <w:marBottom w:val="0"/>
          <w:divBdr>
            <w:top w:val="none" w:sz="0" w:space="0" w:color="auto"/>
            <w:left w:val="none" w:sz="0" w:space="0" w:color="auto"/>
            <w:bottom w:val="none" w:sz="0" w:space="0" w:color="auto"/>
            <w:right w:val="none" w:sz="0" w:space="0" w:color="auto"/>
          </w:divBdr>
        </w:div>
      </w:divsChild>
    </w:div>
    <w:div w:id="2061517195">
      <w:bodyDiv w:val="1"/>
      <w:marLeft w:val="0"/>
      <w:marRight w:val="0"/>
      <w:marTop w:val="0"/>
      <w:marBottom w:val="0"/>
      <w:divBdr>
        <w:top w:val="none" w:sz="0" w:space="0" w:color="auto"/>
        <w:left w:val="none" w:sz="0" w:space="0" w:color="auto"/>
        <w:bottom w:val="none" w:sz="0" w:space="0" w:color="auto"/>
        <w:right w:val="none" w:sz="0" w:space="0" w:color="auto"/>
      </w:divBdr>
    </w:div>
    <w:div w:id="2122675873">
      <w:bodyDiv w:val="1"/>
      <w:marLeft w:val="0"/>
      <w:marRight w:val="0"/>
      <w:marTop w:val="0"/>
      <w:marBottom w:val="0"/>
      <w:divBdr>
        <w:top w:val="none" w:sz="0" w:space="0" w:color="auto"/>
        <w:left w:val="none" w:sz="0" w:space="0" w:color="auto"/>
        <w:bottom w:val="none" w:sz="0" w:space="0" w:color="auto"/>
        <w:right w:val="none" w:sz="0" w:space="0" w:color="auto"/>
      </w:divBdr>
    </w:div>
    <w:div w:id="214191892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prabhjeet.g.singh@accenture.com" TargetMode="External"/><Relationship Id="rId26" Type="http://schemas.openxmlformats.org/officeDocument/2006/relationships/hyperlink" Target="https://greetings.accenture.com/watch/M2rN8xut1G1Z16FB4UMMt4?" TargetMode="External"/><Relationship Id="rId39" Type="http://schemas.openxmlformats.org/officeDocument/2006/relationships/hyperlink" Target="https://greetings.accenture.com/watch/zgeXGWnmYruprEFAS28p7t?" TargetMode="External"/><Relationship Id="rId21" Type="http://schemas.openxmlformats.org/officeDocument/2006/relationships/hyperlink" Target="https://industryxdevhub.accenture.com/asset-home;search_text=aot" TargetMode="External"/><Relationship Id="rId34" Type="http://schemas.openxmlformats.org/officeDocument/2006/relationships/footer" Target="footer2.xml"/><Relationship Id="rId42" Type="http://schemas.openxmlformats.org/officeDocument/2006/relationships/hyperlink" Target="https://industryxdevhub.accenture.com/assetdetails/47" TargetMode="External"/><Relationship Id="rId47" Type="http://schemas.openxmlformats.org/officeDocument/2006/relationships/image" Target="media/image17.png"/><Relationship Id="rId50" Type="http://schemas.openxmlformats.org/officeDocument/2006/relationships/hyperlink" Target="https://greetings.accenture.com/watch/UuX7Y6REjusxCkCKVSaGrh?"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9" Type="http://schemas.openxmlformats.org/officeDocument/2006/relationships/image" Target="media/image6.jpeg"/><Relationship Id="rId11" Type="http://schemas.openxmlformats.org/officeDocument/2006/relationships/hyperlink" Target="https://dev.azure.com/DigitalPlantProject/Marilyn%20V" TargetMode="External"/><Relationship Id="rId24" Type="http://schemas.openxmlformats.org/officeDocument/2006/relationships/image" Target="media/image4.png"/><Relationship Id="rId32" Type="http://schemas.openxmlformats.org/officeDocument/2006/relationships/hyperlink" Target="https://greetings.accenture.com/watch/CM9iwR7P2VssJDaXSx73cC?" TargetMode="External"/><Relationship Id="rId37" Type="http://schemas.openxmlformats.org/officeDocument/2006/relationships/hyperlink" Target="https://greetings.accenture.com/watch/doMZRAH8ee5g1m1L2eDnTj?" TargetMode="External"/><Relationship Id="rId40" Type="http://schemas.openxmlformats.org/officeDocument/2006/relationships/image" Target="media/image11.gif"/><Relationship Id="rId45" Type="http://schemas.openxmlformats.org/officeDocument/2006/relationships/image" Target="media/image15.png"/><Relationship Id="rId53" Type="http://schemas.openxmlformats.org/officeDocument/2006/relationships/image" Target="media/image20.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operationstwin.accenturedigitalplan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industryxdevhub.accenture.com/assetdetails/45" TargetMode="External"/><Relationship Id="rId27" Type="http://schemas.openxmlformats.org/officeDocument/2006/relationships/image" Target="media/image5.jpeg"/><Relationship Id="rId30" Type="http://schemas.openxmlformats.org/officeDocument/2006/relationships/hyperlink" Target="https://greetings.accenture.com/watch/fHmYRT67wdjEcMzP3i61Rz?" TargetMode="External"/><Relationship Id="rId35" Type="http://schemas.openxmlformats.org/officeDocument/2006/relationships/hyperlink" Target="https://greetings.accenture.com/watch/texY7waqsdnxymxvXg9fua?" TargetMode="External"/><Relationship Id="rId43" Type="http://schemas.openxmlformats.org/officeDocument/2006/relationships/image" Target="media/image13.png"/><Relationship Id="rId48" Type="http://schemas.openxmlformats.org/officeDocument/2006/relationships/hyperlink" Target="https://industryxdevhub.accenture.com/assetdetails/47" TargetMode="Externa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19.gif"/><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chetankumar.rane@accenture.com" TargetMode="External"/><Relationship Id="rId25" Type="http://schemas.openxmlformats.org/officeDocument/2006/relationships/hyperlink" Target="https://industryxdevhub.accenture.com/assetdetails/47" TargetMode="External"/><Relationship Id="rId33" Type="http://schemas.openxmlformats.org/officeDocument/2006/relationships/image" Target="media/image8.jpeg"/><Relationship Id="rId38" Type="http://schemas.openxmlformats.org/officeDocument/2006/relationships/image" Target="media/image10.jpeg"/><Relationship Id="rId46" Type="http://schemas.openxmlformats.org/officeDocument/2006/relationships/image" Target="media/image16.png"/><Relationship Id="rId59" Type="http://schemas.microsoft.com/office/2020/10/relationships/intelligence" Target="intelligence2.xml"/><Relationship Id="rId20" Type="http://schemas.openxmlformats.org/officeDocument/2006/relationships/hyperlink" Target="https://aot-azure.accenturedigitalplant.com/" TargetMode="External"/><Relationship Id="rId41" Type="http://schemas.openxmlformats.org/officeDocument/2006/relationships/image" Target="media/image12.png"/><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ndustryxdevhub.accenture.com/assetdetails/47" TargetMode="External"/><Relationship Id="rId23" Type="http://schemas.openxmlformats.org/officeDocument/2006/relationships/image" Target="media/image3.png"/><Relationship Id="rId28" Type="http://schemas.openxmlformats.org/officeDocument/2006/relationships/hyperlink" Target="https://greetings.accenture.com/watch/CC6Nift7WwKCqYdik891Cp?" TargetMode="External"/><Relationship Id="rId36" Type="http://schemas.openxmlformats.org/officeDocument/2006/relationships/image" Target="media/image9.jpeg"/><Relationship Id="rId49" Type="http://schemas.openxmlformats.org/officeDocument/2006/relationships/image" Target="media/image18.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7.jpeg"/><Relationship Id="rId44" Type="http://schemas.openxmlformats.org/officeDocument/2006/relationships/image" Target="media/image14.png"/><Relationship Id="rId52" Type="http://schemas.openxmlformats.org/officeDocument/2006/relationships/hyperlink" Target="https://greetings.accenture.com/watch/RfnoasT7EJGTy6WfM6iwcL"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7D7C609C2A49F6A11E4895978F9D7D"/>
        <w:category>
          <w:name w:val="General"/>
          <w:gallery w:val="placeholder"/>
        </w:category>
        <w:types>
          <w:type w:val="bbPlcHdr"/>
        </w:types>
        <w:behaviors>
          <w:behavior w:val="content"/>
        </w:behaviors>
        <w:guid w:val="{D47CB34E-B582-4972-8783-377AC064BB3A}"/>
      </w:docPartPr>
      <w:docPartBody>
        <w:p w:rsidR="00717285" w:rsidRDefault="00821B1D">
          <w:pPr>
            <w:pStyle w:val="087D7C609C2A49F6A11E4895978F9D7D"/>
          </w:pPr>
          <w:r w:rsidRPr="00DE6D08">
            <w:rPr>
              <w:rStyle w:val="PlaceholderText"/>
            </w:rPr>
            <w:t>[Release]</w:t>
          </w:r>
        </w:p>
      </w:docPartBody>
    </w:docPart>
    <w:docPart>
      <w:docPartPr>
        <w:name w:val="74CFC412019E4070B98D5E45F2012946"/>
        <w:category>
          <w:name w:val="General"/>
          <w:gallery w:val="placeholder"/>
        </w:category>
        <w:types>
          <w:type w:val="bbPlcHdr"/>
        </w:types>
        <w:behaviors>
          <w:behavior w:val="content"/>
        </w:behaviors>
        <w:guid w:val="{865A9048-F617-4892-9C76-DEB5965D00C4}"/>
      </w:docPartPr>
      <w:docPartBody>
        <w:p w:rsidR="0074092A" w:rsidRDefault="00577D1A">
          <w:pPr>
            <w:pStyle w:val="74CFC412019E4070B98D5E45F2012946"/>
          </w:pPr>
          <w:r w:rsidRPr="00AB04F0">
            <w:rPr>
              <w:rStyle w:val="PlaceholderText"/>
            </w:rPr>
            <w:t>[Label]</w:t>
          </w:r>
        </w:p>
      </w:docPartBody>
    </w:docPart>
    <w:docPart>
      <w:docPartPr>
        <w:name w:val="FF27F284C5A44B1BBC20883D154E3EB7"/>
        <w:category>
          <w:name w:val="General"/>
          <w:gallery w:val="placeholder"/>
        </w:category>
        <w:types>
          <w:type w:val="bbPlcHdr"/>
        </w:types>
        <w:behaviors>
          <w:behavior w:val="content"/>
        </w:behaviors>
        <w:guid w:val="{8D93AA2C-08A6-4F44-9067-273A5C6EB460}"/>
      </w:docPartPr>
      <w:docPartBody>
        <w:p w:rsidR="0074092A" w:rsidRDefault="0074092A">
          <w:r w:rsidRPr="00EA46D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6618"/>
    <w:rsid w:val="0003568D"/>
    <w:rsid w:val="00052F0F"/>
    <w:rsid w:val="00060383"/>
    <w:rsid w:val="00073F4C"/>
    <w:rsid w:val="00080F1A"/>
    <w:rsid w:val="000B78DC"/>
    <w:rsid w:val="000C744B"/>
    <w:rsid w:val="000E24BA"/>
    <w:rsid w:val="000F2ECC"/>
    <w:rsid w:val="00106C1C"/>
    <w:rsid w:val="001136E3"/>
    <w:rsid w:val="00170646"/>
    <w:rsid w:val="001972F3"/>
    <w:rsid w:val="001B15EF"/>
    <w:rsid w:val="001D025B"/>
    <w:rsid w:val="001F0DA2"/>
    <w:rsid w:val="001F418F"/>
    <w:rsid w:val="002255DF"/>
    <w:rsid w:val="00236E37"/>
    <w:rsid w:val="00240815"/>
    <w:rsid w:val="00240F79"/>
    <w:rsid w:val="00261DF8"/>
    <w:rsid w:val="00284C9C"/>
    <w:rsid w:val="002B1324"/>
    <w:rsid w:val="002C5F0C"/>
    <w:rsid w:val="002C6BF9"/>
    <w:rsid w:val="002D585D"/>
    <w:rsid w:val="002E6831"/>
    <w:rsid w:val="00372A0C"/>
    <w:rsid w:val="003907C6"/>
    <w:rsid w:val="003B070F"/>
    <w:rsid w:val="003B0CBC"/>
    <w:rsid w:val="003C0E0F"/>
    <w:rsid w:val="003C1321"/>
    <w:rsid w:val="003C495D"/>
    <w:rsid w:val="00403EEE"/>
    <w:rsid w:val="00421DC8"/>
    <w:rsid w:val="00426CD8"/>
    <w:rsid w:val="0044714D"/>
    <w:rsid w:val="00471365"/>
    <w:rsid w:val="00482D6B"/>
    <w:rsid w:val="004B0344"/>
    <w:rsid w:val="004C2D3E"/>
    <w:rsid w:val="004C6867"/>
    <w:rsid w:val="004E5FB5"/>
    <w:rsid w:val="00501044"/>
    <w:rsid w:val="0053071B"/>
    <w:rsid w:val="0053421E"/>
    <w:rsid w:val="00542450"/>
    <w:rsid w:val="00561A55"/>
    <w:rsid w:val="005672BE"/>
    <w:rsid w:val="00577D1A"/>
    <w:rsid w:val="005B1B79"/>
    <w:rsid w:val="005E339C"/>
    <w:rsid w:val="005F427D"/>
    <w:rsid w:val="005F7447"/>
    <w:rsid w:val="00600B31"/>
    <w:rsid w:val="006025F0"/>
    <w:rsid w:val="00624AE3"/>
    <w:rsid w:val="00636FF1"/>
    <w:rsid w:val="00640A93"/>
    <w:rsid w:val="006632AC"/>
    <w:rsid w:val="00717285"/>
    <w:rsid w:val="007330C2"/>
    <w:rsid w:val="0074092A"/>
    <w:rsid w:val="00743707"/>
    <w:rsid w:val="0079539C"/>
    <w:rsid w:val="0079667A"/>
    <w:rsid w:val="007A59D3"/>
    <w:rsid w:val="007D2782"/>
    <w:rsid w:val="007E5C40"/>
    <w:rsid w:val="00821B1D"/>
    <w:rsid w:val="00840C1B"/>
    <w:rsid w:val="008503D6"/>
    <w:rsid w:val="00852A5C"/>
    <w:rsid w:val="00856C5F"/>
    <w:rsid w:val="0088504B"/>
    <w:rsid w:val="00894E1E"/>
    <w:rsid w:val="008B028D"/>
    <w:rsid w:val="008B282A"/>
    <w:rsid w:val="008B4581"/>
    <w:rsid w:val="008C16BA"/>
    <w:rsid w:val="008C3C58"/>
    <w:rsid w:val="008C65CE"/>
    <w:rsid w:val="00902671"/>
    <w:rsid w:val="009237E8"/>
    <w:rsid w:val="009451F0"/>
    <w:rsid w:val="00952D1B"/>
    <w:rsid w:val="0096640C"/>
    <w:rsid w:val="009B23CA"/>
    <w:rsid w:val="009E4A73"/>
    <w:rsid w:val="00A02917"/>
    <w:rsid w:val="00A15AD2"/>
    <w:rsid w:val="00A22233"/>
    <w:rsid w:val="00A35131"/>
    <w:rsid w:val="00A71FE3"/>
    <w:rsid w:val="00A7777B"/>
    <w:rsid w:val="00AC757E"/>
    <w:rsid w:val="00AE45D8"/>
    <w:rsid w:val="00AF0676"/>
    <w:rsid w:val="00AF530D"/>
    <w:rsid w:val="00B37B69"/>
    <w:rsid w:val="00B43DE4"/>
    <w:rsid w:val="00B45F9F"/>
    <w:rsid w:val="00B55609"/>
    <w:rsid w:val="00B760C7"/>
    <w:rsid w:val="00BA257B"/>
    <w:rsid w:val="00BD7278"/>
    <w:rsid w:val="00BE21ED"/>
    <w:rsid w:val="00BE3604"/>
    <w:rsid w:val="00BE7206"/>
    <w:rsid w:val="00C00DDE"/>
    <w:rsid w:val="00C50BF7"/>
    <w:rsid w:val="00C64D22"/>
    <w:rsid w:val="00C81036"/>
    <w:rsid w:val="00C9709B"/>
    <w:rsid w:val="00CA61AB"/>
    <w:rsid w:val="00CA70CA"/>
    <w:rsid w:val="00CB0177"/>
    <w:rsid w:val="00CC2160"/>
    <w:rsid w:val="00CD477A"/>
    <w:rsid w:val="00CE6D8F"/>
    <w:rsid w:val="00D12299"/>
    <w:rsid w:val="00D3546A"/>
    <w:rsid w:val="00D37DDE"/>
    <w:rsid w:val="00D650B4"/>
    <w:rsid w:val="00D67977"/>
    <w:rsid w:val="00DB7096"/>
    <w:rsid w:val="00E026DD"/>
    <w:rsid w:val="00E90590"/>
    <w:rsid w:val="00EA2542"/>
    <w:rsid w:val="00EA5002"/>
    <w:rsid w:val="00EB71AA"/>
    <w:rsid w:val="00ED6E0B"/>
    <w:rsid w:val="00EE4AA7"/>
    <w:rsid w:val="00F82E9F"/>
    <w:rsid w:val="00F90382"/>
    <w:rsid w:val="00F906F9"/>
    <w:rsid w:val="00F912CB"/>
    <w:rsid w:val="00F93A6C"/>
    <w:rsid w:val="00FC4F55"/>
    <w:rsid w:val="00FD01CA"/>
    <w:rsid w:val="00FD1E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092A"/>
    <w:rPr>
      <w:color w:val="808080"/>
    </w:rPr>
  </w:style>
  <w:style w:type="paragraph" w:customStyle="1" w:styleId="087D7C609C2A49F6A11E4895978F9D7D">
    <w:name w:val="087D7C609C2A49F6A11E4895978F9D7D"/>
    <w:pPr>
      <w:spacing w:line="278" w:lineRule="auto"/>
    </w:pPr>
    <w:rPr>
      <w:kern w:val="2"/>
      <w:sz w:val="24"/>
      <w:szCs w:val="24"/>
      <w:lang w:val="en-US" w:eastAsia="en-US"/>
      <w14:ligatures w14:val="standardContextual"/>
    </w:rPr>
  </w:style>
  <w:style w:type="paragraph" w:customStyle="1" w:styleId="74CFC412019E4070B98D5E45F2012946">
    <w:name w:val="74CFC412019E4070B98D5E45F20129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5D475BD2-06C5-4DDE-A130-47F2B66BC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215</TotalTime>
  <Pages>4</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AOT Twin Builder Guide</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Guide</dc:title>
  <dc:subject/>
  <dc:creator>Chetan</dc:creator>
  <cp:keywords/>
  <dc:description/>
  <cp:lastModifiedBy>Olson, Ed</cp:lastModifiedBy>
  <cp:revision>1137</cp:revision>
  <cp:lastPrinted>2026-01-15T14:27:00Z</cp:lastPrinted>
  <dcterms:created xsi:type="dcterms:W3CDTF">2022-07-01T17:18:00Z</dcterms:created>
  <dcterms:modified xsi:type="dcterms:W3CDTF">2026-02-12T19:39:00Z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