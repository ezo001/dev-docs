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1133F" w14:textId="0334BBAA" w:rsidR="00292ED3" w:rsidRPr="00F9401E" w:rsidRDefault="004240B2" w:rsidP="00A040A9">
      <w:pPr>
        <w:pStyle w:val="DocumentType"/>
      </w:pPr>
      <w:r>
        <w:t>Industrial AI Foundation</w:t>
      </w:r>
    </w:p>
    <w:p w14:paraId="57DD981B" w14:textId="200B213B" w:rsidR="00292ED3" w:rsidRPr="00A040A9" w:rsidRDefault="00292ED3" w:rsidP="00A040A9">
      <w:pPr>
        <w:pStyle w:val="ProductName"/>
        <w:rPr>
          <w:sz w:val="72"/>
        </w:rPr>
      </w:pPr>
      <w:bookmarkStart w:id="0" w:name="OLE_LINK36"/>
      <w:r w:rsidRPr="79D643D2">
        <w:rPr>
          <w:sz w:val="72"/>
        </w:rPr>
        <w:t>Twin Builder</w:t>
      </w:r>
      <w:r w:rsidR="00C820DF" w:rsidRPr="79D643D2">
        <w:rPr>
          <w:sz w:val="72"/>
        </w:rPr>
        <w:t xml:space="preserve"> </w:t>
      </w:r>
      <w:r w:rsidR="00931164" w:rsidRPr="79D643D2">
        <w:rPr>
          <w:sz w:val="72"/>
        </w:rPr>
        <w:t>Plant Layout</w:t>
      </w:r>
    </w:p>
    <w:p w14:paraId="6ED51ABC" w14:textId="7B8A11E5" w:rsidR="00292ED3" w:rsidRPr="00F9401E" w:rsidRDefault="00C820DF" w:rsidP="00A040A9">
      <w:pPr>
        <w:pStyle w:val="DocumentType"/>
      </w:pPr>
      <w:r>
        <w:t>TUTORIAL</w:t>
      </w:r>
    </w:p>
    <w:bookmarkEnd w:id="0"/>
    <w:p w14:paraId="1AB161D2" w14:textId="5A40DA8A" w:rsidR="00986061" w:rsidRPr="00F9401E" w:rsidRDefault="00986061" w:rsidP="00986061">
      <w:pPr>
        <w:jc w:val="center"/>
      </w:pPr>
      <w:r w:rsidRPr="00F9401E">
        <w:t>Re</w:t>
      </w:r>
      <w:r w:rsidR="002654B7" w:rsidRPr="00F9401E">
        <w:t>lease Version:</w:t>
      </w:r>
      <w:r w:rsidR="001E7E9F">
        <w:t xml:space="preserve"> </w:t>
      </w:r>
      <w:sdt>
        <w:sdtPr>
          <w:alias w:val="Release"/>
          <w:tag w:val="Release"/>
          <w:id w:val="-1260288337"/>
          <w:placeholder>
            <w:docPart w:val="9B3FE8210D414881878129FF0412678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EndPr/>
        <w:sdtContent>
          <w:r w:rsidR="00D03BFE">
            <w:t>2.5</w:t>
          </w:r>
        </w:sdtContent>
      </w:sdt>
    </w:p>
    <w:p w14:paraId="5A4FC15B" w14:textId="77777777" w:rsidR="00C17078" w:rsidRPr="00284EFE" w:rsidRDefault="00C17078" w:rsidP="00C17078">
      <w:pPr>
        <w:spacing w:line="254" w:lineRule="auto"/>
        <w:jc w:val="left"/>
        <w:rPr>
          <w:rFonts w:eastAsia="Calibri" w:cs="Arial"/>
          <w:b/>
          <w:bCs/>
          <w:color w:val="FFFFFF" w:themeColor="background1"/>
        </w:rPr>
      </w:pPr>
      <w:r w:rsidRPr="00284EFE">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4830"/>
      </w:tblGrid>
      <w:tr w:rsidR="00284EFE" w:rsidRPr="00284EFE" w14:paraId="25E907B4" w14:textId="77777777" w:rsidTr="00C17078">
        <w:trPr>
          <w:tblHeader/>
          <w:tblCellSpacing w:w="15" w:type="dxa"/>
        </w:trPr>
        <w:tc>
          <w:tcPr>
            <w:tcW w:w="0" w:type="auto"/>
            <w:tcMar>
              <w:top w:w="15" w:type="dxa"/>
              <w:left w:w="15" w:type="dxa"/>
              <w:bottom w:w="15" w:type="dxa"/>
              <w:right w:w="15" w:type="dxa"/>
            </w:tcMar>
            <w:vAlign w:val="center"/>
            <w:hideMark/>
          </w:tcPr>
          <w:p w14:paraId="40B9A403" w14:textId="77777777" w:rsidR="00C17078" w:rsidRPr="00284EFE" w:rsidRDefault="00C17078" w:rsidP="00C17078">
            <w:pPr>
              <w:spacing w:after="0" w:line="254" w:lineRule="auto"/>
              <w:jc w:val="left"/>
              <w:rPr>
                <w:rFonts w:eastAsia="Calibri" w:cs="Arial"/>
                <w:b/>
                <w:bCs/>
                <w:color w:val="FFFFFF" w:themeColor="background1"/>
              </w:rPr>
            </w:pPr>
            <w:r w:rsidRPr="00284EFE">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2CD5ECC5" w14:textId="77777777" w:rsidR="00C17078" w:rsidRPr="00284EFE" w:rsidRDefault="00C17078" w:rsidP="00C17078">
            <w:pPr>
              <w:spacing w:after="0" w:line="254" w:lineRule="auto"/>
              <w:jc w:val="left"/>
              <w:rPr>
                <w:rFonts w:eastAsia="Calibri" w:cs="Arial"/>
                <w:b/>
                <w:bCs/>
                <w:color w:val="FFFFFF" w:themeColor="background1"/>
              </w:rPr>
            </w:pPr>
            <w:r w:rsidRPr="00284EFE">
              <w:rPr>
                <w:rFonts w:eastAsia="Calibri" w:cs="Arial"/>
                <w:b/>
                <w:bCs/>
                <w:color w:val="FFFFFF" w:themeColor="background1"/>
              </w:rPr>
              <w:t>Value</w:t>
            </w:r>
          </w:p>
        </w:tc>
      </w:tr>
      <w:tr w:rsidR="00284EFE" w:rsidRPr="00284EFE" w14:paraId="44759F74" w14:textId="77777777" w:rsidTr="00C17078">
        <w:trPr>
          <w:tblCellSpacing w:w="15" w:type="dxa"/>
        </w:trPr>
        <w:tc>
          <w:tcPr>
            <w:tcW w:w="0" w:type="auto"/>
            <w:tcMar>
              <w:top w:w="15" w:type="dxa"/>
              <w:left w:w="15" w:type="dxa"/>
              <w:bottom w:w="15" w:type="dxa"/>
              <w:right w:w="15" w:type="dxa"/>
            </w:tcMar>
            <w:vAlign w:val="center"/>
            <w:hideMark/>
          </w:tcPr>
          <w:p w14:paraId="77D93876"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3581049" w14:textId="1968A35D" w:rsidR="00C17078" w:rsidRPr="00284EFE" w:rsidRDefault="004240B2" w:rsidP="00C17078">
            <w:pPr>
              <w:spacing w:after="0" w:line="254" w:lineRule="auto"/>
              <w:jc w:val="left"/>
              <w:rPr>
                <w:rFonts w:eastAsia="Calibri" w:cs="Arial"/>
                <w:color w:val="FFFFFF" w:themeColor="background1"/>
              </w:rPr>
            </w:pPr>
            <w:r>
              <w:rPr>
                <w:rFonts w:eastAsia="Calibri" w:cs="Arial"/>
                <w:color w:val="FFFFFF" w:themeColor="background1"/>
              </w:rPr>
              <w:t>Industrial AI Foundation</w:t>
            </w:r>
            <w:r w:rsidR="00C17078" w:rsidRPr="00284EFE">
              <w:rPr>
                <w:rFonts w:eastAsia="Calibri" w:cs="Arial"/>
                <w:color w:val="FFFFFF" w:themeColor="background1"/>
              </w:rPr>
              <w:t xml:space="preserve"> / Twin Builder and Viewer</w:t>
            </w:r>
          </w:p>
        </w:tc>
      </w:tr>
      <w:tr w:rsidR="00284EFE" w:rsidRPr="00284EFE" w14:paraId="772A6D42" w14:textId="77777777" w:rsidTr="00C17078">
        <w:trPr>
          <w:tblCellSpacing w:w="15" w:type="dxa"/>
        </w:trPr>
        <w:tc>
          <w:tcPr>
            <w:tcW w:w="0" w:type="auto"/>
            <w:tcMar>
              <w:top w:w="15" w:type="dxa"/>
              <w:left w:w="15" w:type="dxa"/>
              <w:bottom w:w="15" w:type="dxa"/>
              <w:right w:w="15" w:type="dxa"/>
            </w:tcMar>
            <w:vAlign w:val="center"/>
            <w:hideMark/>
          </w:tcPr>
          <w:p w14:paraId="6F73044C"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A78CBAD"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Digital Twin / Visual monitoring and alerts</w:t>
            </w:r>
          </w:p>
        </w:tc>
      </w:tr>
      <w:tr w:rsidR="00284EFE" w:rsidRPr="00284EFE" w14:paraId="1F5535F0" w14:textId="77777777" w:rsidTr="00C17078">
        <w:trPr>
          <w:tblCellSpacing w:w="15" w:type="dxa"/>
        </w:trPr>
        <w:tc>
          <w:tcPr>
            <w:tcW w:w="0" w:type="auto"/>
            <w:tcMar>
              <w:top w:w="15" w:type="dxa"/>
              <w:left w:w="15" w:type="dxa"/>
              <w:bottom w:w="15" w:type="dxa"/>
              <w:right w:w="15" w:type="dxa"/>
            </w:tcMar>
            <w:vAlign w:val="center"/>
            <w:hideMark/>
          </w:tcPr>
          <w:p w14:paraId="31AE6CC5"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0B8F9BB5"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Tournier, Florian</w:t>
            </w:r>
          </w:p>
        </w:tc>
      </w:tr>
      <w:tr w:rsidR="00284EFE" w:rsidRPr="00284EFE" w14:paraId="539C6414" w14:textId="77777777" w:rsidTr="00C17078">
        <w:trPr>
          <w:tblCellSpacing w:w="15" w:type="dxa"/>
        </w:trPr>
        <w:tc>
          <w:tcPr>
            <w:tcW w:w="0" w:type="auto"/>
            <w:tcMar>
              <w:top w:w="15" w:type="dxa"/>
              <w:left w:w="15" w:type="dxa"/>
              <w:bottom w:w="15" w:type="dxa"/>
              <w:right w:w="15" w:type="dxa"/>
            </w:tcMar>
            <w:vAlign w:val="center"/>
            <w:hideMark/>
          </w:tcPr>
          <w:p w14:paraId="23030118"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454DC571"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Susarla, Aditya, Rane, Chetankumar</w:t>
            </w:r>
          </w:p>
        </w:tc>
      </w:tr>
      <w:tr w:rsidR="00284EFE" w:rsidRPr="00284EFE" w14:paraId="25EBB8A2" w14:textId="77777777" w:rsidTr="00C17078">
        <w:trPr>
          <w:tblCellSpacing w:w="15" w:type="dxa"/>
        </w:trPr>
        <w:tc>
          <w:tcPr>
            <w:tcW w:w="0" w:type="auto"/>
            <w:tcMar>
              <w:top w:w="15" w:type="dxa"/>
              <w:left w:w="15" w:type="dxa"/>
              <w:bottom w:w="15" w:type="dxa"/>
              <w:right w:w="15" w:type="dxa"/>
            </w:tcMar>
            <w:vAlign w:val="center"/>
            <w:hideMark/>
          </w:tcPr>
          <w:p w14:paraId="31B83FEA"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0478B606" w14:textId="42ABE66C" w:rsidR="00C17078" w:rsidRPr="00284EFE" w:rsidRDefault="00284EFE" w:rsidP="00C17078">
            <w:pPr>
              <w:spacing w:after="0" w:line="254" w:lineRule="auto"/>
              <w:jc w:val="left"/>
              <w:rPr>
                <w:rFonts w:eastAsia="Calibri" w:cs="Arial"/>
                <w:color w:val="FFFFFF" w:themeColor="background1"/>
              </w:rPr>
            </w:pPr>
            <w:r w:rsidRPr="00284EFE">
              <w:rPr>
                <w:rFonts w:eastAsia="Calibri" w:cs="Arial"/>
                <w:color w:val="FFFFFF" w:themeColor="background1"/>
              </w:rPr>
              <w:t>Published</w:t>
            </w:r>
            <w:r w:rsidR="00C17078" w:rsidRPr="00284EFE">
              <w:rPr>
                <w:rFonts w:eastAsia="Calibri" w:cs="Arial"/>
                <w:color w:val="FFFFFF" w:themeColor="background1"/>
              </w:rPr>
              <w:t xml:space="preserve"> / </w:t>
            </w:r>
            <w:r w:rsidRPr="00284EFE">
              <w:rPr>
                <w:rFonts w:eastAsia="Calibri" w:cs="Arial"/>
                <w:color w:val="FFFFFF" w:themeColor="background1"/>
              </w:rPr>
              <w:t>Complete</w:t>
            </w:r>
          </w:p>
        </w:tc>
      </w:tr>
      <w:tr w:rsidR="00284EFE" w:rsidRPr="00284EFE" w14:paraId="259B2485" w14:textId="77777777" w:rsidTr="00C17078">
        <w:trPr>
          <w:tblCellSpacing w:w="15" w:type="dxa"/>
        </w:trPr>
        <w:tc>
          <w:tcPr>
            <w:tcW w:w="0" w:type="auto"/>
            <w:tcMar>
              <w:top w:w="15" w:type="dxa"/>
              <w:left w:w="15" w:type="dxa"/>
              <w:bottom w:w="15" w:type="dxa"/>
              <w:right w:w="15" w:type="dxa"/>
            </w:tcMar>
            <w:vAlign w:val="center"/>
            <w:hideMark/>
          </w:tcPr>
          <w:p w14:paraId="5F16D805"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0A6A285D"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color w:val="FFFFFF" w:themeColor="background1"/>
              </w:rPr>
              <w:t>Internal / Confidential</w:t>
            </w:r>
          </w:p>
        </w:tc>
      </w:tr>
      <w:tr w:rsidR="00284EFE" w:rsidRPr="00284EFE" w14:paraId="6F6639A8" w14:textId="77777777" w:rsidTr="00C17078">
        <w:trPr>
          <w:tblCellSpacing w:w="15" w:type="dxa"/>
        </w:trPr>
        <w:tc>
          <w:tcPr>
            <w:tcW w:w="0" w:type="auto"/>
            <w:tcMar>
              <w:top w:w="15" w:type="dxa"/>
              <w:left w:w="15" w:type="dxa"/>
              <w:bottom w:w="15" w:type="dxa"/>
              <w:right w:w="15" w:type="dxa"/>
            </w:tcMar>
            <w:vAlign w:val="center"/>
            <w:hideMark/>
          </w:tcPr>
          <w:p w14:paraId="4BD4C6A7"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3CD5C152" w14:textId="77777777" w:rsidR="00C17078" w:rsidRPr="00284EFE" w:rsidRDefault="00C17078" w:rsidP="00C17078">
            <w:pPr>
              <w:spacing w:after="0" w:line="254" w:lineRule="auto"/>
              <w:jc w:val="left"/>
              <w:rPr>
                <w:rFonts w:eastAsia="Calibri" w:cs="Arial"/>
                <w:color w:val="FFFFFF" w:themeColor="background1"/>
              </w:rPr>
            </w:pPr>
            <w:hyperlink r:id="rId11" w:history="1">
              <w:r w:rsidRPr="00284EFE">
                <w:rPr>
                  <w:rFonts w:eastAsia="Calibri" w:cs="Arial"/>
                  <w:color w:val="FFFFFF" w:themeColor="background1"/>
                  <w:u w:val="single"/>
                </w:rPr>
                <w:t>Summary - Overview</w:t>
              </w:r>
            </w:hyperlink>
          </w:p>
        </w:tc>
      </w:tr>
      <w:tr w:rsidR="00284EFE" w:rsidRPr="00284EFE" w14:paraId="03A703C3" w14:textId="77777777" w:rsidTr="00C17078">
        <w:trPr>
          <w:tblCellSpacing w:w="15" w:type="dxa"/>
        </w:trPr>
        <w:tc>
          <w:tcPr>
            <w:tcW w:w="0" w:type="auto"/>
            <w:tcMar>
              <w:top w:w="15" w:type="dxa"/>
              <w:left w:w="15" w:type="dxa"/>
              <w:bottom w:w="15" w:type="dxa"/>
              <w:right w:w="15" w:type="dxa"/>
            </w:tcMar>
            <w:vAlign w:val="center"/>
            <w:hideMark/>
          </w:tcPr>
          <w:p w14:paraId="3FBEDE30" w14:textId="77777777" w:rsidR="00C17078" w:rsidRPr="00284EFE" w:rsidRDefault="00C17078" w:rsidP="00C17078">
            <w:pPr>
              <w:spacing w:after="0" w:line="254" w:lineRule="auto"/>
              <w:jc w:val="left"/>
              <w:rPr>
                <w:rFonts w:eastAsia="Calibri" w:cs="Arial"/>
                <w:color w:val="FFFFFF" w:themeColor="background1"/>
              </w:rPr>
            </w:pPr>
            <w:r w:rsidRPr="00284EFE">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185EB088" w14:textId="1E0D5BDD" w:rsidR="00C17078" w:rsidRPr="00284EFE" w:rsidRDefault="00284EFE" w:rsidP="00C17078">
            <w:pPr>
              <w:spacing w:after="0" w:line="254" w:lineRule="auto"/>
              <w:jc w:val="left"/>
              <w:rPr>
                <w:rFonts w:eastAsia="Calibri" w:cs="Arial"/>
                <w:color w:val="FFFFFF" w:themeColor="background1"/>
              </w:rPr>
            </w:pPr>
            <w:r w:rsidRPr="00284EFE">
              <w:rPr>
                <w:rFonts w:eastAsia="Calibri" w:cs="Arial"/>
                <w:color w:val="FFFFFF" w:themeColor="background1"/>
              </w:rPr>
              <w:t>Twin Builder UI Guide</w:t>
            </w:r>
          </w:p>
        </w:tc>
      </w:tr>
    </w:tbl>
    <w:p w14:paraId="7415D31A" w14:textId="77777777" w:rsidR="001233CF" w:rsidRDefault="001233CF" w:rsidP="00986061">
      <w:pPr>
        <w:jc w:val="center"/>
        <w:sectPr w:rsidR="001233CF" w:rsidSect="001233CF">
          <w:headerReference w:type="default" r:id="rId12"/>
          <w:footerReference w:type="default" r:id="rId13"/>
          <w:type w:val="continuous"/>
          <w:pgSz w:w="12240" w:h="15840" w:code="1"/>
          <w:pgMar w:top="5760" w:right="1440" w:bottom="1440" w:left="1440" w:header="720" w:footer="720" w:gutter="0"/>
          <w:cols w:space="720"/>
          <w:docGrid w:linePitch="360"/>
        </w:sectPr>
      </w:pPr>
    </w:p>
    <w:bookmarkStart w:id="3" w:name="_Toc103324191" w:displacedByCustomXml="next"/>
    <w:sdt>
      <w:sdtPr>
        <w:rPr>
          <w:rFonts w:eastAsia="Times New Roman" w:cs="Times New Roman"/>
          <w:b w:val="0"/>
          <w:bCs w:val="0"/>
          <w:kern w:val="2"/>
          <w:sz w:val="20"/>
          <w:szCs w:val="22"/>
          <w14:ligatures w14:val="standardContextual"/>
        </w:rPr>
        <w:id w:val="1458977057"/>
        <w:docPartObj>
          <w:docPartGallery w:val="Table of Contents"/>
          <w:docPartUnique/>
        </w:docPartObj>
      </w:sdtPr>
      <w:sdtEndPr>
        <w:rPr>
          <w:rFonts w:eastAsiaTheme="minorEastAsia" w:cstheme="minorBidi"/>
          <w:szCs w:val="20"/>
        </w:rPr>
      </w:sdtEndPr>
      <w:sdtContent>
        <w:p w14:paraId="3D63FC19" w14:textId="14983F80" w:rsidR="000365BF" w:rsidRDefault="000365BF" w:rsidP="008C6628">
          <w:pPr>
            <w:pStyle w:val="TOCHeading"/>
          </w:pPr>
          <w:r w:rsidRPr="4511FE25">
            <w:t>Contents</w:t>
          </w:r>
        </w:p>
        <w:p w14:paraId="4E7AC41F" w14:textId="7C0FC405" w:rsidR="00284EFE" w:rsidRDefault="4511FE25">
          <w:pPr>
            <w:pStyle w:val="TOC1"/>
            <w:tabs>
              <w:tab w:val="right" w:leader="dot" w:pos="14390"/>
            </w:tabs>
            <w:rPr>
              <w:rFonts w:asciiTheme="minorHAnsi" w:eastAsiaTheme="minorEastAsia" w:hAnsiTheme="minorHAnsi"/>
              <w:noProof/>
              <w:sz w:val="24"/>
              <w:szCs w:val="24"/>
              <w:lang w:val="en-IN" w:eastAsia="en-IN"/>
            </w:rPr>
          </w:pPr>
          <w:r>
            <w:fldChar w:fldCharType="begin"/>
          </w:r>
          <w:r w:rsidR="000365BF">
            <w:instrText>TOC \o "1-3" \h \z \u</w:instrText>
          </w:r>
          <w:r>
            <w:fldChar w:fldCharType="separate"/>
          </w:r>
          <w:hyperlink w:anchor="_Toc218772039" w:history="1">
            <w:r w:rsidR="00284EFE" w:rsidRPr="00FC1F39">
              <w:rPr>
                <w:rStyle w:val="Hyperlink"/>
                <w:noProof/>
              </w:rPr>
              <w:t>Introduction</w:t>
            </w:r>
            <w:r w:rsidR="00284EFE">
              <w:rPr>
                <w:noProof/>
                <w:webHidden/>
              </w:rPr>
              <w:tab/>
            </w:r>
            <w:r w:rsidR="00284EFE">
              <w:rPr>
                <w:noProof/>
                <w:webHidden/>
              </w:rPr>
              <w:fldChar w:fldCharType="begin"/>
            </w:r>
            <w:r w:rsidR="00284EFE">
              <w:rPr>
                <w:noProof/>
                <w:webHidden/>
              </w:rPr>
              <w:instrText xml:space="preserve"> PAGEREF _Toc218772039 \h </w:instrText>
            </w:r>
            <w:r w:rsidR="00284EFE">
              <w:rPr>
                <w:noProof/>
                <w:webHidden/>
              </w:rPr>
            </w:r>
            <w:r w:rsidR="00284EFE">
              <w:rPr>
                <w:noProof/>
                <w:webHidden/>
              </w:rPr>
              <w:fldChar w:fldCharType="separate"/>
            </w:r>
            <w:r w:rsidR="00C63576">
              <w:rPr>
                <w:noProof/>
                <w:webHidden/>
              </w:rPr>
              <w:t>3</w:t>
            </w:r>
            <w:r w:rsidR="00284EFE">
              <w:rPr>
                <w:noProof/>
                <w:webHidden/>
              </w:rPr>
              <w:fldChar w:fldCharType="end"/>
            </w:r>
          </w:hyperlink>
        </w:p>
        <w:p w14:paraId="56C2A816" w14:textId="2C5544B3"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0" w:history="1">
            <w:r w:rsidRPr="00FC1F39">
              <w:rPr>
                <w:rStyle w:val="Hyperlink"/>
                <w:noProof/>
              </w:rPr>
              <w:t>Purpose</w:t>
            </w:r>
            <w:r>
              <w:rPr>
                <w:noProof/>
                <w:webHidden/>
              </w:rPr>
              <w:tab/>
            </w:r>
            <w:r>
              <w:rPr>
                <w:noProof/>
                <w:webHidden/>
              </w:rPr>
              <w:fldChar w:fldCharType="begin"/>
            </w:r>
            <w:r>
              <w:rPr>
                <w:noProof/>
                <w:webHidden/>
              </w:rPr>
              <w:instrText xml:space="preserve"> PAGEREF _Toc218772040 \h </w:instrText>
            </w:r>
            <w:r>
              <w:rPr>
                <w:noProof/>
                <w:webHidden/>
              </w:rPr>
            </w:r>
            <w:r>
              <w:rPr>
                <w:noProof/>
                <w:webHidden/>
              </w:rPr>
              <w:fldChar w:fldCharType="separate"/>
            </w:r>
            <w:r w:rsidR="00C63576">
              <w:rPr>
                <w:noProof/>
                <w:webHidden/>
              </w:rPr>
              <w:t>3</w:t>
            </w:r>
            <w:r>
              <w:rPr>
                <w:noProof/>
                <w:webHidden/>
              </w:rPr>
              <w:fldChar w:fldCharType="end"/>
            </w:r>
          </w:hyperlink>
        </w:p>
        <w:p w14:paraId="04B73122" w14:textId="59ECDA54"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1" w:history="1">
            <w:r w:rsidRPr="00FC1F39">
              <w:rPr>
                <w:rStyle w:val="Hyperlink"/>
                <w:noProof/>
              </w:rPr>
              <w:t>Prerequisites</w:t>
            </w:r>
            <w:r>
              <w:rPr>
                <w:noProof/>
                <w:webHidden/>
              </w:rPr>
              <w:tab/>
            </w:r>
            <w:r>
              <w:rPr>
                <w:noProof/>
                <w:webHidden/>
              </w:rPr>
              <w:fldChar w:fldCharType="begin"/>
            </w:r>
            <w:r>
              <w:rPr>
                <w:noProof/>
                <w:webHidden/>
              </w:rPr>
              <w:instrText xml:space="preserve"> PAGEREF _Toc218772041 \h </w:instrText>
            </w:r>
            <w:r>
              <w:rPr>
                <w:noProof/>
                <w:webHidden/>
              </w:rPr>
            </w:r>
            <w:r>
              <w:rPr>
                <w:noProof/>
                <w:webHidden/>
              </w:rPr>
              <w:fldChar w:fldCharType="separate"/>
            </w:r>
            <w:r w:rsidR="00C63576">
              <w:rPr>
                <w:noProof/>
                <w:webHidden/>
              </w:rPr>
              <w:t>3</w:t>
            </w:r>
            <w:r>
              <w:rPr>
                <w:noProof/>
                <w:webHidden/>
              </w:rPr>
              <w:fldChar w:fldCharType="end"/>
            </w:r>
          </w:hyperlink>
        </w:p>
        <w:p w14:paraId="02E4905D" w14:textId="59B5D9A6"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2" w:history="1">
            <w:r w:rsidRPr="00FC1F39">
              <w:rPr>
                <w:rStyle w:val="Hyperlink"/>
                <w:noProof/>
              </w:rPr>
              <w:t>Target Audience</w:t>
            </w:r>
            <w:r>
              <w:rPr>
                <w:noProof/>
                <w:webHidden/>
              </w:rPr>
              <w:tab/>
            </w:r>
            <w:r>
              <w:rPr>
                <w:noProof/>
                <w:webHidden/>
              </w:rPr>
              <w:fldChar w:fldCharType="begin"/>
            </w:r>
            <w:r>
              <w:rPr>
                <w:noProof/>
                <w:webHidden/>
              </w:rPr>
              <w:instrText xml:space="preserve"> PAGEREF _Toc218772042 \h </w:instrText>
            </w:r>
            <w:r>
              <w:rPr>
                <w:noProof/>
                <w:webHidden/>
              </w:rPr>
            </w:r>
            <w:r>
              <w:rPr>
                <w:noProof/>
                <w:webHidden/>
              </w:rPr>
              <w:fldChar w:fldCharType="separate"/>
            </w:r>
            <w:r w:rsidR="00C63576">
              <w:rPr>
                <w:noProof/>
                <w:webHidden/>
              </w:rPr>
              <w:t>3</w:t>
            </w:r>
            <w:r>
              <w:rPr>
                <w:noProof/>
                <w:webHidden/>
              </w:rPr>
              <w:fldChar w:fldCharType="end"/>
            </w:r>
          </w:hyperlink>
        </w:p>
        <w:p w14:paraId="1582FD4E" w14:textId="2C22704D"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3" w:history="1">
            <w:r w:rsidRPr="00FC1F39">
              <w:rPr>
                <w:rStyle w:val="Hyperlink"/>
                <w:noProof/>
              </w:rPr>
              <w:t>Contact</w:t>
            </w:r>
            <w:r>
              <w:rPr>
                <w:noProof/>
                <w:webHidden/>
              </w:rPr>
              <w:tab/>
            </w:r>
            <w:r>
              <w:rPr>
                <w:noProof/>
                <w:webHidden/>
              </w:rPr>
              <w:fldChar w:fldCharType="begin"/>
            </w:r>
            <w:r>
              <w:rPr>
                <w:noProof/>
                <w:webHidden/>
              </w:rPr>
              <w:instrText xml:space="preserve"> PAGEREF _Toc218772043 \h </w:instrText>
            </w:r>
            <w:r>
              <w:rPr>
                <w:noProof/>
                <w:webHidden/>
              </w:rPr>
            </w:r>
            <w:r>
              <w:rPr>
                <w:noProof/>
                <w:webHidden/>
              </w:rPr>
              <w:fldChar w:fldCharType="separate"/>
            </w:r>
            <w:r w:rsidR="00C63576">
              <w:rPr>
                <w:noProof/>
                <w:webHidden/>
              </w:rPr>
              <w:t>3</w:t>
            </w:r>
            <w:r>
              <w:rPr>
                <w:noProof/>
                <w:webHidden/>
              </w:rPr>
              <w:fldChar w:fldCharType="end"/>
            </w:r>
          </w:hyperlink>
        </w:p>
        <w:p w14:paraId="5D3C51AF" w14:textId="32F00134"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4" w:history="1">
            <w:r w:rsidRPr="00FC1F39">
              <w:rPr>
                <w:rStyle w:val="Hyperlink"/>
                <w:noProof/>
              </w:rPr>
              <w:t>Related Links</w:t>
            </w:r>
            <w:r>
              <w:rPr>
                <w:noProof/>
                <w:webHidden/>
              </w:rPr>
              <w:tab/>
            </w:r>
            <w:r>
              <w:rPr>
                <w:noProof/>
                <w:webHidden/>
              </w:rPr>
              <w:fldChar w:fldCharType="begin"/>
            </w:r>
            <w:r>
              <w:rPr>
                <w:noProof/>
                <w:webHidden/>
              </w:rPr>
              <w:instrText xml:space="preserve"> PAGEREF _Toc218772044 \h </w:instrText>
            </w:r>
            <w:r>
              <w:rPr>
                <w:noProof/>
                <w:webHidden/>
              </w:rPr>
            </w:r>
            <w:r>
              <w:rPr>
                <w:noProof/>
                <w:webHidden/>
              </w:rPr>
              <w:fldChar w:fldCharType="separate"/>
            </w:r>
            <w:r w:rsidR="00C63576">
              <w:rPr>
                <w:noProof/>
                <w:webHidden/>
              </w:rPr>
              <w:t>3</w:t>
            </w:r>
            <w:r>
              <w:rPr>
                <w:noProof/>
                <w:webHidden/>
              </w:rPr>
              <w:fldChar w:fldCharType="end"/>
            </w:r>
          </w:hyperlink>
        </w:p>
        <w:p w14:paraId="6E1687D4" w14:textId="7078F13E" w:rsidR="00284EFE" w:rsidRDefault="00284EFE">
          <w:pPr>
            <w:pStyle w:val="TOC2"/>
            <w:tabs>
              <w:tab w:val="right" w:leader="dot" w:pos="14390"/>
            </w:tabs>
            <w:rPr>
              <w:rFonts w:asciiTheme="minorHAnsi" w:eastAsiaTheme="minorEastAsia" w:hAnsiTheme="minorHAnsi"/>
              <w:noProof/>
              <w:sz w:val="24"/>
              <w:szCs w:val="24"/>
              <w:lang w:val="en-IN" w:eastAsia="en-IN"/>
            </w:rPr>
          </w:pPr>
          <w:hyperlink w:anchor="_Toc218772045" w:history="1">
            <w:r w:rsidRPr="00FC1F39">
              <w:rPr>
                <w:rStyle w:val="Hyperlink"/>
                <w:noProof/>
              </w:rPr>
              <w:t>Glossary</w:t>
            </w:r>
            <w:r>
              <w:rPr>
                <w:noProof/>
                <w:webHidden/>
              </w:rPr>
              <w:tab/>
            </w:r>
            <w:r>
              <w:rPr>
                <w:noProof/>
                <w:webHidden/>
              </w:rPr>
              <w:fldChar w:fldCharType="begin"/>
            </w:r>
            <w:r>
              <w:rPr>
                <w:noProof/>
                <w:webHidden/>
              </w:rPr>
              <w:instrText xml:space="preserve"> PAGEREF _Toc218772045 \h </w:instrText>
            </w:r>
            <w:r>
              <w:rPr>
                <w:noProof/>
                <w:webHidden/>
              </w:rPr>
            </w:r>
            <w:r>
              <w:rPr>
                <w:noProof/>
                <w:webHidden/>
              </w:rPr>
              <w:fldChar w:fldCharType="separate"/>
            </w:r>
            <w:r w:rsidR="00C63576">
              <w:rPr>
                <w:noProof/>
                <w:webHidden/>
              </w:rPr>
              <w:t>3</w:t>
            </w:r>
            <w:r>
              <w:rPr>
                <w:noProof/>
                <w:webHidden/>
              </w:rPr>
              <w:fldChar w:fldCharType="end"/>
            </w:r>
          </w:hyperlink>
        </w:p>
        <w:p w14:paraId="7165C760" w14:textId="247F819A"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46" w:history="1">
            <w:r w:rsidRPr="00FC1F39">
              <w:rPr>
                <w:rStyle w:val="Hyperlink"/>
                <w:noProof/>
              </w:rPr>
              <w:t>Create Layout</w:t>
            </w:r>
            <w:r>
              <w:rPr>
                <w:noProof/>
                <w:webHidden/>
              </w:rPr>
              <w:tab/>
            </w:r>
            <w:r>
              <w:rPr>
                <w:noProof/>
                <w:webHidden/>
              </w:rPr>
              <w:fldChar w:fldCharType="begin"/>
            </w:r>
            <w:r>
              <w:rPr>
                <w:noProof/>
                <w:webHidden/>
              </w:rPr>
              <w:instrText xml:space="preserve"> PAGEREF _Toc218772046 \h </w:instrText>
            </w:r>
            <w:r>
              <w:rPr>
                <w:noProof/>
                <w:webHidden/>
              </w:rPr>
            </w:r>
            <w:r>
              <w:rPr>
                <w:noProof/>
                <w:webHidden/>
              </w:rPr>
              <w:fldChar w:fldCharType="separate"/>
            </w:r>
            <w:r w:rsidR="00C63576">
              <w:rPr>
                <w:noProof/>
                <w:webHidden/>
              </w:rPr>
              <w:t>4</w:t>
            </w:r>
            <w:r>
              <w:rPr>
                <w:noProof/>
                <w:webHidden/>
              </w:rPr>
              <w:fldChar w:fldCharType="end"/>
            </w:r>
          </w:hyperlink>
        </w:p>
        <w:p w14:paraId="689E9559" w14:textId="5277F874"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47" w:history="1">
            <w:r w:rsidRPr="00FC1F39">
              <w:rPr>
                <w:rStyle w:val="Hyperlink"/>
                <w:noProof/>
              </w:rPr>
              <w:t>Place Models</w:t>
            </w:r>
            <w:r>
              <w:rPr>
                <w:noProof/>
                <w:webHidden/>
              </w:rPr>
              <w:tab/>
            </w:r>
            <w:r>
              <w:rPr>
                <w:noProof/>
                <w:webHidden/>
              </w:rPr>
              <w:fldChar w:fldCharType="begin"/>
            </w:r>
            <w:r>
              <w:rPr>
                <w:noProof/>
                <w:webHidden/>
              </w:rPr>
              <w:instrText xml:space="preserve"> PAGEREF _Toc218772047 \h </w:instrText>
            </w:r>
            <w:r>
              <w:rPr>
                <w:noProof/>
                <w:webHidden/>
              </w:rPr>
            </w:r>
            <w:r>
              <w:rPr>
                <w:noProof/>
                <w:webHidden/>
              </w:rPr>
              <w:fldChar w:fldCharType="separate"/>
            </w:r>
            <w:r w:rsidR="00C63576">
              <w:rPr>
                <w:noProof/>
                <w:webHidden/>
              </w:rPr>
              <w:t>5</w:t>
            </w:r>
            <w:r>
              <w:rPr>
                <w:noProof/>
                <w:webHidden/>
              </w:rPr>
              <w:fldChar w:fldCharType="end"/>
            </w:r>
          </w:hyperlink>
        </w:p>
        <w:p w14:paraId="26D471B1" w14:textId="4E44BE51"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48" w:history="1">
            <w:r w:rsidRPr="00FC1F39">
              <w:rPr>
                <w:rStyle w:val="Hyperlink"/>
                <w:noProof/>
              </w:rPr>
              <w:t>Manipulate Models</w:t>
            </w:r>
            <w:r>
              <w:rPr>
                <w:noProof/>
                <w:webHidden/>
              </w:rPr>
              <w:tab/>
            </w:r>
            <w:r>
              <w:rPr>
                <w:noProof/>
                <w:webHidden/>
              </w:rPr>
              <w:fldChar w:fldCharType="begin"/>
            </w:r>
            <w:r>
              <w:rPr>
                <w:noProof/>
                <w:webHidden/>
              </w:rPr>
              <w:instrText xml:space="preserve"> PAGEREF _Toc218772048 \h </w:instrText>
            </w:r>
            <w:r>
              <w:rPr>
                <w:noProof/>
                <w:webHidden/>
              </w:rPr>
            </w:r>
            <w:r>
              <w:rPr>
                <w:noProof/>
                <w:webHidden/>
              </w:rPr>
              <w:fldChar w:fldCharType="separate"/>
            </w:r>
            <w:r w:rsidR="00C63576">
              <w:rPr>
                <w:noProof/>
                <w:webHidden/>
              </w:rPr>
              <w:t>6</w:t>
            </w:r>
            <w:r>
              <w:rPr>
                <w:noProof/>
                <w:webHidden/>
              </w:rPr>
              <w:fldChar w:fldCharType="end"/>
            </w:r>
          </w:hyperlink>
        </w:p>
        <w:p w14:paraId="3F1A5E87" w14:textId="217BFC68"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49" w:history="1">
            <w:r w:rsidRPr="00FC1F39">
              <w:rPr>
                <w:rStyle w:val="Hyperlink"/>
                <w:noProof/>
              </w:rPr>
              <w:t>Save Layout</w:t>
            </w:r>
            <w:r>
              <w:rPr>
                <w:noProof/>
                <w:webHidden/>
              </w:rPr>
              <w:tab/>
            </w:r>
            <w:r>
              <w:rPr>
                <w:noProof/>
                <w:webHidden/>
              </w:rPr>
              <w:fldChar w:fldCharType="begin"/>
            </w:r>
            <w:r>
              <w:rPr>
                <w:noProof/>
                <w:webHidden/>
              </w:rPr>
              <w:instrText xml:space="preserve"> PAGEREF _Toc218772049 \h </w:instrText>
            </w:r>
            <w:r>
              <w:rPr>
                <w:noProof/>
                <w:webHidden/>
              </w:rPr>
            </w:r>
            <w:r>
              <w:rPr>
                <w:noProof/>
                <w:webHidden/>
              </w:rPr>
              <w:fldChar w:fldCharType="separate"/>
            </w:r>
            <w:r w:rsidR="00C63576">
              <w:rPr>
                <w:noProof/>
                <w:webHidden/>
              </w:rPr>
              <w:t>7</w:t>
            </w:r>
            <w:r>
              <w:rPr>
                <w:noProof/>
                <w:webHidden/>
              </w:rPr>
              <w:fldChar w:fldCharType="end"/>
            </w:r>
          </w:hyperlink>
        </w:p>
        <w:p w14:paraId="71A948F7" w14:textId="03EA995A"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50" w:history="1">
            <w:r w:rsidRPr="00FC1F39">
              <w:rPr>
                <w:rStyle w:val="Hyperlink"/>
                <w:noProof/>
              </w:rPr>
              <w:t>Load Layout</w:t>
            </w:r>
            <w:r>
              <w:rPr>
                <w:noProof/>
                <w:webHidden/>
              </w:rPr>
              <w:tab/>
            </w:r>
            <w:r>
              <w:rPr>
                <w:noProof/>
                <w:webHidden/>
              </w:rPr>
              <w:fldChar w:fldCharType="begin"/>
            </w:r>
            <w:r>
              <w:rPr>
                <w:noProof/>
                <w:webHidden/>
              </w:rPr>
              <w:instrText xml:space="preserve"> PAGEREF _Toc218772050 \h </w:instrText>
            </w:r>
            <w:r>
              <w:rPr>
                <w:noProof/>
                <w:webHidden/>
              </w:rPr>
            </w:r>
            <w:r>
              <w:rPr>
                <w:noProof/>
                <w:webHidden/>
              </w:rPr>
              <w:fldChar w:fldCharType="separate"/>
            </w:r>
            <w:r w:rsidR="00C63576">
              <w:rPr>
                <w:noProof/>
                <w:webHidden/>
              </w:rPr>
              <w:t>8</w:t>
            </w:r>
            <w:r>
              <w:rPr>
                <w:noProof/>
                <w:webHidden/>
              </w:rPr>
              <w:fldChar w:fldCharType="end"/>
            </w:r>
          </w:hyperlink>
        </w:p>
        <w:p w14:paraId="06612977" w14:textId="44457600"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51" w:history="1">
            <w:r w:rsidRPr="00FC1F39">
              <w:rPr>
                <w:rStyle w:val="Hyperlink"/>
                <w:noProof/>
              </w:rPr>
              <w:t>Update Layout</w:t>
            </w:r>
            <w:r>
              <w:rPr>
                <w:noProof/>
                <w:webHidden/>
              </w:rPr>
              <w:tab/>
            </w:r>
            <w:r>
              <w:rPr>
                <w:noProof/>
                <w:webHidden/>
              </w:rPr>
              <w:fldChar w:fldCharType="begin"/>
            </w:r>
            <w:r>
              <w:rPr>
                <w:noProof/>
                <w:webHidden/>
              </w:rPr>
              <w:instrText xml:space="preserve"> PAGEREF _Toc218772051 \h </w:instrText>
            </w:r>
            <w:r>
              <w:rPr>
                <w:noProof/>
                <w:webHidden/>
              </w:rPr>
            </w:r>
            <w:r>
              <w:rPr>
                <w:noProof/>
                <w:webHidden/>
              </w:rPr>
              <w:fldChar w:fldCharType="separate"/>
            </w:r>
            <w:r w:rsidR="00C63576">
              <w:rPr>
                <w:noProof/>
                <w:webHidden/>
              </w:rPr>
              <w:t>9</w:t>
            </w:r>
            <w:r>
              <w:rPr>
                <w:noProof/>
                <w:webHidden/>
              </w:rPr>
              <w:fldChar w:fldCharType="end"/>
            </w:r>
          </w:hyperlink>
        </w:p>
        <w:p w14:paraId="588065EA" w14:textId="4467BCC2"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52" w:history="1">
            <w:r w:rsidRPr="00FC1F39">
              <w:rPr>
                <w:rStyle w:val="Hyperlink"/>
                <w:noProof/>
              </w:rPr>
              <w:t>Delete Layout</w:t>
            </w:r>
            <w:r>
              <w:rPr>
                <w:noProof/>
                <w:webHidden/>
              </w:rPr>
              <w:tab/>
            </w:r>
            <w:r>
              <w:rPr>
                <w:noProof/>
                <w:webHidden/>
              </w:rPr>
              <w:fldChar w:fldCharType="begin"/>
            </w:r>
            <w:r>
              <w:rPr>
                <w:noProof/>
                <w:webHidden/>
              </w:rPr>
              <w:instrText xml:space="preserve"> PAGEREF _Toc218772052 \h </w:instrText>
            </w:r>
            <w:r>
              <w:rPr>
                <w:noProof/>
                <w:webHidden/>
              </w:rPr>
            </w:r>
            <w:r>
              <w:rPr>
                <w:noProof/>
                <w:webHidden/>
              </w:rPr>
              <w:fldChar w:fldCharType="separate"/>
            </w:r>
            <w:r w:rsidR="00C63576">
              <w:rPr>
                <w:noProof/>
                <w:webHidden/>
              </w:rPr>
              <w:t>10</w:t>
            </w:r>
            <w:r>
              <w:rPr>
                <w:noProof/>
                <w:webHidden/>
              </w:rPr>
              <w:fldChar w:fldCharType="end"/>
            </w:r>
          </w:hyperlink>
        </w:p>
        <w:p w14:paraId="50D297E0" w14:textId="437D375F" w:rsidR="00284EFE" w:rsidRDefault="00284EFE">
          <w:pPr>
            <w:pStyle w:val="TOC1"/>
            <w:tabs>
              <w:tab w:val="right" w:leader="dot" w:pos="14390"/>
            </w:tabs>
            <w:rPr>
              <w:rFonts w:asciiTheme="minorHAnsi" w:eastAsiaTheme="minorEastAsia" w:hAnsiTheme="minorHAnsi"/>
              <w:noProof/>
              <w:sz w:val="24"/>
              <w:szCs w:val="24"/>
              <w:lang w:val="en-IN" w:eastAsia="en-IN"/>
            </w:rPr>
          </w:pPr>
          <w:hyperlink w:anchor="_Toc218772053" w:history="1">
            <w:r w:rsidRPr="00FC1F39">
              <w:rPr>
                <w:rStyle w:val="Hyperlink"/>
                <w:noProof/>
              </w:rPr>
              <w:t>Move Camera</w:t>
            </w:r>
            <w:r>
              <w:rPr>
                <w:noProof/>
                <w:webHidden/>
              </w:rPr>
              <w:tab/>
            </w:r>
            <w:r>
              <w:rPr>
                <w:noProof/>
                <w:webHidden/>
              </w:rPr>
              <w:fldChar w:fldCharType="begin"/>
            </w:r>
            <w:r>
              <w:rPr>
                <w:noProof/>
                <w:webHidden/>
              </w:rPr>
              <w:instrText xml:space="preserve"> PAGEREF _Toc218772053 \h </w:instrText>
            </w:r>
            <w:r>
              <w:rPr>
                <w:noProof/>
                <w:webHidden/>
              </w:rPr>
            </w:r>
            <w:r>
              <w:rPr>
                <w:noProof/>
                <w:webHidden/>
              </w:rPr>
              <w:fldChar w:fldCharType="separate"/>
            </w:r>
            <w:r w:rsidR="00C63576">
              <w:rPr>
                <w:noProof/>
                <w:webHidden/>
              </w:rPr>
              <w:t>11</w:t>
            </w:r>
            <w:r>
              <w:rPr>
                <w:noProof/>
                <w:webHidden/>
              </w:rPr>
              <w:fldChar w:fldCharType="end"/>
            </w:r>
          </w:hyperlink>
        </w:p>
        <w:p w14:paraId="62A0D34F" w14:textId="3A194C5C" w:rsidR="4511FE25" w:rsidRPr="00E15DE5" w:rsidRDefault="4511FE25" w:rsidP="00A92CBC">
          <w:pPr>
            <w:pStyle w:val="TOC2"/>
            <w:tabs>
              <w:tab w:val="right" w:leader="dot" w:pos="14400"/>
            </w:tabs>
            <w:ind w:firstLine="1350"/>
          </w:pPr>
          <w:r>
            <w:fldChar w:fldCharType="end"/>
          </w:r>
        </w:p>
      </w:sdtContent>
    </w:sdt>
    <w:p w14:paraId="495DE1B4" w14:textId="77777777" w:rsidR="001233CF" w:rsidRDefault="001233CF" w:rsidP="00D91210">
      <w:pPr>
        <w:pStyle w:val="Heading1"/>
        <w:sectPr w:rsidR="001233CF" w:rsidSect="00A8031A">
          <w:pgSz w:w="12240" w:h="15840" w:code="1"/>
          <w:pgMar w:top="2880" w:right="2880" w:bottom="2880" w:left="2880" w:header="720" w:footer="720" w:gutter="0"/>
          <w:cols w:space="720"/>
          <w:docGrid w:linePitch="360"/>
        </w:sectPr>
      </w:pPr>
      <w:bookmarkStart w:id="4" w:name="_Toc218772039"/>
    </w:p>
    <w:p w14:paraId="7394C4B2" w14:textId="7872DD89" w:rsidR="00292ED3" w:rsidRPr="00F9401E" w:rsidRDefault="00292ED3" w:rsidP="00D91210">
      <w:pPr>
        <w:pStyle w:val="Heading1"/>
      </w:pPr>
      <w:r>
        <w:lastRenderedPageBreak/>
        <w:t>Introduction</w:t>
      </w:r>
      <w:bookmarkEnd w:id="4"/>
      <w:bookmarkEnd w:id="3"/>
    </w:p>
    <w:p w14:paraId="05DE7B35" w14:textId="70712CA8" w:rsidR="00010CE6" w:rsidRPr="001906C8" w:rsidRDefault="004240B2" w:rsidP="001906C8">
      <w:bookmarkStart w:id="5" w:name="_Toc57183737"/>
      <w:bookmarkStart w:id="6" w:name="_Toc298922377"/>
      <w:r>
        <w:t>Industrial AI Foundation</w:t>
      </w:r>
      <w:r w:rsidR="009663F5" w:rsidRPr="001906C8">
        <w:t xml:space="preserve"> (</w:t>
      </w:r>
      <w:r>
        <w:t>IAI</w:t>
      </w:r>
      <w:r w:rsidR="009663F5" w:rsidRPr="001906C8">
        <w:t xml:space="preserve">) is a collection of software accelerators and tools that can be assembled to deliver client solutions. </w:t>
      </w:r>
      <w:r>
        <w:t>IAI</w:t>
      </w:r>
      <w:r w:rsidR="009663F5" w:rsidRPr="001906C8">
        <w:t xml:space="preserve"> accelerates the integration of product, process, and live data from disparate IT and OT systems, creating a comprehensive and contextualized view of operations to enable better decisions and optimized processes. </w:t>
      </w:r>
      <w:bookmarkStart w:id="7" w:name="_Hlk126761735"/>
    </w:p>
    <w:bookmarkEnd w:id="5"/>
    <w:bookmarkEnd w:id="6"/>
    <w:bookmarkEnd w:id="7"/>
    <w:p w14:paraId="5D67AF85" w14:textId="5C3BECAF" w:rsidR="00292ED3" w:rsidRPr="001906C8" w:rsidRDefault="007123AC" w:rsidP="001906C8">
      <w:r w:rsidRPr="001906C8">
        <w:t>The</w:t>
      </w:r>
      <w:r w:rsidR="00292ED3" w:rsidRPr="001906C8">
        <w:t xml:space="preserve"> Twin Builder application</w:t>
      </w:r>
      <w:r w:rsidRPr="001906C8">
        <w:t xml:space="preserve"> is</w:t>
      </w:r>
      <w:r w:rsidR="00292ED3" w:rsidRPr="001906C8">
        <w:t xml:space="preserve"> implemented as Micro-Frontends (MFE) based on </w:t>
      </w:r>
      <w:r w:rsidR="007F7257" w:rsidRPr="001906C8">
        <w:t>R</w:t>
      </w:r>
      <w:r w:rsidR="00292ED3" w:rsidRPr="001906C8">
        <w:t xml:space="preserve">eact. Twin Builder allows an admin user to create a dynamic floor layout using a Drag and Drop mechanism through a web-based user interface. </w:t>
      </w:r>
      <w:r w:rsidRPr="001906C8">
        <w:t>The 3D visuals created in Twin Builder are viewable in Twin Viewer.</w:t>
      </w:r>
    </w:p>
    <w:p w14:paraId="535BE265" w14:textId="77777777" w:rsidR="009B0DE3" w:rsidRPr="00F9401E" w:rsidRDefault="009B0DE3" w:rsidP="00A040A9">
      <w:pPr>
        <w:pStyle w:val="Heading2"/>
      </w:pPr>
      <w:bookmarkStart w:id="8" w:name="OLE_LINK1"/>
      <w:bookmarkStart w:id="9" w:name="OLE_LINK2"/>
      <w:bookmarkStart w:id="10" w:name="_Toc116563957"/>
      <w:bookmarkStart w:id="11" w:name="_Toc218772040"/>
      <w:bookmarkStart w:id="12" w:name="_Toc103324192"/>
      <w:bookmarkStart w:id="13" w:name="_Toc116563956"/>
      <w:r>
        <w:t>Purpose</w:t>
      </w:r>
      <w:bookmarkEnd w:id="8"/>
      <w:bookmarkEnd w:id="9"/>
      <w:bookmarkEnd w:id="10"/>
      <w:bookmarkEnd w:id="11"/>
    </w:p>
    <w:p w14:paraId="070930FC" w14:textId="77777777" w:rsidR="009B0DE3" w:rsidRPr="00F9401E" w:rsidRDefault="009B0DE3" w:rsidP="009B0DE3">
      <w:r w:rsidRPr="00F9401E">
        <w:t xml:space="preserve">This </w:t>
      </w:r>
      <w:r>
        <w:t>tutorial teaches the reader</w:t>
      </w:r>
      <w:r w:rsidRPr="00F9401E">
        <w:t xml:space="preserve"> how to </w:t>
      </w:r>
      <w:r>
        <w:t>work with plant layouts</w:t>
      </w:r>
      <w:r w:rsidRPr="00F9401E">
        <w:t xml:space="preserve"> in Twin Builder.</w:t>
      </w:r>
      <w:r>
        <w:t xml:space="preserve"> </w:t>
      </w:r>
    </w:p>
    <w:p w14:paraId="70F44351" w14:textId="77777777" w:rsidR="008E55AB" w:rsidRPr="00F9401E" w:rsidRDefault="008E55AB" w:rsidP="008E55AB">
      <w:pPr>
        <w:pStyle w:val="Heading2"/>
      </w:pPr>
      <w:bookmarkStart w:id="14" w:name="_Toc103324193"/>
      <w:bookmarkStart w:id="15" w:name="_Toc116563958"/>
      <w:bookmarkStart w:id="16" w:name="_Toc218772041"/>
      <w:r>
        <w:t>Prerequisites</w:t>
      </w:r>
      <w:bookmarkEnd w:id="14"/>
      <w:bookmarkEnd w:id="15"/>
      <w:bookmarkEnd w:id="16"/>
    </w:p>
    <w:p w14:paraId="65C77C33" w14:textId="77777777" w:rsidR="008E55AB" w:rsidRPr="00F9401E" w:rsidRDefault="008E55AB" w:rsidP="003A4DE6">
      <w:pPr>
        <w:pStyle w:val="ListParagraph"/>
        <w:numPr>
          <w:ilvl w:val="0"/>
          <w:numId w:val="30"/>
        </w:numPr>
        <w:spacing w:before="0" w:after="0"/>
      </w:pPr>
      <w:r w:rsidRPr="00F9401E">
        <w:t>Twin Builder application must be deployed.</w:t>
      </w:r>
    </w:p>
    <w:p w14:paraId="30F4A172" w14:textId="77777777" w:rsidR="008E55AB" w:rsidRPr="00F9401E" w:rsidRDefault="008E55AB" w:rsidP="003A4DE6">
      <w:pPr>
        <w:pStyle w:val="ListParagraph"/>
        <w:numPr>
          <w:ilvl w:val="0"/>
          <w:numId w:val="30"/>
        </w:numPr>
        <w:spacing w:before="0" w:after="0"/>
      </w:pPr>
      <w:r w:rsidRPr="00F9401E">
        <w:t>A compatible browser (Google Chrome or Microsoft Edge) must be installed.</w:t>
      </w:r>
    </w:p>
    <w:p w14:paraId="6DC56618" w14:textId="1E2BD91A" w:rsidR="00292ED3" w:rsidRPr="00A040A9" w:rsidRDefault="00292ED3" w:rsidP="00A040A9">
      <w:pPr>
        <w:pStyle w:val="Heading2"/>
      </w:pPr>
      <w:bookmarkStart w:id="17" w:name="_Toc218772042"/>
      <w:r w:rsidRPr="00A040A9">
        <w:t>Target Audience</w:t>
      </w:r>
      <w:bookmarkEnd w:id="12"/>
      <w:bookmarkEnd w:id="13"/>
      <w:bookmarkEnd w:id="17"/>
    </w:p>
    <w:p w14:paraId="416A83A0" w14:textId="5085A1FF" w:rsidR="00BC6E38" w:rsidRPr="00F9401E" w:rsidRDefault="004240B2" w:rsidP="008E55AB">
      <w:pPr>
        <w:numPr>
          <w:ilvl w:val="0"/>
          <w:numId w:val="34"/>
        </w:numPr>
        <w:spacing w:after="0"/>
      </w:pPr>
      <w:r>
        <w:t>IAI</w:t>
      </w:r>
      <w:r w:rsidR="00BC6E38" w:rsidRPr="00F9401E">
        <w:t xml:space="preserve"> End Users</w:t>
      </w:r>
    </w:p>
    <w:p w14:paraId="3F76981C" w14:textId="02595D8D" w:rsidR="00BC6E38" w:rsidRPr="00F9401E" w:rsidRDefault="00292ED3" w:rsidP="008E55AB">
      <w:pPr>
        <w:numPr>
          <w:ilvl w:val="0"/>
          <w:numId w:val="34"/>
        </w:numPr>
        <w:spacing w:after="0"/>
      </w:pPr>
      <w:r w:rsidRPr="00F9401E">
        <w:t xml:space="preserve">Plant </w:t>
      </w:r>
      <w:r w:rsidR="00BC6E38" w:rsidRPr="00F9401E">
        <w:t>D</w:t>
      </w:r>
      <w:r w:rsidR="14B05EF9" w:rsidRPr="00F9401E">
        <w:t>esigners</w:t>
      </w:r>
    </w:p>
    <w:p w14:paraId="59D6E3FF" w14:textId="2B323060" w:rsidR="00292ED3" w:rsidRPr="00F9401E" w:rsidRDefault="14B05EF9" w:rsidP="008E55AB">
      <w:pPr>
        <w:numPr>
          <w:ilvl w:val="0"/>
          <w:numId w:val="34"/>
        </w:numPr>
        <w:spacing w:after="0"/>
      </w:pPr>
      <w:r w:rsidRPr="00F9401E">
        <w:t>Client IT Admins</w:t>
      </w:r>
    </w:p>
    <w:p w14:paraId="1A3133D5" w14:textId="77777777" w:rsidR="00292ED3" w:rsidRPr="00F9401E" w:rsidRDefault="00292ED3" w:rsidP="00A040A9">
      <w:pPr>
        <w:pStyle w:val="Heading2"/>
      </w:pPr>
      <w:bookmarkStart w:id="18" w:name="_Toc103324194"/>
      <w:bookmarkStart w:id="19" w:name="_Toc116563959"/>
      <w:bookmarkStart w:id="20" w:name="_Toc218772043"/>
      <w:r>
        <w:t>Contact</w:t>
      </w:r>
      <w:bookmarkEnd w:id="18"/>
      <w:bookmarkEnd w:id="19"/>
      <w:bookmarkEnd w:id="20"/>
    </w:p>
    <w:p w14:paraId="2525615A" w14:textId="623B4667" w:rsidR="7DF5E228" w:rsidRPr="007D389E" w:rsidRDefault="7DF5E228" w:rsidP="007D389E">
      <w:pPr>
        <w:pStyle w:val="ListParagraph"/>
        <w:numPr>
          <w:ilvl w:val="0"/>
          <w:numId w:val="50"/>
        </w:numPr>
        <w:spacing w:before="0" w:after="0"/>
      </w:pPr>
      <w:hyperlink r:id="rId14">
        <w:r w:rsidRPr="007D389E">
          <w:rPr>
            <w:rStyle w:val="Hyperlink"/>
          </w:rPr>
          <w:t>rishabh.b.joshi@accenture.com</w:t>
        </w:r>
      </w:hyperlink>
    </w:p>
    <w:p w14:paraId="49545D15" w14:textId="7A5DB168" w:rsidR="00292ED3" w:rsidRPr="007D389E" w:rsidRDefault="00292ED3" w:rsidP="007D389E">
      <w:pPr>
        <w:pStyle w:val="ListParagraph"/>
        <w:numPr>
          <w:ilvl w:val="0"/>
          <w:numId w:val="50"/>
        </w:numPr>
        <w:spacing w:before="0" w:after="0"/>
      </w:pPr>
      <w:hyperlink r:id="rId15" w:history="1">
        <w:r w:rsidRPr="007D389E">
          <w:rPr>
            <w:rStyle w:val="Hyperlink"/>
          </w:rPr>
          <w:t>chetankumar.rane@accenture.com</w:t>
        </w:r>
      </w:hyperlink>
      <w:r w:rsidRPr="007D389E">
        <w:t xml:space="preserve"> </w:t>
      </w:r>
    </w:p>
    <w:p w14:paraId="4483B9EF" w14:textId="77777777" w:rsidR="00292ED3" w:rsidRPr="00F9401E" w:rsidRDefault="00292ED3" w:rsidP="00A040A9">
      <w:pPr>
        <w:pStyle w:val="Heading2"/>
      </w:pPr>
      <w:bookmarkStart w:id="21" w:name="_Toc116563960"/>
      <w:bookmarkStart w:id="22" w:name="_Toc218772044"/>
      <w:r>
        <w:t>Related Links</w:t>
      </w:r>
      <w:bookmarkEnd w:id="21"/>
      <w:bookmarkEnd w:id="22"/>
    </w:p>
    <w:p w14:paraId="645F2077" w14:textId="0FD75E60" w:rsidR="006558A4" w:rsidRDefault="006558A4" w:rsidP="008E55AB">
      <w:pPr>
        <w:numPr>
          <w:ilvl w:val="0"/>
          <w:numId w:val="36"/>
        </w:numPr>
        <w:spacing w:after="0"/>
        <w:rPr>
          <w:rFonts w:cs="Times New Roman"/>
          <w:color w:val="0000FF"/>
          <w:u w:val="single"/>
        </w:rPr>
      </w:pPr>
      <w:hyperlink r:id="rId16" w:history="1">
        <w:r w:rsidR="004240B2">
          <w:rPr>
            <w:rStyle w:val="Hyperlink"/>
            <w:rFonts w:cs="Times New Roman"/>
          </w:rPr>
          <w:t>IAI</w:t>
        </w:r>
        <w:r w:rsidRPr="006558A4">
          <w:rPr>
            <w:rStyle w:val="Hyperlink"/>
            <w:rFonts w:cs="Times New Roman"/>
          </w:rPr>
          <w:t xml:space="preserve"> on CDF</w:t>
        </w:r>
      </w:hyperlink>
    </w:p>
    <w:p w14:paraId="289D7C84" w14:textId="0E3DBD25" w:rsidR="006558A4" w:rsidRPr="006558A4" w:rsidRDefault="006558A4" w:rsidP="008E55AB">
      <w:pPr>
        <w:numPr>
          <w:ilvl w:val="0"/>
          <w:numId w:val="36"/>
        </w:numPr>
        <w:spacing w:after="0"/>
        <w:rPr>
          <w:rFonts w:cs="Times New Roman"/>
          <w:color w:val="0000FF"/>
          <w:u w:val="single"/>
        </w:rPr>
      </w:pPr>
      <w:hyperlink r:id="rId17" w:history="1">
        <w:r w:rsidR="004240B2">
          <w:rPr>
            <w:rStyle w:val="Hyperlink"/>
            <w:rFonts w:cs="Times New Roman"/>
          </w:rPr>
          <w:t>IAI</w:t>
        </w:r>
        <w:r w:rsidRPr="006558A4">
          <w:rPr>
            <w:rStyle w:val="Hyperlink"/>
            <w:rFonts w:cs="Times New Roman"/>
          </w:rPr>
          <w:t xml:space="preserve"> on Azure</w:t>
        </w:r>
      </w:hyperlink>
    </w:p>
    <w:p w14:paraId="0C80CE5C" w14:textId="5A7C0F2D" w:rsidR="00292ED3" w:rsidRPr="00F9401E" w:rsidRDefault="001159C9" w:rsidP="008E55AB">
      <w:pPr>
        <w:numPr>
          <w:ilvl w:val="0"/>
          <w:numId w:val="36"/>
        </w:numPr>
        <w:spacing w:after="0"/>
        <w:rPr>
          <w:rFonts w:cs="Times New Roman"/>
          <w:color w:val="0000FF"/>
          <w:u w:val="single"/>
        </w:rPr>
      </w:pPr>
      <w:hyperlink r:id="rId18">
        <w:r>
          <w:rPr>
            <w:rStyle w:val="Hyperlink"/>
          </w:rPr>
          <w:t>Release Notes</w:t>
        </w:r>
      </w:hyperlink>
    </w:p>
    <w:p w14:paraId="3D823DB6" w14:textId="6A5D872E" w:rsidR="00292ED3" w:rsidRPr="00F9401E" w:rsidRDefault="00BC6E38" w:rsidP="008E55AB">
      <w:pPr>
        <w:numPr>
          <w:ilvl w:val="0"/>
          <w:numId w:val="36"/>
        </w:numPr>
        <w:spacing w:after="0"/>
      </w:pPr>
      <w:hyperlink r:id="rId19" w:history="1">
        <w:r w:rsidR="004240B2">
          <w:rPr>
            <w:rStyle w:val="Hyperlink"/>
          </w:rPr>
          <w:t>IAI</w:t>
        </w:r>
        <w:r w:rsidRPr="00F9401E">
          <w:rPr>
            <w:rStyle w:val="Hyperlink"/>
          </w:rPr>
          <w:t xml:space="preserve"> Documents</w:t>
        </w:r>
      </w:hyperlink>
    </w:p>
    <w:p w14:paraId="61F2642F" w14:textId="77777777" w:rsidR="008E55AB" w:rsidRDefault="00B54C59" w:rsidP="00B54C59">
      <w:pPr>
        <w:pStyle w:val="Heading2"/>
      </w:pPr>
      <w:bookmarkStart w:id="23" w:name="_Toc218772045"/>
      <w:r>
        <w:t>Glossary</w:t>
      </w:r>
      <w:bookmarkEnd w:id="23"/>
    </w:p>
    <w:tbl>
      <w:tblPr>
        <w:tblStyle w:val="TableGridLight"/>
        <w:tblW w:w="0" w:type="auto"/>
        <w:tblLook w:val="0420" w:firstRow="1" w:lastRow="0" w:firstColumn="0" w:lastColumn="0" w:noHBand="0" w:noVBand="1"/>
      </w:tblPr>
      <w:tblGrid>
        <w:gridCol w:w="1498"/>
        <w:gridCol w:w="7852"/>
      </w:tblGrid>
      <w:tr w:rsidR="00B54C59" w:rsidRPr="00B54C59" w14:paraId="278CE709" w14:textId="77777777" w:rsidTr="00CC0A17">
        <w:tc>
          <w:tcPr>
            <w:tcW w:w="2515" w:type="dxa"/>
            <w:shd w:val="clear" w:color="auto" w:fill="F2F2F2" w:themeFill="background1" w:themeFillShade="F2"/>
            <w:hideMark/>
          </w:tcPr>
          <w:p w14:paraId="4887D91E" w14:textId="77777777" w:rsidR="00B54C59" w:rsidRPr="00B54C59" w:rsidRDefault="00B54C59" w:rsidP="003A4DE6">
            <w:pPr>
              <w:spacing w:after="0" w:line="256" w:lineRule="auto"/>
            </w:pPr>
            <w:r w:rsidRPr="00B54C59">
              <w:t>Term</w:t>
            </w:r>
          </w:p>
        </w:tc>
        <w:tc>
          <w:tcPr>
            <w:tcW w:w="17730" w:type="dxa"/>
            <w:shd w:val="clear" w:color="auto" w:fill="F2F2F2" w:themeFill="background1" w:themeFillShade="F2"/>
            <w:hideMark/>
          </w:tcPr>
          <w:p w14:paraId="1EA1281F" w14:textId="77777777" w:rsidR="00B54C59" w:rsidRPr="00B54C59" w:rsidRDefault="00B54C59" w:rsidP="003A4DE6">
            <w:pPr>
              <w:spacing w:after="0" w:line="256" w:lineRule="auto"/>
            </w:pPr>
            <w:r w:rsidRPr="00B54C59">
              <w:t>Definition</w:t>
            </w:r>
          </w:p>
        </w:tc>
      </w:tr>
      <w:tr w:rsidR="00B54C59" w:rsidRPr="00B54C59" w14:paraId="58529853" w14:textId="77777777" w:rsidTr="00CC0A17">
        <w:tc>
          <w:tcPr>
            <w:tcW w:w="2515" w:type="dxa"/>
            <w:hideMark/>
          </w:tcPr>
          <w:p w14:paraId="6387F977" w14:textId="77777777" w:rsidR="00B54C59" w:rsidRPr="00B54C59" w:rsidRDefault="00B54C59" w:rsidP="003A4DE6">
            <w:pPr>
              <w:spacing w:after="0" w:line="256" w:lineRule="auto"/>
            </w:pPr>
            <w:r w:rsidRPr="00B54C59">
              <w:t>Plant Layout</w:t>
            </w:r>
          </w:p>
        </w:tc>
        <w:tc>
          <w:tcPr>
            <w:tcW w:w="17730" w:type="dxa"/>
            <w:hideMark/>
          </w:tcPr>
          <w:p w14:paraId="727A4915" w14:textId="77777777" w:rsidR="00B54C59" w:rsidRPr="00B54C59" w:rsidRDefault="00B54C59" w:rsidP="003A4DE6">
            <w:pPr>
              <w:spacing w:after="0" w:line="256" w:lineRule="auto"/>
            </w:pPr>
            <w:r w:rsidRPr="00B54C59">
              <w:t>The arrangement of equipment, machinery and assets within a plant, represented visually in a grid for design and management purposes.</w:t>
            </w:r>
          </w:p>
        </w:tc>
      </w:tr>
      <w:tr w:rsidR="00B54C59" w:rsidRPr="00B54C59" w14:paraId="402E97D4" w14:textId="77777777" w:rsidTr="00CC0A17">
        <w:tc>
          <w:tcPr>
            <w:tcW w:w="2515" w:type="dxa"/>
            <w:hideMark/>
          </w:tcPr>
          <w:p w14:paraId="73AA7EFE" w14:textId="77777777" w:rsidR="00B54C59" w:rsidRPr="00B54C59" w:rsidRDefault="00B54C59" w:rsidP="003A4DE6">
            <w:pPr>
              <w:spacing w:after="0" w:line="256" w:lineRule="auto"/>
            </w:pPr>
            <w:r w:rsidRPr="00B54C59">
              <w:t>Asset List</w:t>
            </w:r>
          </w:p>
        </w:tc>
        <w:tc>
          <w:tcPr>
            <w:tcW w:w="17730" w:type="dxa"/>
            <w:hideMark/>
          </w:tcPr>
          <w:p w14:paraId="6ED6C41E" w14:textId="77777777" w:rsidR="00B54C59" w:rsidRPr="00B54C59" w:rsidRDefault="00B54C59" w:rsidP="003A4DE6">
            <w:pPr>
              <w:spacing w:after="0" w:line="256" w:lineRule="auto"/>
            </w:pPr>
            <w:r w:rsidRPr="00B54C59">
              <w:t>A catalogue of available models or items that can be placed within the plant layout grid.</w:t>
            </w:r>
          </w:p>
        </w:tc>
      </w:tr>
      <w:tr w:rsidR="00B54C59" w:rsidRPr="00B54C59" w14:paraId="27356B32" w14:textId="77777777" w:rsidTr="00CC0A17">
        <w:tc>
          <w:tcPr>
            <w:tcW w:w="2515" w:type="dxa"/>
            <w:hideMark/>
          </w:tcPr>
          <w:p w14:paraId="56836D44" w14:textId="77777777" w:rsidR="00B54C59" w:rsidRPr="00B54C59" w:rsidRDefault="00B54C59" w:rsidP="003A4DE6">
            <w:pPr>
              <w:spacing w:after="0" w:line="256" w:lineRule="auto"/>
            </w:pPr>
            <w:r w:rsidRPr="00B54C59">
              <w:t>Model</w:t>
            </w:r>
          </w:p>
        </w:tc>
        <w:tc>
          <w:tcPr>
            <w:tcW w:w="17730" w:type="dxa"/>
            <w:hideMark/>
          </w:tcPr>
          <w:p w14:paraId="0B03ADF6" w14:textId="77777777" w:rsidR="00B54C59" w:rsidRPr="00B54C59" w:rsidRDefault="00B54C59" w:rsidP="003A4DE6">
            <w:pPr>
              <w:spacing w:after="0" w:line="256" w:lineRule="auto"/>
            </w:pPr>
            <w:r w:rsidRPr="00B54C59">
              <w:t>A digital representation of equipment or asset that can be placed on the plant layout grid.</w:t>
            </w:r>
          </w:p>
        </w:tc>
      </w:tr>
      <w:tr w:rsidR="00B54C59" w:rsidRPr="00B54C59" w14:paraId="6D4EB077" w14:textId="77777777" w:rsidTr="00CC0A17">
        <w:tc>
          <w:tcPr>
            <w:tcW w:w="2515" w:type="dxa"/>
            <w:hideMark/>
          </w:tcPr>
          <w:p w14:paraId="475E12D0" w14:textId="77777777" w:rsidR="00B54C59" w:rsidRPr="00B54C59" w:rsidRDefault="00B54C59" w:rsidP="003A4DE6">
            <w:pPr>
              <w:spacing w:after="0" w:line="256" w:lineRule="auto"/>
            </w:pPr>
            <w:r w:rsidRPr="00B54C59">
              <w:t>Grid</w:t>
            </w:r>
          </w:p>
        </w:tc>
        <w:tc>
          <w:tcPr>
            <w:tcW w:w="17730" w:type="dxa"/>
            <w:hideMark/>
          </w:tcPr>
          <w:p w14:paraId="7F04917F" w14:textId="0564C860" w:rsidR="00B54C59" w:rsidRPr="00B54C59" w:rsidRDefault="00B54C59" w:rsidP="003A4DE6">
            <w:pPr>
              <w:spacing w:after="0" w:line="256" w:lineRule="auto"/>
            </w:pPr>
            <w:r w:rsidRPr="00B54C59">
              <w:t xml:space="preserve">The visual structure of tiles used to </w:t>
            </w:r>
            <w:r w:rsidR="00B054DC" w:rsidRPr="00B54C59">
              <w:t>organize</w:t>
            </w:r>
            <w:r w:rsidRPr="00B54C59">
              <w:t xml:space="preserve"> and position models within the plant layout.</w:t>
            </w:r>
          </w:p>
        </w:tc>
      </w:tr>
      <w:tr w:rsidR="00B54C59" w:rsidRPr="00B54C59" w14:paraId="074714DA" w14:textId="77777777" w:rsidTr="00CC0A17">
        <w:tc>
          <w:tcPr>
            <w:tcW w:w="2515" w:type="dxa"/>
            <w:hideMark/>
          </w:tcPr>
          <w:p w14:paraId="7ED4C4D4" w14:textId="77777777" w:rsidR="00B54C59" w:rsidRPr="00B54C59" w:rsidRDefault="00B54C59" w:rsidP="003A4DE6">
            <w:pPr>
              <w:spacing w:after="0" w:line="256" w:lineRule="auto"/>
            </w:pPr>
            <w:r w:rsidRPr="00B54C59">
              <w:t>Tile</w:t>
            </w:r>
          </w:p>
        </w:tc>
        <w:tc>
          <w:tcPr>
            <w:tcW w:w="17730" w:type="dxa"/>
            <w:hideMark/>
          </w:tcPr>
          <w:p w14:paraId="4390061B" w14:textId="77777777" w:rsidR="00B54C59" w:rsidRPr="00B54C59" w:rsidRDefault="00B54C59" w:rsidP="003A4DE6">
            <w:pPr>
              <w:spacing w:after="0" w:line="256" w:lineRule="auto"/>
            </w:pPr>
            <w:r w:rsidRPr="00B54C59">
              <w:t>An individual cell within the grid, used as a location for placing models.</w:t>
            </w:r>
          </w:p>
        </w:tc>
      </w:tr>
    </w:tbl>
    <w:p w14:paraId="0ADA951E" w14:textId="77777777" w:rsidR="001233CF" w:rsidRDefault="00912C9C" w:rsidP="001233CF">
      <w:pPr>
        <w:pStyle w:val="Heading1"/>
      </w:pPr>
      <w:bookmarkStart w:id="24" w:name="_Toc218772046"/>
      <w:r>
        <w:lastRenderedPageBreak/>
        <w:t>Create</w:t>
      </w:r>
      <w:r w:rsidR="00931164">
        <w:t xml:space="preserve"> Layout</w:t>
      </w:r>
      <w:bookmarkEnd w:id="24"/>
    </w:p>
    <w:p w14:paraId="686AC841" w14:textId="7EF3E470" w:rsidR="00C01D34" w:rsidRDefault="00C01D34" w:rsidP="5569F8F4">
      <w:pPr>
        <w:spacing w:before="240"/>
      </w:pPr>
      <w:r>
        <w:t xml:space="preserve">To create a new plant </w:t>
      </w:r>
      <w:r w:rsidR="00706659">
        <w:t xml:space="preserve">layout or </w:t>
      </w:r>
      <w:r w:rsidR="003C10FA">
        <w:t>updat</w:t>
      </w:r>
      <w:r w:rsidR="009670B8">
        <w:t>e</w:t>
      </w:r>
      <w:r w:rsidR="003C10FA">
        <w:t xml:space="preserve"> an existing </w:t>
      </w:r>
      <w:r w:rsidR="006647D8">
        <w:t xml:space="preserve">layout, open the </w:t>
      </w:r>
      <w:r w:rsidR="003F6C4C">
        <w:t>'</w:t>
      </w:r>
      <w:r w:rsidR="006647D8">
        <w:t>Plant Layout</w:t>
      </w:r>
      <w:r w:rsidR="003F6C4C">
        <w:t>'</w:t>
      </w:r>
      <w:r w:rsidR="006647D8">
        <w:t xml:space="preserve"> tab from the header.</w:t>
      </w:r>
      <w:r w:rsidR="00157DB7">
        <w:t xml:space="preserve"> </w:t>
      </w:r>
    </w:p>
    <w:p w14:paraId="234835A7" w14:textId="0AAAA447" w:rsidR="000A0253" w:rsidRDefault="000A0253" w:rsidP="5569F8F4">
      <w:pPr>
        <w:spacing w:before="240"/>
      </w:pPr>
      <w:r>
        <w:t xml:space="preserve">Select </w:t>
      </w:r>
      <w:r w:rsidR="00282E8C">
        <w:t xml:space="preserve">a </w:t>
      </w:r>
      <w:r>
        <w:t>plant from the plant selection dropdown.</w:t>
      </w:r>
    </w:p>
    <w:p w14:paraId="3547106C" w14:textId="0A713BB8" w:rsidR="00931164" w:rsidRPr="00265C25" w:rsidRDefault="00992ECC" w:rsidP="5569F8F4">
      <w:pPr>
        <w:spacing w:before="240"/>
      </w:pPr>
      <w:r w:rsidRPr="00265C25">
        <w:t xml:space="preserve">Enter </w:t>
      </w:r>
      <w:r w:rsidR="00012A23" w:rsidRPr="00265C25">
        <w:t xml:space="preserve">a </w:t>
      </w:r>
      <w:r w:rsidR="00950213" w:rsidRPr="00265C25">
        <w:t xml:space="preserve">unique </w:t>
      </w:r>
      <w:r w:rsidRPr="00265C25">
        <w:t>name</w:t>
      </w:r>
      <w:r w:rsidR="00055A33" w:rsidRPr="00265C25">
        <w:t xml:space="preserve"> for the layout</w:t>
      </w:r>
      <w:r w:rsidRPr="00265C25">
        <w:t xml:space="preserve"> </w:t>
      </w:r>
      <w:r w:rsidR="002C574F" w:rsidRPr="00265C25">
        <w:t>(</w:t>
      </w:r>
      <w:r w:rsidR="002E1585" w:rsidRPr="00265C25">
        <w:t>Min 3 and Max 25 characters (Alphanumeric, _ only)</w:t>
      </w:r>
      <w:r w:rsidR="002C574F" w:rsidRPr="00265C25">
        <w:t>)</w:t>
      </w:r>
      <w:r w:rsidRPr="00265C25">
        <w:t>, s</w:t>
      </w:r>
      <w:r w:rsidR="00931164" w:rsidRPr="00265C25">
        <w:t>elect the size of the layout</w:t>
      </w:r>
      <w:r w:rsidR="005E6655" w:rsidRPr="00265C25">
        <w:t>,</w:t>
      </w:r>
      <w:r w:rsidR="00931164" w:rsidRPr="00265C25">
        <w:t xml:space="preserve"> </w:t>
      </w:r>
      <w:r w:rsidR="00282E8C" w:rsidRPr="00265C25">
        <w:t xml:space="preserve">and </w:t>
      </w:r>
      <w:r w:rsidR="00931164" w:rsidRPr="00265C25">
        <w:t>then</w:t>
      </w:r>
      <w:r w:rsidR="005E6655" w:rsidRPr="00265C25">
        <w:t xml:space="preserve"> </w:t>
      </w:r>
      <w:r w:rsidR="00931164" w:rsidRPr="00265C25">
        <w:t xml:space="preserve">click the </w:t>
      </w:r>
      <w:r w:rsidR="000A0253" w:rsidRPr="00265C25">
        <w:t xml:space="preserve">Generate Layout </w:t>
      </w:r>
      <w:r w:rsidR="00931164" w:rsidRPr="00265C25">
        <w:t xml:space="preserve">button to create a layout of the selected size. </w:t>
      </w:r>
      <w:bookmarkStart w:id="25" w:name="OLE_LINK3"/>
    </w:p>
    <w:p w14:paraId="2AB2BEA2" w14:textId="37EA7AF1" w:rsidR="009749F7" w:rsidRDefault="009749F7" w:rsidP="009749F7">
      <w:pPr>
        <w:spacing w:before="240"/>
      </w:pPr>
      <w:r>
        <w:t xml:space="preserve">Click on the </w:t>
      </w:r>
      <w:r w:rsidR="003F6C4C">
        <w:t>'</w:t>
      </w:r>
      <w:r>
        <w:t>Select A Layout</w:t>
      </w:r>
      <w:r w:rsidR="003F6C4C">
        <w:t>'</w:t>
      </w:r>
      <w:r>
        <w:t xml:space="preserve"> dropdown to select and open an existing layout on the grid.</w:t>
      </w:r>
    </w:p>
    <w:bookmarkEnd w:id="25"/>
    <w:p w14:paraId="5A92E1DB" w14:textId="13348F44" w:rsidR="00C36F3F" w:rsidRPr="00591B59" w:rsidRDefault="00C36F3F" w:rsidP="00C36F3F">
      <w:pPr>
        <w:rPr>
          <w:rStyle w:val="Hyperlink"/>
        </w:rPr>
      </w:pPr>
      <w:r w:rsidRPr="00C36F3F">
        <w:fldChar w:fldCharType="begin"/>
      </w:r>
      <w:r w:rsidRPr="00C36F3F">
        <w:instrText>HYPERLINK "https://greetings.accenture.com/watch/zUsEKDy2pGQFyMfKmiakVH?" \t "_blank"</w:instrText>
      </w:r>
      <w:r w:rsidRPr="00C36F3F">
        <w:fldChar w:fldCharType="separate"/>
      </w:r>
    </w:p>
    <w:p w14:paraId="4FEF6A62" w14:textId="279DA5DB" w:rsidR="00C36F3F" w:rsidRPr="00591B59" w:rsidRDefault="00F50EB0" w:rsidP="00C36F3F">
      <w:pPr>
        <w:rPr>
          <w:rStyle w:val="Hyperlink"/>
        </w:rPr>
      </w:pPr>
      <w:r w:rsidRPr="00591B59">
        <w:rPr>
          <w:rStyle w:val="Hyperlink"/>
          <w:noProof/>
        </w:rPr>
        <w:drawing>
          <wp:inline distT="0" distB="0" distL="0" distR="0" wp14:anchorId="65F087A4" wp14:editId="4DA83B1B">
            <wp:extent cx="6085840" cy="3554299"/>
            <wp:effectExtent l="0" t="0" r="0" b="8255"/>
            <wp:docPr id="456664002" name="Picture 1" descr="Thumbnail image for Create Layout Video">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4002" name="Picture 1" descr="Thumbnail image for Create Layout Video">
                      <a:hlinkClick r:id="rId20"/>
                    </pic:cNvPr>
                    <pic:cNvPicPr/>
                  </pic:nvPicPr>
                  <pic:blipFill>
                    <a:blip r:embed="rId21"/>
                    <a:stretch>
                      <a:fillRect/>
                    </a:stretch>
                  </pic:blipFill>
                  <pic:spPr>
                    <a:xfrm>
                      <a:off x="0" y="0"/>
                      <a:ext cx="6119522" cy="3573970"/>
                    </a:xfrm>
                    <a:prstGeom prst="rect">
                      <a:avLst/>
                    </a:prstGeom>
                  </pic:spPr>
                </pic:pic>
              </a:graphicData>
            </a:graphic>
          </wp:inline>
        </w:drawing>
      </w:r>
    </w:p>
    <w:p w14:paraId="49F0565F" w14:textId="77777777" w:rsidR="00DF3829" w:rsidRDefault="00C36F3F" w:rsidP="00591B59">
      <w:pPr>
        <w:sectPr w:rsidR="00DF3829" w:rsidSect="001233CF">
          <w:pgSz w:w="12240" w:h="15840" w:code="1"/>
          <w:pgMar w:top="1440" w:right="1440" w:bottom="1440" w:left="1440" w:header="720" w:footer="720" w:gutter="0"/>
          <w:cols w:space="720"/>
          <w:docGrid w:linePitch="360"/>
        </w:sectPr>
      </w:pPr>
      <w:r w:rsidRPr="00C36F3F">
        <w:fldChar w:fldCharType="end"/>
      </w:r>
      <w:bookmarkStart w:id="26" w:name="_Toc218772047"/>
    </w:p>
    <w:p w14:paraId="60EB0D6E" w14:textId="27B16917" w:rsidR="00931164" w:rsidRPr="00162A95" w:rsidRDefault="00931164" w:rsidP="00FA3EEA">
      <w:pPr>
        <w:pStyle w:val="Heading1"/>
      </w:pPr>
      <w:r>
        <w:lastRenderedPageBreak/>
        <w:t>Place Models</w:t>
      </w:r>
      <w:bookmarkEnd w:id="26"/>
      <w:r>
        <w:t xml:space="preserve"> </w:t>
      </w:r>
    </w:p>
    <w:p w14:paraId="394EDF0B" w14:textId="77777777" w:rsidR="008021E3" w:rsidRDefault="008158E1" w:rsidP="00DF3829">
      <w:r w:rsidRPr="00DF3829">
        <w:t>C</w:t>
      </w:r>
      <w:r w:rsidR="736730E5" w:rsidRPr="00DF3829">
        <w:t xml:space="preserve">lick on the </w:t>
      </w:r>
      <w:r w:rsidRPr="00DF3829">
        <w:t xml:space="preserve">Add button to get </w:t>
      </w:r>
      <w:r w:rsidR="002854FF" w:rsidRPr="00DF3829">
        <w:t xml:space="preserve">the </w:t>
      </w:r>
      <w:r w:rsidRPr="00DF3829">
        <w:t>asset list</w:t>
      </w:r>
      <w:r w:rsidR="00211BF0" w:rsidRPr="00DF3829">
        <w:t xml:space="preserve">. </w:t>
      </w:r>
      <w:r w:rsidR="18EEE4F3" w:rsidRPr="00DF3829">
        <w:t xml:space="preserve">On </w:t>
      </w:r>
      <w:r w:rsidR="56D2ABFE" w:rsidRPr="00DF3829">
        <w:t>the</w:t>
      </w:r>
      <w:r w:rsidR="00390D2D" w:rsidRPr="00DF3829">
        <w:t xml:space="preserve"> center panel</w:t>
      </w:r>
      <w:r w:rsidR="354D3010" w:rsidRPr="00DF3829">
        <w:t>,</w:t>
      </w:r>
      <w:r w:rsidR="18EEE4F3" w:rsidRPr="00DF3829">
        <w:t xml:space="preserve"> you will get </w:t>
      </w:r>
      <w:r w:rsidR="122E8303" w:rsidRPr="00DF3829">
        <w:t>a model</w:t>
      </w:r>
      <w:r w:rsidR="18EEE4F3" w:rsidRPr="00DF3829">
        <w:t xml:space="preserve"> </w:t>
      </w:r>
      <w:r w:rsidR="5F61932B" w:rsidRPr="00DF3829">
        <w:t>list</w:t>
      </w:r>
      <w:r w:rsidR="00D00794" w:rsidRPr="00DF3829">
        <w:t>. S</w:t>
      </w:r>
      <w:r w:rsidR="18EEE4F3" w:rsidRPr="00DF3829">
        <w:t xml:space="preserve">elect </w:t>
      </w:r>
      <w:r w:rsidR="00A17C4F" w:rsidRPr="00DF3829">
        <w:t xml:space="preserve">a </w:t>
      </w:r>
      <w:r w:rsidR="18EEE4F3" w:rsidRPr="00DF3829">
        <w:t xml:space="preserve">model </w:t>
      </w:r>
      <w:r w:rsidR="0000729F" w:rsidRPr="00DF3829">
        <w:t xml:space="preserve">and then right click on the </w:t>
      </w:r>
      <w:r w:rsidR="00D00794" w:rsidRPr="00DF3829">
        <w:t>grid</w:t>
      </w:r>
      <w:r w:rsidR="0000729F" w:rsidRPr="00DF3829">
        <w:t xml:space="preserve"> cell to place the selected model</w:t>
      </w:r>
      <w:r w:rsidR="18EEE4F3" w:rsidRPr="00DF3829">
        <w:t>.</w:t>
      </w:r>
    </w:p>
    <w:p w14:paraId="49376016" w14:textId="77777777" w:rsidR="00FD32AD" w:rsidRDefault="008021E3" w:rsidP="00591B59">
      <w:pPr>
        <w:spacing w:before="240" w:after="360"/>
      </w:pPr>
      <w:r>
        <w:rPr>
          <w:noProof/>
          <w14:ligatures w14:val="none"/>
        </w:rPr>
        <w:drawing>
          <wp:inline distT="0" distB="0" distL="0" distR="0" wp14:anchorId="6FECFCB6" wp14:editId="074FECA1">
            <wp:extent cx="6089116" cy="3219450"/>
            <wp:effectExtent l="0" t="0" r="6985" b="0"/>
            <wp:docPr id="887437378" name="Picture 1" descr="Plant Layout tab showing the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37378" name="Picture 1" descr="Plant Layout tab showing the selected model"/>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27572" cy="3239782"/>
                    </a:xfrm>
                    <a:prstGeom prst="rect">
                      <a:avLst/>
                    </a:prstGeom>
                  </pic:spPr>
                </pic:pic>
              </a:graphicData>
            </a:graphic>
          </wp:inline>
        </w:drawing>
      </w:r>
    </w:p>
    <w:p w14:paraId="7B6BC035" w14:textId="52EF8112" w:rsidR="004D4F00" w:rsidRPr="00DF3829" w:rsidRDefault="00F416E4" w:rsidP="00591B59">
      <w:pPr>
        <w:spacing w:before="240" w:after="360"/>
      </w:pPr>
      <w:r>
        <w:rPr>
          <w:noProof/>
          <w14:ligatures w14:val="none"/>
        </w:rPr>
        <w:drawing>
          <wp:inline distT="0" distB="0" distL="0" distR="0" wp14:anchorId="6A47C493" wp14:editId="099436DE">
            <wp:extent cx="3095625" cy="5009577"/>
            <wp:effectExtent l="0" t="0" r="0" b="635"/>
            <wp:docPr id="290760673" name="Picture 1" descr="Asse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60673" name="Picture 1" descr="Asset lis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05707" cy="5025892"/>
                    </a:xfrm>
                    <a:prstGeom prst="rect">
                      <a:avLst/>
                    </a:prstGeom>
                  </pic:spPr>
                </pic:pic>
              </a:graphicData>
            </a:graphic>
          </wp:inline>
        </w:drawing>
      </w:r>
    </w:p>
    <w:p w14:paraId="24F132FC" w14:textId="2E14CC0F" w:rsidR="001D4C13" w:rsidRPr="00404732" w:rsidRDefault="00834CE5" w:rsidP="4511FE25">
      <w:pPr>
        <w:spacing w:before="120"/>
      </w:pPr>
      <w:r w:rsidRPr="00834CE5">
        <w:t>If the layout has no tiles available for placing models or if all models are placed but tiles remain, the Add button will be disabled with a note.</w:t>
      </w:r>
    </w:p>
    <w:p w14:paraId="4225EFA8" w14:textId="77777777" w:rsidR="00F416E4" w:rsidRDefault="00F416E4" w:rsidP="00FA3EEA">
      <w:pPr>
        <w:pStyle w:val="Heading1"/>
        <w:sectPr w:rsidR="00F416E4" w:rsidSect="00F416E4">
          <w:pgSz w:w="12240" w:h="20160" w:code="5"/>
          <w:pgMar w:top="1440" w:right="1440" w:bottom="1440" w:left="1440" w:header="720" w:footer="720" w:gutter="0"/>
          <w:cols w:space="720"/>
          <w:docGrid w:linePitch="360"/>
        </w:sectPr>
      </w:pPr>
      <w:bookmarkStart w:id="27" w:name="_Toc218772048"/>
    </w:p>
    <w:p w14:paraId="6D5A43B8" w14:textId="30DA94BF" w:rsidR="00931164" w:rsidRDefault="00931164" w:rsidP="00FA3EEA">
      <w:pPr>
        <w:pStyle w:val="Heading1"/>
      </w:pPr>
      <w:r>
        <w:lastRenderedPageBreak/>
        <w:t>Manipulate Models</w:t>
      </w:r>
      <w:bookmarkEnd w:id="27"/>
    </w:p>
    <w:p w14:paraId="5036F019" w14:textId="090268B8" w:rsidR="00743D74" w:rsidRDefault="007F4AD7" w:rsidP="00743D74">
      <w:r w:rsidRPr="00491547">
        <w:t>On the grid, c</w:t>
      </w:r>
      <w:r w:rsidR="07C6113E" w:rsidRPr="00491547">
        <w:t>lick on</w:t>
      </w:r>
      <w:r w:rsidR="00F91B84" w:rsidRPr="00491547">
        <w:t xml:space="preserve"> </w:t>
      </w:r>
      <w:r w:rsidRPr="00491547">
        <w:t>a</w:t>
      </w:r>
      <w:r w:rsidR="07C6113E" w:rsidRPr="00491547">
        <w:t xml:space="preserve"> </w:t>
      </w:r>
      <w:r w:rsidR="3C24F07F" w:rsidRPr="00491547">
        <w:t xml:space="preserve">model </w:t>
      </w:r>
      <w:r w:rsidR="00C42A47" w:rsidRPr="00491547">
        <w:t xml:space="preserve">to </w:t>
      </w:r>
      <w:r w:rsidR="004129A7" w:rsidRPr="00491547">
        <w:t>open</w:t>
      </w:r>
      <w:r w:rsidR="00C42A47" w:rsidRPr="00491547">
        <w:t xml:space="preserve"> the edit menu</w:t>
      </w:r>
      <w:r w:rsidR="00C312E5" w:rsidRPr="00491547">
        <w:t xml:space="preserve">. </w:t>
      </w:r>
      <w:r w:rsidR="004129A7" w:rsidRPr="00491547">
        <w:t>The menu</w:t>
      </w:r>
      <w:r w:rsidR="00C0741B" w:rsidRPr="00491547">
        <w:t xml:space="preserve"> opens </w:t>
      </w:r>
      <w:r w:rsidR="005E6655" w:rsidRPr="00491547">
        <w:t>at</w:t>
      </w:r>
      <w:r w:rsidR="00C0741B" w:rsidRPr="00491547">
        <w:t xml:space="preserve"> the </w:t>
      </w:r>
      <w:r w:rsidR="0024712C" w:rsidRPr="00491547">
        <w:t>left</w:t>
      </w:r>
      <w:r w:rsidR="002854FF">
        <w:t xml:space="preserve"> </w:t>
      </w:r>
      <w:r w:rsidR="0024712C" w:rsidRPr="00491547">
        <w:t xml:space="preserve">side </w:t>
      </w:r>
      <w:r w:rsidR="00C0741B" w:rsidRPr="00491547">
        <w:t xml:space="preserve">of the screen </w:t>
      </w:r>
      <w:r w:rsidR="00363255" w:rsidRPr="00491547">
        <w:t>and</w:t>
      </w:r>
      <w:r w:rsidR="00931164" w:rsidRPr="00491547">
        <w:t xml:space="preserve"> </w:t>
      </w:r>
      <w:r w:rsidRPr="00491547">
        <w:t>enables</w:t>
      </w:r>
      <w:r w:rsidR="00F870FF" w:rsidRPr="00491547">
        <w:t xml:space="preserve"> navigation</w:t>
      </w:r>
      <w:r w:rsidR="00931164" w:rsidRPr="00491547">
        <w:t xml:space="preserve"> to various features</w:t>
      </w:r>
      <w:r w:rsidR="00C66500" w:rsidRPr="00491547">
        <w:t xml:space="preserve"> which are described in the table below</w:t>
      </w:r>
      <w:r w:rsidR="00931164" w:rsidRPr="00491547">
        <w:t>.</w:t>
      </w:r>
      <w:r w:rsidR="00491547" w:rsidRPr="00491547">
        <w:t xml:space="preserve"> </w:t>
      </w:r>
      <w:r w:rsidR="00743D74" w:rsidRPr="00743D74">
        <w:t xml:space="preserve">Click the video </w:t>
      </w:r>
      <w:r w:rsidR="00743D74">
        <w:t>on the right</w:t>
      </w:r>
      <w:r w:rsidR="00743D74" w:rsidRPr="00743D74">
        <w:t xml:space="preserve"> for a brief demo.</w:t>
      </w:r>
    </w:p>
    <w:tbl>
      <w:tblPr>
        <w:tblStyle w:val="TableGridLight"/>
        <w:tblW w:w="9414" w:type="dxa"/>
        <w:tblLook w:val="04A0" w:firstRow="1" w:lastRow="0" w:firstColumn="1" w:lastColumn="0" w:noHBand="0" w:noVBand="1"/>
      </w:tblPr>
      <w:tblGrid>
        <w:gridCol w:w="2065"/>
        <w:gridCol w:w="7349"/>
      </w:tblGrid>
      <w:tr w:rsidR="00C66500" w14:paraId="2D8C845A" w14:textId="77777777" w:rsidTr="21392AC2">
        <w:trPr>
          <w:trHeight w:val="378"/>
        </w:trPr>
        <w:tc>
          <w:tcPr>
            <w:tcW w:w="2065" w:type="dxa"/>
            <w:shd w:val="clear" w:color="auto" w:fill="7030A0"/>
          </w:tcPr>
          <w:p w14:paraId="19D161A2" w14:textId="5359F782" w:rsidR="00C66500" w:rsidRPr="00BB50E7" w:rsidRDefault="00BB50E7" w:rsidP="00E8249A">
            <w:pPr>
              <w:spacing w:before="80" w:after="80"/>
              <w:rPr>
                <w:b/>
                <w:bCs/>
                <w:color w:val="FFFFFF" w:themeColor="background1"/>
              </w:rPr>
            </w:pPr>
            <w:r w:rsidRPr="00BB50E7">
              <w:rPr>
                <w:b/>
                <w:bCs/>
                <w:color w:val="FFFFFF" w:themeColor="background1"/>
              </w:rPr>
              <w:t>Feature</w:t>
            </w:r>
          </w:p>
        </w:tc>
        <w:tc>
          <w:tcPr>
            <w:tcW w:w="7349" w:type="dxa"/>
            <w:shd w:val="clear" w:color="auto" w:fill="7030A0"/>
          </w:tcPr>
          <w:p w14:paraId="109B36A8" w14:textId="01D58C89" w:rsidR="00C66500" w:rsidRPr="00BB50E7" w:rsidRDefault="00BB50E7" w:rsidP="00E8249A">
            <w:pPr>
              <w:spacing w:before="80" w:after="80"/>
              <w:rPr>
                <w:b/>
                <w:bCs/>
                <w:color w:val="FFFFFF" w:themeColor="background1"/>
              </w:rPr>
            </w:pPr>
            <w:r w:rsidRPr="00BB50E7">
              <w:rPr>
                <w:b/>
                <w:bCs/>
                <w:color w:val="FFFFFF" w:themeColor="background1"/>
              </w:rPr>
              <w:t>Description</w:t>
            </w:r>
          </w:p>
        </w:tc>
      </w:tr>
      <w:tr w:rsidR="00C66500" w14:paraId="67C5F420" w14:textId="77777777" w:rsidTr="21392AC2">
        <w:trPr>
          <w:trHeight w:val="340"/>
        </w:trPr>
        <w:tc>
          <w:tcPr>
            <w:tcW w:w="2065" w:type="dxa"/>
            <w:shd w:val="clear" w:color="auto" w:fill="F2F2F2" w:themeFill="background1" w:themeFillShade="F2"/>
          </w:tcPr>
          <w:p w14:paraId="28D553F9" w14:textId="0A316407" w:rsidR="00C66500" w:rsidRDefault="00C66500" w:rsidP="00E8249A">
            <w:pPr>
              <w:spacing w:before="80" w:after="80"/>
            </w:pPr>
            <w:r>
              <w:t>Move Asset</w:t>
            </w:r>
          </w:p>
        </w:tc>
        <w:tc>
          <w:tcPr>
            <w:tcW w:w="7349" w:type="dxa"/>
          </w:tcPr>
          <w:p w14:paraId="1B0346F5" w14:textId="24446CED" w:rsidR="00C66500" w:rsidRDefault="00C66500" w:rsidP="00E8249A">
            <w:pPr>
              <w:spacing w:before="80" w:after="80"/>
            </w:pPr>
            <w:r w:rsidRPr="00C66500">
              <w:t>This option is used for moving asse</w:t>
            </w:r>
            <w:r>
              <w:t>t</w:t>
            </w:r>
            <w:r w:rsidR="00F71CA2">
              <w:t>s</w:t>
            </w:r>
            <w:r w:rsidRPr="00C66500">
              <w:t xml:space="preserve"> from one block to another block.</w:t>
            </w:r>
          </w:p>
        </w:tc>
      </w:tr>
      <w:tr w:rsidR="00C66500" w14:paraId="608B28D2" w14:textId="77777777" w:rsidTr="21392AC2">
        <w:trPr>
          <w:trHeight w:val="353"/>
        </w:trPr>
        <w:tc>
          <w:tcPr>
            <w:tcW w:w="2065" w:type="dxa"/>
            <w:shd w:val="clear" w:color="auto" w:fill="F2F2F2" w:themeFill="background1" w:themeFillShade="F2"/>
          </w:tcPr>
          <w:p w14:paraId="303368A3" w14:textId="61685CBC" w:rsidR="00C66500" w:rsidRDefault="004D3395" w:rsidP="00E8249A">
            <w:pPr>
              <w:spacing w:before="80" w:after="80"/>
              <w:jc w:val="left"/>
            </w:pPr>
            <w:r>
              <w:t>Tile Size</w:t>
            </w:r>
          </w:p>
        </w:tc>
        <w:tc>
          <w:tcPr>
            <w:tcW w:w="7349" w:type="dxa"/>
          </w:tcPr>
          <w:p w14:paraId="3F41F61A" w14:textId="6CB3E2D1" w:rsidR="00C66500" w:rsidRDefault="00C66500" w:rsidP="00E8249A">
            <w:pPr>
              <w:spacing w:before="80" w:after="80"/>
            </w:pPr>
            <w:r w:rsidRPr="00C66500">
              <w:t xml:space="preserve">This option </w:t>
            </w:r>
            <w:r w:rsidR="005E6655" w:rsidRPr="005E6655">
              <w:rPr>
                <w:color w:val="000000"/>
              </w:rPr>
              <w:t>is</w:t>
            </w:r>
            <w:r w:rsidRPr="00C66500">
              <w:t xml:space="preserve"> used to </w:t>
            </w:r>
            <w:r w:rsidR="004D3395">
              <w:t>show what Tile Size we have set while placing the</w:t>
            </w:r>
            <w:r w:rsidR="004D3395" w:rsidRPr="00C66500">
              <w:t xml:space="preserve"> </w:t>
            </w:r>
            <w:r w:rsidRPr="00C66500">
              <w:t>asset</w:t>
            </w:r>
            <w:r w:rsidR="00F71CA2">
              <w:t>s</w:t>
            </w:r>
            <w:r w:rsidR="005A5362">
              <w:t>.</w:t>
            </w:r>
          </w:p>
        </w:tc>
      </w:tr>
      <w:tr w:rsidR="00C66500" w14:paraId="72D91540" w14:textId="77777777" w:rsidTr="21392AC2">
        <w:trPr>
          <w:trHeight w:val="555"/>
        </w:trPr>
        <w:tc>
          <w:tcPr>
            <w:tcW w:w="2065" w:type="dxa"/>
            <w:shd w:val="clear" w:color="auto" w:fill="F2F2F2" w:themeFill="background1" w:themeFillShade="F2"/>
          </w:tcPr>
          <w:p w14:paraId="55A9F746" w14:textId="6A10B38D" w:rsidR="00C66500" w:rsidRDefault="00C66500" w:rsidP="00E8249A">
            <w:pPr>
              <w:spacing w:before="80" w:after="80"/>
            </w:pPr>
            <w:r>
              <w:t>Rotate Asset</w:t>
            </w:r>
          </w:p>
        </w:tc>
        <w:tc>
          <w:tcPr>
            <w:tcW w:w="7349" w:type="dxa"/>
          </w:tcPr>
          <w:p w14:paraId="74802359" w14:textId="4C1155A6" w:rsidR="00C66500" w:rsidRDefault="00C66500" w:rsidP="00E8249A">
            <w:pPr>
              <w:spacing w:before="80" w:after="80"/>
            </w:pPr>
            <w:r>
              <w:t xml:space="preserve">This option gives the user the ability to rotate the asset by </w:t>
            </w:r>
            <w:r w:rsidR="005A5362">
              <w:t>different</w:t>
            </w:r>
            <w:r w:rsidR="002E2C1D">
              <w:t xml:space="preserve"> </w:t>
            </w:r>
            <w:r>
              <w:t xml:space="preserve">degrees with respect </w:t>
            </w:r>
            <w:r w:rsidR="008C6661">
              <w:t xml:space="preserve">to </w:t>
            </w:r>
            <w:r w:rsidR="220B94AF">
              <w:t>the Y</w:t>
            </w:r>
            <w:r>
              <w:t>–axis.</w:t>
            </w:r>
          </w:p>
        </w:tc>
      </w:tr>
      <w:tr w:rsidR="00C66500" w14:paraId="6B2C7FD0" w14:textId="77777777" w:rsidTr="21392AC2">
        <w:trPr>
          <w:trHeight w:val="353"/>
        </w:trPr>
        <w:tc>
          <w:tcPr>
            <w:tcW w:w="2065" w:type="dxa"/>
            <w:shd w:val="clear" w:color="auto" w:fill="F2F2F2" w:themeFill="background1" w:themeFillShade="F2"/>
          </w:tcPr>
          <w:p w14:paraId="0D112546" w14:textId="500FA688" w:rsidR="00C66500" w:rsidRDefault="002E2C1D" w:rsidP="00E8249A">
            <w:pPr>
              <w:spacing w:before="80" w:after="80"/>
            </w:pPr>
            <w:r>
              <w:t>Asset Map</w:t>
            </w:r>
          </w:p>
        </w:tc>
        <w:tc>
          <w:tcPr>
            <w:tcW w:w="7349" w:type="dxa"/>
          </w:tcPr>
          <w:p w14:paraId="65CFACFE" w14:textId="53C98F28" w:rsidR="00C66500" w:rsidRDefault="00396EF6" w:rsidP="00E8249A">
            <w:pPr>
              <w:spacing w:before="80" w:after="80"/>
            </w:pPr>
            <w:r>
              <w:t>This option helps</w:t>
            </w:r>
            <w:r w:rsidR="00C66500" w:rsidRPr="00C66500">
              <w:t xml:space="preserve"> </w:t>
            </w:r>
            <w:r w:rsidR="002E2C1D">
              <w:t xml:space="preserve">to select </w:t>
            </w:r>
            <w:r w:rsidR="002854FF">
              <w:t>the POI</w:t>
            </w:r>
            <w:r w:rsidR="002E2C1D">
              <w:t xml:space="preserve"> mapping version with </w:t>
            </w:r>
            <w:r w:rsidR="002854FF">
              <w:t xml:space="preserve">the </w:t>
            </w:r>
            <w:r w:rsidR="002E2C1D">
              <w:t>respective selected model.</w:t>
            </w:r>
          </w:p>
        </w:tc>
      </w:tr>
      <w:tr w:rsidR="00E1171B" w14:paraId="621008CB" w14:textId="77777777" w:rsidTr="21392AC2">
        <w:trPr>
          <w:trHeight w:val="555"/>
        </w:trPr>
        <w:tc>
          <w:tcPr>
            <w:tcW w:w="2065" w:type="dxa"/>
            <w:shd w:val="clear" w:color="auto" w:fill="F2F2F2" w:themeFill="background1" w:themeFillShade="F2"/>
          </w:tcPr>
          <w:p w14:paraId="351A06BA" w14:textId="787F4056" w:rsidR="00E1171B" w:rsidRDefault="00B31774" w:rsidP="001906C8">
            <w:pPr>
              <w:spacing w:before="80" w:after="80"/>
              <w:jc w:val="left"/>
            </w:pPr>
            <w:r>
              <w:t>Linking 2D Layout</w:t>
            </w:r>
          </w:p>
        </w:tc>
        <w:tc>
          <w:tcPr>
            <w:tcW w:w="7349" w:type="dxa"/>
          </w:tcPr>
          <w:p w14:paraId="4280CB9C" w14:textId="7CFA35BD" w:rsidR="00E1171B" w:rsidRPr="00C66500" w:rsidRDefault="00F6280A" w:rsidP="00E8249A">
            <w:pPr>
              <w:spacing w:before="80" w:after="80"/>
            </w:pPr>
            <w:r>
              <w:t>This option provides a list of 2D layouts associated with the selected plant ID, which can be linked to corresponding 3D assets.</w:t>
            </w:r>
          </w:p>
        </w:tc>
      </w:tr>
      <w:tr w:rsidR="00C66500" w14:paraId="0EFB3797" w14:textId="77777777" w:rsidTr="21392AC2">
        <w:trPr>
          <w:trHeight w:val="555"/>
        </w:trPr>
        <w:tc>
          <w:tcPr>
            <w:tcW w:w="2065" w:type="dxa"/>
            <w:shd w:val="clear" w:color="auto" w:fill="F2F2F2" w:themeFill="background1" w:themeFillShade="F2"/>
          </w:tcPr>
          <w:p w14:paraId="25302BDA" w14:textId="003BB104" w:rsidR="00C66500" w:rsidRDefault="00D13E20" w:rsidP="00E8249A">
            <w:pPr>
              <w:spacing w:before="80" w:after="80"/>
            </w:pPr>
            <w:r>
              <w:t>Connections</w:t>
            </w:r>
          </w:p>
        </w:tc>
        <w:tc>
          <w:tcPr>
            <w:tcW w:w="7349" w:type="dxa"/>
          </w:tcPr>
          <w:p w14:paraId="440F0337" w14:textId="55F25656" w:rsidR="00C66500" w:rsidRDefault="00C66500" w:rsidP="00E8249A">
            <w:pPr>
              <w:spacing w:before="80" w:after="80"/>
            </w:pPr>
            <w:r w:rsidRPr="00C66500">
              <w:t xml:space="preserve">This creates </w:t>
            </w:r>
            <w:r w:rsidR="003D0123">
              <w:t xml:space="preserve">a </w:t>
            </w:r>
            <w:r w:rsidRPr="00C66500">
              <w:t xml:space="preserve">connection between </w:t>
            </w:r>
            <w:r w:rsidR="005E6655" w:rsidRPr="005E6655">
              <w:rPr>
                <w:color w:val="000000"/>
              </w:rPr>
              <w:t>the assets</w:t>
            </w:r>
            <w:r w:rsidR="003D0123">
              <w:t>.</w:t>
            </w:r>
            <w:r w:rsidR="00E02A6F">
              <w:t xml:space="preserve"> </w:t>
            </w:r>
            <w:r w:rsidR="003D0123">
              <w:t xml:space="preserve">The user can </w:t>
            </w:r>
            <w:r w:rsidR="00E02A6F">
              <w:t>specify the</w:t>
            </w:r>
            <w:r w:rsidRPr="00C66500">
              <w:t xml:space="preserve"> connection name</w:t>
            </w:r>
            <w:r w:rsidR="00E02A6F">
              <w:t>.</w:t>
            </w:r>
          </w:p>
        </w:tc>
      </w:tr>
      <w:tr w:rsidR="00C66500" w14:paraId="4E9FDD6D" w14:textId="77777777" w:rsidTr="21392AC2">
        <w:trPr>
          <w:trHeight w:val="70"/>
        </w:trPr>
        <w:tc>
          <w:tcPr>
            <w:tcW w:w="2065" w:type="dxa"/>
            <w:shd w:val="clear" w:color="auto" w:fill="F2F2F2" w:themeFill="background1" w:themeFillShade="F2"/>
          </w:tcPr>
          <w:p w14:paraId="569050D4" w14:textId="4CE6FEC1" w:rsidR="00C66500" w:rsidRDefault="00E15A3E" w:rsidP="00E8249A">
            <w:pPr>
              <w:spacing w:before="80" w:after="80"/>
            </w:pPr>
            <w:r>
              <w:t>Delete</w:t>
            </w:r>
            <w:r w:rsidRPr="00C66500">
              <w:t xml:space="preserve"> </w:t>
            </w:r>
            <w:r w:rsidR="00C66500" w:rsidRPr="00C66500">
              <w:t>Asset</w:t>
            </w:r>
          </w:p>
        </w:tc>
        <w:tc>
          <w:tcPr>
            <w:tcW w:w="7349" w:type="dxa"/>
          </w:tcPr>
          <w:p w14:paraId="7979BEF6" w14:textId="2ED33727" w:rsidR="00C66500" w:rsidRDefault="00C66500" w:rsidP="00E8249A">
            <w:pPr>
              <w:spacing w:before="80" w:after="80"/>
            </w:pPr>
            <w:r w:rsidRPr="00C66500">
              <w:t xml:space="preserve">This option is used to remove assets from </w:t>
            </w:r>
            <w:r w:rsidR="00E02A6F">
              <w:t xml:space="preserve">the </w:t>
            </w:r>
            <w:r w:rsidRPr="00C66500">
              <w:t>grid.</w:t>
            </w:r>
          </w:p>
        </w:tc>
      </w:tr>
      <w:tr w:rsidR="00C66500" w14:paraId="559677F3" w14:textId="77777777" w:rsidTr="21392AC2">
        <w:trPr>
          <w:trHeight w:val="80"/>
        </w:trPr>
        <w:tc>
          <w:tcPr>
            <w:tcW w:w="2065" w:type="dxa"/>
            <w:shd w:val="clear" w:color="auto" w:fill="F2F2F2" w:themeFill="background1" w:themeFillShade="F2"/>
          </w:tcPr>
          <w:p w14:paraId="2491A255" w14:textId="0164799D" w:rsidR="00C66500" w:rsidRPr="00C66500" w:rsidRDefault="00C66500" w:rsidP="00E8249A">
            <w:pPr>
              <w:spacing w:before="80" w:after="80"/>
            </w:pPr>
            <w:r w:rsidRPr="00C66500">
              <w:t>Close Menu</w:t>
            </w:r>
          </w:p>
        </w:tc>
        <w:tc>
          <w:tcPr>
            <w:tcW w:w="7349" w:type="dxa"/>
          </w:tcPr>
          <w:p w14:paraId="020D5C31" w14:textId="54C7FFF6" w:rsidR="00C66500" w:rsidRPr="00C66500" w:rsidRDefault="00C66500" w:rsidP="00E8249A">
            <w:pPr>
              <w:spacing w:before="80" w:after="80"/>
            </w:pPr>
            <w:r w:rsidRPr="00C66500">
              <w:t>This option is used to close the menu.</w:t>
            </w:r>
          </w:p>
        </w:tc>
      </w:tr>
    </w:tbl>
    <w:p w14:paraId="567064C3" w14:textId="77777777" w:rsidR="00262E2F" w:rsidRDefault="00726B04" w:rsidP="00591B59">
      <w:pPr>
        <w:spacing w:before="360"/>
        <w:sectPr w:rsidR="00262E2F" w:rsidSect="001233CF">
          <w:pgSz w:w="12240" w:h="15840" w:code="1"/>
          <w:pgMar w:top="1440" w:right="1440" w:bottom="1440" w:left="1440" w:header="720" w:footer="720" w:gutter="0"/>
          <w:cols w:space="720"/>
          <w:docGrid w:linePitch="360"/>
        </w:sectPr>
      </w:pPr>
      <w:r w:rsidRPr="00726B04">
        <w:rPr>
          <w:i/>
          <w:iCs/>
          <w:noProof/>
        </w:rPr>
        <w:drawing>
          <wp:inline distT="0" distB="0" distL="0" distR="0" wp14:anchorId="03D5CDF2" wp14:editId="4B5001DA">
            <wp:extent cx="5943600" cy="3193415"/>
            <wp:effectExtent l="0" t="0" r="0" b="6985"/>
            <wp:docPr id="1762813209" name="Picture 1" descr="Thumbnail image for Manipulate Models Video">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13209" name="Picture 1" descr="Thumbnail image for Manipulate Models Video">
                      <a:hlinkClick r:id="rId24"/>
                    </pic:cNvPr>
                    <pic:cNvPicPr/>
                  </pic:nvPicPr>
                  <pic:blipFill>
                    <a:blip r:embed="rId25"/>
                    <a:stretch>
                      <a:fillRect/>
                    </a:stretch>
                  </pic:blipFill>
                  <pic:spPr>
                    <a:xfrm>
                      <a:off x="0" y="0"/>
                      <a:ext cx="5943600" cy="3193415"/>
                    </a:xfrm>
                    <a:prstGeom prst="rect">
                      <a:avLst/>
                    </a:prstGeom>
                  </pic:spPr>
                </pic:pic>
              </a:graphicData>
            </a:graphic>
          </wp:inline>
        </w:drawing>
      </w:r>
      <w:bookmarkStart w:id="28" w:name="_Toc218772049"/>
    </w:p>
    <w:p w14:paraId="02C4B889" w14:textId="6268EEDB" w:rsidR="00D86A73" w:rsidRDefault="2C5A91BB" w:rsidP="00FA3EEA">
      <w:pPr>
        <w:pStyle w:val="Heading1"/>
      </w:pPr>
      <w:r>
        <w:t>Save Layout</w:t>
      </w:r>
      <w:bookmarkEnd w:id="28"/>
    </w:p>
    <w:p w14:paraId="700323E8" w14:textId="399DF4D8" w:rsidR="00D86A73" w:rsidRDefault="2C5A91BB" w:rsidP="00C66500">
      <w:r>
        <w:t xml:space="preserve">Use the </w:t>
      </w:r>
      <w:r w:rsidRPr="00C0741B">
        <w:rPr>
          <w:i/>
          <w:iCs/>
        </w:rPr>
        <w:t>Save</w:t>
      </w:r>
      <w:r w:rsidR="00F870FF">
        <w:rPr>
          <w:i/>
          <w:iCs/>
        </w:rPr>
        <w:t xml:space="preserve"> </w:t>
      </w:r>
      <w:r>
        <w:t xml:space="preserve">button </w:t>
      </w:r>
      <w:r w:rsidR="00F939F3">
        <w:t>located in the</w:t>
      </w:r>
      <w:r>
        <w:t xml:space="preserve"> </w:t>
      </w:r>
      <w:r w:rsidR="008121D9">
        <w:t xml:space="preserve">top </w:t>
      </w:r>
      <w:r w:rsidR="66FBD7E4">
        <w:t xml:space="preserve">right corner </w:t>
      </w:r>
      <w:r>
        <w:t>to save the</w:t>
      </w:r>
      <w:r w:rsidR="000A3036">
        <w:t xml:space="preserve"> newly created</w:t>
      </w:r>
      <w:r>
        <w:t xml:space="preserve"> layout. </w:t>
      </w:r>
    </w:p>
    <w:p w14:paraId="692540B6" w14:textId="6EA02883" w:rsidR="00D86A73" w:rsidRDefault="33962391" w:rsidP="5569F8F4">
      <w:r>
        <w:rPr>
          <w:noProof/>
        </w:rPr>
        <w:drawing>
          <wp:inline distT="0" distB="0" distL="0" distR="0" wp14:anchorId="7740A7DF" wp14:editId="43B3C173">
            <wp:extent cx="6012815" cy="3945799"/>
            <wp:effectExtent l="0" t="0" r="6985" b="0"/>
            <wp:docPr id="1962894158" name="Picture 1962894158" descr="Plant Layout page showing the Sav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94158" name="Picture 1962894158" descr="Plant Layout page showing the Save optio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28418" cy="3956038"/>
                    </a:xfrm>
                    <a:prstGeom prst="rect">
                      <a:avLst/>
                    </a:prstGeom>
                  </pic:spPr>
                </pic:pic>
              </a:graphicData>
            </a:graphic>
          </wp:inline>
        </w:drawing>
      </w:r>
    </w:p>
    <w:p w14:paraId="5EC9D6BB" w14:textId="77777777" w:rsidR="00262E2F" w:rsidRDefault="00262E2F" w:rsidP="00FA3EEA">
      <w:pPr>
        <w:pStyle w:val="Heading1"/>
        <w:sectPr w:rsidR="00262E2F" w:rsidSect="001233CF">
          <w:pgSz w:w="12240" w:h="15840" w:code="1"/>
          <w:pgMar w:top="1440" w:right="1440" w:bottom="1440" w:left="1440" w:header="720" w:footer="720" w:gutter="0"/>
          <w:cols w:space="720"/>
          <w:docGrid w:linePitch="360"/>
        </w:sectPr>
      </w:pPr>
      <w:bookmarkStart w:id="29" w:name="_Toc218772050"/>
    </w:p>
    <w:p w14:paraId="6DBB32C5" w14:textId="32D17BD0" w:rsidR="006F5757" w:rsidRDefault="735E9430" w:rsidP="00FA3EEA">
      <w:pPr>
        <w:pStyle w:val="Heading1"/>
      </w:pPr>
      <w:r>
        <w:t>Load Layout</w:t>
      </w:r>
      <w:bookmarkEnd w:id="29"/>
    </w:p>
    <w:p w14:paraId="044563C1" w14:textId="517E06E0" w:rsidR="006F5757" w:rsidRDefault="735E9430" w:rsidP="5569F8F4">
      <w:r>
        <w:t xml:space="preserve">Using the </w:t>
      </w:r>
      <w:r w:rsidRPr="00C0741B">
        <w:rPr>
          <w:i/>
          <w:iCs/>
        </w:rPr>
        <w:t xml:space="preserve">Select a </w:t>
      </w:r>
      <w:r w:rsidR="00F728F9">
        <w:rPr>
          <w:i/>
          <w:iCs/>
        </w:rPr>
        <w:t>L</w:t>
      </w:r>
      <w:r w:rsidRPr="00C0741B">
        <w:rPr>
          <w:i/>
          <w:iCs/>
        </w:rPr>
        <w:t>ayout</w:t>
      </w:r>
      <w:r>
        <w:t xml:space="preserve"> dropdown, the user can load the created layouts. Click </w:t>
      </w:r>
      <w:r w:rsidR="744F7022">
        <w:t>on the layout name to load the layout.</w:t>
      </w:r>
      <w:r w:rsidR="00777434">
        <w:t xml:space="preserve"> </w:t>
      </w:r>
      <w:r>
        <w:t xml:space="preserve">Once the layout is loaded, the </w:t>
      </w:r>
      <w:r w:rsidR="005E6655" w:rsidRPr="005E6655">
        <w:rPr>
          <w:color w:val="000000"/>
        </w:rPr>
        <w:t>keyboard's</w:t>
      </w:r>
      <w:r>
        <w:t xml:space="preserve"> arrow keys can be used to move the layout left, right, forward, and backward.</w:t>
      </w:r>
    </w:p>
    <w:p w14:paraId="6757A33D" w14:textId="113F2B72" w:rsidR="00706771" w:rsidRDefault="7E241093" w:rsidP="63AA79F9">
      <w:r>
        <w:rPr>
          <w:noProof/>
        </w:rPr>
        <w:drawing>
          <wp:inline distT="0" distB="0" distL="0" distR="0" wp14:anchorId="2CCB527E" wp14:editId="0F296FD4">
            <wp:extent cx="6014555" cy="3137722"/>
            <wp:effectExtent l="0" t="0" r="5715" b="5715"/>
            <wp:docPr id="1932899333" name="Picture 1932899333" descr="UI showing the Generate Layout side menu bar and th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99333" name="Picture 1932899333" descr="UI showing the Generate Layout side menu bar and the gri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28515" cy="3145005"/>
                    </a:xfrm>
                    <a:prstGeom prst="rect">
                      <a:avLst/>
                    </a:prstGeom>
                  </pic:spPr>
                </pic:pic>
              </a:graphicData>
            </a:graphic>
          </wp:inline>
        </w:drawing>
      </w:r>
    </w:p>
    <w:p w14:paraId="471D9B1B" w14:textId="77777777" w:rsidR="00262E2F" w:rsidRDefault="00262E2F" w:rsidP="00FA3EEA">
      <w:pPr>
        <w:pStyle w:val="Heading1"/>
        <w:sectPr w:rsidR="00262E2F" w:rsidSect="001233CF">
          <w:pgSz w:w="12240" w:h="15840" w:code="1"/>
          <w:pgMar w:top="1440" w:right="1440" w:bottom="1440" w:left="1440" w:header="720" w:footer="720" w:gutter="0"/>
          <w:cols w:space="720"/>
          <w:docGrid w:linePitch="360"/>
        </w:sectPr>
      </w:pPr>
      <w:bookmarkStart w:id="30" w:name="_Toc218772051"/>
      <w:bookmarkStart w:id="31" w:name="OLE_LINK4"/>
    </w:p>
    <w:p w14:paraId="14D3740F" w14:textId="53BD5D07" w:rsidR="7C9D61A2" w:rsidRDefault="7C9D61A2" w:rsidP="00FA3EEA">
      <w:pPr>
        <w:pStyle w:val="Heading1"/>
      </w:pPr>
      <w:r>
        <w:t>Update Layout</w:t>
      </w:r>
      <w:bookmarkEnd w:id="30"/>
    </w:p>
    <w:p w14:paraId="44298C95" w14:textId="0FC1400A" w:rsidR="7C9D61A2" w:rsidRDefault="7C9D61A2" w:rsidP="5569F8F4">
      <w:r>
        <w:t xml:space="preserve">Once the layout is loaded, </w:t>
      </w:r>
      <w:r w:rsidR="00F728F9">
        <w:t>the user</w:t>
      </w:r>
      <w:r>
        <w:t xml:space="preserve"> can </w:t>
      </w:r>
      <w:r w:rsidR="000665A1">
        <w:t>edit</w:t>
      </w:r>
      <w:r>
        <w:t xml:space="preserve"> </w:t>
      </w:r>
      <w:r w:rsidR="00F728F9">
        <w:t xml:space="preserve">the </w:t>
      </w:r>
      <w:r>
        <w:t xml:space="preserve">layout </w:t>
      </w:r>
      <w:r w:rsidR="00974447">
        <w:t xml:space="preserve">as </w:t>
      </w:r>
      <w:r w:rsidR="00562C07">
        <w:t>needed</w:t>
      </w:r>
      <w:r w:rsidR="00C54D8E">
        <w:t xml:space="preserve">. </w:t>
      </w:r>
      <w:r w:rsidR="00224BD4">
        <w:t xml:space="preserve">Clicking on the </w:t>
      </w:r>
      <w:r w:rsidR="00224BD4" w:rsidRPr="00224BD4">
        <w:rPr>
          <w:i/>
          <w:iCs/>
        </w:rPr>
        <w:t>Update</w:t>
      </w:r>
      <w:r w:rsidR="00224BD4">
        <w:t xml:space="preserve"> option updates the </w:t>
      </w:r>
      <w:r w:rsidR="003D2CF9">
        <w:t>changes</w:t>
      </w:r>
      <w:r w:rsidR="00224BD4">
        <w:t xml:space="preserve"> made to </w:t>
      </w:r>
      <w:r w:rsidR="00EB55F1">
        <w:t xml:space="preserve">an </w:t>
      </w:r>
      <w:r w:rsidR="00A4360E">
        <w:t>existing layout</w:t>
      </w:r>
      <w:r>
        <w:t>.</w:t>
      </w:r>
    </w:p>
    <w:p w14:paraId="6DA0D493" w14:textId="77777777" w:rsidR="00E17DF9" w:rsidRDefault="00223672" w:rsidP="5569F8F4">
      <w:pPr>
        <w:rPr>
          <w:noProof/>
          <w14:ligatures w14:val="none"/>
        </w:rPr>
      </w:pPr>
      <w:r>
        <w:t xml:space="preserve">Note: </w:t>
      </w:r>
      <w:r w:rsidR="00B33F59" w:rsidRPr="00B33F59">
        <w:t>If no models are left to add and no space is available on the layout, the Add button will be disabled.</w:t>
      </w:r>
      <w:r w:rsidR="00E17DF9" w:rsidRPr="00E17DF9">
        <w:rPr>
          <w:noProof/>
          <w14:ligatures w14:val="none"/>
        </w:rPr>
        <w:t xml:space="preserve"> </w:t>
      </w:r>
    </w:p>
    <w:bookmarkEnd w:id="31"/>
    <w:p w14:paraId="06CF9BF6" w14:textId="3F725FA6" w:rsidR="00931164" w:rsidRDefault="19E21583" w:rsidP="008C7B1A">
      <w:r>
        <w:rPr>
          <w:noProof/>
        </w:rPr>
        <w:drawing>
          <wp:inline distT="0" distB="0" distL="0" distR="0" wp14:anchorId="39CA2E77" wp14:editId="64398ED5">
            <wp:extent cx="5989554" cy="3462411"/>
            <wp:effectExtent l="0" t="0" r="0" b="5080"/>
            <wp:docPr id="274030294" name="Picture 274030294" descr="Screenshot of the 'Plant Layout' section in Accenture's TWIN BUILDER software. The interface displays a 3D grid populated with various industrial components representing a plant layout. Navigation tabs appear at the top, with 'Plant Layout' highlighted. On the right side are 'Delete Layout' and 'Update' buttons for modifying the layout. The interface supports designing and managing virtual representations of physical industrial enviro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30294" name="Picture 274030294" descr="Screenshot of the 'Plant Layout' section in Accenture's TWIN BUILDER software. The interface displays a 3D grid populated with various industrial components representing a plant layout. Navigation tabs appear at the top, with 'Plant Layout' highlighted. On the right side are 'Delete Layout' and 'Update' buttons for modifying the layout. The interface supports designing and managing virtual representations of physical industrial environment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02991" cy="3470179"/>
                    </a:xfrm>
                    <a:prstGeom prst="rect">
                      <a:avLst/>
                    </a:prstGeom>
                  </pic:spPr>
                </pic:pic>
              </a:graphicData>
            </a:graphic>
          </wp:inline>
        </w:drawing>
      </w:r>
    </w:p>
    <w:p w14:paraId="742C4053" w14:textId="77777777" w:rsidR="00262E2F" w:rsidRDefault="00262E2F" w:rsidP="00FA3EEA">
      <w:pPr>
        <w:pStyle w:val="Heading1"/>
        <w:sectPr w:rsidR="00262E2F" w:rsidSect="001233CF">
          <w:pgSz w:w="12240" w:h="15840" w:code="1"/>
          <w:pgMar w:top="1440" w:right="1440" w:bottom="1440" w:left="1440" w:header="720" w:footer="720" w:gutter="0"/>
          <w:cols w:space="720"/>
          <w:docGrid w:linePitch="360"/>
        </w:sectPr>
      </w:pPr>
      <w:bookmarkStart w:id="32" w:name="_Toc218772052"/>
    </w:p>
    <w:p w14:paraId="4F9BBF9B" w14:textId="514D81C7" w:rsidR="006E198A" w:rsidRPr="006E198A" w:rsidRDefault="009C445E" w:rsidP="00FA3EEA">
      <w:pPr>
        <w:pStyle w:val="Heading1"/>
      </w:pPr>
      <w:r w:rsidRPr="00F906E5">
        <w:t>Delete</w:t>
      </w:r>
      <w:r w:rsidR="006E198A" w:rsidRPr="006E198A">
        <w:t xml:space="preserve"> Layout</w:t>
      </w:r>
      <w:bookmarkEnd w:id="32"/>
    </w:p>
    <w:p w14:paraId="25126A1D" w14:textId="0397A564" w:rsidR="006E198A" w:rsidRPr="006E198A" w:rsidRDefault="006E198A" w:rsidP="006E198A">
      <w:r w:rsidRPr="006E198A">
        <w:t xml:space="preserve">Once the layout is loaded, the user can </w:t>
      </w:r>
      <w:r w:rsidR="009C445E">
        <w:t>delete</w:t>
      </w:r>
      <w:r w:rsidRPr="006E198A">
        <w:t xml:space="preserve"> the layout. Clicking on the </w:t>
      </w:r>
      <w:r w:rsidR="009C445E">
        <w:rPr>
          <w:i/>
          <w:iCs/>
        </w:rPr>
        <w:t>Delete Layout</w:t>
      </w:r>
      <w:r w:rsidRPr="006E198A">
        <w:t xml:space="preserve"> option </w:t>
      </w:r>
      <w:r w:rsidR="009C445E">
        <w:t xml:space="preserve">deleted layout </w:t>
      </w:r>
      <w:r w:rsidR="00CE193F">
        <w:t>will not be visible in</w:t>
      </w:r>
      <w:r w:rsidRPr="006E198A">
        <w:t xml:space="preserve"> the existing layout.</w:t>
      </w:r>
    </w:p>
    <w:p w14:paraId="1016FE7F" w14:textId="11A5C192" w:rsidR="009C445E" w:rsidRDefault="008D4560" w:rsidP="008C7B1A">
      <w:r w:rsidRPr="008D4560">
        <w:rPr>
          <w:noProof/>
        </w:rPr>
        <w:drawing>
          <wp:inline distT="0" distB="0" distL="0" distR="0" wp14:anchorId="3361A79C" wp14:editId="4FDE4D83">
            <wp:extent cx="5986145" cy="3796421"/>
            <wp:effectExtent l="19050" t="19050" r="14605" b="13970"/>
            <wp:docPr id="691648031" name="Picture 1" descr="Thumbnail image for Delete Layout Video">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48031" name="Picture 1" descr="Thumbnail image for Delete Layout Video">
                      <a:hlinkClick r:id="rId29"/>
                    </pic:cNvPr>
                    <pic:cNvPicPr/>
                  </pic:nvPicPr>
                  <pic:blipFill>
                    <a:blip r:embed="rId30"/>
                    <a:stretch>
                      <a:fillRect/>
                    </a:stretch>
                  </pic:blipFill>
                  <pic:spPr>
                    <a:xfrm>
                      <a:off x="0" y="0"/>
                      <a:ext cx="6003055" cy="3807145"/>
                    </a:xfrm>
                    <a:prstGeom prst="rect">
                      <a:avLst/>
                    </a:prstGeom>
                    <a:ln>
                      <a:solidFill>
                        <a:schemeClr val="bg2"/>
                      </a:solidFill>
                    </a:ln>
                  </pic:spPr>
                </pic:pic>
              </a:graphicData>
            </a:graphic>
          </wp:inline>
        </w:drawing>
      </w:r>
    </w:p>
    <w:p w14:paraId="329E802B" w14:textId="77777777" w:rsidR="00262E2F" w:rsidRDefault="00262E2F" w:rsidP="00FA3EEA">
      <w:pPr>
        <w:pStyle w:val="Heading1"/>
        <w:sectPr w:rsidR="00262E2F" w:rsidSect="001233CF">
          <w:pgSz w:w="12240" w:h="15840" w:code="1"/>
          <w:pgMar w:top="1440" w:right="1440" w:bottom="1440" w:left="1440" w:header="720" w:footer="720" w:gutter="0"/>
          <w:cols w:space="720"/>
          <w:docGrid w:linePitch="360"/>
        </w:sectPr>
      </w:pPr>
      <w:bookmarkStart w:id="33" w:name="_Toc218772053"/>
    </w:p>
    <w:p w14:paraId="5BD81EAA" w14:textId="44231B8C" w:rsidR="00E77641" w:rsidRDefault="00E77641" w:rsidP="00FA3EEA">
      <w:pPr>
        <w:pStyle w:val="Heading1"/>
      </w:pPr>
      <w:r>
        <w:t>Move Camera</w:t>
      </w:r>
      <w:bookmarkEnd w:id="33"/>
    </w:p>
    <w:p w14:paraId="52F2E681" w14:textId="22FD4A0A" w:rsidR="00713A85" w:rsidRDefault="00A26DC4" w:rsidP="005378C4">
      <w:r>
        <w:t>The</w:t>
      </w:r>
      <w:r w:rsidR="008C7ECC">
        <w:t xml:space="preserve"> </w:t>
      </w:r>
      <w:r w:rsidR="00713A85">
        <w:t>A,</w:t>
      </w:r>
      <w:r w:rsidR="002854FF">
        <w:t xml:space="preserve"> </w:t>
      </w:r>
      <w:r w:rsidR="00713A85">
        <w:t>D,</w:t>
      </w:r>
      <w:r w:rsidR="002854FF">
        <w:t xml:space="preserve"> </w:t>
      </w:r>
      <w:r w:rsidR="00713A85">
        <w:t xml:space="preserve">W, and S keys on the </w:t>
      </w:r>
      <w:r w:rsidR="008C7ECC">
        <w:t>keyboard</w:t>
      </w:r>
      <w:r>
        <w:t xml:space="preserve"> can be used</w:t>
      </w:r>
      <w:r w:rsidR="008C7ECC">
        <w:t xml:space="preserve"> to </w:t>
      </w:r>
      <w:r w:rsidR="00674EFF">
        <w:t xml:space="preserve">move the </w:t>
      </w:r>
      <w:r w:rsidR="00DB1788">
        <w:t xml:space="preserve">camera angle </w:t>
      </w:r>
      <w:r w:rsidR="00903951">
        <w:t xml:space="preserve">upwards, downwards, </w:t>
      </w:r>
      <w:r w:rsidR="002854FF">
        <w:t xml:space="preserve">or </w:t>
      </w:r>
      <w:r w:rsidR="00903951">
        <w:t>sidewa</w:t>
      </w:r>
      <w:r w:rsidR="00483B75">
        <w:t>y</w:t>
      </w:r>
      <w:r w:rsidR="00C61C65">
        <w:t>s</w:t>
      </w:r>
      <w:r w:rsidR="008C7ECC">
        <w:t xml:space="preserve">. </w:t>
      </w:r>
      <w:r>
        <w:t xml:space="preserve">The mouse wheel can be used to </w:t>
      </w:r>
      <w:r w:rsidR="00185CC6">
        <w:t xml:space="preserve">zoom in </w:t>
      </w:r>
      <w:r w:rsidR="002C574F">
        <w:t>and</w:t>
      </w:r>
      <w:r w:rsidR="00185CC6">
        <w:t xml:space="preserve"> out</w:t>
      </w:r>
      <w:r w:rsidR="00713A85">
        <w:t>.</w:t>
      </w:r>
      <w:r w:rsidR="009675B1">
        <w:t xml:space="preserve"> </w:t>
      </w:r>
      <w:r w:rsidR="00F32E1A">
        <w:t xml:space="preserve">By </w:t>
      </w:r>
      <w:r w:rsidR="00C3347C">
        <w:t>holding</w:t>
      </w:r>
      <w:r w:rsidR="00F32E1A">
        <w:t xml:space="preserve"> the l</w:t>
      </w:r>
      <w:r w:rsidR="009316D5">
        <w:t>eft</w:t>
      </w:r>
      <w:r w:rsidR="00454EFF">
        <w:t>-</w:t>
      </w:r>
      <w:r w:rsidR="00F32E1A">
        <w:t>click</w:t>
      </w:r>
      <w:r w:rsidR="00454EFF">
        <w:t xml:space="preserve"> button</w:t>
      </w:r>
      <w:r w:rsidR="00C3347C">
        <w:t xml:space="preserve"> and moving the cursor, the</w:t>
      </w:r>
      <w:r w:rsidR="00F32E1A">
        <w:t xml:space="preserve"> </w:t>
      </w:r>
      <w:r w:rsidR="005D3645">
        <w:t>layout</w:t>
      </w:r>
      <w:r w:rsidR="00C3347C">
        <w:t xml:space="preserve"> can be rotated</w:t>
      </w:r>
      <w:r w:rsidR="005D3645">
        <w:t>.</w:t>
      </w:r>
    </w:p>
    <w:tbl>
      <w:tblPr>
        <w:tblStyle w:val="TableGrid"/>
        <w:tblW w:w="0" w:type="auto"/>
        <w:tblLook w:val="04A0" w:firstRow="1" w:lastRow="0" w:firstColumn="1" w:lastColumn="0" w:noHBand="0" w:noVBand="1"/>
      </w:tblPr>
      <w:tblGrid>
        <w:gridCol w:w="895"/>
        <w:gridCol w:w="4855"/>
      </w:tblGrid>
      <w:tr w:rsidR="0061605E" w14:paraId="2BD0EE4B" w14:textId="77777777" w:rsidTr="0061605E">
        <w:tc>
          <w:tcPr>
            <w:tcW w:w="895" w:type="dxa"/>
            <w:shd w:val="clear" w:color="auto" w:fill="D9D9D9" w:themeFill="background1" w:themeFillShade="D9"/>
          </w:tcPr>
          <w:p w14:paraId="3B4C0E08" w14:textId="42876D51" w:rsidR="0061605E" w:rsidRPr="0061605E" w:rsidRDefault="0061605E" w:rsidP="0061605E">
            <w:pPr>
              <w:jc w:val="center"/>
              <w:rPr>
                <w:b/>
                <w:bCs/>
              </w:rPr>
            </w:pPr>
            <w:r w:rsidRPr="0061605E">
              <w:rPr>
                <w:b/>
                <w:bCs/>
              </w:rPr>
              <w:t>Key</w:t>
            </w:r>
          </w:p>
        </w:tc>
        <w:tc>
          <w:tcPr>
            <w:tcW w:w="4855" w:type="dxa"/>
            <w:shd w:val="clear" w:color="auto" w:fill="D9D9D9" w:themeFill="background1" w:themeFillShade="D9"/>
          </w:tcPr>
          <w:p w14:paraId="6FC320DF" w14:textId="6E1A8512" w:rsidR="0061605E" w:rsidRPr="0061605E" w:rsidRDefault="0061605E" w:rsidP="0061605E">
            <w:pPr>
              <w:jc w:val="center"/>
              <w:rPr>
                <w:b/>
                <w:bCs/>
              </w:rPr>
            </w:pPr>
            <w:r w:rsidRPr="0061605E">
              <w:rPr>
                <w:b/>
                <w:bCs/>
              </w:rPr>
              <w:t>Action</w:t>
            </w:r>
          </w:p>
        </w:tc>
      </w:tr>
      <w:tr w:rsidR="0061605E" w14:paraId="498FE74C" w14:textId="77777777" w:rsidTr="0061605E">
        <w:tc>
          <w:tcPr>
            <w:tcW w:w="895" w:type="dxa"/>
          </w:tcPr>
          <w:p w14:paraId="095280A7" w14:textId="0B7673B0" w:rsidR="0061605E" w:rsidRDefault="00DC3DF4" w:rsidP="00DC3DF4">
            <w:pPr>
              <w:jc w:val="center"/>
            </w:pPr>
            <w:r>
              <w:t>A</w:t>
            </w:r>
          </w:p>
        </w:tc>
        <w:tc>
          <w:tcPr>
            <w:tcW w:w="4855" w:type="dxa"/>
          </w:tcPr>
          <w:p w14:paraId="3D1E2C22" w14:textId="26EE9CF5" w:rsidR="0061605E" w:rsidRDefault="00DC3DF4" w:rsidP="005378C4">
            <w:r>
              <w:t>move right</w:t>
            </w:r>
          </w:p>
        </w:tc>
      </w:tr>
      <w:tr w:rsidR="0061605E" w14:paraId="270957E8" w14:textId="77777777" w:rsidTr="0061605E">
        <w:tc>
          <w:tcPr>
            <w:tcW w:w="895" w:type="dxa"/>
          </w:tcPr>
          <w:p w14:paraId="30A92B5F" w14:textId="5A40E607" w:rsidR="0061605E" w:rsidRDefault="00DC3DF4" w:rsidP="00DC3DF4">
            <w:pPr>
              <w:jc w:val="center"/>
            </w:pPr>
            <w:r>
              <w:t>D</w:t>
            </w:r>
          </w:p>
        </w:tc>
        <w:tc>
          <w:tcPr>
            <w:tcW w:w="4855" w:type="dxa"/>
          </w:tcPr>
          <w:p w14:paraId="64F1B067" w14:textId="6F8BD143" w:rsidR="0061605E" w:rsidRDefault="00DC3DF4" w:rsidP="005378C4">
            <w:r>
              <w:t>move left</w:t>
            </w:r>
          </w:p>
        </w:tc>
      </w:tr>
      <w:tr w:rsidR="0061605E" w14:paraId="5C690CD2" w14:textId="77777777" w:rsidTr="0061605E">
        <w:tc>
          <w:tcPr>
            <w:tcW w:w="895" w:type="dxa"/>
          </w:tcPr>
          <w:p w14:paraId="2C7E15C1" w14:textId="06C57223" w:rsidR="0061605E" w:rsidRDefault="00DC3DF4" w:rsidP="00DC3DF4">
            <w:pPr>
              <w:jc w:val="center"/>
            </w:pPr>
            <w:r>
              <w:t>W</w:t>
            </w:r>
          </w:p>
        </w:tc>
        <w:tc>
          <w:tcPr>
            <w:tcW w:w="4855" w:type="dxa"/>
          </w:tcPr>
          <w:p w14:paraId="7C1568F9" w14:textId="50288799" w:rsidR="0061605E" w:rsidRDefault="00DC3DF4" w:rsidP="005378C4">
            <w:r>
              <w:t>move forward</w:t>
            </w:r>
          </w:p>
        </w:tc>
      </w:tr>
      <w:tr w:rsidR="0061605E" w14:paraId="63F6A8C1" w14:textId="77777777" w:rsidTr="0061605E">
        <w:tc>
          <w:tcPr>
            <w:tcW w:w="895" w:type="dxa"/>
          </w:tcPr>
          <w:p w14:paraId="451DB193" w14:textId="5FB86927" w:rsidR="0061605E" w:rsidRDefault="00DC3DF4" w:rsidP="00DC3DF4">
            <w:pPr>
              <w:jc w:val="center"/>
            </w:pPr>
            <w:r>
              <w:t>S</w:t>
            </w:r>
          </w:p>
        </w:tc>
        <w:tc>
          <w:tcPr>
            <w:tcW w:w="4855" w:type="dxa"/>
          </w:tcPr>
          <w:p w14:paraId="1F3233B7" w14:textId="7D4305D5" w:rsidR="0061605E" w:rsidRDefault="00DC3DF4" w:rsidP="005378C4">
            <w:r>
              <w:t>move backward</w:t>
            </w:r>
          </w:p>
        </w:tc>
      </w:tr>
    </w:tbl>
    <w:p w14:paraId="3C9BB3C6" w14:textId="77777777" w:rsidR="002542F8" w:rsidRPr="00262E2F" w:rsidRDefault="002542F8" w:rsidP="00262E2F">
      <w:pPr>
        <w:rPr>
          <w:rStyle w:val="Hyperlink"/>
        </w:rPr>
      </w:pPr>
      <w:r w:rsidRPr="002542F8">
        <w:fldChar w:fldCharType="begin"/>
      </w:r>
      <w:r w:rsidRPr="002542F8">
        <w:instrText>HYPERLINK "https://greetings.accenture.com/watch/npQsfqZUf7dAq6xEDcQP6S?" \t "_blank"</w:instrText>
      </w:r>
      <w:r w:rsidRPr="002542F8">
        <w:fldChar w:fldCharType="separate"/>
      </w:r>
    </w:p>
    <w:p w14:paraId="742CC1B2" w14:textId="0DE4E269" w:rsidR="005378C4" w:rsidRPr="00F9401E" w:rsidRDefault="00C04FE1" w:rsidP="00F939F3">
      <w:r w:rsidRPr="00262E2F">
        <w:rPr>
          <w:rStyle w:val="Hyperlink"/>
          <w:noProof/>
        </w:rPr>
        <w:drawing>
          <wp:inline distT="0" distB="0" distL="0" distR="0" wp14:anchorId="18D1434B" wp14:editId="3DDBC197">
            <wp:extent cx="6050280" cy="3946337"/>
            <wp:effectExtent l="19050" t="19050" r="26670" b="16510"/>
            <wp:docPr id="864753577" name="Picture 1" descr="Thumbnail image for Move Camera video">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53577" name="Picture 1" descr="Thumbnail image for Move Camera video">
                      <a:hlinkClick r:id="rId31"/>
                    </pic:cNvPr>
                    <pic:cNvPicPr/>
                  </pic:nvPicPr>
                  <pic:blipFill>
                    <a:blip r:embed="rId32"/>
                    <a:stretch>
                      <a:fillRect/>
                    </a:stretch>
                  </pic:blipFill>
                  <pic:spPr>
                    <a:xfrm>
                      <a:off x="0" y="0"/>
                      <a:ext cx="6080837" cy="3966268"/>
                    </a:xfrm>
                    <a:prstGeom prst="rect">
                      <a:avLst/>
                    </a:prstGeom>
                    <a:ln>
                      <a:solidFill>
                        <a:schemeClr val="bg2"/>
                      </a:solidFill>
                    </a:ln>
                  </pic:spPr>
                </pic:pic>
              </a:graphicData>
            </a:graphic>
          </wp:inline>
        </w:drawing>
      </w:r>
      <w:r w:rsidR="002542F8" w:rsidRPr="002542F8">
        <w:fldChar w:fldCharType="end"/>
      </w:r>
    </w:p>
    <w:sectPr w:rsidR="005378C4" w:rsidRPr="00F9401E" w:rsidSect="001233CF">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87553" w14:textId="77777777" w:rsidR="006003ED" w:rsidRDefault="006003ED" w:rsidP="00292ED3">
      <w:r>
        <w:separator/>
      </w:r>
    </w:p>
  </w:endnote>
  <w:endnote w:type="continuationSeparator" w:id="0">
    <w:p w14:paraId="29773DBD" w14:textId="77777777" w:rsidR="006003ED" w:rsidRDefault="006003ED" w:rsidP="00292ED3">
      <w:r>
        <w:continuationSeparator/>
      </w:r>
    </w:p>
  </w:endnote>
  <w:endnote w:type="continuationNotice" w:id="1">
    <w:p w14:paraId="2E4DAC4C" w14:textId="77777777" w:rsidR="006003ED" w:rsidRDefault="006003ED"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2D5796F0" w:rsidR="006324D6" w:rsidRPr="00014F71" w:rsidRDefault="00014F71" w:rsidP="00ED6824">
    <w:pPr>
      <w:tabs>
        <w:tab w:val="left" w:pos="284"/>
        <w:tab w:val="left" w:pos="993"/>
      </w:tabs>
      <w:rPr>
        <w:sz w:val="16"/>
        <w:szCs w:val="20"/>
      </w:rPr>
    </w:pPr>
    <w:r>
      <w:rPr>
        <w:sz w:val="16"/>
        <w:szCs w:val="20"/>
      </w:rPr>
      <w:t>© 202</w:t>
    </w:r>
    <w:r w:rsidR="002A252E">
      <w:rPr>
        <w:sz w:val="16"/>
        <w:szCs w:val="20"/>
      </w:rPr>
      <w:t>6</w:t>
    </w:r>
    <w:r>
      <w:rPr>
        <w:sz w:val="16"/>
        <w:szCs w:val="20"/>
      </w:rPr>
      <w:t xml:space="preserve"> Accenture. All rights reserved.</w:t>
    </w:r>
    <w:r w:rsidRPr="00014F71">
      <w:rPr>
        <w:sz w:val="16"/>
        <w:szCs w:val="20"/>
      </w:rPr>
      <w:ptab w:relativeTo="margin" w:alignment="center" w:leader="none"/>
    </w:r>
    <w:r w:rsidR="00D15889">
      <w:rPr>
        <w:sz w:val="16"/>
        <w:szCs w:val="20"/>
      </w:rPr>
      <w:t xml:space="preserve">          </w:t>
    </w:r>
    <w:r w:rsidR="007E4809">
      <w:rPr>
        <w:sz w:val="16"/>
        <w:szCs w:val="20"/>
      </w:rPr>
      <w:t xml:space="preserve">                </w:t>
    </w:r>
    <w:r w:rsidR="00D15889">
      <w:rPr>
        <w:sz w:val="16"/>
        <w:szCs w:val="20"/>
      </w:rPr>
      <w:t xml:space="preserve"> </w:t>
    </w:r>
    <w:r>
      <w:rPr>
        <w:sz w:val="16"/>
        <w:szCs w:val="20"/>
      </w:rPr>
      <w:t>Document Version</w:t>
    </w:r>
    <w:r w:rsidR="009F67D8">
      <w:rPr>
        <w:sz w:val="16"/>
        <w:szCs w:val="20"/>
      </w:rPr>
      <w:t>:</w:t>
    </w:r>
    <w:r w:rsidR="00B83DF7">
      <w:rPr>
        <w:sz w:val="16"/>
        <w:szCs w:val="20"/>
      </w:rPr>
      <w:t xml:space="preserve"> </w:t>
    </w:r>
    <w:sdt>
      <w:sdtPr>
        <w:rPr>
          <w:sz w:val="16"/>
          <w:szCs w:val="20"/>
        </w:rPr>
        <w:alias w:val="Label"/>
        <w:tag w:val="DLCPolicyLabelValue"/>
        <w:id w:val="1387996222"/>
        <w:lock w:val="contentLocked"/>
        <w:placeholder>
          <w:docPart w:val="6F5E1163FAD343E48154BA94B5E7F80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EndPr/>
      <w:sdtContent>
        <w:del w:id="1" w:author="Farheen, Zara" w:date="2026-01-20T17:59:00Z" w16du:dateUtc="2026-01-20T12:29:00Z">
          <w:r w:rsidR="00A16554" w:rsidDel="0057609D">
            <w:rPr>
              <w:sz w:val="16"/>
              <w:szCs w:val="20"/>
            </w:rPr>
            <w:delText>25.0</w:delText>
          </w:r>
        </w:del>
        <w:ins w:id="2" w:author="Farheen, Zara" w:date="2026-01-20T17:59:00Z" w16du:dateUtc="2026-01-20T12:29:00Z">
          <w:r w:rsidR="0057609D">
            <w:rPr>
              <w:sz w:val="16"/>
              <w:szCs w:val="20"/>
            </w:rPr>
            <w:t>26.0</w:t>
          </w:r>
        </w:ins>
      </w:sdtContent>
    </w:sdt>
    <w:r w:rsidRPr="00014F71">
      <w:rPr>
        <w:sz w:val="16"/>
        <w:szCs w:val="20"/>
      </w:rPr>
      <w:ptab w:relativeTo="margin" w:alignment="right" w:leader="none"/>
    </w:r>
    <w:r w:rsidR="00986061" w:rsidRPr="00986061">
      <w:rPr>
        <w:sz w:val="16"/>
        <w:szCs w:val="20"/>
      </w:rPr>
      <w:fldChar w:fldCharType="begin"/>
    </w:r>
    <w:r w:rsidR="00986061" w:rsidRPr="00986061">
      <w:rPr>
        <w:sz w:val="16"/>
        <w:szCs w:val="20"/>
      </w:rPr>
      <w:instrText xml:space="preserve"> PAGE   \* MERGEFORMAT </w:instrText>
    </w:r>
    <w:r w:rsidR="00986061" w:rsidRPr="00986061">
      <w:rPr>
        <w:sz w:val="16"/>
        <w:szCs w:val="20"/>
      </w:rPr>
      <w:fldChar w:fldCharType="separate"/>
    </w:r>
    <w:r w:rsidR="00986061" w:rsidRPr="00986061">
      <w:rPr>
        <w:noProof/>
        <w:sz w:val="16"/>
        <w:szCs w:val="20"/>
      </w:rPr>
      <w:t>1</w:t>
    </w:r>
    <w:r w:rsidR="00986061"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146C7" w14:textId="77777777" w:rsidR="006003ED" w:rsidRDefault="006003ED" w:rsidP="00292ED3">
      <w:r>
        <w:separator/>
      </w:r>
    </w:p>
  </w:footnote>
  <w:footnote w:type="continuationSeparator" w:id="0">
    <w:p w14:paraId="06BA0714" w14:textId="77777777" w:rsidR="006003ED" w:rsidRDefault="006003ED" w:rsidP="00292ED3">
      <w:r>
        <w:continuationSeparator/>
      </w:r>
    </w:p>
  </w:footnote>
  <w:footnote w:type="continuationNotice" w:id="1">
    <w:p w14:paraId="1A220F1D" w14:textId="77777777" w:rsidR="006003ED" w:rsidRDefault="006003ED"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A200B" w14:textId="147E127D" w:rsidR="00732CF9" w:rsidRDefault="00732CF9">
    <w:pPr>
      <w:pStyle w:val="Header"/>
    </w:pPr>
    <w:r>
      <w:rPr>
        <w:noProof/>
        <w14:ligatures w14:val="none"/>
      </w:rPr>
      <w:drawing>
        <wp:inline distT="0" distB="0" distL="0" distR="0" wp14:anchorId="034B85E2" wp14:editId="1FF493A3">
          <wp:extent cx="1499505" cy="144000"/>
          <wp:effectExtent l="0" t="0" r="0" b="8890"/>
          <wp:docPr id="10475910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910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732CF9">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cuyzSee7bRTA2t" int2:id="E9k5hq7E">
      <int2:state int2:value="Rejected" int2:type="LegacyProofing"/>
    </int2:textHash>
    <int2:textHash int2:hashCode="2LI6DlgfyWyOvH" int2:id="kE0AcLql">
      <int2:state int2:value="Rejected" int2:type="LegacyProofing"/>
    </int2:textHash>
    <int2:textHash int2:hashCode="U7MWWtCyBY7ECn" int2:id="lU7uU0F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3D600C8C"/>
    <w:lvl w:ilvl="0" w:tplc="90CC8D4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C178D"/>
    <w:multiLevelType w:val="multilevel"/>
    <w:tmpl w:val="496E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8D8EF"/>
    <w:multiLevelType w:val="hybridMultilevel"/>
    <w:tmpl w:val="B9464AFA"/>
    <w:lvl w:ilvl="0" w:tplc="D4627280">
      <w:start w:val="1"/>
      <w:numFmt w:val="decimal"/>
      <w:lvlText w:val="%1."/>
      <w:lvlJc w:val="left"/>
      <w:pPr>
        <w:ind w:left="720" w:hanging="360"/>
      </w:pPr>
    </w:lvl>
    <w:lvl w:ilvl="1" w:tplc="351A9FFA">
      <w:start w:val="1"/>
      <w:numFmt w:val="lowerLetter"/>
      <w:lvlText w:val="%2."/>
      <w:lvlJc w:val="left"/>
      <w:pPr>
        <w:ind w:left="1440" w:hanging="360"/>
      </w:pPr>
    </w:lvl>
    <w:lvl w:ilvl="2" w:tplc="DC44CE50">
      <w:start w:val="1"/>
      <w:numFmt w:val="lowerRoman"/>
      <w:lvlText w:val="%3."/>
      <w:lvlJc w:val="right"/>
      <w:pPr>
        <w:ind w:left="2160" w:hanging="180"/>
      </w:pPr>
    </w:lvl>
    <w:lvl w:ilvl="3" w:tplc="4ADC665A">
      <w:start w:val="1"/>
      <w:numFmt w:val="decimal"/>
      <w:lvlText w:val="%4."/>
      <w:lvlJc w:val="left"/>
      <w:pPr>
        <w:ind w:left="2880" w:hanging="360"/>
      </w:pPr>
    </w:lvl>
    <w:lvl w:ilvl="4" w:tplc="E9286626">
      <w:start w:val="1"/>
      <w:numFmt w:val="lowerLetter"/>
      <w:lvlText w:val="%5."/>
      <w:lvlJc w:val="left"/>
      <w:pPr>
        <w:ind w:left="3600" w:hanging="360"/>
      </w:pPr>
    </w:lvl>
    <w:lvl w:ilvl="5" w:tplc="193424C6">
      <w:start w:val="1"/>
      <w:numFmt w:val="lowerRoman"/>
      <w:lvlText w:val="%6."/>
      <w:lvlJc w:val="right"/>
      <w:pPr>
        <w:ind w:left="4320" w:hanging="180"/>
      </w:pPr>
    </w:lvl>
    <w:lvl w:ilvl="6" w:tplc="07F21854">
      <w:start w:val="1"/>
      <w:numFmt w:val="decimal"/>
      <w:lvlText w:val="%7."/>
      <w:lvlJc w:val="left"/>
      <w:pPr>
        <w:ind w:left="5040" w:hanging="360"/>
      </w:pPr>
    </w:lvl>
    <w:lvl w:ilvl="7" w:tplc="9594CD6C">
      <w:start w:val="1"/>
      <w:numFmt w:val="lowerLetter"/>
      <w:lvlText w:val="%8."/>
      <w:lvlJc w:val="left"/>
      <w:pPr>
        <w:ind w:left="5760" w:hanging="360"/>
      </w:pPr>
    </w:lvl>
    <w:lvl w:ilvl="8" w:tplc="4580C9E0">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125905E"/>
    <w:multiLevelType w:val="hybridMultilevel"/>
    <w:tmpl w:val="2348CA50"/>
    <w:lvl w:ilvl="0" w:tplc="051EA40C">
      <w:start w:val="1"/>
      <w:numFmt w:val="decimal"/>
      <w:suff w:val="space"/>
      <w:lvlText w:val="%1."/>
      <w:lvlJc w:val="left"/>
      <w:pPr>
        <w:ind w:left="288" w:hanging="288"/>
      </w:pPr>
      <w:rPr>
        <w:rFonts w:hint="default"/>
      </w:rPr>
    </w:lvl>
    <w:lvl w:ilvl="1" w:tplc="9A067376">
      <w:start w:val="1"/>
      <w:numFmt w:val="lowerLetter"/>
      <w:lvlText w:val="%2."/>
      <w:lvlJc w:val="left"/>
      <w:pPr>
        <w:ind w:left="1440" w:hanging="360"/>
      </w:pPr>
    </w:lvl>
    <w:lvl w:ilvl="2" w:tplc="F54022A8">
      <w:start w:val="1"/>
      <w:numFmt w:val="lowerRoman"/>
      <w:lvlText w:val="%3."/>
      <w:lvlJc w:val="right"/>
      <w:pPr>
        <w:ind w:left="2160" w:hanging="180"/>
      </w:pPr>
    </w:lvl>
    <w:lvl w:ilvl="3" w:tplc="0A40B560">
      <w:start w:val="1"/>
      <w:numFmt w:val="decimal"/>
      <w:lvlText w:val="%4."/>
      <w:lvlJc w:val="left"/>
      <w:pPr>
        <w:ind w:left="2880" w:hanging="360"/>
      </w:pPr>
    </w:lvl>
    <w:lvl w:ilvl="4" w:tplc="CC1CE9DC">
      <w:start w:val="1"/>
      <w:numFmt w:val="lowerLetter"/>
      <w:lvlText w:val="%5."/>
      <w:lvlJc w:val="left"/>
      <w:pPr>
        <w:ind w:left="3600" w:hanging="360"/>
      </w:pPr>
    </w:lvl>
    <w:lvl w:ilvl="5" w:tplc="5A3292C2">
      <w:start w:val="1"/>
      <w:numFmt w:val="lowerRoman"/>
      <w:lvlText w:val="%6."/>
      <w:lvlJc w:val="right"/>
      <w:pPr>
        <w:ind w:left="4320" w:hanging="180"/>
      </w:pPr>
    </w:lvl>
    <w:lvl w:ilvl="6" w:tplc="879CD1D6">
      <w:start w:val="1"/>
      <w:numFmt w:val="decimal"/>
      <w:lvlText w:val="%7."/>
      <w:lvlJc w:val="left"/>
      <w:pPr>
        <w:ind w:left="5040" w:hanging="360"/>
      </w:pPr>
    </w:lvl>
    <w:lvl w:ilvl="7" w:tplc="761478CA">
      <w:start w:val="1"/>
      <w:numFmt w:val="lowerLetter"/>
      <w:lvlText w:val="%8."/>
      <w:lvlJc w:val="left"/>
      <w:pPr>
        <w:ind w:left="5760" w:hanging="360"/>
      </w:pPr>
    </w:lvl>
    <w:lvl w:ilvl="8" w:tplc="7E888A46">
      <w:start w:val="1"/>
      <w:numFmt w:val="lowerRoman"/>
      <w:lvlText w:val="%9."/>
      <w:lvlJc w:val="right"/>
      <w:pPr>
        <w:ind w:left="6480" w:hanging="180"/>
      </w:pPr>
    </w:lvl>
  </w:abstractNum>
  <w:abstractNum w:abstractNumId="8" w15:restartNumberingAfterBreak="0">
    <w:nsid w:val="120409D2"/>
    <w:multiLevelType w:val="hybridMultilevel"/>
    <w:tmpl w:val="FFFFFFFF"/>
    <w:lvl w:ilvl="0" w:tplc="DAD83C44">
      <w:start w:val="1"/>
      <w:numFmt w:val="bullet"/>
      <w:lvlText w:val=""/>
      <w:lvlJc w:val="left"/>
      <w:pPr>
        <w:ind w:left="720" w:hanging="360"/>
      </w:pPr>
      <w:rPr>
        <w:rFonts w:ascii="Symbol" w:hAnsi="Symbol" w:hint="default"/>
      </w:rPr>
    </w:lvl>
    <w:lvl w:ilvl="1" w:tplc="6D4A06D2">
      <w:start w:val="1"/>
      <w:numFmt w:val="bullet"/>
      <w:lvlText w:val="o"/>
      <w:lvlJc w:val="left"/>
      <w:pPr>
        <w:ind w:left="1440" w:hanging="360"/>
      </w:pPr>
      <w:rPr>
        <w:rFonts w:ascii="Courier New" w:hAnsi="Courier New" w:hint="default"/>
      </w:rPr>
    </w:lvl>
    <w:lvl w:ilvl="2" w:tplc="1B8C0FFA">
      <w:start w:val="1"/>
      <w:numFmt w:val="bullet"/>
      <w:lvlText w:val=""/>
      <w:lvlJc w:val="left"/>
      <w:pPr>
        <w:ind w:left="2160" w:hanging="360"/>
      </w:pPr>
      <w:rPr>
        <w:rFonts w:ascii="Wingdings" w:hAnsi="Wingdings" w:hint="default"/>
      </w:rPr>
    </w:lvl>
    <w:lvl w:ilvl="3" w:tplc="5DC848C2">
      <w:start w:val="1"/>
      <w:numFmt w:val="bullet"/>
      <w:lvlText w:val=""/>
      <w:lvlJc w:val="left"/>
      <w:pPr>
        <w:ind w:left="2880" w:hanging="360"/>
      </w:pPr>
      <w:rPr>
        <w:rFonts w:ascii="Symbol" w:hAnsi="Symbol" w:hint="default"/>
      </w:rPr>
    </w:lvl>
    <w:lvl w:ilvl="4" w:tplc="9F5ADAC2">
      <w:start w:val="1"/>
      <w:numFmt w:val="bullet"/>
      <w:lvlText w:val="o"/>
      <w:lvlJc w:val="left"/>
      <w:pPr>
        <w:ind w:left="3600" w:hanging="360"/>
      </w:pPr>
      <w:rPr>
        <w:rFonts w:ascii="Courier New" w:hAnsi="Courier New" w:hint="default"/>
      </w:rPr>
    </w:lvl>
    <w:lvl w:ilvl="5" w:tplc="0542F144">
      <w:start w:val="1"/>
      <w:numFmt w:val="bullet"/>
      <w:lvlText w:val=""/>
      <w:lvlJc w:val="left"/>
      <w:pPr>
        <w:ind w:left="4320" w:hanging="360"/>
      </w:pPr>
      <w:rPr>
        <w:rFonts w:ascii="Wingdings" w:hAnsi="Wingdings" w:hint="default"/>
      </w:rPr>
    </w:lvl>
    <w:lvl w:ilvl="6" w:tplc="46BC1DCE">
      <w:start w:val="1"/>
      <w:numFmt w:val="bullet"/>
      <w:lvlText w:val=""/>
      <w:lvlJc w:val="left"/>
      <w:pPr>
        <w:ind w:left="5040" w:hanging="360"/>
      </w:pPr>
      <w:rPr>
        <w:rFonts w:ascii="Symbol" w:hAnsi="Symbol" w:hint="default"/>
      </w:rPr>
    </w:lvl>
    <w:lvl w:ilvl="7" w:tplc="BC581348">
      <w:start w:val="1"/>
      <w:numFmt w:val="bullet"/>
      <w:lvlText w:val="o"/>
      <w:lvlJc w:val="left"/>
      <w:pPr>
        <w:ind w:left="5760" w:hanging="360"/>
      </w:pPr>
      <w:rPr>
        <w:rFonts w:ascii="Courier New" w:hAnsi="Courier New" w:hint="default"/>
      </w:rPr>
    </w:lvl>
    <w:lvl w:ilvl="8" w:tplc="323A407A">
      <w:start w:val="1"/>
      <w:numFmt w:val="bullet"/>
      <w:lvlText w:val=""/>
      <w:lvlJc w:val="left"/>
      <w:pPr>
        <w:ind w:left="6480" w:hanging="360"/>
      </w:pPr>
      <w:rPr>
        <w:rFonts w:ascii="Wingdings" w:hAnsi="Wingdings" w:hint="default"/>
      </w:rPr>
    </w:lvl>
  </w:abstractNum>
  <w:abstractNum w:abstractNumId="9" w15:restartNumberingAfterBreak="0">
    <w:nsid w:val="14AA69E1"/>
    <w:multiLevelType w:val="hybridMultilevel"/>
    <w:tmpl w:val="AB7C29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933935"/>
    <w:multiLevelType w:val="hybridMultilevel"/>
    <w:tmpl w:val="DA92B5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047503"/>
    <w:multiLevelType w:val="hybridMultilevel"/>
    <w:tmpl w:val="A93CD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63339F"/>
    <w:multiLevelType w:val="hybridMultilevel"/>
    <w:tmpl w:val="AB705E3A"/>
    <w:lvl w:ilvl="0" w:tplc="2C400F48">
      <w:start w:val="7"/>
      <w:numFmt w:val="decimal"/>
      <w:lvlText w:val="%1."/>
      <w:lvlJc w:val="left"/>
      <w:pPr>
        <w:tabs>
          <w:tab w:val="num" w:pos="288"/>
        </w:tabs>
        <w:ind w:left="28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6AE2F0"/>
    <w:multiLevelType w:val="hybridMultilevel"/>
    <w:tmpl w:val="6FEAE6E0"/>
    <w:lvl w:ilvl="0" w:tplc="D7822710">
      <w:start w:val="1"/>
      <w:numFmt w:val="decimal"/>
      <w:lvlText w:val="%1."/>
      <w:lvlJc w:val="left"/>
      <w:pPr>
        <w:ind w:left="720" w:hanging="360"/>
      </w:pPr>
    </w:lvl>
    <w:lvl w:ilvl="1" w:tplc="E238042C">
      <w:start w:val="1"/>
      <w:numFmt w:val="lowerLetter"/>
      <w:lvlText w:val="%2."/>
      <w:lvlJc w:val="left"/>
      <w:pPr>
        <w:ind w:left="1440" w:hanging="360"/>
      </w:pPr>
    </w:lvl>
    <w:lvl w:ilvl="2" w:tplc="78FC0278">
      <w:start w:val="1"/>
      <w:numFmt w:val="lowerRoman"/>
      <w:lvlText w:val="%3."/>
      <w:lvlJc w:val="right"/>
      <w:pPr>
        <w:ind w:left="2160" w:hanging="180"/>
      </w:pPr>
    </w:lvl>
    <w:lvl w:ilvl="3" w:tplc="128009F2">
      <w:start w:val="1"/>
      <w:numFmt w:val="decimal"/>
      <w:lvlText w:val="%4."/>
      <w:lvlJc w:val="left"/>
      <w:pPr>
        <w:ind w:left="2880" w:hanging="360"/>
      </w:pPr>
    </w:lvl>
    <w:lvl w:ilvl="4" w:tplc="DA2A2B4C">
      <w:start w:val="1"/>
      <w:numFmt w:val="lowerLetter"/>
      <w:lvlText w:val="%5."/>
      <w:lvlJc w:val="left"/>
      <w:pPr>
        <w:ind w:left="3600" w:hanging="360"/>
      </w:pPr>
    </w:lvl>
    <w:lvl w:ilvl="5" w:tplc="607E2220">
      <w:start w:val="1"/>
      <w:numFmt w:val="lowerRoman"/>
      <w:lvlText w:val="%6."/>
      <w:lvlJc w:val="right"/>
      <w:pPr>
        <w:ind w:left="4320" w:hanging="180"/>
      </w:pPr>
    </w:lvl>
    <w:lvl w:ilvl="6" w:tplc="A05213E4">
      <w:start w:val="1"/>
      <w:numFmt w:val="decimal"/>
      <w:lvlText w:val="%7."/>
      <w:lvlJc w:val="left"/>
      <w:pPr>
        <w:ind w:left="5040" w:hanging="360"/>
      </w:pPr>
    </w:lvl>
    <w:lvl w:ilvl="7" w:tplc="6F66FA28">
      <w:start w:val="1"/>
      <w:numFmt w:val="lowerLetter"/>
      <w:lvlText w:val="%8."/>
      <w:lvlJc w:val="left"/>
      <w:pPr>
        <w:ind w:left="5760" w:hanging="360"/>
      </w:pPr>
    </w:lvl>
    <w:lvl w:ilvl="8" w:tplc="7886359E">
      <w:start w:val="1"/>
      <w:numFmt w:val="lowerRoman"/>
      <w:lvlText w:val="%9."/>
      <w:lvlJc w:val="right"/>
      <w:pPr>
        <w:ind w:left="6480" w:hanging="180"/>
      </w:pPr>
    </w:lvl>
  </w:abstractNum>
  <w:abstractNum w:abstractNumId="15" w15:restartNumberingAfterBreak="0">
    <w:nsid w:val="26E6FD39"/>
    <w:multiLevelType w:val="hybridMultilevel"/>
    <w:tmpl w:val="C794EC6E"/>
    <w:lvl w:ilvl="0" w:tplc="BC78F138">
      <w:start w:val="1"/>
      <w:numFmt w:val="bullet"/>
      <w:lvlText w:val=""/>
      <w:lvlJc w:val="left"/>
      <w:pPr>
        <w:ind w:left="720" w:hanging="360"/>
      </w:pPr>
      <w:rPr>
        <w:rFonts w:ascii="Symbol" w:hAnsi="Symbol" w:hint="default"/>
      </w:rPr>
    </w:lvl>
    <w:lvl w:ilvl="1" w:tplc="780CC158">
      <w:start w:val="1"/>
      <w:numFmt w:val="bullet"/>
      <w:lvlText w:val="o"/>
      <w:lvlJc w:val="left"/>
      <w:pPr>
        <w:ind w:left="1440" w:hanging="360"/>
      </w:pPr>
      <w:rPr>
        <w:rFonts w:ascii="Courier New" w:hAnsi="Courier New" w:hint="default"/>
      </w:rPr>
    </w:lvl>
    <w:lvl w:ilvl="2" w:tplc="E47E69E2">
      <w:start w:val="1"/>
      <w:numFmt w:val="bullet"/>
      <w:lvlText w:val=""/>
      <w:lvlJc w:val="left"/>
      <w:pPr>
        <w:ind w:left="2160" w:hanging="360"/>
      </w:pPr>
      <w:rPr>
        <w:rFonts w:ascii="Wingdings" w:hAnsi="Wingdings" w:hint="default"/>
      </w:rPr>
    </w:lvl>
    <w:lvl w:ilvl="3" w:tplc="721885E8">
      <w:start w:val="1"/>
      <w:numFmt w:val="bullet"/>
      <w:lvlText w:val=""/>
      <w:lvlJc w:val="left"/>
      <w:pPr>
        <w:ind w:left="2880" w:hanging="360"/>
      </w:pPr>
      <w:rPr>
        <w:rFonts w:ascii="Symbol" w:hAnsi="Symbol" w:hint="default"/>
      </w:rPr>
    </w:lvl>
    <w:lvl w:ilvl="4" w:tplc="92CAD118">
      <w:start w:val="1"/>
      <w:numFmt w:val="bullet"/>
      <w:lvlText w:val="o"/>
      <w:lvlJc w:val="left"/>
      <w:pPr>
        <w:ind w:left="3600" w:hanging="360"/>
      </w:pPr>
      <w:rPr>
        <w:rFonts w:ascii="Courier New" w:hAnsi="Courier New" w:hint="default"/>
      </w:rPr>
    </w:lvl>
    <w:lvl w:ilvl="5" w:tplc="470AA136">
      <w:start w:val="1"/>
      <w:numFmt w:val="bullet"/>
      <w:lvlText w:val=""/>
      <w:lvlJc w:val="left"/>
      <w:pPr>
        <w:ind w:left="4320" w:hanging="360"/>
      </w:pPr>
      <w:rPr>
        <w:rFonts w:ascii="Wingdings" w:hAnsi="Wingdings" w:hint="default"/>
      </w:rPr>
    </w:lvl>
    <w:lvl w:ilvl="6" w:tplc="0F6E7036">
      <w:start w:val="1"/>
      <w:numFmt w:val="bullet"/>
      <w:lvlText w:val=""/>
      <w:lvlJc w:val="left"/>
      <w:pPr>
        <w:ind w:left="5040" w:hanging="360"/>
      </w:pPr>
      <w:rPr>
        <w:rFonts w:ascii="Symbol" w:hAnsi="Symbol" w:hint="default"/>
      </w:rPr>
    </w:lvl>
    <w:lvl w:ilvl="7" w:tplc="3A98372C">
      <w:start w:val="1"/>
      <w:numFmt w:val="bullet"/>
      <w:lvlText w:val="o"/>
      <w:lvlJc w:val="left"/>
      <w:pPr>
        <w:ind w:left="5760" w:hanging="360"/>
      </w:pPr>
      <w:rPr>
        <w:rFonts w:ascii="Courier New" w:hAnsi="Courier New" w:hint="default"/>
      </w:rPr>
    </w:lvl>
    <w:lvl w:ilvl="8" w:tplc="F044213A">
      <w:start w:val="1"/>
      <w:numFmt w:val="bullet"/>
      <w:lvlText w:val=""/>
      <w:lvlJc w:val="left"/>
      <w:pPr>
        <w:ind w:left="6480" w:hanging="360"/>
      </w:pPr>
      <w:rPr>
        <w:rFonts w:ascii="Wingdings" w:hAnsi="Wingdings" w:hint="default"/>
      </w:r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EC7A33"/>
    <w:multiLevelType w:val="hybridMultilevel"/>
    <w:tmpl w:val="3A122B7E"/>
    <w:lvl w:ilvl="0" w:tplc="F1502B86">
      <w:start w:val="1"/>
      <w:numFmt w:val="decimal"/>
      <w:lvlText w:val="%1."/>
      <w:lvlJc w:val="left"/>
      <w:pPr>
        <w:ind w:left="720" w:hanging="360"/>
      </w:pPr>
    </w:lvl>
    <w:lvl w:ilvl="1" w:tplc="404C0314">
      <w:start w:val="1"/>
      <w:numFmt w:val="lowerLetter"/>
      <w:lvlText w:val="%2."/>
      <w:lvlJc w:val="left"/>
      <w:pPr>
        <w:ind w:left="1440" w:hanging="360"/>
      </w:pPr>
    </w:lvl>
    <w:lvl w:ilvl="2" w:tplc="99DADDD2">
      <w:start w:val="1"/>
      <w:numFmt w:val="lowerRoman"/>
      <w:lvlText w:val="%3."/>
      <w:lvlJc w:val="right"/>
      <w:pPr>
        <w:ind w:left="2160" w:hanging="180"/>
      </w:pPr>
    </w:lvl>
    <w:lvl w:ilvl="3" w:tplc="73169C68">
      <w:start w:val="1"/>
      <w:numFmt w:val="decimal"/>
      <w:lvlText w:val="%4."/>
      <w:lvlJc w:val="left"/>
      <w:pPr>
        <w:ind w:left="2880" w:hanging="360"/>
      </w:pPr>
    </w:lvl>
    <w:lvl w:ilvl="4" w:tplc="E5907892">
      <w:start w:val="1"/>
      <w:numFmt w:val="lowerLetter"/>
      <w:lvlText w:val="%5."/>
      <w:lvlJc w:val="left"/>
      <w:pPr>
        <w:ind w:left="3600" w:hanging="360"/>
      </w:pPr>
    </w:lvl>
    <w:lvl w:ilvl="5" w:tplc="E2DA5B90">
      <w:start w:val="1"/>
      <w:numFmt w:val="lowerRoman"/>
      <w:lvlText w:val="%6."/>
      <w:lvlJc w:val="right"/>
      <w:pPr>
        <w:ind w:left="4320" w:hanging="180"/>
      </w:pPr>
    </w:lvl>
    <w:lvl w:ilvl="6" w:tplc="196A6D92">
      <w:start w:val="1"/>
      <w:numFmt w:val="decimal"/>
      <w:lvlText w:val="%7."/>
      <w:lvlJc w:val="left"/>
      <w:pPr>
        <w:ind w:left="5040" w:hanging="360"/>
      </w:pPr>
    </w:lvl>
    <w:lvl w:ilvl="7" w:tplc="156E8B7E">
      <w:start w:val="1"/>
      <w:numFmt w:val="lowerLetter"/>
      <w:lvlText w:val="%8."/>
      <w:lvlJc w:val="left"/>
      <w:pPr>
        <w:ind w:left="5760" w:hanging="360"/>
      </w:pPr>
    </w:lvl>
    <w:lvl w:ilvl="8" w:tplc="E88035BA">
      <w:start w:val="1"/>
      <w:numFmt w:val="lowerRoman"/>
      <w:lvlText w:val="%9."/>
      <w:lvlJc w:val="right"/>
      <w:pPr>
        <w:ind w:left="6480" w:hanging="180"/>
      </w:p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92C113"/>
    <w:multiLevelType w:val="hybridMultilevel"/>
    <w:tmpl w:val="9600242C"/>
    <w:lvl w:ilvl="0" w:tplc="38324790">
      <w:start w:val="1"/>
      <w:numFmt w:val="decimal"/>
      <w:lvlText w:val="%1."/>
      <w:lvlJc w:val="left"/>
      <w:pPr>
        <w:ind w:left="720" w:hanging="360"/>
      </w:pPr>
    </w:lvl>
    <w:lvl w:ilvl="1" w:tplc="BA807ADC">
      <w:start w:val="1"/>
      <w:numFmt w:val="lowerLetter"/>
      <w:lvlText w:val="%2."/>
      <w:lvlJc w:val="left"/>
      <w:pPr>
        <w:ind w:left="1440" w:hanging="360"/>
      </w:pPr>
    </w:lvl>
    <w:lvl w:ilvl="2" w:tplc="DD103CC4">
      <w:start w:val="1"/>
      <w:numFmt w:val="lowerRoman"/>
      <w:lvlText w:val="%3."/>
      <w:lvlJc w:val="right"/>
      <w:pPr>
        <w:ind w:left="2160" w:hanging="180"/>
      </w:pPr>
    </w:lvl>
    <w:lvl w:ilvl="3" w:tplc="7EB6860E">
      <w:start w:val="1"/>
      <w:numFmt w:val="decimal"/>
      <w:lvlText w:val="%4."/>
      <w:lvlJc w:val="left"/>
      <w:pPr>
        <w:ind w:left="2880" w:hanging="360"/>
      </w:pPr>
    </w:lvl>
    <w:lvl w:ilvl="4" w:tplc="32288360">
      <w:start w:val="1"/>
      <w:numFmt w:val="lowerLetter"/>
      <w:lvlText w:val="%5."/>
      <w:lvlJc w:val="left"/>
      <w:pPr>
        <w:ind w:left="3600" w:hanging="360"/>
      </w:pPr>
    </w:lvl>
    <w:lvl w:ilvl="5" w:tplc="59406B7C">
      <w:start w:val="1"/>
      <w:numFmt w:val="lowerRoman"/>
      <w:lvlText w:val="%6."/>
      <w:lvlJc w:val="right"/>
      <w:pPr>
        <w:ind w:left="4320" w:hanging="180"/>
      </w:pPr>
    </w:lvl>
    <w:lvl w:ilvl="6" w:tplc="0CAEDD3E">
      <w:start w:val="1"/>
      <w:numFmt w:val="decimal"/>
      <w:lvlText w:val="%7."/>
      <w:lvlJc w:val="left"/>
      <w:pPr>
        <w:ind w:left="5040" w:hanging="360"/>
      </w:pPr>
    </w:lvl>
    <w:lvl w:ilvl="7" w:tplc="44804494">
      <w:start w:val="1"/>
      <w:numFmt w:val="lowerLetter"/>
      <w:lvlText w:val="%8."/>
      <w:lvlJc w:val="left"/>
      <w:pPr>
        <w:ind w:left="5760" w:hanging="360"/>
      </w:pPr>
    </w:lvl>
    <w:lvl w:ilvl="8" w:tplc="380CA80A">
      <w:start w:val="1"/>
      <w:numFmt w:val="lowerRoman"/>
      <w:lvlText w:val="%9."/>
      <w:lvlJc w:val="right"/>
      <w:pPr>
        <w:ind w:left="6480" w:hanging="180"/>
      </w:pPr>
    </w:lvl>
  </w:abstractNum>
  <w:abstractNum w:abstractNumId="20" w15:restartNumberingAfterBreak="0">
    <w:nsid w:val="36FBADDD"/>
    <w:multiLevelType w:val="hybridMultilevel"/>
    <w:tmpl w:val="B9C0A0C4"/>
    <w:lvl w:ilvl="0" w:tplc="0F1A9EA6">
      <w:start w:val="1"/>
      <w:numFmt w:val="bullet"/>
      <w:lvlText w:val=""/>
      <w:lvlJc w:val="left"/>
      <w:pPr>
        <w:ind w:left="720" w:hanging="360"/>
      </w:pPr>
      <w:rPr>
        <w:rFonts w:ascii="Symbol" w:hAnsi="Symbol" w:hint="default"/>
      </w:rPr>
    </w:lvl>
    <w:lvl w:ilvl="1" w:tplc="B8A89992">
      <w:start w:val="1"/>
      <w:numFmt w:val="bullet"/>
      <w:lvlText w:val="o"/>
      <w:lvlJc w:val="left"/>
      <w:pPr>
        <w:ind w:left="1440" w:hanging="360"/>
      </w:pPr>
      <w:rPr>
        <w:rFonts w:ascii="Courier New" w:hAnsi="Courier New" w:hint="default"/>
      </w:rPr>
    </w:lvl>
    <w:lvl w:ilvl="2" w:tplc="1E421086">
      <w:start w:val="1"/>
      <w:numFmt w:val="bullet"/>
      <w:lvlText w:val="§"/>
      <w:lvlJc w:val="left"/>
      <w:pPr>
        <w:ind w:left="2160" w:hanging="360"/>
      </w:pPr>
      <w:rPr>
        <w:rFonts w:ascii="Wingdings" w:hAnsi="Wingdings" w:hint="default"/>
      </w:rPr>
    </w:lvl>
    <w:lvl w:ilvl="3" w:tplc="2E4A38FA">
      <w:start w:val="1"/>
      <w:numFmt w:val="bullet"/>
      <w:lvlText w:val=""/>
      <w:lvlJc w:val="left"/>
      <w:pPr>
        <w:ind w:left="2880" w:hanging="360"/>
      </w:pPr>
      <w:rPr>
        <w:rFonts w:ascii="Symbol" w:hAnsi="Symbol" w:hint="default"/>
      </w:rPr>
    </w:lvl>
    <w:lvl w:ilvl="4" w:tplc="4ECA25AE">
      <w:start w:val="1"/>
      <w:numFmt w:val="bullet"/>
      <w:lvlText w:val="o"/>
      <w:lvlJc w:val="left"/>
      <w:pPr>
        <w:ind w:left="3600" w:hanging="360"/>
      </w:pPr>
      <w:rPr>
        <w:rFonts w:ascii="Courier New" w:hAnsi="Courier New" w:hint="default"/>
      </w:rPr>
    </w:lvl>
    <w:lvl w:ilvl="5" w:tplc="E51E73CC">
      <w:start w:val="1"/>
      <w:numFmt w:val="bullet"/>
      <w:lvlText w:val=""/>
      <w:lvlJc w:val="left"/>
      <w:pPr>
        <w:ind w:left="4320" w:hanging="360"/>
      </w:pPr>
      <w:rPr>
        <w:rFonts w:ascii="Wingdings" w:hAnsi="Wingdings" w:hint="default"/>
      </w:rPr>
    </w:lvl>
    <w:lvl w:ilvl="6" w:tplc="BAEA17A2">
      <w:start w:val="1"/>
      <w:numFmt w:val="bullet"/>
      <w:lvlText w:val=""/>
      <w:lvlJc w:val="left"/>
      <w:pPr>
        <w:ind w:left="5040" w:hanging="360"/>
      </w:pPr>
      <w:rPr>
        <w:rFonts w:ascii="Symbol" w:hAnsi="Symbol" w:hint="default"/>
      </w:rPr>
    </w:lvl>
    <w:lvl w:ilvl="7" w:tplc="FD6CD4EC">
      <w:start w:val="1"/>
      <w:numFmt w:val="bullet"/>
      <w:lvlText w:val="o"/>
      <w:lvlJc w:val="left"/>
      <w:pPr>
        <w:ind w:left="5760" w:hanging="360"/>
      </w:pPr>
      <w:rPr>
        <w:rFonts w:ascii="Courier New" w:hAnsi="Courier New" w:hint="default"/>
      </w:rPr>
    </w:lvl>
    <w:lvl w:ilvl="8" w:tplc="E19CA8B0">
      <w:start w:val="1"/>
      <w:numFmt w:val="bullet"/>
      <w:lvlText w:val=""/>
      <w:lvlJc w:val="left"/>
      <w:pPr>
        <w:ind w:left="6480" w:hanging="360"/>
      </w:pPr>
      <w:rPr>
        <w:rFonts w:ascii="Wingdings" w:hAnsi="Wingdings" w:hint="default"/>
      </w:rPr>
    </w:lvl>
  </w:abstractNum>
  <w:abstractNum w:abstractNumId="21" w15:restartNumberingAfterBreak="0">
    <w:nsid w:val="38017F28"/>
    <w:multiLevelType w:val="hybridMultilevel"/>
    <w:tmpl w:val="46407E7E"/>
    <w:lvl w:ilvl="0" w:tplc="383835B4">
      <w:start w:val="1"/>
      <w:numFmt w:val="bullet"/>
      <w:lvlText w:val=""/>
      <w:lvlJc w:val="left"/>
      <w:pPr>
        <w:ind w:left="720" w:hanging="360"/>
      </w:pPr>
      <w:rPr>
        <w:rFonts w:ascii="Symbol" w:hAnsi="Symbol" w:hint="default"/>
      </w:rPr>
    </w:lvl>
    <w:lvl w:ilvl="1" w:tplc="AF027E60">
      <w:start w:val="1"/>
      <w:numFmt w:val="bullet"/>
      <w:lvlText w:val="o"/>
      <w:lvlJc w:val="left"/>
      <w:pPr>
        <w:ind w:left="1440" w:hanging="360"/>
      </w:pPr>
      <w:rPr>
        <w:rFonts w:ascii="Courier New" w:hAnsi="Courier New" w:hint="default"/>
      </w:rPr>
    </w:lvl>
    <w:lvl w:ilvl="2" w:tplc="9652522A">
      <w:start w:val="1"/>
      <w:numFmt w:val="bullet"/>
      <w:lvlText w:val=""/>
      <w:lvlJc w:val="left"/>
      <w:pPr>
        <w:ind w:left="2160" w:hanging="360"/>
      </w:pPr>
      <w:rPr>
        <w:rFonts w:ascii="Symbol" w:hAnsi="Symbol" w:hint="default"/>
      </w:rPr>
    </w:lvl>
    <w:lvl w:ilvl="3" w:tplc="695EDAD4">
      <w:start w:val="1"/>
      <w:numFmt w:val="bullet"/>
      <w:lvlText w:val=""/>
      <w:lvlJc w:val="left"/>
      <w:pPr>
        <w:ind w:left="2880" w:hanging="360"/>
      </w:pPr>
      <w:rPr>
        <w:rFonts w:ascii="Symbol" w:hAnsi="Symbol" w:hint="default"/>
      </w:rPr>
    </w:lvl>
    <w:lvl w:ilvl="4" w:tplc="7ECCE852">
      <w:start w:val="1"/>
      <w:numFmt w:val="bullet"/>
      <w:lvlText w:val="o"/>
      <w:lvlJc w:val="left"/>
      <w:pPr>
        <w:ind w:left="3600" w:hanging="360"/>
      </w:pPr>
      <w:rPr>
        <w:rFonts w:ascii="Courier New" w:hAnsi="Courier New" w:hint="default"/>
      </w:rPr>
    </w:lvl>
    <w:lvl w:ilvl="5" w:tplc="359E4BF8">
      <w:start w:val="1"/>
      <w:numFmt w:val="bullet"/>
      <w:lvlText w:val=""/>
      <w:lvlJc w:val="left"/>
      <w:pPr>
        <w:ind w:left="4320" w:hanging="360"/>
      </w:pPr>
      <w:rPr>
        <w:rFonts w:ascii="Wingdings" w:hAnsi="Wingdings" w:hint="default"/>
      </w:rPr>
    </w:lvl>
    <w:lvl w:ilvl="6" w:tplc="D87217A4">
      <w:start w:val="1"/>
      <w:numFmt w:val="bullet"/>
      <w:lvlText w:val=""/>
      <w:lvlJc w:val="left"/>
      <w:pPr>
        <w:ind w:left="5040" w:hanging="360"/>
      </w:pPr>
      <w:rPr>
        <w:rFonts w:ascii="Symbol" w:hAnsi="Symbol" w:hint="default"/>
      </w:rPr>
    </w:lvl>
    <w:lvl w:ilvl="7" w:tplc="5E58DC7E">
      <w:start w:val="1"/>
      <w:numFmt w:val="bullet"/>
      <w:lvlText w:val="o"/>
      <w:lvlJc w:val="left"/>
      <w:pPr>
        <w:ind w:left="5760" w:hanging="360"/>
      </w:pPr>
      <w:rPr>
        <w:rFonts w:ascii="Courier New" w:hAnsi="Courier New" w:hint="default"/>
      </w:rPr>
    </w:lvl>
    <w:lvl w:ilvl="8" w:tplc="4F3ADEFA">
      <w:start w:val="1"/>
      <w:numFmt w:val="bullet"/>
      <w:lvlText w:val=""/>
      <w:lvlJc w:val="left"/>
      <w:pPr>
        <w:ind w:left="6480" w:hanging="360"/>
      </w:pPr>
      <w:rPr>
        <w:rFonts w:ascii="Wingdings" w:hAnsi="Wingdings" w:hint="default"/>
      </w:rPr>
    </w:lvl>
  </w:abstractNum>
  <w:abstractNum w:abstractNumId="22" w15:restartNumberingAfterBreak="0">
    <w:nsid w:val="3966300A"/>
    <w:multiLevelType w:val="hybridMultilevel"/>
    <w:tmpl w:val="38A4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697237"/>
    <w:multiLevelType w:val="hybridMultilevel"/>
    <w:tmpl w:val="152237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43BB520"/>
    <w:multiLevelType w:val="hybridMultilevel"/>
    <w:tmpl w:val="0450C388"/>
    <w:lvl w:ilvl="0" w:tplc="DD688A30">
      <w:start w:val="1"/>
      <w:numFmt w:val="decimal"/>
      <w:lvlText w:val="%1."/>
      <w:lvlJc w:val="left"/>
      <w:pPr>
        <w:ind w:left="720" w:hanging="360"/>
      </w:pPr>
    </w:lvl>
    <w:lvl w:ilvl="1" w:tplc="BE1CE03A">
      <w:start w:val="1"/>
      <w:numFmt w:val="lowerLetter"/>
      <w:lvlText w:val="%2."/>
      <w:lvlJc w:val="left"/>
      <w:pPr>
        <w:ind w:left="1440" w:hanging="360"/>
      </w:pPr>
    </w:lvl>
    <w:lvl w:ilvl="2" w:tplc="D3505DEE">
      <w:start w:val="1"/>
      <w:numFmt w:val="lowerRoman"/>
      <w:lvlText w:val="%3."/>
      <w:lvlJc w:val="right"/>
      <w:pPr>
        <w:ind w:left="2160" w:hanging="180"/>
      </w:pPr>
    </w:lvl>
    <w:lvl w:ilvl="3" w:tplc="CF8833BC">
      <w:start w:val="1"/>
      <w:numFmt w:val="decimal"/>
      <w:lvlText w:val="%4."/>
      <w:lvlJc w:val="left"/>
      <w:pPr>
        <w:ind w:left="2880" w:hanging="360"/>
      </w:pPr>
    </w:lvl>
    <w:lvl w:ilvl="4" w:tplc="25801544">
      <w:start w:val="1"/>
      <w:numFmt w:val="lowerLetter"/>
      <w:lvlText w:val="%5."/>
      <w:lvlJc w:val="left"/>
      <w:pPr>
        <w:ind w:left="3600" w:hanging="360"/>
      </w:pPr>
    </w:lvl>
    <w:lvl w:ilvl="5" w:tplc="3F52ADEC">
      <w:start w:val="1"/>
      <w:numFmt w:val="lowerRoman"/>
      <w:lvlText w:val="%6."/>
      <w:lvlJc w:val="right"/>
      <w:pPr>
        <w:ind w:left="4320" w:hanging="180"/>
      </w:pPr>
    </w:lvl>
    <w:lvl w:ilvl="6" w:tplc="D67CEB1E">
      <w:start w:val="1"/>
      <w:numFmt w:val="decimal"/>
      <w:lvlText w:val="%7."/>
      <w:lvlJc w:val="left"/>
      <w:pPr>
        <w:ind w:left="5040" w:hanging="360"/>
      </w:pPr>
    </w:lvl>
    <w:lvl w:ilvl="7" w:tplc="A5B24ED8">
      <w:start w:val="1"/>
      <w:numFmt w:val="lowerLetter"/>
      <w:lvlText w:val="%8."/>
      <w:lvlJc w:val="left"/>
      <w:pPr>
        <w:ind w:left="5760" w:hanging="360"/>
      </w:pPr>
    </w:lvl>
    <w:lvl w:ilvl="8" w:tplc="1186AA20">
      <w:start w:val="1"/>
      <w:numFmt w:val="lowerRoman"/>
      <w:lvlText w:val="%9."/>
      <w:lvlJc w:val="right"/>
      <w:pPr>
        <w:ind w:left="6480" w:hanging="180"/>
      </w:pPr>
    </w:lvl>
  </w:abstractNum>
  <w:abstractNum w:abstractNumId="25" w15:restartNumberingAfterBreak="0">
    <w:nsid w:val="450A5FFE"/>
    <w:multiLevelType w:val="hybridMultilevel"/>
    <w:tmpl w:val="38DA631C"/>
    <w:lvl w:ilvl="0" w:tplc="867EF242">
      <w:start w:val="1"/>
      <w:numFmt w:val="decimal"/>
      <w:lvlText w:val="%1."/>
      <w:lvlJc w:val="left"/>
      <w:pPr>
        <w:ind w:left="720" w:hanging="360"/>
      </w:pPr>
    </w:lvl>
    <w:lvl w:ilvl="1" w:tplc="80325FB6">
      <w:start w:val="1"/>
      <w:numFmt w:val="lowerLetter"/>
      <w:lvlText w:val="%2."/>
      <w:lvlJc w:val="left"/>
      <w:pPr>
        <w:ind w:left="1440" w:hanging="360"/>
      </w:pPr>
    </w:lvl>
    <w:lvl w:ilvl="2" w:tplc="4BCC2460">
      <w:start w:val="1"/>
      <w:numFmt w:val="lowerRoman"/>
      <w:lvlText w:val="%3."/>
      <w:lvlJc w:val="right"/>
      <w:pPr>
        <w:ind w:left="2160" w:hanging="180"/>
      </w:pPr>
    </w:lvl>
    <w:lvl w:ilvl="3" w:tplc="0356329E">
      <w:start w:val="1"/>
      <w:numFmt w:val="decimal"/>
      <w:lvlText w:val="%4."/>
      <w:lvlJc w:val="left"/>
      <w:pPr>
        <w:ind w:left="2880" w:hanging="360"/>
      </w:pPr>
    </w:lvl>
    <w:lvl w:ilvl="4" w:tplc="36803674">
      <w:start w:val="1"/>
      <w:numFmt w:val="lowerLetter"/>
      <w:lvlText w:val="%5."/>
      <w:lvlJc w:val="left"/>
      <w:pPr>
        <w:ind w:left="3600" w:hanging="360"/>
      </w:pPr>
    </w:lvl>
    <w:lvl w:ilvl="5" w:tplc="53FEC4A6">
      <w:start w:val="1"/>
      <w:numFmt w:val="lowerRoman"/>
      <w:lvlText w:val="%6."/>
      <w:lvlJc w:val="right"/>
      <w:pPr>
        <w:ind w:left="4320" w:hanging="180"/>
      </w:pPr>
    </w:lvl>
    <w:lvl w:ilvl="6" w:tplc="887EF2C0">
      <w:start w:val="1"/>
      <w:numFmt w:val="decimal"/>
      <w:lvlText w:val="%7."/>
      <w:lvlJc w:val="left"/>
      <w:pPr>
        <w:ind w:left="5040" w:hanging="360"/>
      </w:pPr>
    </w:lvl>
    <w:lvl w:ilvl="7" w:tplc="35EE66B4">
      <w:start w:val="1"/>
      <w:numFmt w:val="lowerLetter"/>
      <w:lvlText w:val="%8."/>
      <w:lvlJc w:val="left"/>
      <w:pPr>
        <w:ind w:left="5760" w:hanging="360"/>
      </w:pPr>
    </w:lvl>
    <w:lvl w:ilvl="8" w:tplc="7F24FDA8">
      <w:start w:val="1"/>
      <w:numFmt w:val="lowerRoman"/>
      <w:lvlText w:val="%9."/>
      <w:lvlJc w:val="right"/>
      <w:pPr>
        <w:ind w:left="6480" w:hanging="180"/>
      </w:pPr>
    </w:lvl>
  </w:abstractNum>
  <w:abstractNum w:abstractNumId="26" w15:restartNumberingAfterBreak="0">
    <w:nsid w:val="463A6763"/>
    <w:multiLevelType w:val="hybridMultilevel"/>
    <w:tmpl w:val="F850A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4C8D7"/>
    <w:multiLevelType w:val="hybridMultilevel"/>
    <w:tmpl w:val="0052A4D2"/>
    <w:lvl w:ilvl="0" w:tplc="A2342228">
      <w:start w:val="1"/>
      <w:numFmt w:val="decimal"/>
      <w:lvlText w:val="%1."/>
      <w:lvlJc w:val="left"/>
      <w:pPr>
        <w:ind w:left="720" w:hanging="360"/>
      </w:pPr>
    </w:lvl>
    <w:lvl w:ilvl="1" w:tplc="A874E866">
      <w:start w:val="1"/>
      <w:numFmt w:val="lowerLetter"/>
      <w:lvlText w:val="%2."/>
      <w:lvlJc w:val="left"/>
      <w:pPr>
        <w:ind w:left="1440" w:hanging="360"/>
      </w:pPr>
    </w:lvl>
    <w:lvl w:ilvl="2" w:tplc="23389E16">
      <w:start w:val="1"/>
      <w:numFmt w:val="lowerRoman"/>
      <w:lvlText w:val="%3."/>
      <w:lvlJc w:val="right"/>
      <w:pPr>
        <w:ind w:left="2160" w:hanging="180"/>
      </w:pPr>
    </w:lvl>
    <w:lvl w:ilvl="3" w:tplc="3F286F1A">
      <w:start w:val="1"/>
      <w:numFmt w:val="decimal"/>
      <w:lvlText w:val="%4."/>
      <w:lvlJc w:val="left"/>
      <w:pPr>
        <w:ind w:left="2880" w:hanging="360"/>
      </w:pPr>
    </w:lvl>
    <w:lvl w:ilvl="4" w:tplc="D09C9330">
      <w:start w:val="1"/>
      <w:numFmt w:val="lowerLetter"/>
      <w:lvlText w:val="%5."/>
      <w:lvlJc w:val="left"/>
      <w:pPr>
        <w:ind w:left="3600" w:hanging="360"/>
      </w:pPr>
    </w:lvl>
    <w:lvl w:ilvl="5" w:tplc="368CFFC0">
      <w:start w:val="1"/>
      <w:numFmt w:val="lowerRoman"/>
      <w:lvlText w:val="%6."/>
      <w:lvlJc w:val="right"/>
      <w:pPr>
        <w:ind w:left="4320" w:hanging="180"/>
      </w:pPr>
    </w:lvl>
    <w:lvl w:ilvl="6" w:tplc="3590623C">
      <w:start w:val="1"/>
      <w:numFmt w:val="decimal"/>
      <w:lvlText w:val="%7."/>
      <w:lvlJc w:val="left"/>
      <w:pPr>
        <w:ind w:left="5040" w:hanging="360"/>
      </w:pPr>
    </w:lvl>
    <w:lvl w:ilvl="7" w:tplc="0FCEB95C">
      <w:start w:val="1"/>
      <w:numFmt w:val="lowerLetter"/>
      <w:lvlText w:val="%8."/>
      <w:lvlJc w:val="left"/>
      <w:pPr>
        <w:ind w:left="5760" w:hanging="360"/>
      </w:pPr>
    </w:lvl>
    <w:lvl w:ilvl="8" w:tplc="8B2CAE4C">
      <w:start w:val="1"/>
      <w:numFmt w:val="lowerRoman"/>
      <w:lvlText w:val="%9."/>
      <w:lvlJc w:val="right"/>
      <w:pPr>
        <w:ind w:left="6480" w:hanging="180"/>
      </w:pPr>
    </w:lvl>
  </w:abstractNum>
  <w:abstractNum w:abstractNumId="28" w15:restartNumberingAfterBreak="0">
    <w:nsid w:val="4C629128"/>
    <w:multiLevelType w:val="hybridMultilevel"/>
    <w:tmpl w:val="5D82DBF2"/>
    <w:lvl w:ilvl="0" w:tplc="964457CA">
      <w:start w:val="1"/>
      <w:numFmt w:val="bullet"/>
      <w:lvlText w:val=""/>
      <w:lvlJc w:val="left"/>
      <w:pPr>
        <w:ind w:left="720" w:hanging="360"/>
      </w:pPr>
      <w:rPr>
        <w:rFonts w:ascii="Symbol" w:hAnsi="Symbol" w:hint="default"/>
      </w:rPr>
    </w:lvl>
    <w:lvl w:ilvl="1" w:tplc="3F3C3D08">
      <w:start w:val="1"/>
      <w:numFmt w:val="bullet"/>
      <w:lvlText w:val="o"/>
      <w:lvlJc w:val="left"/>
      <w:pPr>
        <w:ind w:left="1440" w:hanging="360"/>
      </w:pPr>
      <w:rPr>
        <w:rFonts w:ascii="Courier New" w:hAnsi="Courier New" w:hint="default"/>
      </w:rPr>
    </w:lvl>
    <w:lvl w:ilvl="2" w:tplc="BF268588">
      <w:start w:val="1"/>
      <w:numFmt w:val="bullet"/>
      <w:lvlText w:val=""/>
      <w:lvlJc w:val="left"/>
      <w:pPr>
        <w:ind w:left="2160" w:hanging="360"/>
      </w:pPr>
      <w:rPr>
        <w:rFonts w:ascii="Wingdings" w:hAnsi="Wingdings" w:hint="default"/>
      </w:rPr>
    </w:lvl>
    <w:lvl w:ilvl="3" w:tplc="2B1AF3C4">
      <w:start w:val="1"/>
      <w:numFmt w:val="bullet"/>
      <w:lvlText w:val=""/>
      <w:lvlJc w:val="left"/>
      <w:pPr>
        <w:ind w:left="2880" w:hanging="360"/>
      </w:pPr>
      <w:rPr>
        <w:rFonts w:ascii="Symbol" w:hAnsi="Symbol" w:hint="default"/>
      </w:rPr>
    </w:lvl>
    <w:lvl w:ilvl="4" w:tplc="2E20F796">
      <w:start w:val="1"/>
      <w:numFmt w:val="bullet"/>
      <w:lvlText w:val="o"/>
      <w:lvlJc w:val="left"/>
      <w:pPr>
        <w:ind w:left="3600" w:hanging="360"/>
      </w:pPr>
      <w:rPr>
        <w:rFonts w:ascii="Courier New" w:hAnsi="Courier New" w:hint="default"/>
      </w:rPr>
    </w:lvl>
    <w:lvl w:ilvl="5" w:tplc="EE2EFB66">
      <w:start w:val="1"/>
      <w:numFmt w:val="bullet"/>
      <w:lvlText w:val=""/>
      <w:lvlJc w:val="left"/>
      <w:pPr>
        <w:ind w:left="4320" w:hanging="360"/>
      </w:pPr>
      <w:rPr>
        <w:rFonts w:ascii="Wingdings" w:hAnsi="Wingdings" w:hint="default"/>
      </w:rPr>
    </w:lvl>
    <w:lvl w:ilvl="6" w:tplc="3A76533E">
      <w:start w:val="1"/>
      <w:numFmt w:val="bullet"/>
      <w:lvlText w:val=""/>
      <w:lvlJc w:val="left"/>
      <w:pPr>
        <w:ind w:left="5040" w:hanging="360"/>
      </w:pPr>
      <w:rPr>
        <w:rFonts w:ascii="Symbol" w:hAnsi="Symbol" w:hint="default"/>
      </w:rPr>
    </w:lvl>
    <w:lvl w:ilvl="7" w:tplc="C5587A86">
      <w:start w:val="1"/>
      <w:numFmt w:val="bullet"/>
      <w:lvlText w:val="o"/>
      <w:lvlJc w:val="left"/>
      <w:pPr>
        <w:ind w:left="5760" w:hanging="360"/>
      </w:pPr>
      <w:rPr>
        <w:rFonts w:ascii="Courier New" w:hAnsi="Courier New" w:hint="default"/>
      </w:rPr>
    </w:lvl>
    <w:lvl w:ilvl="8" w:tplc="F0BE48C0">
      <w:start w:val="1"/>
      <w:numFmt w:val="bullet"/>
      <w:lvlText w:val=""/>
      <w:lvlJc w:val="left"/>
      <w:pPr>
        <w:ind w:left="6480" w:hanging="360"/>
      </w:pPr>
      <w:rPr>
        <w:rFonts w:ascii="Wingdings" w:hAnsi="Wingdings" w:hint="default"/>
      </w:rPr>
    </w:lvl>
  </w:abstractNum>
  <w:abstractNum w:abstractNumId="29" w15:restartNumberingAfterBreak="0">
    <w:nsid w:val="4D52070B"/>
    <w:multiLevelType w:val="hybridMultilevel"/>
    <w:tmpl w:val="C2A4C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765B44"/>
    <w:multiLevelType w:val="hybridMultilevel"/>
    <w:tmpl w:val="327068A0"/>
    <w:lvl w:ilvl="0" w:tplc="638C6878">
      <w:start w:val="1"/>
      <w:numFmt w:val="decimal"/>
      <w:lvlText w:val="%1."/>
      <w:lvlJc w:val="left"/>
      <w:pPr>
        <w:ind w:left="720" w:hanging="360"/>
      </w:pPr>
    </w:lvl>
    <w:lvl w:ilvl="1" w:tplc="230CEA80">
      <w:start w:val="1"/>
      <w:numFmt w:val="lowerLetter"/>
      <w:lvlText w:val="%2."/>
      <w:lvlJc w:val="left"/>
      <w:pPr>
        <w:ind w:left="1440" w:hanging="360"/>
      </w:pPr>
    </w:lvl>
    <w:lvl w:ilvl="2" w:tplc="AED23DD0">
      <w:start w:val="1"/>
      <w:numFmt w:val="lowerRoman"/>
      <w:lvlText w:val="%3."/>
      <w:lvlJc w:val="right"/>
      <w:pPr>
        <w:ind w:left="2160" w:hanging="180"/>
      </w:pPr>
    </w:lvl>
    <w:lvl w:ilvl="3" w:tplc="A7783A7A">
      <w:start w:val="1"/>
      <w:numFmt w:val="decimal"/>
      <w:lvlText w:val="%4."/>
      <w:lvlJc w:val="left"/>
      <w:pPr>
        <w:ind w:left="2880" w:hanging="360"/>
      </w:pPr>
    </w:lvl>
    <w:lvl w:ilvl="4" w:tplc="ADD6624E">
      <w:start w:val="1"/>
      <w:numFmt w:val="lowerLetter"/>
      <w:lvlText w:val="%5."/>
      <w:lvlJc w:val="left"/>
      <w:pPr>
        <w:ind w:left="3600" w:hanging="360"/>
      </w:pPr>
    </w:lvl>
    <w:lvl w:ilvl="5" w:tplc="D81C2EF8">
      <w:start w:val="1"/>
      <w:numFmt w:val="lowerRoman"/>
      <w:lvlText w:val="%6."/>
      <w:lvlJc w:val="right"/>
      <w:pPr>
        <w:ind w:left="4320" w:hanging="180"/>
      </w:pPr>
    </w:lvl>
    <w:lvl w:ilvl="6" w:tplc="5742D77E">
      <w:start w:val="1"/>
      <w:numFmt w:val="decimal"/>
      <w:lvlText w:val="%7."/>
      <w:lvlJc w:val="left"/>
      <w:pPr>
        <w:ind w:left="5040" w:hanging="360"/>
      </w:pPr>
    </w:lvl>
    <w:lvl w:ilvl="7" w:tplc="A5EAA2C8">
      <w:start w:val="1"/>
      <w:numFmt w:val="lowerLetter"/>
      <w:lvlText w:val="%8."/>
      <w:lvlJc w:val="left"/>
      <w:pPr>
        <w:ind w:left="5760" w:hanging="360"/>
      </w:pPr>
    </w:lvl>
    <w:lvl w:ilvl="8" w:tplc="76A41326">
      <w:start w:val="1"/>
      <w:numFmt w:val="lowerRoman"/>
      <w:lvlText w:val="%9."/>
      <w:lvlJc w:val="right"/>
      <w:pPr>
        <w:ind w:left="6480" w:hanging="180"/>
      </w:pPr>
    </w:lvl>
  </w:abstractNum>
  <w:abstractNum w:abstractNumId="31" w15:restartNumberingAfterBreak="0">
    <w:nsid w:val="4E817DE3"/>
    <w:multiLevelType w:val="hybridMultilevel"/>
    <w:tmpl w:val="4330F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150FCA"/>
    <w:multiLevelType w:val="hybridMultilevel"/>
    <w:tmpl w:val="7DA6B124"/>
    <w:lvl w:ilvl="0" w:tplc="E0F6022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E05067"/>
    <w:multiLevelType w:val="hybridMultilevel"/>
    <w:tmpl w:val="09ECF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9D2513"/>
    <w:multiLevelType w:val="hybridMultilevel"/>
    <w:tmpl w:val="0536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3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FD2954"/>
    <w:multiLevelType w:val="hybridMultilevel"/>
    <w:tmpl w:val="175C72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02F59BE"/>
    <w:multiLevelType w:val="hybridMultilevel"/>
    <w:tmpl w:val="D5026856"/>
    <w:lvl w:ilvl="0" w:tplc="48FC38A6">
      <w:start w:val="1"/>
      <w:numFmt w:val="bullet"/>
      <w:lvlText w:val=""/>
      <w:lvlJc w:val="left"/>
      <w:pPr>
        <w:ind w:left="720" w:hanging="360"/>
      </w:pPr>
      <w:rPr>
        <w:rFonts w:ascii="Symbol" w:hAnsi="Symbol" w:hint="default"/>
      </w:rPr>
    </w:lvl>
    <w:lvl w:ilvl="1" w:tplc="AB2083D0">
      <w:start w:val="1"/>
      <w:numFmt w:val="bullet"/>
      <w:lvlText w:val="o"/>
      <w:lvlJc w:val="left"/>
      <w:pPr>
        <w:ind w:left="1440" w:hanging="360"/>
      </w:pPr>
      <w:rPr>
        <w:rFonts w:ascii="Courier New" w:hAnsi="Courier New" w:hint="default"/>
      </w:rPr>
    </w:lvl>
    <w:lvl w:ilvl="2" w:tplc="67C4220E">
      <w:start w:val="1"/>
      <w:numFmt w:val="bullet"/>
      <w:lvlText w:val=""/>
      <w:lvlJc w:val="left"/>
      <w:pPr>
        <w:ind w:left="2160" w:hanging="360"/>
      </w:pPr>
      <w:rPr>
        <w:rFonts w:ascii="Wingdings" w:hAnsi="Wingdings" w:hint="default"/>
      </w:rPr>
    </w:lvl>
    <w:lvl w:ilvl="3" w:tplc="E0BE571C">
      <w:start w:val="1"/>
      <w:numFmt w:val="bullet"/>
      <w:lvlText w:val=""/>
      <w:lvlJc w:val="left"/>
      <w:pPr>
        <w:ind w:left="2880" w:hanging="360"/>
      </w:pPr>
      <w:rPr>
        <w:rFonts w:ascii="Symbol" w:hAnsi="Symbol" w:hint="default"/>
      </w:rPr>
    </w:lvl>
    <w:lvl w:ilvl="4" w:tplc="25184BD8">
      <w:start w:val="1"/>
      <w:numFmt w:val="bullet"/>
      <w:lvlText w:val="o"/>
      <w:lvlJc w:val="left"/>
      <w:pPr>
        <w:ind w:left="3600" w:hanging="360"/>
      </w:pPr>
      <w:rPr>
        <w:rFonts w:ascii="Courier New" w:hAnsi="Courier New" w:hint="default"/>
      </w:rPr>
    </w:lvl>
    <w:lvl w:ilvl="5" w:tplc="20F24EFC">
      <w:start w:val="1"/>
      <w:numFmt w:val="bullet"/>
      <w:lvlText w:val=""/>
      <w:lvlJc w:val="left"/>
      <w:pPr>
        <w:ind w:left="4320" w:hanging="360"/>
      </w:pPr>
      <w:rPr>
        <w:rFonts w:ascii="Wingdings" w:hAnsi="Wingdings" w:hint="default"/>
      </w:rPr>
    </w:lvl>
    <w:lvl w:ilvl="6" w:tplc="6F626108">
      <w:start w:val="1"/>
      <w:numFmt w:val="bullet"/>
      <w:lvlText w:val=""/>
      <w:lvlJc w:val="left"/>
      <w:pPr>
        <w:ind w:left="5040" w:hanging="360"/>
      </w:pPr>
      <w:rPr>
        <w:rFonts w:ascii="Symbol" w:hAnsi="Symbol" w:hint="default"/>
      </w:rPr>
    </w:lvl>
    <w:lvl w:ilvl="7" w:tplc="DCAC558A">
      <w:start w:val="1"/>
      <w:numFmt w:val="bullet"/>
      <w:lvlText w:val="o"/>
      <w:lvlJc w:val="left"/>
      <w:pPr>
        <w:ind w:left="5760" w:hanging="360"/>
      </w:pPr>
      <w:rPr>
        <w:rFonts w:ascii="Courier New" w:hAnsi="Courier New" w:hint="default"/>
      </w:rPr>
    </w:lvl>
    <w:lvl w:ilvl="8" w:tplc="1B5CE70C">
      <w:start w:val="1"/>
      <w:numFmt w:val="bullet"/>
      <w:lvlText w:val=""/>
      <w:lvlJc w:val="left"/>
      <w:pPr>
        <w:ind w:left="6480" w:hanging="360"/>
      </w:pPr>
      <w:rPr>
        <w:rFonts w:ascii="Wingdings" w:hAnsi="Wingdings" w:hint="default"/>
      </w:rPr>
    </w:lvl>
  </w:abstractNum>
  <w:abstractNum w:abstractNumId="39" w15:restartNumberingAfterBreak="0">
    <w:nsid w:val="63743811"/>
    <w:multiLevelType w:val="hybridMultilevel"/>
    <w:tmpl w:val="2D00C870"/>
    <w:lvl w:ilvl="0" w:tplc="29BA1494">
      <w:start w:val="1"/>
      <w:numFmt w:val="decimal"/>
      <w:lvlText w:val="%1."/>
      <w:lvlJc w:val="left"/>
      <w:pPr>
        <w:ind w:left="720" w:hanging="360"/>
      </w:pPr>
    </w:lvl>
    <w:lvl w:ilvl="1" w:tplc="DF5EBF8A">
      <w:start w:val="1"/>
      <w:numFmt w:val="lowerLetter"/>
      <w:lvlText w:val="%2."/>
      <w:lvlJc w:val="left"/>
      <w:pPr>
        <w:ind w:left="1440" w:hanging="360"/>
      </w:pPr>
    </w:lvl>
    <w:lvl w:ilvl="2" w:tplc="CCCC3ABC">
      <w:start w:val="1"/>
      <w:numFmt w:val="lowerRoman"/>
      <w:lvlText w:val="%3."/>
      <w:lvlJc w:val="right"/>
      <w:pPr>
        <w:ind w:left="2160" w:hanging="180"/>
      </w:pPr>
    </w:lvl>
    <w:lvl w:ilvl="3" w:tplc="B1CEBEA0">
      <w:start w:val="1"/>
      <w:numFmt w:val="decimal"/>
      <w:lvlText w:val="%4."/>
      <w:lvlJc w:val="left"/>
      <w:pPr>
        <w:ind w:left="2880" w:hanging="360"/>
      </w:pPr>
    </w:lvl>
    <w:lvl w:ilvl="4" w:tplc="B8FC4B76">
      <w:start w:val="1"/>
      <w:numFmt w:val="lowerLetter"/>
      <w:lvlText w:val="%5."/>
      <w:lvlJc w:val="left"/>
      <w:pPr>
        <w:ind w:left="3600" w:hanging="360"/>
      </w:pPr>
    </w:lvl>
    <w:lvl w:ilvl="5" w:tplc="7B5852B2">
      <w:start w:val="1"/>
      <w:numFmt w:val="lowerRoman"/>
      <w:lvlText w:val="%6."/>
      <w:lvlJc w:val="right"/>
      <w:pPr>
        <w:ind w:left="4320" w:hanging="180"/>
      </w:pPr>
    </w:lvl>
    <w:lvl w:ilvl="6" w:tplc="E2126D18">
      <w:start w:val="1"/>
      <w:numFmt w:val="decimal"/>
      <w:lvlText w:val="%7."/>
      <w:lvlJc w:val="left"/>
      <w:pPr>
        <w:ind w:left="5040" w:hanging="360"/>
      </w:pPr>
    </w:lvl>
    <w:lvl w:ilvl="7" w:tplc="8E56E5BE">
      <w:start w:val="1"/>
      <w:numFmt w:val="lowerLetter"/>
      <w:lvlText w:val="%8."/>
      <w:lvlJc w:val="left"/>
      <w:pPr>
        <w:ind w:left="5760" w:hanging="360"/>
      </w:pPr>
    </w:lvl>
    <w:lvl w:ilvl="8" w:tplc="6502652A">
      <w:start w:val="1"/>
      <w:numFmt w:val="lowerRoman"/>
      <w:lvlText w:val="%9."/>
      <w:lvlJc w:val="right"/>
      <w:pPr>
        <w:ind w:left="6480" w:hanging="180"/>
      </w:pPr>
    </w:lvl>
  </w:abstractNum>
  <w:abstractNum w:abstractNumId="40" w15:restartNumberingAfterBreak="0">
    <w:nsid w:val="63AD2447"/>
    <w:multiLevelType w:val="hybridMultilevel"/>
    <w:tmpl w:val="EAFA0978"/>
    <w:lvl w:ilvl="0" w:tplc="0D2A83D6">
      <w:start w:val="1"/>
      <w:numFmt w:val="decimal"/>
      <w:lvlText w:val="%1."/>
      <w:lvlJc w:val="left"/>
      <w:pPr>
        <w:ind w:left="288" w:hanging="288"/>
      </w:pPr>
      <w:rPr>
        <w:rFonts w:hint="default"/>
      </w:rPr>
    </w:lvl>
    <w:lvl w:ilvl="1" w:tplc="14B4B30C">
      <w:start w:val="1"/>
      <w:numFmt w:val="lowerLetter"/>
      <w:lvlText w:val="%2."/>
      <w:lvlJc w:val="left"/>
      <w:pPr>
        <w:tabs>
          <w:tab w:val="num" w:pos="720"/>
        </w:tabs>
        <w:ind w:left="720" w:hanging="288"/>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8E67BA"/>
    <w:multiLevelType w:val="hybridMultilevel"/>
    <w:tmpl w:val="B61026F8"/>
    <w:lvl w:ilvl="0" w:tplc="0D2A83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CD133A"/>
    <w:multiLevelType w:val="hybridMultilevel"/>
    <w:tmpl w:val="BDCE2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6CCAB2"/>
    <w:multiLevelType w:val="hybridMultilevel"/>
    <w:tmpl w:val="F4A28FFC"/>
    <w:lvl w:ilvl="0" w:tplc="210C3640">
      <w:start w:val="1"/>
      <w:numFmt w:val="decimal"/>
      <w:lvlText w:val="%1."/>
      <w:lvlJc w:val="left"/>
      <w:pPr>
        <w:ind w:left="720" w:hanging="360"/>
      </w:pPr>
    </w:lvl>
    <w:lvl w:ilvl="1" w:tplc="C2048D4C">
      <w:start w:val="1"/>
      <w:numFmt w:val="lowerLetter"/>
      <w:lvlText w:val="%2."/>
      <w:lvlJc w:val="left"/>
      <w:pPr>
        <w:ind w:left="1440" w:hanging="360"/>
      </w:pPr>
    </w:lvl>
    <w:lvl w:ilvl="2" w:tplc="3C085C60">
      <w:start w:val="1"/>
      <w:numFmt w:val="lowerRoman"/>
      <w:lvlText w:val="%3."/>
      <w:lvlJc w:val="right"/>
      <w:pPr>
        <w:ind w:left="2160" w:hanging="180"/>
      </w:pPr>
    </w:lvl>
    <w:lvl w:ilvl="3" w:tplc="582AA58C">
      <w:start w:val="1"/>
      <w:numFmt w:val="decimal"/>
      <w:lvlText w:val="%4."/>
      <w:lvlJc w:val="left"/>
      <w:pPr>
        <w:ind w:left="2880" w:hanging="360"/>
      </w:pPr>
    </w:lvl>
    <w:lvl w:ilvl="4" w:tplc="92C87004">
      <w:start w:val="1"/>
      <w:numFmt w:val="lowerLetter"/>
      <w:lvlText w:val="%5."/>
      <w:lvlJc w:val="left"/>
      <w:pPr>
        <w:ind w:left="3600" w:hanging="360"/>
      </w:pPr>
    </w:lvl>
    <w:lvl w:ilvl="5" w:tplc="E11691DC">
      <w:start w:val="1"/>
      <w:numFmt w:val="lowerRoman"/>
      <w:lvlText w:val="%6."/>
      <w:lvlJc w:val="right"/>
      <w:pPr>
        <w:ind w:left="4320" w:hanging="180"/>
      </w:pPr>
    </w:lvl>
    <w:lvl w:ilvl="6" w:tplc="35322FF4">
      <w:start w:val="1"/>
      <w:numFmt w:val="decimal"/>
      <w:lvlText w:val="%7."/>
      <w:lvlJc w:val="left"/>
      <w:pPr>
        <w:ind w:left="5040" w:hanging="360"/>
      </w:pPr>
    </w:lvl>
    <w:lvl w:ilvl="7" w:tplc="F4F28D2C">
      <w:start w:val="1"/>
      <w:numFmt w:val="lowerLetter"/>
      <w:lvlText w:val="%8."/>
      <w:lvlJc w:val="left"/>
      <w:pPr>
        <w:ind w:left="5760" w:hanging="360"/>
      </w:pPr>
    </w:lvl>
    <w:lvl w:ilvl="8" w:tplc="7610A292">
      <w:start w:val="1"/>
      <w:numFmt w:val="lowerRoman"/>
      <w:lvlText w:val="%9."/>
      <w:lvlJc w:val="right"/>
      <w:pPr>
        <w:ind w:left="6480" w:hanging="180"/>
      </w:pPr>
    </w:lvl>
  </w:abstractNum>
  <w:abstractNum w:abstractNumId="45" w15:restartNumberingAfterBreak="0">
    <w:nsid w:val="78072C5F"/>
    <w:multiLevelType w:val="hybridMultilevel"/>
    <w:tmpl w:val="EE54A840"/>
    <w:lvl w:ilvl="0" w:tplc="4AECCBCA">
      <w:start w:val="1"/>
      <w:numFmt w:val="bullet"/>
      <w:lvlText w:val=""/>
      <w:lvlJc w:val="left"/>
      <w:pPr>
        <w:ind w:left="720" w:hanging="360"/>
      </w:pPr>
      <w:rPr>
        <w:rFonts w:ascii="Symbol" w:hAnsi="Symbol" w:hint="default"/>
      </w:rPr>
    </w:lvl>
    <w:lvl w:ilvl="1" w:tplc="BB08C6E8">
      <w:start w:val="1"/>
      <w:numFmt w:val="bullet"/>
      <w:lvlText w:val="o"/>
      <w:lvlJc w:val="left"/>
      <w:pPr>
        <w:ind w:left="1440" w:hanging="360"/>
      </w:pPr>
      <w:rPr>
        <w:rFonts w:ascii="Courier New" w:hAnsi="Courier New" w:hint="default"/>
      </w:rPr>
    </w:lvl>
    <w:lvl w:ilvl="2" w:tplc="28EAF7F8">
      <w:start w:val="1"/>
      <w:numFmt w:val="bullet"/>
      <w:lvlText w:val=""/>
      <w:lvlJc w:val="left"/>
      <w:pPr>
        <w:ind w:left="2160" w:hanging="360"/>
      </w:pPr>
      <w:rPr>
        <w:rFonts w:ascii="Wingdings" w:hAnsi="Wingdings" w:hint="default"/>
      </w:rPr>
    </w:lvl>
    <w:lvl w:ilvl="3" w:tplc="65CA5AD8">
      <w:start w:val="1"/>
      <w:numFmt w:val="bullet"/>
      <w:lvlText w:val=""/>
      <w:lvlJc w:val="left"/>
      <w:pPr>
        <w:ind w:left="2880" w:hanging="360"/>
      </w:pPr>
      <w:rPr>
        <w:rFonts w:ascii="Symbol" w:hAnsi="Symbol" w:hint="default"/>
      </w:rPr>
    </w:lvl>
    <w:lvl w:ilvl="4" w:tplc="6E3A2354">
      <w:start w:val="1"/>
      <w:numFmt w:val="bullet"/>
      <w:lvlText w:val="o"/>
      <w:lvlJc w:val="left"/>
      <w:pPr>
        <w:ind w:left="3600" w:hanging="360"/>
      </w:pPr>
      <w:rPr>
        <w:rFonts w:ascii="Courier New" w:hAnsi="Courier New" w:hint="default"/>
      </w:rPr>
    </w:lvl>
    <w:lvl w:ilvl="5" w:tplc="BDB8B484">
      <w:start w:val="1"/>
      <w:numFmt w:val="bullet"/>
      <w:lvlText w:val=""/>
      <w:lvlJc w:val="left"/>
      <w:pPr>
        <w:ind w:left="4320" w:hanging="360"/>
      </w:pPr>
      <w:rPr>
        <w:rFonts w:ascii="Wingdings" w:hAnsi="Wingdings" w:hint="default"/>
      </w:rPr>
    </w:lvl>
    <w:lvl w:ilvl="6" w:tplc="D620364C">
      <w:start w:val="1"/>
      <w:numFmt w:val="bullet"/>
      <w:lvlText w:val=""/>
      <w:lvlJc w:val="left"/>
      <w:pPr>
        <w:ind w:left="5040" w:hanging="360"/>
      </w:pPr>
      <w:rPr>
        <w:rFonts w:ascii="Symbol" w:hAnsi="Symbol" w:hint="default"/>
      </w:rPr>
    </w:lvl>
    <w:lvl w:ilvl="7" w:tplc="94642440">
      <w:start w:val="1"/>
      <w:numFmt w:val="bullet"/>
      <w:lvlText w:val="o"/>
      <w:lvlJc w:val="left"/>
      <w:pPr>
        <w:ind w:left="5760" w:hanging="360"/>
      </w:pPr>
      <w:rPr>
        <w:rFonts w:ascii="Courier New" w:hAnsi="Courier New" w:hint="default"/>
      </w:rPr>
    </w:lvl>
    <w:lvl w:ilvl="8" w:tplc="35B6DA2E">
      <w:start w:val="1"/>
      <w:numFmt w:val="bullet"/>
      <w:lvlText w:val=""/>
      <w:lvlJc w:val="left"/>
      <w:pPr>
        <w:ind w:left="6480" w:hanging="360"/>
      </w:pPr>
      <w:rPr>
        <w:rFonts w:ascii="Wingdings" w:hAnsi="Wingdings" w:hint="default"/>
      </w:rPr>
    </w:lvl>
  </w:abstractNum>
  <w:abstractNum w:abstractNumId="46" w15:restartNumberingAfterBreak="0">
    <w:nsid w:val="7CAC37DE"/>
    <w:multiLevelType w:val="hybridMultilevel"/>
    <w:tmpl w:val="15060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F1E6AA0"/>
    <w:multiLevelType w:val="hybridMultilevel"/>
    <w:tmpl w:val="54C80C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33300623">
    <w:abstractNumId w:val="28"/>
  </w:num>
  <w:num w:numId="2" w16cid:durableId="616252759">
    <w:abstractNumId w:val="38"/>
  </w:num>
  <w:num w:numId="3" w16cid:durableId="1864244839">
    <w:abstractNumId w:val="39"/>
  </w:num>
  <w:num w:numId="4" w16cid:durableId="194465806">
    <w:abstractNumId w:val="19"/>
  </w:num>
  <w:num w:numId="5" w16cid:durableId="134568946">
    <w:abstractNumId w:val="27"/>
  </w:num>
  <w:num w:numId="6" w16cid:durableId="1028290416">
    <w:abstractNumId w:val="30"/>
  </w:num>
  <w:num w:numId="7" w16cid:durableId="255867913">
    <w:abstractNumId w:val="24"/>
  </w:num>
  <w:num w:numId="8" w16cid:durableId="1863670492">
    <w:abstractNumId w:val="17"/>
  </w:num>
  <w:num w:numId="9" w16cid:durableId="291330457">
    <w:abstractNumId w:val="14"/>
  </w:num>
  <w:num w:numId="10" w16cid:durableId="1490444041">
    <w:abstractNumId w:val="21"/>
  </w:num>
  <w:num w:numId="11" w16cid:durableId="820853765">
    <w:abstractNumId w:val="20"/>
  </w:num>
  <w:num w:numId="12" w16cid:durableId="1296326139">
    <w:abstractNumId w:val="44"/>
  </w:num>
  <w:num w:numId="13" w16cid:durableId="1162357063">
    <w:abstractNumId w:val="25"/>
  </w:num>
  <w:num w:numId="14" w16cid:durableId="285624318">
    <w:abstractNumId w:val="7"/>
  </w:num>
  <w:num w:numId="15" w16cid:durableId="30545005">
    <w:abstractNumId w:val="35"/>
  </w:num>
  <w:num w:numId="16" w16cid:durableId="1389300992">
    <w:abstractNumId w:val="2"/>
  </w:num>
  <w:num w:numId="17" w16cid:durableId="256326293">
    <w:abstractNumId w:val="1"/>
  </w:num>
  <w:num w:numId="18" w16cid:durableId="1301038126">
    <w:abstractNumId w:val="0"/>
  </w:num>
  <w:num w:numId="19" w16cid:durableId="1777745556">
    <w:abstractNumId w:val="3"/>
  </w:num>
  <w:num w:numId="20" w16cid:durableId="576860133">
    <w:abstractNumId w:val="36"/>
  </w:num>
  <w:num w:numId="21" w16cid:durableId="1812209050">
    <w:abstractNumId w:val="33"/>
  </w:num>
  <w:num w:numId="22" w16cid:durableId="613514221">
    <w:abstractNumId w:val="4"/>
  </w:num>
  <w:num w:numId="23" w16cid:durableId="2087459848">
    <w:abstractNumId w:val="31"/>
  </w:num>
  <w:num w:numId="24" w16cid:durableId="807623860">
    <w:abstractNumId w:val="3"/>
    <w:lvlOverride w:ilvl="0">
      <w:startOverride w:val="1"/>
    </w:lvlOverride>
  </w:num>
  <w:num w:numId="25" w16cid:durableId="793791822">
    <w:abstractNumId w:val="42"/>
  </w:num>
  <w:num w:numId="26" w16cid:durableId="1843275738">
    <w:abstractNumId w:val="42"/>
    <w:lvlOverride w:ilvl="0">
      <w:startOverride w:val="1"/>
    </w:lvlOverride>
  </w:num>
  <w:num w:numId="27" w16cid:durableId="2051298718">
    <w:abstractNumId w:val="40"/>
  </w:num>
  <w:num w:numId="28" w16cid:durableId="1758356379">
    <w:abstractNumId w:val="32"/>
  </w:num>
  <w:num w:numId="29" w16cid:durableId="1155877533">
    <w:abstractNumId w:val="12"/>
  </w:num>
  <w:num w:numId="30" w16cid:durableId="1964073531">
    <w:abstractNumId w:val="8"/>
  </w:num>
  <w:num w:numId="31" w16cid:durableId="2005472123">
    <w:abstractNumId w:val="15"/>
  </w:num>
  <w:num w:numId="32" w16cid:durableId="1734546724">
    <w:abstractNumId w:val="45"/>
  </w:num>
  <w:num w:numId="33" w16cid:durableId="678044638">
    <w:abstractNumId w:val="5"/>
  </w:num>
  <w:num w:numId="34" w16cid:durableId="1378309847">
    <w:abstractNumId w:val="22"/>
  </w:num>
  <w:num w:numId="35" w16cid:durableId="1761103044">
    <w:abstractNumId w:val="43"/>
  </w:num>
  <w:num w:numId="36" w16cid:durableId="358821155">
    <w:abstractNumId w:val="10"/>
  </w:num>
  <w:num w:numId="37" w16cid:durableId="774910252">
    <w:abstractNumId w:val="41"/>
  </w:num>
  <w:num w:numId="38" w16cid:durableId="929460896">
    <w:abstractNumId w:val="29"/>
  </w:num>
  <w:num w:numId="39" w16cid:durableId="86079578">
    <w:abstractNumId w:val="37"/>
  </w:num>
  <w:num w:numId="40" w16cid:durableId="601649779">
    <w:abstractNumId w:val="23"/>
  </w:num>
  <w:num w:numId="41" w16cid:durableId="2105102347">
    <w:abstractNumId w:val="11"/>
  </w:num>
  <w:num w:numId="42" w16cid:durableId="1313947169">
    <w:abstractNumId w:val="46"/>
  </w:num>
  <w:num w:numId="43" w16cid:durableId="359354893">
    <w:abstractNumId w:val="9"/>
  </w:num>
  <w:num w:numId="44" w16cid:durableId="715668327">
    <w:abstractNumId w:val="13"/>
  </w:num>
  <w:num w:numId="45" w16cid:durableId="728266233">
    <w:abstractNumId w:val="18"/>
  </w:num>
  <w:num w:numId="46" w16cid:durableId="1364210027">
    <w:abstractNumId w:val="26"/>
  </w:num>
  <w:num w:numId="47" w16cid:durableId="2122143729">
    <w:abstractNumId w:val="6"/>
  </w:num>
  <w:num w:numId="48" w16cid:durableId="49808471">
    <w:abstractNumId w:val="16"/>
  </w:num>
  <w:num w:numId="49" w16cid:durableId="158934321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66594079">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XGW+r1ClP8HQtPpNlc1KpExtSvnSSVgZ0wjEzyw4mBdrtozGHwdBwudsuU1V0np1PUkX2josVM6Vja5hPhC4CQ==" w:salt="J92VWR1uAk/FfAFid6xK1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MaoFABhKFRotAAAA"/>
  </w:docVars>
  <w:rsids>
    <w:rsidRoot w:val="00514A55"/>
    <w:rsid w:val="00000B8F"/>
    <w:rsid w:val="000017CF"/>
    <w:rsid w:val="000023F5"/>
    <w:rsid w:val="00003140"/>
    <w:rsid w:val="00003B01"/>
    <w:rsid w:val="00005540"/>
    <w:rsid w:val="0000729F"/>
    <w:rsid w:val="00010CE6"/>
    <w:rsid w:val="00012A23"/>
    <w:rsid w:val="00012D9D"/>
    <w:rsid w:val="0001316E"/>
    <w:rsid w:val="000138B2"/>
    <w:rsid w:val="00014150"/>
    <w:rsid w:val="000144BE"/>
    <w:rsid w:val="00014823"/>
    <w:rsid w:val="00014F71"/>
    <w:rsid w:val="00015569"/>
    <w:rsid w:val="00015D96"/>
    <w:rsid w:val="00016CEF"/>
    <w:rsid w:val="00016DCC"/>
    <w:rsid w:val="00016FBA"/>
    <w:rsid w:val="0002168C"/>
    <w:rsid w:val="000230F2"/>
    <w:rsid w:val="00024CA4"/>
    <w:rsid w:val="00024D11"/>
    <w:rsid w:val="00030573"/>
    <w:rsid w:val="00033D61"/>
    <w:rsid w:val="000365BF"/>
    <w:rsid w:val="00036D79"/>
    <w:rsid w:val="000374E4"/>
    <w:rsid w:val="00037C20"/>
    <w:rsid w:val="000406AC"/>
    <w:rsid w:val="0004403B"/>
    <w:rsid w:val="000511E6"/>
    <w:rsid w:val="000542C1"/>
    <w:rsid w:val="00055A33"/>
    <w:rsid w:val="00055C50"/>
    <w:rsid w:val="00055F62"/>
    <w:rsid w:val="00057F3B"/>
    <w:rsid w:val="000610A7"/>
    <w:rsid w:val="000619E8"/>
    <w:rsid w:val="00063AC7"/>
    <w:rsid w:val="000642E0"/>
    <w:rsid w:val="000665A1"/>
    <w:rsid w:val="00067A92"/>
    <w:rsid w:val="000719E2"/>
    <w:rsid w:val="0007206C"/>
    <w:rsid w:val="00073A41"/>
    <w:rsid w:val="000745E4"/>
    <w:rsid w:val="00074C70"/>
    <w:rsid w:val="0007649D"/>
    <w:rsid w:val="00077AD7"/>
    <w:rsid w:val="000864AD"/>
    <w:rsid w:val="0009755F"/>
    <w:rsid w:val="000A0253"/>
    <w:rsid w:val="000A21D7"/>
    <w:rsid w:val="000A3036"/>
    <w:rsid w:val="000A6FED"/>
    <w:rsid w:val="000B08B2"/>
    <w:rsid w:val="000B2CC7"/>
    <w:rsid w:val="000B357A"/>
    <w:rsid w:val="000B39C5"/>
    <w:rsid w:val="000B4B75"/>
    <w:rsid w:val="000B7163"/>
    <w:rsid w:val="000C4266"/>
    <w:rsid w:val="000C49BE"/>
    <w:rsid w:val="000C6C2D"/>
    <w:rsid w:val="000C6EC9"/>
    <w:rsid w:val="000D369D"/>
    <w:rsid w:val="000D3A4D"/>
    <w:rsid w:val="000D4533"/>
    <w:rsid w:val="000D48C6"/>
    <w:rsid w:val="000D659A"/>
    <w:rsid w:val="000E23A1"/>
    <w:rsid w:val="000E4674"/>
    <w:rsid w:val="000E7BC3"/>
    <w:rsid w:val="001007A1"/>
    <w:rsid w:val="00102725"/>
    <w:rsid w:val="00102D12"/>
    <w:rsid w:val="001033EC"/>
    <w:rsid w:val="00103618"/>
    <w:rsid w:val="00110A62"/>
    <w:rsid w:val="00111827"/>
    <w:rsid w:val="00112F85"/>
    <w:rsid w:val="00114DE5"/>
    <w:rsid w:val="001159C9"/>
    <w:rsid w:val="00116FCF"/>
    <w:rsid w:val="00117060"/>
    <w:rsid w:val="001200F8"/>
    <w:rsid w:val="00121EF7"/>
    <w:rsid w:val="001229CC"/>
    <w:rsid w:val="001233CF"/>
    <w:rsid w:val="00125D85"/>
    <w:rsid w:val="001268E8"/>
    <w:rsid w:val="001300F7"/>
    <w:rsid w:val="00132507"/>
    <w:rsid w:val="0013689C"/>
    <w:rsid w:val="001371E8"/>
    <w:rsid w:val="00140A0B"/>
    <w:rsid w:val="0014105A"/>
    <w:rsid w:val="001414C5"/>
    <w:rsid w:val="00142EC4"/>
    <w:rsid w:val="00143BFC"/>
    <w:rsid w:val="00143EEC"/>
    <w:rsid w:val="001456D0"/>
    <w:rsid w:val="00145A6C"/>
    <w:rsid w:val="00145D6F"/>
    <w:rsid w:val="00151682"/>
    <w:rsid w:val="00151C71"/>
    <w:rsid w:val="0015363A"/>
    <w:rsid w:val="001551BE"/>
    <w:rsid w:val="00157DB7"/>
    <w:rsid w:val="0016096A"/>
    <w:rsid w:val="00162191"/>
    <w:rsid w:val="00162EEB"/>
    <w:rsid w:val="001634C3"/>
    <w:rsid w:val="00163C7B"/>
    <w:rsid w:val="00167119"/>
    <w:rsid w:val="00167441"/>
    <w:rsid w:val="001704F5"/>
    <w:rsid w:val="00172D86"/>
    <w:rsid w:val="001776DE"/>
    <w:rsid w:val="00180A4D"/>
    <w:rsid w:val="00180F7E"/>
    <w:rsid w:val="0018149A"/>
    <w:rsid w:val="00184197"/>
    <w:rsid w:val="001848A8"/>
    <w:rsid w:val="00185CC6"/>
    <w:rsid w:val="00186E91"/>
    <w:rsid w:val="001906C8"/>
    <w:rsid w:val="00193115"/>
    <w:rsid w:val="00193530"/>
    <w:rsid w:val="001935D6"/>
    <w:rsid w:val="00195688"/>
    <w:rsid w:val="001959A1"/>
    <w:rsid w:val="00195CD9"/>
    <w:rsid w:val="00195F0B"/>
    <w:rsid w:val="0019E1C6"/>
    <w:rsid w:val="001A036D"/>
    <w:rsid w:val="001A05E5"/>
    <w:rsid w:val="001A0612"/>
    <w:rsid w:val="001A4772"/>
    <w:rsid w:val="001A6A10"/>
    <w:rsid w:val="001A6C01"/>
    <w:rsid w:val="001A7B54"/>
    <w:rsid w:val="001B40AC"/>
    <w:rsid w:val="001C3A6A"/>
    <w:rsid w:val="001C71BC"/>
    <w:rsid w:val="001D3C60"/>
    <w:rsid w:val="001D4C13"/>
    <w:rsid w:val="001D761A"/>
    <w:rsid w:val="001D7712"/>
    <w:rsid w:val="001E0827"/>
    <w:rsid w:val="001E231B"/>
    <w:rsid w:val="001E3734"/>
    <w:rsid w:val="001E48A1"/>
    <w:rsid w:val="001E6B43"/>
    <w:rsid w:val="001E7E9F"/>
    <w:rsid w:val="001F244D"/>
    <w:rsid w:val="001F2BA0"/>
    <w:rsid w:val="001F415D"/>
    <w:rsid w:val="001F6841"/>
    <w:rsid w:val="00200D62"/>
    <w:rsid w:val="002062E2"/>
    <w:rsid w:val="00210345"/>
    <w:rsid w:val="0021148F"/>
    <w:rsid w:val="00211BF0"/>
    <w:rsid w:val="00212AA0"/>
    <w:rsid w:val="00213B87"/>
    <w:rsid w:val="00217AE9"/>
    <w:rsid w:val="00220040"/>
    <w:rsid w:val="00220D9D"/>
    <w:rsid w:val="002233AD"/>
    <w:rsid w:val="00223672"/>
    <w:rsid w:val="00223DFA"/>
    <w:rsid w:val="0022456B"/>
    <w:rsid w:val="00224BD4"/>
    <w:rsid w:val="00226EEA"/>
    <w:rsid w:val="00230BA4"/>
    <w:rsid w:val="00231307"/>
    <w:rsid w:val="00233316"/>
    <w:rsid w:val="00237437"/>
    <w:rsid w:val="002454FB"/>
    <w:rsid w:val="00246B0A"/>
    <w:rsid w:val="0024712C"/>
    <w:rsid w:val="00250C84"/>
    <w:rsid w:val="0025170C"/>
    <w:rsid w:val="00253740"/>
    <w:rsid w:val="00253866"/>
    <w:rsid w:val="00253A68"/>
    <w:rsid w:val="002542F8"/>
    <w:rsid w:val="002563D9"/>
    <w:rsid w:val="00256863"/>
    <w:rsid w:val="002569C1"/>
    <w:rsid w:val="00257A25"/>
    <w:rsid w:val="00260444"/>
    <w:rsid w:val="00262E2F"/>
    <w:rsid w:val="00264C40"/>
    <w:rsid w:val="002652AC"/>
    <w:rsid w:val="002654B7"/>
    <w:rsid w:val="00265C25"/>
    <w:rsid w:val="002706C5"/>
    <w:rsid w:val="0027182A"/>
    <w:rsid w:val="002718AB"/>
    <w:rsid w:val="0027307C"/>
    <w:rsid w:val="002737CE"/>
    <w:rsid w:val="0027493C"/>
    <w:rsid w:val="00274D6E"/>
    <w:rsid w:val="0027666D"/>
    <w:rsid w:val="002771EE"/>
    <w:rsid w:val="00277644"/>
    <w:rsid w:val="002804C7"/>
    <w:rsid w:val="00282E8C"/>
    <w:rsid w:val="00284C9C"/>
    <w:rsid w:val="00284EFE"/>
    <w:rsid w:val="002854FF"/>
    <w:rsid w:val="00287923"/>
    <w:rsid w:val="00292ED3"/>
    <w:rsid w:val="0029387C"/>
    <w:rsid w:val="00296167"/>
    <w:rsid w:val="002A1165"/>
    <w:rsid w:val="002A216A"/>
    <w:rsid w:val="002A252E"/>
    <w:rsid w:val="002A58F5"/>
    <w:rsid w:val="002A6564"/>
    <w:rsid w:val="002A7549"/>
    <w:rsid w:val="002B270F"/>
    <w:rsid w:val="002B4D5C"/>
    <w:rsid w:val="002B5AA5"/>
    <w:rsid w:val="002B657C"/>
    <w:rsid w:val="002B78D1"/>
    <w:rsid w:val="002B791B"/>
    <w:rsid w:val="002C0AC2"/>
    <w:rsid w:val="002C3126"/>
    <w:rsid w:val="002C4DDD"/>
    <w:rsid w:val="002C574F"/>
    <w:rsid w:val="002C6116"/>
    <w:rsid w:val="002D0219"/>
    <w:rsid w:val="002D4031"/>
    <w:rsid w:val="002D5031"/>
    <w:rsid w:val="002D62CD"/>
    <w:rsid w:val="002E05F6"/>
    <w:rsid w:val="002E0E09"/>
    <w:rsid w:val="002E1585"/>
    <w:rsid w:val="002E2C1D"/>
    <w:rsid w:val="002E33AB"/>
    <w:rsid w:val="002E381A"/>
    <w:rsid w:val="002E5FBF"/>
    <w:rsid w:val="002E6D1F"/>
    <w:rsid w:val="002E7F02"/>
    <w:rsid w:val="002F04E7"/>
    <w:rsid w:val="002F09C5"/>
    <w:rsid w:val="002F178A"/>
    <w:rsid w:val="002F55C4"/>
    <w:rsid w:val="002F5FE3"/>
    <w:rsid w:val="002F64E6"/>
    <w:rsid w:val="002F7354"/>
    <w:rsid w:val="00300E95"/>
    <w:rsid w:val="00301A1C"/>
    <w:rsid w:val="00310EBD"/>
    <w:rsid w:val="00311BB7"/>
    <w:rsid w:val="00313A4F"/>
    <w:rsid w:val="00313B69"/>
    <w:rsid w:val="00316989"/>
    <w:rsid w:val="00320C49"/>
    <w:rsid w:val="00321675"/>
    <w:rsid w:val="003222A9"/>
    <w:rsid w:val="00322411"/>
    <w:rsid w:val="00325841"/>
    <w:rsid w:val="003260E8"/>
    <w:rsid w:val="00330F07"/>
    <w:rsid w:val="00332332"/>
    <w:rsid w:val="00333F1D"/>
    <w:rsid w:val="00336589"/>
    <w:rsid w:val="00337253"/>
    <w:rsid w:val="00337F2B"/>
    <w:rsid w:val="00337FE8"/>
    <w:rsid w:val="003404C0"/>
    <w:rsid w:val="00340727"/>
    <w:rsid w:val="003420BE"/>
    <w:rsid w:val="0034310C"/>
    <w:rsid w:val="00344494"/>
    <w:rsid w:val="003444E0"/>
    <w:rsid w:val="00344AA0"/>
    <w:rsid w:val="00344E06"/>
    <w:rsid w:val="00352737"/>
    <w:rsid w:val="00352F1D"/>
    <w:rsid w:val="00353610"/>
    <w:rsid w:val="00353C3F"/>
    <w:rsid w:val="00357D37"/>
    <w:rsid w:val="00363255"/>
    <w:rsid w:val="00365ADA"/>
    <w:rsid w:val="00365BE7"/>
    <w:rsid w:val="003716E8"/>
    <w:rsid w:val="003765BC"/>
    <w:rsid w:val="0038132F"/>
    <w:rsid w:val="00382042"/>
    <w:rsid w:val="00383275"/>
    <w:rsid w:val="00383425"/>
    <w:rsid w:val="00386381"/>
    <w:rsid w:val="00390D2D"/>
    <w:rsid w:val="003921E5"/>
    <w:rsid w:val="003921EA"/>
    <w:rsid w:val="0039254B"/>
    <w:rsid w:val="00393A16"/>
    <w:rsid w:val="00396595"/>
    <w:rsid w:val="00396EF6"/>
    <w:rsid w:val="003A13C5"/>
    <w:rsid w:val="003A4DE6"/>
    <w:rsid w:val="003A7939"/>
    <w:rsid w:val="003B00B1"/>
    <w:rsid w:val="003B0F93"/>
    <w:rsid w:val="003B7366"/>
    <w:rsid w:val="003B7728"/>
    <w:rsid w:val="003C0E0F"/>
    <w:rsid w:val="003C10FA"/>
    <w:rsid w:val="003C1217"/>
    <w:rsid w:val="003C181D"/>
    <w:rsid w:val="003C5CD7"/>
    <w:rsid w:val="003C6603"/>
    <w:rsid w:val="003C6AB9"/>
    <w:rsid w:val="003D005D"/>
    <w:rsid w:val="003D0123"/>
    <w:rsid w:val="003D1AC6"/>
    <w:rsid w:val="003D1B55"/>
    <w:rsid w:val="003D2CF9"/>
    <w:rsid w:val="003D7B2C"/>
    <w:rsid w:val="003D7F3F"/>
    <w:rsid w:val="003E25FA"/>
    <w:rsid w:val="003E463B"/>
    <w:rsid w:val="003E5F7A"/>
    <w:rsid w:val="003F2851"/>
    <w:rsid w:val="003F40F9"/>
    <w:rsid w:val="003F65D4"/>
    <w:rsid w:val="003F66E9"/>
    <w:rsid w:val="003F6C4C"/>
    <w:rsid w:val="004002AF"/>
    <w:rsid w:val="00404732"/>
    <w:rsid w:val="0041096C"/>
    <w:rsid w:val="00411042"/>
    <w:rsid w:val="00411126"/>
    <w:rsid w:val="0041234C"/>
    <w:rsid w:val="00412970"/>
    <w:rsid w:val="004129A7"/>
    <w:rsid w:val="00415C18"/>
    <w:rsid w:val="00415FCA"/>
    <w:rsid w:val="004208E0"/>
    <w:rsid w:val="00420CD9"/>
    <w:rsid w:val="00420FCC"/>
    <w:rsid w:val="004216B8"/>
    <w:rsid w:val="004232BB"/>
    <w:rsid w:val="004240B2"/>
    <w:rsid w:val="004255F5"/>
    <w:rsid w:val="004257E2"/>
    <w:rsid w:val="00426EEA"/>
    <w:rsid w:val="00430598"/>
    <w:rsid w:val="004338AF"/>
    <w:rsid w:val="00440C12"/>
    <w:rsid w:val="0044178B"/>
    <w:rsid w:val="00442C36"/>
    <w:rsid w:val="00443D5B"/>
    <w:rsid w:val="00444EE2"/>
    <w:rsid w:val="00447F10"/>
    <w:rsid w:val="00450D5F"/>
    <w:rsid w:val="00453782"/>
    <w:rsid w:val="00454EFF"/>
    <w:rsid w:val="004565FF"/>
    <w:rsid w:val="00456A81"/>
    <w:rsid w:val="00456FDB"/>
    <w:rsid w:val="00460C06"/>
    <w:rsid w:val="004616BC"/>
    <w:rsid w:val="00462489"/>
    <w:rsid w:val="00463243"/>
    <w:rsid w:val="00470307"/>
    <w:rsid w:val="00470D7E"/>
    <w:rsid w:val="0047256D"/>
    <w:rsid w:val="00483B75"/>
    <w:rsid w:val="00485314"/>
    <w:rsid w:val="00485AFD"/>
    <w:rsid w:val="0049007D"/>
    <w:rsid w:val="00491547"/>
    <w:rsid w:val="00492408"/>
    <w:rsid w:val="00495229"/>
    <w:rsid w:val="00495F69"/>
    <w:rsid w:val="004A082D"/>
    <w:rsid w:val="004A19B1"/>
    <w:rsid w:val="004A411D"/>
    <w:rsid w:val="004A5470"/>
    <w:rsid w:val="004A5928"/>
    <w:rsid w:val="004A6878"/>
    <w:rsid w:val="004B0E74"/>
    <w:rsid w:val="004B2EB3"/>
    <w:rsid w:val="004B4EC1"/>
    <w:rsid w:val="004C2D3E"/>
    <w:rsid w:val="004C505B"/>
    <w:rsid w:val="004C58C3"/>
    <w:rsid w:val="004C67E0"/>
    <w:rsid w:val="004D3395"/>
    <w:rsid w:val="004D4F00"/>
    <w:rsid w:val="004D5472"/>
    <w:rsid w:val="004D69DA"/>
    <w:rsid w:val="004D7314"/>
    <w:rsid w:val="004E021D"/>
    <w:rsid w:val="004E57C7"/>
    <w:rsid w:val="004E65D1"/>
    <w:rsid w:val="004E7B5C"/>
    <w:rsid w:val="004F1166"/>
    <w:rsid w:val="004F2CBC"/>
    <w:rsid w:val="004F4124"/>
    <w:rsid w:val="004F5E54"/>
    <w:rsid w:val="004F6092"/>
    <w:rsid w:val="004F6831"/>
    <w:rsid w:val="00500E9A"/>
    <w:rsid w:val="00501EE4"/>
    <w:rsid w:val="005057C9"/>
    <w:rsid w:val="0050789E"/>
    <w:rsid w:val="005105B9"/>
    <w:rsid w:val="00513924"/>
    <w:rsid w:val="00513FA9"/>
    <w:rsid w:val="00514A55"/>
    <w:rsid w:val="005153A8"/>
    <w:rsid w:val="0051579D"/>
    <w:rsid w:val="005157F3"/>
    <w:rsid w:val="0051799E"/>
    <w:rsid w:val="00517CE3"/>
    <w:rsid w:val="00520603"/>
    <w:rsid w:val="00521113"/>
    <w:rsid w:val="00521954"/>
    <w:rsid w:val="005223DD"/>
    <w:rsid w:val="00525DA5"/>
    <w:rsid w:val="00525DD8"/>
    <w:rsid w:val="005260ED"/>
    <w:rsid w:val="00526B98"/>
    <w:rsid w:val="0052747B"/>
    <w:rsid w:val="0052755B"/>
    <w:rsid w:val="00527FF9"/>
    <w:rsid w:val="00532009"/>
    <w:rsid w:val="00534FDF"/>
    <w:rsid w:val="0053672F"/>
    <w:rsid w:val="005378C4"/>
    <w:rsid w:val="00537BAF"/>
    <w:rsid w:val="00537C77"/>
    <w:rsid w:val="00541DDA"/>
    <w:rsid w:val="00542307"/>
    <w:rsid w:val="00542450"/>
    <w:rsid w:val="00542714"/>
    <w:rsid w:val="00545A1A"/>
    <w:rsid w:val="00546971"/>
    <w:rsid w:val="00553E72"/>
    <w:rsid w:val="005549EE"/>
    <w:rsid w:val="00554B74"/>
    <w:rsid w:val="00556208"/>
    <w:rsid w:val="00561250"/>
    <w:rsid w:val="0056178B"/>
    <w:rsid w:val="005622B6"/>
    <w:rsid w:val="00562C07"/>
    <w:rsid w:val="005667A3"/>
    <w:rsid w:val="00566A38"/>
    <w:rsid w:val="0056734B"/>
    <w:rsid w:val="00567E26"/>
    <w:rsid w:val="00570734"/>
    <w:rsid w:val="00570D63"/>
    <w:rsid w:val="00571B61"/>
    <w:rsid w:val="005734C4"/>
    <w:rsid w:val="005739A8"/>
    <w:rsid w:val="0057470F"/>
    <w:rsid w:val="00574ACE"/>
    <w:rsid w:val="0057544C"/>
    <w:rsid w:val="0057609D"/>
    <w:rsid w:val="005760B8"/>
    <w:rsid w:val="00576303"/>
    <w:rsid w:val="00580D71"/>
    <w:rsid w:val="005813E9"/>
    <w:rsid w:val="00581C35"/>
    <w:rsid w:val="00582617"/>
    <w:rsid w:val="00585254"/>
    <w:rsid w:val="005853ED"/>
    <w:rsid w:val="005861F4"/>
    <w:rsid w:val="005914D1"/>
    <w:rsid w:val="00591B59"/>
    <w:rsid w:val="005A152B"/>
    <w:rsid w:val="005A41C1"/>
    <w:rsid w:val="005A4D57"/>
    <w:rsid w:val="005A5362"/>
    <w:rsid w:val="005A77E3"/>
    <w:rsid w:val="005B18C6"/>
    <w:rsid w:val="005B2D11"/>
    <w:rsid w:val="005B3723"/>
    <w:rsid w:val="005B3DC7"/>
    <w:rsid w:val="005B487A"/>
    <w:rsid w:val="005B55FD"/>
    <w:rsid w:val="005B5DED"/>
    <w:rsid w:val="005B680F"/>
    <w:rsid w:val="005C1260"/>
    <w:rsid w:val="005C20A4"/>
    <w:rsid w:val="005C227A"/>
    <w:rsid w:val="005C5107"/>
    <w:rsid w:val="005C65E0"/>
    <w:rsid w:val="005C696C"/>
    <w:rsid w:val="005D3645"/>
    <w:rsid w:val="005D3F92"/>
    <w:rsid w:val="005D4860"/>
    <w:rsid w:val="005D6694"/>
    <w:rsid w:val="005D6F44"/>
    <w:rsid w:val="005D771F"/>
    <w:rsid w:val="005D7EFD"/>
    <w:rsid w:val="005E0E94"/>
    <w:rsid w:val="005E3D2E"/>
    <w:rsid w:val="005E5C3D"/>
    <w:rsid w:val="005E6655"/>
    <w:rsid w:val="005F3B12"/>
    <w:rsid w:val="005F4EA8"/>
    <w:rsid w:val="005F5167"/>
    <w:rsid w:val="006003ED"/>
    <w:rsid w:val="00600C31"/>
    <w:rsid w:val="00602981"/>
    <w:rsid w:val="00603559"/>
    <w:rsid w:val="00603D87"/>
    <w:rsid w:val="006048C7"/>
    <w:rsid w:val="00606AF2"/>
    <w:rsid w:val="00607242"/>
    <w:rsid w:val="0061401F"/>
    <w:rsid w:val="0061605E"/>
    <w:rsid w:val="00620EAA"/>
    <w:rsid w:val="00622705"/>
    <w:rsid w:val="00625F4C"/>
    <w:rsid w:val="00626445"/>
    <w:rsid w:val="0062644C"/>
    <w:rsid w:val="006276D5"/>
    <w:rsid w:val="0062780A"/>
    <w:rsid w:val="006310B1"/>
    <w:rsid w:val="006324D6"/>
    <w:rsid w:val="00632D20"/>
    <w:rsid w:val="00634818"/>
    <w:rsid w:val="0064048B"/>
    <w:rsid w:val="00641A33"/>
    <w:rsid w:val="0064315F"/>
    <w:rsid w:val="006433B0"/>
    <w:rsid w:val="006444CD"/>
    <w:rsid w:val="006447AA"/>
    <w:rsid w:val="00650157"/>
    <w:rsid w:val="00654739"/>
    <w:rsid w:val="006558A4"/>
    <w:rsid w:val="00660D8D"/>
    <w:rsid w:val="006612B0"/>
    <w:rsid w:val="00662DB3"/>
    <w:rsid w:val="006647D8"/>
    <w:rsid w:val="00664E9F"/>
    <w:rsid w:val="00671F8D"/>
    <w:rsid w:val="00674001"/>
    <w:rsid w:val="00674EFF"/>
    <w:rsid w:val="006753D9"/>
    <w:rsid w:val="00675E0E"/>
    <w:rsid w:val="00677319"/>
    <w:rsid w:val="00680138"/>
    <w:rsid w:val="0068229D"/>
    <w:rsid w:val="00694DEA"/>
    <w:rsid w:val="0069709A"/>
    <w:rsid w:val="006A201C"/>
    <w:rsid w:val="006A46CC"/>
    <w:rsid w:val="006A4742"/>
    <w:rsid w:val="006A5F7D"/>
    <w:rsid w:val="006A6147"/>
    <w:rsid w:val="006B3C0B"/>
    <w:rsid w:val="006B3DE1"/>
    <w:rsid w:val="006B5D0C"/>
    <w:rsid w:val="006B6BB3"/>
    <w:rsid w:val="006C2668"/>
    <w:rsid w:val="006C6D60"/>
    <w:rsid w:val="006D0C1D"/>
    <w:rsid w:val="006D4B58"/>
    <w:rsid w:val="006D651F"/>
    <w:rsid w:val="006D7A90"/>
    <w:rsid w:val="006E0F13"/>
    <w:rsid w:val="006E198A"/>
    <w:rsid w:val="006E2D54"/>
    <w:rsid w:val="006E6B1A"/>
    <w:rsid w:val="006F1147"/>
    <w:rsid w:val="006F1BF9"/>
    <w:rsid w:val="006F3B3B"/>
    <w:rsid w:val="006F477C"/>
    <w:rsid w:val="006F54F1"/>
    <w:rsid w:val="006F5757"/>
    <w:rsid w:val="006F63DF"/>
    <w:rsid w:val="006F6836"/>
    <w:rsid w:val="006F7172"/>
    <w:rsid w:val="00702B78"/>
    <w:rsid w:val="00706659"/>
    <w:rsid w:val="00706771"/>
    <w:rsid w:val="0071093B"/>
    <w:rsid w:val="00711284"/>
    <w:rsid w:val="007123AC"/>
    <w:rsid w:val="00713A85"/>
    <w:rsid w:val="0071665F"/>
    <w:rsid w:val="007168F2"/>
    <w:rsid w:val="007206F4"/>
    <w:rsid w:val="007225CD"/>
    <w:rsid w:val="0072402A"/>
    <w:rsid w:val="007240D3"/>
    <w:rsid w:val="00726B04"/>
    <w:rsid w:val="0072768B"/>
    <w:rsid w:val="007308FF"/>
    <w:rsid w:val="00731BC5"/>
    <w:rsid w:val="00732CF9"/>
    <w:rsid w:val="00737C82"/>
    <w:rsid w:val="007429B6"/>
    <w:rsid w:val="007431CE"/>
    <w:rsid w:val="00743D74"/>
    <w:rsid w:val="007501B6"/>
    <w:rsid w:val="00750F33"/>
    <w:rsid w:val="0075205C"/>
    <w:rsid w:val="00752364"/>
    <w:rsid w:val="00753A4E"/>
    <w:rsid w:val="007554C7"/>
    <w:rsid w:val="00755DA1"/>
    <w:rsid w:val="00756C45"/>
    <w:rsid w:val="00760E0D"/>
    <w:rsid w:val="00761430"/>
    <w:rsid w:val="007617AE"/>
    <w:rsid w:val="00764428"/>
    <w:rsid w:val="007649A6"/>
    <w:rsid w:val="00764E4F"/>
    <w:rsid w:val="007676DE"/>
    <w:rsid w:val="0077258F"/>
    <w:rsid w:val="00775ED5"/>
    <w:rsid w:val="00777434"/>
    <w:rsid w:val="00777B89"/>
    <w:rsid w:val="00780B4C"/>
    <w:rsid w:val="00781A8B"/>
    <w:rsid w:val="00786803"/>
    <w:rsid w:val="00786AD1"/>
    <w:rsid w:val="00796D8F"/>
    <w:rsid w:val="007A1B7C"/>
    <w:rsid w:val="007A227F"/>
    <w:rsid w:val="007A2B35"/>
    <w:rsid w:val="007A3CA5"/>
    <w:rsid w:val="007A3FD6"/>
    <w:rsid w:val="007A7F5F"/>
    <w:rsid w:val="007B01B9"/>
    <w:rsid w:val="007B06B9"/>
    <w:rsid w:val="007B58FF"/>
    <w:rsid w:val="007C07B7"/>
    <w:rsid w:val="007C2830"/>
    <w:rsid w:val="007C52C7"/>
    <w:rsid w:val="007C7738"/>
    <w:rsid w:val="007C7A93"/>
    <w:rsid w:val="007C7AFC"/>
    <w:rsid w:val="007D084F"/>
    <w:rsid w:val="007D3742"/>
    <w:rsid w:val="007D389E"/>
    <w:rsid w:val="007D6429"/>
    <w:rsid w:val="007D6718"/>
    <w:rsid w:val="007E2BA7"/>
    <w:rsid w:val="007E3562"/>
    <w:rsid w:val="007E3583"/>
    <w:rsid w:val="007E4809"/>
    <w:rsid w:val="007E4B26"/>
    <w:rsid w:val="007E64E0"/>
    <w:rsid w:val="007E661F"/>
    <w:rsid w:val="007E6D35"/>
    <w:rsid w:val="007F22D7"/>
    <w:rsid w:val="007F27C9"/>
    <w:rsid w:val="007F3B7F"/>
    <w:rsid w:val="007F4A0D"/>
    <w:rsid w:val="007F4AD7"/>
    <w:rsid w:val="007F5215"/>
    <w:rsid w:val="007F7257"/>
    <w:rsid w:val="007F79E1"/>
    <w:rsid w:val="007F7AE0"/>
    <w:rsid w:val="007F7F4B"/>
    <w:rsid w:val="00801C2B"/>
    <w:rsid w:val="00801D47"/>
    <w:rsid w:val="008021E3"/>
    <w:rsid w:val="00802AA5"/>
    <w:rsid w:val="00802CD9"/>
    <w:rsid w:val="00803594"/>
    <w:rsid w:val="00803F2E"/>
    <w:rsid w:val="00804744"/>
    <w:rsid w:val="00804765"/>
    <w:rsid w:val="008105BA"/>
    <w:rsid w:val="00810D71"/>
    <w:rsid w:val="00811016"/>
    <w:rsid w:val="008121D9"/>
    <w:rsid w:val="008158E1"/>
    <w:rsid w:val="0081608A"/>
    <w:rsid w:val="00820A48"/>
    <w:rsid w:val="008225FE"/>
    <w:rsid w:val="008227C7"/>
    <w:rsid w:val="00823CB0"/>
    <w:rsid w:val="00825AB0"/>
    <w:rsid w:val="00826ED9"/>
    <w:rsid w:val="008335E5"/>
    <w:rsid w:val="00833B12"/>
    <w:rsid w:val="00833D13"/>
    <w:rsid w:val="00833DA1"/>
    <w:rsid w:val="00834CE5"/>
    <w:rsid w:val="0084264B"/>
    <w:rsid w:val="00842868"/>
    <w:rsid w:val="008431A7"/>
    <w:rsid w:val="00846573"/>
    <w:rsid w:val="00847355"/>
    <w:rsid w:val="008518BA"/>
    <w:rsid w:val="00852344"/>
    <w:rsid w:val="008532BD"/>
    <w:rsid w:val="00854730"/>
    <w:rsid w:val="00854782"/>
    <w:rsid w:val="0086184F"/>
    <w:rsid w:val="00867293"/>
    <w:rsid w:val="008705EB"/>
    <w:rsid w:val="00872438"/>
    <w:rsid w:val="00873E17"/>
    <w:rsid w:val="00873EAA"/>
    <w:rsid w:val="00875FD9"/>
    <w:rsid w:val="00876944"/>
    <w:rsid w:val="008803C4"/>
    <w:rsid w:val="00883970"/>
    <w:rsid w:val="00886390"/>
    <w:rsid w:val="00890CD6"/>
    <w:rsid w:val="00891387"/>
    <w:rsid w:val="00891B9A"/>
    <w:rsid w:val="008928EA"/>
    <w:rsid w:val="0089295C"/>
    <w:rsid w:val="00892A27"/>
    <w:rsid w:val="00894832"/>
    <w:rsid w:val="0089656C"/>
    <w:rsid w:val="008A0372"/>
    <w:rsid w:val="008A0CA9"/>
    <w:rsid w:val="008A3AF6"/>
    <w:rsid w:val="008A5327"/>
    <w:rsid w:val="008A550C"/>
    <w:rsid w:val="008A68F8"/>
    <w:rsid w:val="008B1576"/>
    <w:rsid w:val="008B2656"/>
    <w:rsid w:val="008B268D"/>
    <w:rsid w:val="008B3AC1"/>
    <w:rsid w:val="008B770F"/>
    <w:rsid w:val="008C1407"/>
    <w:rsid w:val="008C1857"/>
    <w:rsid w:val="008C3AA8"/>
    <w:rsid w:val="008C3AAE"/>
    <w:rsid w:val="008C6628"/>
    <w:rsid w:val="008C6661"/>
    <w:rsid w:val="008C6829"/>
    <w:rsid w:val="008C7B1A"/>
    <w:rsid w:val="008C7D81"/>
    <w:rsid w:val="008C7ECC"/>
    <w:rsid w:val="008D3905"/>
    <w:rsid w:val="008D4560"/>
    <w:rsid w:val="008D4805"/>
    <w:rsid w:val="008D4B2C"/>
    <w:rsid w:val="008E55AB"/>
    <w:rsid w:val="008E7FF1"/>
    <w:rsid w:val="008F578B"/>
    <w:rsid w:val="008F62C4"/>
    <w:rsid w:val="0090012E"/>
    <w:rsid w:val="00903951"/>
    <w:rsid w:val="00904019"/>
    <w:rsid w:val="009045F4"/>
    <w:rsid w:val="00904E24"/>
    <w:rsid w:val="00905FD2"/>
    <w:rsid w:val="00912C9C"/>
    <w:rsid w:val="00914EEC"/>
    <w:rsid w:val="009154E7"/>
    <w:rsid w:val="00916F89"/>
    <w:rsid w:val="009229D6"/>
    <w:rsid w:val="00923D53"/>
    <w:rsid w:val="00931164"/>
    <w:rsid w:val="009316D5"/>
    <w:rsid w:val="009333F0"/>
    <w:rsid w:val="00933E76"/>
    <w:rsid w:val="0093499B"/>
    <w:rsid w:val="00937416"/>
    <w:rsid w:val="009375C6"/>
    <w:rsid w:val="00937CA9"/>
    <w:rsid w:val="00940368"/>
    <w:rsid w:val="009405E2"/>
    <w:rsid w:val="009407B0"/>
    <w:rsid w:val="00940A95"/>
    <w:rsid w:val="00940CF8"/>
    <w:rsid w:val="009423F8"/>
    <w:rsid w:val="0094763A"/>
    <w:rsid w:val="00950213"/>
    <w:rsid w:val="0095117E"/>
    <w:rsid w:val="009565BA"/>
    <w:rsid w:val="00963D0D"/>
    <w:rsid w:val="00966023"/>
    <w:rsid w:val="009663F5"/>
    <w:rsid w:val="0096640C"/>
    <w:rsid w:val="00966D0A"/>
    <w:rsid w:val="009670B8"/>
    <w:rsid w:val="009675B1"/>
    <w:rsid w:val="00967F18"/>
    <w:rsid w:val="00973DE0"/>
    <w:rsid w:val="00974447"/>
    <w:rsid w:val="009749F7"/>
    <w:rsid w:val="0097597E"/>
    <w:rsid w:val="009759A1"/>
    <w:rsid w:val="00977187"/>
    <w:rsid w:val="00980F7E"/>
    <w:rsid w:val="00981BF4"/>
    <w:rsid w:val="009824EB"/>
    <w:rsid w:val="00983C10"/>
    <w:rsid w:val="00984564"/>
    <w:rsid w:val="00985070"/>
    <w:rsid w:val="009850C5"/>
    <w:rsid w:val="00985C0A"/>
    <w:rsid w:val="00986061"/>
    <w:rsid w:val="00986D25"/>
    <w:rsid w:val="00990236"/>
    <w:rsid w:val="009913C2"/>
    <w:rsid w:val="00991A30"/>
    <w:rsid w:val="00992740"/>
    <w:rsid w:val="00992ECC"/>
    <w:rsid w:val="009931E1"/>
    <w:rsid w:val="00995BF8"/>
    <w:rsid w:val="00995C11"/>
    <w:rsid w:val="00997D85"/>
    <w:rsid w:val="00997F9B"/>
    <w:rsid w:val="009A26FC"/>
    <w:rsid w:val="009A4725"/>
    <w:rsid w:val="009A5816"/>
    <w:rsid w:val="009A5F0E"/>
    <w:rsid w:val="009B00EA"/>
    <w:rsid w:val="009B031D"/>
    <w:rsid w:val="009B0DE3"/>
    <w:rsid w:val="009B31FF"/>
    <w:rsid w:val="009B6F76"/>
    <w:rsid w:val="009C0FD9"/>
    <w:rsid w:val="009C1E9B"/>
    <w:rsid w:val="009C445E"/>
    <w:rsid w:val="009C6003"/>
    <w:rsid w:val="009C69D0"/>
    <w:rsid w:val="009D4A2D"/>
    <w:rsid w:val="009D4E64"/>
    <w:rsid w:val="009D5FEE"/>
    <w:rsid w:val="009D6838"/>
    <w:rsid w:val="009D6DB7"/>
    <w:rsid w:val="009D704D"/>
    <w:rsid w:val="009E0BCA"/>
    <w:rsid w:val="009E3346"/>
    <w:rsid w:val="009E7C4A"/>
    <w:rsid w:val="009F5D25"/>
    <w:rsid w:val="009F5F97"/>
    <w:rsid w:val="009F67D8"/>
    <w:rsid w:val="009F689A"/>
    <w:rsid w:val="009F773A"/>
    <w:rsid w:val="00A01AEE"/>
    <w:rsid w:val="00A040A9"/>
    <w:rsid w:val="00A04D69"/>
    <w:rsid w:val="00A0570A"/>
    <w:rsid w:val="00A067FE"/>
    <w:rsid w:val="00A068BC"/>
    <w:rsid w:val="00A118EF"/>
    <w:rsid w:val="00A12F97"/>
    <w:rsid w:val="00A1489C"/>
    <w:rsid w:val="00A15AD2"/>
    <w:rsid w:val="00A16554"/>
    <w:rsid w:val="00A17C4F"/>
    <w:rsid w:val="00A2198F"/>
    <w:rsid w:val="00A22233"/>
    <w:rsid w:val="00A22358"/>
    <w:rsid w:val="00A232C3"/>
    <w:rsid w:val="00A24D9E"/>
    <w:rsid w:val="00A2501D"/>
    <w:rsid w:val="00A26DC4"/>
    <w:rsid w:val="00A310B8"/>
    <w:rsid w:val="00A312EB"/>
    <w:rsid w:val="00A33405"/>
    <w:rsid w:val="00A36DD5"/>
    <w:rsid w:val="00A379B6"/>
    <w:rsid w:val="00A42E75"/>
    <w:rsid w:val="00A43029"/>
    <w:rsid w:val="00A4360E"/>
    <w:rsid w:val="00A504F4"/>
    <w:rsid w:val="00A51765"/>
    <w:rsid w:val="00A51A3F"/>
    <w:rsid w:val="00A52832"/>
    <w:rsid w:val="00A53F85"/>
    <w:rsid w:val="00A54881"/>
    <w:rsid w:val="00A5570F"/>
    <w:rsid w:val="00A5645F"/>
    <w:rsid w:val="00A56A09"/>
    <w:rsid w:val="00A60F86"/>
    <w:rsid w:val="00A611E5"/>
    <w:rsid w:val="00A64461"/>
    <w:rsid w:val="00A66A77"/>
    <w:rsid w:val="00A67313"/>
    <w:rsid w:val="00A67A0F"/>
    <w:rsid w:val="00A71FE3"/>
    <w:rsid w:val="00A779DD"/>
    <w:rsid w:val="00A800C7"/>
    <w:rsid w:val="00A8031A"/>
    <w:rsid w:val="00A8206E"/>
    <w:rsid w:val="00A84A3D"/>
    <w:rsid w:val="00A8520D"/>
    <w:rsid w:val="00A87EA4"/>
    <w:rsid w:val="00A908BA"/>
    <w:rsid w:val="00A92CBC"/>
    <w:rsid w:val="00A9422C"/>
    <w:rsid w:val="00A9587A"/>
    <w:rsid w:val="00A9737B"/>
    <w:rsid w:val="00AA199A"/>
    <w:rsid w:val="00AA3B8C"/>
    <w:rsid w:val="00AA49EB"/>
    <w:rsid w:val="00AA63E7"/>
    <w:rsid w:val="00AB1838"/>
    <w:rsid w:val="00AB7792"/>
    <w:rsid w:val="00AC3F86"/>
    <w:rsid w:val="00AD0264"/>
    <w:rsid w:val="00AD22B5"/>
    <w:rsid w:val="00AD4AD3"/>
    <w:rsid w:val="00AE0C96"/>
    <w:rsid w:val="00AE1D02"/>
    <w:rsid w:val="00AE2073"/>
    <w:rsid w:val="00AE3BF3"/>
    <w:rsid w:val="00AE6445"/>
    <w:rsid w:val="00AF0676"/>
    <w:rsid w:val="00AF12E4"/>
    <w:rsid w:val="00AF2C1E"/>
    <w:rsid w:val="00AF5588"/>
    <w:rsid w:val="00AF7049"/>
    <w:rsid w:val="00AF7E15"/>
    <w:rsid w:val="00B003DD"/>
    <w:rsid w:val="00B0175D"/>
    <w:rsid w:val="00B02A18"/>
    <w:rsid w:val="00B03448"/>
    <w:rsid w:val="00B054DC"/>
    <w:rsid w:val="00B10CA3"/>
    <w:rsid w:val="00B13407"/>
    <w:rsid w:val="00B15334"/>
    <w:rsid w:val="00B15435"/>
    <w:rsid w:val="00B1652E"/>
    <w:rsid w:val="00B16761"/>
    <w:rsid w:val="00B20324"/>
    <w:rsid w:val="00B21C71"/>
    <w:rsid w:val="00B2295A"/>
    <w:rsid w:val="00B238BF"/>
    <w:rsid w:val="00B23B38"/>
    <w:rsid w:val="00B240AD"/>
    <w:rsid w:val="00B256EF"/>
    <w:rsid w:val="00B26A6E"/>
    <w:rsid w:val="00B30C5B"/>
    <w:rsid w:val="00B31774"/>
    <w:rsid w:val="00B3193A"/>
    <w:rsid w:val="00B320B9"/>
    <w:rsid w:val="00B338C5"/>
    <w:rsid w:val="00B33F59"/>
    <w:rsid w:val="00B342BC"/>
    <w:rsid w:val="00B35D1B"/>
    <w:rsid w:val="00B36342"/>
    <w:rsid w:val="00B368E2"/>
    <w:rsid w:val="00B370DD"/>
    <w:rsid w:val="00B411D5"/>
    <w:rsid w:val="00B416D8"/>
    <w:rsid w:val="00B42958"/>
    <w:rsid w:val="00B43C46"/>
    <w:rsid w:val="00B4695A"/>
    <w:rsid w:val="00B46986"/>
    <w:rsid w:val="00B50A13"/>
    <w:rsid w:val="00B54516"/>
    <w:rsid w:val="00B54527"/>
    <w:rsid w:val="00B54C59"/>
    <w:rsid w:val="00B55A99"/>
    <w:rsid w:val="00B56A88"/>
    <w:rsid w:val="00B65063"/>
    <w:rsid w:val="00B667FE"/>
    <w:rsid w:val="00B66A77"/>
    <w:rsid w:val="00B66D58"/>
    <w:rsid w:val="00B733B2"/>
    <w:rsid w:val="00B8269F"/>
    <w:rsid w:val="00B83969"/>
    <w:rsid w:val="00B83DF7"/>
    <w:rsid w:val="00B84F72"/>
    <w:rsid w:val="00B90018"/>
    <w:rsid w:val="00B963A1"/>
    <w:rsid w:val="00BA0BDA"/>
    <w:rsid w:val="00BA1AFD"/>
    <w:rsid w:val="00BA263E"/>
    <w:rsid w:val="00BA3662"/>
    <w:rsid w:val="00BA5099"/>
    <w:rsid w:val="00BA5250"/>
    <w:rsid w:val="00BA5992"/>
    <w:rsid w:val="00BA7D5E"/>
    <w:rsid w:val="00BB0351"/>
    <w:rsid w:val="00BB2566"/>
    <w:rsid w:val="00BB50E7"/>
    <w:rsid w:val="00BC3EF9"/>
    <w:rsid w:val="00BC4D4C"/>
    <w:rsid w:val="00BC6E38"/>
    <w:rsid w:val="00BD501C"/>
    <w:rsid w:val="00BD57DC"/>
    <w:rsid w:val="00BD5B83"/>
    <w:rsid w:val="00BD7890"/>
    <w:rsid w:val="00BD7B91"/>
    <w:rsid w:val="00BE174D"/>
    <w:rsid w:val="00BE3945"/>
    <w:rsid w:val="00BE3EFE"/>
    <w:rsid w:val="00BE5DBF"/>
    <w:rsid w:val="00BE6C3E"/>
    <w:rsid w:val="00BF1561"/>
    <w:rsid w:val="00BF3573"/>
    <w:rsid w:val="00BF3C98"/>
    <w:rsid w:val="00BF4877"/>
    <w:rsid w:val="00BF52E5"/>
    <w:rsid w:val="00BF5B27"/>
    <w:rsid w:val="00BF72A6"/>
    <w:rsid w:val="00BF7B1D"/>
    <w:rsid w:val="00C009A2"/>
    <w:rsid w:val="00C00DDE"/>
    <w:rsid w:val="00C01D34"/>
    <w:rsid w:val="00C0449D"/>
    <w:rsid w:val="00C04FE1"/>
    <w:rsid w:val="00C0741B"/>
    <w:rsid w:val="00C07947"/>
    <w:rsid w:val="00C1340C"/>
    <w:rsid w:val="00C1642B"/>
    <w:rsid w:val="00C17078"/>
    <w:rsid w:val="00C219A7"/>
    <w:rsid w:val="00C22352"/>
    <w:rsid w:val="00C262D9"/>
    <w:rsid w:val="00C26902"/>
    <w:rsid w:val="00C312E5"/>
    <w:rsid w:val="00C3347C"/>
    <w:rsid w:val="00C3364C"/>
    <w:rsid w:val="00C356CA"/>
    <w:rsid w:val="00C36F3F"/>
    <w:rsid w:val="00C3798A"/>
    <w:rsid w:val="00C37F80"/>
    <w:rsid w:val="00C41F4D"/>
    <w:rsid w:val="00C42A47"/>
    <w:rsid w:val="00C4370A"/>
    <w:rsid w:val="00C43F1D"/>
    <w:rsid w:val="00C4481F"/>
    <w:rsid w:val="00C47DD4"/>
    <w:rsid w:val="00C506D6"/>
    <w:rsid w:val="00C52136"/>
    <w:rsid w:val="00C52917"/>
    <w:rsid w:val="00C5325F"/>
    <w:rsid w:val="00C54ACC"/>
    <w:rsid w:val="00C54D8E"/>
    <w:rsid w:val="00C554DC"/>
    <w:rsid w:val="00C57378"/>
    <w:rsid w:val="00C57986"/>
    <w:rsid w:val="00C61C65"/>
    <w:rsid w:val="00C61FFE"/>
    <w:rsid w:val="00C628CD"/>
    <w:rsid w:val="00C63180"/>
    <w:rsid w:val="00C63576"/>
    <w:rsid w:val="00C636C8"/>
    <w:rsid w:val="00C63DA8"/>
    <w:rsid w:val="00C64CB0"/>
    <w:rsid w:val="00C66500"/>
    <w:rsid w:val="00C6651A"/>
    <w:rsid w:val="00C70705"/>
    <w:rsid w:val="00C709C4"/>
    <w:rsid w:val="00C73007"/>
    <w:rsid w:val="00C7FA2B"/>
    <w:rsid w:val="00C80CD1"/>
    <w:rsid w:val="00C820DF"/>
    <w:rsid w:val="00C82C46"/>
    <w:rsid w:val="00C83066"/>
    <w:rsid w:val="00C833CA"/>
    <w:rsid w:val="00C83D73"/>
    <w:rsid w:val="00C96DF5"/>
    <w:rsid w:val="00CA2BB4"/>
    <w:rsid w:val="00CA3492"/>
    <w:rsid w:val="00CA5F5C"/>
    <w:rsid w:val="00CA7078"/>
    <w:rsid w:val="00CA75A6"/>
    <w:rsid w:val="00CC0A17"/>
    <w:rsid w:val="00CC2160"/>
    <w:rsid w:val="00CC23D7"/>
    <w:rsid w:val="00CC3000"/>
    <w:rsid w:val="00CC3190"/>
    <w:rsid w:val="00CC6DE1"/>
    <w:rsid w:val="00CD081E"/>
    <w:rsid w:val="00CD192B"/>
    <w:rsid w:val="00CD6C46"/>
    <w:rsid w:val="00CD7AFC"/>
    <w:rsid w:val="00CE193F"/>
    <w:rsid w:val="00CE39F5"/>
    <w:rsid w:val="00CF039C"/>
    <w:rsid w:val="00CF1596"/>
    <w:rsid w:val="00CF27E6"/>
    <w:rsid w:val="00CF34F2"/>
    <w:rsid w:val="00CF6848"/>
    <w:rsid w:val="00D00794"/>
    <w:rsid w:val="00D007B4"/>
    <w:rsid w:val="00D0290A"/>
    <w:rsid w:val="00D03BFE"/>
    <w:rsid w:val="00D04C3A"/>
    <w:rsid w:val="00D05B0B"/>
    <w:rsid w:val="00D1324D"/>
    <w:rsid w:val="00D13E20"/>
    <w:rsid w:val="00D14B8A"/>
    <w:rsid w:val="00D151F3"/>
    <w:rsid w:val="00D155A9"/>
    <w:rsid w:val="00D15679"/>
    <w:rsid w:val="00D15889"/>
    <w:rsid w:val="00D16A14"/>
    <w:rsid w:val="00D17BEE"/>
    <w:rsid w:val="00D21161"/>
    <w:rsid w:val="00D255B2"/>
    <w:rsid w:val="00D25B9A"/>
    <w:rsid w:val="00D320DA"/>
    <w:rsid w:val="00D32FDF"/>
    <w:rsid w:val="00D34158"/>
    <w:rsid w:val="00D35089"/>
    <w:rsid w:val="00D36412"/>
    <w:rsid w:val="00D37DDE"/>
    <w:rsid w:val="00D40E95"/>
    <w:rsid w:val="00D43214"/>
    <w:rsid w:val="00D442B3"/>
    <w:rsid w:val="00D46E96"/>
    <w:rsid w:val="00D474AB"/>
    <w:rsid w:val="00D47F3E"/>
    <w:rsid w:val="00D51DF5"/>
    <w:rsid w:val="00D55A27"/>
    <w:rsid w:val="00D61B1A"/>
    <w:rsid w:val="00D61B8B"/>
    <w:rsid w:val="00D64242"/>
    <w:rsid w:val="00D652E7"/>
    <w:rsid w:val="00D70FCF"/>
    <w:rsid w:val="00D71FC1"/>
    <w:rsid w:val="00D720EA"/>
    <w:rsid w:val="00D752B9"/>
    <w:rsid w:val="00D76AEC"/>
    <w:rsid w:val="00D81D5F"/>
    <w:rsid w:val="00D83541"/>
    <w:rsid w:val="00D84E23"/>
    <w:rsid w:val="00D85626"/>
    <w:rsid w:val="00D867D0"/>
    <w:rsid w:val="00D868D0"/>
    <w:rsid w:val="00D86A73"/>
    <w:rsid w:val="00D86F54"/>
    <w:rsid w:val="00D900E9"/>
    <w:rsid w:val="00D91210"/>
    <w:rsid w:val="00D91413"/>
    <w:rsid w:val="00D94BB4"/>
    <w:rsid w:val="00D95BC1"/>
    <w:rsid w:val="00DA6A62"/>
    <w:rsid w:val="00DB1788"/>
    <w:rsid w:val="00DB5B49"/>
    <w:rsid w:val="00DC1713"/>
    <w:rsid w:val="00DC3DF4"/>
    <w:rsid w:val="00DC61C9"/>
    <w:rsid w:val="00DD0A62"/>
    <w:rsid w:val="00DD23CD"/>
    <w:rsid w:val="00DD49D3"/>
    <w:rsid w:val="00DD4D55"/>
    <w:rsid w:val="00DD50E3"/>
    <w:rsid w:val="00DD5C40"/>
    <w:rsid w:val="00DE2E12"/>
    <w:rsid w:val="00DE4814"/>
    <w:rsid w:val="00DE4C20"/>
    <w:rsid w:val="00DE589D"/>
    <w:rsid w:val="00DE5C22"/>
    <w:rsid w:val="00DE77BC"/>
    <w:rsid w:val="00DF1FAB"/>
    <w:rsid w:val="00DF32F9"/>
    <w:rsid w:val="00DF3829"/>
    <w:rsid w:val="00DF5E7C"/>
    <w:rsid w:val="00DF6450"/>
    <w:rsid w:val="00DF677F"/>
    <w:rsid w:val="00E005AB"/>
    <w:rsid w:val="00E00F73"/>
    <w:rsid w:val="00E01E88"/>
    <w:rsid w:val="00E028CD"/>
    <w:rsid w:val="00E02A6F"/>
    <w:rsid w:val="00E038B2"/>
    <w:rsid w:val="00E03C41"/>
    <w:rsid w:val="00E05EBA"/>
    <w:rsid w:val="00E07A49"/>
    <w:rsid w:val="00E10BF7"/>
    <w:rsid w:val="00E11361"/>
    <w:rsid w:val="00E11423"/>
    <w:rsid w:val="00E1171B"/>
    <w:rsid w:val="00E11AD9"/>
    <w:rsid w:val="00E12031"/>
    <w:rsid w:val="00E13600"/>
    <w:rsid w:val="00E13A98"/>
    <w:rsid w:val="00E142D6"/>
    <w:rsid w:val="00E14464"/>
    <w:rsid w:val="00E15A3E"/>
    <w:rsid w:val="00E15DE5"/>
    <w:rsid w:val="00E16E31"/>
    <w:rsid w:val="00E17DF9"/>
    <w:rsid w:val="00E24DC3"/>
    <w:rsid w:val="00E26336"/>
    <w:rsid w:val="00E3092A"/>
    <w:rsid w:val="00E323C4"/>
    <w:rsid w:val="00E32CB3"/>
    <w:rsid w:val="00E32E42"/>
    <w:rsid w:val="00E352EB"/>
    <w:rsid w:val="00E3726A"/>
    <w:rsid w:val="00E4234C"/>
    <w:rsid w:val="00E438F3"/>
    <w:rsid w:val="00E46FFA"/>
    <w:rsid w:val="00E501CA"/>
    <w:rsid w:val="00E51C3B"/>
    <w:rsid w:val="00E51D11"/>
    <w:rsid w:val="00E525C4"/>
    <w:rsid w:val="00E56CF5"/>
    <w:rsid w:val="00E60A5B"/>
    <w:rsid w:val="00E6105A"/>
    <w:rsid w:val="00E61F33"/>
    <w:rsid w:val="00E64977"/>
    <w:rsid w:val="00E64F7C"/>
    <w:rsid w:val="00E67275"/>
    <w:rsid w:val="00E703AC"/>
    <w:rsid w:val="00E726B1"/>
    <w:rsid w:val="00E74107"/>
    <w:rsid w:val="00E76D5A"/>
    <w:rsid w:val="00E76FAD"/>
    <w:rsid w:val="00E77641"/>
    <w:rsid w:val="00E7791E"/>
    <w:rsid w:val="00E8249A"/>
    <w:rsid w:val="00E84B43"/>
    <w:rsid w:val="00E87BD9"/>
    <w:rsid w:val="00E9237F"/>
    <w:rsid w:val="00EA215D"/>
    <w:rsid w:val="00EA2608"/>
    <w:rsid w:val="00EA26B7"/>
    <w:rsid w:val="00EA321F"/>
    <w:rsid w:val="00EA4FB0"/>
    <w:rsid w:val="00EA6B80"/>
    <w:rsid w:val="00EB0160"/>
    <w:rsid w:val="00EB46FB"/>
    <w:rsid w:val="00EB4B02"/>
    <w:rsid w:val="00EB52BF"/>
    <w:rsid w:val="00EB55F1"/>
    <w:rsid w:val="00EB7333"/>
    <w:rsid w:val="00EC16F5"/>
    <w:rsid w:val="00ED317F"/>
    <w:rsid w:val="00ED5ADE"/>
    <w:rsid w:val="00ED6603"/>
    <w:rsid w:val="00ED6824"/>
    <w:rsid w:val="00EE4A58"/>
    <w:rsid w:val="00EF7855"/>
    <w:rsid w:val="00F01728"/>
    <w:rsid w:val="00F035EE"/>
    <w:rsid w:val="00F05C28"/>
    <w:rsid w:val="00F06249"/>
    <w:rsid w:val="00F07243"/>
    <w:rsid w:val="00F131E1"/>
    <w:rsid w:val="00F1442C"/>
    <w:rsid w:val="00F15E77"/>
    <w:rsid w:val="00F2039D"/>
    <w:rsid w:val="00F20632"/>
    <w:rsid w:val="00F20F3D"/>
    <w:rsid w:val="00F211AD"/>
    <w:rsid w:val="00F22B3A"/>
    <w:rsid w:val="00F2342E"/>
    <w:rsid w:val="00F25AEC"/>
    <w:rsid w:val="00F26525"/>
    <w:rsid w:val="00F300CA"/>
    <w:rsid w:val="00F3215A"/>
    <w:rsid w:val="00F32E1A"/>
    <w:rsid w:val="00F3601A"/>
    <w:rsid w:val="00F3680B"/>
    <w:rsid w:val="00F416E4"/>
    <w:rsid w:val="00F41E33"/>
    <w:rsid w:val="00F42D66"/>
    <w:rsid w:val="00F456A0"/>
    <w:rsid w:val="00F460CE"/>
    <w:rsid w:val="00F47D62"/>
    <w:rsid w:val="00F50481"/>
    <w:rsid w:val="00F50A14"/>
    <w:rsid w:val="00F50EB0"/>
    <w:rsid w:val="00F532AE"/>
    <w:rsid w:val="00F53B8A"/>
    <w:rsid w:val="00F55CA0"/>
    <w:rsid w:val="00F6280A"/>
    <w:rsid w:val="00F64929"/>
    <w:rsid w:val="00F661C4"/>
    <w:rsid w:val="00F6651B"/>
    <w:rsid w:val="00F70F05"/>
    <w:rsid w:val="00F71CA2"/>
    <w:rsid w:val="00F71E01"/>
    <w:rsid w:val="00F728F9"/>
    <w:rsid w:val="00F72CF3"/>
    <w:rsid w:val="00F731C8"/>
    <w:rsid w:val="00F7588C"/>
    <w:rsid w:val="00F77112"/>
    <w:rsid w:val="00F77672"/>
    <w:rsid w:val="00F808F3"/>
    <w:rsid w:val="00F81CAC"/>
    <w:rsid w:val="00F8378D"/>
    <w:rsid w:val="00F84E06"/>
    <w:rsid w:val="00F86B38"/>
    <w:rsid w:val="00F870FF"/>
    <w:rsid w:val="00F87D0C"/>
    <w:rsid w:val="00F906E5"/>
    <w:rsid w:val="00F91B84"/>
    <w:rsid w:val="00F939F3"/>
    <w:rsid w:val="00F9401E"/>
    <w:rsid w:val="00F9441D"/>
    <w:rsid w:val="00F945ED"/>
    <w:rsid w:val="00F94FBB"/>
    <w:rsid w:val="00F975F3"/>
    <w:rsid w:val="00F97E11"/>
    <w:rsid w:val="00FA012F"/>
    <w:rsid w:val="00FA0AF2"/>
    <w:rsid w:val="00FA0BF4"/>
    <w:rsid w:val="00FA3051"/>
    <w:rsid w:val="00FA30BD"/>
    <w:rsid w:val="00FA3EEA"/>
    <w:rsid w:val="00FA43CA"/>
    <w:rsid w:val="00FB08DB"/>
    <w:rsid w:val="00FB3FF3"/>
    <w:rsid w:val="00FC512A"/>
    <w:rsid w:val="00FC563F"/>
    <w:rsid w:val="00FC788B"/>
    <w:rsid w:val="00FD0EE8"/>
    <w:rsid w:val="00FD19D1"/>
    <w:rsid w:val="00FD32AD"/>
    <w:rsid w:val="00FD3B5C"/>
    <w:rsid w:val="00FD3D9F"/>
    <w:rsid w:val="00FD41B9"/>
    <w:rsid w:val="00FD4F0F"/>
    <w:rsid w:val="00FD737F"/>
    <w:rsid w:val="00FE0F0E"/>
    <w:rsid w:val="00FE1897"/>
    <w:rsid w:val="00FE2489"/>
    <w:rsid w:val="00FE24E4"/>
    <w:rsid w:val="00FE3B43"/>
    <w:rsid w:val="00FE586F"/>
    <w:rsid w:val="00FF1845"/>
    <w:rsid w:val="00FF267C"/>
    <w:rsid w:val="00FF37E8"/>
    <w:rsid w:val="00FF6729"/>
    <w:rsid w:val="0117E17E"/>
    <w:rsid w:val="01286704"/>
    <w:rsid w:val="017146F9"/>
    <w:rsid w:val="01C27650"/>
    <w:rsid w:val="01E8354A"/>
    <w:rsid w:val="02204548"/>
    <w:rsid w:val="022D7662"/>
    <w:rsid w:val="0237467D"/>
    <w:rsid w:val="026F5A6E"/>
    <w:rsid w:val="02A77B61"/>
    <w:rsid w:val="02B59DD8"/>
    <w:rsid w:val="02E6AD00"/>
    <w:rsid w:val="03287CCC"/>
    <w:rsid w:val="039B5562"/>
    <w:rsid w:val="04341BEA"/>
    <w:rsid w:val="043D7F0F"/>
    <w:rsid w:val="04D661DF"/>
    <w:rsid w:val="05012873"/>
    <w:rsid w:val="050F7CD6"/>
    <w:rsid w:val="050FEE46"/>
    <w:rsid w:val="05B6780D"/>
    <w:rsid w:val="06452DF7"/>
    <w:rsid w:val="064F04A5"/>
    <w:rsid w:val="06878BF3"/>
    <w:rsid w:val="07219A94"/>
    <w:rsid w:val="0749670E"/>
    <w:rsid w:val="077A3ECD"/>
    <w:rsid w:val="07A94BC7"/>
    <w:rsid w:val="07BA9A1B"/>
    <w:rsid w:val="07C6113E"/>
    <w:rsid w:val="0839510A"/>
    <w:rsid w:val="087E4505"/>
    <w:rsid w:val="08E8AFB7"/>
    <w:rsid w:val="0919255D"/>
    <w:rsid w:val="0942A70E"/>
    <w:rsid w:val="09E8BC3E"/>
    <w:rsid w:val="0A312466"/>
    <w:rsid w:val="0A5C572F"/>
    <w:rsid w:val="0A93314D"/>
    <w:rsid w:val="0AA29CF6"/>
    <w:rsid w:val="0ADE776F"/>
    <w:rsid w:val="0B3630FE"/>
    <w:rsid w:val="0B87CB07"/>
    <w:rsid w:val="0B976660"/>
    <w:rsid w:val="0C450F5B"/>
    <w:rsid w:val="0C5AA21D"/>
    <w:rsid w:val="0C7A47D0"/>
    <w:rsid w:val="0C842D94"/>
    <w:rsid w:val="0C985988"/>
    <w:rsid w:val="0C9FFF20"/>
    <w:rsid w:val="0CCC84FD"/>
    <w:rsid w:val="0D2BF5E5"/>
    <w:rsid w:val="0DC30D99"/>
    <w:rsid w:val="0E1FFDF5"/>
    <w:rsid w:val="0E235AC4"/>
    <w:rsid w:val="0E5A87D0"/>
    <w:rsid w:val="0E8E7CD0"/>
    <w:rsid w:val="0EE66C3E"/>
    <w:rsid w:val="0EF000B3"/>
    <w:rsid w:val="0EF5201F"/>
    <w:rsid w:val="0F45EFE1"/>
    <w:rsid w:val="0FBD7927"/>
    <w:rsid w:val="10320D55"/>
    <w:rsid w:val="10416E95"/>
    <w:rsid w:val="104D8422"/>
    <w:rsid w:val="109F1B07"/>
    <w:rsid w:val="10C0E2BB"/>
    <w:rsid w:val="10E351EE"/>
    <w:rsid w:val="10ED4964"/>
    <w:rsid w:val="10F5778E"/>
    <w:rsid w:val="1156B668"/>
    <w:rsid w:val="1160862B"/>
    <w:rsid w:val="119B5551"/>
    <w:rsid w:val="11BD7687"/>
    <w:rsid w:val="11D9140F"/>
    <w:rsid w:val="122E8303"/>
    <w:rsid w:val="12470408"/>
    <w:rsid w:val="12BC0B94"/>
    <w:rsid w:val="13D51154"/>
    <w:rsid w:val="14137C7E"/>
    <w:rsid w:val="142DE567"/>
    <w:rsid w:val="1457DBF5"/>
    <w:rsid w:val="14B05EF9"/>
    <w:rsid w:val="15A8E239"/>
    <w:rsid w:val="15F65299"/>
    <w:rsid w:val="1655F987"/>
    <w:rsid w:val="16893541"/>
    <w:rsid w:val="16BED8BE"/>
    <w:rsid w:val="173425A1"/>
    <w:rsid w:val="17B6E2D6"/>
    <w:rsid w:val="17CE31B7"/>
    <w:rsid w:val="18DD9F55"/>
    <w:rsid w:val="18EEE4F3"/>
    <w:rsid w:val="191B3EAE"/>
    <w:rsid w:val="1924B61C"/>
    <w:rsid w:val="1960B85E"/>
    <w:rsid w:val="19E21583"/>
    <w:rsid w:val="1A223B2C"/>
    <w:rsid w:val="1A647E62"/>
    <w:rsid w:val="1A90654D"/>
    <w:rsid w:val="1AAD4404"/>
    <w:rsid w:val="1AB5F5B0"/>
    <w:rsid w:val="1ACF646F"/>
    <w:rsid w:val="1AED5A20"/>
    <w:rsid w:val="1B0DC396"/>
    <w:rsid w:val="1B3BF9A9"/>
    <w:rsid w:val="1B643A18"/>
    <w:rsid w:val="1BC7775B"/>
    <w:rsid w:val="1C1572E8"/>
    <w:rsid w:val="1C3E0AEB"/>
    <w:rsid w:val="1C4B8BE5"/>
    <w:rsid w:val="1C7E29CC"/>
    <w:rsid w:val="1D5E6B82"/>
    <w:rsid w:val="1E3C220F"/>
    <w:rsid w:val="1E626D17"/>
    <w:rsid w:val="1E7D1E1F"/>
    <w:rsid w:val="1E95C2BF"/>
    <w:rsid w:val="1F130936"/>
    <w:rsid w:val="1F540416"/>
    <w:rsid w:val="2024A414"/>
    <w:rsid w:val="204301AC"/>
    <w:rsid w:val="20601223"/>
    <w:rsid w:val="20BF34DE"/>
    <w:rsid w:val="20E15C27"/>
    <w:rsid w:val="2113DA68"/>
    <w:rsid w:val="21392AC2"/>
    <w:rsid w:val="213C4B6E"/>
    <w:rsid w:val="215DFFAA"/>
    <w:rsid w:val="21E55E12"/>
    <w:rsid w:val="220B94AF"/>
    <w:rsid w:val="22466C62"/>
    <w:rsid w:val="22A57E13"/>
    <w:rsid w:val="22C24424"/>
    <w:rsid w:val="22F04FE9"/>
    <w:rsid w:val="23FB5D97"/>
    <w:rsid w:val="2429A048"/>
    <w:rsid w:val="247BA38A"/>
    <w:rsid w:val="24CF70F5"/>
    <w:rsid w:val="252DF2E8"/>
    <w:rsid w:val="25530C5A"/>
    <w:rsid w:val="26027B0D"/>
    <w:rsid w:val="2604F006"/>
    <w:rsid w:val="26122D41"/>
    <w:rsid w:val="264B762C"/>
    <w:rsid w:val="26C43396"/>
    <w:rsid w:val="26C6A887"/>
    <w:rsid w:val="26C81093"/>
    <w:rsid w:val="27153719"/>
    <w:rsid w:val="27158C80"/>
    <w:rsid w:val="27E7E3B7"/>
    <w:rsid w:val="27F552D3"/>
    <w:rsid w:val="286DFF38"/>
    <w:rsid w:val="28EC4A09"/>
    <w:rsid w:val="290D82F4"/>
    <w:rsid w:val="2950B37B"/>
    <w:rsid w:val="29AF4775"/>
    <w:rsid w:val="29C77C17"/>
    <w:rsid w:val="2ADED252"/>
    <w:rsid w:val="2B455B31"/>
    <w:rsid w:val="2B5DD59E"/>
    <w:rsid w:val="2BA10625"/>
    <w:rsid w:val="2BBAD131"/>
    <w:rsid w:val="2BC2CDF5"/>
    <w:rsid w:val="2BEDE3AD"/>
    <w:rsid w:val="2C5A91BB"/>
    <w:rsid w:val="2C7F7A61"/>
    <w:rsid w:val="2CAE7CEA"/>
    <w:rsid w:val="2D00D473"/>
    <w:rsid w:val="2D4AB859"/>
    <w:rsid w:val="2D6B4FCE"/>
    <w:rsid w:val="2E235A55"/>
    <w:rsid w:val="2EDA837A"/>
    <w:rsid w:val="2F1996BF"/>
    <w:rsid w:val="2F97B218"/>
    <w:rsid w:val="2FB8318A"/>
    <w:rsid w:val="2FD6DB13"/>
    <w:rsid w:val="302D60DD"/>
    <w:rsid w:val="303CB2E3"/>
    <w:rsid w:val="30CC2A2D"/>
    <w:rsid w:val="312643DB"/>
    <w:rsid w:val="3129B740"/>
    <w:rsid w:val="312C8B1D"/>
    <w:rsid w:val="314E10F2"/>
    <w:rsid w:val="317AACF4"/>
    <w:rsid w:val="3188FB62"/>
    <w:rsid w:val="31C23215"/>
    <w:rsid w:val="31EDA578"/>
    <w:rsid w:val="32259894"/>
    <w:rsid w:val="32631AD4"/>
    <w:rsid w:val="3282359F"/>
    <w:rsid w:val="328D6332"/>
    <w:rsid w:val="32BB6AEB"/>
    <w:rsid w:val="32C53599"/>
    <w:rsid w:val="32EFD24C"/>
    <w:rsid w:val="3303414E"/>
    <w:rsid w:val="3332A6EC"/>
    <w:rsid w:val="336B682F"/>
    <w:rsid w:val="33781E33"/>
    <w:rsid w:val="33962391"/>
    <w:rsid w:val="3396BE75"/>
    <w:rsid w:val="33C5E316"/>
    <w:rsid w:val="33EEA44E"/>
    <w:rsid w:val="343B5915"/>
    <w:rsid w:val="344215BA"/>
    <w:rsid w:val="344A63E3"/>
    <w:rsid w:val="3453CC08"/>
    <w:rsid w:val="3463369F"/>
    <w:rsid w:val="34C5CF47"/>
    <w:rsid w:val="34C80B24"/>
    <w:rsid w:val="34F8B2A4"/>
    <w:rsid w:val="34FC920D"/>
    <w:rsid w:val="3547F206"/>
    <w:rsid w:val="354D3010"/>
    <w:rsid w:val="35F32939"/>
    <w:rsid w:val="378C9E8B"/>
    <w:rsid w:val="3824B41F"/>
    <w:rsid w:val="3829BD74"/>
    <w:rsid w:val="38FED548"/>
    <w:rsid w:val="394635D2"/>
    <w:rsid w:val="396BF46A"/>
    <w:rsid w:val="396E0427"/>
    <w:rsid w:val="3A2BF76D"/>
    <w:rsid w:val="3A551730"/>
    <w:rsid w:val="3A752EB7"/>
    <w:rsid w:val="3B3CEF6D"/>
    <w:rsid w:val="3BA8467D"/>
    <w:rsid w:val="3BDDA6E3"/>
    <w:rsid w:val="3C24F07F"/>
    <w:rsid w:val="3C3F8436"/>
    <w:rsid w:val="3C48AAE8"/>
    <w:rsid w:val="3C6B9A72"/>
    <w:rsid w:val="3C9C01B7"/>
    <w:rsid w:val="3C9EF70F"/>
    <w:rsid w:val="3D02914F"/>
    <w:rsid w:val="3D601D11"/>
    <w:rsid w:val="3DAA855C"/>
    <w:rsid w:val="3E4EABFD"/>
    <w:rsid w:val="3EB9ADD3"/>
    <w:rsid w:val="3ECB6B1F"/>
    <w:rsid w:val="3EDF2EA8"/>
    <w:rsid w:val="4003F230"/>
    <w:rsid w:val="406B0C88"/>
    <w:rsid w:val="40E9A944"/>
    <w:rsid w:val="414F49C7"/>
    <w:rsid w:val="4166F595"/>
    <w:rsid w:val="41A56148"/>
    <w:rsid w:val="41B28691"/>
    <w:rsid w:val="427B7A7B"/>
    <w:rsid w:val="4283FDDF"/>
    <w:rsid w:val="4298A735"/>
    <w:rsid w:val="42A77BDE"/>
    <w:rsid w:val="42AB4033"/>
    <w:rsid w:val="43283B94"/>
    <w:rsid w:val="432EE227"/>
    <w:rsid w:val="43666F60"/>
    <w:rsid w:val="4388E80C"/>
    <w:rsid w:val="43B3F655"/>
    <w:rsid w:val="43C5154C"/>
    <w:rsid w:val="43CD1D20"/>
    <w:rsid w:val="443DCB67"/>
    <w:rsid w:val="44521DFF"/>
    <w:rsid w:val="44619369"/>
    <w:rsid w:val="44BDC4B3"/>
    <w:rsid w:val="44CB4FB2"/>
    <w:rsid w:val="44EADB9B"/>
    <w:rsid w:val="4511FE25"/>
    <w:rsid w:val="451C990D"/>
    <w:rsid w:val="45275545"/>
    <w:rsid w:val="455A0C92"/>
    <w:rsid w:val="45765B7E"/>
    <w:rsid w:val="4581163D"/>
    <w:rsid w:val="45993875"/>
    <w:rsid w:val="45A19998"/>
    <w:rsid w:val="45B6831A"/>
    <w:rsid w:val="46018869"/>
    <w:rsid w:val="46256993"/>
    <w:rsid w:val="464B058A"/>
    <w:rsid w:val="4675DBAB"/>
    <w:rsid w:val="468E9982"/>
    <w:rsid w:val="472A1810"/>
    <w:rsid w:val="4735B18F"/>
    <w:rsid w:val="473B453B"/>
    <w:rsid w:val="473EDC77"/>
    <w:rsid w:val="476B8665"/>
    <w:rsid w:val="4770D46C"/>
    <w:rsid w:val="4789539F"/>
    <w:rsid w:val="47A1AD37"/>
    <w:rsid w:val="48759D20"/>
    <w:rsid w:val="487EEDB1"/>
    <w:rsid w:val="48E1EDF1"/>
    <w:rsid w:val="48E564D9"/>
    <w:rsid w:val="49919A7D"/>
    <w:rsid w:val="499E23AB"/>
    <w:rsid w:val="49F31D65"/>
    <w:rsid w:val="4B8C2751"/>
    <w:rsid w:val="4BA62701"/>
    <w:rsid w:val="4BD9C750"/>
    <w:rsid w:val="4C47C0AD"/>
    <w:rsid w:val="4C65C1E4"/>
    <w:rsid w:val="4CB2A393"/>
    <w:rsid w:val="4CDD4335"/>
    <w:rsid w:val="4D072B4F"/>
    <w:rsid w:val="4D441955"/>
    <w:rsid w:val="4D85C245"/>
    <w:rsid w:val="4D94E2C0"/>
    <w:rsid w:val="4D959F24"/>
    <w:rsid w:val="4E1895F2"/>
    <w:rsid w:val="4E6257E7"/>
    <w:rsid w:val="5044C51F"/>
    <w:rsid w:val="509E25AF"/>
    <w:rsid w:val="5100EC35"/>
    <w:rsid w:val="51F0EB99"/>
    <w:rsid w:val="53298892"/>
    <w:rsid w:val="5385D077"/>
    <w:rsid w:val="53EE9EBF"/>
    <w:rsid w:val="54513C1F"/>
    <w:rsid w:val="54963C65"/>
    <w:rsid w:val="5569F8F4"/>
    <w:rsid w:val="556C5943"/>
    <w:rsid w:val="55BA021D"/>
    <w:rsid w:val="55C8A78F"/>
    <w:rsid w:val="55E0BFB3"/>
    <w:rsid w:val="55E501F2"/>
    <w:rsid w:val="56140603"/>
    <w:rsid w:val="565FDC88"/>
    <w:rsid w:val="568248D4"/>
    <w:rsid w:val="56886BEA"/>
    <w:rsid w:val="56D2ABFE"/>
    <w:rsid w:val="57245D23"/>
    <w:rsid w:val="5725D9F5"/>
    <w:rsid w:val="573BD7E4"/>
    <w:rsid w:val="5781AA2F"/>
    <w:rsid w:val="5851B578"/>
    <w:rsid w:val="586C7FA3"/>
    <w:rsid w:val="58942FBD"/>
    <w:rsid w:val="589B2D62"/>
    <w:rsid w:val="58CDAE87"/>
    <w:rsid w:val="58D7A845"/>
    <w:rsid w:val="58E1AAAF"/>
    <w:rsid w:val="591D935C"/>
    <w:rsid w:val="592DEEE7"/>
    <w:rsid w:val="59EC12FC"/>
    <w:rsid w:val="5A9F6F8E"/>
    <w:rsid w:val="5AB89A4A"/>
    <w:rsid w:val="5ABFF33D"/>
    <w:rsid w:val="5AE33660"/>
    <w:rsid w:val="5B1CCB05"/>
    <w:rsid w:val="5B4244C0"/>
    <w:rsid w:val="5B61AF33"/>
    <w:rsid w:val="5B6E1E00"/>
    <w:rsid w:val="5B9C7BDB"/>
    <w:rsid w:val="5C037980"/>
    <w:rsid w:val="5C194B71"/>
    <w:rsid w:val="5C1E3BFF"/>
    <w:rsid w:val="5C5678DD"/>
    <w:rsid w:val="5CB20BAE"/>
    <w:rsid w:val="5CCA3441"/>
    <w:rsid w:val="5CCF6C88"/>
    <w:rsid w:val="5D30122B"/>
    <w:rsid w:val="5DAB056E"/>
    <w:rsid w:val="5DCD153F"/>
    <w:rsid w:val="5E1E691F"/>
    <w:rsid w:val="5E5351B0"/>
    <w:rsid w:val="5EE4AEA6"/>
    <w:rsid w:val="5F0227F0"/>
    <w:rsid w:val="5F61932B"/>
    <w:rsid w:val="5F94A99A"/>
    <w:rsid w:val="602C13A9"/>
    <w:rsid w:val="60900E4A"/>
    <w:rsid w:val="60A08902"/>
    <w:rsid w:val="60B8B81C"/>
    <w:rsid w:val="611B117D"/>
    <w:rsid w:val="6144C618"/>
    <w:rsid w:val="6163F474"/>
    <w:rsid w:val="6164ECA0"/>
    <w:rsid w:val="625622D5"/>
    <w:rsid w:val="6311A462"/>
    <w:rsid w:val="638716CB"/>
    <w:rsid w:val="63AA79F9"/>
    <w:rsid w:val="6459A476"/>
    <w:rsid w:val="65CF3FB0"/>
    <w:rsid w:val="65EAC2C1"/>
    <w:rsid w:val="6630D5DF"/>
    <w:rsid w:val="663FC597"/>
    <w:rsid w:val="66C5B720"/>
    <w:rsid w:val="66FBD7E4"/>
    <w:rsid w:val="6708D97B"/>
    <w:rsid w:val="672CF875"/>
    <w:rsid w:val="67447CF2"/>
    <w:rsid w:val="6761EDEA"/>
    <w:rsid w:val="67CDA5B3"/>
    <w:rsid w:val="67FB2E19"/>
    <w:rsid w:val="6807EAEF"/>
    <w:rsid w:val="68251E80"/>
    <w:rsid w:val="6857D411"/>
    <w:rsid w:val="688B90EC"/>
    <w:rsid w:val="68C95B7F"/>
    <w:rsid w:val="697F53DF"/>
    <w:rsid w:val="699AA21A"/>
    <w:rsid w:val="69AC4638"/>
    <w:rsid w:val="69F81EB7"/>
    <w:rsid w:val="6A5C0AB6"/>
    <w:rsid w:val="6A898876"/>
    <w:rsid w:val="6AB9E011"/>
    <w:rsid w:val="6ACAFE98"/>
    <w:rsid w:val="6B477B7C"/>
    <w:rsid w:val="6B49A5EC"/>
    <w:rsid w:val="6B8484E5"/>
    <w:rsid w:val="6C236099"/>
    <w:rsid w:val="6C41C6F4"/>
    <w:rsid w:val="6C552A86"/>
    <w:rsid w:val="6C67DF75"/>
    <w:rsid w:val="6CBC8EDF"/>
    <w:rsid w:val="6D0EE892"/>
    <w:rsid w:val="6D1B2AA3"/>
    <w:rsid w:val="6D641D45"/>
    <w:rsid w:val="6D7B68FB"/>
    <w:rsid w:val="6D8B63E3"/>
    <w:rsid w:val="6D910EE0"/>
    <w:rsid w:val="6D938ED9"/>
    <w:rsid w:val="6DA067E7"/>
    <w:rsid w:val="6DB1D6A4"/>
    <w:rsid w:val="6DC0F531"/>
    <w:rsid w:val="6DCFB8C2"/>
    <w:rsid w:val="6E66A92C"/>
    <w:rsid w:val="6E70F025"/>
    <w:rsid w:val="6E8A8BBC"/>
    <w:rsid w:val="6EF323FE"/>
    <w:rsid w:val="6F3C1C0F"/>
    <w:rsid w:val="6FAF7D90"/>
    <w:rsid w:val="7058D617"/>
    <w:rsid w:val="70BFEE36"/>
    <w:rsid w:val="70E88041"/>
    <w:rsid w:val="712915EB"/>
    <w:rsid w:val="71340B52"/>
    <w:rsid w:val="724BD24B"/>
    <w:rsid w:val="725D0406"/>
    <w:rsid w:val="72F75836"/>
    <w:rsid w:val="730D0DC8"/>
    <w:rsid w:val="735E9430"/>
    <w:rsid w:val="736730E5"/>
    <w:rsid w:val="7379F532"/>
    <w:rsid w:val="742E42F6"/>
    <w:rsid w:val="744F7022"/>
    <w:rsid w:val="74662B8A"/>
    <w:rsid w:val="7468997B"/>
    <w:rsid w:val="74E985E1"/>
    <w:rsid w:val="750B0552"/>
    <w:rsid w:val="756DA1FD"/>
    <w:rsid w:val="759BEFDD"/>
    <w:rsid w:val="75D61329"/>
    <w:rsid w:val="7622C146"/>
    <w:rsid w:val="762BA388"/>
    <w:rsid w:val="764DF3B7"/>
    <w:rsid w:val="76500F2B"/>
    <w:rsid w:val="76546B7E"/>
    <w:rsid w:val="7690AEB1"/>
    <w:rsid w:val="76BF30C4"/>
    <w:rsid w:val="7756D0A7"/>
    <w:rsid w:val="77670D2E"/>
    <w:rsid w:val="782A2132"/>
    <w:rsid w:val="782D1806"/>
    <w:rsid w:val="783D24E8"/>
    <w:rsid w:val="78DB5599"/>
    <w:rsid w:val="78E375A9"/>
    <w:rsid w:val="78F2A108"/>
    <w:rsid w:val="78FA71FC"/>
    <w:rsid w:val="7945B7A3"/>
    <w:rsid w:val="7945E979"/>
    <w:rsid w:val="794FE24A"/>
    <w:rsid w:val="79769F28"/>
    <w:rsid w:val="799577A9"/>
    <w:rsid w:val="79D643D2"/>
    <w:rsid w:val="7A0D2FE8"/>
    <w:rsid w:val="7A3AE693"/>
    <w:rsid w:val="7A51AEDA"/>
    <w:rsid w:val="7A70A2B0"/>
    <w:rsid w:val="7A8E7169"/>
    <w:rsid w:val="7B1DB9EB"/>
    <w:rsid w:val="7B936F33"/>
    <w:rsid w:val="7C4D2B5B"/>
    <w:rsid w:val="7C5AE1BC"/>
    <w:rsid w:val="7C9D61A2"/>
    <w:rsid w:val="7CB3F00E"/>
    <w:rsid w:val="7DB44ECC"/>
    <w:rsid w:val="7DF5E228"/>
    <w:rsid w:val="7E241093"/>
    <w:rsid w:val="7E42BB32"/>
    <w:rsid w:val="7E4F7696"/>
    <w:rsid w:val="7E7CB6CB"/>
    <w:rsid w:val="7F0C22EC"/>
    <w:rsid w:val="7FACCB97"/>
    <w:rsid w:val="7FCB90D3"/>
    <w:rsid w:val="7FD63B58"/>
    <w:rsid w:val="7FEB90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B81C"/>
  <w15:chartTrackingRefBased/>
  <w15:docId w15:val="{97E953DC-CFAE-499D-80A1-1EAD7B11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0B2"/>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4240B2"/>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4240B2"/>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4240B2"/>
    <w:pPr>
      <w:outlineLvl w:val="2"/>
    </w:pPr>
    <w:rPr>
      <w:b/>
      <w:bCs/>
      <w:sz w:val="22"/>
      <w:szCs w:val="24"/>
    </w:rPr>
  </w:style>
  <w:style w:type="paragraph" w:styleId="Heading4">
    <w:name w:val="heading 4"/>
    <w:basedOn w:val="Normal"/>
    <w:next w:val="Normal"/>
    <w:link w:val="Heading4Char"/>
    <w:uiPriority w:val="9"/>
    <w:unhideWhenUsed/>
    <w:qFormat/>
    <w:rsid w:val="004240B2"/>
    <w:pPr>
      <w:outlineLvl w:val="3"/>
    </w:pPr>
    <w:rPr>
      <w:b/>
      <w:bCs/>
      <w:i/>
      <w:iCs/>
    </w:rPr>
  </w:style>
  <w:style w:type="paragraph" w:styleId="Heading5">
    <w:name w:val="heading 5"/>
    <w:basedOn w:val="Normal"/>
    <w:next w:val="NormalIndent"/>
    <w:link w:val="Heading5Char"/>
    <w:autoRedefine/>
    <w:qFormat/>
    <w:rsid w:val="00E005AB"/>
    <w:pPr>
      <w:numPr>
        <w:ilvl w:val="4"/>
        <w:numId w:val="15"/>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5"/>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5"/>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5"/>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5"/>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4240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40B2"/>
  </w:style>
  <w:style w:type="character" w:customStyle="1" w:styleId="Heading1Char">
    <w:name w:val="Heading 1 Char"/>
    <w:basedOn w:val="DefaultParagraphFont"/>
    <w:link w:val="Heading1"/>
    <w:rsid w:val="004240B2"/>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4240B2"/>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4240B2"/>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4240B2"/>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4240B2"/>
    <w:rPr>
      <w:color w:val="0563C1" w:themeColor="hyperlink"/>
      <w:u w:val="single"/>
    </w:rPr>
  </w:style>
  <w:style w:type="paragraph" w:styleId="TOC1">
    <w:name w:val="toc 1"/>
    <w:basedOn w:val="Normal"/>
    <w:next w:val="Normal"/>
    <w:autoRedefine/>
    <w:uiPriority w:val="39"/>
    <w:unhideWhenUsed/>
    <w:rsid w:val="004240B2"/>
    <w:pPr>
      <w:spacing w:after="100"/>
    </w:pPr>
  </w:style>
  <w:style w:type="paragraph" w:styleId="TOC2">
    <w:name w:val="toc 2"/>
    <w:basedOn w:val="Normal"/>
    <w:next w:val="Normal"/>
    <w:autoRedefine/>
    <w:uiPriority w:val="39"/>
    <w:unhideWhenUsed/>
    <w:rsid w:val="004240B2"/>
    <w:pPr>
      <w:spacing w:after="100"/>
      <w:ind w:left="200"/>
    </w:pPr>
  </w:style>
  <w:style w:type="paragraph" w:styleId="TOC3">
    <w:name w:val="toc 3"/>
    <w:basedOn w:val="Normal"/>
    <w:next w:val="Normal"/>
    <w:autoRedefine/>
    <w:uiPriority w:val="39"/>
    <w:unhideWhenUsed/>
    <w:rsid w:val="004240B2"/>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16"/>
      </w:numPr>
      <w:spacing w:after="60"/>
    </w:pPr>
    <w:rPr>
      <w:rFonts w:ascii="Arial" w:eastAsia="Times New Roman" w:hAnsi="Arial" w:cs="Times New Roman"/>
      <w:lang w:val="en-GB"/>
    </w:rPr>
  </w:style>
  <w:style w:type="paragraph" w:styleId="ListBullet2">
    <w:name w:val="List Bullet 2"/>
    <w:basedOn w:val="Normal"/>
    <w:link w:val="ListBullet2Char"/>
    <w:uiPriority w:val="99"/>
    <w:semiHidden/>
    <w:unhideWhenUsed/>
    <w:rsid w:val="00DE2E12"/>
    <w:pPr>
      <w:numPr>
        <w:numId w:val="17"/>
      </w:numPr>
      <w:contextualSpacing/>
    </w:pPr>
    <w:rPr>
      <w:rFonts w:ascii="Cambria" w:eastAsia="Cambria" w:hAnsi="Cambria" w:cs="Times New Roman"/>
      <w:lang w:val="en-GB"/>
    </w:rPr>
  </w:style>
  <w:style w:type="paragraph" w:styleId="ListBullet3">
    <w:name w:val="List Bullet 3"/>
    <w:basedOn w:val="Normal"/>
    <w:link w:val="ListBullet3Char"/>
    <w:uiPriority w:val="99"/>
    <w:unhideWhenUsed/>
    <w:rsid w:val="00DE2E12"/>
    <w:pPr>
      <w:numPr>
        <w:numId w:val="18"/>
      </w:numPr>
      <w:contextualSpacing/>
    </w:pPr>
    <w:rPr>
      <w:rFonts w:ascii="Cambria" w:eastAsia="Cambria" w:hAnsi="Cambria" w:cs="Times New Roman"/>
      <w:lang w:val="en-GB"/>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lang w:val="en-GB"/>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0"/>
      <w:lang w:val="en-GB"/>
    </w:rPr>
  </w:style>
  <w:style w:type="character" w:customStyle="1" w:styleId="UOLIST2Char">
    <w:name w:val="UO LIST 2 Char"/>
    <w:basedOn w:val="ListBullet2Char"/>
    <w:link w:val="UOLIST2"/>
    <w:rsid w:val="00AF7049"/>
    <w:rPr>
      <w:rFonts w:ascii="Graphik" w:eastAsia="Cambria" w:hAnsi="Graphik" w:cs="Arial"/>
      <w:sz w:val="20"/>
      <w:lang w:val="de-DE"/>
    </w:rPr>
  </w:style>
  <w:style w:type="paragraph" w:customStyle="1" w:styleId="NOLIST1">
    <w:name w:val="NO LIST 1"/>
    <w:basedOn w:val="Normal"/>
    <w:link w:val="NOLIST1Char"/>
    <w:autoRedefine/>
    <w:qFormat/>
    <w:rsid w:val="005D771F"/>
    <w:pPr>
      <w:numPr>
        <w:numId w:val="26"/>
      </w:numPr>
      <w:spacing w:after="120"/>
    </w:pPr>
    <w:rPr>
      <w:lang w:val="en-GB"/>
    </w:rPr>
  </w:style>
  <w:style w:type="character" w:customStyle="1" w:styleId="ListBullet3Char">
    <w:name w:val="List Bullet 3 Char"/>
    <w:basedOn w:val="DefaultParagraphFont"/>
    <w:link w:val="ListBullet3"/>
    <w:uiPriority w:val="99"/>
    <w:rsid w:val="00AF12E4"/>
    <w:rPr>
      <w:rFonts w:ascii="Cambria" w:eastAsia="Cambria" w:hAnsi="Cambria" w:cs="Times New Roman"/>
      <w:sz w:val="20"/>
      <w:lang w:val="en-GB"/>
    </w:rPr>
  </w:style>
  <w:style w:type="character" w:customStyle="1" w:styleId="UOLIST3Char">
    <w:name w:val="UO LIST 3 Char"/>
    <w:basedOn w:val="ListBullet3Char"/>
    <w:link w:val="UOLIST3"/>
    <w:rsid w:val="00AE2073"/>
    <w:rPr>
      <w:rFonts w:ascii="Graphik" w:eastAsia="Cambria" w:hAnsi="Graphik" w:cs="Arial"/>
      <w:sz w:val="20"/>
      <w:lang w:val="de-DE"/>
    </w:rPr>
  </w:style>
  <w:style w:type="paragraph" w:customStyle="1" w:styleId="NOLIST2">
    <w:name w:val="NO LIST 2"/>
    <w:basedOn w:val="NOLIST1"/>
    <w:link w:val="NOLIST2Char"/>
    <w:autoRedefine/>
    <w:qFormat/>
    <w:rsid w:val="00A1489C"/>
    <w:pPr>
      <w:numPr>
        <w:numId w:val="20"/>
      </w:numPr>
    </w:pPr>
  </w:style>
  <w:style w:type="character" w:customStyle="1" w:styleId="NOLIST1Char">
    <w:name w:val="NO LIST 1 Char"/>
    <w:basedOn w:val="DefaultParagraphFont"/>
    <w:link w:val="NOLIST1"/>
    <w:rsid w:val="005D771F"/>
    <w:rPr>
      <w:rFonts w:ascii="Graphik" w:hAnsi="Graphik"/>
      <w:sz w:val="20"/>
      <w:lang w:val="en-GB"/>
    </w:rPr>
  </w:style>
  <w:style w:type="paragraph" w:styleId="Header">
    <w:name w:val="header"/>
    <w:basedOn w:val="Normal"/>
    <w:link w:val="HeaderChar"/>
    <w:uiPriority w:val="99"/>
    <w:unhideWhenUsed/>
    <w:rsid w:val="004240B2"/>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sz w:val="20"/>
      <w:lang w:val="en-GB"/>
    </w:rPr>
  </w:style>
  <w:style w:type="character" w:customStyle="1" w:styleId="HeaderChar">
    <w:name w:val="Header Char"/>
    <w:basedOn w:val="DefaultParagraphFont"/>
    <w:link w:val="Header"/>
    <w:uiPriority w:val="99"/>
    <w:rsid w:val="004240B2"/>
    <w:rPr>
      <w:rFonts w:ascii="Graphik" w:hAnsi="Graphik"/>
      <w:kern w:val="2"/>
      <w:sz w:val="20"/>
      <w:szCs w:val="22"/>
      <w14:ligatures w14:val="standardContextual"/>
    </w:rPr>
  </w:style>
  <w:style w:type="paragraph" w:styleId="Footer">
    <w:name w:val="footer"/>
    <w:basedOn w:val="Normal"/>
    <w:link w:val="FooterChar"/>
    <w:uiPriority w:val="99"/>
    <w:unhideWhenUsed/>
    <w:rsid w:val="004240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0B2"/>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4240B2"/>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4240B2"/>
    <w:pPr>
      <w:numPr>
        <w:numId w:val="47"/>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D6429"/>
    <w:rPr>
      <w:sz w:val="16"/>
      <w:szCs w:val="16"/>
    </w:rPr>
  </w:style>
  <w:style w:type="paragraph" w:styleId="CommentText">
    <w:name w:val="annotation text"/>
    <w:basedOn w:val="Normal"/>
    <w:link w:val="CommentTextChar"/>
    <w:uiPriority w:val="99"/>
    <w:unhideWhenUsed/>
    <w:rsid w:val="007D6429"/>
    <w:rPr>
      <w:szCs w:val="20"/>
    </w:rPr>
  </w:style>
  <w:style w:type="character" w:customStyle="1" w:styleId="CommentTextChar">
    <w:name w:val="Comment Text Char"/>
    <w:basedOn w:val="DefaultParagraphFont"/>
    <w:link w:val="CommentText"/>
    <w:uiPriority w:val="99"/>
    <w:rsid w:val="007D6429"/>
    <w:rPr>
      <w:rFonts w:ascii="Graphik" w:hAnsi="Graphik"/>
      <w:sz w:val="20"/>
      <w:szCs w:val="20"/>
      <w:lang w:val="en-GB"/>
    </w:rPr>
  </w:style>
  <w:style w:type="paragraph" w:styleId="CommentSubject">
    <w:name w:val="annotation subject"/>
    <w:basedOn w:val="CommentText"/>
    <w:next w:val="CommentText"/>
    <w:link w:val="CommentSubjectChar"/>
    <w:uiPriority w:val="99"/>
    <w:semiHidden/>
    <w:unhideWhenUsed/>
    <w:rsid w:val="007D6429"/>
    <w:rPr>
      <w:b/>
      <w:bCs/>
    </w:rPr>
  </w:style>
  <w:style w:type="character" w:customStyle="1" w:styleId="CommentSubjectChar">
    <w:name w:val="Comment Subject Char"/>
    <w:basedOn w:val="CommentTextChar"/>
    <w:link w:val="CommentSubject"/>
    <w:uiPriority w:val="99"/>
    <w:semiHidden/>
    <w:rsid w:val="007D6429"/>
    <w:rPr>
      <w:rFonts w:ascii="Graphik" w:hAnsi="Graphik"/>
      <w:b/>
      <w:bCs/>
      <w:sz w:val="20"/>
      <w:szCs w:val="20"/>
      <w:lang w:val="en-GB"/>
    </w:rPr>
  </w:style>
  <w:style w:type="character" w:styleId="Mention">
    <w:name w:val="Mention"/>
    <w:basedOn w:val="DefaultParagraphFont"/>
    <w:uiPriority w:val="99"/>
    <w:unhideWhenUsed/>
    <w:rsid w:val="00A9422C"/>
    <w:rPr>
      <w:color w:val="2B579A"/>
      <w:shd w:val="clear" w:color="auto" w:fill="E1DFDD"/>
    </w:rPr>
  </w:style>
  <w:style w:type="character" w:styleId="FollowedHyperlink">
    <w:name w:val="FollowedHyperlink"/>
    <w:basedOn w:val="DefaultParagraphFont"/>
    <w:uiPriority w:val="99"/>
    <w:semiHidden/>
    <w:unhideWhenUsed/>
    <w:rsid w:val="00D83541"/>
    <w:rPr>
      <w:color w:val="954F72" w:themeColor="followedHyperlink"/>
      <w:u w:val="single"/>
    </w:rPr>
  </w:style>
  <w:style w:type="paragraph" w:styleId="Subtitle">
    <w:name w:val="Subtitle"/>
    <w:basedOn w:val="Normal"/>
    <w:next w:val="Normal"/>
    <w:link w:val="SubtitleChar"/>
    <w:uiPriority w:val="11"/>
    <w:rsid w:val="00931164"/>
    <w:pPr>
      <w:numPr>
        <w:ilvl w:val="1"/>
      </w:numPr>
      <w:spacing w:before="200"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31164"/>
    <w:rPr>
      <w:rFonts w:ascii="Graphik" w:eastAsiaTheme="minorEastAsia" w:hAnsi="Graphik"/>
      <w:color w:val="5A5A5A" w:themeColor="text1" w:themeTint="A5"/>
      <w:spacing w:val="15"/>
      <w:sz w:val="20"/>
      <w:szCs w:val="22"/>
    </w:rPr>
  </w:style>
  <w:style w:type="character" w:customStyle="1" w:styleId="ui-provider">
    <w:name w:val="ui-provider"/>
    <w:basedOn w:val="DefaultParagraphFont"/>
    <w:rsid w:val="00CF039C"/>
  </w:style>
  <w:style w:type="paragraph" w:styleId="Revision">
    <w:name w:val="Revision"/>
    <w:hidden/>
    <w:uiPriority w:val="99"/>
    <w:semiHidden/>
    <w:rsid w:val="009423F8"/>
    <w:rPr>
      <w:rFonts w:ascii="Graphik" w:hAnsi="Graphik"/>
      <w:sz w:val="20"/>
    </w:rPr>
  </w:style>
  <w:style w:type="paragraph" w:customStyle="1" w:styleId="Tight">
    <w:name w:val="Tight"/>
    <w:basedOn w:val="Normal"/>
    <w:link w:val="TightChar"/>
    <w:qFormat/>
    <w:rsid w:val="004240B2"/>
    <w:pPr>
      <w:spacing w:after="0"/>
    </w:pPr>
  </w:style>
  <w:style w:type="character" w:customStyle="1" w:styleId="TightChar">
    <w:name w:val="Tight Char"/>
    <w:basedOn w:val="DefaultParagraphFont"/>
    <w:link w:val="Tight"/>
    <w:rsid w:val="004240B2"/>
    <w:rPr>
      <w:rFonts w:ascii="Graphik" w:hAnsi="Graphik"/>
      <w:kern w:val="2"/>
      <w:sz w:val="20"/>
      <w:szCs w:val="22"/>
      <w14:ligatures w14:val="standardContextual"/>
    </w:rPr>
  </w:style>
  <w:style w:type="paragraph" w:customStyle="1" w:styleId="ProductName">
    <w:name w:val="Product_Name"/>
    <w:basedOn w:val="Normal"/>
    <w:link w:val="ProductNameChar"/>
    <w:qFormat/>
    <w:rsid w:val="004240B2"/>
    <w:pPr>
      <w:jc w:val="center"/>
    </w:pPr>
    <w:rPr>
      <w:b/>
      <w:bCs/>
      <w:sz w:val="56"/>
      <w:szCs w:val="72"/>
    </w:rPr>
  </w:style>
  <w:style w:type="character" w:customStyle="1" w:styleId="ProductNameChar">
    <w:name w:val="Product_Name Char"/>
    <w:basedOn w:val="DefaultParagraphFont"/>
    <w:link w:val="ProductName"/>
    <w:rsid w:val="004240B2"/>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4240B2"/>
    <w:rPr>
      <w:sz w:val="36"/>
      <w:szCs w:val="40"/>
    </w:rPr>
  </w:style>
  <w:style w:type="character" w:customStyle="1" w:styleId="DocumentTypeChar">
    <w:name w:val="Document_Type Char"/>
    <w:basedOn w:val="ProductNameChar"/>
    <w:link w:val="DocumentType"/>
    <w:rsid w:val="004240B2"/>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4240B2"/>
    <w:pPr>
      <w:numPr>
        <w:numId w:val="48"/>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4240B2"/>
    <w:rPr>
      <w:rFonts w:ascii="Graphik" w:hAnsi="Graphik"/>
      <w:kern w:val="2"/>
      <w:sz w:val="20"/>
      <w:szCs w:val="22"/>
      <w14:ligatures w14:val="standardContextual"/>
    </w:rPr>
  </w:style>
  <w:style w:type="character" w:customStyle="1" w:styleId="TightLIstChar">
    <w:name w:val="Tight_LIst Char"/>
    <w:basedOn w:val="ListParagraphChar"/>
    <w:link w:val="TightLIst"/>
    <w:rsid w:val="004240B2"/>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4240B2"/>
    <w:pPr>
      <w:spacing w:before="100" w:beforeAutospacing="1" w:after="0"/>
      <w:jc w:val="left"/>
    </w:pPr>
  </w:style>
  <w:style w:type="character" w:customStyle="1" w:styleId="TightLeftAlignedChar">
    <w:name w:val="Tight_Left_Aligned Char"/>
    <w:basedOn w:val="DefaultParagraphFont"/>
    <w:link w:val="TightLeftAligned"/>
    <w:rsid w:val="004240B2"/>
    <w:rPr>
      <w:rFonts w:ascii="Graphik" w:hAnsi="Graphik"/>
      <w:kern w:val="2"/>
      <w:sz w:val="20"/>
      <w:szCs w:val="22"/>
      <w14:ligatures w14:val="standardContextual"/>
    </w:rPr>
  </w:style>
  <w:style w:type="paragraph" w:customStyle="1" w:styleId="TableHeader">
    <w:name w:val="Table_Header"/>
    <w:basedOn w:val="Normal"/>
    <w:link w:val="TableHeaderChar"/>
    <w:qFormat/>
    <w:rsid w:val="004240B2"/>
    <w:pPr>
      <w:spacing w:before="100" w:beforeAutospacing="1" w:after="0"/>
    </w:pPr>
    <w:rPr>
      <w:b/>
      <w:bCs/>
    </w:rPr>
  </w:style>
  <w:style w:type="character" w:customStyle="1" w:styleId="TableHeaderChar">
    <w:name w:val="Table_Header Char"/>
    <w:basedOn w:val="DefaultParagraphFont"/>
    <w:link w:val="TableHeader"/>
    <w:rsid w:val="004240B2"/>
    <w:rPr>
      <w:rFonts w:ascii="Graphik" w:hAnsi="Graphik"/>
      <w:b/>
      <w:bCs/>
      <w:kern w:val="2"/>
      <w:sz w:val="20"/>
      <w:szCs w:val="22"/>
      <w14:ligatures w14:val="standardContextual"/>
    </w:rPr>
  </w:style>
  <w:style w:type="table" w:styleId="PlainTable1">
    <w:name w:val="Plain Table 1"/>
    <w:basedOn w:val="TableNormal"/>
    <w:uiPriority w:val="41"/>
    <w:rsid w:val="008E55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next w:val="PlainTable1"/>
    <w:uiPriority w:val="41"/>
    <w:rsid w:val="00B54C59"/>
    <w:rPr>
      <w:rFonts w:ascii="Calibri" w:eastAsia="Calibri" w:hAnsi="Calibri" w:cs="Arial"/>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2736">
      <w:bodyDiv w:val="1"/>
      <w:marLeft w:val="0"/>
      <w:marRight w:val="0"/>
      <w:marTop w:val="0"/>
      <w:marBottom w:val="0"/>
      <w:divBdr>
        <w:top w:val="none" w:sz="0" w:space="0" w:color="auto"/>
        <w:left w:val="none" w:sz="0" w:space="0" w:color="auto"/>
        <w:bottom w:val="none" w:sz="0" w:space="0" w:color="auto"/>
        <w:right w:val="none" w:sz="0" w:space="0" w:color="auto"/>
      </w:divBdr>
    </w:div>
    <w:div w:id="199779359">
      <w:bodyDiv w:val="1"/>
      <w:marLeft w:val="0"/>
      <w:marRight w:val="0"/>
      <w:marTop w:val="0"/>
      <w:marBottom w:val="0"/>
      <w:divBdr>
        <w:top w:val="none" w:sz="0" w:space="0" w:color="auto"/>
        <w:left w:val="none" w:sz="0" w:space="0" w:color="auto"/>
        <w:bottom w:val="none" w:sz="0" w:space="0" w:color="auto"/>
        <w:right w:val="none" w:sz="0" w:space="0" w:color="auto"/>
      </w:divBdr>
    </w:div>
    <w:div w:id="199905166">
      <w:bodyDiv w:val="1"/>
      <w:marLeft w:val="0"/>
      <w:marRight w:val="0"/>
      <w:marTop w:val="0"/>
      <w:marBottom w:val="0"/>
      <w:divBdr>
        <w:top w:val="none" w:sz="0" w:space="0" w:color="auto"/>
        <w:left w:val="none" w:sz="0" w:space="0" w:color="auto"/>
        <w:bottom w:val="none" w:sz="0" w:space="0" w:color="auto"/>
        <w:right w:val="none" w:sz="0" w:space="0" w:color="auto"/>
      </w:divBdr>
    </w:div>
    <w:div w:id="279728228">
      <w:bodyDiv w:val="1"/>
      <w:marLeft w:val="0"/>
      <w:marRight w:val="0"/>
      <w:marTop w:val="0"/>
      <w:marBottom w:val="0"/>
      <w:divBdr>
        <w:top w:val="none" w:sz="0" w:space="0" w:color="auto"/>
        <w:left w:val="none" w:sz="0" w:space="0" w:color="auto"/>
        <w:bottom w:val="none" w:sz="0" w:space="0" w:color="auto"/>
        <w:right w:val="none" w:sz="0" w:space="0" w:color="auto"/>
      </w:divBdr>
    </w:div>
    <w:div w:id="343285017">
      <w:bodyDiv w:val="1"/>
      <w:marLeft w:val="0"/>
      <w:marRight w:val="0"/>
      <w:marTop w:val="0"/>
      <w:marBottom w:val="0"/>
      <w:divBdr>
        <w:top w:val="none" w:sz="0" w:space="0" w:color="auto"/>
        <w:left w:val="none" w:sz="0" w:space="0" w:color="auto"/>
        <w:bottom w:val="none" w:sz="0" w:space="0" w:color="auto"/>
        <w:right w:val="none" w:sz="0" w:space="0" w:color="auto"/>
      </w:divBdr>
    </w:div>
    <w:div w:id="358973012">
      <w:bodyDiv w:val="1"/>
      <w:marLeft w:val="0"/>
      <w:marRight w:val="0"/>
      <w:marTop w:val="0"/>
      <w:marBottom w:val="0"/>
      <w:divBdr>
        <w:top w:val="none" w:sz="0" w:space="0" w:color="auto"/>
        <w:left w:val="none" w:sz="0" w:space="0" w:color="auto"/>
        <w:bottom w:val="none" w:sz="0" w:space="0" w:color="auto"/>
        <w:right w:val="none" w:sz="0" w:space="0" w:color="auto"/>
      </w:divBdr>
    </w:div>
    <w:div w:id="426461037">
      <w:bodyDiv w:val="1"/>
      <w:marLeft w:val="0"/>
      <w:marRight w:val="0"/>
      <w:marTop w:val="0"/>
      <w:marBottom w:val="0"/>
      <w:divBdr>
        <w:top w:val="none" w:sz="0" w:space="0" w:color="auto"/>
        <w:left w:val="none" w:sz="0" w:space="0" w:color="auto"/>
        <w:bottom w:val="none" w:sz="0" w:space="0" w:color="auto"/>
        <w:right w:val="none" w:sz="0" w:space="0" w:color="auto"/>
      </w:divBdr>
    </w:div>
    <w:div w:id="571547376">
      <w:bodyDiv w:val="1"/>
      <w:marLeft w:val="0"/>
      <w:marRight w:val="0"/>
      <w:marTop w:val="0"/>
      <w:marBottom w:val="0"/>
      <w:divBdr>
        <w:top w:val="none" w:sz="0" w:space="0" w:color="auto"/>
        <w:left w:val="none" w:sz="0" w:space="0" w:color="auto"/>
        <w:bottom w:val="none" w:sz="0" w:space="0" w:color="auto"/>
        <w:right w:val="none" w:sz="0" w:space="0" w:color="auto"/>
      </w:divBdr>
      <w:divsChild>
        <w:div w:id="915241490">
          <w:marLeft w:val="0"/>
          <w:marRight w:val="0"/>
          <w:marTop w:val="0"/>
          <w:marBottom w:val="0"/>
          <w:divBdr>
            <w:top w:val="none" w:sz="0" w:space="0" w:color="auto"/>
            <w:left w:val="none" w:sz="0" w:space="0" w:color="auto"/>
            <w:bottom w:val="none" w:sz="0" w:space="0" w:color="auto"/>
            <w:right w:val="none" w:sz="0" w:space="0" w:color="auto"/>
          </w:divBdr>
        </w:div>
        <w:div w:id="1828936812">
          <w:marLeft w:val="0"/>
          <w:marRight w:val="0"/>
          <w:marTop w:val="0"/>
          <w:marBottom w:val="0"/>
          <w:divBdr>
            <w:top w:val="none" w:sz="0" w:space="0" w:color="auto"/>
            <w:left w:val="none" w:sz="0" w:space="0" w:color="auto"/>
            <w:bottom w:val="none" w:sz="0" w:space="0" w:color="auto"/>
            <w:right w:val="none" w:sz="0" w:space="0" w:color="auto"/>
          </w:divBdr>
        </w:div>
      </w:divsChild>
    </w:div>
    <w:div w:id="681783759">
      <w:bodyDiv w:val="1"/>
      <w:marLeft w:val="0"/>
      <w:marRight w:val="0"/>
      <w:marTop w:val="0"/>
      <w:marBottom w:val="0"/>
      <w:divBdr>
        <w:top w:val="none" w:sz="0" w:space="0" w:color="auto"/>
        <w:left w:val="none" w:sz="0" w:space="0" w:color="auto"/>
        <w:bottom w:val="none" w:sz="0" w:space="0" w:color="auto"/>
        <w:right w:val="none" w:sz="0" w:space="0" w:color="auto"/>
      </w:divBdr>
      <w:divsChild>
        <w:div w:id="348679320">
          <w:marLeft w:val="0"/>
          <w:marRight w:val="0"/>
          <w:marTop w:val="0"/>
          <w:marBottom w:val="0"/>
          <w:divBdr>
            <w:top w:val="none" w:sz="0" w:space="0" w:color="auto"/>
            <w:left w:val="none" w:sz="0" w:space="0" w:color="auto"/>
            <w:bottom w:val="none" w:sz="0" w:space="0" w:color="auto"/>
            <w:right w:val="none" w:sz="0" w:space="0" w:color="auto"/>
          </w:divBdr>
        </w:div>
        <w:div w:id="516817867">
          <w:marLeft w:val="0"/>
          <w:marRight w:val="0"/>
          <w:marTop w:val="0"/>
          <w:marBottom w:val="0"/>
          <w:divBdr>
            <w:top w:val="none" w:sz="0" w:space="0" w:color="auto"/>
            <w:left w:val="none" w:sz="0" w:space="0" w:color="auto"/>
            <w:bottom w:val="none" w:sz="0" w:space="0" w:color="auto"/>
            <w:right w:val="none" w:sz="0" w:space="0" w:color="auto"/>
          </w:divBdr>
        </w:div>
      </w:divsChild>
    </w:div>
    <w:div w:id="726105299">
      <w:bodyDiv w:val="1"/>
      <w:marLeft w:val="0"/>
      <w:marRight w:val="0"/>
      <w:marTop w:val="0"/>
      <w:marBottom w:val="0"/>
      <w:divBdr>
        <w:top w:val="none" w:sz="0" w:space="0" w:color="auto"/>
        <w:left w:val="none" w:sz="0" w:space="0" w:color="auto"/>
        <w:bottom w:val="none" w:sz="0" w:space="0" w:color="auto"/>
        <w:right w:val="none" w:sz="0" w:space="0" w:color="auto"/>
      </w:divBdr>
      <w:divsChild>
        <w:div w:id="1388840638">
          <w:marLeft w:val="0"/>
          <w:marRight w:val="0"/>
          <w:marTop w:val="0"/>
          <w:marBottom w:val="0"/>
          <w:divBdr>
            <w:top w:val="none" w:sz="0" w:space="0" w:color="auto"/>
            <w:left w:val="none" w:sz="0" w:space="0" w:color="auto"/>
            <w:bottom w:val="none" w:sz="0" w:space="0" w:color="auto"/>
            <w:right w:val="none" w:sz="0" w:space="0" w:color="auto"/>
          </w:divBdr>
        </w:div>
        <w:div w:id="1416514594">
          <w:marLeft w:val="0"/>
          <w:marRight w:val="0"/>
          <w:marTop w:val="0"/>
          <w:marBottom w:val="0"/>
          <w:divBdr>
            <w:top w:val="none" w:sz="0" w:space="0" w:color="auto"/>
            <w:left w:val="none" w:sz="0" w:space="0" w:color="auto"/>
            <w:bottom w:val="none" w:sz="0" w:space="0" w:color="auto"/>
            <w:right w:val="none" w:sz="0" w:space="0" w:color="auto"/>
          </w:divBdr>
        </w:div>
      </w:divsChild>
    </w:div>
    <w:div w:id="737560751">
      <w:bodyDiv w:val="1"/>
      <w:marLeft w:val="0"/>
      <w:marRight w:val="0"/>
      <w:marTop w:val="0"/>
      <w:marBottom w:val="0"/>
      <w:divBdr>
        <w:top w:val="none" w:sz="0" w:space="0" w:color="auto"/>
        <w:left w:val="none" w:sz="0" w:space="0" w:color="auto"/>
        <w:bottom w:val="none" w:sz="0" w:space="0" w:color="auto"/>
        <w:right w:val="none" w:sz="0" w:space="0" w:color="auto"/>
      </w:divBdr>
    </w:div>
    <w:div w:id="815413453">
      <w:bodyDiv w:val="1"/>
      <w:marLeft w:val="0"/>
      <w:marRight w:val="0"/>
      <w:marTop w:val="0"/>
      <w:marBottom w:val="0"/>
      <w:divBdr>
        <w:top w:val="none" w:sz="0" w:space="0" w:color="auto"/>
        <w:left w:val="none" w:sz="0" w:space="0" w:color="auto"/>
        <w:bottom w:val="none" w:sz="0" w:space="0" w:color="auto"/>
        <w:right w:val="none" w:sz="0" w:space="0" w:color="auto"/>
      </w:divBdr>
      <w:divsChild>
        <w:div w:id="1075012940">
          <w:marLeft w:val="0"/>
          <w:marRight w:val="0"/>
          <w:marTop w:val="0"/>
          <w:marBottom w:val="0"/>
          <w:divBdr>
            <w:top w:val="none" w:sz="0" w:space="0" w:color="auto"/>
            <w:left w:val="none" w:sz="0" w:space="0" w:color="auto"/>
            <w:bottom w:val="none" w:sz="0" w:space="0" w:color="auto"/>
            <w:right w:val="none" w:sz="0" w:space="0" w:color="auto"/>
          </w:divBdr>
        </w:div>
        <w:div w:id="2037272740">
          <w:marLeft w:val="0"/>
          <w:marRight w:val="0"/>
          <w:marTop w:val="0"/>
          <w:marBottom w:val="0"/>
          <w:divBdr>
            <w:top w:val="none" w:sz="0" w:space="0" w:color="auto"/>
            <w:left w:val="none" w:sz="0" w:space="0" w:color="auto"/>
            <w:bottom w:val="none" w:sz="0" w:space="0" w:color="auto"/>
            <w:right w:val="none" w:sz="0" w:space="0" w:color="auto"/>
          </w:divBdr>
        </w:div>
      </w:divsChild>
    </w:div>
    <w:div w:id="845285211">
      <w:bodyDiv w:val="1"/>
      <w:marLeft w:val="0"/>
      <w:marRight w:val="0"/>
      <w:marTop w:val="0"/>
      <w:marBottom w:val="0"/>
      <w:divBdr>
        <w:top w:val="none" w:sz="0" w:space="0" w:color="auto"/>
        <w:left w:val="none" w:sz="0" w:space="0" w:color="auto"/>
        <w:bottom w:val="none" w:sz="0" w:space="0" w:color="auto"/>
        <w:right w:val="none" w:sz="0" w:space="0" w:color="auto"/>
      </w:divBdr>
    </w:div>
    <w:div w:id="902250313">
      <w:bodyDiv w:val="1"/>
      <w:marLeft w:val="0"/>
      <w:marRight w:val="0"/>
      <w:marTop w:val="0"/>
      <w:marBottom w:val="0"/>
      <w:divBdr>
        <w:top w:val="none" w:sz="0" w:space="0" w:color="auto"/>
        <w:left w:val="none" w:sz="0" w:space="0" w:color="auto"/>
        <w:bottom w:val="none" w:sz="0" w:space="0" w:color="auto"/>
        <w:right w:val="none" w:sz="0" w:space="0" w:color="auto"/>
      </w:divBdr>
      <w:divsChild>
        <w:div w:id="184751148">
          <w:marLeft w:val="0"/>
          <w:marRight w:val="0"/>
          <w:marTop w:val="0"/>
          <w:marBottom w:val="0"/>
          <w:divBdr>
            <w:top w:val="none" w:sz="0" w:space="0" w:color="auto"/>
            <w:left w:val="none" w:sz="0" w:space="0" w:color="auto"/>
            <w:bottom w:val="none" w:sz="0" w:space="0" w:color="auto"/>
            <w:right w:val="none" w:sz="0" w:space="0" w:color="auto"/>
          </w:divBdr>
        </w:div>
        <w:div w:id="1786996614">
          <w:marLeft w:val="0"/>
          <w:marRight w:val="0"/>
          <w:marTop w:val="0"/>
          <w:marBottom w:val="0"/>
          <w:divBdr>
            <w:top w:val="none" w:sz="0" w:space="0" w:color="auto"/>
            <w:left w:val="none" w:sz="0" w:space="0" w:color="auto"/>
            <w:bottom w:val="none" w:sz="0" w:space="0" w:color="auto"/>
            <w:right w:val="none" w:sz="0" w:space="0" w:color="auto"/>
          </w:divBdr>
        </w:div>
      </w:divsChild>
    </w:div>
    <w:div w:id="1052851784">
      <w:bodyDiv w:val="1"/>
      <w:marLeft w:val="0"/>
      <w:marRight w:val="0"/>
      <w:marTop w:val="0"/>
      <w:marBottom w:val="0"/>
      <w:divBdr>
        <w:top w:val="none" w:sz="0" w:space="0" w:color="auto"/>
        <w:left w:val="none" w:sz="0" w:space="0" w:color="auto"/>
        <w:bottom w:val="none" w:sz="0" w:space="0" w:color="auto"/>
        <w:right w:val="none" w:sz="0" w:space="0" w:color="auto"/>
      </w:divBdr>
    </w:div>
    <w:div w:id="1177571342">
      <w:bodyDiv w:val="1"/>
      <w:marLeft w:val="0"/>
      <w:marRight w:val="0"/>
      <w:marTop w:val="0"/>
      <w:marBottom w:val="0"/>
      <w:divBdr>
        <w:top w:val="none" w:sz="0" w:space="0" w:color="auto"/>
        <w:left w:val="none" w:sz="0" w:space="0" w:color="auto"/>
        <w:bottom w:val="none" w:sz="0" w:space="0" w:color="auto"/>
        <w:right w:val="none" w:sz="0" w:space="0" w:color="auto"/>
      </w:divBdr>
    </w:div>
    <w:div w:id="1280377377">
      <w:bodyDiv w:val="1"/>
      <w:marLeft w:val="0"/>
      <w:marRight w:val="0"/>
      <w:marTop w:val="0"/>
      <w:marBottom w:val="0"/>
      <w:divBdr>
        <w:top w:val="none" w:sz="0" w:space="0" w:color="auto"/>
        <w:left w:val="none" w:sz="0" w:space="0" w:color="auto"/>
        <w:bottom w:val="none" w:sz="0" w:space="0" w:color="auto"/>
        <w:right w:val="none" w:sz="0" w:space="0" w:color="auto"/>
      </w:divBdr>
    </w:div>
    <w:div w:id="1403139421">
      <w:bodyDiv w:val="1"/>
      <w:marLeft w:val="0"/>
      <w:marRight w:val="0"/>
      <w:marTop w:val="0"/>
      <w:marBottom w:val="0"/>
      <w:divBdr>
        <w:top w:val="none" w:sz="0" w:space="0" w:color="auto"/>
        <w:left w:val="none" w:sz="0" w:space="0" w:color="auto"/>
        <w:bottom w:val="none" w:sz="0" w:space="0" w:color="auto"/>
        <w:right w:val="none" w:sz="0" w:space="0" w:color="auto"/>
      </w:divBdr>
    </w:div>
    <w:div w:id="1456869742">
      <w:bodyDiv w:val="1"/>
      <w:marLeft w:val="0"/>
      <w:marRight w:val="0"/>
      <w:marTop w:val="0"/>
      <w:marBottom w:val="0"/>
      <w:divBdr>
        <w:top w:val="none" w:sz="0" w:space="0" w:color="auto"/>
        <w:left w:val="none" w:sz="0" w:space="0" w:color="auto"/>
        <w:bottom w:val="none" w:sz="0" w:space="0" w:color="auto"/>
        <w:right w:val="none" w:sz="0" w:space="0" w:color="auto"/>
      </w:divBdr>
      <w:divsChild>
        <w:div w:id="32273205">
          <w:marLeft w:val="0"/>
          <w:marRight w:val="0"/>
          <w:marTop w:val="0"/>
          <w:marBottom w:val="0"/>
          <w:divBdr>
            <w:top w:val="none" w:sz="0" w:space="0" w:color="auto"/>
            <w:left w:val="none" w:sz="0" w:space="0" w:color="auto"/>
            <w:bottom w:val="none" w:sz="0" w:space="0" w:color="auto"/>
            <w:right w:val="none" w:sz="0" w:space="0" w:color="auto"/>
          </w:divBdr>
        </w:div>
        <w:div w:id="710113345">
          <w:marLeft w:val="0"/>
          <w:marRight w:val="0"/>
          <w:marTop w:val="0"/>
          <w:marBottom w:val="0"/>
          <w:divBdr>
            <w:top w:val="none" w:sz="0" w:space="0" w:color="auto"/>
            <w:left w:val="none" w:sz="0" w:space="0" w:color="auto"/>
            <w:bottom w:val="none" w:sz="0" w:space="0" w:color="auto"/>
            <w:right w:val="none" w:sz="0" w:space="0" w:color="auto"/>
          </w:divBdr>
        </w:div>
      </w:divsChild>
    </w:div>
    <w:div w:id="1490632572">
      <w:bodyDiv w:val="1"/>
      <w:marLeft w:val="0"/>
      <w:marRight w:val="0"/>
      <w:marTop w:val="0"/>
      <w:marBottom w:val="0"/>
      <w:divBdr>
        <w:top w:val="none" w:sz="0" w:space="0" w:color="auto"/>
        <w:left w:val="none" w:sz="0" w:space="0" w:color="auto"/>
        <w:bottom w:val="none" w:sz="0" w:space="0" w:color="auto"/>
        <w:right w:val="none" w:sz="0" w:space="0" w:color="auto"/>
      </w:divBdr>
    </w:div>
    <w:div w:id="1597901216">
      <w:bodyDiv w:val="1"/>
      <w:marLeft w:val="0"/>
      <w:marRight w:val="0"/>
      <w:marTop w:val="0"/>
      <w:marBottom w:val="0"/>
      <w:divBdr>
        <w:top w:val="none" w:sz="0" w:space="0" w:color="auto"/>
        <w:left w:val="none" w:sz="0" w:space="0" w:color="auto"/>
        <w:bottom w:val="none" w:sz="0" w:space="0" w:color="auto"/>
        <w:right w:val="none" w:sz="0" w:space="0" w:color="auto"/>
      </w:divBdr>
    </w:div>
    <w:div w:id="1618758106">
      <w:bodyDiv w:val="1"/>
      <w:marLeft w:val="0"/>
      <w:marRight w:val="0"/>
      <w:marTop w:val="0"/>
      <w:marBottom w:val="0"/>
      <w:divBdr>
        <w:top w:val="none" w:sz="0" w:space="0" w:color="auto"/>
        <w:left w:val="none" w:sz="0" w:space="0" w:color="auto"/>
        <w:bottom w:val="none" w:sz="0" w:space="0" w:color="auto"/>
        <w:right w:val="none" w:sz="0" w:space="0" w:color="auto"/>
      </w:divBdr>
    </w:div>
    <w:div w:id="1697465943">
      <w:bodyDiv w:val="1"/>
      <w:marLeft w:val="0"/>
      <w:marRight w:val="0"/>
      <w:marTop w:val="0"/>
      <w:marBottom w:val="0"/>
      <w:divBdr>
        <w:top w:val="none" w:sz="0" w:space="0" w:color="auto"/>
        <w:left w:val="none" w:sz="0" w:space="0" w:color="auto"/>
        <w:bottom w:val="none" w:sz="0" w:space="0" w:color="auto"/>
        <w:right w:val="none" w:sz="0" w:space="0" w:color="auto"/>
      </w:divBdr>
    </w:div>
    <w:div w:id="1740252622">
      <w:bodyDiv w:val="1"/>
      <w:marLeft w:val="0"/>
      <w:marRight w:val="0"/>
      <w:marTop w:val="0"/>
      <w:marBottom w:val="0"/>
      <w:divBdr>
        <w:top w:val="none" w:sz="0" w:space="0" w:color="auto"/>
        <w:left w:val="none" w:sz="0" w:space="0" w:color="auto"/>
        <w:bottom w:val="none" w:sz="0" w:space="0" w:color="auto"/>
        <w:right w:val="none" w:sz="0" w:space="0" w:color="auto"/>
      </w:divBdr>
    </w:div>
    <w:div w:id="1783836061">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85887829">
      <w:bodyDiv w:val="1"/>
      <w:marLeft w:val="0"/>
      <w:marRight w:val="0"/>
      <w:marTop w:val="0"/>
      <w:marBottom w:val="0"/>
      <w:divBdr>
        <w:top w:val="none" w:sz="0" w:space="0" w:color="auto"/>
        <w:left w:val="none" w:sz="0" w:space="0" w:color="auto"/>
        <w:bottom w:val="none" w:sz="0" w:space="0" w:color="auto"/>
        <w:right w:val="none" w:sz="0" w:space="0" w:color="auto"/>
      </w:divBdr>
      <w:divsChild>
        <w:div w:id="500897843">
          <w:marLeft w:val="0"/>
          <w:marRight w:val="0"/>
          <w:marTop w:val="0"/>
          <w:marBottom w:val="0"/>
          <w:divBdr>
            <w:top w:val="none" w:sz="0" w:space="0" w:color="auto"/>
            <w:left w:val="none" w:sz="0" w:space="0" w:color="auto"/>
            <w:bottom w:val="none" w:sz="0" w:space="0" w:color="auto"/>
            <w:right w:val="none" w:sz="0" w:space="0" w:color="auto"/>
          </w:divBdr>
        </w:div>
        <w:div w:id="5856539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details/45" TargetMode="External"/><Relationship Id="rId26" Type="http://schemas.openxmlformats.org/officeDocument/2006/relationships/image" Target="media/image6.png"/><Relationship Id="rId21" Type="http://schemas.openxmlformats.org/officeDocument/2006/relationships/image" Target="media/image2.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aot-azure.accenturedigitalplant.com/" TargetMode="Externa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operationstwin.accenturedigitalplant.com/" TargetMode="External"/><Relationship Id="rId20" Type="http://schemas.openxmlformats.org/officeDocument/2006/relationships/hyperlink" Target="https://greetings.accenture.com/watch/Navsrx5j11XxdE2CxM1oAE" TargetMode="External"/><Relationship Id="rId29" Type="http://schemas.openxmlformats.org/officeDocument/2006/relationships/hyperlink" Target="https://greetings.accenture.com/watch/iHxF6qEh6JF5KQw6UcEB6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hyperlink" Target="https://greetings.accenture.com/watch/btsnM8gEMqxHH1YffKqEPq" TargetMode="External"/><Relationship Id="rId32" Type="http://schemas.openxmlformats.org/officeDocument/2006/relationships/image" Target="media/image10.png"/><Relationship Id="rId37"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mailto:chetankumar.rane@accenture.com" TargetMode="Externa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industryxdevhub.accenture.com/asset-home;search_text=aot" TargetMode="External"/><Relationship Id="rId31" Type="http://schemas.openxmlformats.org/officeDocument/2006/relationships/hyperlink" Target="https://greetings.accenture.com/watch/qMwkAXXjZx2MbpyxoV9oN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nobika.roy@accenture.com" TargetMode="Externa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3FE8210D414881878129FF0412678D"/>
        <w:category>
          <w:name w:val="General"/>
          <w:gallery w:val="placeholder"/>
        </w:category>
        <w:types>
          <w:type w:val="bbPlcHdr"/>
        </w:types>
        <w:behaviors>
          <w:behavior w:val="content"/>
        </w:behaviors>
        <w:guid w:val="{5EFE5A9D-FD30-493F-B397-742F3A462285}"/>
      </w:docPartPr>
      <w:docPartBody>
        <w:p w:rsidR="005C5473" w:rsidRDefault="00E51C3B">
          <w:r w:rsidRPr="00325A35">
            <w:rPr>
              <w:rStyle w:val="PlaceholderText"/>
            </w:rPr>
            <w:t>[Release]</w:t>
          </w:r>
        </w:p>
      </w:docPartBody>
    </w:docPart>
    <w:docPart>
      <w:docPartPr>
        <w:name w:val="6F5E1163FAD343E48154BA94B5E7F80A"/>
        <w:category>
          <w:name w:val="General"/>
          <w:gallery w:val="placeholder"/>
        </w:category>
        <w:types>
          <w:type w:val="bbPlcHdr"/>
        </w:types>
        <w:behaviors>
          <w:behavior w:val="content"/>
        </w:behaviors>
        <w:guid w:val="{01E05B30-5269-437A-B765-59C193434BFF}"/>
      </w:docPartPr>
      <w:docPartBody>
        <w:p w:rsidR="00376006" w:rsidRDefault="00376006">
          <w:r w:rsidRPr="0021493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15033"/>
    <w:rsid w:val="00016FBA"/>
    <w:rsid w:val="00024CA4"/>
    <w:rsid w:val="00024D11"/>
    <w:rsid w:val="00033D91"/>
    <w:rsid w:val="00071BAF"/>
    <w:rsid w:val="000A1D7D"/>
    <w:rsid w:val="000C49BE"/>
    <w:rsid w:val="000E6301"/>
    <w:rsid w:val="000F2ECC"/>
    <w:rsid w:val="000F6A5E"/>
    <w:rsid w:val="0012691F"/>
    <w:rsid w:val="00132507"/>
    <w:rsid w:val="00143EEC"/>
    <w:rsid w:val="00153C14"/>
    <w:rsid w:val="001746A5"/>
    <w:rsid w:val="00180F7E"/>
    <w:rsid w:val="00234342"/>
    <w:rsid w:val="00240815"/>
    <w:rsid w:val="00250951"/>
    <w:rsid w:val="00262065"/>
    <w:rsid w:val="00277644"/>
    <w:rsid w:val="0029014F"/>
    <w:rsid w:val="002A3887"/>
    <w:rsid w:val="002D09BF"/>
    <w:rsid w:val="002D4031"/>
    <w:rsid w:val="002E6831"/>
    <w:rsid w:val="002F04E7"/>
    <w:rsid w:val="0032226A"/>
    <w:rsid w:val="00326960"/>
    <w:rsid w:val="00335050"/>
    <w:rsid w:val="00364146"/>
    <w:rsid w:val="00365BE7"/>
    <w:rsid w:val="00375331"/>
    <w:rsid w:val="00376006"/>
    <w:rsid w:val="003C0E0F"/>
    <w:rsid w:val="00420CD9"/>
    <w:rsid w:val="00422EFD"/>
    <w:rsid w:val="00442CC0"/>
    <w:rsid w:val="004641B6"/>
    <w:rsid w:val="004A4D6D"/>
    <w:rsid w:val="004C2D3E"/>
    <w:rsid w:val="004E67F0"/>
    <w:rsid w:val="004F4292"/>
    <w:rsid w:val="005229D1"/>
    <w:rsid w:val="00540DB0"/>
    <w:rsid w:val="00542450"/>
    <w:rsid w:val="00543969"/>
    <w:rsid w:val="00561A55"/>
    <w:rsid w:val="005739A8"/>
    <w:rsid w:val="00574611"/>
    <w:rsid w:val="0057470F"/>
    <w:rsid w:val="005A41C1"/>
    <w:rsid w:val="005B7415"/>
    <w:rsid w:val="005C5473"/>
    <w:rsid w:val="005F6E95"/>
    <w:rsid w:val="0064048B"/>
    <w:rsid w:val="00686BDF"/>
    <w:rsid w:val="006A0AE7"/>
    <w:rsid w:val="006D2C0C"/>
    <w:rsid w:val="007206F4"/>
    <w:rsid w:val="00726B30"/>
    <w:rsid w:val="007342EC"/>
    <w:rsid w:val="007707E7"/>
    <w:rsid w:val="00780B4C"/>
    <w:rsid w:val="00790A6E"/>
    <w:rsid w:val="007F46A5"/>
    <w:rsid w:val="00805DE5"/>
    <w:rsid w:val="00816990"/>
    <w:rsid w:val="008203E8"/>
    <w:rsid w:val="008303A8"/>
    <w:rsid w:val="00855C68"/>
    <w:rsid w:val="00863A76"/>
    <w:rsid w:val="00864E5F"/>
    <w:rsid w:val="00886390"/>
    <w:rsid w:val="008A20EA"/>
    <w:rsid w:val="008B3127"/>
    <w:rsid w:val="008E7358"/>
    <w:rsid w:val="008E7FF1"/>
    <w:rsid w:val="00920B86"/>
    <w:rsid w:val="0092262D"/>
    <w:rsid w:val="00941F52"/>
    <w:rsid w:val="0096640C"/>
    <w:rsid w:val="00993848"/>
    <w:rsid w:val="00A04D69"/>
    <w:rsid w:val="00A14AB3"/>
    <w:rsid w:val="00A22233"/>
    <w:rsid w:val="00A71FE3"/>
    <w:rsid w:val="00A800C7"/>
    <w:rsid w:val="00A87EA4"/>
    <w:rsid w:val="00AE4D84"/>
    <w:rsid w:val="00AE5A47"/>
    <w:rsid w:val="00AF0676"/>
    <w:rsid w:val="00B14899"/>
    <w:rsid w:val="00B23B4B"/>
    <w:rsid w:val="00B44831"/>
    <w:rsid w:val="00B55609"/>
    <w:rsid w:val="00BA6744"/>
    <w:rsid w:val="00BC38B3"/>
    <w:rsid w:val="00BE709D"/>
    <w:rsid w:val="00BF0658"/>
    <w:rsid w:val="00C00DDE"/>
    <w:rsid w:val="00C26DD9"/>
    <w:rsid w:val="00C3624D"/>
    <w:rsid w:val="00C80CD1"/>
    <w:rsid w:val="00CB03F8"/>
    <w:rsid w:val="00CC2160"/>
    <w:rsid w:val="00CC26A5"/>
    <w:rsid w:val="00CC2995"/>
    <w:rsid w:val="00CE0D9C"/>
    <w:rsid w:val="00CF6848"/>
    <w:rsid w:val="00D12299"/>
    <w:rsid w:val="00D37DDE"/>
    <w:rsid w:val="00D46E96"/>
    <w:rsid w:val="00D652E7"/>
    <w:rsid w:val="00D67977"/>
    <w:rsid w:val="00D868D0"/>
    <w:rsid w:val="00DF677F"/>
    <w:rsid w:val="00E41710"/>
    <w:rsid w:val="00E42C5B"/>
    <w:rsid w:val="00E501CA"/>
    <w:rsid w:val="00E51C3B"/>
    <w:rsid w:val="00E60D89"/>
    <w:rsid w:val="00E65CB2"/>
    <w:rsid w:val="00E67275"/>
    <w:rsid w:val="00EA4FB0"/>
    <w:rsid w:val="00EB07FF"/>
    <w:rsid w:val="00ED0073"/>
    <w:rsid w:val="00F4572E"/>
    <w:rsid w:val="00F50A14"/>
    <w:rsid w:val="00F53B8A"/>
    <w:rsid w:val="00F54E37"/>
    <w:rsid w:val="00F806D0"/>
    <w:rsid w:val="00F82E9F"/>
    <w:rsid w:val="00F94FBB"/>
    <w:rsid w:val="00FA3176"/>
    <w:rsid w:val="00FC2D8C"/>
    <w:rsid w:val="00FC4E21"/>
    <w:rsid w:val="00FD14E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600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27A530-F4F4-4F46-8037-A9DA9B27E3AD}">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2.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D39D4346-DC5D-4B06-A072-E691A6E61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78</TotalTime>
  <Pages>6</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AOT Twin Builder Plant Layout Tutorial</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Builder Plant Layout Tutorial</dc:title>
  <dc:subject/>
  <dc:creator>Olson, Ed</dc:creator>
  <cp:keywords/>
  <dc:description/>
  <cp:lastModifiedBy>Olson, Ed</cp:lastModifiedBy>
  <cp:revision>529</cp:revision>
  <cp:lastPrinted>2026-01-15T19:41:00Z</cp:lastPrinted>
  <dcterms:created xsi:type="dcterms:W3CDTF">2023-09-04T15:27:00Z</dcterms:created>
  <dcterms:modified xsi:type="dcterms:W3CDTF">2026-02-12T19:39:00Z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SharedWithUsers">
    <vt:lpwstr>54;#Devarakonda, Sravani</vt:lpwstr>
  </property>
  <property fmtid="{D5CDD505-2E9C-101B-9397-08002B2CF9AE}" pid="20" name="AssignedTo">
    <vt:lpwstr>10;#Olson, Ed</vt:lpwstr>
  </property>
  <property fmtid="{D5CDD505-2E9C-101B-9397-08002B2CF9AE}" pid="21" name="_Version">
    <vt:lpwstr>0.5</vt:lpwstr>
  </property>
  <property fmtid="{D5CDD505-2E9C-101B-9397-08002B2CF9AE}" pid="22" name="Sign-off status">
    <vt:lpwstr>None</vt:lpwstr>
  </property>
  <property fmtid="{D5CDD505-2E9C-101B-9397-08002B2CF9AE}" pid="23" name="Copied">
    <vt:bool>false</vt:bool>
  </property>
  <property fmtid="{D5CDD505-2E9C-101B-9397-08002B2CF9AE}" pid="24" name="Doc Version">
    <vt:lpwstr>2.0</vt:lpwstr>
  </property>
  <property fmtid="{D5CDD505-2E9C-101B-9397-08002B2CF9AE}" pid="25" name="Project Acronym">
    <vt:lpwstr>AOT</vt:lpwstr>
  </property>
  <property fmtid="{D5CDD505-2E9C-101B-9397-08002B2CF9AE}" pid="26" name="RFTrigger">
    <vt:lpwstr>No</vt:lpwstr>
  </property>
  <property fmtid="{D5CDD505-2E9C-101B-9397-08002B2CF9AE}" pid="27" name="docLang">
    <vt:lpwstr>en</vt:lpwstr>
  </property>
</Properties>
</file>