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CE69" w14:textId="3CC69D2D" w:rsidR="00756A52" w:rsidRDefault="00A90103" w:rsidP="008E0899">
      <w:pPr>
        <w:pStyle w:val="Heading1"/>
      </w:pPr>
      <w:bookmarkStart w:id="0" w:name="OLE_LINK1"/>
      <w:bookmarkStart w:id="1" w:name="OLE_LINK2"/>
      <w:r w:rsidRPr="002A552F">
        <w:t xml:space="preserve">Getting Started with </w:t>
      </w:r>
      <w:r w:rsidR="0027452D">
        <w:t>Smart KPIs</w:t>
      </w:r>
    </w:p>
    <w:p w14:paraId="37B58CAB" w14:textId="27A8EA4A" w:rsidR="00AA512B" w:rsidRPr="00D84874" w:rsidRDefault="00AA512B" w:rsidP="00D84874">
      <w:r w:rsidRPr="00D84874">
        <w:t xml:space="preserve">Accenture Operations Twin (AOT) is a set of software accelerators for the rapid implementation of customized factory-to-cloud Operations Twin applications. An Operations </w:t>
      </w:r>
      <w:r w:rsidR="007D158A" w:rsidRPr="00D84874">
        <w:t>T</w:t>
      </w:r>
      <w:r w:rsidRPr="00D84874">
        <w:t>win accelerates the integration of product, process, and live data from disparate IT and OT systems, creating a comprehensive and contextualized view of operations to enable better decisions and optimized processes.</w:t>
      </w:r>
    </w:p>
    <w:p w14:paraId="020F0467" w14:textId="4EB56516" w:rsidR="00CF5C49" w:rsidRPr="00D84874" w:rsidRDefault="00E30637" w:rsidP="00D84874">
      <w:r w:rsidRPr="00D84874">
        <w:t xml:space="preserve">Smart KPIs is a no-code </w:t>
      </w:r>
      <w:r w:rsidR="00EE67F7" w:rsidRPr="00D84874">
        <w:t>framework</w:t>
      </w:r>
      <w:r w:rsidRPr="00D84874">
        <w:t xml:space="preserve"> </w:t>
      </w:r>
      <w:r w:rsidR="001C00CA" w:rsidRPr="00D84874">
        <w:t>that</w:t>
      </w:r>
      <w:r w:rsidR="00A77F32" w:rsidRPr="00D84874">
        <w:t xml:space="preserve"> </w:t>
      </w:r>
      <w:r w:rsidRPr="00D84874">
        <w:t xml:space="preserve">provides </w:t>
      </w:r>
      <w:proofErr w:type="gramStart"/>
      <w:r w:rsidR="0017794D" w:rsidRPr="00D84874">
        <w:t>users</w:t>
      </w:r>
      <w:proofErr w:type="gramEnd"/>
      <w:r w:rsidR="0017794D" w:rsidRPr="00D84874">
        <w:t xml:space="preserve"> the</w:t>
      </w:r>
      <w:r w:rsidR="002828F7" w:rsidRPr="00D84874">
        <w:t xml:space="preserve"> ability to </w:t>
      </w:r>
      <w:r w:rsidR="00F45E98" w:rsidRPr="00D84874">
        <w:t>configure</w:t>
      </w:r>
      <w:r w:rsidR="0017794D" w:rsidRPr="00D84874">
        <w:t>, compute</w:t>
      </w:r>
      <w:r w:rsidR="00823429" w:rsidRPr="00D84874">
        <w:t>,</w:t>
      </w:r>
      <w:r w:rsidR="0017794D" w:rsidRPr="00D84874">
        <w:t xml:space="preserve"> and visualize KPIs in the dashboard. </w:t>
      </w:r>
      <w:r w:rsidR="00CF5C49" w:rsidRPr="00D84874">
        <w:t>Using Smart KPIs, users in the boardroom, on the shop floor, or anywhere in between can get a contextualized view of operational performance through KPIs and can critically analyze business performance and drive decisions. Smart KPIs link the strategic KPIs at the company or business level with tactical and operational KPIs at the plant or unit level and provide a transparent view of performance.</w:t>
      </w:r>
    </w:p>
    <w:p w14:paraId="094FC5C0" w14:textId="47DCF0CF" w:rsidR="004766EE" w:rsidRDefault="00DB617B" w:rsidP="00E17AAA">
      <w:pPr>
        <w:pStyle w:val="Heading2"/>
      </w:pPr>
      <w:r>
        <w:t>Purpose</w:t>
      </w:r>
    </w:p>
    <w:p w14:paraId="79F637F5" w14:textId="336E01BA" w:rsidR="001D2C29" w:rsidRDefault="005D65B8" w:rsidP="00E17AAA">
      <w:pPr>
        <w:ind w:right="2304"/>
      </w:pPr>
      <w:r>
        <w:t xml:space="preserve">This document describes the </w:t>
      </w:r>
      <w:r w:rsidR="00A43588">
        <w:t xml:space="preserve">overall flow </w:t>
      </w:r>
      <w:r w:rsidR="00B4538B">
        <w:t>for setting up</w:t>
      </w:r>
      <w:r w:rsidR="00D71E40">
        <w:t xml:space="preserve">, </w:t>
      </w:r>
      <w:r w:rsidR="007D158A">
        <w:t>configuring,</w:t>
      </w:r>
      <w:r w:rsidR="00D71E40">
        <w:t xml:space="preserve"> and visual</w:t>
      </w:r>
      <w:r w:rsidR="001D2C29">
        <w:t>izing</w:t>
      </w:r>
      <w:r w:rsidR="00B4538B">
        <w:t xml:space="preserve"> Smart KPIs </w:t>
      </w:r>
      <w:r w:rsidR="001D2C29">
        <w:t>and the related prerequisites.</w:t>
      </w:r>
      <w:r w:rsidR="005F626C">
        <w:t xml:space="preserve"> </w:t>
      </w:r>
    </w:p>
    <w:p w14:paraId="14578C1D" w14:textId="69B19C1F" w:rsidR="001D2C29" w:rsidRDefault="001D2C29" w:rsidP="008E400A">
      <w:pPr>
        <w:pStyle w:val="Heading2"/>
      </w:pPr>
      <w:r>
        <w:t>Target Audience</w:t>
      </w:r>
    </w:p>
    <w:p w14:paraId="7DA6F6FE" w14:textId="76D482E5" w:rsidR="001D2C29" w:rsidRDefault="002E0AE9" w:rsidP="33B789DE">
      <w:pPr>
        <w:pStyle w:val="ListParagraph"/>
        <w:numPr>
          <w:ilvl w:val="0"/>
          <w:numId w:val="18"/>
        </w:numPr>
      </w:pPr>
      <w:r>
        <w:t>Client and Asset Delivery Teams</w:t>
      </w:r>
    </w:p>
    <w:p w14:paraId="2D29D5D7" w14:textId="6413641A" w:rsidR="002E0AE9" w:rsidRDefault="002E0AE9" w:rsidP="33B789DE">
      <w:pPr>
        <w:pStyle w:val="ListParagraph"/>
        <w:numPr>
          <w:ilvl w:val="0"/>
          <w:numId w:val="18"/>
        </w:numPr>
      </w:pPr>
      <w:r>
        <w:t>Solution Architects</w:t>
      </w:r>
    </w:p>
    <w:p w14:paraId="7168B194" w14:textId="162BE6E0" w:rsidR="002E0AE9" w:rsidRDefault="002E0AE9" w:rsidP="33B789DE">
      <w:pPr>
        <w:pStyle w:val="ListParagraph"/>
        <w:numPr>
          <w:ilvl w:val="0"/>
          <w:numId w:val="18"/>
        </w:numPr>
      </w:pPr>
      <w:r>
        <w:t>Technical Architects</w:t>
      </w:r>
    </w:p>
    <w:p w14:paraId="02B977DC" w14:textId="5941F801" w:rsidR="003560F8" w:rsidRDefault="002E0AE9" w:rsidP="001D2C29">
      <w:pPr>
        <w:pStyle w:val="ListParagraph"/>
        <w:numPr>
          <w:ilvl w:val="0"/>
          <w:numId w:val="18"/>
        </w:numPr>
      </w:pPr>
      <w:r>
        <w:t>Business Analysts and Consultants</w:t>
      </w:r>
    </w:p>
    <w:p w14:paraId="368245B6" w14:textId="7DBF4527" w:rsidR="00400867" w:rsidRPr="00385DDD" w:rsidRDefault="00400867" w:rsidP="00400867">
      <w:pPr>
        <w:pStyle w:val="Heading2"/>
      </w:pPr>
      <w:bookmarkStart w:id="2" w:name="_Toc107223757"/>
      <w:r w:rsidRPr="00385DDD">
        <w:t>Contacts</w:t>
      </w:r>
      <w:bookmarkEnd w:id="2"/>
    </w:p>
    <w:p w14:paraId="3EB91E4D" w14:textId="79E4A5EB" w:rsidR="00400867" w:rsidRDefault="00B61064" w:rsidP="00325B2E">
      <w:pPr>
        <w:numPr>
          <w:ilvl w:val="0"/>
          <w:numId w:val="22"/>
        </w:numPr>
        <w:jc w:val="left"/>
        <w:rPr>
          <w:rFonts w:eastAsia="Calibri"/>
        </w:rPr>
      </w:pPr>
      <w:hyperlink r:id="rId12" w:history="1">
        <w:r w:rsidRPr="00986D1B">
          <w:rPr>
            <w:rStyle w:val="Hyperlink"/>
            <w:rFonts w:eastAsia="Calibri" w:cs="Arial"/>
          </w:rPr>
          <w:t>florian.tournier@accenture.com</w:t>
        </w:r>
      </w:hyperlink>
    </w:p>
    <w:p w14:paraId="5ECC38E0" w14:textId="17146534" w:rsidR="00400867" w:rsidRDefault="00B61064" w:rsidP="00325B2E">
      <w:pPr>
        <w:numPr>
          <w:ilvl w:val="0"/>
          <w:numId w:val="22"/>
        </w:numPr>
        <w:jc w:val="left"/>
        <w:rPr>
          <w:rFonts w:eastAsia="Calibri"/>
        </w:rPr>
      </w:pPr>
      <w:hyperlink r:id="rId13" w:history="1">
        <w:r w:rsidRPr="00986D1B">
          <w:rPr>
            <w:rStyle w:val="Hyperlink"/>
            <w:rFonts w:eastAsia="Calibri" w:cs="Arial"/>
          </w:rPr>
          <w:t>susarla.aditya@accenture.com</w:t>
        </w:r>
      </w:hyperlink>
    </w:p>
    <w:p w14:paraId="27E9F9DD" w14:textId="30BE35DF" w:rsidR="00862910" w:rsidRPr="00862910" w:rsidRDefault="00862910" w:rsidP="00325B2E">
      <w:pPr>
        <w:numPr>
          <w:ilvl w:val="0"/>
          <w:numId w:val="22"/>
        </w:numPr>
        <w:jc w:val="left"/>
        <w:rPr>
          <w:rFonts w:eastAsia="Calibri"/>
        </w:rPr>
      </w:pPr>
      <w:hyperlink r:id="rId14" w:history="1">
        <w:r w:rsidRPr="00583E32">
          <w:rPr>
            <w:rStyle w:val="Hyperlink"/>
            <w:rFonts w:cs="Arial"/>
          </w:rPr>
          <w:t>thejash.s.suresh@accenture.com</w:t>
        </w:r>
      </w:hyperlink>
    </w:p>
    <w:p w14:paraId="76E65ED6" w14:textId="4F5A9A81" w:rsidR="00400867" w:rsidRPr="00862910" w:rsidRDefault="00B61064" w:rsidP="00325B2E">
      <w:pPr>
        <w:numPr>
          <w:ilvl w:val="0"/>
          <w:numId w:val="22"/>
        </w:numPr>
        <w:jc w:val="left"/>
        <w:rPr>
          <w:rFonts w:eastAsia="Calibri"/>
        </w:rPr>
      </w:pPr>
      <w:hyperlink r:id="rId15" w:history="1">
        <w:r w:rsidRPr="00986D1B">
          <w:rPr>
            <w:rStyle w:val="Hyperlink"/>
            <w:rFonts w:cs="Arial"/>
          </w:rPr>
          <w:t>nithya.arumugham@accenture.com</w:t>
        </w:r>
      </w:hyperlink>
    </w:p>
    <w:p w14:paraId="7C9687C1" w14:textId="212AC989" w:rsidR="00862910" w:rsidRDefault="00BE4BF2" w:rsidP="00BE4BF2">
      <w:pPr>
        <w:pStyle w:val="Heading2"/>
      </w:pPr>
      <w:r>
        <w:t>Related Links</w:t>
      </w:r>
    </w:p>
    <w:p w14:paraId="3CF72F0F" w14:textId="3C2442A1" w:rsidR="00BE4BF2" w:rsidRDefault="00BE4BF2" w:rsidP="00BE4BF2">
      <w:pPr>
        <w:pStyle w:val="ListParagraph"/>
        <w:numPr>
          <w:ilvl w:val="0"/>
          <w:numId w:val="27"/>
        </w:numPr>
      </w:pPr>
      <w:hyperlink r:id="rId16" w:history="1">
        <w:r w:rsidRPr="00054CD5">
          <w:rPr>
            <w:rStyle w:val="Hyperlink"/>
            <w:rFonts w:cs="Arial"/>
          </w:rPr>
          <w:t>AOT on CDF</w:t>
        </w:r>
      </w:hyperlink>
    </w:p>
    <w:p w14:paraId="19B2644E" w14:textId="1D429FD2" w:rsidR="00BE4BF2" w:rsidRDefault="00BE4BF2" w:rsidP="00BE4BF2">
      <w:pPr>
        <w:pStyle w:val="ListParagraph"/>
        <w:numPr>
          <w:ilvl w:val="0"/>
          <w:numId w:val="27"/>
        </w:numPr>
      </w:pPr>
      <w:hyperlink r:id="rId17" w:history="1">
        <w:r w:rsidRPr="007D17D5">
          <w:rPr>
            <w:rStyle w:val="Hyperlink"/>
            <w:rFonts w:cs="Arial"/>
          </w:rPr>
          <w:t>AOT on Azure</w:t>
        </w:r>
      </w:hyperlink>
    </w:p>
    <w:p w14:paraId="228EA24C" w14:textId="517C9DBB" w:rsidR="00054CD5" w:rsidRPr="00BE4BF2" w:rsidRDefault="00054CD5" w:rsidP="00BE4BF2">
      <w:pPr>
        <w:pStyle w:val="ListParagraph"/>
        <w:numPr>
          <w:ilvl w:val="0"/>
          <w:numId w:val="27"/>
        </w:numPr>
      </w:pPr>
      <w:hyperlink r:id="rId18" w:history="1">
        <w:r w:rsidRPr="00712E47">
          <w:rPr>
            <w:rStyle w:val="Hyperlink"/>
            <w:rFonts w:cs="Arial"/>
          </w:rPr>
          <w:t>IX Developer Hub</w:t>
        </w:r>
      </w:hyperlink>
    </w:p>
    <w:p w14:paraId="5EDBA687" w14:textId="77777777" w:rsidR="005519FF" w:rsidRDefault="005519FF" w:rsidP="007B677B">
      <w:pPr>
        <w:pStyle w:val="Heading2"/>
        <w:sectPr w:rsidR="005519FF" w:rsidSect="005519FF">
          <w:headerReference w:type="default" r:id="rId19"/>
          <w:footerReference w:type="default" r:id="rId20"/>
          <w:headerReference w:type="first" r:id="rId21"/>
          <w:footerReference w:type="first" r:id="rId22"/>
          <w:pgSz w:w="12240" w:h="15840" w:code="1"/>
          <w:pgMar w:top="1440" w:right="1440" w:bottom="1440" w:left="1440" w:header="720" w:footer="720" w:gutter="0"/>
          <w:cols w:space="720"/>
          <w:titlePg/>
          <w:docGrid w:linePitch="360"/>
        </w:sectPr>
      </w:pPr>
    </w:p>
    <w:p w14:paraId="6F479805" w14:textId="0E8A6E30" w:rsidR="002B5E08" w:rsidRDefault="002B5E08" w:rsidP="007B677B">
      <w:pPr>
        <w:pStyle w:val="Heading2"/>
      </w:pPr>
      <w:r>
        <w:lastRenderedPageBreak/>
        <w:t>Glossary</w:t>
      </w:r>
    </w:p>
    <w:tbl>
      <w:tblPr>
        <w:tblStyle w:val="TableGrid"/>
        <w:tblW w:w="0" w:type="auto"/>
        <w:tblLook w:val="04A0" w:firstRow="1" w:lastRow="0" w:firstColumn="1" w:lastColumn="0" w:noHBand="0" w:noVBand="1"/>
      </w:tblPr>
      <w:tblGrid>
        <w:gridCol w:w="3964"/>
        <w:gridCol w:w="5386"/>
      </w:tblGrid>
      <w:tr w:rsidR="005B2741" w14:paraId="60909556" w14:textId="77777777" w:rsidTr="00B4767E">
        <w:tc>
          <w:tcPr>
            <w:tcW w:w="3964" w:type="dxa"/>
            <w:shd w:val="clear" w:color="auto" w:fill="E7E6E6" w:themeFill="background2"/>
          </w:tcPr>
          <w:p w14:paraId="3FA2F6E9" w14:textId="501F55C1" w:rsidR="005B2741" w:rsidRPr="00B4767E" w:rsidRDefault="002D02A9" w:rsidP="002B5E08">
            <w:pPr>
              <w:rPr>
                <w:b/>
                <w:bCs/>
              </w:rPr>
            </w:pPr>
            <w:r w:rsidRPr="00B4767E">
              <w:rPr>
                <w:b/>
                <w:bCs/>
              </w:rPr>
              <w:t>Term</w:t>
            </w:r>
          </w:p>
        </w:tc>
        <w:tc>
          <w:tcPr>
            <w:tcW w:w="5386" w:type="dxa"/>
            <w:shd w:val="clear" w:color="auto" w:fill="E7E6E6" w:themeFill="background2"/>
          </w:tcPr>
          <w:p w14:paraId="69E71153" w14:textId="5C485941" w:rsidR="005B2741" w:rsidRPr="00B4767E" w:rsidRDefault="002D02A9" w:rsidP="002B5E08">
            <w:pPr>
              <w:rPr>
                <w:b/>
                <w:bCs/>
              </w:rPr>
            </w:pPr>
            <w:r w:rsidRPr="00B4767E">
              <w:rPr>
                <w:b/>
                <w:bCs/>
              </w:rPr>
              <w:t>Definition</w:t>
            </w:r>
          </w:p>
        </w:tc>
      </w:tr>
      <w:tr w:rsidR="005B2741" w14:paraId="490AE0AE" w14:textId="77777777" w:rsidTr="002D02A9">
        <w:tc>
          <w:tcPr>
            <w:tcW w:w="3964" w:type="dxa"/>
          </w:tcPr>
          <w:p w14:paraId="25BDEB92" w14:textId="2704D089" w:rsidR="005B2741" w:rsidRDefault="002D02A9" w:rsidP="002B5E08">
            <w:r>
              <w:t>AOT (Accenture Operations Twin)</w:t>
            </w:r>
          </w:p>
        </w:tc>
        <w:tc>
          <w:tcPr>
            <w:tcW w:w="5386" w:type="dxa"/>
          </w:tcPr>
          <w:p w14:paraId="02030607" w14:textId="768FCAEF" w:rsidR="005B2741" w:rsidRDefault="002D02A9" w:rsidP="002B5E08">
            <w:r>
              <w:t>A set of software accelerators for rapid implementation of customized factory-to-cloud Operations Twin applications, integrating product, process, and live data from IT and OT systems for a comprehensive view of operations.</w:t>
            </w:r>
          </w:p>
        </w:tc>
      </w:tr>
      <w:tr w:rsidR="005B2741" w14:paraId="6FD97DE6" w14:textId="77777777" w:rsidTr="002D02A9">
        <w:tc>
          <w:tcPr>
            <w:tcW w:w="3964" w:type="dxa"/>
          </w:tcPr>
          <w:p w14:paraId="415A5E83" w14:textId="1397E908" w:rsidR="005B2741" w:rsidRDefault="00E773BC" w:rsidP="002B5E08">
            <w:r>
              <w:t>Smart KPIs</w:t>
            </w:r>
          </w:p>
        </w:tc>
        <w:tc>
          <w:tcPr>
            <w:tcW w:w="5386" w:type="dxa"/>
          </w:tcPr>
          <w:p w14:paraId="42E89644" w14:textId="2521A90A" w:rsidR="005B2741" w:rsidRDefault="00E773BC" w:rsidP="002B5E08">
            <w:r>
              <w:t>A no-code framework that allows users to configure, compute, and visualize KPIs in dashboards, linking strategic, tactical, and operational KPIs for transparent performance analysis</w:t>
            </w:r>
          </w:p>
        </w:tc>
      </w:tr>
      <w:tr w:rsidR="005B2741" w14:paraId="32560186" w14:textId="77777777" w:rsidTr="002D02A9">
        <w:tc>
          <w:tcPr>
            <w:tcW w:w="3964" w:type="dxa"/>
          </w:tcPr>
          <w:p w14:paraId="05BFE089" w14:textId="555BA873" w:rsidR="005B2741" w:rsidRDefault="00E773BC" w:rsidP="002B5E08">
            <w:r>
              <w:t>KPI (Key Performance Indicator)</w:t>
            </w:r>
          </w:p>
        </w:tc>
        <w:tc>
          <w:tcPr>
            <w:tcW w:w="5386" w:type="dxa"/>
          </w:tcPr>
          <w:p w14:paraId="2D15A48A" w14:textId="62734325" w:rsidR="005B2741" w:rsidRDefault="00CF7097" w:rsidP="002B5E08">
            <w:r>
              <w:t>Quantitative metrics used to evaluate business performance at strategic, tactical, or operational levels</w:t>
            </w:r>
          </w:p>
        </w:tc>
      </w:tr>
      <w:tr w:rsidR="005B2741" w14:paraId="45B6B7E3" w14:textId="77777777" w:rsidTr="002D02A9">
        <w:tc>
          <w:tcPr>
            <w:tcW w:w="3964" w:type="dxa"/>
          </w:tcPr>
          <w:p w14:paraId="28853EC8" w14:textId="5C2F58E6" w:rsidR="005B2741" w:rsidRDefault="00CF7097" w:rsidP="002B5E08">
            <w:r>
              <w:t>UoM (Unit of Measurement)</w:t>
            </w:r>
          </w:p>
        </w:tc>
        <w:tc>
          <w:tcPr>
            <w:tcW w:w="5386" w:type="dxa"/>
          </w:tcPr>
          <w:p w14:paraId="1AC654FA" w14:textId="16704BA5" w:rsidR="005B2741" w:rsidRDefault="00CF7097" w:rsidP="002B5E08">
            <w:r>
              <w:t>The standard unit used to quantify KPI values, such as hours, pieces, or percentages. UoM mapping ensures consistency across KPIs.</w:t>
            </w:r>
          </w:p>
        </w:tc>
      </w:tr>
      <w:tr w:rsidR="005B2741" w14:paraId="49B61D0A" w14:textId="77777777" w:rsidTr="002D02A9">
        <w:tc>
          <w:tcPr>
            <w:tcW w:w="3964" w:type="dxa"/>
          </w:tcPr>
          <w:p w14:paraId="0DB95ABB" w14:textId="47B73D7A" w:rsidR="005B2741" w:rsidRDefault="00CF7097" w:rsidP="002B5E08">
            <w:r>
              <w:t>CDF (Cognite Data Framework)</w:t>
            </w:r>
          </w:p>
        </w:tc>
        <w:tc>
          <w:tcPr>
            <w:tcW w:w="5386" w:type="dxa"/>
          </w:tcPr>
          <w:p w14:paraId="1ADA748E" w14:textId="20B536C6" w:rsidR="005B2741" w:rsidRDefault="00CF7097" w:rsidP="002B5E08">
            <w:r>
              <w:t>A platform for deploying AOT, where functions and configuration files are uploaded to enable data integration and KPI computation</w:t>
            </w:r>
          </w:p>
        </w:tc>
      </w:tr>
      <w:tr w:rsidR="00CF7097" w14:paraId="7DCC6D81" w14:textId="77777777" w:rsidTr="002D02A9">
        <w:tc>
          <w:tcPr>
            <w:tcW w:w="3964" w:type="dxa"/>
          </w:tcPr>
          <w:p w14:paraId="6515295C" w14:textId="59D64E41" w:rsidR="00CF7097" w:rsidRDefault="00CF7097" w:rsidP="002B5E08">
            <w:r>
              <w:t>Asset</w:t>
            </w:r>
          </w:p>
        </w:tc>
        <w:tc>
          <w:tcPr>
            <w:tcW w:w="5386" w:type="dxa"/>
          </w:tcPr>
          <w:p w14:paraId="77E0954C" w14:textId="44D653B4" w:rsidR="00CF7097" w:rsidRDefault="00B35880" w:rsidP="002B5E08">
            <w:r>
              <w:t xml:space="preserve">Any physical or digital resource tracked within the AOT platform for KPI measurement and analysis. </w:t>
            </w:r>
          </w:p>
        </w:tc>
      </w:tr>
      <w:tr w:rsidR="00CF7097" w14:paraId="29ACB1DE" w14:textId="77777777" w:rsidTr="002D02A9">
        <w:tc>
          <w:tcPr>
            <w:tcW w:w="3964" w:type="dxa"/>
          </w:tcPr>
          <w:p w14:paraId="48ABC479" w14:textId="18157C76" w:rsidR="00CF7097" w:rsidRDefault="00B35880" w:rsidP="002B5E08">
            <w:r>
              <w:t>Role</w:t>
            </w:r>
          </w:p>
        </w:tc>
        <w:tc>
          <w:tcPr>
            <w:tcW w:w="5386" w:type="dxa"/>
          </w:tcPr>
          <w:p w14:paraId="009D32A6" w14:textId="38AA67D2" w:rsidR="00CF7097" w:rsidRDefault="00B35880" w:rsidP="002B5E08">
            <w:r>
              <w:t>A set of permissions and responsibilities assigned to users, determining access to assets and KPI configuration tools</w:t>
            </w:r>
          </w:p>
        </w:tc>
      </w:tr>
      <w:tr w:rsidR="00CF7097" w14:paraId="1F31DB38" w14:textId="77777777" w:rsidTr="002D02A9">
        <w:tc>
          <w:tcPr>
            <w:tcW w:w="3964" w:type="dxa"/>
          </w:tcPr>
          <w:p w14:paraId="5BFC9C60" w14:textId="13066DB7" w:rsidR="00CF7097" w:rsidRDefault="00DA236D" w:rsidP="002B5E08">
            <w:r>
              <w:t>Dashboard</w:t>
            </w:r>
          </w:p>
        </w:tc>
        <w:tc>
          <w:tcPr>
            <w:tcW w:w="5386" w:type="dxa"/>
          </w:tcPr>
          <w:p w14:paraId="05080198" w14:textId="5332E59B" w:rsidR="00CF7097" w:rsidRDefault="00B35880" w:rsidP="002B5E08">
            <w:r>
              <w:t>The user interface in AOT where KPIs are visualized, analyzed, and compared, supporting drilldown and time series analysis</w:t>
            </w:r>
          </w:p>
        </w:tc>
      </w:tr>
      <w:tr w:rsidR="00CF7097" w14:paraId="70A9A565" w14:textId="77777777" w:rsidTr="002D02A9">
        <w:tc>
          <w:tcPr>
            <w:tcW w:w="3964" w:type="dxa"/>
          </w:tcPr>
          <w:p w14:paraId="1D623B9C" w14:textId="47A386A9" w:rsidR="00CF7097" w:rsidRDefault="00DA236D" w:rsidP="002B5E08">
            <w:r>
              <w:t>KPI Config Template</w:t>
            </w:r>
          </w:p>
        </w:tc>
        <w:tc>
          <w:tcPr>
            <w:tcW w:w="5386" w:type="dxa"/>
          </w:tcPr>
          <w:p w14:paraId="5C958F5C" w14:textId="61CA2F41" w:rsidR="00CF7097" w:rsidRDefault="00DA236D" w:rsidP="002B5E08">
            <w:r>
              <w:t>A template used to define, configure, and upload KPIs into the AOT platform, including hierarchy, UoM mapping, and contributing relationships</w:t>
            </w:r>
          </w:p>
        </w:tc>
      </w:tr>
      <w:tr w:rsidR="00CF7097" w14:paraId="79F5CFDF" w14:textId="77777777" w:rsidTr="002D02A9">
        <w:tc>
          <w:tcPr>
            <w:tcW w:w="3964" w:type="dxa"/>
          </w:tcPr>
          <w:p w14:paraId="1E51CBDF" w14:textId="15261027" w:rsidR="00CF7097" w:rsidRDefault="00DA236D" w:rsidP="002B5E08">
            <w:r>
              <w:t>Scheduler</w:t>
            </w:r>
          </w:p>
        </w:tc>
        <w:tc>
          <w:tcPr>
            <w:tcW w:w="5386" w:type="dxa"/>
          </w:tcPr>
          <w:p w14:paraId="4306E116" w14:textId="556FA35D" w:rsidR="00CF7097" w:rsidRDefault="00DA236D" w:rsidP="002B5E08">
            <w:r>
              <w:t>A component or service that automates the execution of KPI calculations and other functions at defined intervals within the AOT platform</w:t>
            </w:r>
          </w:p>
        </w:tc>
      </w:tr>
    </w:tbl>
    <w:p w14:paraId="2BDE8EC0" w14:textId="77777777" w:rsidR="005519FF" w:rsidRDefault="005519FF" w:rsidP="008E0899">
      <w:pPr>
        <w:pStyle w:val="Heading1"/>
        <w:sectPr w:rsidR="005519FF" w:rsidSect="005519FF">
          <w:pgSz w:w="12240" w:h="15840" w:code="1"/>
          <w:pgMar w:top="1440" w:right="1440" w:bottom="1440" w:left="1440" w:header="720" w:footer="720" w:gutter="0"/>
          <w:cols w:space="720"/>
          <w:titlePg/>
          <w:docGrid w:linePitch="360"/>
        </w:sectPr>
      </w:pPr>
    </w:p>
    <w:p w14:paraId="4DF03E9B" w14:textId="3B23A156" w:rsidR="00CC07FC" w:rsidRDefault="07690979" w:rsidP="008E0899">
      <w:pPr>
        <w:pStyle w:val="Heading1"/>
      </w:pPr>
      <w:r>
        <w:lastRenderedPageBreak/>
        <w:t>Smart</w:t>
      </w:r>
      <w:r w:rsidR="267963E2">
        <w:t xml:space="preserve"> KPIs User Journey</w:t>
      </w:r>
    </w:p>
    <w:tbl>
      <w:tblPr>
        <w:tblStyle w:val="TableGrid"/>
        <w:tblW w:w="0" w:type="auto"/>
        <w:tblLook w:val="04A0" w:firstRow="1" w:lastRow="0" w:firstColumn="1" w:lastColumn="0" w:noHBand="0" w:noVBand="1"/>
      </w:tblPr>
      <w:tblGrid>
        <w:gridCol w:w="678"/>
        <w:gridCol w:w="8672"/>
      </w:tblGrid>
      <w:tr w:rsidR="0030432A" w14:paraId="136A61E4" w14:textId="77777777" w:rsidTr="00450D65">
        <w:tc>
          <w:tcPr>
            <w:tcW w:w="678" w:type="dxa"/>
            <w:shd w:val="clear" w:color="auto" w:fill="F2F2F2" w:themeFill="background1" w:themeFillShade="F2"/>
          </w:tcPr>
          <w:p w14:paraId="29369EBA" w14:textId="406F2794" w:rsidR="0030432A" w:rsidRPr="009F5994" w:rsidRDefault="0030432A" w:rsidP="00450D65">
            <w:pPr>
              <w:spacing w:before="240" w:after="240"/>
              <w:rPr>
                <w:b/>
                <w:bCs/>
                <w:lang w:val="en-GB"/>
              </w:rPr>
            </w:pPr>
            <w:r w:rsidRPr="009F5994">
              <w:rPr>
                <w:b/>
                <w:bCs/>
                <w:lang w:val="en-GB"/>
              </w:rPr>
              <w:t>Step</w:t>
            </w:r>
          </w:p>
        </w:tc>
        <w:tc>
          <w:tcPr>
            <w:tcW w:w="10927" w:type="dxa"/>
            <w:shd w:val="clear" w:color="auto" w:fill="F2F2F2" w:themeFill="background1" w:themeFillShade="F2"/>
          </w:tcPr>
          <w:p w14:paraId="2F741585" w14:textId="45B75D52" w:rsidR="0030432A" w:rsidRPr="009F5994" w:rsidRDefault="0030432A" w:rsidP="00450D65">
            <w:pPr>
              <w:spacing w:before="240" w:after="240"/>
              <w:rPr>
                <w:b/>
                <w:bCs/>
                <w:lang w:val="en-GB"/>
              </w:rPr>
            </w:pPr>
            <w:r w:rsidRPr="009F5994">
              <w:rPr>
                <w:b/>
                <w:bCs/>
                <w:lang w:val="en-GB"/>
              </w:rPr>
              <w:t>Task or Action</w:t>
            </w:r>
          </w:p>
        </w:tc>
      </w:tr>
      <w:tr w:rsidR="00E07733" w14:paraId="63E89632" w14:textId="77777777" w:rsidTr="00450D65">
        <w:tc>
          <w:tcPr>
            <w:tcW w:w="678" w:type="dxa"/>
          </w:tcPr>
          <w:p w14:paraId="15D4E13E" w14:textId="5537A094" w:rsidR="00E07733" w:rsidRDefault="007C42CA" w:rsidP="00450D65">
            <w:pPr>
              <w:spacing w:before="240" w:after="240"/>
              <w:jc w:val="center"/>
              <w:rPr>
                <w:lang w:val="en-GB"/>
              </w:rPr>
            </w:pPr>
            <w:r>
              <w:rPr>
                <w:lang w:val="en-GB"/>
              </w:rPr>
              <w:t>1</w:t>
            </w:r>
          </w:p>
        </w:tc>
        <w:tc>
          <w:tcPr>
            <w:tcW w:w="10927" w:type="dxa"/>
          </w:tcPr>
          <w:p w14:paraId="22D1C112" w14:textId="13B41250" w:rsidR="00E07733" w:rsidRPr="009F5994" w:rsidRDefault="00E07733" w:rsidP="00450D65">
            <w:pPr>
              <w:spacing w:before="240" w:after="240"/>
              <w:rPr>
                <w:lang w:val="en-GB"/>
              </w:rPr>
            </w:pPr>
            <w:r>
              <w:rPr>
                <w:lang w:val="en-GB"/>
              </w:rPr>
              <w:t>Project Kick Off</w:t>
            </w:r>
          </w:p>
        </w:tc>
      </w:tr>
      <w:tr w:rsidR="0030432A" w14:paraId="257625B7" w14:textId="77777777" w:rsidTr="00450D65">
        <w:tc>
          <w:tcPr>
            <w:tcW w:w="678" w:type="dxa"/>
          </w:tcPr>
          <w:p w14:paraId="733A21BF" w14:textId="521824E8" w:rsidR="0030432A" w:rsidRDefault="007C42CA" w:rsidP="00450D65">
            <w:pPr>
              <w:spacing w:before="240" w:after="240"/>
              <w:jc w:val="center"/>
              <w:rPr>
                <w:lang w:val="en-GB"/>
              </w:rPr>
            </w:pPr>
            <w:r>
              <w:rPr>
                <w:lang w:val="en-GB"/>
              </w:rPr>
              <w:t>2</w:t>
            </w:r>
          </w:p>
        </w:tc>
        <w:tc>
          <w:tcPr>
            <w:tcW w:w="10927" w:type="dxa"/>
          </w:tcPr>
          <w:p w14:paraId="182D85E3" w14:textId="7E02E669" w:rsidR="0030432A" w:rsidRDefault="009F5994" w:rsidP="00450D65">
            <w:pPr>
              <w:spacing w:before="240" w:after="240"/>
              <w:rPr>
                <w:lang w:val="en-GB"/>
              </w:rPr>
            </w:pPr>
            <w:r w:rsidRPr="009F5994">
              <w:rPr>
                <w:lang w:val="en-GB"/>
              </w:rPr>
              <w:t>Accenture Delivery Team</w:t>
            </w:r>
            <w:r w:rsidR="00E907ED">
              <w:rPr>
                <w:lang w:val="en-GB"/>
              </w:rPr>
              <w:t xml:space="preserve"> uploads the </w:t>
            </w:r>
            <w:r w:rsidR="00553B65" w:rsidRPr="00553B65">
              <w:t>CDF function zip files to CDF</w:t>
            </w:r>
            <w:r w:rsidR="00553B65">
              <w:rPr>
                <w:lang w:val="en-GB"/>
              </w:rPr>
              <w:t xml:space="preserve"> </w:t>
            </w:r>
            <w:r w:rsidR="00C81B56" w:rsidRPr="00C81B56">
              <w:rPr>
                <w:lang w:val="en-GB"/>
              </w:rPr>
              <w:t xml:space="preserve">– </w:t>
            </w:r>
            <w:hyperlink r:id="rId23" w:history="1">
              <w:r w:rsidR="00553B65" w:rsidRPr="00553B65">
                <w:rPr>
                  <w:rStyle w:val="Hyperlink"/>
                  <w:rFonts w:eastAsiaTheme="minorHAnsi" w:cs="Arial"/>
                  <w:szCs w:val="24"/>
                  <w:lang w:val="en-GB"/>
                </w:rPr>
                <w:t>LINK</w:t>
              </w:r>
            </w:hyperlink>
            <w:r w:rsidR="00C81B56">
              <w:rPr>
                <w:lang w:val="en-GB"/>
              </w:rPr>
              <w:t xml:space="preserve"> </w:t>
            </w:r>
          </w:p>
        </w:tc>
      </w:tr>
      <w:tr w:rsidR="0030432A" w14:paraId="6592FE2B" w14:textId="77777777" w:rsidTr="00450D65">
        <w:tc>
          <w:tcPr>
            <w:tcW w:w="678" w:type="dxa"/>
          </w:tcPr>
          <w:p w14:paraId="4091A590" w14:textId="034CBBA4" w:rsidR="0030432A" w:rsidRDefault="007C42CA" w:rsidP="00450D65">
            <w:pPr>
              <w:spacing w:before="240" w:after="240"/>
              <w:jc w:val="center"/>
              <w:rPr>
                <w:lang w:val="en-GB"/>
              </w:rPr>
            </w:pPr>
            <w:r>
              <w:rPr>
                <w:lang w:val="en-GB"/>
              </w:rPr>
              <w:t>3</w:t>
            </w:r>
          </w:p>
        </w:tc>
        <w:tc>
          <w:tcPr>
            <w:tcW w:w="10927" w:type="dxa"/>
          </w:tcPr>
          <w:p w14:paraId="2E89551D" w14:textId="0E8B3D89" w:rsidR="0030432A" w:rsidRDefault="00553B65" w:rsidP="00450D65">
            <w:pPr>
              <w:spacing w:before="240" w:after="240"/>
              <w:rPr>
                <w:lang w:val="en-GB"/>
              </w:rPr>
            </w:pPr>
            <w:r w:rsidRPr="00553B65">
              <w:rPr>
                <w:lang w:val="en-GB"/>
              </w:rPr>
              <w:t>Accenture Consultant</w:t>
            </w:r>
            <w:r w:rsidR="00D8273D">
              <w:rPr>
                <w:lang w:val="en-GB"/>
              </w:rPr>
              <w:t xml:space="preserve"> and </w:t>
            </w:r>
            <w:r w:rsidRPr="00553B65">
              <w:rPr>
                <w:lang w:val="en-GB"/>
              </w:rPr>
              <w:t>Client Admin</w:t>
            </w:r>
            <w:r w:rsidR="00D8273D">
              <w:rPr>
                <w:lang w:val="en-GB"/>
              </w:rPr>
              <w:t xml:space="preserve"> </w:t>
            </w:r>
            <w:r w:rsidR="0005795D">
              <w:t>c</w:t>
            </w:r>
            <w:r w:rsidR="0005795D" w:rsidRPr="0005795D">
              <w:t>reate the template with necessary dropdowns to add the KPIs</w:t>
            </w:r>
            <w:r w:rsidR="0005795D">
              <w:rPr>
                <w:lang w:val="en-GB"/>
              </w:rPr>
              <w:t xml:space="preserve"> </w:t>
            </w:r>
            <w:r w:rsidR="00C81B56" w:rsidRPr="00C81B56">
              <w:rPr>
                <w:lang w:val="en-GB"/>
              </w:rPr>
              <w:t xml:space="preserve">– </w:t>
            </w:r>
            <w:hyperlink r:id="rId24" w:history="1">
              <w:r w:rsidR="0005795D" w:rsidRPr="0005795D">
                <w:rPr>
                  <w:rStyle w:val="Hyperlink"/>
                  <w:rFonts w:eastAsiaTheme="minorHAnsi" w:cs="Arial"/>
                  <w:szCs w:val="24"/>
                  <w:lang w:val="en-GB"/>
                </w:rPr>
                <w:t>LINK</w:t>
              </w:r>
            </w:hyperlink>
          </w:p>
        </w:tc>
      </w:tr>
      <w:tr w:rsidR="0030432A" w14:paraId="0BF2F319" w14:textId="77777777" w:rsidTr="00450D65">
        <w:tc>
          <w:tcPr>
            <w:tcW w:w="678" w:type="dxa"/>
          </w:tcPr>
          <w:p w14:paraId="532DA025" w14:textId="31C73083" w:rsidR="0030432A" w:rsidRDefault="007C42CA" w:rsidP="00450D65">
            <w:pPr>
              <w:spacing w:before="240" w:after="240"/>
              <w:jc w:val="center"/>
              <w:rPr>
                <w:lang w:val="en-GB"/>
              </w:rPr>
            </w:pPr>
            <w:r>
              <w:rPr>
                <w:lang w:val="en-GB"/>
              </w:rPr>
              <w:t>4</w:t>
            </w:r>
          </w:p>
        </w:tc>
        <w:tc>
          <w:tcPr>
            <w:tcW w:w="10927" w:type="dxa"/>
          </w:tcPr>
          <w:p w14:paraId="18659432" w14:textId="7C19E576" w:rsidR="0030432A" w:rsidRDefault="00D8273D" w:rsidP="00450D65">
            <w:pPr>
              <w:spacing w:before="240" w:after="240"/>
              <w:rPr>
                <w:lang w:val="en-GB"/>
              </w:rPr>
            </w:pPr>
            <w:r w:rsidRPr="00D8273D">
              <w:rPr>
                <w:lang w:val="en-GB"/>
              </w:rPr>
              <w:t xml:space="preserve">Accenture Consultant and Client Admin </w:t>
            </w:r>
            <w:r w:rsidR="0005795D">
              <w:t>c</w:t>
            </w:r>
            <w:r w:rsidR="0005795D" w:rsidRPr="0005795D">
              <w:t>onfigure SmartKPI template to add/update/archive KPIs</w:t>
            </w:r>
            <w:r w:rsidR="0005795D">
              <w:rPr>
                <w:lang w:val="en-GB"/>
              </w:rPr>
              <w:t xml:space="preserve"> </w:t>
            </w:r>
            <w:r w:rsidR="00C81B56" w:rsidRPr="00C81B56">
              <w:rPr>
                <w:lang w:val="en-GB"/>
              </w:rPr>
              <w:t xml:space="preserve">– </w:t>
            </w:r>
            <w:hyperlink r:id="rId25" w:history="1">
              <w:r w:rsidR="0005795D" w:rsidRPr="0005795D">
                <w:rPr>
                  <w:rStyle w:val="Hyperlink"/>
                  <w:rFonts w:eastAsiaTheme="minorHAnsi" w:cs="Arial"/>
                  <w:szCs w:val="24"/>
                  <w:lang w:val="en-GB"/>
                </w:rPr>
                <w:t>LIN</w:t>
              </w:r>
              <w:r w:rsidR="0005795D" w:rsidRPr="0005795D">
                <w:rPr>
                  <w:rStyle w:val="Hyperlink"/>
                  <w:rFonts w:cs="Arial"/>
                  <w:lang w:val="en-GB"/>
                </w:rPr>
                <w:t>K</w:t>
              </w:r>
            </w:hyperlink>
          </w:p>
        </w:tc>
      </w:tr>
      <w:tr w:rsidR="0030432A" w14:paraId="17DD80EA" w14:textId="77777777" w:rsidTr="00450D65">
        <w:tc>
          <w:tcPr>
            <w:tcW w:w="678" w:type="dxa"/>
          </w:tcPr>
          <w:p w14:paraId="0264AAA7" w14:textId="419CD255" w:rsidR="0030432A" w:rsidRDefault="007C42CA" w:rsidP="00450D65">
            <w:pPr>
              <w:spacing w:before="240" w:after="240"/>
              <w:jc w:val="center"/>
              <w:rPr>
                <w:lang w:val="en-GB"/>
              </w:rPr>
            </w:pPr>
            <w:r>
              <w:rPr>
                <w:lang w:val="en-GB"/>
              </w:rPr>
              <w:t>5</w:t>
            </w:r>
          </w:p>
        </w:tc>
        <w:tc>
          <w:tcPr>
            <w:tcW w:w="10927" w:type="dxa"/>
          </w:tcPr>
          <w:p w14:paraId="6AF36E5B" w14:textId="5DCAB8EE" w:rsidR="0030432A" w:rsidRDefault="00D8273D" w:rsidP="00450D65">
            <w:pPr>
              <w:spacing w:before="240" w:after="240"/>
              <w:rPr>
                <w:lang w:val="en-GB"/>
              </w:rPr>
            </w:pPr>
            <w:r w:rsidRPr="00D8273D">
              <w:rPr>
                <w:lang w:val="en-GB"/>
              </w:rPr>
              <w:t xml:space="preserve">Accenture Consultant and Client Admin </w:t>
            </w:r>
            <w:r w:rsidR="00F4132E">
              <w:rPr>
                <w:lang w:val="en-GB"/>
              </w:rPr>
              <w:t>sign into AOT</w:t>
            </w:r>
          </w:p>
        </w:tc>
      </w:tr>
      <w:tr w:rsidR="0030432A" w14:paraId="604C2655" w14:textId="77777777" w:rsidTr="00450D65">
        <w:tc>
          <w:tcPr>
            <w:tcW w:w="678" w:type="dxa"/>
          </w:tcPr>
          <w:p w14:paraId="27A7521F" w14:textId="383DCEF6" w:rsidR="0030432A" w:rsidRDefault="007C42CA" w:rsidP="00450D65">
            <w:pPr>
              <w:spacing w:before="240" w:after="240"/>
              <w:jc w:val="center"/>
              <w:rPr>
                <w:lang w:val="en-GB"/>
              </w:rPr>
            </w:pPr>
            <w:r>
              <w:rPr>
                <w:lang w:val="en-GB"/>
              </w:rPr>
              <w:t>6</w:t>
            </w:r>
          </w:p>
        </w:tc>
        <w:tc>
          <w:tcPr>
            <w:tcW w:w="10927" w:type="dxa"/>
          </w:tcPr>
          <w:p w14:paraId="5906432E" w14:textId="35591F99" w:rsidR="0030432A" w:rsidRDefault="00D8273D" w:rsidP="00450D65">
            <w:pPr>
              <w:spacing w:before="240" w:after="240"/>
              <w:rPr>
                <w:lang w:val="en-GB"/>
              </w:rPr>
            </w:pPr>
            <w:r w:rsidRPr="00D8273D">
              <w:rPr>
                <w:lang w:val="en-GB"/>
              </w:rPr>
              <w:t xml:space="preserve">Accenture Consultant and Client Admin </w:t>
            </w:r>
            <w:r w:rsidR="00986A5A">
              <w:t>u</w:t>
            </w:r>
            <w:r w:rsidR="00F4132E" w:rsidRPr="00986A5A">
              <w:t>pload the template using SmartKPI config tool</w:t>
            </w:r>
            <w:r w:rsidR="00986A5A">
              <w:rPr>
                <w:lang w:val="en-GB"/>
              </w:rPr>
              <w:t xml:space="preserve"> </w:t>
            </w:r>
            <w:r w:rsidR="00C81B56" w:rsidRPr="00C81B56">
              <w:rPr>
                <w:lang w:val="en-GB"/>
              </w:rPr>
              <w:t xml:space="preserve">– </w:t>
            </w:r>
            <w:hyperlink r:id="rId26" w:history="1">
              <w:r w:rsidR="00986A5A" w:rsidRPr="00986A5A">
                <w:rPr>
                  <w:rStyle w:val="Hyperlink"/>
                  <w:rFonts w:eastAsiaTheme="minorHAnsi" w:cs="Arial"/>
                  <w:szCs w:val="24"/>
                  <w:lang w:val="en-GB"/>
                </w:rPr>
                <w:t>LINK</w:t>
              </w:r>
            </w:hyperlink>
          </w:p>
        </w:tc>
      </w:tr>
      <w:tr w:rsidR="0030432A" w14:paraId="7998E853" w14:textId="77777777" w:rsidTr="00450D65">
        <w:tc>
          <w:tcPr>
            <w:tcW w:w="678" w:type="dxa"/>
          </w:tcPr>
          <w:p w14:paraId="44F3CFF7" w14:textId="3639832B" w:rsidR="0030432A" w:rsidRDefault="007C42CA" w:rsidP="00450D65">
            <w:pPr>
              <w:spacing w:before="240" w:after="240"/>
              <w:jc w:val="center"/>
              <w:rPr>
                <w:lang w:val="en-GB"/>
              </w:rPr>
            </w:pPr>
            <w:r>
              <w:rPr>
                <w:lang w:val="en-GB"/>
              </w:rPr>
              <w:t>7</w:t>
            </w:r>
          </w:p>
        </w:tc>
        <w:tc>
          <w:tcPr>
            <w:tcW w:w="10927" w:type="dxa"/>
          </w:tcPr>
          <w:p w14:paraId="587E1FDB" w14:textId="05169D2F" w:rsidR="0030432A" w:rsidRDefault="00F4132E" w:rsidP="00450D65">
            <w:pPr>
              <w:spacing w:before="240" w:after="240"/>
              <w:rPr>
                <w:lang w:val="en-GB"/>
              </w:rPr>
            </w:pPr>
            <w:r w:rsidRPr="00F4132E">
              <w:rPr>
                <w:lang w:val="en-GB"/>
              </w:rPr>
              <w:t xml:space="preserve">Accenture Consultant and Client Admin </w:t>
            </w:r>
            <w:r w:rsidR="00462D2E">
              <w:rPr>
                <w:lang w:val="en-GB"/>
              </w:rPr>
              <w:t xml:space="preserve">use the </w:t>
            </w:r>
            <w:r w:rsidR="00462D2E" w:rsidRPr="00462D2E">
              <w:t>KPI Engine</w:t>
            </w:r>
            <w:r w:rsidR="00462D2E">
              <w:rPr>
                <w:lang w:val="en-GB"/>
              </w:rPr>
              <w:t xml:space="preserve"> </w:t>
            </w:r>
            <w:r w:rsidR="00C81B56" w:rsidRPr="00C81B56">
              <w:rPr>
                <w:lang w:val="en-GB"/>
              </w:rPr>
              <w:t xml:space="preserve">– </w:t>
            </w:r>
            <w:hyperlink r:id="rId27" w:history="1">
              <w:r w:rsidR="00462D2E" w:rsidRPr="00462D2E">
                <w:rPr>
                  <w:rStyle w:val="Hyperlink"/>
                  <w:rFonts w:eastAsiaTheme="minorHAnsi" w:cs="Arial"/>
                  <w:szCs w:val="24"/>
                  <w:lang w:val="en-GB"/>
                </w:rPr>
                <w:t>LINK</w:t>
              </w:r>
            </w:hyperlink>
          </w:p>
        </w:tc>
      </w:tr>
      <w:tr w:rsidR="0030432A" w14:paraId="6B59131D" w14:textId="77777777" w:rsidTr="00450D65">
        <w:tc>
          <w:tcPr>
            <w:tcW w:w="678" w:type="dxa"/>
          </w:tcPr>
          <w:p w14:paraId="7A15BB33" w14:textId="5769CD41" w:rsidR="0030432A" w:rsidRDefault="007C42CA" w:rsidP="00450D65">
            <w:pPr>
              <w:spacing w:before="240" w:after="240"/>
              <w:jc w:val="center"/>
              <w:rPr>
                <w:lang w:val="en-GB"/>
              </w:rPr>
            </w:pPr>
            <w:r>
              <w:rPr>
                <w:lang w:val="en-GB"/>
              </w:rPr>
              <w:t>8</w:t>
            </w:r>
          </w:p>
        </w:tc>
        <w:tc>
          <w:tcPr>
            <w:tcW w:w="10927" w:type="dxa"/>
          </w:tcPr>
          <w:p w14:paraId="2EBB87E4" w14:textId="6F6A1F17" w:rsidR="0030432A" w:rsidRDefault="00E07733" w:rsidP="00450D65">
            <w:pPr>
              <w:spacing w:before="240" w:after="240"/>
              <w:rPr>
                <w:lang w:val="en-GB"/>
              </w:rPr>
            </w:pPr>
            <w:r>
              <w:rPr>
                <w:lang w:val="en-GB"/>
              </w:rPr>
              <w:t xml:space="preserve">Handover to </w:t>
            </w:r>
            <w:r w:rsidR="007C42CA">
              <w:rPr>
                <w:lang w:val="en-GB"/>
              </w:rPr>
              <w:t>C</w:t>
            </w:r>
            <w:r>
              <w:rPr>
                <w:lang w:val="en-GB"/>
              </w:rPr>
              <w:t>lient</w:t>
            </w:r>
          </w:p>
        </w:tc>
      </w:tr>
      <w:tr w:rsidR="0030432A" w14:paraId="08CF8B45" w14:textId="77777777" w:rsidTr="00450D65">
        <w:tc>
          <w:tcPr>
            <w:tcW w:w="678" w:type="dxa"/>
          </w:tcPr>
          <w:p w14:paraId="533F1ED8" w14:textId="10F41F24" w:rsidR="0030432A" w:rsidRDefault="007C42CA" w:rsidP="00450D65">
            <w:pPr>
              <w:spacing w:before="240" w:after="240"/>
              <w:jc w:val="center"/>
              <w:rPr>
                <w:lang w:val="en-GB"/>
              </w:rPr>
            </w:pPr>
            <w:r>
              <w:rPr>
                <w:lang w:val="en-GB"/>
              </w:rPr>
              <w:t>9</w:t>
            </w:r>
          </w:p>
        </w:tc>
        <w:tc>
          <w:tcPr>
            <w:tcW w:w="10927" w:type="dxa"/>
          </w:tcPr>
          <w:p w14:paraId="378F201B" w14:textId="49ABFD6C" w:rsidR="0030432A" w:rsidRDefault="00E07733" w:rsidP="00450D65">
            <w:pPr>
              <w:spacing w:before="240" w:after="240"/>
              <w:rPr>
                <w:lang w:val="en-GB"/>
              </w:rPr>
            </w:pPr>
            <w:r w:rsidRPr="00E07733">
              <w:rPr>
                <w:lang w:val="en-GB"/>
              </w:rPr>
              <w:t xml:space="preserve">Client Business User </w:t>
            </w:r>
            <w:r>
              <w:rPr>
                <w:lang w:val="en-GB"/>
              </w:rPr>
              <w:t>signs into AOT</w:t>
            </w:r>
          </w:p>
        </w:tc>
      </w:tr>
      <w:tr w:rsidR="0030432A" w14:paraId="09D2070E" w14:textId="77777777" w:rsidTr="00450D65">
        <w:tc>
          <w:tcPr>
            <w:tcW w:w="678" w:type="dxa"/>
          </w:tcPr>
          <w:p w14:paraId="1D1E9948" w14:textId="4E102E85" w:rsidR="0030432A" w:rsidRDefault="007C42CA" w:rsidP="00450D65">
            <w:pPr>
              <w:spacing w:before="240" w:after="240"/>
              <w:jc w:val="center"/>
              <w:rPr>
                <w:lang w:val="en-GB"/>
              </w:rPr>
            </w:pPr>
            <w:r>
              <w:rPr>
                <w:lang w:val="en-GB"/>
              </w:rPr>
              <w:t>10</w:t>
            </w:r>
          </w:p>
        </w:tc>
        <w:tc>
          <w:tcPr>
            <w:tcW w:w="10927" w:type="dxa"/>
          </w:tcPr>
          <w:p w14:paraId="39EB1003" w14:textId="19097044" w:rsidR="0030432A" w:rsidRDefault="00E07733" w:rsidP="00450D65">
            <w:pPr>
              <w:spacing w:before="240" w:after="240"/>
              <w:rPr>
                <w:lang w:val="en-GB"/>
              </w:rPr>
            </w:pPr>
            <w:r w:rsidRPr="00E07733">
              <w:rPr>
                <w:lang w:val="en-GB"/>
              </w:rPr>
              <w:t xml:space="preserve">Client Business User </w:t>
            </w:r>
            <w:r>
              <w:t>r</w:t>
            </w:r>
            <w:r w:rsidRPr="00E07733">
              <w:t>eview</w:t>
            </w:r>
            <w:r>
              <w:t>s</w:t>
            </w:r>
            <w:r w:rsidRPr="00E07733">
              <w:t xml:space="preserve"> KPIs</w:t>
            </w:r>
            <w:r>
              <w:rPr>
                <w:lang w:val="en-GB"/>
              </w:rPr>
              <w:t xml:space="preserve"> – </w:t>
            </w:r>
            <w:hyperlink r:id="rId28" w:history="1">
              <w:r w:rsidRPr="00E07733">
                <w:rPr>
                  <w:rStyle w:val="Hyperlink"/>
                  <w:rFonts w:eastAsiaTheme="minorHAnsi" w:cs="Arial"/>
                  <w:szCs w:val="24"/>
                  <w:lang w:val="en-GB"/>
                </w:rPr>
                <w:t>LINK</w:t>
              </w:r>
            </w:hyperlink>
            <w:r>
              <w:rPr>
                <w:lang w:val="en-GB"/>
              </w:rPr>
              <w:t xml:space="preserve"> </w:t>
            </w:r>
          </w:p>
        </w:tc>
      </w:tr>
      <w:tr w:rsidR="0030432A" w14:paraId="6B00410A" w14:textId="77777777" w:rsidTr="00450D65">
        <w:tc>
          <w:tcPr>
            <w:tcW w:w="678" w:type="dxa"/>
          </w:tcPr>
          <w:p w14:paraId="59654DE5" w14:textId="65D95C1C" w:rsidR="0030432A" w:rsidRDefault="007C42CA" w:rsidP="00450D65">
            <w:pPr>
              <w:spacing w:before="240" w:after="240"/>
              <w:jc w:val="center"/>
              <w:rPr>
                <w:lang w:val="en-GB"/>
              </w:rPr>
            </w:pPr>
            <w:r>
              <w:rPr>
                <w:lang w:val="en-GB"/>
              </w:rPr>
              <w:t>11</w:t>
            </w:r>
          </w:p>
        </w:tc>
        <w:tc>
          <w:tcPr>
            <w:tcW w:w="10927" w:type="dxa"/>
          </w:tcPr>
          <w:p w14:paraId="1E6A31AB" w14:textId="2D4BFC54" w:rsidR="0030432A" w:rsidRDefault="00E07733" w:rsidP="00450D65">
            <w:pPr>
              <w:spacing w:before="240" w:after="240"/>
              <w:rPr>
                <w:lang w:val="en-GB"/>
              </w:rPr>
            </w:pPr>
            <w:r w:rsidRPr="00E07733">
              <w:rPr>
                <w:lang w:val="en-GB"/>
              </w:rPr>
              <w:t xml:space="preserve">Client Business User </w:t>
            </w:r>
            <w:r>
              <w:rPr>
                <w:lang w:val="en-GB"/>
              </w:rPr>
              <w:t xml:space="preserve">drills down into </w:t>
            </w:r>
            <w:r w:rsidR="00C81B56">
              <w:rPr>
                <w:lang w:val="en-GB"/>
              </w:rPr>
              <w:t xml:space="preserve">KPIs to </w:t>
            </w:r>
            <w:r w:rsidRPr="00C81B56">
              <w:t>investigate contributing/influencing KPIs</w:t>
            </w:r>
            <w:r>
              <w:rPr>
                <w:lang w:val="en-GB"/>
              </w:rPr>
              <w:t xml:space="preserve"> – </w:t>
            </w:r>
            <w:hyperlink r:id="rId29" w:history="1">
              <w:r w:rsidRPr="00E07733">
                <w:rPr>
                  <w:rStyle w:val="Hyperlink"/>
                  <w:rFonts w:eastAsiaTheme="minorHAnsi" w:cs="Arial"/>
                  <w:szCs w:val="24"/>
                  <w:lang w:val="en-GB"/>
                </w:rPr>
                <w:t>LINK</w:t>
              </w:r>
            </w:hyperlink>
            <w:r>
              <w:rPr>
                <w:lang w:val="en-GB"/>
              </w:rPr>
              <w:t xml:space="preserve"> </w:t>
            </w:r>
          </w:p>
        </w:tc>
      </w:tr>
      <w:tr w:rsidR="0030432A" w14:paraId="24D6EE42" w14:textId="77777777" w:rsidTr="00450D65">
        <w:tc>
          <w:tcPr>
            <w:tcW w:w="678" w:type="dxa"/>
          </w:tcPr>
          <w:p w14:paraId="03CC0743" w14:textId="0DFD6CDC" w:rsidR="0030432A" w:rsidRDefault="007C42CA" w:rsidP="00450D65">
            <w:pPr>
              <w:spacing w:before="240" w:after="240"/>
              <w:jc w:val="center"/>
              <w:rPr>
                <w:lang w:val="en-GB"/>
              </w:rPr>
            </w:pPr>
            <w:r>
              <w:rPr>
                <w:lang w:val="en-GB"/>
              </w:rPr>
              <w:t>12</w:t>
            </w:r>
          </w:p>
        </w:tc>
        <w:tc>
          <w:tcPr>
            <w:tcW w:w="10927" w:type="dxa"/>
          </w:tcPr>
          <w:p w14:paraId="453F34BC" w14:textId="5BD4190A" w:rsidR="0030432A" w:rsidRDefault="00E07733" w:rsidP="00450D65">
            <w:pPr>
              <w:spacing w:before="240" w:after="240"/>
              <w:rPr>
                <w:lang w:val="en-GB"/>
              </w:rPr>
            </w:pPr>
            <w:r w:rsidRPr="00E07733">
              <w:rPr>
                <w:lang w:val="en-GB"/>
              </w:rPr>
              <w:t xml:space="preserve">Client Business User </w:t>
            </w:r>
            <w:r w:rsidR="00C81B56" w:rsidRPr="00C81B56">
              <w:t>Compare time series data between KPIs</w:t>
            </w:r>
            <w:r w:rsidR="00C81B56">
              <w:rPr>
                <w:lang w:val="en-GB"/>
              </w:rPr>
              <w:t xml:space="preserve"> – </w:t>
            </w:r>
            <w:hyperlink r:id="rId30" w:history="1">
              <w:r w:rsidR="00C81B56" w:rsidRPr="00C81B56">
                <w:rPr>
                  <w:rStyle w:val="Hyperlink"/>
                  <w:rFonts w:eastAsiaTheme="minorHAnsi" w:cs="Arial"/>
                  <w:szCs w:val="24"/>
                  <w:lang w:val="en-GB"/>
                </w:rPr>
                <w:t>LINK</w:t>
              </w:r>
            </w:hyperlink>
            <w:r w:rsidR="00C81B56">
              <w:rPr>
                <w:lang w:val="en-GB"/>
              </w:rPr>
              <w:t xml:space="preserve"> </w:t>
            </w:r>
          </w:p>
        </w:tc>
      </w:tr>
    </w:tbl>
    <w:p w14:paraId="22696A08" w14:textId="77777777" w:rsidR="005519FF" w:rsidRDefault="005519FF" w:rsidP="008E0899">
      <w:pPr>
        <w:pStyle w:val="Heading1"/>
        <w:sectPr w:rsidR="005519FF" w:rsidSect="005519FF">
          <w:pgSz w:w="12240" w:h="15840" w:code="1"/>
          <w:pgMar w:top="1440" w:right="1440" w:bottom="1440" w:left="1440" w:header="720" w:footer="720" w:gutter="0"/>
          <w:cols w:space="720"/>
          <w:titlePg/>
          <w:docGrid w:linePitch="360"/>
        </w:sectPr>
      </w:pPr>
    </w:p>
    <w:p w14:paraId="17B0793C" w14:textId="50E32014" w:rsidR="00675BD3" w:rsidRDefault="00353A19" w:rsidP="008E0899">
      <w:pPr>
        <w:pStyle w:val="Heading1"/>
      </w:pPr>
      <w:r>
        <w:lastRenderedPageBreak/>
        <w:t xml:space="preserve">Smart KPIs </w:t>
      </w:r>
      <w:r w:rsidR="00400867">
        <w:t>Resources</w:t>
      </w:r>
    </w:p>
    <w:p w14:paraId="098511C7" w14:textId="6B8ECF2B" w:rsidR="002C34BE" w:rsidRDefault="000F6A15" w:rsidP="005519FF">
      <w:pPr>
        <w:spacing w:after="240"/>
        <w:rPr>
          <w:lang w:val="en-GB"/>
        </w:rPr>
      </w:pPr>
      <w:r>
        <w:rPr>
          <w:lang w:val="en-GB"/>
        </w:rPr>
        <w:t xml:space="preserve">The links below are to documents related to </w:t>
      </w:r>
      <w:r w:rsidR="007B2C6F">
        <w:rPr>
          <w:lang w:val="en-GB"/>
        </w:rPr>
        <w:t xml:space="preserve">the </w:t>
      </w:r>
      <w:r>
        <w:rPr>
          <w:lang w:val="en-GB"/>
        </w:rPr>
        <w:t>Smart KPIs component.</w:t>
      </w:r>
    </w:p>
    <w:tbl>
      <w:tblPr>
        <w:tblStyle w:val="TableGridLight"/>
        <w:tblW w:w="0" w:type="auto"/>
        <w:tblLook w:val="04A0" w:firstRow="1" w:lastRow="0" w:firstColumn="1" w:lastColumn="0" w:noHBand="0" w:noVBand="1"/>
      </w:tblPr>
      <w:tblGrid>
        <w:gridCol w:w="2097"/>
        <w:gridCol w:w="3388"/>
        <w:gridCol w:w="3865"/>
      </w:tblGrid>
      <w:tr w:rsidR="008B610C" w:rsidRPr="00FC6BA1" w14:paraId="1A5603EB" w14:textId="7A288E3D" w:rsidTr="00FC6BA1">
        <w:trPr>
          <w:trHeight w:val="134"/>
          <w:tblHeader/>
        </w:trPr>
        <w:tc>
          <w:tcPr>
            <w:tcW w:w="2097" w:type="dxa"/>
            <w:shd w:val="clear" w:color="auto" w:fill="7030A0"/>
            <w:tcMar>
              <w:top w:w="144" w:type="dxa"/>
              <w:left w:w="144" w:type="dxa"/>
              <w:bottom w:w="144" w:type="dxa"/>
              <w:right w:w="144" w:type="dxa"/>
            </w:tcMar>
          </w:tcPr>
          <w:p w14:paraId="71A10904" w14:textId="77777777" w:rsidR="008B610C" w:rsidRPr="00FC6BA1" w:rsidRDefault="008B610C" w:rsidP="00DF3F09">
            <w:pPr>
              <w:spacing w:before="40" w:after="40"/>
              <w:rPr>
                <w:rFonts w:cs="Times New Roman"/>
                <w:b/>
                <w:color w:val="FFFFFF" w:themeColor="background1"/>
                <w:sz w:val="18"/>
                <w:szCs w:val="18"/>
              </w:rPr>
            </w:pPr>
            <w:r w:rsidRPr="00FC6BA1">
              <w:rPr>
                <w:rFonts w:eastAsiaTheme="majorEastAsia" w:cstheme="majorBidi"/>
                <w:b/>
                <w:color w:val="FFFFFF" w:themeColor="background1"/>
                <w:sz w:val="18"/>
                <w:szCs w:val="18"/>
              </w:rPr>
              <w:t>Document</w:t>
            </w:r>
          </w:p>
        </w:tc>
        <w:tc>
          <w:tcPr>
            <w:tcW w:w="3388" w:type="dxa"/>
            <w:shd w:val="clear" w:color="auto" w:fill="7030A0"/>
            <w:tcMar>
              <w:top w:w="144" w:type="dxa"/>
              <w:left w:w="144" w:type="dxa"/>
              <w:bottom w:w="144" w:type="dxa"/>
              <w:right w:w="144" w:type="dxa"/>
            </w:tcMar>
          </w:tcPr>
          <w:p w14:paraId="43EA9B56" w14:textId="77777777" w:rsidR="008B610C" w:rsidRPr="00FC6BA1" w:rsidRDefault="008B610C" w:rsidP="00DF3F09">
            <w:pPr>
              <w:spacing w:before="40" w:after="40"/>
              <w:rPr>
                <w:rFonts w:eastAsiaTheme="majorEastAsia" w:cstheme="majorBidi"/>
                <w:b/>
                <w:color w:val="FFFFFF" w:themeColor="background1"/>
                <w:sz w:val="18"/>
                <w:szCs w:val="18"/>
              </w:rPr>
            </w:pPr>
            <w:r w:rsidRPr="00FC6BA1">
              <w:rPr>
                <w:rFonts w:eastAsiaTheme="majorEastAsia" w:cstheme="majorBidi"/>
                <w:b/>
                <w:color w:val="FFFFFF" w:themeColor="background1"/>
                <w:sz w:val="18"/>
                <w:szCs w:val="18"/>
              </w:rPr>
              <w:t>Description</w:t>
            </w:r>
          </w:p>
        </w:tc>
        <w:tc>
          <w:tcPr>
            <w:tcW w:w="3865" w:type="dxa"/>
            <w:shd w:val="clear" w:color="auto" w:fill="7030A0"/>
            <w:tcMar>
              <w:top w:w="144" w:type="dxa"/>
              <w:left w:w="144" w:type="dxa"/>
              <w:bottom w:w="144" w:type="dxa"/>
              <w:right w:w="144" w:type="dxa"/>
            </w:tcMar>
          </w:tcPr>
          <w:p w14:paraId="00E5C143" w14:textId="1FEBD7F3" w:rsidR="008B610C" w:rsidRPr="00FC6BA1" w:rsidRDefault="008B610C" w:rsidP="00DF3F09">
            <w:pPr>
              <w:spacing w:before="40" w:after="40"/>
              <w:rPr>
                <w:rFonts w:eastAsiaTheme="majorEastAsia" w:cstheme="majorBidi"/>
                <w:b/>
                <w:color w:val="FFFFFF" w:themeColor="background1"/>
                <w:sz w:val="18"/>
                <w:szCs w:val="18"/>
              </w:rPr>
            </w:pPr>
            <w:r w:rsidRPr="00FC6BA1">
              <w:rPr>
                <w:rFonts w:eastAsiaTheme="majorEastAsia" w:cstheme="majorBidi"/>
                <w:b/>
                <w:color w:val="FFFFFF" w:themeColor="background1"/>
                <w:sz w:val="18"/>
                <w:szCs w:val="18"/>
              </w:rPr>
              <w:t>Topic – Page Number</w:t>
            </w:r>
          </w:p>
        </w:tc>
      </w:tr>
      <w:tr w:rsidR="008B610C" w:rsidRPr="00FC6BA1" w14:paraId="7214EB9F" w14:textId="689CCF76" w:rsidTr="00FC6BA1">
        <w:trPr>
          <w:cantSplit/>
          <w:trHeight w:val="249"/>
        </w:trPr>
        <w:tc>
          <w:tcPr>
            <w:tcW w:w="2097" w:type="dxa"/>
            <w:tcMar>
              <w:top w:w="144" w:type="dxa"/>
              <w:left w:w="144" w:type="dxa"/>
              <w:bottom w:w="144" w:type="dxa"/>
              <w:right w:w="144" w:type="dxa"/>
            </w:tcMar>
          </w:tcPr>
          <w:p w14:paraId="70E10165" w14:textId="07B9CD7D" w:rsidR="008B610C" w:rsidRPr="00FC6BA1" w:rsidRDefault="00375C25" w:rsidP="00DF3F09">
            <w:pPr>
              <w:spacing w:before="40" w:after="40"/>
              <w:jc w:val="left"/>
              <w:rPr>
                <w:rStyle w:val="Hyperlink"/>
                <w:rFonts w:cs="Arial"/>
                <w:color w:val="auto"/>
                <w:sz w:val="18"/>
                <w:szCs w:val="18"/>
                <w:u w:val="none"/>
              </w:rPr>
            </w:pPr>
            <w:hyperlink r:id="rId31" w:tgtFrame="_blank" w:history="1">
              <w:r w:rsidRPr="00FC6BA1">
                <w:rPr>
                  <w:rStyle w:val="Hyperlink"/>
                  <w:color w:val="004DFF"/>
                  <w:spacing w:val="2"/>
                  <w:sz w:val="18"/>
                  <w:szCs w:val="18"/>
                  <w:shd w:val="clear" w:color="auto" w:fill="FFFFFF"/>
                </w:rPr>
                <w:t>AOT Smart KPIs Administration Guide</w:t>
              </w:r>
            </w:hyperlink>
          </w:p>
        </w:tc>
        <w:tc>
          <w:tcPr>
            <w:tcW w:w="3388" w:type="dxa"/>
            <w:tcMar>
              <w:top w:w="144" w:type="dxa"/>
              <w:left w:w="144" w:type="dxa"/>
              <w:bottom w:w="144" w:type="dxa"/>
              <w:right w:w="144" w:type="dxa"/>
            </w:tcMar>
          </w:tcPr>
          <w:p w14:paraId="1D1CB9E9" w14:textId="259A05BE" w:rsidR="008B610C" w:rsidRPr="00FC6BA1" w:rsidRDefault="00CB3D5F" w:rsidP="00DF3F09">
            <w:pPr>
              <w:spacing w:before="40" w:after="40"/>
              <w:rPr>
                <w:rFonts w:cs="Times New Roman"/>
                <w:sz w:val="18"/>
                <w:szCs w:val="18"/>
              </w:rPr>
            </w:pPr>
            <w:r w:rsidRPr="00FC6BA1">
              <w:rPr>
                <w:sz w:val="18"/>
                <w:szCs w:val="18"/>
              </w:rPr>
              <w:t xml:space="preserve">This document outlines how to create, configure, and upload Smart KPIs in the AOT platform, including building a KPI dashboard, adding new KPIs, and updating or </w:t>
            </w:r>
            <w:proofErr w:type="gramStart"/>
            <w:r w:rsidRPr="00FC6BA1">
              <w:rPr>
                <w:sz w:val="18"/>
                <w:szCs w:val="18"/>
              </w:rPr>
              <w:t>archiving</w:t>
            </w:r>
            <w:proofErr w:type="gramEnd"/>
            <w:r w:rsidRPr="00FC6BA1">
              <w:rPr>
                <w:sz w:val="18"/>
                <w:szCs w:val="18"/>
              </w:rPr>
              <w:t xml:space="preserve"> existing ones. </w:t>
            </w:r>
            <w:r w:rsidR="008B610C" w:rsidRPr="00FC6BA1">
              <w:rPr>
                <w:rStyle w:val="eop"/>
                <w:color w:val="000000"/>
                <w:sz w:val="18"/>
                <w:szCs w:val="18"/>
                <w:shd w:val="clear" w:color="auto" w:fill="FFFFFF"/>
              </w:rPr>
              <w:t> </w:t>
            </w:r>
          </w:p>
        </w:tc>
        <w:tc>
          <w:tcPr>
            <w:tcW w:w="3865" w:type="dxa"/>
            <w:tcMar>
              <w:top w:w="144" w:type="dxa"/>
              <w:left w:w="144" w:type="dxa"/>
              <w:bottom w:w="144" w:type="dxa"/>
              <w:right w:w="144" w:type="dxa"/>
            </w:tcMar>
          </w:tcPr>
          <w:p w14:paraId="54B0735A" w14:textId="70549AFF" w:rsidR="008B610C" w:rsidRPr="00FC6BA1" w:rsidRDefault="001A508C"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About KPIs – 4</w:t>
            </w:r>
          </w:p>
          <w:p w14:paraId="169E0FDD" w14:textId="6C29FCB3" w:rsidR="001A508C" w:rsidRPr="00FC6BA1" w:rsidRDefault="006E6B43"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Configuration – 5</w:t>
            </w:r>
          </w:p>
          <w:p w14:paraId="4AE42F5A" w14:textId="304C48DD" w:rsidR="006E6B43" w:rsidRPr="00FC6BA1" w:rsidRDefault="006E6B43"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KPI Creation Flow – </w:t>
            </w:r>
            <w:r w:rsidR="000763F1" w:rsidRPr="00FC6BA1">
              <w:rPr>
                <w:rStyle w:val="normaltextrun"/>
                <w:color w:val="000000"/>
                <w:sz w:val="18"/>
                <w:szCs w:val="18"/>
                <w:shd w:val="clear" w:color="auto" w:fill="FFFFFF"/>
                <w:lang w:val="en-GB"/>
              </w:rPr>
              <w:t>8</w:t>
            </w:r>
          </w:p>
          <w:p w14:paraId="64DCC35E" w14:textId="3E852CA1" w:rsidR="006E6B43" w:rsidRPr="00FC6BA1" w:rsidRDefault="006E6B43"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Creating New KPIs – </w:t>
            </w:r>
            <w:r w:rsidR="000763F1" w:rsidRPr="00FC6BA1">
              <w:rPr>
                <w:rStyle w:val="normaltextrun"/>
                <w:color w:val="000000"/>
                <w:sz w:val="18"/>
                <w:szCs w:val="18"/>
                <w:shd w:val="clear" w:color="auto" w:fill="FFFFFF"/>
                <w:lang w:val="en-GB"/>
              </w:rPr>
              <w:t>9</w:t>
            </w:r>
          </w:p>
          <w:p w14:paraId="62CFD1EC" w14:textId="2366AB74" w:rsidR="006E6B43" w:rsidRPr="00FC6BA1" w:rsidRDefault="004A2EDF"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Updating and Archiving KPIs - 1</w:t>
            </w:r>
            <w:r w:rsidR="00A82BB6" w:rsidRPr="00FC6BA1">
              <w:rPr>
                <w:rStyle w:val="normaltextrun"/>
                <w:color w:val="000000"/>
                <w:sz w:val="18"/>
                <w:szCs w:val="18"/>
                <w:shd w:val="clear" w:color="auto" w:fill="FFFFFF"/>
                <w:lang w:val="en-GB"/>
              </w:rPr>
              <w:t>5</w:t>
            </w:r>
          </w:p>
        </w:tc>
      </w:tr>
      <w:tr w:rsidR="0086401A" w:rsidRPr="00FC6BA1" w14:paraId="6B9D6BEA" w14:textId="1BCFFD50" w:rsidTr="00FC6BA1">
        <w:trPr>
          <w:cantSplit/>
          <w:trHeight w:val="253"/>
        </w:trPr>
        <w:tc>
          <w:tcPr>
            <w:tcW w:w="2097" w:type="dxa"/>
            <w:tcMar>
              <w:top w:w="144" w:type="dxa"/>
              <w:left w:w="144" w:type="dxa"/>
              <w:bottom w:w="144" w:type="dxa"/>
              <w:right w:w="144" w:type="dxa"/>
            </w:tcMar>
          </w:tcPr>
          <w:p w14:paraId="07135FBB" w14:textId="033D7D1B" w:rsidR="0086401A" w:rsidRPr="00FC6BA1" w:rsidRDefault="0086401A" w:rsidP="00F537B1">
            <w:pPr>
              <w:spacing w:before="40" w:after="240"/>
              <w:jc w:val="left"/>
              <w:rPr>
                <w:rStyle w:val="Hyperlink"/>
                <w:color w:val="004DFF"/>
                <w:spacing w:val="2"/>
                <w:sz w:val="18"/>
                <w:szCs w:val="18"/>
                <w:shd w:val="clear" w:color="auto" w:fill="FFFFFF"/>
              </w:rPr>
              <w:pPrChange w:id="7" w:author="Olson, Ed" w:date="2026-01-16T11:14:00Z" w16du:dateUtc="2026-01-16T17:14:00Z">
                <w:pPr>
                  <w:spacing w:before="40" w:after="40"/>
                  <w:jc w:val="left"/>
                </w:pPr>
              </w:pPrChange>
            </w:pPr>
            <w:r>
              <w:fldChar w:fldCharType="begin"/>
            </w:r>
            <w:r>
              <w:instrText>HYPERLINK "https://ts.accenture.com/:b:/r/sites/GlobalDocTemplates/Published%20Documents/AOT/AOT%202.5/AOT_KPI_Hierarchy_and_Calculation_Technical_Overview_2_5.pdf" \t "_blank"</w:instrText>
            </w:r>
            <w:r>
              <w:fldChar w:fldCharType="separate"/>
            </w:r>
            <w:r w:rsidRPr="00FC6BA1">
              <w:rPr>
                <w:rStyle w:val="Hyperlink"/>
                <w:color w:val="004DFF"/>
                <w:spacing w:val="2"/>
                <w:sz w:val="18"/>
                <w:szCs w:val="18"/>
                <w:shd w:val="clear" w:color="auto" w:fill="FFFFFF"/>
              </w:rPr>
              <w:t>AOT KPI Hierarchy and Calculation Technical Overview</w:t>
            </w:r>
            <w:r>
              <w:fldChar w:fldCharType="end"/>
            </w:r>
          </w:p>
          <w:p w14:paraId="27A02AA6" w14:textId="1504C278" w:rsidR="0086401A" w:rsidRPr="00FC6BA1" w:rsidRDefault="0086401A" w:rsidP="00DF3F09">
            <w:pPr>
              <w:spacing w:before="40" w:after="40"/>
              <w:jc w:val="left"/>
              <w:rPr>
                <w:rStyle w:val="Hyperlink"/>
                <w:sz w:val="18"/>
                <w:szCs w:val="18"/>
              </w:rPr>
            </w:pPr>
            <w:hyperlink r:id="rId32" w:history="1">
              <w:r w:rsidRPr="00FC6BA1">
                <w:rPr>
                  <w:rStyle w:val="Hyperlink"/>
                  <w:sz w:val="18"/>
                  <w:szCs w:val="18"/>
                </w:rPr>
                <w:t>AOT Azure KPI Hierarchy and Calculation Technical Overview</w:t>
              </w:r>
            </w:hyperlink>
          </w:p>
        </w:tc>
        <w:tc>
          <w:tcPr>
            <w:tcW w:w="3388" w:type="dxa"/>
            <w:tcMar>
              <w:top w:w="144" w:type="dxa"/>
              <w:left w:w="144" w:type="dxa"/>
              <w:bottom w:w="144" w:type="dxa"/>
              <w:right w:w="144" w:type="dxa"/>
            </w:tcMar>
          </w:tcPr>
          <w:p w14:paraId="40FE01F2" w14:textId="4974CE10" w:rsidR="0086401A" w:rsidRPr="00FC6BA1" w:rsidRDefault="007219F5" w:rsidP="00DF3F09">
            <w:pPr>
              <w:spacing w:before="40" w:after="40"/>
              <w:rPr>
                <w:sz w:val="18"/>
                <w:szCs w:val="18"/>
              </w:rPr>
            </w:pPr>
            <w:r w:rsidRPr="00FC6BA1">
              <w:rPr>
                <w:sz w:val="18"/>
                <w:szCs w:val="18"/>
              </w:rPr>
              <w:t>This document summarizes the process of uploading the Smart KPIs Config Template, establishing the required KPI hierarchy for CDF functions, forming relationships between KPIs and assets, and handling the creation, scheduling, and execution of CDF functions.</w:t>
            </w:r>
          </w:p>
        </w:tc>
        <w:tc>
          <w:tcPr>
            <w:tcW w:w="3865" w:type="dxa"/>
            <w:tcMar>
              <w:top w:w="144" w:type="dxa"/>
              <w:left w:w="144" w:type="dxa"/>
              <w:bottom w:w="144" w:type="dxa"/>
              <w:right w:w="144" w:type="dxa"/>
            </w:tcMar>
          </w:tcPr>
          <w:p w14:paraId="088D115A" w14:textId="77777777" w:rsidR="0086401A" w:rsidRPr="00FC6BA1" w:rsidRDefault="0086401A" w:rsidP="001D0834">
            <w:pPr>
              <w:spacing w:before="40" w:after="40"/>
              <w:jc w:val="left"/>
              <w:rPr>
                <w:sz w:val="18"/>
                <w:szCs w:val="18"/>
              </w:rPr>
            </w:pPr>
            <w:r w:rsidRPr="00FC6BA1">
              <w:rPr>
                <w:rFonts w:cs="Times New Roman"/>
                <w:b/>
                <w:bCs/>
                <w:sz w:val="18"/>
                <w:szCs w:val="18"/>
              </w:rPr>
              <w:t>C</w:t>
            </w:r>
            <w:r w:rsidRPr="00FC6BA1">
              <w:rPr>
                <w:b/>
                <w:bCs/>
                <w:sz w:val="18"/>
                <w:szCs w:val="18"/>
              </w:rPr>
              <w:t>DF</w:t>
            </w:r>
            <w:r w:rsidRPr="00FC6BA1">
              <w:rPr>
                <w:sz w:val="18"/>
                <w:szCs w:val="18"/>
              </w:rPr>
              <w:t>:</w:t>
            </w:r>
          </w:p>
          <w:p w14:paraId="26DF4C8A"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KPI Hierarchies - 4</w:t>
            </w:r>
          </w:p>
          <w:p w14:paraId="5F880F5D" w14:textId="502041B7" w:rsidR="0086401A" w:rsidRPr="00FC6BA1" w:rsidRDefault="0086401A" w:rsidP="001D0834">
            <w:pPr>
              <w:spacing w:before="40" w:after="40"/>
              <w:jc w:val="left"/>
              <w:rPr>
                <w:rFonts w:cs="Times New Roman"/>
                <w:sz w:val="18"/>
                <w:szCs w:val="18"/>
              </w:rPr>
            </w:pPr>
            <w:r w:rsidRPr="00FC6BA1">
              <w:rPr>
                <w:rFonts w:cs="Times New Roman"/>
                <w:sz w:val="18"/>
                <w:szCs w:val="18"/>
              </w:rPr>
              <w:t>Create KPI Hierarchy Function</w:t>
            </w:r>
            <w:r w:rsidRPr="00FC6BA1">
              <w:rPr>
                <w:rFonts w:cs="Times New Roman"/>
                <w:sz w:val="18"/>
                <w:szCs w:val="18"/>
              </w:rPr>
              <w:tab/>
              <w:t xml:space="preserve"> - </w:t>
            </w:r>
            <w:r w:rsidR="00462FB7" w:rsidRPr="00FC6BA1">
              <w:rPr>
                <w:rFonts w:cs="Times New Roman"/>
                <w:sz w:val="18"/>
                <w:szCs w:val="18"/>
              </w:rPr>
              <w:t>8</w:t>
            </w:r>
          </w:p>
          <w:p w14:paraId="01C25CB3" w14:textId="23ADCF7E" w:rsidR="0086401A" w:rsidRPr="00FC6BA1" w:rsidRDefault="0086401A" w:rsidP="001D0834">
            <w:pPr>
              <w:spacing w:before="40" w:after="40"/>
              <w:jc w:val="left"/>
              <w:rPr>
                <w:rFonts w:cs="Times New Roman"/>
                <w:sz w:val="18"/>
                <w:szCs w:val="18"/>
              </w:rPr>
            </w:pPr>
            <w:bookmarkStart w:id="8" w:name="OLE_LINK4"/>
            <w:r w:rsidRPr="00FC6BA1">
              <w:rPr>
                <w:rFonts w:cs="Times New Roman"/>
                <w:sz w:val="18"/>
                <w:szCs w:val="18"/>
              </w:rPr>
              <w:t xml:space="preserve">KPI Calculations – </w:t>
            </w:r>
            <w:r w:rsidR="00676A5D" w:rsidRPr="00FC6BA1">
              <w:rPr>
                <w:rFonts w:cs="Times New Roman"/>
                <w:sz w:val="18"/>
                <w:szCs w:val="18"/>
              </w:rPr>
              <w:t>10</w:t>
            </w:r>
          </w:p>
          <w:p w14:paraId="7CE0611B" w14:textId="760E8D75" w:rsidR="00BA69C6" w:rsidRPr="00FC6BA1" w:rsidRDefault="00BA69C6" w:rsidP="001D0834">
            <w:pPr>
              <w:spacing w:before="40" w:after="40"/>
              <w:jc w:val="left"/>
              <w:rPr>
                <w:rFonts w:cs="Times New Roman"/>
                <w:sz w:val="18"/>
                <w:szCs w:val="18"/>
              </w:rPr>
            </w:pPr>
            <w:r w:rsidRPr="00FC6BA1">
              <w:rPr>
                <w:rFonts w:cs="Times New Roman"/>
                <w:sz w:val="18"/>
                <w:szCs w:val="18"/>
              </w:rPr>
              <w:t xml:space="preserve">Scheduling – 10 </w:t>
            </w:r>
          </w:p>
          <w:p w14:paraId="657282EF" w14:textId="5C654A8A" w:rsidR="00676A5D" w:rsidRPr="00FC6BA1" w:rsidRDefault="00676A5D" w:rsidP="001D0834">
            <w:pPr>
              <w:spacing w:before="40" w:after="40"/>
              <w:jc w:val="left"/>
              <w:rPr>
                <w:rFonts w:cs="Times New Roman"/>
                <w:sz w:val="18"/>
                <w:szCs w:val="18"/>
              </w:rPr>
            </w:pPr>
            <w:r w:rsidRPr="00FC6BA1">
              <w:rPr>
                <w:rFonts w:cs="Times New Roman"/>
                <w:sz w:val="18"/>
                <w:szCs w:val="18"/>
              </w:rPr>
              <w:t>Orchestrator Microservice</w:t>
            </w:r>
            <w:r w:rsidR="00BA69C6" w:rsidRPr="00FC6BA1">
              <w:rPr>
                <w:rFonts w:cs="Times New Roman"/>
                <w:sz w:val="18"/>
                <w:szCs w:val="18"/>
              </w:rPr>
              <w:t xml:space="preserve"> - 12</w:t>
            </w:r>
          </w:p>
          <w:p w14:paraId="32A6B78D" w14:textId="60703C60" w:rsidR="0086401A" w:rsidRPr="00FC6BA1" w:rsidRDefault="0086401A" w:rsidP="001D0834">
            <w:pPr>
              <w:spacing w:before="40" w:after="40"/>
              <w:jc w:val="left"/>
              <w:rPr>
                <w:rFonts w:cs="Times New Roman"/>
                <w:sz w:val="18"/>
                <w:szCs w:val="18"/>
              </w:rPr>
            </w:pPr>
            <w:r w:rsidRPr="00FC6BA1">
              <w:rPr>
                <w:rFonts w:cs="Times New Roman"/>
                <w:sz w:val="18"/>
                <w:szCs w:val="18"/>
              </w:rPr>
              <w:t>Simulated Value Creation - 1</w:t>
            </w:r>
            <w:r w:rsidR="00BA69C6" w:rsidRPr="00FC6BA1">
              <w:rPr>
                <w:rFonts w:cs="Times New Roman"/>
                <w:sz w:val="18"/>
                <w:szCs w:val="18"/>
              </w:rPr>
              <w:t>6</w:t>
            </w:r>
          </w:p>
          <w:p w14:paraId="40DC6D85" w14:textId="58C1B63E" w:rsidR="0086401A" w:rsidRPr="00FC6BA1" w:rsidRDefault="0086401A" w:rsidP="001D0834">
            <w:pPr>
              <w:spacing w:before="40" w:after="40"/>
              <w:jc w:val="left"/>
              <w:rPr>
                <w:rFonts w:cs="Times New Roman"/>
                <w:sz w:val="18"/>
                <w:szCs w:val="18"/>
              </w:rPr>
            </w:pPr>
            <w:r w:rsidRPr="00FC6BA1">
              <w:rPr>
                <w:rFonts w:cs="Times New Roman"/>
                <w:sz w:val="18"/>
                <w:szCs w:val="18"/>
              </w:rPr>
              <w:t>Execution of Scheduled Functions – 1</w:t>
            </w:r>
            <w:r w:rsidR="00BA69C6" w:rsidRPr="00FC6BA1">
              <w:rPr>
                <w:rFonts w:cs="Times New Roman"/>
                <w:sz w:val="18"/>
                <w:szCs w:val="18"/>
              </w:rPr>
              <w:t>7</w:t>
            </w:r>
          </w:p>
          <w:p w14:paraId="6362643A" w14:textId="3D68E81D"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UoM Configuration – 1</w:t>
            </w:r>
            <w:bookmarkEnd w:id="8"/>
            <w:r w:rsidR="00BA69C6" w:rsidRPr="00FC6BA1">
              <w:rPr>
                <w:rStyle w:val="normaltextrun"/>
                <w:color w:val="000000"/>
                <w:sz w:val="18"/>
                <w:szCs w:val="18"/>
                <w:shd w:val="clear" w:color="auto" w:fill="FFFFFF"/>
                <w:lang w:val="en-GB"/>
              </w:rPr>
              <w:t>8</w:t>
            </w:r>
          </w:p>
          <w:p w14:paraId="42638FEA" w14:textId="52DD17EA" w:rsidR="00BA69C6" w:rsidRPr="00FC6BA1" w:rsidRDefault="00BA69C6"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Computation Engine - 21</w:t>
            </w:r>
          </w:p>
          <w:p w14:paraId="50ABE7E6" w14:textId="77777777"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b/>
                <w:bCs/>
                <w:color w:val="000000"/>
                <w:sz w:val="18"/>
                <w:szCs w:val="18"/>
                <w:shd w:val="clear" w:color="auto" w:fill="FFFFFF"/>
                <w:lang w:val="en-GB"/>
              </w:rPr>
              <w:t>Azure</w:t>
            </w:r>
            <w:r w:rsidRPr="00FC6BA1">
              <w:rPr>
                <w:rStyle w:val="normaltextrun"/>
                <w:color w:val="000000"/>
                <w:sz w:val="18"/>
                <w:szCs w:val="18"/>
                <w:shd w:val="clear" w:color="auto" w:fill="FFFFFF"/>
                <w:lang w:val="en-GB"/>
              </w:rPr>
              <w:t>:</w:t>
            </w:r>
          </w:p>
          <w:p w14:paraId="6DEC52CB" w14:textId="54C9D957"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KPI Hierarchies – </w:t>
            </w:r>
            <w:r w:rsidR="00E91468" w:rsidRPr="00FC6BA1">
              <w:rPr>
                <w:rStyle w:val="normaltextrun"/>
                <w:color w:val="000000"/>
                <w:sz w:val="18"/>
                <w:szCs w:val="18"/>
                <w:shd w:val="clear" w:color="auto" w:fill="FFFFFF"/>
                <w:lang w:val="en-GB"/>
              </w:rPr>
              <w:t>5</w:t>
            </w:r>
          </w:p>
          <w:p w14:paraId="1E3139B2" w14:textId="487ABAF9"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Hierarchy Flows – </w:t>
            </w:r>
            <w:r w:rsidR="00E91468" w:rsidRPr="00FC6BA1">
              <w:rPr>
                <w:rStyle w:val="normaltextrun"/>
                <w:color w:val="000000"/>
                <w:sz w:val="18"/>
                <w:szCs w:val="18"/>
                <w:shd w:val="clear" w:color="auto" w:fill="FFFFFF"/>
                <w:lang w:val="en-GB"/>
              </w:rPr>
              <w:t>7</w:t>
            </w:r>
          </w:p>
          <w:p w14:paraId="617F368E" w14:textId="3AA86559"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 xml:space="preserve">Create KPI Hierarchy Function – </w:t>
            </w:r>
            <w:r w:rsidR="00E91468" w:rsidRPr="00FC6BA1">
              <w:rPr>
                <w:rStyle w:val="normaltextrun"/>
                <w:color w:val="000000"/>
                <w:sz w:val="18"/>
                <w:szCs w:val="18"/>
                <w:shd w:val="clear" w:color="auto" w:fill="FFFFFF"/>
                <w:lang w:val="en-GB"/>
              </w:rPr>
              <w:t>8</w:t>
            </w:r>
          </w:p>
          <w:p w14:paraId="685CDE12" w14:textId="146FFAC4"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KPI Calculations – </w:t>
            </w:r>
            <w:r w:rsidR="00E91468" w:rsidRPr="00FC6BA1">
              <w:rPr>
                <w:rFonts w:cs="Times New Roman"/>
                <w:sz w:val="18"/>
                <w:szCs w:val="18"/>
              </w:rPr>
              <w:t>1</w:t>
            </w:r>
            <w:r w:rsidR="000905AF" w:rsidRPr="00FC6BA1">
              <w:rPr>
                <w:rFonts w:cs="Times New Roman"/>
                <w:sz w:val="18"/>
                <w:szCs w:val="18"/>
              </w:rPr>
              <w:t>1</w:t>
            </w:r>
          </w:p>
          <w:p w14:paraId="4DC03560" w14:textId="4FB5245C"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Scheduling and Sequencing - </w:t>
            </w:r>
            <w:r w:rsidR="000905AF" w:rsidRPr="00FC6BA1">
              <w:rPr>
                <w:rFonts w:cs="Times New Roman"/>
                <w:sz w:val="18"/>
                <w:szCs w:val="18"/>
              </w:rPr>
              <w:t>10</w:t>
            </w:r>
          </w:p>
          <w:p w14:paraId="61CC7FBC"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Orchestrator Microservice – 10</w:t>
            </w:r>
          </w:p>
          <w:p w14:paraId="7D4D43A8" w14:textId="2558ABAC" w:rsidR="0086401A" w:rsidRPr="00FC6BA1" w:rsidRDefault="0086401A" w:rsidP="001D0834">
            <w:pPr>
              <w:spacing w:before="40" w:after="40"/>
              <w:jc w:val="left"/>
              <w:rPr>
                <w:rFonts w:cs="Times New Roman"/>
                <w:sz w:val="18"/>
                <w:szCs w:val="18"/>
              </w:rPr>
            </w:pPr>
            <w:r w:rsidRPr="00FC6BA1">
              <w:rPr>
                <w:rFonts w:cs="Times New Roman"/>
                <w:sz w:val="18"/>
                <w:szCs w:val="18"/>
              </w:rPr>
              <w:t>Simulated Value Creation - 1</w:t>
            </w:r>
            <w:r w:rsidR="00850A9C" w:rsidRPr="00FC6BA1">
              <w:rPr>
                <w:rFonts w:cs="Times New Roman"/>
                <w:sz w:val="18"/>
                <w:szCs w:val="18"/>
              </w:rPr>
              <w:t>4</w:t>
            </w:r>
          </w:p>
          <w:p w14:paraId="1829879C" w14:textId="105A34DD" w:rsidR="0086401A" w:rsidRPr="00FC6BA1" w:rsidRDefault="0086401A" w:rsidP="001D0834">
            <w:pPr>
              <w:spacing w:before="40" w:after="40"/>
              <w:jc w:val="left"/>
              <w:rPr>
                <w:rFonts w:cs="Times New Roman"/>
                <w:sz w:val="18"/>
                <w:szCs w:val="18"/>
              </w:rPr>
            </w:pPr>
            <w:r w:rsidRPr="00FC6BA1">
              <w:rPr>
                <w:rFonts w:cs="Times New Roman"/>
                <w:sz w:val="18"/>
                <w:szCs w:val="18"/>
              </w:rPr>
              <w:t>Execution of Scheduled Functions – 1</w:t>
            </w:r>
            <w:r w:rsidR="00850A9C" w:rsidRPr="00FC6BA1">
              <w:rPr>
                <w:rFonts w:cs="Times New Roman"/>
                <w:sz w:val="18"/>
                <w:szCs w:val="18"/>
              </w:rPr>
              <w:t>5</w:t>
            </w:r>
          </w:p>
          <w:p w14:paraId="0C441DA7" w14:textId="04D1F715"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UoM Configuration - 1</w:t>
            </w:r>
            <w:r w:rsidR="00850A9C" w:rsidRPr="00FC6BA1">
              <w:rPr>
                <w:rStyle w:val="normaltextrun"/>
                <w:color w:val="000000"/>
                <w:sz w:val="18"/>
                <w:szCs w:val="18"/>
                <w:shd w:val="clear" w:color="auto" w:fill="FFFFFF"/>
                <w:lang w:val="en-GB"/>
              </w:rPr>
              <w:t>6</w:t>
            </w:r>
          </w:p>
          <w:p w14:paraId="1535A947" w14:textId="5F55A072" w:rsidR="0086401A" w:rsidRPr="00FC6BA1" w:rsidRDefault="0086401A" w:rsidP="001D0834">
            <w:pPr>
              <w:spacing w:before="40" w:after="40"/>
              <w:jc w:val="left"/>
              <w:rPr>
                <w:rStyle w:val="normaltextrun"/>
                <w:color w:val="000000"/>
                <w:sz w:val="18"/>
                <w:szCs w:val="18"/>
                <w:shd w:val="clear" w:color="auto" w:fill="FFFFFF"/>
                <w:lang w:val="en-GB"/>
              </w:rPr>
            </w:pPr>
            <w:r w:rsidRPr="00FC6BA1">
              <w:rPr>
                <w:rStyle w:val="normaltextrun"/>
                <w:color w:val="000000"/>
                <w:sz w:val="18"/>
                <w:szCs w:val="18"/>
                <w:shd w:val="clear" w:color="auto" w:fill="FFFFFF"/>
                <w:lang w:val="en-GB"/>
              </w:rPr>
              <w:t>Computation Engine – 1</w:t>
            </w:r>
            <w:r w:rsidR="00850A9C" w:rsidRPr="00FC6BA1">
              <w:rPr>
                <w:rStyle w:val="normaltextrun"/>
                <w:color w:val="000000"/>
                <w:sz w:val="18"/>
                <w:szCs w:val="18"/>
                <w:shd w:val="clear" w:color="auto" w:fill="FFFFFF"/>
                <w:lang w:val="en-GB"/>
              </w:rPr>
              <w:t>9</w:t>
            </w:r>
          </w:p>
        </w:tc>
      </w:tr>
      <w:tr w:rsidR="008B610C" w:rsidRPr="00FC6BA1" w14:paraId="2FE713D6" w14:textId="13933595" w:rsidTr="00FC6BA1">
        <w:trPr>
          <w:cantSplit/>
          <w:trHeight w:val="253"/>
        </w:trPr>
        <w:tc>
          <w:tcPr>
            <w:tcW w:w="2097" w:type="dxa"/>
            <w:tcMar>
              <w:top w:w="144" w:type="dxa"/>
              <w:left w:w="144" w:type="dxa"/>
              <w:bottom w:w="144" w:type="dxa"/>
              <w:right w:w="144" w:type="dxa"/>
            </w:tcMar>
          </w:tcPr>
          <w:p w14:paraId="62905793" w14:textId="629F3392" w:rsidR="008B610C" w:rsidRPr="00FC6BA1" w:rsidRDefault="00375C25" w:rsidP="00F537B1">
            <w:pPr>
              <w:spacing w:before="40" w:after="240"/>
              <w:jc w:val="left"/>
              <w:rPr>
                <w:rStyle w:val="Hyperlink"/>
                <w:color w:val="004DFF"/>
                <w:spacing w:val="2"/>
                <w:sz w:val="18"/>
                <w:szCs w:val="18"/>
                <w:shd w:val="clear" w:color="auto" w:fill="FFFFFF"/>
              </w:rPr>
              <w:pPrChange w:id="9" w:author="Olson, Ed" w:date="2026-01-16T11:14:00Z" w16du:dateUtc="2026-01-16T17:14:00Z">
                <w:pPr>
                  <w:spacing w:before="40" w:after="40"/>
                  <w:jc w:val="left"/>
                </w:pPr>
              </w:pPrChange>
            </w:pPr>
            <w:r>
              <w:fldChar w:fldCharType="begin"/>
            </w:r>
            <w:r>
              <w:instrText>HYPERLINK "https://ts.accenture.com/:b:/r/sites/GlobalDocTemplates/Published%20Documents/AOT/AOT%202.5/AOT_Smart_KPIs_API_Reference_2_5.pdf" \t "_blank"</w:instrText>
            </w:r>
            <w:r>
              <w:fldChar w:fldCharType="separate"/>
            </w:r>
            <w:r w:rsidRPr="00FC6BA1">
              <w:rPr>
                <w:rStyle w:val="Hyperlink"/>
                <w:color w:val="004DFF"/>
                <w:spacing w:val="2"/>
                <w:sz w:val="18"/>
                <w:szCs w:val="18"/>
                <w:shd w:val="clear" w:color="auto" w:fill="FFFFFF"/>
              </w:rPr>
              <w:t>AOT Smart KPIs API Reference</w:t>
            </w:r>
            <w:r>
              <w:fldChar w:fldCharType="end"/>
            </w:r>
          </w:p>
          <w:p w14:paraId="15629635" w14:textId="60BFE7A9" w:rsidR="008B610C" w:rsidRPr="00FC6BA1" w:rsidRDefault="00FB7BB1" w:rsidP="00DF3F09">
            <w:pPr>
              <w:spacing w:before="40" w:after="40"/>
              <w:jc w:val="left"/>
              <w:rPr>
                <w:rFonts w:cs="Times New Roman"/>
                <w:bCs/>
                <w:sz w:val="18"/>
                <w:szCs w:val="18"/>
              </w:rPr>
            </w:pPr>
            <w:hyperlink r:id="rId33" w:history="1">
              <w:r w:rsidRPr="00FC6BA1">
                <w:rPr>
                  <w:rStyle w:val="Hyperlink"/>
                  <w:spacing w:val="2"/>
                  <w:sz w:val="18"/>
                  <w:szCs w:val="18"/>
                  <w:shd w:val="clear" w:color="auto" w:fill="FFFFFF"/>
                </w:rPr>
                <w:t>AOT Azure Smart KPIs API Reference</w:t>
              </w:r>
            </w:hyperlink>
          </w:p>
        </w:tc>
        <w:tc>
          <w:tcPr>
            <w:tcW w:w="3388" w:type="dxa"/>
            <w:tcMar>
              <w:top w:w="144" w:type="dxa"/>
              <w:left w:w="144" w:type="dxa"/>
              <w:bottom w:w="144" w:type="dxa"/>
              <w:right w:w="144" w:type="dxa"/>
            </w:tcMar>
          </w:tcPr>
          <w:p w14:paraId="021D0F78" w14:textId="59EDBF7B" w:rsidR="008B610C" w:rsidRPr="00FC6BA1" w:rsidRDefault="00143DD5" w:rsidP="00203D61">
            <w:pPr>
              <w:spacing w:before="40" w:after="40"/>
              <w:rPr>
                <w:sz w:val="18"/>
                <w:szCs w:val="18"/>
                <w:shd w:val="clear" w:color="auto" w:fill="FFFFFF"/>
                <w:lang w:val="en-GB"/>
              </w:rPr>
            </w:pPr>
            <w:r w:rsidRPr="00FC6BA1">
              <w:rPr>
                <w:rStyle w:val="normaltextrun"/>
                <w:sz w:val="18"/>
                <w:szCs w:val="18"/>
                <w:shd w:val="clear" w:color="auto" w:fill="FFFFFF"/>
                <w:lang w:val="en-GB"/>
              </w:rPr>
              <w:t>This reference document includes information about paths, inputs, outputs, and error management for APIs related to AOT Smart KPIs. The document includes descriptions of APIs used for configuration as well as descriptions of APIs that provide middleware functionality</w:t>
            </w:r>
            <w:r w:rsidR="009033E3" w:rsidRPr="00FC6BA1">
              <w:rPr>
                <w:rStyle w:val="normaltextrun"/>
                <w:sz w:val="18"/>
                <w:szCs w:val="18"/>
                <w:shd w:val="clear" w:color="auto" w:fill="FFFFFF"/>
                <w:lang w:val="en-GB"/>
              </w:rPr>
              <w:t>.</w:t>
            </w:r>
          </w:p>
        </w:tc>
        <w:tc>
          <w:tcPr>
            <w:tcW w:w="3865" w:type="dxa"/>
            <w:tcMar>
              <w:top w:w="144" w:type="dxa"/>
              <w:left w:w="144" w:type="dxa"/>
              <w:bottom w:w="144" w:type="dxa"/>
              <w:right w:w="144" w:type="dxa"/>
            </w:tcMar>
          </w:tcPr>
          <w:p w14:paraId="6834022B" w14:textId="0874CA58" w:rsidR="006B0504" w:rsidRPr="00FC6BA1" w:rsidRDefault="006B0504" w:rsidP="001D0834">
            <w:pPr>
              <w:spacing w:before="40" w:after="40"/>
              <w:jc w:val="left"/>
              <w:rPr>
                <w:rStyle w:val="normaltextrun"/>
                <w:sz w:val="18"/>
                <w:szCs w:val="18"/>
                <w:shd w:val="clear" w:color="auto" w:fill="FFFFFF"/>
                <w:lang w:val="en-GB"/>
              </w:rPr>
            </w:pPr>
            <w:r w:rsidRPr="00FC6BA1">
              <w:rPr>
                <w:rStyle w:val="normaltextrun"/>
                <w:sz w:val="18"/>
                <w:szCs w:val="18"/>
                <w:shd w:val="clear" w:color="auto" w:fill="FFFFFF"/>
                <w:lang w:val="en-GB"/>
              </w:rPr>
              <w:t xml:space="preserve">Smart KPIs Configuration </w:t>
            </w:r>
            <w:r w:rsidR="00F71D81">
              <w:rPr>
                <w:rStyle w:val="normaltextrun"/>
                <w:sz w:val="18"/>
                <w:szCs w:val="18"/>
                <w:shd w:val="clear" w:color="auto" w:fill="FFFFFF"/>
                <w:lang w:val="en-GB"/>
              </w:rPr>
              <w:t>MS</w:t>
            </w:r>
            <w:r w:rsidRPr="00FC6BA1">
              <w:rPr>
                <w:rStyle w:val="normaltextrun"/>
                <w:sz w:val="18"/>
                <w:szCs w:val="18"/>
                <w:shd w:val="clear" w:color="auto" w:fill="FFFFFF"/>
                <w:lang w:val="en-GB"/>
              </w:rPr>
              <w:t xml:space="preserve"> APIs – </w:t>
            </w:r>
            <w:r w:rsidR="00A54773" w:rsidRPr="00FC6BA1">
              <w:rPr>
                <w:rStyle w:val="normaltextrun"/>
                <w:sz w:val="18"/>
                <w:szCs w:val="18"/>
                <w:shd w:val="clear" w:color="auto" w:fill="FFFFFF"/>
                <w:lang w:val="en-GB"/>
              </w:rPr>
              <w:t>5</w:t>
            </w:r>
          </w:p>
          <w:p w14:paraId="117B45E9" w14:textId="08480BA4" w:rsidR="00A54773" w:rsidRPr="00FC6BA1" w:rsidRDefault="00A54773" w:rsidP="001D0834">
            <w:pPr>
              <w:spacing w:before="40" w:after="40"/>
              <w:jc w:val="left"/>
              <w:rPr>
                <w:rStyle w:val="normaltextrun"/>
                <w:sz w:val="18"/>
                <w:szCs w:val="18"/>
                <w:shd w:val="clear" w:color="auto" w:fill="FFFFFF"/>
                <w:lang w:val="en-GB"/>
              </w:rPr>
            </w:pPr>
            <w:r w:rsidRPr="00FC6BA1">
              <w:rPr>
                <w:rStyle w:val="normaltextrun"/>
                <w:sz w:val="18"/>
                <w:szCs w:val="18"/>
                <w:shd w:val="clear" w:color="auto" w:fill="FFFFFF"/>
                <w:lang w:val="en-GB"/>
              </w:rPr>
              <w:t>Smart KPIs Microservice APIs - 9</w:t>
            </w:r>
          </w:p>
        </w:tc>
      </w:tr>
      <w:tr w:rsidR="0086401A" w:rsidRPr="00FC6BA1" w14:paraId="423EBAAB" w14:textId="23547754" w:rsidTr="00FC6BA1">
        <w:trPr>
          <w:cantSplit/>
          <w:trHeight w:val="253"/>
        </w:trPr>
        <w:tc>
          <w:tcPr>
            <w:tcW w:w="2097" w:type="dxa"/>
            <w:tcMar>
              <w:top w:w="144" w:type="dxa"/>
              <w:left w:w="144" w:type="dxa"/>
              <w:bottom w:w="144" w:type="dxa"/>
              <w:right w:w="144" w:type="dxa"/>
            </w:tcMar>
          </w:tcPr>
          <w:p w14:paraId="03DCC270" w14:textId="066DA382" w:rsidR="0086401A" w:rsidRPr="00FC6BA1" w:rsidRDefault="00C92B28" w:rsidP="00F537B1">
            <w:pPr>
              <w:spacing w:before="40" w:after="240"/>
              <w:jc w:val="left"/>
              <w:rPr>
                <w:rStyle w:val="Hyperlink"/>
                <w:color w:val="004DFF"/>
                <w:spacing w:val="2"/>
                <w:sz w:val="18"/>
                <w:szCs w:val="18"/>
                <w:shd w:val="clear" w:color="auto" w:fill="FFFFFF"/>
              </w:rPr>
              <w:pPrChange w:id="10" w:author="Olson, Ed" w:date="2026-01-16T11:14:00Z" w16du:dateUtc="2026-01-16T17:14:00Z">
                <w:pPr>
                  <w:spacing w:before="40" w:after="40"/>
                  <w:jc w:val="left"/>
                </w:pPr>
              </w:pPrChange>
            </w:pPr>
            <w:r>
              <w:lastRenderedPageBreak/>
              <w:fldChar w:fldCharType="begin"/>
            </w:r>
            <w:r>
              <w:instrText>HYPERLINK "https://ts.accenture.com/:b:/r/sites/GlobalDocTemplates/Published%20Documents/AOT/AOT%202.5/AOT_Smart_KPIs_PM_Integration_Guide_2_5.pdf" \t "_blank"</w:instrText>
            </w:r>
            <w:r>
              <w:fldChar w:fldCharType="separate"/>
            </w:r>
            <w:r w:rsidRPr="00FC6BA1">
              <w:rPr>
                <w:rStyle w:val="Hyperlink"/>
                <w:color w:val="004DFF"/>
                <w:spacing w:val="2"/>
                <w:sz w:val="18"/>
                <w:szCs w:val="18"/>
                <w:shd w:val="clear" w:color="auto" w:fill="FFFFFF"/>
              </w:rPr>
              <w:t xml:space="preserve">AOT Smart </w:t>
            </w:r>
            <w:proofErr w:type="spellStart"/>
            <w:r w:rsidRPr="00FC6BA1">
              <w:rPr>
                <w:rStyle w:val="Hyperlink"/>
                <w:color w:val="004DFF"/>
                <w:spacing w:val="2"/>
                <w:sz w:val="18"/>
                <w:szCs w:val="18"/>
                <w:shd w:val="clear" w:color="auto" w:fill="FFFFFF"/>
              </w:rPr>
              <w:t>KPis</w:t>
            </w:r>
            <w:proofErr w:type="spellEnd"/>
            <w:r w:rsidRPr="00FC6BA1">
              <w:rPr>
                <w:rStyle w:val="Hyperlink"/>
                <w:color w:val="004DFF"/>
                <w:spacing w:val="2"/>
                <w:sz w:val="18"/>
                <w:szCs w:val="18"/>
                <w:shd w:val="clear" w:color="auto" w:fill="FFFFFF"/>
              </w:rPr>
              <w:t xml:space="preserve"> PM Integration Guide</w:t>
            </w:r>
            <w:r>
              <w:fldChar w:fldCharType="end"/>
            </w:r>
          </w:p>
          <w:p w14:paraId="4EF0CDC8" w14:textId="5281DAEF" w:rsidR="0086401A" w:rsidRPr="00FC6BA1" w:rsidRDefault="00686CFB" w:rsidP="00DF3F09">
            <w:pPr>
              <w:spacing w:before="40" w:after="40"/>
              <w:jc w:val="left"/>
              <w:rPr>
                <w:rFonts w:cs="Times New Roman"/>
                <w:color w:val="004DFF"/>
                <w:spacing w:val="2"/>
                <w:sz w:val="18"/>
                <w:szCs w:val="18"/>
                <w:u w:val="single"/>
                <w:shd w:val="clear" w:color="auto" w:fill="FFFFFF"/>
              </w:rPr>
            </w:pPr>
            <w:hyperlink r:id="rId34" w:history="1">
              <w:r w:rsidRPr="00FC6BA1">
                <w:rPr>
                  <w:rStyle w:val="Hyperlink"/>
                  <w:spacing w:val="2"/>
                  <w:sz w:val="18"/>
                  <w:szCs w:val="18"/>
                  <w:shd w:val="clear" w:color="auto" w:fill="FFFFFF"/>
                </w:rPr>
                <w:t>AOT Azure SmartKPIs PM Integration Guide</w:t>
              </w:r>
            </w:hyperlink>
          </w:p>
        </w:tc>
        <w:tc>
          <w:tcPr>
            <w:tcW w:w="3388" w:type="dxa"/>
            <w:tcMar>
              <w:top w:w="144" w:type="dxa"/>
              <w:left w:w="144" w:type="dxa"/>
              <w:bottom w:w="144" w:type="dxa"/>
              <w:right w:w="144" w:type="dxa"/>
            </w:tcMar>
          </w:tcPr>
          <w:p w14:paraId="0A0D7B45" w14:textId="4C2F66F8" w:rsidR="0086401A" w:rsidRPr="00FC6BA1" w:rsidRDefault="0086401A" w:rsidP="00DF3F09">
            <w:pPr>
              <w:spacing w:before="40" w:after="40"/>
              <w:rPr>
                <w:rFonts w:cs="Times New Roman"/>
                <w:sz w:val="18"/>
                <w:szCs w:val="18"/>
              </w:rPr>
            </w:pPr>
            <w:r w:rsidRPr="00FC6BA1">
              <w:rPr>
                <w:rStyle w:val="normaltextrun"/>
                <w:sz w:val="18"/>
                <w:szCs w:val="18"/>
                <w:shd w:val="clear" w:color="auto" w:fill="FFFFFF"/>
                <w:lang w:val="en-GB"/>
              </w:rPr>
              <w:t xml:space="preserve">This document explains how to integrate the people management component with AOT Smart KPIs by adding roles to the metadata for assets and timeseries. </w:t>
            </w:r>
            <w:r w:rsidRPr="00FC6BA1">
              <w:rPr>
                <w:sz w:val="18"/>
                <w:szCs w:val="18"/>
              </w:rPr>
              <w:t>It</w:t>
            </w:r>
            <w:r w:rsidRPr="00FC6BA1">
              <w:rPr>
                <w:sz w:val="18"/>
                <w:szCs w:val="18"/>
                <w:shd w:val="clear" w:color="auto" w:fill="FFFFFF"/>
                <w:lang w:val="en-GB"/>
              </w:rPr>
              <w:t xml:space="preserve"> includes information about paths, inputs, outputs, and error management for the</w:t>
            </w:r>
            <w:r w:rsidRPr="00FC6BA1">
              <w:rPr>
                <w:sz w:val="18"/>
                <w:szCs w:val="18"/>
              </w:rPr>
              <w:t xml:space="preserve"> </w:t>
            </w:r>
            <w:r w:rsidRPr="00FC6BA1">
              <w:rPr>
                <w:sz w:val="18"/>
                <w:szCs w:val="18"/>
                <w:shd w:val="clear" w:color="auto" w:fill="FFFFFF"/>
                <w:lang w:val="en-GB"/>
              </w:rPr>
              <w:t xml:space="preserve">APIs related to AOT Smart KPIs. </w:t>
            </w:r>
            <w:r w:rsidRPr="00FC6BA1">
              <w:rPr>
                <w:rStyle w:val="normaltextrun"/>
                <w:sz w:val="18"/>
                <w:szCs w:val="18"/>
                <w:shd w:val="clear" w:color="auto" w:fill="FFFFFF"/>
                <w:lang w:val="en-GB"/>
              </w:rPr>
              <w:t xml:space="preserve">This document and the API Reference are used collectively for the integration. </w:t>
            </w:r>
          </w:p>
        </w:tc>
        <w:tc>
          <w:tcPr>
            <w:tcW w:w="3865" w:type="dxa"/>
            <w:tcMar>
              <w:top w:w="144" w:type="dxa"/>
              <w:left w:w="144" w:type="dxa"/>
              <w:bottom w:w="144" w:type="dxa"/>
              <w:right w:w="144" w:type="dxa"/>
            </w:tcMar>
          </w:tcPr>
          <w:p w14:paraId="34DF8ABF" w14:textId="244DE890" w:rsidR="00CF1146" w:rsidRPr="00FC6BA1" w:rsidRDefault="00CF1146"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Smart KPI – PM Integration – 5</w:t>
            </w:r>
          </w:p>
          <w:p w14:paraId="05D6EC3D" w14:textId="18D555BB" w:rsidR="0086401A" w:rsidRPr="00FC6BA1" w:rsidRDefault="00CF1146"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Data Permission Microservice – 5</w:t>
            </w:r>
          </w:p>
          <w:p w14:paraId="3CC78570" w14:textId="14C7E271" w:rsidR="00CF1146" w:rsidRPr="00FC6BA1" w:rsidRDefault="00CF1146"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 xml:space="preserve">APIs </w:t>
            </w:r>
            <w:r w:rsidR="00225291" w:rsidRPr="00FC6BA1">
              <w:rPr>
                <w:rFonts w:eastAsia="Graphik" w:cs="Graphik"/>
                <w:color w:val="000000" w:themeColor="text1"/>
                <w:sz w:val="18"/>
                <w:szCs w:val="18"/>
              </w:rPr>
              <w:t>–</w:t>
            </w:r>
            <w:r w:rsidRPr="00FC6BA1">
              <w:rPr>
                <w:rFonts w:eastAsia="Graphik" w:cs="Graphik"/>
                <w:color w:val="000000" w:themeColor="text1"/>
                <w:sz w:val="18"/>
                <w:szCs w:val="18"/>
              </w:rPr>
              <w:t xml:space="preserve"> 9</w:t>
            </w:r>
          </w:p>
          <w:p w14:paraId="62E65AAC" w14:textId="32CDC590" w:rsidR="00225291" w:rsidRPr="00FC6BA1" w:rsidRDefault="00225291"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Adding Roles to Assets – 11</w:t>
            </w:r>
          </w:p>
          <w:p w14:paraId="5E263E56" w14:textId="4820EECE" w:rsidR="00225291" w:rsidRPr="00FC6BA1" w:rsidRDefault="00225291"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Adding Roles to Timeseries - 12</w:t>
            </w:r>
          </w:p>
          <w:p w14:paraId="08E1C2A0" w14:textId="77777777" w:rsidR="0086401A" w:rsidRPr="00FC6BA1" w:rsidRDefault="0086401A"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Smart KPI Integration – 17</w:t>
            </w:r>
          </w:p>
          <w:p w14:paraId="7A72A8F4" w14:textId="1E41BA66" w:rsidR="0086401A" w:rsidRPr="00FC6BA1" w:rsidRDefault="0086401A" w:rsidP="001D0834">
            <w:pPr>
              <w:spacing w:before="40" w:after="40"/>
              <w:jc w:val="left"/>
              <w:rPr>
                <w:rStyle w:val="normaltextrun"/>
                <w:rFonts w:eastAsia="Graphik" w:cs="Graphik"/>
                <w:color w:val="000000" w:themeColor="text1"/>
                <w:sz w:val="18"/>
                <w:szCs w:val="18"/>
              </w:rPr>
            </w:pPr>
            <w:r w:rsidRPr="00FC6BA1">
              <w:rPr>
                <w:rFonts w:eastAsia="Graphik" w:cs="Graphik"/>
                <w:color w:val="000000" w:themeColor="text1"/>
                <w:sz w:val="18"/>
                <w:szCs w:val="18"/>
              </w:rPr>
              <w:t>Use Cases – 1</w:t>
            </w:r>
            <w:r w:rsidR="00225291" w:rsidRPr="00FC6BA1">
              <w:rPr>
                <w:rFonts w:eastAsia="Graphik" w:cs="Graphik"/>
                <w:color w:val="000000" w:themeColor="text1"/>
                <w:sz w:val="18"/>
                <w:szCs w:val="18"/>
              </w:rPr>
              <w:t>3</w:t>
            </w:r>
          </w:p>
        </w:tc>
      </w:tr>
      <w:tr w:rsidR="0086401A" w:rsidRPr="00FC6BA1" w14:paraId="6EA32B94" w14:textId="77777777" w:rsidTr="00FC6BA1">
        <w:trPr>
          <w:cantSplit/>
          <w:trHeight w:val="253"/>
        </w:trPr>
        <w:tc>
          <w:tcPr>
            <w:tcW w:w="2097" w:type="dxa"/>
            <w:tcMar>
              <w:top w:w="144" w:type="dxa"/>
              <w:left w:w="144" w:type="dxa"/>
              <w:bottom w:w="144" w:type="dxa"/>
              <w:right w:w="144" w:type="dxa"/>
            </w:tcMar>
          </w:tcPr>
          <w:p w14:paraId="030F6E71" w14:textId="072467BB" w:rsidR="0086401A" w:rsidRPr="00FC6BA1" w:rsidRDefault="0086401A" w:rsidP="00DF3F09">
            <w:pPr>
              <w:spacing w:before="40" w:after="40"/>
              <w:jc w:val="left"/>
              <w:rPr>
                <w:sz w:val="18"/>
                <w:szCs w:val="18"/>
              </w:rPr>
            </w:pPr>
            <w:hyperlink r:id="rId35" w:tgtFrame="_blank" w:history="1">
              <w:r w:rsidRPr="00FC6BA1">
                <w:rPr>
                  <w:rStyle w:val="Hyperlink"/>
                  <w:color w:val="004DFF"/>
                  <w:spacing w:val="2"/>
                  <w:sz w:val="18"/>
                  <w:szCs w:val="18"/>
                  <w:shd w:val="clear" w:color="auto" w:fill="FFFFFF"/>
                </w:rPr>
                <w:t>AOT Smart KPIs UI Guide</w:t>
              </w:r>
            </w:hyperlink>
          </w:p>
        </w:tc>
        <w:tc>
          <w:tcPr>
            <w:tcW w:w="3388" w:type="dxa"/>
            <w:tcMar>
              <w:top w:w="144" w:type="dxa"/>
              <w:left w:w="144" w:type="dxa"/>
              <w:bottom w:w="144" w:type="dxa"/>
              <w:right w:w="144" w:type="dxa"/>
            </w:tcMar>
          </w:tcPr>
          <w:p w14:paraId="020CA87E" w14:textId="7D6F631E" w:rsidR="0086401A" w:rsidRPr="00FC6BA1" w:rsidRDefault="0086401A" w:rsidP="00203D61">
            <w:pPr>
              <w:spacing w:before="40" w:after="40"/>
              <w:jc w:val="left"/>
              <w:rPr>
                <w:rStyle w:val="normaltextrun"/>
                <w:sz w:val="18"/>
                <w:szCs w:val="18"/>
                <w:shd w:val="clear" w:color="auto" w:fill="FFFFFF"/>
                <w:lang w:val="en-GB"/>
              </w:rPr>
            </w:pPr>
            <w:r w:rsidRPr="00FC6BA1">
              <w:rPr>
                <w:rFonts w:cs="Times New Roman"/>
                <w:sz w:val="18"/>
                <w:szCs w:val="18"/>
              </w:rPr>
              <w:t>This guide explains how to use the AOT Smart KPIs UI after deployment.</w:t>
            </w:r>
          </w:p>
        </w:tc>
        <w:tc>
          <w:tcPr>
            <w:tcW w:w="3865" w:type="dxa"/>
            <w:tcMar>
              <w:top w:w="144" w:type="dxa"/>
              <w:left w:w="144" w:type="dxa"/>
              <w:bottom w:w="144" w:type="dxa"/>
              <w:right w:w="144" w:type="dxa"/>
            </w:tcMar>
          </w:tcPr>
          <w:p w14:paraId="11458429"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Dashboard - 4</w:t>
            </w:r>
          </w:p>
          <w:p w14:paraId="32EBD7FC" w14:textId="079E9026" w:rsidR="0086401A" w:rsidRPr="00FC6BA1" w:rsidRDefault="0086401A" w:rsidP="001D0834">
            <w:pPr>
              <w:spacing w:before="40" w:after="40"/>
              <w:jc w:val="left"/>
              <w:rPr>
                <w:rFonts w:cs="Times New Roman"/>
                <w:sz w:val="18"/>
                <w:szCs w:val="18"/>
              </w:rPr>
            </w:pPr>
            <w:r w:rsidRPr="00FC6BA1">
              <w:rPr>
                <w:rFonts w:cs="Times New Roman"/>
                <w:sz w:val="18"/>
                <w:szCs w:val="18"/>
              </w:rPr>
              <w:t>Trend Timeline</w:t>
            </w:r>
            <w:r w:rsidRPr="00FC6BA1">
              <w:rPr>
                <w:rFonts w:cs="Times New Roman"/>
                <w:sz w:val="18"/>
                <w:szCs w:val="18"/>
              </w:rPr>
              <w:tab/>
              <w:t xml:space="preserve"> - </w:t>
            </w:r>
            <w:r w:rsidR="00E15A9C" w:rsidRPr="00FC6BA1">
              <w:rPr>
                <w:rFonts w:cs="Times New Roman"/>
                <w:sz w:val="18"/>
                <w:szCs w:val="18"/>
              </w:rPr>
              <w:t>7</w:t>
            </w:r>
          </w:p>
          <w:p w14:paraId="1CC9B624" w14:textId="1B1A2733"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KPI Tiles - </w:t>
            </w:r>
            <w:r w:rsidR="006831FB" w:rsidRPr="00FC6BA1">
              <w:rPr>
                <w:rFonts w:cs="Times New Roman"/>
                <w:sz w:val="18"/>
                <w:szCs w:val="18"/>
              </w:rPr>
              <w:t>9</w:t>
            </w:r>
          </w:p>
          <w:p w14:paraId="015D4385" w14:textId="1CF83A85"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Aggregated Data – </w:t>
            </w:r>
            <w:r w:rsidR="006831FB" w:rsidRPr="00FC6BA1">
              <w:rPr>
                <w:rFonts w:cs="Times New Roman"/>
                <w:sz w:val="18"/>
                <w:szCs w:val="18"/>
              </w:rPr>
              <w:t>10</w:t>
            </w:r>
          </w:p>
          <w:p w14:paraId="71F400E2" w14:textId="58BF8983"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Contributing KPIs – </w:t>
            </w:r>
            <w:r w:rsidR="006831FB" w:rsidRPr="00FC6BA1">
              <w:rPr>
                <w:rFonts w:cs="Times New Roman"/>
                <w:sz w:val="18"/>
                <w:szCs w:val="18"/>
              </w:rPr>
              <w:t>11</w:t>
            </w:r>
          </w:p>
          <w:p w14:paraId="38D2C774" w14:textId="14D077DA" w:rsidR="0086401A" w:rsidRPr="00FC6BA1" w:rsidRDefault="0086401A" w:rsidP="001D0834">
            <w:pPr>
              <w:spacing w:before="40" w:after="40"/>
              <w:jc w:val="left"/>
              <w:rPr>
                <w:rFonts w:cs="Times New Roman"/>
                <w:sz w:val="18"/>
                <w:szCs w:val="18"/>
              </w:rPr>
            </w:pPr>
            <w:r w:rsidRPr="00FC6BA1">
              <w:rPr>
                <w:rFonts w:cs="Times New Roman"/>
                <w:sz w:val="18"/>
                <w:szCs w:val="18"/>
              </w:rPr>
              <w:t>Calendar and KPI Tiles – 1</w:t>
            </w:r>
            <w:r w:rsidR="006831FB" w:rsidRPr="00FC6BA1">
              <w:rPr>
                <w:rFonts w:cs="Times New Roman"/>
                <w:sz w:val="18"/>
                <w:szCs w:val="18"/>
              </w:rPr>
              <w:t>2</w:t>
            </w:r>
          </w:p>
          <w:p w14:paraId="093A7AFF" w14:textId="41D8ADBB" w:rsidR="0086401A" w:rsidRPr="00FC6BA1" w:rsidRDefault="0086401A" w:rsidP="001D0834">
            <w:pPr>
              <w:spacing w:before="40" w:after="40"/>
              <w:jc w:val="left"/>
              <w:rPr>
                <w:rFonts w:cs="Times New Roman"/>
                <w:sz w:val="18"/>
                <w:szCs w:val="18"/>
              </w:rPr>
            </w:pPr>
            <w:r w:rsidRPr="00FC6BA1">
              <w:rPr>
                <w:rFonts w:cs="Times New Roman"/>
                <w:sz w:val="18"/>
                <w:szCs w:val="18"/>
              </w:rPr>
              <w:t>Role-based KPI Drilldown – 1</w:t>
            </w:r>
            <w:r w:rsidR="006831FB" w:rsidRPr="00FC6BA1">
              <w:rPr>
                <w:rFonts w:cs="Times New Roman"/>
                <w:sz w:val="18"/>
                <w:szCs w:val="18"/>
              </w:rPr>
              <w:t>3</w:t>
            </w:r>
          </w:p>
          <w:p w14:paraId="238D318D" w14:textId="474CBD3B" w:rsidR="0086401A" w:rsidRPr="00FC6BA1" w:rsidRDefault="0086401A" w:rsidP="001D0834">
            <w:pPr>
              <w:spacing w:before="40" w:after="40"/>
              <w:jc w:val="left"/>
              <w:rPr>
                <w:rFonts w:cs="Times New Roman"/>
                <w:sz w:val="18"/>
                <w:szCs w:val="18"/>
              </w:rPr>
            </w:pPr>
            <w:r w:rsidRPr="00FC6BA1">
              <w:rPr>
                <w:rFonts w:cs="Times New Roman"/>
                <w:sz w:val="18"/>
                <w:szCs w:val="18"/>
              </w:rPr>
              <w:t>KPI Drilldown Details - 1</w:t>
            </w:r>
            <w:r w:rsidR="006831FB" w:rsidRPr="00FC6BA1">
              <w:rPr>
                <w:rFonts w:cs="Times New Roman"/>
                <w:sz w:val="18"/>
                <w:szCs w:val="18"/>
              </w:rPr>
              <w:t>3</w:t>
            </w:r>
          </w:p>
          <w:p w14:paraId="7AB2A870" w14:textId="7C276856" w:rsidR="0086401A" w:rsidRPr="00FC6BA1" w:rsidRDefault="0086401A" w:rsidP="001D0834">
            <w:pPr>
              <w:spacing w:before="40" w:after="40"/>
              <w:jc w:val="left"/>
              <w:rPr>
                <w:rFonts w:cs="Times New Roman"/>
                <w:sz w:val="18"/>
                <w:szCs w:val="18"/>
              </w:rPr>
            </w:pPr>
            <w:r w:rsidRPr="00FC6BA1">
              <w:rPr>
                <w:rFonts w:cs="Times New Roman"/>
                <w:sz w:val="18"/>
                <w:szCs w:val="18"/>
              </w:rPr>
              <w:t>Parameters Drilldown- 1</w:t>
            </w:r>
            <w:r w:rsidR="006A6857" w:rsidRPr="00FC6BA1">
              <w:rPr>
                <w:rFonts w:cs="Times New Roman"/>
                <w:sz w:val="18"/>
                <w:szCs w:val="18"/>
              </w:rPr>
              <w:t>4</w:t>
            </w:r>
          </w:p>
          <w:p w14:paraId="32F4D610" w14:textId="674FCFF3" w:rsidR="0086401A" w:rsidRPr="00FC6BA1" w:rsidRDefault="0086401A" w:rsidP="001D0834">
            <w:pPr>
              <w:spacing w:before="40" w:after="40"/>
              <w:jc w:val="left"/>
              <w:rPr>
                <w:rFonts w:cs="Times New Roman"/>
                <w:sz w:val="18"/>
                <w:szCs w:val="18"/>
              </w:rPr>
            </w:pPr>
            <w:r w:rsidRPr="00FC6BA1">
              <w:rPr>
                <w:rFonts w:cs="Times New Roman"/>
                <w:sz w:val="18"/>
                <w:szCs w:val="18"/>
              </w:rPr>
              <w:t>Access-based KPI Drilldown – 1</w:t>
            </w:r>
            <w:r w:rsidR="006A6857" w:rsidRPr="00FC6BA1">
              <w:rPr>
                <w:rFonts w:cs="Times New Roman"/>
                <w:sz w:val="18"/>
                <w:szCs w:val="18"/>
              </w:rPr>
              <w:t>6</w:t>
            </w:r>
          </w:p>
          <w:p w14:paraId="486E75D8" w14:textId="4F097E98" w:rsidR="006A6857" w:rsidRPr="00FC6BA1" w:rsidRDefault="006A6857" w:rsidP="001D0834">
            <w:pPr>
              <w:spacing w:before="40" w:after="40"/>
              <w:jc w:val="left"/>
              <w:rPr>
                <w:rFonts w:cs="Times New Roman"/>
                <w:sz w:val="18"/>
                <w:szCs w:val="18"/>
              </w:rPr>
            </w:pPr>
            <w:r w:rsidRPr="00FC6BA1">
              <w:rPr>
                <w:rFonts w:cs="Times New Roman"/>
                <w:sz w:val="18"/>
                <w:szCs w:val="18"/>
              </w:rPr>
              <w:t>Non-OT KPI Drilldown - 17</w:t>
            </w:r>
          </w:p>
          <w:p w14:paraId="75C4E393" w14:textId="12F7A8DC"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Calendar and Trend Trendlines – </w:t>
            </w:r>
            <w:r w:rsidR="00D20116" w:rsidRPr="00FC6BA1">
              <w:rPr>
                <w:rFonts w:cs="Times New Roman"/>
                <w:sz w:val="18"/>
                <w:szCs w:val="18"/>
              </w:rPr>
              <w:t>22</w:t>
            </w:r>
          </w:p>
          <w:p w14:paraId="1D5B6E59" w14:textId="36FC1BA3"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Date Picker – </w:t>
            </w:r>
            <w:r w:rsidR="00D20116" w:rsidRPr="00FC6BA1">
              <w:rPr>
                <w:rFonts w:cs="Times New Roman"/>
                <w:sz w:val="18"/>
                <w:szCs w:val="18"/>
              </w:rPr>
              <w:t>23</w:t>
            </w:r>
          </w:p>
          <w:p w14:paraId="57A50E31" w14:textId="0749208D"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Pagination and Auto-refresh – </w:t>
            </w:r>
            <w:r w:rsidR="00D20116" w:rsidRPr="00FC6BA1">
              <w:rPr>
                <w:rFonts w:cs="Times New Roman"/>
                <w:sz w:val="18"/>
                <w:szCs w:val="18"/>
              </w:rPr>
              <w:t>26</w:t>
            </w:r>
          </w:p>
          <w:p w14:paraId="721E610A" w14:textId="6E981EE9" w:rsidR="0086401A" w:rsidRPr="00FC6BA1" w:rsidRDefault="0086401A" w:rsidP="001D0834">
            <w:pPr>
              <w:spacing w:before="40" w:after="40"/>
              <w:jc w:val="left"/>
              <w:rPr>
                <w:rFonts w:cs="Times New Roman"/>
                <w:sz w:val="18"/>
                <w:szCs w:val="18"/>
              </w:rPr>
            </w:pPr>
            <w:r w:rsidRPr="00FC6BA1">
              <w:rPr>
                <w:rFonts w:cs="Times New Roman"/>
                <w:sz w:val="18"/>
                <w:szCs w:val="18"/>
              </w:rPr>
              <w:t>KPI Details on Intelligent Advisor - 2</w:t>
            </w:r>
            <w:r w:rsidR="00C954F8" w:rsidRPr="00FC6BA1">
              <w:rPr>
                <w:rFonts w:cs="Times New Roman"/>
                <w:sz w:val="18"/>
                <w:szCs w:val="18"/>
              </w:rPr>
              <w:t>7</w:t>
            </w:r>
          </w:p>
          <w:p w14:paraId="127DA469" w14:textId="193DFC2D" w:rsidR="0086401A" w:rsidRPr="00FC6BA1" w:rsidRDefault="0086401A" w:rsidP="001D0834">
            <w:pPr>
              <w:spacing w:before="40" w:after="40"/>
              <w:jc w:val="left"/>
              <w:rPr>
                <w:rFonts w:cs="Times New Roman"/>
                <w:sz w:val="18"/>
                <w:szCs w:val="18"/>
              </w:rPr>
            </w:pPr>
            <w:r w:rsidRPr="00FC6BA1">
              <w:rPr>
                <w:rFonts w:cs="Times New Roman"/>
                <w:sz w:val="18"/>
                <w:szCs w:val="18"/>
              </w:rPr>
              <w:t>KPI Details on Operations Hierarchy– 2</w:t>
            </w:r>
            <w:r w:rsidR="00C954F8" w:rsidRPr="00FC6BA1">
              <w:rPr>
                <w:rFonts w:cs="Times New Roman"/>
                <w:sz w:val="18"/>
                <w:szCs w:val="18"/>
              </w:rPr>
              <w:t>8</w:t>
            </w:r>
          </w:p>
          <w:p w14:paraId="6FFDD3B0" w14:textId="7460F7B3" w:rsidR="00C954F8" w:rsidRPr="00FC6BA1" w:rsidRDefault="00C954F8" w:rsidP="001D0834">
            <w:pPr>
              <w:spacing w:before="40" w:after="40"/>
              <w:jc w:val="left"/>
              <w:rPr>
                <w:rFonts w:cs="Times New Roman"/>
                <w:sz w:val="18"/>
                <w:szCs w:val="18"/>
              </w:rPr>
            </w:pPr>
            <w:r w:rsidRPr="00FC6BA1">
              <w:rPr>
                <w:rFonts w:cs="Times New Roman"/>
                <w:sz w:val="18"/>
                <w:szCs w:val="18"/>
              </w:rPr>
              <w:t>Digital Twin Assistant - 30</w:t>
            </w:r>
          </w:p>
          <w:p w14:paraId="3AA8892C" w14:textId="4E974A0E" w:rsidR="0086401A" w:rsidRPr="00FC6BA1" w:rsidRDefault="0086401A" w:rsidP="001D0834">
            <w:pPr>
              <w:spacing w:before="40" w:after="40"/>
              <w:jc w:val="left"/>
              <w:rPr>
                <w:rFonts w:eastAsia="Graphik" w:cs="Graphik"/>
                <w:color w:val="000000" w:themeColor="text1"/>
                <w:sz w:val="18"/>
                <w:szCs w:val="18"/>
              </w:rPr>
            </w:pPr>
            <w:r w:rsidRPr="00FC6BA1">
              <w:rPr>
                <w:rFonts w:eastAsia="Graphik" w:cs="Graphik"/>
                <w:color w:val="000000" w:themeColor="text1"/>
                <w:sz w:val="18"/>
                <w:szCs w:val="18"/>
              </w:rPr>
              <w:t xml:space="preserve">Troubleshooting - </w:t>
            </w:r>
            <w:r w:rsidR="00C954F8" w:rsidRPr="00FC6BA1">
              <w:rPr>
                <w:rFonts w:eastAsia="Graphik" w:cs="Graphik"/>
                <w:color w:val="000000" w:themeColor="text1"/>
                <w:sz w:val="18"/>
                <w:szCs w:val="18"/>
              </w:rPr>
              <w:t>31</w:t>
            </w:r>
          </w:p>
        </w:tc>
      </w:tr>
      <w:tr w:rsidR="0086401A" w:rsidRPr="00FC6BA1" w14:paraId="11B946CB" w14:textId="77777777" w:rsidTr="00FC6BA1">
        <w:trPr>
          <w:cantSplit/>
          <w:trHeight w:val="253"/>
        </w:trPr>
        <w:tc>
          <w:tcPr>
            <w:tcW w:w="2097" w:type="dxa"/>
            <w:tcMar>
              <w:top w:w="144" w:type="dxa"/>
              <w:left w:w="144" w:type="dxa"/>
              <w:bottom w:w="144" w:type="dxa"/>
              <w:right w:w="144" w:type="dxa"/>
            </w:tcMar>
          </w:tcPr>
          <w:p w14:paraId="0DEA4418" w14:textId="7275AE15" w:rsidR="0086401A" w:rsidRPr="00FC6BA1" w:rsidRDefault="0086401A" w:rsidP="00DF3F09">
            <w:pPr>
              <w:spacing w:before="40" w:after="40"/>
              <w:jc w:val="left"/>
              <w:rPr>
                <w:sz w:val="18"/>
                <w:szCs w:val="18"/>
              </w:rPr>
            </w:pPr>
            <w:hyperlink r:id="rId36" w:history="1">
              <w:r w:rsidRPr="00FC6BA1">
                <w:rPr>
                  <w:rStyle w:val="Hyperlink"/>
                  <w:rFonts w:cs="Arial"/>
                  <w:sz w:val="18"/>
                  <w:szCs w:val="18"/>
                </w:rPr>
                <w:t>AOT UoM Technical Reference</w:t>
              </w:r>
            </w:hyperlink>
          </w:p>
        </w:tc>
        <w:tc>
          <w:tcPr>
            <w:tcW w:w="3388" w:type="dxa"/>
            <w:tcMar>
              <w:top w:w="144" w:type="dxa"/>
              <w:left w:w="144" w:type="dxa"/>
              <w:bottom w:w="144" w:type="dxa"/>
              <w:right w:w="144" w:type="dxa"/>
            </w:tcMar>
          </w:tcPr>
          <w:p w14:paraId="6F4315C5" w14:textId="3285093B" w:rsidR="0086401A" w:rsidRPr="00FC6BA1" w:rsidRDefault="0086401A" w:rsidP="00DF3F09">
            <w:pPr>
              <w:spacing w:before="40" w:after="40"/>
              <w:rPr>
                <w:rFonts w:cs="Times New Roman"/>
                <w:sz w:val="18"/>
                <w:szCs w:val="18"/>
              </w:rPr>
            </w:pPr>
            <w:r w:rsidRPr="00FC6BA1">
              <w:rPr>
                <w:rFonts w:cs="Times New Roman"/>
                <w:sz w:val="18"/>
                <w:szCs w:val="18"/>
              </w:rPr>
              <w:t>This reference document includes information about the Middleware APIs that help in providing information on Units of Measurement like Unit Systems, Units of Measurement, and Units of Measurement Conversion Formulae that are utilized by other AOT components.</w:t>
            </w:r>
          </w:p>
        </w:tc>
        <w:tc>
          <w:tcPr>
            <w:tcW w:w="3865" w:type="dxa"/>
            <w:tcMar>
              <w:top w:w="144" w:type="dxa"/>
              <w:left w:w="144" w:type="dxa"/>
              <w:bottom w:w="144" w:type="dxa"/>
              <w:right w:w="144" w:type="dxa"/>
            </w:tcMar>
          </w:tcPr>
          <w:p w14:paraId="23ACE290"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Background – 3</w:t>
            </w:r>
          </w:p>
          <w:p w14:paraId="3A7C853B"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UoM Conversion – 4 </w:t>
            </w:r>
          </w:p>
          <w:p w14:paraId="560FF6E2" w14:textId="77777777"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Percentage Comparison – 5 </w:t>
            </w:r>
          </w:p>
          <w:p w14:paraId="5719BECB" w14:textId="38A65826"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UoM Configuration APIs – 5 </w:t>
            </w:r>
          </w:p>
        </w:tc>
      </w:tr>
      <w:tr w:rsidR="0086401A" w:rsidRPr="00FC6BA1" w14:paraId="21D286C1" w14:textId="77777777" w:rsidTr="00FC6BA1">
        <w:trPr>
          <w:cantSplit/>
          <w:trHeight w:val="253"/>
        </w:trPr>
        <w:tc>
          <w:tcPr>
            <w:tcW w:w="2097" w:type="dxa"/>
            <w:tcMar>
              <w:top w:w="144" w:type="dxa"/>
              <w:left w:w="144" w:type="dxa"/>
              <w:bottom w:w="144" w:type="dxa"/>
              <w:right w:w="144" w:type="dxa"/>
            </w:tcMar>
          </w:tcPr>
          <w:p w14:paraId="2535A6BC" w14:textId="58D9BBB2" w:rsidR="0086401A" w:rsidRPr="00FC6BA1" w:rsidRDefault="0086401A" w:rsidP="00DF3F09">
            <w:pPr>
              <w:spacing w:before="40" w:after="40"/>
              <w:jc w:val="left"/>
              <w:rPr>
                <w:sz w:val="18"/>
                <w:szCs w:val="18"/>
              </w:rPr>
            </w:pPr>
            <w:hyperlink r:id="rId37" w:history="1">
              <w:proofErr w:type="gramStart"/>
              <w:r w:rsidRPr="00FC6BA1">
                <w:rPr>
                  <w:rStyle w:val="Hyperlink"/>
                  <w:rFonts w:cs="Arial"/>
                  <w:sz w:val="18"/>
                  <w:szCs w:val="18"/>
                </w:rPr>
                <w:t>AOT Generic Scheduler</w:t>
              </w:r>
              <w:proofErr w:type="gramEnd"/>
              <w:r w:rsidRPr="00FC6BA1">
                <w:rPr>
                  <w:rStyle w:val="Hyperlink"/>
                  <w:rFonts w:cs="Arial"/>
                  <w:sz w:val="18"/>
                  <w:szCs w:val="18"/>
                </w:rPr>
                <w:t xml:space="preserve"> Technical Reference</w:t>
              </w:r>
            </w:hyperlink>
          </w:p>
        </w:tc>
        <w:tc>
          <w:tcPr>
            <w:tcW w:w="3388" w:type="dxa"/>
            <w:tcMar>
              <w:top w:w="144" w:type="dxa"/>
              <w:left w:w="144" w:type="dxa"/>
              <w:bottom w:w="144" w:type="dxa"/>
              <w:right w:w="144" w:type="dxa"/>
            </w:tcMar>
          </w:tcPr>
          <w:p w14:paraId="164A3019" w14:textId="1A774C22" w:rsidR="0086401A" w:rsidRPr="00FC6BA1" w:rsidRDefault="0086401A" w:rsidP="00DF3F09">
            <w:pPr>
              <w:spacing w:before="40" w:after="40"/>
              <w:rPr>
                <w:rFonts w:cs="Times New Roman"/>
                <w:sz w:val="18"/>
                <w:szCs w:val="18"/>
              </w:rPr>
            </w:pPr>
            <w:r w:rsidRPr="00FC6BA1">
              <w:rPr>
                <w:rFonts w:cs="Times New Roman"/>
                <w:sz w:val="18"/>
                <w:szCs w:val="18"/>
              </w:rPr>
              <w:t>The parameters and examples shown in this document may be used by the target audience to integrate, configure, and deploy AOT</w:t>
            </w:r>
            <w:r w:rsidR="00043C3D">
              <w:rPr>
                <w:rFonts w:cs="Times New Roman"/>
                <w:sz w:val="18"/>
                <w:szCs w:val="18"/>
              </w:rPr>
              <w:t>'</w:t>
            </w:r>
            <w:r w:rsidRPr="00FC6BA1">
              <w:rPr>
                <w:rFonts w:cs="Times New Roman"/>
                <w:sz w:val="18"/>
                <w:szCs w:val="18"/>
              </w:rPr>
              <w:t>s Generic Scheduler into an application.</w:t>
            </w:r>
          </w:p>
        </w:tc>
        <w:tc>
          <w:tcPr>
            <w:tcW w:w="3865" w:type="dxa"/>
            <w:tcMar>
              <w:top w:w="144" w:type="dxa"/>
              <w:left w:w="144" w:type="dxa"/>
              <w:bottom w:w="144" w:type="dxa"/>
              <w:right w:w="144" w:type="dxa"/>
            </w:tcMar>
          </w:tcPr>
          <w:p w14:paraId="4B541315" w14:textId="71F2A28A"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Generic Scheduler Architecture – </w:t>
            </w:r>
            <w:r w:rsidR="00261699" w:rsidRPr="00FC6BA1">
              <w:rPr>
                <w:rFonts w:cs="Times New Roman"/>
                <w:sz w:val="18"/>
                <w:szCs w:val="18"/>
              </w:rPr>
              <w:t>5</w:t>
            </w:r>
          </w:p>
          <w:p w14:paraId="736CDBD3" w14:textId="2F599493"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Scheduling Expressions – </w:t>
            </w:r>
            <w:r w:rsidR="00261699" w:rsidRPr="00FC6BA1">
              <w:rPr>
                <w:rFonts w:cs="Times New Roman"/>
                <w:sz w:val="18"/>
                <w:szCs w:val="18"/>
              </w:rPr>
              <w:t>6</w:t>
            </w:r>
          </w:p>
          <w:p w14:paraId="323A2DA2" w14:textId="369B7EE7" w:rsidR="0086401A" w:rsidRPr="00FC6BA1" w:rsidRDefault="0086401A" w:rsidP="001D0834">
            <w:pPr>
              <w:spacing w:before="40" w:after="40"/>
              <w:jc w:val="left"/>
              <w:rPr>
                <w:rFonts w:cs="Times New Roman"/>
                <w:sz w:val="18"/>
                <w:szCs w:val="18"/>
              </w:rPr>
            </w:pPr>
            <w:r w:rsidRPr="00FC6BA1">
              <w:rPr>
                <w:rFonts w:cs="Times New Roman"/>
                <w:sz w:val="18"/>
                <w:szCs w:val="18"/>
              </w:rPr>
              <w:t xml:space="preserve">API Specifications – </w:t>
            </w:r>
            <w:r w:rsidR="00D117B2" w:rsidRPr="00FC6BA1">
              <w:rPr>
                <w:rFonts w:cs="Times New Roman"/>
                <w:sz w:val="18"/>
                <w:szCs w:val="18"/>
              </w:rPr>
              <w:t>7</w:t>
            </w:r>
            <w:r w:rsidRPr="00FC6BA1">
              <w:rPr>
                <w:rFonts w:cs="Times New Roman"/>
                <w:sz w:val="18"/>
                <w:szCs w:val="18"/>
              </w:rPr>
              <w:t xml:space="preserve"> </w:t>
            </w:r>
          </w:p>
          <w:p w14:paraId="7CF55C9D" w14:textId="32316F8D" w:rsidR="0086401A" w:rsidRPr="00FC6BA1" w:rsidRDefault="0086401A" w:rsidP="001D0834">
            <w:pPr>
              <w:spacing w:before="40" w:after="40"/>
              <w:jc w:val="left"/>
              <w:rPr>
                <w:rFonts w:cs="Times New Roman"/>
                <w:sz w:val="18"/>
                <w:szCs w:val="18"/>
              </w:rPr>
            </w:pPr>
            <w:r w:rsidRPr="00FC6BA1">
              <w:rPr>
                <w:rFonts w:cs="Times New Roman"/>
                <w:sz w:val="18"/>
                <w:szCs w:val="18"/>
              </w:rPr>
              <w:t>Kafka Message Broker – 1</w:t>
            </w:r>
            <w:r w:rsidR="00D117B2" w:rsidRPr="00FC6BA1">
              <w:rPr>
                <w:rFonts w:cs="Times New Roman"/>
                <w:sz w:val="18"/>
                <w:szCs w:val="18"/>
              </w:rPr>
              <w:t>4</w:t>
            </w:r>
          </w:p>
          <w:p w14:paraId="6BEEFF26" w14:textId="3E1F119E" w:rsidR="0086401A" w:rsidRPr="00FC6BA1" w:rsidRDefault="00D117B2" w:rsidP="001D0834">
            <w:pPr>
              <w:spacing w:before="40" w:after="40"/>
              <w:jc w:val="left"/>
              <w:rPr>
                <w:rFonts w:cs="Times New Roman"/>
                <w:sz w:val="18"/>
                <w:szCs w:val="18"/>
              </w:rPr>
            </w:pPr>
            <w:r w:rsidRPr="00FC6BA1">
              <w:rPr>
                <w:rFonts w:cs="Times New Roman"/>
                <w:sz w:val="18"/>
                <w:szCs w:val="18"/>
              </w:rPr>
              <w:t>Database Tables</w:t>
            </w:r>
            <w:r w:rsidR="0086401A" w:rsidRPr="00FC6BA1">
              <w:rPr>
                <w:rFonts w:cs="Times New Roman"/>
                <w:sz w:val="18"/>
                <w:szCs w:val="18"/>
              </w:rPr>
              <w:t xml:space="preserve"> – 1</w:t>
            </w:r>
            <w:r w:rsidRPr="00FC6BA1">
              <w:rPr>
                <w:rFonts w:cs="Times New Roman"/>
                <w:sz w:val="18"/>
                <w:szCs w:val="18"/>
              </w:rPr>
              <w:t>5</w:t>
            </w:r>
            <w:r w:rsidR="0086401A" w:rsidRPr="00FC6BA1">
              <w:rPr>
                <w:rFonts w:cs="Times New Roman"/>
                <w:sz w:val="18"/>
                <w:szCs w:val="18"/>
              </w:rPr>
              <w:t xml:space="preserve"> </w:t>
            </w:r>
          </w:p>
          <w:p w14:paraId="4ABF486B" w14:textId="3F16FD34" w:rsidR="0086401A" w:rsidRPr="00FC6BA1" w:rsidRDefault="0086401A" w:rsidP="001D0834">
            <w:pPr>
              <w:spacing w:before="40" w:after="40"/>
              <w:jc w:val="left"/>
              <w:rPr>
                <w:rFonts w:cs="Times New Roman"/>
                <w:sz w:val="18"/>
                <w:szCs w:val="18"/>
              </w:rPr>
            </w:pPr>
            <w:r w:rsidRPr="00FC6BA1">
              <w:rPr>
                <w:rFonts w:cs="Times New Roman"/>
                <w:sz w:val="18"/>
                <w:szCs w:val="18"/>
              </w:rPr>
              <w:t>Deployment – 1</w:t>
            </w:r>
            <w:r w:rsidR="00D117B2" w:rsidRPr="00FC6BA1">
              <w:rPr>
                <w:rFonts w:cs="Times New Roman"/>
                <w:sz w:val="18"/>
                <w:szCs w:val="18"/>
              </w:rPr>
              <w:t>6</w:t>
            </w:r>
          </w:p>
          <w:p w14:paraId="791E7DF1" w14:textId="53E97AC0" w:rsidR="0086401A" w:rsidRPr="00FC6BA1" w:rsidRDefault="0086401A" w:rsidP="001D0834">
            <w:pPr>
              <w:spacing w:before="40" w:after="40"/>
              <w:jc w:val="left"/>
              <w:rPr>
                <w:rFonts w:cs="Times New Roman"/>
                <w:sz w:val="18"/>
                <w:szCs w:val="18"/>
              </w:rPr>
            </w:pPr>
            <w:r w:rsidRPr="00FC6BA1">
              <w:rPr>
                <w:rFonts w:cs="Times New Roman"/>
                <w:sz w:val="18"/>
                <w:szCs w:val="18"/>
              </w:rPr>
              <w:t>Use Case – Schedling Smart KPIs – 1</w:t>
            </w:r>
            <w:r w:rsidR="00115EB7" w:rsidRPr="00FC6BA1">
              <w:rPr>
                <w:rFonts w:cs="Times New Roman"/>
                <w:sz w:val="18"/>
                <w:szCs w:val="18"/>
              </w:rPr>
              <w:t>6</w:t>
            </w:r>
          </w:p>
        </w:tc>
      </w:tr>
      <w:bookmarkEnd w:id="0"/>
      <w:bookmarkEnd w:id="1"/>
    </w:tbl>
    <w:p w14:paraId="401321DF" w14:textId="77777777" w:rsidR="00123561" w:rsidRDefault="00123561" w:rsidP="00B4767E">
      <w:pPr>
        <w:pStyle w:val="Heading1"/>
        <w:sectPr w:rsidR="00123561" w:rsidSect="005519FF">
          <w:pgSz w:w="12240" w:h="15840" w:code="1"/>
          <w:pgMar w:top="1440" w:right="1440" w:bottom="1440" w:left="1440" w:header="720" w:footer="720" w:gutter="0"/>
          <w:cols w:space="720"/>
          <w:titlePg/>
          <w:docGrid w:linePitch="360"/>
        </w:sectPr>
      </w:pPr>
    </w:p>
    <w:p w14:paraId="126FD5D0" w14:textId="77777777" w:rsidR="00B4767E" w:rsidRDefault="00B4767E" w:rsidP="00B4767E">
      <w:pPr>
        <w:pStyle w:val="Heading1"/>
      </w:pPr>
      <w:r>
        <w:lastRenderedPageBreak/>
        <w:t>Prerequisites</w:t>
      </w:r>
    </w:p>
    <w:p w14:paraId="676A56F7" w14:textId="77777777" w:rsidR="00B4767E" w:rsidRPr="00166FD8" w:rsidRDefault="00B4767E" w:rsidP="00166FD8">
      <w:r w:rsidRPr="00166FD8">
        <w:t xml:space="preserve">The prerequisites below are unique to the Smart KPIs component. For general prerequisites, refer to the </w:t>
      </w:r>
      <w:hyperlink r:id="rId38" w:history="1">
        <w:r w:rsidRPr="00166FD8">
          <w:rPr>
            <w:rStyle w:val="Hyperlink"/>
          </w:rPr>
          <w:t>AOT Getting Started</w:t>
        </w:r>
      </w:hyperlink>
      <w:r w:rsidRPr="00166FD8">
        <w:t xml:space="preserve"> document.</w:t>
      </w:r>
    </w:p>
    <w:p w14:paraId="759729BA" w14:textId="77777777" w:rsidR="00B4767E" w:rsidRDefault="00B4767E" w:rsidP="00B4767E">
      <w:pPr>
        <w:pStyle w:val="ListParagraph"/>
        <w:numPr>
          <w:ilvl w:val="0"/>
          <w:numId w:val="28"/>
        </w:numPr>
        <w:spacing w:before="240"/>
        <w:ind w:right="1500" w:hanging="357"/>
        <w:rPr>
          <w:szCs w:val="20"/>
        </w:rPr>
      </w:pPr>
      <w:r>
        <w:rPr>
          <w:szCs w:val="20"/>
        </w:rPr>
        <w:t xml:space="preserve">Departments and Roles must already exist. </w:t>
      </w:r>
    </w:p>
    <w:p w14:paraId="4328C945" w14:textId="77777777" w:rsidR="00B4767E" w:rsidRDefault="00B4767E" w:rsidP="00B4767E">
      <w:pPr>
        <w:pStyle w:val="ListParagraph"/>
        <w:numPr>
          <w:ilvl w:val="1"/>
          <w:numId w:val="28"/>
        </w:numPr>
        <w:ind w:right="1498" w:hanging="357"/>
        <w:rPr>
          <w:szCs w:val="20"/>
        </w:rPr>
      </w:pPr>
      <w:r>
        <w:rPr>
          <w:szCs w:val="20"/>
        </w:rPr>
        <w:t>The departments and roles are created in the People Management Config tool.</w:t>
      </w:r>
    </w:p>
    <w:p w14:paraId="0EBE29EC" w14:textId="77777777" w:rsidR="00B4767E" w:rsidRDefault="00B4767E" w:rsidP="00B4767E">
      <w:pPr>
        <w:pStyle w:val="ListParagraph"/>
        <w:numPr>
          <w:ilvl w:val="1"/>
          <w:numId w:val="28"/>
        </w:numPr>
        <w:ind w:right="1498" w:hanging="357"/>
        <w:rPr>
          <w:szCs w:val="20"/>
        </w:rPr>
      </w:pPr>
      <w:r>
        <w:rPr>
          <w:szCs w:val="20"/>
        </w:rPr>
        <w:t xml:space="preserve">The corresponding role IDs must be available. </w:t>
      </w:r>
    </w:p>
    <w:p w14:paraId="305AEBA6" w14:textId="2C24F215" w:rsidR="00B4767E" w:rsidRDefault="00B4767E" w:rsidP="00B4767E">
      <w:pPr>
        <w:pStyle w:val="ListParagraph"/>
        <w:numPr>
          <w:ilvl w:val="0"/>
          <w:numId w:val="29"/>
        </w:numPr>
        <w:ind w:right="1498" w:hanging="357"/>
        <w:rPr>
          <w:szCs w:val="20"/>
        </w:rPr>
      </w:pPr>
      <w:r>
        <w:rPr>
          <w:rFonts w:eastAsiaTheme="minorEastAsia"/>
          <w:szCs w:val="20"/>
        </w:rPr>
        <w:t>KPI Config templates should have proper UoM mapping for both parent KPIs and it</w:t>
      </w:r>
      <w:r w:rsidR="00043C3D">
        <w:rPr>
          <w:rFonts w:eastAsiaTheme="minorEastAsia"/>
          <w:szCs w:val="20"/>
        </w:rPr>
        <w:t>'</w:t>
      </w:r>
      <w:r>
        <w:rPr>
          <w:rFonts w:eastAsiaTheme="minorEastAsia"/>
          <w:szCs w:val="20"/>
        </w:rPr>
        <w:t>s contributing KPIs.</w:t>
      </w:r>
    </w:p>
    <w:p w14:paraId="2B0EF987" w14:textId="77777777" w:rsidR="00B4767E" w:rsidRDefault="00B4767E" w:rsidP="00B4767E">
      <w:pPr>
        <w:pStyle w:val="ListParagraph"/>
        <w:numPr>
          <w:ilvl w:val="1"/>
          <w:numId w:val="28"/>
        </w:numPr>
        <w:ind w:right="3960" w:hanging="357"/>
        <w:rPr>
          <w:szCs w:val="20"/>
        </w:rPr>
      </w:pPr>
      <w:r>
        <w:rPr>
          <w:rFonts w:eastAsia="Graphik" w:cs="Graphik"/>
          <w:color w:val="000000" w:themeColor="text1"/>
          <w:szCs w:val="20"/>
        </w:rPr>
        <w:t xml:space="preserve">The Standard UnitSystem is </w:t>
      </w:r>
      <w:proofErr w:type="gramStart"/>
      <w:r>
        <w:rPr>
          <w:rFonts w:eastAsia="Graphik" w:cs="Graphik"/>
          <w:color w:val="000000" w:themeColor="text1"/>
          <w:szCs w:val="20"/>
        </w:rPr>
        <w:t>set</w:t>
      </w:r>
      <w:proofErr w:type="gramEnd"/>
      <w:r>
        <w:rPr>
          <w:rFonts w:eastAsia="Graphik" w:cs="Graphik"/>
          <w:color w:val="000000" w:themeColor="text1"/>
          <w:szCs w:val="20"/>
        </w:rPr>
        <w:t xml:space="preserve"> the first time of the configuration and cannot be changed later. Similarly, when a UoM has been set as Primary in the Standard UoM list, it cannot be changed.</w:t>
      </w:r>
    </w:p>
    <w:p w14:paraId="788768B0" w14:textId="77777777" w:rsidR="00B4767E" w:rsidRDefault="00B4767E" w:rsidP="00B4767E">
      <w:pPr>
        <w:pStyle w:val="ListParagraph"/>
        <w:numPr>
          <w:ilvl w:val="1"/>
          <w:numId w:val="28"/>
        </w:numPr>
        <w:ind w:right="3960" w:hanging="357"/>
        <w:rPr>
          <w:szCs w:val="20"/>
        </w:rPr>
      </w:pPr>
      <w:r>
        <w:rPr>
          <w:rFonts w:eastAsia="Graphik" w:cs="Graphik"/>
          <w:color w:val="000000" w:themeColor="text1"/>
          <w:szCs w:val="20"/>
        </w:rPr>
        <w:t xml:space="preserve">Checking UoM from any one asset among the assets listed in the asset mapping list for any KPI </w:t>
      </w:r>
      <w:proofErr w:type="gramStart"/>
      <w:r>
        <w:rPr>
          <w:rFonts w:eastAsia="Graphik" w:cs="Graphik"/>
          <w:color w:val="000000" w:themeColor="text1"/>
          <w:szCs w:val="20"/>
        </w:rPr>
        <w:t>is should have</w:t>
      </w:r>
      <w:proofErr w:type="gramEnd"/>
      <w:r>
        <w:rPr>
          <w:rFonts w:eastAsia="Graphik" w:cs="Graphik"/>
          <w:color w:val="000000" w:themeColor="text1"/>
          <w:szCs w:val="20"/>
        </w:rPr>
        <w:t xml:space="preserve"> same local UoM SystemID for that KPI.</w:t>
      </w:r>
    </w:p>
    <w:p w14:paraId="7DC80E10" w14:textId="77777777" w:rsidR="00B4767E" w:rsidRDefault="00B4767E" w:rsidP="00B4767E">
      <w:pPr>
        <w:pStyle w:val="ListParagraph"/>
        <w:numPr>
          <w:ilvl w:val="0"/>
          <w:numId w:val="28"/>
        </w:numPr>
        <w:ind w:right="1500" w:hanging="357"/>
        <w:rPr>
          <w:szCs w:val="20"/>
        </w:rPr>
      </w:pPr>
      <w:r>
        <w:rPr>
          <w:szCs w:val="20"/>
        </w:rPr>
        <w:t xml:space="preserve">Roles must have the necessary asset-level permissions as shown in the </w:t>
      </w:r>
      <w:hyperlink r:id="rId39" w:history="1">
        <w:r>
          <w:rPr>
            <w:rStyle w:val="Hyperlink"/>
          </w:rPr>
          <w:t>example script</w:t>
        </w:r>
      </w:hyperlink>
      <w:r>
        <w:rPr>
          <w:rStyle w:val="Hyperlink"/>
        </w:rPr>
        <w:t>.</w:t>
      </w:r>
    </w:p>
    <w:p w14:paraId="7ED06BD4" w14:textId="7EB55E43" w:rsidR="00B4767E" w:rsidRDefault="00B4767E" w:rsidP="00B4767E">
      <w:pPr>
        <w:pStyle w:val="ListParagraph"/>
        <w:numPr>
          <w:ilvl w:val="0"/>
          <w:numId w:val="28"/>
        </w:numPr>
        <w:ind w:right="1500" w:hanging="357"/>
        <w:rPr>
          <w:szCs w:val="20"/>
        </w:rPr>
      </w:pPr>
      <w:r>
        <w:rPr>
          <w:szCs w:val="20"/>
        </w:rPr>
        <w:t>For AOT deployed on CDF (Cogn</w:t>
      </w:r>
      <w:r w:rsidR="00C85729">
        <w:rPr>
          <w:szCs w:val="20"/>
        </w:rPr>
        <w:t>i</w:t>
      </w:r>
      <w:r>
        <w:rPr>
          <w:szCs w:val="20"/>
        </w:rPr>
        <w:t xml:space="preserve">te Data Framework), the CDF functions zip file must be uploaded into CDF as described in the </w:t>
      </w:r>
      <w:hyperlink r:id="rId40" w:history="1">
        <w:r>
          <w:rPr>
            <w:rStyle w:val="Hyperlink"/>
          </w:rPr>
          <w:t>AOT Deployment Guide</w:t>
        </w:r>
      </w:hyperlink>
      <w:r>
        <w:rPr>
          <w:szCs w:val="20"/>
        </w:rPr>
        <w:t xml:space="preserve">. Equivalent deployment activities for AOT-Azure are described in </w:t>
      </w:r>
      <w:hyperlink r:id="rId41" w:history="1">
        <w:r>
          <w:rPr>
            <w:rStyle w:val="Hyperlink"/>
          </w:rPr>
          <w:t>AOT Azure Deployment Guide</w:t>
        </w:r>
      </w:hyperlink>
      <w:r>
        <w:rPr>
          <w:szCs w:val="20"/>
        </w:rPr>
        <w:t>.</w:t>
      </w:r>
    </w:p>
    <w:p w14:paraId="25165152" w14:textId="1E11E4E0" w:rsidR="00B4767E" w:rsidRPr="00C925E4" w:rsidRDefault="00B4767E" w:rsidP="00B4767E">
      <w:pPr>
        <w:pStyle w:val="Heading2"/>
        <w:rPr>
          <w:color w:val="FFFFFF" w:themeColor="background1"/>
        </w:rPr>
      </w:pPr>
      <w:r w:rsidRPr="00C925E4">
        <w:rPr>
          <w:color w:val="FFFFFF" w:themeColor="background1"/>
        </w:rPr>
        <w:t>Metadata Table</w:t>
      </w:r>
    </w:p>
    <w:tbl>
      <w:tblPr>
        <w:tblW w:w="0" w:type="auto"/>
        <w:tblCellSpacing w:w="15" w:type="dxa"/>
        <w:tblLook w:val="04A0" w:firstRow="1" w:lastRow="0" w:firstColumn="1" w:lastColumn="0" w:noHBand="0" w:noVBand="1"/>
      </w:tblPr>
      <w:tblGrid>
        <w:gridCol w:w="2937"/>
        <w:gridCol w:w="4425"/>
      </w:tblGrid>
      <w:tr w:rsidR="0064731E" w:rsidRPr="0064731E" w14:paraId="5ED79087" w14:textId="77777777" w:rsidTr="00EF35F1">
        <w:trPr>
          <w:tblHeader/>
          <w:tblCellSpacing w:w="15" w:type="dxa"/>
        </w:trPr>
        <w:tc>
          <w:tcPr>
            <w:tcW w:w="0" w:type="auto"/>
            <w:tcMar>
              <w:top w:w="15" w:type="dxa"/>
              <w:left w:w="15" w:type="dxa"/>
              <w:bottom w:w="15" w:type="dxa"/>
              <w:right w:w="15" w:type="dxa"/>
            </w:tcMar>
            <w:vAlign w:val="center"/>
            <w:hideMark/>
          </w:tcPr>
          <w:p w14:paraId="3BBFEE52" w14:textId="77777777" w:rsidR="00EF35F1" w:rsidRPr="0064731E" w:rsidRDefault="00EF35F1">
            <w:pPr>
              <w:spacing w:before="60" w:after="60"/>
              <w:rPr>
                <w:b/>
                <w:bCs/>
                <w:color w:val="FFFFFF" w:themeColor="background1"/>
                <w:lang w:val="en-IN"/>
              </w:rPr>
            </w:pPr>
            <w:r w:rsidRPr="0064731E">
              <w:rPr>
                <w:b/>
                <w:bCs/>
                <w:color w:val="FFFFFF" w:themeColor="background1"/>
                <w:lang w:val="en-IN"/>
              </w:rPr>
              <w:t>Field</w:t>
            </w:r>
          </w:p>
        </w:tc>
        <w:tc>
          <w:tcPr>
            <w:tcW w:w="0" w:type="auto"/>
            <w:tcMar>
              <w:top w:w="15" w:type="dxa"/>
              <w:left w:w="15" w:type="dxa"/>
              <w:bottom w:w="15" w:type="dxa"/>
              <w:right w:w="15" w:type="dxa"/>
            </w:tcMar>
            <w:vAlign w:val="center"/>
            <w:hideMark/>
          </w:tcPr>
          <w:p w14:paraId="4D26A6BD" w14:textId="77777777" w:rsidR="00EF35F1" w:rsidRPr="0064731E" w:rsidRDefault="00EF35F1">
            <w:pPr>
              <w:spacing w:before="60" w:after="60"/>
              <w:rPr>
                <w:b/>
                <w:bCs/>
                <w:color w:val="FFFFFF" w:themeColor="background1"/>
                <w:lang w:val="en-IN"/>
              </w:rPr>
            </w:pPr>
            <w:r w:rsidRPr="0064731E">
              <w:rPr>
                <w:b/>
                <w:bCs/>
                <w:color w:val="FFFFFF" w:themeColor="background1"/>
                <w:lang w:val="en-IN"/>
              </w:rPr>
              <w:t>Value</w:t>
            </w:r>
          </w:p>
        </w:tc>
      </w:tr>
      <w:tr w:rsidR="0064731E" w:rsidRPr="0064731E" w14:paraId="493ABBB7" w14:textId="77777777" w:rsidTr="00EF35F1">
        <w:trPr>
          <w:tblCellSpacing w:w="15" w:type="dxa"/>
        </w:trPr>
        <w:tc>
          <w:tcPr>
            <w:tcW w:w="0" w:type="auto"/>
            <w:tcMar>
              <w:top w:w="15" w:type="dxa"/>
              <w:left w:w="15" w:type="dxa"/>
              <w:bottom w:w="15" w:type="dxa"/>
              <w:right w:w="15" w:type="dxa"/>
            </w:tcMar>
            <w:vAlign w:val="center"/>
            <w:hideMark/>
          </w:tcPr>
          <w:p w14:paraId="0ED06C27" w14:textId="77777777" w:rsidR="00EF35F1" w:rsidRPr="0064731E" w:rsidRDefault="00EF35F1">
            <w:pPr>
              <w:spacing w:before="60" w:after="60"/>
              <w:rPr>
                <w:color w:val="FFFFFF" w:themeColor="background1"/>
                <w:lang w:val="en-IN"/>
              </w:rPr>
            </w:pPr>
            <w:r w:rsidRPr="0064731E">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6CD1D73A" w14:textId="65D46B57" w:rsidR="00EF35F1" w:rsidRPr="0064731E" w:rsidRDefault="00EF35F1">
            <w:pPr>
              <w:spacing w:before="60" w:after="60"/>
              <w:rPr>
                <w:color w:val="FFFFFF" w:themeColor="background1"/>
                <w:lang w:val="en-IN"/>
              </w:rPr>
            </w:pPr>
            <w:r w:rsidRPr="0064731E">
              <w:rPr>
                <w:color w:val="FFFFFF" w:themeColor="background1"/>
                <w:lang w:val="en-IN"/>
              </w:rPr>
              <w:t>Accenture Operations Twin / Smart KPIs</w:t>
            </w:r>
          </w:p>
        </w:tc>
      </w:tr>
      <w:tr w:rsidR="0064731E" w:rsidRPr="0064731E" w14:paraId="5D478016" w14:textId="77777777" w:rsidTr="00EF35F1">
        <w:trPr>
          <w:tblCellSpacing w:w="15" w:type="dxa"/>
        </w:trPr>
        <w:tc>
          <w:tcPr>
            <w:tcW w:w="0" w:type="auto"/>
            <w:tcMar>
              <w:top w:w="15" w:type="dxa"/>
              <w:left w:w="15" w:type="dxa"/>
              <w:bottom w:w="15" w:type="dxa"/>
              <w:right w:w="15" w:type="dxa"/>
            </w:tcMar>
            <w:vAlign w:val="center"/>
            <w:hideMark/>
          </w:tcPr>
          <w:p w14:paraId="6D4027D4" w14:textId="77777777" w:rsidR="00EF35F1" w:rsidRPr="0064731E" w:rsidRDefault="00EF35F1">
            <w:pPr>
              <w:spacing w:before="60" w:after="60"/>
              <w:rPr>
                <w:color w:val="FFFFFF" w:themeColor="background1"/>
                <w:lang w:val="en-IN"/>
              </w:rPr>
            </w:pPr>
            <w:r w:rsidRPr="0064731E">
              <w:rPr>
                <w:b/>
                <w:bCs/>
                <w:color w:val="FFFFFF" w:themeColor="background1"/>
                <w:lang w:val="en-IN"/>
              </w:rPr>
              <w:t>Domain / Area</w:t>
            </w:r>
          </w:p>
        </w:tc>
        <w:tc>
          <w:tcPr>
            <w:tcW w:w="0" w:type="auto"/>
            <w:tcMar>
              <w:top w:w="15" w:type="dxa"/>
              <w:left w:w="15" w:type="dxa"/>
              <w:bottom w:w="15" w:type="dxa"/>
              <w:right w:w="15" w:type="dxa"/>
            </w:tcMar>
            <w:vAlign w:val="center"/>
            <w:hideMark/>
          </w:tcPr>
          <w:p w14:paraId="5144F3BD" w14:textId="25CADCB6" w:rsidR="00EF35F1" w:rsidRPr="0064731E" w:rsidRDefault="00EF35F1">
            <w:pPr>
              <w:spacing w:before="60" w:after="60"/>
              <w:rPr>
                <w:color w:val="FFFFFF" w:themeColor="background1"/>
                <w:lang w:val="en-IN"/>
              </w:rPr>
            </w:pPr>
            <w:r w:rsidRPr="0064731E">
              <w:rPr>
                <w:color w:val="FFFFFF" w:themeColor="background1"/>
                <w:lang w:val="en-IN"/>
              </w:rPr>
              <w:t>Performance Metrics</w:t>
            </w:r>
          </w:p>
        </w:tc>
      </w:tr>
      <w:tr w:rsidR="0064731E" w:rsidRPr="0064731E" w14:paraId="57631F2A" w14:textId="77777777" w:rsidTr="00EF35F1">
        <w:trPr>
          <w:tblCellSpacing w:w="15" w:type="dxa"/>
        </w:trPr>
        <w:tc>
          <w:tcPr>
            <w:tcW w:w="0" w:type="auto"/>
            <w:tcMar>
              <w:top w:w="15" w:type="dxa"/>
              <w:left w:w="15" w:type="dxa"/>
              <w:bottom w:w="15" w:type="dxa"/>
              <w:right w:w="15" w:type="dxa"/>
            </w:tcMar>
            <w:vAlign w:val="center"/>
            <w:hideMark/>
          </w:tcPr>
          <w:p w14:paraId="1B09B173" w14:textId="77777777" w:rsidR="00EF35F1" w:rsidRPr="0064731E" w:rsidRDefault="00EF35F1">
            <w:pPr>
              <w:spacing w:before="60" w:after="60"/>
              <w:rPr>
                <w:color w:val="FFFFFF" w:themeColor="background1"/>
                <w:lang w:val="en-IN"/>
              </w:rPr>
            </w:pPr>
            <w:r w:rsidRPr="0064731E">
              <w:rPr>
                <w:b/>
                <w:bCs/>
                <w:color w:val="FFFFFF" w:themeColor="background1"/>
                <w:lang w:val="en-IN"/>
              </w:rPr>
              <w:t>Owner (Team/Person)</w:t>
            </w:r>
          </w:p>
        </w:tc>
        <w:tc>
          <w:tcPr>
            <w:tcW w:w="0" w:type="auto"/>
            <w:tcMar>
              <w:top w:w="15" w:type="dxa"/>
              <w:left w:w="15" w:type="dxa"/>
              <w:bottom w:w="15" w:type="dxa"/>
              <w:right w:w="15" w:type="dxa"/>
            </w:tcMar>
            <w:vAlign w:val="center"/>
            <w:hideMark/>
          </w:tcPr>
          <w:p w14:paraId="5DE93A01" w14:textId="77777777" w:rsidR="00EF35F1" w:rsidRPr="0064731E" w:rsidRDefault="00EF35F1">
            <w:pPr>
              <w:spacing w:before="60" w:after="60"/>
              <w:rPr>
                <w:color w:val="FFFFFF" w:themeColor="background1"/>
                <w:lang w:val="en-IN"/>
              </w:rPr>
            </w:pPr>
            <w:r w:rsidRPr="0064731E">
              <w:rPr>
                <w:color w:val="FFFFFF" w:themeColor="background1"/>
                <w:lang w:val="en-IN"/>
              </w:rPr>
              <w:t>Tournier, Florian</w:t>
            </w:r>
          </w:p>
        </w:tc>
      </w:tr>
      <w:tr w:rsidR="0064731E" w:rsidRPr="0064731E" w14:paraId="1CC369B2" w14:textId="77777777" w:rsidTr="00EF35F1">
        <w:trPr>
          <w:tblCellSpacing w:w="15" w:type="dxa"/>
        </w:trPr>
        <w:tc>
          <w:tcPr>
            <w:tcW w:w="0" w:type="auto"/>
            <w:tcMar>
              <w:top w:w="15" w:type="dxa"/>
              <w:left w:w="15" w:type="dxa"/>
              <w:bottom w:w="15" w:type="dxa"/>
              <w:right w:w="15" w:type="dxa"/>
            </w:tcMar>
            <w:vAlign w:val="center"/>
            <w:hideMark/>
          </w:tcPr>
          <w:p w14:paraId="10AF7031" w14:textId="77777777" w:rsidR="00EF35F1" w:rsidRPr="0064731E" w:rsidRDefault="00EF35F1">
            <w:pPr>
              <w:spacing w:before="60" w:after="60"/>
              <w:rPr>
                <w:color w:val="FFFFFF" w:themeColor="background1"/>
                <w:lang w:val="en-IN"/>
              </w:rPr>
            </w:pPr>
            <w:r w:rsidRPr="0064731E">
              <w:rPr>
                <w:b/>
                <w:bCs/>
                <w:color w:val="FFFFFF" w:themeColor="background1"/>
                <w:lang w:val="en-IN"/>
              </w:rPr>
              <w:t>Reviewers</w:t>
            </w:r>
          </w:p>
        </w:tc>
        <w:tc>
          <w:tcPr>
            <w:tcW w:w="0" w:type="auto"/>
            <w:tcMar>
              <w:top w:w="15" w:type="dxa"/>
              <w:left w:w="15" w:type="dxa"/>
              <w:bottom w:w="15" w:type="dxa"/>
              <w:right w:w="15" w:type="dxa"/>
            </w:tcMar>
            <w:vAlign w:val="center"/>
            <w:hideMark/>
          </w:tcPr>
          <w:p w14:paraId="356FCACA" w14:textId="7EDCB46B" w:rsidR="00EF35F1" w:rsidRPr="0064731E" w:rsidRDefault="00EF35F1">
            <w:pPr>
              <w:spacing w:before="60" w:after="60"/>
              <w:rPr>
                <w:color w:val="FFFFFF" w:themeColor="background1"/>
                <w:lang w:val="en-IN"/>
              </w:rPr>
            </w:pPr>
            <w:r w:rsidRPr="0064731E">
              <w:rPr>
                <w:color w:val="FFFFFF" w:themeColor="background1"/>
                <w:lang w:val="en-IN"/>
              </w:rPr>
              <w:t xml:space="preserve">Susarla, Aditya, </w:t>
            </w:r>
            <w:proofErr w:type="spellStart"/>
            <w:r w:rsidR="00C925E4" w:rsidRPr="0064731E">
              <w:rPr>
                <w:color w:val="FFFFFF" w:themeColor="background1"/>
                <w:lang w:val="en-IN"/>
              </w:rPr>
              <w:t>Thejash.S.Suresh</w:t>
            </w:r>
            <w:proofErr w:type="spellEnd"/>
          </w:p>
        </w:tc>
      </w:tr>
      <w:tr w:rsidR="0064731E" w:rsidRPr="0064731E" w14:paraId="4553EA0B" w14:textId="77777777" w:rsidTr="00EF35F1">
        <w:trPr>
          <w:tblCellSpacing w:w="15" w:type="dxa"/>
        </w:trPr>
        <w:tc>
          <w:tcPr>
            <w:tcW w:w="0" w:type="auto"/>
            <w:tcMar>
              <w:top w:w="15" w:type="dxa"/>
              <w:left w:w="15" w:type="dxa"/>
              <w:bottom w:w="15" w:type="dxa"/>
              <w:right w:w="15" w:type="dxa"/>
            </w:tcMar>
            <w:vAlign w:val="center"/>
            <w:hideMark/>
          </w:tcPr>
          <w:p w14:paraId="0FBAA1FE" w14:textId="77777777" w:rsidR="00EF35F1" w:rsidRPr="0064731E" w:rsidRDefault="00EF35F1">
            <w:pPr>
              <w:spacing w:before="60" w:after="60"/>
              <w:rPr>
                <w:color w:val="FFFFFF" w:themeColor="background1"/>
                <w:lang w:val="en-IN"/>
              </w:rPr>
            </w:pPr>
            <w:r w:rsidRPr="0064731E">
              <w:rPr>
                <w:b/>
                <w:bCs/>
                <w:color w:val="FFFFFF" w:themeColor="background1"/>
                <w:lang w:val="en-IN"/>
              </w:rPr>
              <w:t>Status</w:t>
            </w:r>
          </w:p>
        </w:tc>
        <w:tc>
          <w:tcPr>
            <w:tcW w:w="0" w:type="auto"/>
            <w:tcMar>
              <w:top w:w="15" w:type="dxa"/>
              <w:left w:w="15" w:type="dxa"/>
              <w:bottom w:w="15" w:type="dxa"/>
              <w:right w:w="15" w:type="dxa"/>
            </w:tcMar>
            <w:vAlign w:val="center"/>
            <w:hideMark/>
          </w:tcPr>
          <w:p w14:paraId="05E535F7" w14:textId="683770C0" w:rsidR="00EF35F1" w:rsidRPr="0064731E" w:rsidRDefault="0064731E">
            <w:pPr>
              <w:spacing w:before="60" w:after="60"/>
              <w:rPr>
                <w:color w:val="FFFFFF" w:themeColor="background1"/>
                <w:lang w:val="en-IN"/>
              </w:rPr>
            </w:pPr>
            <w:r w:rsidRPr="0064731E">
              <w:rPr>
                <w:color w:val="FFFFFF" w:themeColor="background1"/>
                <w:lang w:val="en-IN"/>
              </w:rPr>
              <w:t>Complete</w:t>
            </w:r>
            <w:r w:rsidR="00EF35F1" w:rsidRPr="0064731E">
              <w:rPr>
                <w:color w:val="FFFFFF" w:themeColor="background1"/>
                <w:lang w:val="en-IN"/>
              </w:rPr>
              <w:t xml:space="preserve"> / </w:t>
            </w:r>
            <w:r w:rsidRPr="0064731E">
              <w:rPr>
                <w:color w:val="FFFFFF" w:themeColor="background1"/>
                <w:lang w:val="en-IN"/>
              </w:rPr>
              <w:t>Published</w:t>
            </w:r>
          </w:p>
        </w:tc>
      </w:tr>
      <w:tr w:rsidR="0064731E" w:rsidRPr="0064731E" w14:paraId="6B12464F" w14:textId="77777777" w:rsidTr="00EF35F1">
        <w:trPr>
          <w:tblCellSpacing w:w="15" w:type="dxa"/>
        </w:trPr>
        <w:tc>
          <w:tcPr>
            <w:tcW w:w="0" w:type="auto"/>
            <w:tcMar>
              <w:top w:w="15" w:type="dxa"/>
              <w:left w:w="15" w:type="dxa"/>
              <w:bottom w:w="15" w:type="dxa"/>
              <w:right w:w="15" w:type="dxa"/>
            </w:tcMar>
            <w:vAlign w:val="center"/>
            <w:hideMark/>
          </w:tcPr>
          <w:p w14:paraId="3F46935E" w14:textId="77777777" w:rsidR="00EF35F1" w:rsidRPr="0064731E" w:rsidRDefault="00EF35F1">
            <w:pPr>
              <w:spacing w:before="60" w:after="60"/>
              <w:rPr>
                <w:color w:val="FFFFFF" w:themeColor="background1"/>
                <w:lang w:val="en-IN"/>
              </w:rPr>
            </w:pPr>
            <w:r w:rsidRPr="0064731E">
              <w:rPr>
                <w:b/>
                <w:bCs/>
                <w:color w:val="FFFFFF" w:themeColor="background1"/>
                <w:lang w:val="en-IN"/>
              </w:rPr>
              <w:t>Confidentiality</w:t>
            </w:r>
          </w:p>
        </w:tc>
        <w:tc>
          <w:tcPr>
            <w:tcW w:w="0" w:type="auto"/>
            <w:tcMar>
              <w:top w:w="15" w:type="dxa"/>
              <w:left w:w="15" w:type="dxa"/>
              <w:bottom w:w="15" w:type="dxa"/>
              <w:right w:w="15" w:type="dxa"/>
            </w:tcMar>
            <w:vAlign w:val="center"/>
            <w:hideMark/>
          </w:tcPr>
          <w:p w14:paraId="11906228" w14:textId="77777777" w:rsidR="00EF35F1" w:rsidRPr="0064731E" w:rsidRDefault="00EF35F1">
            <w:pPr>
              <w:spacing w:before="60" w:after="60"/>
              <w:rPr>
                <w:color w:val="FFFFFF" w:themeColor="background1"/>
                <w:lang w:val="en-IN"/>
              </w:rPr>
            </w:pPr>
            <w:r w:rsidRPr="0064731E">
              <w:rPr>
                <w:color w:val="FFFFFF" w:themeColor="background1"/>
                <w:lang w:val="en-IN"/>
              </w:rPr>
              <w:t>Internal / Confidential</w:t>
            </w:r>
          </w:p>
        </w:tc>
      </w:tr>
      <w:tr w:rsidR="0064731E" w:rsidRPr="0064731E" w14:paraId="7BEE37F8" w14:textId="77777777" w:rsidTr="00EF35F1">
        <w:trPr>
          <w:tblCellSpacing w:w="15" w:type="dxa"/>
        </w:trPr>
        <w:tc>
          <w:tcPr>
            <w:tcW w:w="0" w:type="auto"/>
            <w:tcMar>
              <w:top w:w="15" w:type="dxa"/>
              <w:left w:w="15" w:type="dxa"/>
              <w:bottom w:w="15" w:type="dxa"/>
              <w:right w:w="15" w:type="dxa"/>
            </w:tcMar>
            <w:vAlign w:val="center"/>
            <w:hideMark/>
          </w:tcPr>
          <w:p w14:paraId="3720443A" w14:textId="77777777" w:rsidR="00EF35F1" w:rsidRPr="0064731E" w:rsidRDefault="00EF35F1">
            <w:pPr>
              <w:spacing w:before="60" w:after="60"/>
              <w:rPr>
                <w:color w:val="FFFFFF" w:themeColor="background1"/>
                <w:lang w:val="en-IN"/>
              </w:rPr>
            </w:pPr>
            <w:r w:rsidRPr="0064731E">
              <w:rPr>
                <w:b/>
                <w:bCs/>
                <w:color w:val="FFFFFF" w:themeColor="background1"/>
                <w:lang w:val="en-IN"/>
              </w:rPr>
              <w:t>Source of Truth</w:t>
            </w:r>
          </w:p>
        </w:tc>
        <w:tc>
          <w:tcPr>
            <w:tcW w:w="0" w:type="auto"/>
            <w:tcMar>
              <w:top w:w="15" w:type="dxa"/>
              <w:left w:w="15" w:type="dxa"/>
              <w:bottom w:w="15" w:type="dxa"/>
              <w:right w:w="15" w:type="dxa"/>
            </w:tcMar>
            <w:vAlign w:val="center"/>
            <w:hideMark/>
          </w:tcPr>
          <w:p w14:paraId="6BE644E7" w14:textId="77777777" w:rsidR="00EF35F1" w:rsidRPr="0064731E" w:rsidRDefault="00EF35F1">
            <w:pPr>
              <w:spacing w:before="60" w:after="60"/>
              <w:rPr>
                <w:color w:val="FFFFFF" w:themeColor="background1"/>
                <w:lang w:val="en-IN"/>
              </w:rPr>
            </w:pPr>
            <w:hyperlink r:id="rId42" w:history="1">
              <w:r w:rsidRPr="0064731E">
                <w:rPr>
                  <w:rStyle w:val="Hyperlink"/>
                  <w:color w:val="FFFFFF" w:themeColor="background1"/>
                  <w:lang w:val="en-IN"/>
                </w:rPr>
                <w:t>Summary - Overview</w:t>
              </w:r>
            </w:hyperlink>
          </w:p>
        </w:tc>
      </w:tr>
      <w:tr w:rsidR="0064731E" w:rsidRPr="0064731E" w14:paraId="73106B2A" w14:textId="77777777" w:rsidTr="00EF35F1">
        <w:trPr>
          <w:tblCellSpacing w:w="15" w:type="dxa"/>
        </w:trPr>
        <w:tc>
          <w:tcPr>
            <w:tcW w:w="0" w:type="auto"/>
            <w:tcMar>
              <w:top w:w="15" w:type="dxa"/>
              <w:left w:w="15" w:type="dxa"/>
              <w:bottom w:w="15" w:type="dxa"/>
              <w:right w:w="15" w:type="dxa"/>
            </w:tcMar>
            <w:vAlign w:val="center"/>
            <w:hideMark/>
          </w:tcPr>
          <w:p w14:paraId="7CE60E37" w14:textId="77777777" w:rsidR="00EF35F1" w:rsidRPr="0064731E" w:rsidRDefault="00EF35F1">
            <w:pPr>
              <w:spacing w:before="60" w:after="60"/>
              <w:rPr>
                <w:color w:val="FFFFFF" w:themeColor="background1"/>
                <w:lang w:val="en-IN"/>
              </w:rPr>
            </w:pPr>
            <w:r w:rsidRPr="0064731E">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0BC4E31" w14:textId="0176BE2D" w:rsidR="00EF35F1" w:rsidRPr="0064731E" w:rsidRDefault="00C925E4">
            <w:pPr>
              <w:spacing w:before="60" w:after="60"/>
              <w:rPr>
                <w:color w:val="FFFFFF" w:themeColor="background1"/>
                <w:lang w:val="en-IN"/>
              </w:rPr>
            </w:pPr>
            <w:r w:rsidRPr="0064731E">
              <w:rPr>
                <w:color w:val="FFFFFF" w:themeColor="background1"/>
                <w:lang w:val="en-IN"/>
              </w:rPr>
              <w:t>Smart KPIs</w:t>
            </w:r>
            <w:r w:rsidR="00EF35F1" w:rsidRPr="0064731E">
              <w:rPr>
                <w:color w:val="FFFFFF" w:themeColor="background1"/>
                <w:lang w:val="en-IN"/>
              </w:rPr>
              <w:t xml:space="preserve"> UI Guide, </w:t>
            </w:r>
            <w:r w:rsidRPr="0064731E">
              <w:rPr>
                <w:color w:val="FFFFFF" w:themeColor="background1"/>
                <w:lang w:val="en-IN"/>
              </w:rPr>
              <w:t>Smart KPIs Admin</w:t>
            </w:r>
            <w:r w:rsidR="00EF35F1" w:rsidRPr="0064731E">
              <w:rPr>
                <w:color w:val="FFFFFF" w:themeColor="background1"/>
                <w:lang w:val="en-IN"/>
              </w:rPr>
              <w:t xml:space="preserve"> Guide</w:t>
            </w:r>
          </w:p>
        </w:tc>
      </w:tr>
    </w:tbl>
    <w:p w14:paraId="4CB3E2A9" w14:textId="77777777" w:rsidR="0086401A" w:rsidRPr="00B4767E" w:rsidRDefault="0086401A" w:rsidP="00123561"/>
    <w:sectPr w:rsidR="0086401A" w:rsidRPr="00B4767E" w:rsidSect="005519FF">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7098D" w14:textId="77777777" w:rsidR="001C1457" w:rsidRDefault="001C1457" w:rsidP="00AE2073">
      <w:r>
        <w:separator/>
      </w:r>
    </w:p>
  </w:endnote>
  <w:endnote w:type="continuationSeparator" w:id="0">
    <w:p w14:paraId="532CDB08" w14:textId="77777777" w:rsidR="001C1457" w:rsidRDefault="001C1457" w:rsidP="00AE2073">
      <w:r>
        <w:continuationSeparator/>
      </w:r>
    </w:p>
  </w:endnote>
  <w:endnote w:type="continuationNotice" w:id="1">
    <w:p w14:paraId="57FDE885" w14:textId="77777777" w:rsidR="001C1457" w:rsidRDefault="001C14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E0EB" w14:textId="5A33A9AC" w:rsidR="00290B10" w:rsidRDefault="002B22B8">
    <w:pPr>
      <w:pStyle w:val="Footer"/>
      <w:rPr>
        <w:noProof/>
      </w:rPr>
    </w:pPr>
    <w:r>
      <w:rPr>
        <w:noProof/>
      </w:rPr>
      <w:drawing>
        <wp:anchor distT="0" distB="0" distL="114300" distR="114300" simplePos="0" relativeHeight="251658240" behindDoc="0" locked="0" layoutInCell="1" allowOverlap="1" wp14:anchorId="69BB178D" wp14:editId="1D297F9C">
          <wp:simplePos x="0" y="0"/>
          <wp:positionH relativeFrom="column">
            <wp:posOffset>12411075</wp:posOffset>
          </wp:positionH>
          <wp:positionV relativeFrom="paragraph">
            <wp:posOffset>122555</wp:posOffset>
          </wp:positionV>
          <wp:extent cx="365647" cy="381407"/>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50810376" name="Picture 508103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647" cy="381407"/>
                  </a:xfrm>
                  <a:prstGeom prst="rect">
                    <a:avLst/>
                  </a:prstGeom>
                </pic:spPr>
              </pic:pic>
            </a:graphicData>
          </a:graphic>
        </wp:anchor>
      </w:drawing>
    </w:r>
    <w:r w:rsidR="00290B10">
      <w:t>© 202</w:t>
    </w:r>
    <w:r w:rsidR="00CD7A74">
      <w:t>6</w:t>
    </w:r>
    <w:r w:rsidR="00290B10">
      <w:t xml:space="preserve"> Accenture. All rights reserved.</w:t>
    </w:r>
    <w:r w:rsidR="00290B10" w:rsidRPr="00290B10">
      <w:rPr>
        <w:noProof/>
      </w:rPr>
      <w:t xml:space="preserve"> </w:t>
    </w:r>
    <w:r w:rsidR="00F47099">
      <w:rPr>
        <w:noProof/>
      </w:rPr>
      <w:tab/>
    </w:r>
    <w:r w:rsidR="00D26664">
      <w:rPr>
        <w:noProof/>
      </w:rPr>
      <w:tab/>
      <w:t xml:space="preserve">Document Version </w:t>
    </w:r>
    <w:sdt>
      <w:sdtPr>
        <w:rPr>
          <w:noProof/>
        </w:rPr>
        <w:alias w:val="Label"/>
        <w:tag w:val="DLCPolicyLabelValue"/>
        <w:id w:val="-1485074764"/>
        <w:lock w:val="contentLocked"/>
        <w:placeholder>
          <w:docPart w:val="B28EE3BA220C4265AE652AD01C8B1EB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3" w:author="Olson, Ed" w:date="2026-01-16T11:13:00Z" w16du:dateUtc="2026-01-16T17:13:00Z">
          <w:r w:rsidR="00B74111" w:rsidDel="00922BD3">
            <w:rPr>
              <w:noProof/>
            </w:rPr>
            <w:delText>19.0</w:delText>
          </w:r>
        </w:del>
        <w:ins w:id="4" w:author="Olson, Ed" w:date="2026-01-16T11:13:00Z" w16du:dateUtc="2026-01-16T17:13:00Z">
          <w:r w:rsidR="00922BD3">
            <w:rPr>
              <w:noProof/>
            </w:rPr>
            <w:t>20.0</w:t>
          </w:r>
        </w:ins>
      </w:sdtContent>
    </w:sdt>
  </w:p>
  <w:p w14:paraId="55D88284" w14:textId="7D93EA4F" w:rsidR="00290B10" w:rsidRDefault="00290B10" w:rsidP="00290B1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B16B" w14:textId="451E65D2" w:rsidR="003742D4" w:rsidRDefault="003742D4" w:rsidP="00FB157B">
    <w:pPr>
      <w:pStyle w:val="Footer"/>
      <w:divId w:val="868563733"/>
      <w:rPr>
        <w:noProof/>
      </w:rPr>
    </w:pPr>
    <w:r>
      <w:rPr>
        <w:noProof/>
      </w:rPr>
      <w:drawing>
        <wp:anchor distT="0" distB="0" distL="114300" distR="114300" simplePos="0" relativeHeight="251658241" behindDoc="0" locked="0" layoutInCell="1" allowOverlap="1" wp14:anchorId="28300907" wp14:editId="59E29714">
          <wp:simplePos x="0" y="0"/>
          <wp:positionH relativeFrom="column">
            <wp:posOffset>12411075</wp:posOffset>
          </wp:positionH>
          <wp:positionV relativeFrom="paragraph">
            <wp:posOffset>122555</wp:posOffset>
          </wp:positionV>
          <wp:extent cx="365760" cy="381635"/>
          <wp:effectExtent l="0" t="0" r="0" b="0"/>
          <wp:wrapThrough wrapText="bothSides">
            <wp:wrapPolygon edited="0">
              <wp:start x="0" y="0"/>
              <wp:lineTo x="0" y="20486"/>
              <wp:lineTo x="4500" y="20486"/>
              <wp:lineTo x="5625" y="20486"/>
              <wp:lineTo x="20250" y="14017"/>
              <wp:lineTo x="20250" y="6469"/>
              <wp:lineTo x="4500" y="0"/>
              <wp:lineTo x="0" y="0"/>
            </wp:wrapPolygon>
          </wp:wrapThrough>
          <wp:docPr id="451369182" name="Picture 4513691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48554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381635"/>
                  </a:xfrm>
                  <a:prstGeom prst="rect">
                    <a:avLst/>
                  </a:prstGeom>
                  <a:noFill/>
                </pic:spPr>
              </pic:pic>
            </a:graphicData>
          </a:graphic>
          <wp14:sizeRelH relativeFrom="page">
            <wp14:pctWidth>0</wp14:pctWidth>
          </wp14:sizeRelH>
          <wp14:sizeRelV relativeFrom="page">
            <wp14:pctHeight>0</wp14:pctHeight>
          </wp14:sizeRelV>
        </wp:anchor>
      </w:drawing>
    </w:r>
    <w:r>
      <w:t>© 202</w:t>
    </w:r>
    <w:r w:rsidR="000912B7">
      <w:t>5</w:t>
    </w:r>
    <w:r>
      <w:t xml:space="preserve"> Accenture. All rights reserved.</w:t>
    </w:r>
    <w:r>
      <w:rPr>
        <w:noProof/>
      </w:rPr>
      <w:t xml:space="preserve"> </w:t>
    </w:r>
    <w:r w:rsidR="00FB157B">
      <w:rPr>
        <w:noProof/>
      </w:rPr>
      <w:tab/>
    </w:r>
    <w:r>
      <w:rPr>
        <w:noProof/>
      </w:rPr>
      <w:tab/>
      <w:t xml:space="preserve">Document Version </w:t>
    </w:r>
    <w:sdt>
      <w:sdtPr>
        <w:rPr>
          <w:noProof/>
        </w:rPr>
        <w:alias w:val="Label"/>
        <w:tag w:val="DLCPolicyLabelValue"/>
        <w:id w:val="531225693"/>
        <w:lock w:val="contentLocked"/>
        <w:placeholder>
          <w:docPart w:val="648D7DB446FE4FCCA7A50746F3DDE5F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5" w:author="Olson, Ed" w:date="2026-01-16T11:13:00Z" w16du:dateUtc="2026-01-16T17:13:00Z">
          <w:r w:rsidR="00B74111" w:rsidDel="00922BD3">
            <w:rPr>
              <w:noProof/>
            </w:rPr>
            <w:delText>19.0</w:delText>
          </w:r>
        </w:del>
        <w:ins w:id="6" w:author="Olson, Ed" w:date="2026-01-16T11:13:00Z" w16du:dateUtc="2026-01-16T17:13:00Z">
          <w:r w:rsidR="00922BD3">
            <w:rPr>
              <w:noProof/>
            </w:rPr>
            <w:t>20.0</w:t>
          </w:r>
        </w:ins>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92385" w14:textId="77777777" w:rsidR="001C1457" w:rsidRDefault="001C1457" w:rsidP="00AE2073">
      <w:r>
        <w:separator/>
      </w:r>
    </w:p>
  </w:footnote>
  <w:footnote w:type="continuationSeparator" w:id="0">
    <w:p w14:paraId="009051CA" w14:textId="77777777" w:rsidR="001C1457" w:rsidRDefault="001C1457" w:rsidP="00AE2073">
      <w:r>
        <w:continuationSeparator/>
      </w:r>
    </w:p>
  </w:footnote>
  <w:footnote w:type="continuationNotice" w:id="1">
    <w:p w14:paraId="4612A1F7" w14:textId="77777777" w:rsidR="001C1457" w:rsidRDefault="001C14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297A" w14:textId="4EBC1BBF" w:rsidR="006324D6" w:rsidRPr="00D84874" w:rsidRDefault="00290B10" w:rsidP="00353A19">
    <w:pPr>
      <w:pStyle w:val="Header"/>
      <w:spacing w:after="480"/>
      <w:rPr>
        <w:sz w:val="18"/>
      </w:rPr>
    </w:pPr>
    <w:r w:rsidRPr="00D84874">
      <w:rPr>
        <w:noProof/>
        <w:sz w:val="18"/>
      </w:rPr>
      <w:drawing>
        <wp:inline distT="0" distB="0" distL="0" distR="0" wp14:anchorId="1877CC06" wp14:editId="7590BFDB">
          <wp:extent cx="1874354" cy="180000"/>
          <wp:effectExtent l="0" t="0" r="0" b="0"/>
          <wp:docPr id="1269117482" name="Picture 12691174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4453" name="Picture 29199445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874354" cy="180000"/>
                  </a:xfrm>
                  <a:prstGeom prst="rect">
                    <a:avLst/>
                  </a:prstGeom>
                </pic:spPr>
              </pic:pic>
            </a:graphicData>
          </a:graphic>
        </wp:inline>
      </w:drawing>
    </w:r>
    <w:r w:rsidRPr="00D84874">
      <w:rPr>
        <w:sz w:val="18"/>
      </w:rPr>
      <w:ptab w:relativeTo="margin" w:alignment="center" w:leader="none"/>
    </w:r>
    <w:r w:rsidRPr="00D84874">
      <w:rPr>
        <w:sz w:val="18"/>
      </w:rPr>
      <w:ptab w:relativeTo="margin" w:alignment="right" w:leader="none"/>
    </w:r>
    <w:hyperlink r:id="rId2" w:history="1">
      <w:r w:rsidR="009E3078" w:rsidRPr="00D84874">
        <w:rPr>
          <w:rStyle w:val="Hyperlink"/>
          <w:rFonts w:cs="Arial"/>
          <w:sz w:val="18"/>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80DD" w14:textId="01DCDE5C" w:rsidR="00FB157B" w:rsidRPr="00D84874" w:rsidRDefault="00222F20" w:rsidP="00222F20">
    <w:pPr>
      <w:tabs>
        <w:tab w:val="center" w:pos="4680"/>
        <w:tab w:val="right" w:pos="9360"/>
      </w:tabs>
      <w:rPr>
        <w:rFonts w:eastAsia="Calibri"/>
        <w:sz w:val="18"/>
      </w:rPr>
    </w:pPr>
    <w:r w:rsidRPr="00222F20">
      <w:rPr>
        <w:rFonts w:eastAsia="Calibri"/>
        <w:noProof/>
        <w:sz w:val="18"/>
      </w:rPr>
      <w:drawing>
        <wp:inline distT="0" distB="0" distL="0" distR="0" wp14:anchorId="6CBB5E51" wp14:editId="6B1E2B5B">
          <wp:extent cx="1501140" cy="146685"/>
          <wp:effectExtent l="0" t="0" r="3810" b="5715"/>
          <wp:docPr id="457759513" name="Picture 45775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1140" cy="146685"/>
                  </a:xfrm>
                  <a:prstGeom prst="rect">
                    <a:avLst/>
                  </a:prstGeom>
                  <a:noFill/>
                  <a:ln>
                    <a:noFill/>
                  </a:ln>
                </pic:spPr>
              </pic:pic>
            </a:graphicData>
          </a:graphic>
        </wp:inline>
      </w:drawing>
    </w:r>
    <w:r w:rsidRPr="00222F20">
      <w:rPr>
        <w:rFonts w:eastAsia="Calibri"/>
        <w:sz w:val="18"/>
      </w:rPr>
      <w:ptab w:relativeTo="margin" w:alignment="center" w:leader="none"/>
    </w:r>
    <w:r w:rsidRPr="00222F20">
      <w:rPr>
        <w:rFonts w:eastAsia="Calibri"/>
        <w:sz w:val="18"/>
      </w:rPr>
      <w:ptab w:relativeTo="margin" w:alignment="right" w:leader="none"/>
    </w:r>
    <w:hyperlink r:id="rId2" w:history="1">
      <w:r w:rsidRPr="00222F20">
        <w:rPr>
          <w:rFonts w:eastAsia="Calibri" w:cs="Times New Roman"/>
          <w:color w:val="0000FF"/>
          <w:sz w:val="18"/>
          <w:u w:val="single"/>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62C1E"/>
    <w:multiLevelType w:val="hybridMultilevel"/>
    <w:tmpl w:val="B3F42F8A"/>
    <w:lvl w:ilvl="0" w:tplc="0E04F61E">
      <w:start w:val="1"/>
      <w:numFmt w:val="bullet"/>
      <w:lvlText w:val=""/>
      <w:lvlJc w:val="left"/>
      <w:pPr>
        <w:ind w:left="720" w:hanging="360"/>
      </w:pPr>
      <w:rPr>
        <w:rFonts w:ascii="Symbol" w:hAnsi="Symbol" w:hint="default"/>
      </w:rPr>
    </w:lvl>
    <w:lvl w:ilvl="1" w:tplc="85242A54">
      <w:start w:val="1"/>
      <w:numFmt w:val="bullet"/>
      <w:lvlText w:val="o"/>
      <w:lvlJc w:val="left"/>
      <w:pPr>
        <w:ind w:left="1440" w:hanging="360"/>
      </w:pPr>
      <w:rPr>
        <w:rFonts w:ascii="Courier New" w:hAnsi="Courier New" w:hint="default"/>
      </w:rPr>
    </w:lvl>
    <w:lvl w:ilvl="2" w:tplc="2F1A821C">
      <w:start w:val="1"/>
      <w:numFmt w:val="bullet"/>
      <w:lvlText w:val=""/>
      <w:lvlJc w:val="left"/>
      <w:pPr>
        <w:ind w:left="2160" w:hanging="360"/>
      </w:pPr>
      <w:rPr>
        <w:rFonts w:ascii="Wingdings" w:hAnsi="Wingdings" w:hint="default"/>
      </w:rPr>
    </w:lvl>
    <w:lvl w:ilvl="3" w:tplc="FBFCA34C">
      <w:start w:val="1"/>
      <w:numFmt w:val="bullet"/>
      <w:lvlText w:val=""/>
      <w:lvlJc w:val="left"/>
      <w:pPr>
        <w:ind w:left="2880" w:hanging="360"/>
      </w:pPr>
      <w:rPr>
        <w:rFonts w:ascii="Symbol" w:hAnsi="Symbol" w:hint="default"/>
      </w:rPr>
    </w:lvl>
    <w:lvl w:ilvl="4" w:tplc="26FCDC80">
      <w:start w:val="1"/>
      <w:numFmt w:val="bullet"/>
      <w:lvlText w:val="o"/>
      <w:lvlJc w:val="left"/>
      <w:pPr>
        <w:ind w:left="3600" w:hanging="360"/>
      </w:pPr>
      <w:rPr>
        <w:rFonts w:ascii="Courier New" w:hAnsi="Courier New" w:hint="default"/>
      </w:rPr>
    </w:lvl>
    <w:lvl w:ilvl="5" w:tplc="C1F0BDE0">
      <w:start w:val="1"/>
      <w:numFmt w:val="bullet"/>
      <w:lvlText w:val=""/>
      <w:lvlJc w:val="left"/>
      <w:pPr>
        <w:ind w:left="4320" w:hanging="360"/>
      </w:pPr>
      <w:rPr>
        <w:rFonts w:ascii="Wingdings" w:hAnsi="Wingdings" w:hint="default"/>
      </w:rPr>
    </w:lvl>
    <w:lvl w:ilvl="6" w:tplc="D048E52C">
      <w:start w:val="1"/>
      <w:numFmt w:val="bullet"/>
      <w:lvlText w:val=""/>
      <w:lvlJc w:val="left"/>
      <w:pPr>
        <w:ind w:left="5040" w:hanging="360"/>
      </w:pPr>
      <w:rPr>
        <w:rFonts w:ascii="Symbol" w:hAnsi="Symbol" w:hint="default"/>
      </w:rPr>
    </w:lvl>
    <w:lvl w:ilvl="7" w:tplc="5AEA5578">
      <w:start w:val="1"/>
      <w:numFmt w:val="bullet"/>
      <w:lvlText w:val="o"/>
      <w:lvlJc w:val="left"/>
      <w:pPr>
        <w:ind w:left="5760" w:hanging="360"/>
      </w:pPr>
      <w:rPr>
        <w:rFonts w:ascii="Courier New" w:hAnsi="Courier New" w:hint="default"/>
      </w:rPr>
    </w:lvl>
    <w:lvl w:ilvl="8" w:tplc="77543822">
      <w:start w:val="1"/>
      <w:numFmt w:val="bullet"/>
      <w:lvlText w:val=""/>
      <w:lvlJc w:val="left"/>
      <w:pPr>
        <w:ind w:left="6480" w:hanging="360"/>
      </w:pPr>
      <w:rPr>
        <w:rFonts w:ascii="Wingdings" w:hAnsi="Wingdings" w:hint="default"/>
      </w:rPr>
    </w:lvl>
  </w:abstractNum>
  <w:abstractNum w:abstractNumId="5"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33A44A7"/>
    <w:multiLevelType w:val="hybridMultilevel"/>
    <w:tmpl w:val="D8C6C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D7663"/>
    <w:multiLevelType w:val="hybridMultilevel"/>
    <w:tmpl w:val="0A28E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739CD"/>
    <w:multiLevelType w:val="multilevel"/>
    <w:tmpl w:val="766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A121DD"/>
    <w:multiLevelType w:val="hybridMultilevel"/>
    <w:tmpl w:val="3380FDF0"/>
    <w:lvl w:ilvl="0" w:tplc="A54829A8">
      <w:start w:val="1"/>
      <w:numFmt w:val="bullet"/>
      <w:lvlText w:val=""/>
      <w:lvlJc w:val="left"/>
      <w:pPr>
        <w:ind w:left="720" w:hanging="360"/>
      </w:pPr>
      <w:rPr>
        <w:rFonts w:ascii="Symbol" w:hAnsi="Symbol" w:hint="default"/>
      </w:rPr>
    </w:lvl>
    <w:lvl w:ilvl="1" w:tplc="61349182">
      <w:start w:val="1"/>
      <w:numFmt w:val="bullet"/>
      <w:lvlText w:val="o"/>
      <w:lvlJc w:val="left"/>
      <w:pPr>
        <w:ind w:left="1440" w:hanging="360"/>
      </w:pPr>
      <w:rPr>
        <w:rFonts w:ascii="Courier New" w:hAnsi="Courier New" w:hint="default"/>
      </w:rPr>
    </w:lvl>
    <w:lvl w:ilvl="2" w:tplc="8F6E0E08">
      <w:start w:val="1"/>
      <w:numFmt w:val="bullet"/>
      <w:lvlText w:val=""/>
      <w:lvlJc w:val="left"/>
      <w:pPr>
        <w:ind w:left="2160" w:hanging="360"/>
      </w:pPr>
      <w:rPr>
        <w:rFonts w:ascii="Wingdings" w:hAnsi="Wingdings" w:hint="default"/>
      </w:rPr>
    </w:lvl>
    <w:lvl w:ilvl="3" w:tplc="B83A26F0">
      <w:start w:val="1"/>
      <w:numFmt w:val="bullet"/>
      <w:lvlText w:val=""/>
      <w:lvlJc w:val="left"/>
      <w:pPr>
        <w:ind w:left="2880" w:hanging="360"/>
      </w:pPr>
      <w:rPr>
        <w:rFonts w:ascii="Symbol" w:hAnsi="Symbol" w:hint="default"/>
      </w:rPr>
    </w:lvl>
    <w:lvl w:ilvl="4" w:tplc="0BB220FA">
      <w:start w:val="1"/>
      <w:numFmt w:val="bullet"/>
      <w:lvlText w:val="o"/>
      <w:lvlJc w:val="left"/>
      <w:pPr>
        <w:ind w:left="3600" w:hanging="360"/>
      </w:pPr>
      <w:rPr>
        <w:rFonts w:ascii="Courier New" w:hAnsi="Courier New" w:hint="default"/>
      </w:rPr>
    </w:lvl>
    <w:lvl w:ilvl="5" w:tplc="716A6034">
      <w:start w:val="1"/>
      <w:numFmt w:val="bullet"/>
      <w:lvlText w:val=""/>
      <w:lvlJc w:val="left"/>
      <w:pPr>
        <w:ind w:left="4320" w:hanging="360"/>
      </w:pPr>
      <w:rPr>
        <w:rFonts w:ascii="Wingdings" w:hAnsi="Wingdings" w:hint="default"/>
      </w:rPr>
    </w:lvl>
    <w:lvl w:ilvl="6" w:tplc="1E0650EA">
      <w:start w:val="1"/>
      <w:numFmt w:val="bullet"/>
      <w:lvlText w:val=""/>
      <w:lvlJc w:val="left"/>
      <w:pPr>
        <w:ind w:left="5040" w:hanging="360"/>
      </w:pPr>
      <w:rPr>
        <w:rFonts w:ascii="Symbol" w:hAnsi="Symbol" w:hint="default"/>
      </w:rPr>
    </w:lvl>
    <w:lvl w:ilvl="7" w:tplc="90266C98">
      <w:start w:val="1"/>
      <w:numFmt w:val="bullet"/>
      <w:lvlText w:val="o"/>
      <w:lvlJc w:val="left"/>
      <w:pPr>
        <w:ind w:left="5760" w:hanging="360"/>
      </w:pPr>
      <w:rPr>
        <w:rFonts w:ascii="Courier New" w:hAnsi="Courier New" w:hint="default"/>
      </w:rPr>
    </w:lvl>
    <w:lvl w:ilvl="8" w:tplc="8AB24B54">
      <w:start w:val="1"/>
      <w:numFmt w:val="bullet"/>
      <w:lvlText w:val=""/>
      <w:lvlJc w:val="left"/>
      <w:pPr>
        <w:ind w:left="6480" w:hanging="360"/>
      </w:pPr>
      <w:rPr>
        <w:rFonts w:ascii="Wingdings" w:hAnsi="Wingdings" w:hint="default"/>
      </w:rPr>
    </w:lvl>
  </w:abstractNum>
  <w:abstractNum w:abstractNumId="12" w15:restartNumberingAfterBreak="0">
    <w:nsid w:val="292773A1"/>
    <w:multiLevelType w:val="hybridMultilevel"/>
    <w:tmpl w:val="64C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2D7A5D"/>
    <w:multiLevelType w:val="hybridMultilevel"/>
    <w:tmpl w:val="0BC63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494EBF"/>
    <w:multiLevelType w:val="multilevel"/>
    <w:tmpl w:val="5BE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541C6D"/>
    <w:multiLevelType w:val="hybridMultilevel"/>
    <w:tmpl w:val="F54641B0"/>
    <w:lvl w:ilvl="0" w:tplc="4CC80DF4">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445115B7"/>
    <w:multiLevelType w:val="hybridMultilevel"/>
    <w:tmpl w:val="6F8CE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7D51F5"/>
    <w:multiLevelType w:val="hybridMultilevel"/>
    <w:tmpl w:val="4002EB0A"/>
    <w:lvl w:ilvl="0" w:tplc="A1525CF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545FC5"/>
    <w:multiLevelType w:val="hybridMultilevel"/>
    <w:tmpl w:val="90CED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24884C"/>
    <w:multiLevelType w:val="hybridMultilevel"/>
    <w:tmpl w:val="119AC17C"/>
    <w:lvl w:ilvl="0" w:tplc="653E592A">
      <w:start w:val="1"/>
      <w:numFmt w:val="bullet"/>
      <w:lvlText w:val=""/>
      <w:lvlJc w:val="left"/>
      <w:pPr>
        <w:ind w:left="720" w:hanging="360"/>
      </w:pPr>
      <w:rPr>
        <w:rFonts w:ascii="Symbol" w:hAnsi="Symbol" w:hint="default"/>
      </w:rPr>
    </w:lvl>
    <w:lvl w:ilvl="1" w:tplc="0CEE7F86">
      <w:start w:val="1"/>
      <w:numFmt w:val="bullet"/>
      <w:lvlText w:val="o"/>
      <w:lvlJc w:val="left"/>
      <w:pPr>
        <w:ind w:left="1440" w:hanging="360"/>
      </w:pPr>
      <w:rPr>
        <w:rFonts w:ascii="Courier New" w:hAnsi="Courier New" w:hint="default"/>
      </w:rPr>
    </w:lvl>
    <w:lvl w:ilvl="2" w:tplc="D980946A">
      <w:start w:val="1"/>
      <w:numFmt w:val="bullet"/>
      <w:lvlText w:val=""/>
      <w:lvlJc w:val="left"/>
      <w:pPr>
        <w:ind w:left="2160" w:hanging="360"/>
      </w:pPr>
      <w:rPr>
        <w:rFonts w:ascii="Wingdings" w:hAnsi="Wingdings" w:hint="default"/>
      </w:rPr>
    </w:lvl>
    <w:lvl w:ilvl="3" w:tplc="10200A16">
      <w:start w:val="1"/>
      <w:numFmt w:val="bullet"/>
      <w:lvlText w:val=""/>
      <w:lvlJc w:val="left"/>
      <w:pPr>
        <w:ind w:left="2880" w:hanging="360"/>
      </w:pPr>
      <w:rPr>
        <w:rFonts w:ascii="Symbol" w:hAnsi="Symbol" w:hint="default"/>
      </w:rPr>
    </w:lvl>
    <w:lvl w:ilvl="4" w:tplc="67BE7142">
      <w:start w:val="1"/>
      <w:numFmt w:val="bullet"/>
      <w:lvlText w:val="o"/>
      <w:lvlJc w:val="left"/>
      <w:pPr>
        <w:ind w:left="3600" w:hanging="360"/>
      </w:pPr>
      <w:rPr>
        <w:rFonts w:ascii="Courier New" w:hAnsi="Courier New" w:hint="default"/>
      </w:rPr>
    </w:lvl>
    <w:lvl w:ilvl="5" w:tplc="6154286E">
      <w:start w:val="1"/>
      <w:numFmt w:val="bullet"/>
      <w:lvlText w:val=""/>
      <w:lvlJc w:val="left"/>
      <w:pPr>
        <w:ind w:left="4320" w:hanging="360"/>
      </w:pPr>
      <w:rPr>
        <w:rFonts w:ascii="Wingdings" w:hAnsi="Wingdings" w:hint="default"/>
      </w:rPr>
    </w:lvl>
    <w:lvl w:ilvl="6" w:tplc="922C32A0">
      <w:start w:val="1"/>
      <w:numFmt w:val="bullet"/>
      <w:lvlText w:val=""/>
      <w:lvlJc w:val="left"/>
      <w:pPr>
        <w:ind w:left="5040" w:hanging="360"/>
      </w:pPr>
      <w:rPr>
        <w:rFonts w:ascii="Symbol" w:hAnsi="Symbol" w:hint="default"/>
      </w:rPr>
    </w:lvl>
    <w:lvl w:ilvl="7" w:tplc="97AAEE46">
      <w:start w:val="1"/>
      <w:numFmt w:val="bullet"/>
      <w:lvlText w:val="o"/>
      <w:lvlJc w:val="left"/>
      <w:pPr>
        <w:ind w:left="5760" w:hanging="360"/>
      </w:pPr>
      <w:rPr>
        <w:rFonts w:ascii="Courier New" w:hAnsi="Courier New" w:hint="default"/>
      </w:rPr>
    </w:lvl>
    <w:lvl w:ilvl="8" w:tplc="BB3A431A">
      <w:start w:val="1"/>
      <w:numFmt w:val="bullet"/>
      <w:lvlText w:val=""/>
      <w:lvlJc w:val="left"/>
      <w:pPr>
        <w:ind w:left="6480" w:hanging="360"/>
      </w:pPr>
      <w:rPr>
        <w:rFonts w:ascii="Wingdings" w:hAnsi="Wingdings" w:hint="default"/>
      </w:rPr>
    </w:lvl>
  </w:abstractNum>
  <w:abstractNum w:abstractNumId="26" w15:restartNumberingAfterBreak="0">
    <w:nsid w:val="747C198A"/>
    <w:multiLevelType w:val="hybridMultilevel"/>
    <w:tmpl w:val="F98E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144796">
    <w:abstractNumId w:val="21"/>
  </w:num>
  <w:num w:numId="2" w16cid:durableId="213661896">
    <w:abstractNumId w:val="2"/>
  </w:num>
  <w:num w:numId="3" w16cid:durableId="1331560740">
    <w:abstractNumId w:val="1"/>
  </w:num>
  <w:num w:numId="4" w16cid:durableId="1204907467">
    <w:abstractNumId w:val="0"/>
  </w:num>
  <w:num w:numId="5" w16cid:durableId="1259364213">
    <w:abstractNumId w:val="3"/>
  </w:num>
  <w:num w:numId="6" w16cid:durableId="1157917906">
    <w:abstractNumId w:val="22"/>
  </w:num>
  <w:num w:numId="7" w16cid:durableId="2137672449">
    <w:abstractNumId w:val="19"/>
  </w:num>
  <w:num w:numId="8" w16cid:durableId="1788623753">
    <w:abstractNumId w:val="5"/>
  </w:num>
  <w:num w:numId="9" w16cid:durableId="1742756776">
    <w:abstractNumId w:val="18"/>
  </w:num>
  <w:num w:numId="10" w16cid:durableId="1701707880">
    <w:abstractNumId w:val="3"/>
    <w:lvlOverride w:ilvl="0">
      <w:startOverride w:val="1"/>
    </w:lvlOverride>
  </w:num>
  <w:num w:numId="11" w16cid:durableId="2108962928">
    <w:abstractNumId w:val="24"/>
  </w:num>
  <w:num w:numId="12" w16cid:durableId="295335798">
    <w:abstractNumId w:val="24"/>
    <w:lvlOverride w:ilvl="0">
      <w:startOverride w:val="1"/>
    </w:lvlOverride>
  </w:num>
  <w:num w:numId="13" w16cid:durableId="1718700962">
    <w:abstractNumId w:val="9"/>
  </w:num>
  <w:num w:numId="14" w16cid:durableId="1599949184">
    <w:abstractNumId w:val="20"/>
  </w:num>
  <w:num w:numId="15" w16cid:durableId="948242143">
    <w:abstractNumId w:val="12"/>
  </w:num>
  <w:num w:numId="16" w16cid:durableId="2146387979">
    <w:abstractNumId w:val="15"/>
  </w:num>
  <w:num w:numId="17" w16cid:durableId="1195003603">
    <w:abstractNumId w:val="10"/>
  </w:num>
  <w:num w:numId="18" w16cid:durableId="2067485193">
    <w:abstractNumId w:val="25"/>
  </w:num>
  <w:num w:numId="19" w16cid:durableId="498038081">
    <w:abstractNumId w:val="17"/>
  </w:num>
  <w:num w:numId="20" w16cid:durableId="1799907691">
    <w:abstractNumId w:val="23"/>
  </w:num>
  <w:num w:numId="21" w16cid:durableId="1461461918">
    <w:abstractNumId w:val="16"/>
  </w:num>
  <w:num w:numId="22" w16cid:durableId="624896338">
    <w:abstractNumId w:val="26"/>
  </w:num>
  <w:num w:numId="23" w16cid:durableId="1834442418">
    <w:abstractNumId w:val="7"/>
  </w:num>
  <w:num w:numId="24" w16cid:durableId="1687443985">
    <w:abstractNumId w:val="8"/>
  </w:num>
  <w:num w:numId="25" w16cid:durableId="230433158">
    <w:abstractNumId w:val="4"/>
  </w:num>
  <w:num w:numId="26" w16cid:durableId="511338234">
    <w:abstractNumId w:val="11"/>
  </w:num>
  <w:num w:numId="27" w16cid:durableId="1075979000">
    <w:abstractNumId w:val="14"/>
  </w:num>
  <w:num w:numId="28" w16cid:durableId="899559037">
    <w:abstractNumId w:val="8"/>
  </w:num>
  <w:num w:numId="29" w16cid:durableId="660891318">
    <w:abstractNumId w:val="4"/>
  </w:num>
  <w:num w:numId="30" w16cid:durableId="2122143729">
    <w:abstractNumId w:val="6"/>
  </w:num>
  <w:num w:numId="31" w16cid:durableId="4980847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proofState w:spelling="clean" w:grammar="clean"/>
  <w:attachedTemplate r:id="rId1"/>
  <w:linkStyles/>
  <w:trackRevisions/>
  <w:documentProtection w:edit="trackedChanges" w:enforcement="1" w:cryptProviderType="rsaAES" w:cryptAlgorithmClass="hash" w:cryptAlgorithmType="typeAny" w:cryptAlgorithmSid="14" w:cryptSpinCount="100000" w:hash="AIHRIW9NtuJP3MNOfTcjngnGOCq2YtjBTCcEp18y1jxxyI5aAkd0xcWvHM5KXlMl3gDbfNpByafch5rrbd6gZQ==" w:salt="q+G1G/ex0fjcw2I6Jws8F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NqgFAG86kJctAAAA"/>
  </w:docVars>
  <w:rsids>
    <w:rsidRoot w:val="00766ED7"/>
    <w:rsid w:val="000017CF"/>
    <w:rsid w:val="00002844"/>
    <w:rsid w:val="00002CDB"/>
    <w:rsid w:val="00003140"/>
    <w:rsid w:val="00003604"/>
    <w:rsid w:val="0000467B"/>
    <w:rsid w:val="00005C5B"/>
    <w:rsid w:val="00007D9B"/>
    <w:rsid w:val="000115DE"/>
    <w:rsid w:val="0001175F"/>
    <w:rsid w:val="00013A8A"/>
    <w:rsid w:val="00013BBF"/>
    <w:rsid w:val="00020726"/>
    <w:rsid w:val="00020FC6"/>
    <w:rsid w:val="0002168C"/>
    <w:rsid w:val="00024987"/>
    <w:rsid w:val="00030A63"/>
    <w:rsid w:val="00032A3C"/>
    <w:rsid w:val="00033A6C"/>
    <w:rsid w:val="000378AA"/>
    <w:rsid w:val="00043C3D"/>
    <w:rsid w:val="00051E9D"/>
    <w:rsid w:val="00054CD5"/>
    <w:rsid w:val="00055DD2"/>
    <w:rsid w:val="00057578"/>
    <w:rsid w:val="0005795D"/>
    <w:rsid w:val="00057DF7"/>
    <w:rsid w:val="00067668"/>
    <w:rsid w:val="00071454"/>
    <w:rsid w:val="000763F1"/>
    <w:rsid w:val="0007734D"/>
    <w:rsid w:val="00083FEB"/>
    <w:rsid w:val="0008464A"/>
    <w:rsid w:val="00085D19"/>
    <w:rsid w:val="00087062"/>
    <w:rsid w:val="000902C1"/>
    <w:rsid w:val="000905AF"/>
    <w:rsid w:val="00090F17"/>
    <w:rsid w:val="000912B7"/>
    <w:rsid w:val="00095753"/>
    <w:rsid w:val="00095E8B"/>
    <w:rsid w:val="00097A9E"/>
    <w:rsid w:val="000A39FF"/>
    <w:rsid w:val="000A3B69"/>
    <w:rsid w:val="000A49CD"/>
    <w:rsid w:val="000A4BF8"/>
    <w:rsid w:val="000A6425"/>
    <w:rsid w:val="000C0BB6"/>
    <w:rsid w:val="000D48C6"/>
    <w:rsid w:val="000D53C5"/>
    <w:rsid w:val="000D7695"/>
    <w:rsid w:val="000E0457"/>
    <w:rsid w:val="000E09FD"/>
    <w:rsid w:val="000E0B58"/>
    <w:rsid w:val="000E17A1"/>
    <w:rsid w:val="000E23A1"/>
    <w:rsid w:val="000E5BF7"/>
    <w:rsid w:val="000F002D"/>
    <w:rsid w:val="000F5DD6"/>
    <w:rsid w:val="000F6A15"/>
    <w:rsid w:val="00101518"/>
    <w:rsid w:val="001033EC"/>
    <w:rsid w:val="00103A31"/>
    <w:rsid w:val="001052E4"/>
    <w:rsid w:val="00105F4B"/>
    <w:rsid w:val="00110407"/>
    <w:rsid w:val="00111953"/>
    <w:rsid w:val="001129A2"/>
    <w:rsid w:val="001133B8"/>
    <w:rsid w:val="00114D0E"/>
    <w:rsid w:val="00115EB7"/>
    <w:rsid w:val="001174FB"/>
    <w:rsid w:val="00121EF7"/>
    <w:rsid w:val="001221D2"/>
    <w:rsid w:val="00123561"/>
    <w:rsid w:val="00127775"/>
    <w:rsid w:val="00130D0A"/>
    <w:rsid w:val="00134A58"/>
    <w:rsid w:val="0013653A"/>
    <w:rsid w:val="001370BE"/>
    <w:rsid w:val="0014233C"/>
    <w:rsid w:val="00142EC4"/>
    <w:rsid w:val="00143DD5"/>
    <w:rsid w:val="00145450"/>
    <w:rsid w:val="001507FA"/>
    <w:rsid w:val="00164ABD"/>
    <w:rsid w:val="00165F30"/>
    <w:rsid w:val="00166FD8"/>
    <w:rsid w:val="00170950"/>
    <w:rsid w:val="00171713"/>
    <w:rsid w:val="00171EFD"/>
    <w:rsid w:val="001723A3"/>
    <w:rsid w:val="00172AA9"/>
    <w:rsid w:val="001734F8"/>
    <w:rsid w:val="001754BF"/>
    <w:rsid w:val="00175DF6"/>
    <w:rsid w:val="00176920"/>
    <w:rsid w:val="0017733C"/>
    <w:rsid w:val="0017794D"/>
    <w:rsid w:val="001819E1"/>
    <w:rsid w:val="00182F91"/>
    <w:rsid w:val="001845DC"/>
    <w:rsid w:val="001848A8"/>
    <w:rsid w:val="00184B0F"/>
    <w:rsid w:val="0019626B"/>
    <w:rsid w:val="001A2BBE"/>
    <w:rsid w:val="001A508C"/>
    <w:rsid w:val="001A527C"/>
    <w:rsid w:val="001A6673"/>
    <w:rsid w:val="001A7328"/>
    <w:rsid w:val="001B06F7"/>
    <w:rsid w:val="001B287F"/>
    <w:rsid w:val="001C00CA"/>
    <w:rsid w:val="001C0912"/>
    <w:rsid w:val="001C1457"/>
    <w:rsid w:val="001C4D35"/>
    <w:rsid w:val="001C608A"/>
    <w:rsid w:val="001D0834"/>
    <w:rsid w:val="001D2C29"/>
    <w:rsid w:val="001D425A"/>
    <w:rsid w:val="001D5BED"/>
    <w:rsid w:val="001D7762"/>
    <w:rsid w:val="001E3199"/>
    <w:rsid w:val="001F0018"/>
    <w:rsid w:val="001F40A2"/>
    <w:rsid w:val="00200CA6"/>
    <w:rsid w:val="00203D61"/>
    <w:rsid w:val="0020490E"/>
    <w:rsid w:val="002077E3"/>
    <w:rsid w:val="00210B9A"/>
    <w:rsid w:val="00211EEC"/>
    <w:rsid w:val="00212169"/>
    <w:rsid w:val="00213B87"/>
    <w:rsid w:val="00214A22"/>
    <w:rsid w:val="00216F28"/>
    <w:rsid w:val="00217AE9"/>
    <w:rsid w:val="002212CE"/>
    <w:rsid w:val="00222F20"/>
    <w:rsid w:val="00225291"/>
    <w:rsid w:val="002274EB"/>
    <w:rsid w:val="00231307"/>
    <w:rsid w:val="0023215E"/>
    <w:rsid w:val="002332F1"/>
    <w:rsid w:val="00243D6E"/>
    <w:rsid w:val="00246B0A"/>
    <w:rsid w:val="00247656"/>
    <w:rsid w:val="00250C84"/>
    <w:rsid w:val="0025103A"/>
    <w:rsid w:val="00251CD2"/>
    <w:rsid w:val="00252325"/>
    <w:rsid w:val="00252441"/>
    <w:rsid w:val="0025294F"/>
    <w:rsid w:val="00253A68"/>
    <w:rsid w:val="002556B9"/>
    <w:rsid w:val="00257627"/>
    <w:rsid w:val="00260444"/>
    <w:rsid w:val="00261699"/>
    <w:rsid w:val="00267FA9"/>
    <w:rsid w:val="0027004D"/>
    <w:rsid w:val="00270E4A"/>
    <w:rsid w:val="002718AB"/>
    <w:rsid w:val="00272E14"/>
    <w:rsid w:val="0027452D"/>
    <w:rsid w:val="002828F7"/>
    <w:rsid w:val="00286C6F"/>
    <w:rsid w:val="00287923"/>
    <w:rsid w:val="0029090F"/>
    <w:rsid w:val="00290B10"/>
    <w:rsid w:val="002917FC"/>
    <w:rsid w:val="00291DA6"/>
    <w:rsid w:val="0029387C"/>
    <w:rsid w:val="00296D38"/>
    <w:rsid w:val="002A552F"/>
    <w:rsid w:val="002A708E"/>
    <w:rsid w:val="002B0C08"/>
    <w:rsid w:val="002B22B8"/>
    <w:rsid w:val="002B4661"/>
    <w:rsid w:val="002B5E08"/>
    <w:rsid w:val="002B6802"/>
    <w:rsid w:val="002C06D3"/>
    <w:rsid w:val="002C3126"/>
    <w:rsid w:val="002C34BE"/>
    <w:rsid w:val="002C4089"/>
    <w:rsid w:val="002C4DDD"/>
    <w:rsid w:val="002D02A9"/>
    <w:rsid w:val="002D0949"/>
    <w:rsid w:val="002D28B3"/>
    <w:rsid w:val="002E006C"/>
    <w:rsid w:val="002E0AE9"/>
    <w:rsid w:val="002E1766"/>
    <w:rsid w:val="002E3109"/>
    <w:rsid w:val="002E3BA2"/>
    <w:rsid w:val="002F788B"/>
    <w:rsid w:val="0030182F"/>
    <w:rsid w:val="0030432A"/>
    <w:rsid w:val="003079EC"/>
    <w:rsid w:val="003116CD"/>
    <w:rsid w:val="00312F5C"/>
    <w:rsid w:val="00313A4F"/>
    <w:rsid w:val="00314C79"/>
    <w:rsid w:val="003156B4"/>
    <w:rsid w:val="00321E73"/>
    <w:rsid w:val="00322411"/>
    <w:rsid w:val="003240EE"/>
    <w:rsid w:val="00325B2E"/>
    <w:rsid w:val="00331FCE"/>
    <w:rsid w:val="003413B2"/>
    <w:rsid w:val="00344494"/>
    <w:rsid w:val="003444E0"/>
    <w:rsid w:val="003452EE"/>
    <w:rsid w:val="00345FC9"/>
    <w:rsid w:val="00346E04"/>
    <w:rsid w:val="00350C9D"/>
    <w:rsid w:val="00350FA0"/>
    <w:rsid w:val="00351AAD"/>
    <w:rsid w:val="00352633"/>
    <w:rsid w:val="00352F1D"/>
    <w:rsid w:val="00353A19"/>
    <w:rsid w:val="00354AF3"/>
    <w:rsid w:val="003560F8"/>
    <w:rsid w:val="00357D37"/>
    <w:rsid w:val="00362AF8"/>
    <w:rsid w:val="00363D54"/>
    <w:rsid w:val="00364F72"/>
    <w:rsid w:val="003742D4"/>
    <w:rsid w:val="00375C25"/>
    <w:rsid w:val="00385DDD"/>
    <w:rsid w:val="003900CF"/>
    <w:rsid w:val="0039069A"/>
    <w:rsid w:val="0039168C"/>
    <w:rsid w:val="00396595"/>
    <w:rsid w:val="003A2DFB"/>
    <w:rsid w:val="003A3629"/>
    <w:rsid w:val="003A3ED3"/>
    <w:rsid w:val="003B0312"/>
    <w:rsid w:val="003B1C7E"/>
    <w:rsid w:val="003B1C8F"/>
    <w:rsid w:val="003C0815"/>
    <w:rsid w:val="003C2E14"/>
    <w:rsid w:val="003C5360"/>
    <w:rsid w:val="003C5CD7"/>
    <w:rsid w:val="003D11E3"/>
    <w:rsid w:val="003D42A1"/>
    <w:rsid w:val="003D5BF4"/>
    <w:rsid w:val="003E463B"/>
    <w:rsid w:val="003E73B6"/>
    <w:rsid w:val="003F1B6F"/>
    <w:rsid w:val="003F4F87"/>
    <w:rsid w:val="003F6A4A"/>
    <w:rsid w:val="003F7ADD"/>
    <w:rsid w:val="00400867"/>
    <w:rsid w:val="00407E9F"/>
    <w:rsid w:val="00417887"/>
    <w:rsid w:val="004255BD"/>
    <w:rsid w:val="00431687"/>
    <w:rsid w:val="00434A09"/>
    <w:rsid w:val="00440416"/>
    <w:rsid w:val="0044305E"/>
    <w:rsid w:val="00450D65"/>
    <w:rsid w:val="0045366A"/>
    <w:rsid w:val="00455FF1"/>
    <w:rsid w:val="00462D2E"/>
    <w:rsid w:val="00462FB7"/>
    <w:rsid w:val="0046780C"/>
    <w:rsid w:val="00471773"/>
    <w:rsid w:val="00473DB2"/>
    <w:rsid w:val="004766EE"/>
    <w:rsid w:val="004774D3"/>
    <w:rsid w:val="00480035"/>
    <w:rsid w:val="00481BAC"/>
    <w:rsid w:val="00483EB2"/>
    <w:rsid w:val="00490E21"/>
    <w:rsid w:val="004A2EDF"/>
    <w:rsid w:val="004B466B"/>
    <w:rsid w:val="004B58B0"/>
    <w:rsid w:val="004B638E"/>
    <w:rsid w:val="004B7CFC"/>
    <w:rsid w:val="004C12AB"/>
    <w:rsid w:val="004C18DE"/>
    <w:rsid w:val="004C3863"/>
    <w:rsid w:val="004C401D"/>
    <w:rsid w:val="004C42D2"/>
    <w:rsid w:val="004D08DE"/>
    <w:rsid w:val="004D2C3F"/>
    <w:rsid w:val="004D4489"/>
    <w:rsid w:val="004D4A54"/>
    <w:rsid w:val="004E4F9B"/>
    <w:rsid w:val="004E520C"/>
    <w:rsid w:val="004E5B90"/>
    <w:rsid w:val="004E677F"/>
    <w:rsid w:val="004E7A8A"/>
    <w:rsid w:val="004F154D"/>
    <w:rsid w:val="004F1616"/>
    <w:rsid w:val="004F377A"/>
    <w:rsid w:val="004F39DE"/>
    <w:rsid w:val="004F4BA5"/>
    <w:rsid w:val="0050177B"/>
    <w:rsid w:val="00505E8B"/>
    <w:rsid w:val="00507A01"/>
    <w:rsid w:val="00510EA5"/>
    <w:rsid w:val="00514A55"/>
    <w:rsid w:val="00521954"/>
    <w:rsid w:val="00524AE5"/>
    <w:rsid w:val="005260ED"/>
    <w:rsid w:val="00534FDF"/>
    <w:rsid w:val="005365F7"/>
    <w:rsid w:val="005428D5"/>
    <w:rsid w:val="00542D80"/>
    <w:rsid w:val="005443CB"/>
    <w:rsid w:val="005447BD"/>
    <w:rsid w:val="00545B90"/>
    <w:rsid w:val="00550F6C"/>
    <w:rsid w:val="00551002"/>
    <w:rsid w:val="005519FF"/>
    <w:rsid w:val="00553B65"/>
    <w:rsid w:val="005549EE"/>
    <w:rsid w:val="00556AAF"/>
    <w:rsid w:val="00564B92"/>
    <w:rsid w:val="005701BB"/>
    <w:rsid w:val="00570EC7"/>
    <w:rsid w:val="005734C4"/>
    <w:rsid w:val="005760B8"/>
    <w:rsid w:val="00577F41"/>
    <w:rsid w:val="00582F36"/>
    <w:rsid w:val="005838BD"/>
    <w:rsid w:val="00584688"/>
    <w:rsid w:val="005853ED"/>
    <w:rsid w:val="00586910"/>
    <w:rsid w:val="005876D4"/>
    <w:rsid w:val="005937C3"/>
    <w:rsid w:val="00595D29"/>
    <w:rsid w:val="005A152B"/>
    <w:rsid w:val="005A1CF6"/>
    <w:rsid w:val="005A293A"/>
    <w:rsid w:val="005A4A30"/>
    <w:rsid w:val="005A6681"/>
    <w:rsid w:val="005B1C1E"/>
    <w:rsid w:val="005B2741"/>
    <w:rsid w:val="005B2D8D"/>
    <w:rsid w:val="005B35A5"/>
    <w:rsid w:val="005B3D09"/>
    <w:rsid w:val="005B478E"/>
    <w:rsid w:val="005C1F38"/>
    <w:rsid w:val="005C2A33"/>
    <w:rsid w:val="005C2B23"/>
    <w:rsid w:val="005C5107"/>
    <w:rsid w:val="005D4B5B"/>
    <w:rsid w:val="005D4C7F"/>
    <w:rsid w:val="005D655E"/>
    <w:rsid w:val="005D65B8"/>
    <w:rsid w:val="005D6694"/>
    <w:rsid w:val="005D771F"/>
    <w:rsid w:val="005E0AA2"/>
    <w:rsid w:val="005E369E"/>
    <w:rsid w:val="005F061C"/>
    <w:rsid w:val="005F0D40"/>
    <w:rsid w:val="005F44CD"/>
    <w:rsid w:val="005F4A20"/>
    <w:rsid w:val="005F626C"/>
    <w:rsid w:val="006005B3"/>
    <w:rsid w:val="00601697"/>
    <w:rsid w:val="00603736"/>
    <w:rsid w:val="006048C7"/>
    <w:rsid w:val="00607242"/>
    <w:rsid w:val="006132F5"/>
    <w:rsid w:val="00623200"/>
    <w:rsid w:val="00623824"/>
    <w:rsid w:val="006272AF"/>
    <w:rsid w:val="0062739C"/>
    <w:rsid w:val="006324D6"/>
    <w:rsid w:val="00634818"/>
    <w:rsid w:val="00642D2F"/>
    <w:rsid w:val="0064318F"/>
    <w:rsid w:val="006438B5"/>
    <w:rsid w:val="006447AA"/>
    <w:rsid w:val="0064731E"/>
    <w:rsid w:val="0065172E"/>
    <w:rsid w:val="00652F28"/>
    <w:rsid w:val="00656130"/>
    <w:rsid w:val="00664BA4"/>
    <w:rsid w:val="00665461"/>
    <w:rsid w:val="0066620A"/>
    <w:rsid w:val="00670B83"/>
    <w:rsid w:val="00672F20"/>
    <w:rsid w:val="006741F3"/>
    <w:rsid w:val="0067467C"/>
    <w:rsid w:val="0067576D"/>
    <w:rsid w:val="00675BD3"/>
    <w:rsid w:val="00675E0E"/>
    <w:rsid w:val="00676A5D"/>
    <w:rsid w:val="00676EAE"/>
    <w:rsid w:val="00677C12"/>
    <w:rsid w:val="006831FB"/>
    <w:rsid w:val="006846EB"/>
    <w:rsid w:val="00686CFB"/>
    <w:rsid w:val="00691EB2"/>
    <w:rsid w:val="006959FD"/>
    <w:rsid w:val="006A6857"/>
    <w:rsid w:val="006B0504"/>
    <w:rsid w:val="006B3530"/>
    <w:rsid w:val="006C35E8"/>
    <w:rsid w:val="006C4253"/>
    <w:rsid w:val="006C7B37"/>
    <w:rsid w:val="006D2E99"/>
    <w:rsid w:val="006E2594"/>
    <w:rsid w:val="006E546D"/>
    <w:rsid w:val="006E67EE"/>
    <w:rsid w:val="006E6B43"/>
    <w:rsid w:val="006E796A"/>
    <w:rsid w:val="006F4290"/>
    <w:rsid w:val="006F54F1"/>
    <w:rsid w:val="006F5CA1"/>
    <w:rsid w:val="006F6C9F"/>
    <w:rsid w:val="00701E1A"/>
    <w:rsid w:val="00702A35"/>
    <w:rsid w:val="00702AC8"/>
    <w:rsid w:val="00703BCA"/>
    <w:rsid w:val="00704CD9"/>
    <w:rsid w:val="00705E3C"/>
    <w:rsid w:val="007073F9"/>
    <w:rsid w:val="00710872"/>
    <w:rsid w:val="00712A2D"/>
    <w:rsid w:val="00712E47"/>
    <w:rsid w:val="00715135"/>
    <w:rsid w:val="0071665F"/>
    <w:rsid w:val="007219F5"/>
    <w:rsid w:val="00721DBE"/>
    <w:rsid w:val="00722EE9"/>
    <w:rsid w:val="00726579"/>
    <w:rsid w:val="00726BF1"/>
    <w:rsid w:val="00731278"/>
    <w:rsid w:val="00735483"/>
    <w:rsid w:val="00740460"/>
    <w:rsid w:val="007429B6"/>
    <w:rsid w:val="00742F05"/>
    <w:rsid w:val="007431CE"/>
    <w:rsid w:val="007434E5"/>
    <w:rsid w:val="007501B6"/>
    <w:rsid w:val="00752BD2"/>
    <w:rsid w:val="007551E6"/>
    <w:rsid w:val="0075545D"/>
    <w:rsid w:val="00756386"/>
    <w:rsid w:val="0075667D"/>
    <w:rsid w:val="00756A52"/>
    <w:rsid w:val="00756B9E"/>
    <w:rsid w:val="00766ED7"/>
    <w:rsid w:val="00766F5C"/>
    <w:rsid w:val="00770049"/>
    <w:rsid w:val="00770308"/>
    <w:rsid w:val="00772A7A"/>
    <w:rsid w:val="00772FBD"/>
    <w:rsid w:val="007735B6"/>
    <w:rsid w:val="007803FA"/>
    <w:rsid w:val="00782802"/>
    <w:rsid w:val="00782B48"/>
    <w:rsid w:val="007831D2"/>
    <w:rsid w:val="00783BA4"/>
    <w:rsid w:val="00786803"/>
    <w:rsid w:val="00787C3E"/>
    <w:rsid w:val="00792291"/>
    <w:rsid w:val="00793B09"/>
    <w:rsid w:val="0079402E"/>
    <w:rsid w:val="00794353"/>
    <w:rsid w:val="00797E68"/>
    <w:rsid w:val="007A382D"/>
    <w:rsid w:val="007B2C6F"/>
    <w:rsid w:val="007B677B"/>
    <w:rsid w:val="007C35A3"/>
    <w:rsid w:val="007C42CA"/>
    <w:rsid w:val="007C465D"/>
    <w:rsid w:val="007C5278"/>
    <w:rsid w:val="007C566E"/>
    <w:rsid w:val="007D00BD"/>
    <w:rsid w:val="007D02A8"/>
    <w:rsid w:val="007D158A"/>
    <w:rsid w:val="007D17D5"/>
    <w:rsid w:val="007D32D1"/>
    <w:rsid w:val="007D3CDD"/>
    <w:rsid w:val="007D7523"/>
    <w:rsid w:val="007E2410"/>
    <w:rsid w:val="007E35A6"/>
    <w:rsid w:val="007E4B26"/>
    <w:rsid w:val="007E55BB"/>
    <w:rsid w:val="007E64E0"/>
    <w:rsid w:val="007E7D4A"/>
    <w:rsid w:val="007F2CC2"/>
    <w:rsid w:val="007F3B7F"/>
    <w:rsid w:val="007F5215"/>
    <w:rsid w:val="00802D08"/>
    <w:rsid w:val="00806D35"/>
    <w:rsid w:val="008122AD"/>
    <w:rsid w:val="0081431F"/>
    <w:rsid w:val="00823429"/>
    <w:rsid w:val="00823CB0"/>
    <w:rsid w:val="00824D7F"/>
    <w:rsid w:val="008428AE"/>
    <w:rsid w:val="008431A7"/>
    <w:rsid w:val="00843350"/>
    <w:rsid w:val="00844D86"/>
    <w:rsid w:val="00846573"/>
    <w:rsid w:val="0084664A"/>
    <w:rsid w:val="00850A9C"/>
    <w:rsid w:val="00852101"/>
    <w:rsid w:val="00853756"/>
    <w:rsid w:val="008572F1"/>
    <w:rsid w:val="008603F0"/>
    <w:rsid w:val="008615E4"/>
    <w:rsid w:val="00862910"/>
    <w:rsid w:val="0086401A"/>
    <w:rsid w:val="00865E11"/>
    <w:rsid w:val="00873E17"/>
    <w:rsid w:val="00876B3F"/>
    <w:rsid w:val="00885300"/>
    <w:rsid w:val="008855BE"/>
    <w:rsid w:val="008861EA"/>
    <w:rsid w:val="00890CD6"/>
    <w:rsid w:val="00894D40"/>
    <w:rsid w:val="008A3AF6"/>
    <w:rsid w:val="008B19E8"/>
    <w:rsid w:val="008B3AC1"/>
    <w:rsid w:val="008B5242"/>
    <w:rsid w:val="008B5B14"/>
    <w:rsid w:val="008B610C"/>
    <w:rsid w:val="008C14A1"/>
    <w:rsid w:val="008C1857"/>
    <w:rsid w:val="008C6346"/>
    <w:rsid w:val="008C6829"/>
    <w:rsid w:val="008E0899"/>
    <w:rsid w:val="008E400A"/>
    <w:rsid w:val="008E551D"/>
    <w:rsid w:val="008E5F50"/>
    <w:rsid w:val="008E60AD"/>
    <w:rsid w:val="008F55AE"/>
    <w:rsid w:val="009033E3"/>
    <w:rsid w:val="00904E24"/>
    <w:rsid w:val="00912982"/>
    <w:rsid w:val="00913F46"/>
    <w:rsid w:val="009154E7"/>
    <w:rsid w:val="00922BD3"/>
    <w:rsid w:val="00923DAF"/>
    <w:rsid w:val="0093679A"/>
    <w:rsid w:val="009367D8"/>
    <w:rsid w:val="009407B0"/>
    <w:rsid w:val="0095157D"/>
    <w:rsid w:val="009555F8"/>
    <w:rsid w:val="0095563A"/>
    <w:rsid w:val="0096048F"/>
    <w:rsid w:val="00962A5C"/>
    <w:rsid w:val="00963067"/>
    <w:rsid w:val="00963F5F"/>
    <w:rsid w:val="009643CD"/>
    <w:rsid w:val="00964E1A"/>
    <w:rsid w:val="00967F84"/>
    <w:rsid w:val="0097531D"/>
    <w:rsid w:val="009759A1"/>
    <w:rsid w:val="00985D83"/>
    <w:rsid w:val="00986A5A"/>
    <w:rsid w:val="00987879"/>
    <w:rsid w:val="009936FA"/>
    <w:rsid w:val="00994157"/>
    <w:rsid w:val="00996AF2"/>
    <w:rsid w:val="009975B0"/>
    <w:rsid w:val="009A1965"/>
    <w:rsid w:val="009A569B"/>
    <w:rsid w:val="009B5237"/>
    <w:rsid w:val="009B79B9"/>
    <w:rsid w:val="009C1E9B"/>
    <w:rsid w:val="009C26A6"/>
    <w:rsid w:val="009C652E"/>
    <w:rsid w:val="009D31B6"/>
    <w:rsid w:val="009D6BDB"/>
    <w:rsid w:val="009E2C7D"/>
    <w:rsid w:val="009E3078"/>
    <w:rsid w:val="009F1E1E"/>
    <w:rsid w:val="009F431F"/>
    <w:rsid w:val="009F5994"/>
    <w:rsid w:val="00A038FA"/>
    <w:rsid w:val="00A053AB"/>
    <w:rsid w:val="00A107EC"/>
    <w:rsid w:val="00A13100"/>
    <w:rsid w:val="00A13E55"/>
    <w:rsid w:val="00A14555"/>
    <w:rsid w:val="00A1489C"/>
    <w:rsid w:val="00A206E4"/>
    <w:rsid w:val="00A22358"/>
    <w:rsid w:val="00A2331D"/>
    <w:rsid w:val="00A332EA"/>
    <w:rsid w:val="00A35149"/>
    <w:rsid w:val="00A36DD5"/>
    <w:rsid w:val="00A378E1"/>
    <w:rsid w:val="00A4292E"/>
    <w:rsid w:val="00A43588"/>
    <w:rsid w:val="00A452DC"/>
    <w:rsid w:val="00A47516"/>
    <w:rsid w:val="00A51B79"/>
    <w:rsid w:val="00A53B7F"/>
    <w:rsid w:val="00A54773"/>
    <w:rsid w:val="00A55C74"/>
    <w:rsid w:val="00A6106B"/>
    <w:rsid w:val="00A67D5C"/>
    <w:rsid w:val="00A758C5"/>
    <w:rsid w:val="00A75C06"/>
    <w:rsid w:val="00A76CA6"/>
    <w:rsid w:val="00A77F32"/>
    <w:rsid w:val="00A82BB6"/>
    <w:rsid w:val="00A8520D"/>
    <w:rsid w:val="00A85DC0"/>
    <w:rsid w:val="00A90103"/>
    <w:rsid w:val="00A928C6"/>
    <w:rsid w:val="00A945B7"/>
    <w:rsid w:val="00AA4EF7"/>
    <w:rsid w:val="00AA512B"/>
    <w:rsid w:val="00AA51F9"/>
    <w:rsid w:val="00AA6B88"/>
    <w:rsid w:val="00AB1838"/>
    <w:rsid w:val="00AB5752"/>
    <w:rsid w:val="00AD1084"/>
    <w:rsid w:val="00AD1E7E"/>
    <w:rsid w:val="00AD27B4"/>
    <w:rsid w:val="00AD29E4"/>
    <w:rsid w:val="00AE1D02"/>
    <w:rsid w:val="00AE2073"/>
    <w:rsid w:val="00AE3DE9"/>
    <w:rsid w:val="00AE79E6"/>
    <w:rsid w:val="00AE7EF6"/>
    <w:rsid w:val="00AF049D"/>
    <w:rsid w:val="00AF12E4"/>
    <w:rsid w:val="00AF1A02"/>
    <w:rsid w:val="00AF4674"/>
    <w:rsid w:val="00AF4E3F"/>
    <w:rsid w:val="00AF514A"/>
    <w:rsid w:val="00AF7049"/>
    <w:rsid w:val="00B00C41"/>
    <w:rsid w:val="00B01FB2"/>
    <w:rsid w:val="00B02D48"/>
    <w:rsid w:val="00B0394E"/>
    <w:rsid w:val="00B03CE1"/>
    <w:rsid w:val="00B062AA"/>
    <w:rsid w:val="00B1065D"/>
    <w:rsid w:val="00B154E4"/>
    <w:rsid w:val="00B20324"/>
    <w:rsid w:val="00B20CE9"/>
    <w:rsid w:val="00B21BD8"/>
    <w:rsid w:val="00B321C6"/>
    <w:rsid w:val="00B329E2"/>
    <w:rsid w:val="00B353AB"/>
    <w:rsid w:val="00B35880"/>
    <w:rsid w:val="00B368E2"/>
    <w:rsid w:val="00B37676"/>
    <w:rsid w:val="00B40D08"/>
    <w:rsid w:val="00B41B67"/>
    <w:rsid w:val="00B42958"/>
    <w:rsid w:val="00B4538B"/>
    <w:rsid w:val="00B45887"/>
    <w:rsid w:val="00B4695A"/>
    <w:rsid w:val="00B475EE"/>
    <w:rsid w:val="00B4767E"/>
    <w:rsid w:val="00B50355"/>
    <w:rsid w:val="00B531E3"/>
    <w:rsid w:val="00B53A32"/>
    <w:rsid w:val="00B5494F"/>
    <w:rsid w:val="00B5624B"/>
    <w:rsid w:val="00B562DB"/>
    <w:rsid w:val="00B56369"/>
    <w:rsid w:val="00B61064"/>
    <w:rsid w:val="00B617B5"/>
    <w:rsid w:val="00B61C34"/>
    <w:rsid w:val="00B622EA"/>
    <w:rsid w:val="00B632D5"/>
    <w:rsid w:val="00B64A30"/>
    <w:rsid w:val="00B679D0"/>
    <w:rsid w:val="00B74111"/>
    <w:rsid w:val="00B762BD"/>
    <w:rsid w:val="00B9030C"/>
    <w:rsid w:val="00BA69C6"/>
    <w:rsid w:val="00BA6BA4"/>
    <w:rsid w:val="00BA75AF"/>
    <w:rsid w:val="00BB144B"/>
    <w:rsid w:val="00BB4A5D"/>
    <w:rsid w:val="00BC1688"/>
    <w:rsid w:val="00BC401C"/>
    <w:rsid w:val="00BD00A3"/>
    <w:rsid w:val="00BD18F1"/>
    <w:rsid w:val="00BD4ECD"/>
    <w:rsid w:val="00BE06F2"/>
    <w:rsid w:val="00BE3C31"/>
    <w:rsid w:val="00BE40C3"/>
    <w:rsid w:val="00BE4BF2"/>
    <w:rsid w:val="00BE6C3E"/>
    <w:rsid w:val="00BF1561"/>
    <w:rsid w:val="00BF1EC9"/>
    <w:rsid w:val="00BF30E1"/>
    <w:rsid w:val="00BF4E4F"/>
    <w:rsid w:val="00BF5541"/>
    <w:rsid w:val="00C00DDE"/>
    <w:rsid w:val="00C032A3"/>
    <w:rsid w:val="00C07979"/>
    <w:rsid w:val="00C146EA"/>
    <w:rsid w:val="00C253C3"/>
    <w:rsid w:val="00C272D2"/>
    <w:rsid w:val="00C27409"/>
    <w:rsid w:val="00C300F2"/>
    <w:rsid w:val="00C40AC0"/>
    <w:rsid w:val="00C4131C"/>
    <w:rsid w:val="00C41F4D"/>
    <w:rsid w:val="00C45954"/>
    <w:rsid w:val="00C47DD4"/>
    <w:rsid w:val="00C50CB4"/>
    <w:rsid w:val="00C524AE"/>
    <w:rsid w:val="00C631E1"/>
    <w:rsid w:val="00C6393A"/>
    <w:rsid w:val="00C65754"/>
    <w:rsid w:val="00C66066"/>
    <w:rsid w:val="00C70705"/>
    <w:rsid w:val="00C72605"/>
    <w:rsid w:val="00C7286B"/>
    <w:rsid w:val="00C763A3"/>
    <w:rsid w:val="00C81B56"/>
    <w:rsid w:val="00C85729"/>
    <w:rsid w:val="00C86296"/>
    <w:rsid w:val="00C8794D"/>
    <w:rsid w:val="00C90D8D"/>
    <w:rsid w:val="00C925E4"/>
    <w:rsid w:val="00C92B28"/>
    <w:rsid w:val="00C9350B"/>
    <w:rsid w:val="00C954F8"/>
    <w:rsid w:val="00CA1601"/>
    <w:rsid w:val="00CA7481"/>
    <w:rsid w:val="00CA75A6"/>
    <w:rsid w:val="00CA7D3A"/>
    <w:rsid w:val="00CB0684"/>
    <w:rsid w:val="00CB3D5F"/>
    <w:rsid w:val="00CC07FC"/>
    <w:rsid w:val="00CC6DE1"/>
    <w:rsid w:val="00CD1D77"/>
    <w:rsid w:val="00CD3F70"/>
    <w:rsid w:val="00CD6CB0"/>
    <w:rsid w:val="00CD7A74"/>
    <w:rsid w:val="00CD7AFC"/>
    <w:rsid w:val="00CE06E5"/>
    <w:rsid w:val="00CE29D8"/>
    <w:rsid w:val="00CF0E70"/>
    <w:rsid w:val="00CF1146"/>
    <w:rsid w:val="00CF1600"/>
    <w:rsid w:val="00CF2726"/>
    <w:rsid w:val="00CF5C49"/>
    <w:rsid w:val="00CF7097"/>
    <w:rsid w:val="00D027AE"/>
    <w:rsid w:val="00D02FD6"/>
    <w:rsid w:val="00D031D1"/>
    <w:rsid w:val="00D03DB3"/>
    <w:rsid w:val="00D078FF"/>
    <w:rsid w:val="00D11628"/>
    <w:rsid w:val="00D117B2"/>
    <w:rsid w:val="00D20116"/>
    <w:rsid w:val="00D20B43"/>
    <w:rsid w:val="00D22A04"/>
    <w:rsid w:val="00D244F4"/>
    <w:rsid w:val="00D24A59"/>
    <w:rsid w:val="00D26664"/>
    <w:rsid w:val="00D26C55"/>
    <w:rsid w:val="00D279C7"/>
    <w:rsid w:val="00D30A02"/>
    <w:rsid w:val="00D36108"/>
    <w:rsid w:val="00D36412"/>
    <w:rsid w:val="00D3736A"/>
    <w:rsid w:val="00D405B3"/>
    <w:rsid w:val="00D45B7F"/>
    <w:rsid w:val="00D45CEF"/>
    <w:rsid w:val="00D45ED4"/>
    <w:rsid w:val="00D465AF"/>
    <w:rsid w:val="00D474AB"/>
    <w:rsid w:val="00D47CAE"/>
    <w:rsid w:val="00D54186"/>
    <w:rsid w:val="00D571E5"/>
    <w:rsid w:val="00D61228"/>
    <w:rsid w:val="00D63BA2"/>
    <w:rsid w:val="00D64242"/>
    <w:rsid w:val="00D6620B"/>
    <w:rsid w:val="00D7175B"/>
    <w:rsid w:val="00D71E40"/>
    <w:rsid w:val="00D7224D"/>
    <w:rsid w:val="00D72C26"/>
    <w:rsid w:val="00D72E62"/>
    <w:rsid w:val="00D76001"/>
    <w:rsid w:val="00D766CA"/>
    <w:rsid w:val="00D76C0C"/>
    <w:rsid w:val="00D8273D"/>
    <w:rsid w:val="00D84874"/>
    <w:rsid w:val="00D84BBA"/>
    <w:rsid w:val="00D850D1"/>
    <w:rsid w:val="00D867D0"/>
    <w:rsid w:val="00D90E0C"/>
    <w:rsid w:val="00D913EB"/>
    <w:rsid w:val="00D92750"/>
    <w:rsid w:val="00D95BC1"/>
    <w:rsid w:val="00DA236D"/>
    <w:rsid w:val="00DA5115"/>
    <w:rsid w:val="00DA52FE"/>
    <w:rsid w:val="00DA5377"/>
    <w:rsid w:val="00DA7102"/>
    <w:rsid w:val="00DA7420"/>
    <w:rsid w:val="00DB1589"/>
    <w:rsid w:val="00DB617B"/>
    <w:rsid w:val="00DB7864"/>
    <w:rsid w:val="00DB7ABD"/>
    <w:rsid w:val="00DC0E28"/>
    <w:rsid w:val="00DC1713"/>
    <w:rsid w:val="00DC2DF6"/>
    <w:rsid w:val="00DC360F"/>
    <w:rsid w:val="00DD504C"/>
    <w:rsid w:val="00DD5A77"/>
    <w:rsid w:val="00DE0544"/>
    <w:rsid w:val="00DE1260"/>
    <w:rsid w:val="00DE2E12"/>
    <w:rsid w:val="00DE5EBF"/>
    <w:rsid w:val="00DE6613"/>
    <w:rsid w:val="00DF3F09"/>
    <w:rsid w:val="00DF67EF"/>
    <w:rsid w:val="00E005AB"/>
    <w:rsid w:val="00E00D64"/>
    <w:rsid w:val="00E030AB"/>
    <w:rsid w:val="00E064B7"/>
    <w:rsid w:val="00E07733"/>
    <w:rsid w:val="00E1003C"/>
    <w:rsid w:val="00E11423"/>
    <w:rsid w:val="00E13A98"/>
    <w:rsid w:val="00E15A9C"/>
    <w:rsid w:val="00E171E8"/>
    <w:rsid w:val="00E17AAA"/>
    <w:rsid w:val="00E21DA2"/>
    <w:rsid w:val="00E27DF1"/>
    <w:rsid w:val="00E30179"/>
    <w:rsid w:val="00E30637"/>
    <w:rsid w:val="00E31F96"/>
    <w:rsid w:val="00E3235A"/>
    <w:rsid w:val="00E3368F"/>
    <w:rsid w:val="00E345BA"/>
    <w:rsid w:val="00E466ED"/>
    <w:rsid w:val="00E501CA"/>
    <w:rsid w:val="00E528BC"/>
    <w:rsid w:val="00E53151"/>
    <w:rsid w:val="00E5634C"/>
    <w:rsid w:val="00E6105A"/>
    <w:rsid w:val="00E6262D"/>
    <w:rsid w:val="00E644A3"/>
    <w:rsid w:val="00E67C4A"/>
    <w:rsid w:val="00E71B2C"/>
    <w:rsid w:val="00E76D5B"/>
    <w:rsid w:val="00E773BC"/>
    <w:rsid w:val="00E7776A"/>
    <w:rsid w:val="00E83D6D"/>
    <w:rsid w:val="00E90345"/>
    <w:rsid w:val="00E907ED"/>
    <w:rsid w:val="00E91468"/>
    <w:rsid w:val="00E94F0E"/>
    <w:rsid w:val="00EB52BF"/>
    <w:rsid w:val="00EB7333"/>
    <w:rsid w:val="00EC05CE"/>
    <w:rsid w:val="00EC261C"/>
    <w:rsid w:val="00EC3710"/>
    <w:rsid w:val="00EC6DB3"/>
    <w:rsid w:val="00EC7958"/>
    <w:rsid w:val="00ED0DDC"/>
    <w:rsid w:val="00ED317F"/>
    <w:rsid w:val="00ED40C4"/>
    <w:rsid w:val="00EE4A35"/>
    <w:rsid w:val="00EE67F7"/>
    <w:rsid w:val="00EE7A77"/>
    <w:rsid w:val="00EF1CE6"/>
    <w:rsid w:val="00EF35F1"/>
    <w:rsid w:val="00F00DE8"/>
    <w:rsid w:val="00F01744"/>
    <w:rsid w:val="00F0548E"/>
    <w:rsid w:val="00F0731D"/>
    <w:rsid w:val="00F1707E"/>
    <w:rsid w:val="00F222D9"/>
    <w:rsid w:val="00F22DA2"/>
    <w:rsid w:val="00F300CA"/>
    <w:rsid w:val="00F30359"/>
    <w:rsid w:val="00F3048B"/>
    <w:rsid w:val="00F3601A"/>
    <w:rsid w:val="00F4132E"/>
    <w:rsid w:val="00F43BAD"/>
    <w:rsid w:val="00F45E98"/>
    <w:rsid w:val="00F46796"/>
    <w:rsid w:val="00F467A1"/>
    <w:rsid w:val="00F47099"/>
    <w:rsid w:val="00F47D62"/>
    <w:rsid w:val="00F5138E"/>
    <w:rsid w:val="00F537B1"/>
    <w:rsid w:val="00F53BE3"/>
    <w:rsid w:val="00F54277"/>
    <w:rsid w:val="00F5455E"/>
    <w:rsid w:val="00F63AC4"/>
    <w:rsid w:val="00F6535E"/>
    <w:rsid w:val="00F6626B"/>
    <w:rsid w:val="00F71D81"/>
    <w:rsid w:val="00F74375"/>
    <w:rsid w:val="00F74ECA"/>
    <w:rsid w:val="00F80B57"/>
    <w:rsid w:val="00F815B4"/>
    <w:rsid w:val="00F820CC"/>
    <w:rsid w:val="00F90306"/>
    <w:rsid w:val="00F95426"/>
    <w:rsid w:val="00F958BB"/>
    <w:rsid w:val="00F96002"/>
    <w:rsid w:val="00FB0C59"/>
    <w:rsid w:val="00FB157B"/>
    <w:rsid w:val="00FB6BEC"/>
    <w:rsid w:val="00FB7BB1"/>
    <w:rsid w:val="00FC30FC"/>
    <w:rsid w:val="00FC6BA1"/>
    <w:rsid w:val="00FC6BDD"/>
    <w:rsid w:val="00FC74A3"/>
    <w:rsid w:val="00FC788B"/>
    <w:rsid w:val="00FD032A"/>
    <w:rsid w:val="00FD0EE8"/>
    <w:rsid w:val="00FD3519"/>
    <w:rsid w:val="00FD41B0"/>
    <w:rsid w:val="00FD6077"/>
    <w:rsid w:val="00FE1A4A"/>
    <w:rsid w:val="00FE5582"/>
    <w:rsid w:val="00FE6B3D"/>
    <w:rsid w:val="00FF29F4"/>
    <w:rsid w:val="00FF4733"/>
    <w:rsid w:val="01CC0EFE"/>
    <w:rsid w:val="06351285"/>
    <w:rsid w:val="07690979"/>
    <w:rsid w:val="0ABC0B23"/>
    <w:rsid w:val="0C40C145"/>
    <w:rsid w:val="1399BC3E"/>
    <w:rsid w:val="14A7D202"/>
    <w:rsid w:val="25785AAB"/>
    <w:rsid w:val="267963E2"/>
    <w:rsid w:val="29EC3E92"/>
    <w:rsid w:val="33B789DE"/>
    <w:rsid w:val="356CFCCF"/>
    <w:rsid w:val="3B6BB63B"/>
    <w:rsid w:val="3B899056"/>
    <w:rsid w:val="3E43F055"/>
    <w:rsid w:val="455F6ADB"/>
    <w:rsid w:val="4597EE3D"/>
    <w:rsid w:val="4871E0EE"/>
    <w:rsid w:val="4EB00676"/>
    <w:rsid w:val="53FD870E"/>
    <w:rsid w:val="5B85DE5A"/>
    <w:rsid w:val="62E735BE"/>
    <w:rsid w:val="6C90D57D"/>
    <w:rsid w:val="6F5A8674"/>
    <w:rsid w:val="75A941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EDC9A"/>
  <w15:chartTrackingRefBased/>
  <w15:docId w15:val="{61DEB6F0-3C1E-4C2E-AB71-C00EFDE46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BD3"/>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22BD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922BD3"/>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922BD3"/>
    <w:pPr>
      <w:outlineLvl w:val="2"/>
    </w:pPr>
    <w:rPr>
      <w:b/>
      <w:bCs/>
      <w:sz w:val="22"/>
      <w:szCs w:val="24"/>
    </w:rPr>
  </w:style>
  <w:style w:type="paragraph" w:styleId="Heading4">
    <w:name w:val="heading 4"/>
    <w:basedOn w:val="Heading2"/>
    <w:next w:val="Normal"/>
    <w:link w:val="Heading4Char"/>
    <w:uiPriority w:val="9"/>
    <w:unhideWhenUsed/>
    <w:qFormat/>
    <w:rsid w:val="00922BD3"/>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922B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2BD3"/>
  </w:style>
  <w:style w:type="character" w:customStyle="1" w:styleId="Heading1Char">
    <w:name w:val="Heading 1 Char"/>
    <w:basedOn w:val="DefaultParagraphFont"/>
    <w:link w:val="Heading1"/>
    <w:rsid w:val="00922BD3"/>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22BD3"/>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922BD3"/>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22BD3"/>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922BD3"/>
    <w:rPr>
      <w:color w:val="0563C1" w:themeColor="hyperlink"/>
      <w:u w:val="single"/>
    </w:rPr>
  </w:style>
  <w:style w:type="paragraph" w:styleId="TOC1">
    <w:name w:val="toc 1"/>
    <w:basedOn w:val="Normal"/>
    <w:next w:val="Normal"/>
    <w:autoRedefine/>
    <w:uiPriority w:val="39"/>
    <w:unhideWhenUsed/>
    <w:rsid w:val="00922BD3"/>
    <w:pPr>
      <w:spacing w:after="100"/>
    </w:pPr>
  </w:style>
  <w:style w:type="paragraph" w:styleId="TOC2">
    <w:name w:val="toc 2"/>
    <w:basedOn w:val="Normal"/>
    <w:next w:val="Normal"/>
    <w:autoRedefine/>
    <w:uiPriority w:val="39"/>
    <w:unhideWhenUsed/>
    <w:rsid w:val="00922BD3"/>
    <w:pPr>
      <w:spacing w:after="100"/>
      <w:ind w:left="200"/>
    </w:pPr>
  </w:style>
  <w:style w:type="paragraph" w:styleId="TOC3">
    <w:name w:val="toc 3"/>
    <w:basedOn w:val="Normal"/>
    <w:next w:val="Normal"/>
    <w:autoRedefine/>
    <w:uiPriority w:val="39"/>
    <w:unhideWhenUsed/>
    <w:rsid w:val="00922BD3"/>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AF7049"/>
    <w:rPr>
      <w:rFonts w:ascii="Graphik" w:eastAsia="Cambria" w:hAnsi="Graphik" w:cs="Arial"/>
      <w:lang w:val="de-DE"/>
    </w:rPr>
  </w:style>
  <w:style w:type="paragraph" w:customStyle="1" w:styleId="NOLIST1">
    <w:name w:val="NO LIST 1"/>
    <w:basedOn w:val="Normal"/>
    <w:link w:val="NOLIST1Char"/>
    <w:autoRedefine/>
    <w:qFormat/>
    <w:rsid w:val="005D771F"/>
    <w:pPr>
      <w:numPr>
        <w:numId w:val="11"/>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rPr>
  </w:style>
  <w:style w:type="character" w:customStyle="1" w:styleId="UOLIST3Char">
    <w:name w:val="UO LIST 3 Char"/>
    <w:basedOn w:val="ListBullet3Char"/>
    <w:link w:val="UOLIST3"/>
    <w:rsid w:val="00AE2073"/>
    <w:rPr>
      <w:rFonts w:ascii="Graphik" w:eastAsia="Cambria" w:hAnsi="Graphik" w:cs="Arial"/>
      <w:lang w:val="de-DE"/>
    </w:rPr>
  </w:style>
  <w:style w:type="paragraph" w:customStyle="1" w:styleId="NOLIST2">
    <w:name w:val="NO LIST 2"/>
    <w:basedOn w:val="NOLIST1"/>
    <w:link w:val="NOLIST2Char"/>
    <w:autoRedefine/>
    <w:qFormat/>
    <w:rsid w:val="00A1489C"/>
    <w:pPr>
      <w:numPr>
        <w:numId w:val="6"/>
      </w:numPr>
    </w:pPr>
  </w:style>
  <w:style w:type="character" w:customStyle="1" w:styleId="NOLIST1Char">
    <w:name w:val="NO LIST 1 Char"/>
    <w:basedOn w:val="DefaultParagraphFont"/>
    <w:link w:val="NOLIST1"/>
    <w:rsid w:val="005D771F"/>
    <w:rPr>
      <w:rFonts w:ascii="Graphik" w:hAnsi="Graphik" w:cs="Arial"/>
    </w:rPr>
  </w:style>
  <w:style w:type="paragraph" w:styleId="Header">
    <w:name w:val="header"/>
    <w:basedOn w:val="Normal"/>
    <w:link w:val="HeaderChar"/>
    <w:uiPriority w:val="99"/>
    <w:unhideWhenUsed/>
    <w:rsid w:val="00922BD3"/>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cs="Arial"/>
    </w:rPr>
  </w:style>
  <w:style w:type="character" w:customStyle="1" w:styleId="HeaderChar">
    <w:name w:val="Header Char"/>
    <w:basedOn w:val="DefaultParagraphFont"/>
    <w:link w:val="Header"/>
    <w:uiPriority w:val="99"/>
    <w:rsid w:val="00922BD3"/>
    <w:rPr>
      <w:rFonts w:ascii="Graphik" w:hAnsi="Graphik"/>
      <w:kern w:val="2"/>
      <w:sz w:val="20"/>
      <w:szCs w:val="22"/>
      <w14:ligatures w14:val="standardContextual"/>
    </w:rPr>
  </w:style>
  <w:style w:type="paragraph" w:styleId="Footer">
    <w:name w:val="footer"/>
    <w:basedOn w:val="Normal"/>
    <w:link w:val="FooterChar"/>
    <w:uiPriority w:val="99"/>
    <w:unhideWhenUsed/>
    <w:rsid w:val="00922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BD3"/>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22BD3"/>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3F7ADD"/>
    <w:pPr>
      <w:contextualSpacing/>
      <w:jc w:val="center"/>
    </w:pPr>
    <w:rPr>
      <w:rFonts w:eastAsiaTheme="majorEastAsia" w:cstheme="majorBidi"/>
      <w:b/>
      <w:color w:val="7030A0"/>
      <w:spacing w:val="-10"/>
      <w:kern w:val="28"/>
      <w:sz w:val="36"/>
      <w:szCs w:val="56"/>
    </w:rPr>
  </w:style>
  <w:style w:type="character" w:customStyle="1" w:styleId="TitleChar">
    <w:name w:val="Title Char"/>
    <w:basedOn w:val="DefaultParagraphFont"/>
    <w:link w:val="Title"/>
    <w:uiPriority w:val="10"/>
    <w:rsid w:val="003F7ADD"/>
    <w:rPr>
      <w:rFonts w:ascii="Graphik" w:eastAsiaTheme="majorEastAsia" w:hAnsi="Graphik" w:cstheme="majorBidi"/>
      <w:b/>
      <w:color w:val="7030A0"/>
      <w:spacing w:val="-10"/>
      <w:kern w:val="28"/>
      <w:sz w:val="36"/>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922BD3"/>
    <w:pPr>
      <w:numPr>
        <w:numId w:val="30"/>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2844"/>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D405B3"/>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D405B3"/>
    <w:rPr>
      <w:rFonts w:ascii="Graphik" w:eastAsia="Calibri" w:hAnsi="Graphik" w:cs="Arial"/>
      <w:b/>
      <w:bCs/>
      <w:sz w:val="20"/>
      <w:szCs w:val="20"/>
    </w:rPr>
  </w:style>
  <w:style w:type="character" w:customStyle="1" w:styleId="normaltextrun">
    <w:name w:val="normaltextrun"/>
    <w:basedOn w:val="DefaultParagraphFont"/>
    <w:rsid w:val="001221D2"/>
  </w:style>
  <w:style w:type="character" w:customStyle="1" w:styleId="eop">
    <w:name w:val="eop"/>
    <w:basedOn w:val="DefaultParagraphFont"/>
    <w:rsid w:val="001221D2"/>
  </w:style>
  <w:style w:type="paragraph" w:customStyle="1" w:styleId="paragraph0">
    <w:name w:val="paragraph"/>
    <w:basedOn w:val="Normal"/>
    <w:rsid w:val="001221D2"/>
    <w:pPr>
      <w:spacing w:before="100" w:beforeAutospacing="1" w:after="100" w:afterAutospacing="1"/>
      <w:jc w:val="left"/>
    </w:pPr>
    <w:rPr>
      <w:rFonts w:ascii="Times New Roman" w:eastAsia="Times New Roman" w:hAnsi="Times New Roman" w:cs="Times New Roman"/>
      <w:sz w:val="24"/>
    </w:rPr>
  </w:style>
  <w:style w:type="character" w:styleId="Mention">
    <w:name w:val="Mention"/>
    <w:basedOn w:val="DefaultParagraphFont"/>
    <w:uiPriority w:val="99"/>
    <w:unhideWhenUsed/>
    <w:rsid w:val="00101518"/>
    <w:rPr>
      <w:color w:val="2B579A"/>
      <w:shd w:val="clear" w:color="auto" w:fill="E1DFDD"/>
    </w:rPr>
  </w:style>
  <w:style w:type="paragraph" w:styleId="Revision">
    <w:name w:val="Revision"/>
    <w:hidden/>
    <w:uiPriority w:val="99"/>
    <w:semiHidden/>
    <w:rsid w:val="00A332EA"/>
    <w:rPr>
      <w:rFonts w:ascii="Graphik" w:hAnsi="Graphik" w:cs="Arial"/>
      <w:sz w:val="20"/>
    </w:rPr>
  </w:style>
  <w:style w:type="character" w:styleId="Strong">
    <w:name w:val="Strong"/>
    <w:basedOn w:val="DefaultParagraphFont"/>
    <w:uiPriority w:val="22"/>
    <w:qFormat/>
    <w:rsid w:val="002D02A9"/>
    <w:rPr>
      <w:b/>
      <w:bCs/>
    </w:rPr>
  </w:style>
  <w:style w:type="paragraph" w:customStyle="1" w:styleId="Tight">
    <w:name w:val="Tight"/>
    <w:basedOn w:val="Normal"/>
    <w:link w:val="TightChar"/>
    <w:qFormat/>
    <w:rsid w:val="00922BD3"/>
    <w:pPr>
      <w:spacing w:after="0"/>
    </w:pPr>
  </w:style>
  <w:style w:type="character" w:customStyle="1" w:styleId="TightChar">
    <w:name w:val="Tight Char"/>
    <w:basedOn w:val="DefaultParagraphFont"/>
    <w:link w:val="Tight"/>
    <w:rsid w:val="00922BD3"/>
    <w:rPr>
      <w:rFonts w:ascii="Graphik" w:hAnsi="Graphik"/>
      <w:kern w:val="2"/>
      <w:sz w:val="20"/>
      <w:szCs w:val="22"/>
      <w14:ligatures w14:val="standardContextual"/>
    </w:rPr>
  </w:style>
  <w:style w:type="paragraph" w:customStyle="1" w:styleId="ProductName">
    <w:name w:val="Product_Name"/>
    <w:basedOn w:val="Normal"/>
    <w:link w:val="ProductNameChar"/>
    <w:qFormat/>
    <w:rsid w:val="00922BD3"/>
    <w:pPr>
      <w:jc w:val="center"/>
    </w:pPr>
    <w:rPr>
      <w:b/>
      <w:bCs/>
      <w:sz w:val="56"/>
      <w:szCs w:val="72"/>
    </w:rPr>
  </w:style>
  <w:style w:type="character" w:customStyle="1" w:styleId="ProductNameChar">
    <w:name w:val="Product_Name Char"/>
    <w:basedOn w:val="DefaultParagraphFont"/>
    <w:link w:val="ProductName"/>
    <w:rsid w:val="00922BD3"/>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22BD3"/>
    <w:rPr>
      <w:sz w:val="36"/>
      <w:szCs w:val="40"/>
    </w:rPr>
  </w:style>
  <w:style w:type="character" w:customStyle="1" w:styleId="DocumentTypeChar">
    <w:name w:val="Document_Type Char"/>
    <w:basedOn w:val="ProductNameChar"/>
    <w:link w:val="DocumentType"/>
    <w:rsid w:val="00922BD3"/>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22BD3"/>
    <w:pPr>
      <w:numPr>
        <w:numId w:val="31"/>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922BD3"/>
    <w:rPr>
      <w:rFonts w:ascii="Graphik" w:hAnsi="Graphik"/>
      <w:kern w:val="2"/>
      <w:sz w:val="20"/>
      <w:szCs w:val="22"/>
      <w14:ligatures w14:val="standardContextual"/>
    </w:rPr>
  </w:style>
  <w:style w:type="character" w:customStyle="1" w:styleId="TightLIstChar">
    <w:name w:val="Tight_LIst Char"/>
    <w:basedOn w:val="ListParagraphChar"/>
    <w:link w:val="TightLIst"/>
    <w:rsid w:val="00922BD3"/>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22BD3"/>
    <w:pPr>
      <w:spacing w:before="100" w:beforeAutospacing="1" w:after="0"/>
      <w:jc w:val="left"/>
    </w:pPr>
  </w:style>
  <w:style w:type="character" w:customStyle="1" w:styleId="TightLeftAlignedChar">
    <w:name w:val="Tight_Left_Aligned Char"/>
    <w:basedOn w:val="DefaultParagraphFont"/>
    <w:link w:val="TightLeftAligned"/>
    <w:rsid w:val="00922BD3"/>
    <w:rPr>
      <w:rFonts w:ascii="Graphik" w:hAnsi="Graphik"/>
      <w:kern w:val="2"/>
      <w:sz w:val="20"/>
      <w:szCs w:val="22"/>
      <w14:ligatures w14:val="standardContextual"/>
    </w:rPr>
  </w:style>
  <w:style w:type="paragraph" w:customStyle="1" w:styleId="TableHeader">
    <w:name w:val="Table_Header"/>
    <w:basedOn w:val="Normal"/>
    <w:link w:val="TableHeaderChar"/>
    <w:qFormat/>
    <w:rsid w:val="00922BD3"/>
    <w:pPr>
      <w:spacing w:before="100" w:beforeAutospacing="1" w:after="0"/>
    </w:pPr>
    <w:rPr>
      <w:b/>
      <w:bCs/>
    </w:rPr>
  </w:style>
  <w:style w:type="character" w:customStyle="1" w:styleId="TableHeaderChar">
    <w:name w:val="Table_Header Char"/>
    <w:basedOn w:val="DefaultParagraphFont"/>
    <w:link w:val="TableHeader"/>
    <w:rsid w:val="00922BD3"/>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15286">
      <w:bodyDiv w:val="1"/>
      <w:marLeft w:val="0"/>
      <w:marRight w:val="0"/>
      <w:marTop w:val="0"/>
      <w:marBottom w:val="0"/>
      <w:divBdr>
        <w:top w:val="none" w:sz="0" w:space="0" w:color="auto"/>
        <w:left w:val="none" w:sz="0" w:space="0" w:color="auto"/>
        <w:bottom w:val="none" w:sz="0" w:space="0" w:color="auto"/>
        <w:right w:val="none" w:sz="0" w:space="0" w:color="auto"/>
      </w:divBdr>
    </w:div>
    <w:div w:id="205484399">
      <w:bodyDiv w:val="1"/>
      <w:marLeft w:val="0"/>
      <w:marRight w:val="0"/>
      <w:marTop w:val="0"/>
      <w:marBottom w:val="0"/>
      <w:divBdr>
        <w:top w:val="none" w:sz="0" w:space="0" w:color="auto"/>
        <w:left w:val="none" w:sz="0" w:space="0" w:color="auto"/>
        <w:bottom w:val="none" w:sz="0" w:space="0" w:color="auto"/>
        <w:right w:val="none" w:sz="0" w:space="0" w:color="auto"/>
      </w:divBdr>
    </w:div>
    <w:div w:id="237131597">
      <w:bodyDiv w:val="1"/>
      <w:marLeft w:val="0"/>
      <w:marRight w:val="0"/>
      <w:marTop w:val="0"/>
      <w:marBottom w:val="0"/>
      <w:divBdr>
        <w:top w:val="none" w:sz="0" w:space="0" w:color="auto"/>
        <w:left w:val="none" w:sz="0" w:space="0" w:color="auto"/>
        <w:bottom w:val="none" w:sz="0" w:space="0" w:color="auto"/>
        <w:right w:val="none" w:sz="0" w:space="0" w:color="auto"/>
      </w:divBdr>
    </w:div>
    <w:div w:id="380597808">
      <w:bodyDiv w:val="1"/>
      <w:marLeft w:val="0"/>
      <w:marRight w:val="0"/>
      <w:marTop w:val="0"/>
      <w:marBottom w:val="0"/>
      <w:divBdr>
        <w:top w:val="none" w:sz="0" w:space="0" w:color="auto"/>
        <w:left w:val="none" w:sz="0" w:space="0" w:color="auto"/>
        <w:bottom w:val="none" w:sz="0" w:space="0" w:color="auto"/>
        <w:right w:val="none" w:sz="0" w:space="0" w:color="auto"/>
      </w:divBdr>
    </w:div>
    <w:div w:id="453063378">
      <w:bodyDiv w:val="1"/>
      <w:marLeft w:val="0"/>
      <w:marRight w:val="0"/>
      <w:marTop w:val="0"/>
      <w:marBottom w:val="0"/>
      <w:divBdr>
        <w:top w:val="none" w:sz="0" w:space="0" w:color="auto"/>
        <w:left w:val="none" w:sz="0" w:space="0" w:color="auto"/>
        <w:bottom w:val="none" w:sz="0" w:space="0" w:color="auto"/>
        <w:right w:val="none" w:sz="0" w:space="0" w:color="auto"/>
      </w:divBdr>
    </w:div>
    <w:div w:id="868563733">
      <w:bodyDiv w:val="1"/>
      <w:marLeft w:val="0"/>
      <w:marRight w:val="0"/>
      <w:marTop w:val="0"/>
      <w:marBottom w:val="0"/>
      <w:divBdr>
        <w:top w:val="none" w:sz="0" w:space="0" w:color="auto"/>
        <w:left w:val="none" w:sz="0" w:space="0" w:color="auto"/>
        <w:bottom w:val="none" w:sz="0" w:space="0" w:color="auto"/>
        <w:right w:val="none" w:sz="0" w:space="0" w:color="auto"/>
      </w:divBdr>
    </w:div>
    <w:div w:id="956762376">
      <w:bodyDiv w:val="1"/>
      <w:marLeft w:val="0"/>
      <w:marRight w:val="0"/>
      <w:marTop w:val="0"/>
      <w:marBottom w:val="0"/>
      <w:divBdr>
        <w:top w:val="none" w:sz="0" w:space="0" w:color="auto"/>
        <w:left w:val="none" w:sz="0" w:space="0" w:color="auto"/>
        <w:bottom w:val="none" w:sz="0" w:space="0" w:color="auto"/>
        <w:right w:val="none" w:sz="0" w:space="0" w:color="auto"/>
      </w:divBdr>
      <w:divsChild>
        <w:div w:id="115760819">
          <w:marLeft w:val="0"/>
          <w:marRight w:val="0"/>
          <w:marTop w:val="0"/>
          <w:marBottom w:val="0"/>
          <w:divBdr>
            <w:top w:val="none" w:sz="0" w:space="0" w:color="auto"/>
            <w:left w:val="none" w:sz="0" w:space="0" w:color="auto"/>
            <w:bottom w:val="none" w:sz="0" w:space="0" w:color="auto"/>
            <w:right w:val="none" w:sz="0" w:space="0" w:color="auto"/>
          </w:divBdr>
        </w:div>
        <w:div w:id="1307275860">
          <w:marLeft w:val="0"/>
          <w:marRight w:val="0"/>
          <w:marTop w:val="0"/>
          <w:marBottom w:val="0"/>
          <w:divBdr>
            <w:top w:val="none" w:sz="0" w:space="0" w:color="auto"/>
            <w:left w:val="none" w:sz="0" w:space="0" w:color="auto"/>
            <w:bottom w:val="none" w:sz="0" w:space="0" w:color="auto"/>
            <w:right w:val="none" w:sz="0" w:space="0" w:color="auto"/>
          </w:divBdr>
        </w:div>
        <w:div w:id="1562211141">
          <w:marLeft w:val="0"/>
          <w:marRight w:val="0"/>
          <w:marTop w:val="0"/>
          <w:marBottom w:val="0"/>
          <w:divBdr>
            <w:top w:val="none" w:sz="0" w:space="0" w:color="auto"/>
            <w:left w:val="none" w:sz="0" w:space="0" w:color="auto"/>
            <w:bottom w:val="none" w:sz="0" w:space="0" w:color="auto"/>
            <w:right w:val="none" w:sz="0" w:space="0" w:color="auto"/>
          </w:divBdr>
        </w:div>
      </w:divsChild>
    </w:div>
    <w:div w:id="963971120">
      <w:bodyDiv w:val="1"/>
      <w:marLeft w:val="0"/>
      <w:marRight w:val="0"/>
      <w:marTop w:val="0"/>
      <w:marBottom w:val="0"/>
      <w:divBdr>
        <w:top w:val="none" w:sz="0" w:space="0" w:color="auto"/>
        <w:left w:val="none" w:sz="0" w:space="0" w:color="auto"/>
        <w:bottom w:val="none" w:sz="0" w:space="0" w:color="auto"/>
        <w:right w:val="none" w:sz="0" w:space="0" w:color="auto"/>
      </w:divBdr>
    </w:div>
    <w:div w:id="1159225579">
      <w:bodyDiv w:val="1"/>
      <w:marLeft w:val="0"/>
      <w:marRight w:val="0"/>
      <w:marTop w:val="0"/>
      <w:marBottom w:val="0"/>
      <w:divBdr>
        <w:top w:val="none" w:sz="0" w:space="0" w:color="auto"/>
        <w:left w:val="none" w:sz="0" w:space="0" w:color="auto"/>
        <w:bottom w:val="none" w:sz="0" w:space="0" w:color="auto"/>
        <w:right w:val="none" w:sz="0" w:space="0" w:color="auto"/>
      </w:divBdr>
    </w:div>
    <w:div w:id="1294286066">
      <w:bodyDiv w:val="1"/>
      <w:marLeft w:val="0"/>
      <w:marRight w:val="0"/>
      <w:marTop w:val="0"/>
      <w:marBottom w:val="0"/>
      <w:divBdr>
        <w:top w:val="none" w:sz="0" w:space="0" w:color="auto"/>
        <w:left w:val="none" w:sz="0" w:space="0" w:color="auto"/>
        <w:bottom w:val="none" w:sz="0" w:space="0" w:color="auto"/>
        <w:right w:val="none" w:sz="0" w:space="0" w:color="auto"/>
      </w:divBdr>
    </w:div>
    <w:div w:id="1646202930">
      <w:bodyDiv w:val="1"/>
      <w:marLeft w:val="0"/>
      <w:marRight w:val="0"/>
      <w:marTop w:val="0"/>
      <w:marBottom w:val="0"/>
      <w:divBdr>
        <w:top w:val="none" w:sz="0" w:space="0" w:color="auto"/>
        <w:left w:val="none" w:sz="0" w:space="0" w:color="auto"/>
        <w:bottom w:val="none" w:sz="0" w:space="0" w:color="auto"/>
        <w:right w:val="none" w:sz="0" w:space="0" w:color="auto"/>
      </w:divBdr>
    </w:div>
    <w:div w:id="1649286790">
      <w:bodyDiv w:val="1"/>
      <w:marLeft w:val="0"/>
      <w:marRight w:val="0"/>
      <w:marTop w:val="0"/>
      <w:marBottom w:val="0"/>
      <w:divBdr>
        <w:top w:val="none" w:sz="0" w:space="0" w:color="auto"/>
        <w:left w:val="none" w:sz="0" w:space="0" w:color="auto"/>
        <w:bottom w:val="none" w:sz="0" w:space="0" w:color="auto"/>
        <w:right w:val="none" w:sz="0" w:space="0" w:color="auto"/>
      </w:divBdr>
    </w:div>
    <w:div w:id="1665350950">
      <w:bodyDiv w:val="1"/>
      <w:marLeft w:val="0"/>
      <w:marRight w:val="0"/>
      <w:marTop w:val="0"/>
      <w:marBottom w:val="0"/>
      <w:divBdr>
        <w:top w:val="none" w:sz="0" w:space="0" w:color="auto"/>
        <w:left w:val="none" w:sz="0" w:space="0" w:color="auto"/>
        <w:bottom w:val="none" w:sz="0" w:space="0" w:color="auto"/>
        <w:right w:val="none" w:sz="0" w:space="0" w:color="auto"/>
      </w:divBdr>
    </w:div>
    <w:div w:id="1711997099">
      <w:bodyDiv w:val="1"/>
      <w:marLeft w:val="0"/>
      <w:marRight w:val="0"/>
      <w:marTop w:val="0"/>
      <w:marBottom w:val="0"/>
      <w:divBdr>
        <w:top w:val="none" w:sz="0" w:space="0" w:color="auto"/>
        <w:left w:val="none" w:sz="0" w:space="0" w:color="auto"/>
        <w:bottom w:val="none" w:sz="0" w:space="0" w:color="auto"/>
        <w:right w:val="none" w:sz="0" w:space="0" w:color="auto"/>
      </w:divBdr>
    </w:div>
    <w:div w:id="1815827315">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usarla.aditya@accenture.com" TargetMode="External"/><Relationship Id="rId18" Type="http://schemas.openxmlformats.org/officeDocument/2006/relationships/hyperlink" Target="https://industryxdevhub.accenture.com/asset-home;search_text=aot" TargetMode="External"/><Relationship Id="rId26" Type="http://schemas.openxmlformats.org/officeDocument/2006/relationships/hyperlink" Target="https://ts.accenture.com/:b:/r/sites/GlobalDocTemplates/Published%20Documents/AOT/AOT%202.5/AOT_Smart_KPIs_Administration_Guide_2_5.pdf" TargetMode="External"/><Relationship Id="rId39" Type="http://schemas.openxmlformats.org/officeDocument/2006/relationships/hyperlink" Target="https://ts.accenture.com/:t:/r/sites/GlobalDocTemplates/Published%20Documents/AOT/Linked%20Files/Adding_Roles_and_Asset_Hierarchy_Example_Script.txt" TargetMode="External"/><Relationship Id="rId21" Type="http://schemas.openxmlformats.org/officeDocument/2006/relationships/header" Target="header2.xml"/><Relationship Id="rId34" Type="http://schemas.openxmlformats.org/officeDocument/2006/relationships/hyperlink" Target="https://ts.accenture.com/:b:/r/sites/GlobalDocTemplates/Published%20Documents/AOT/AOT%202.5/AOT_Azure_People_Management_Integration_with_SmartKPIs_2_5.pdf" TargetMode="External"/><Relationship Id="rId42" Type="http://schemas.openxmlformats.org/officeDocument/2006/relationships/hyperlink" Target="https://dev.azure.com/DigitalPlantProject/Marilyn%20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operationstwin.accenturedigitalplant.com/" TargetMode="External"/><Relationship Id="rId29" Type="http://schemas.openxmlformats.org/officeDocument/2006/relationships/hyperlink" Target="https://ts.accenture.com/:b:/r/sites/GlobalDocTemplates/Published%20Documents/AOT/AOT%202.5/AOT_Smart_KPIs_UI_Guide_2_5.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b:/r/sites/GlobalDocTemplates/Published%20Documents/AOT/AOT%202.5/AOT_Smart_KPIs_Administration_Guide_2_5.pdf" TargetMode="External"/><Relationship Id="rId32" Type="http://schemas.openxmlformats.org/officeDocument/2006/relationships/hyperlink" Target="https://ts.accenture.com/:b:/r/sites/GlobalDocTemplates/Published%20Documents/AOT/AOT%202.5/AOT_Azure_KPI_Hierarchy_and_Calculation_Technical_Overview_2_5.pdf" TargetMode="External"/><Relationship Id="rId37" Type="http://schemas.openxmlformats.org/officeDocument/2006/relationships/hyperlink" Target="https://ts.accenture.com/:b:/r/sites/GlobalDocTemplates/Published%20Documents/AOT/AOT%202.5/AOT_Generic_Scheduler_Technical_Overview_2_5.pdf" TargetMode="External"/><Relationship Id="rId40" Type="http://schemas.openxmlformats.org/officeDocument/2006/relationships/hyperlink" Target="https://industryxdevhub.accenture.com/assetdetails/53" TargetMode="External"/><Relationship Id="rId45"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nithya.arumugham@accenture.com" TargetMode="External"/><Relationship Id="rId23" Type="http://schemas.openxmlformats.org/officeDocument/2006/relationships/hyperlink" Target="https://ts.accenture.com/:b:/r/sites/GlobalDocTemplates/Published%20Documents/AOT/AOT%202.5/AOT_Smart_KPIs_Administration_Guide_2_5.pdf" TargetMode="External"/><Relationship Id="rId28" Type="http://schemas.openxmlformats.org/officeDocument/2006/relationships/hyperlink" Target="https://ts.accenture.com/:b:/r/sites/GlobalDocTemplates/Published%20Documents/AOT/AOT%202.5/AOT_Smart_KPIs_UI_Guide_2_5.pdf" TargetMode="External"/><Relationship Id="rId36" Type="http://schemas.openxmlformats.org/officeDocument/2006/relationships/hyperlink" Target="https://ts.accenture.com/:b:/r/sites/GlobalDocTemplates/Published%20Documents/AOT/AOT%202.5/AOT_Units_of_Measurement_Technical_Reference_2_5.pdf" TargetMode="External"/><Relationship Id="rId10" Type="http://schemas.openxmlformats.org/officeDocument/2006/relationships/footnotes" Target="footnotes.xml"/><Relationship Id="rId19" Type="http://schemas.openxmlformats.org/officeDocument/2006/relationships/header" Target="header1.xml"/><Relationship Id="rId31" Type="http://schemas.openxmlformats.org/officeDocument/2006/relationships/hyperlink" Target="https://ts.accenture.com/:b:/r/sites/GlobalDocTemplates/Published%20Documents/AOT/AOT%202.5/AOT_Smart_KPIs_Administration_Guide_2_5.pdf" TargetMode="Externa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thejash.s.suresh@accenture.com" TargetMode="External"/><Relationship Id="rId22" Type="http://schemas.openxmlformats.org/officeDocument/2006/relationships/footer" Target="footer2.xml"/><Relationship Id="rId27" Type="http://schemas.openxmlformats.org/officeDocument/2006/relationships/hyperlink" Target="https://ts.accenture.com/:b:/r/sites/GlobalDocTemplates/Published%20Documents/AOT/AOT%202.5/AOT_KPI_Hierarchy_and_Calculation_Technical_Overview_2_5.pdf" TargetMode="External"/><Relationship Id="rId30" Type="http://schemas.openxmlformats.org/officeDocument/2006/relationships/hyperlink" Target="https://ts.accenture.com/:b:/r/sites/GlobalDocTemplates/Published%20Documents/AOT/AOT%202.5/AOT_Smart_KPIs_UI_Guide_2_5.pdf" TargetMode="External"/><Relationship Id="rId35" Type="http://schemas.openxmlformats.org/officeDocument/2006/relationships/hyperlink" Target="https://ts.accenture.com/:b:/r/sites/GlobalDocTemplates/Published%20Documents/AOT/AOT%202.5/AOT_Smart_KPIs_UI_Guide_2_5.pdf"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mailto:florian.tournier@accenture.com" TargetMode="External"/><Relationship Id="rId17" Type="http://schemas.openxmlformats.org/officeDocument/2006/relationships/hyperlink" Target="https://aot-azure.accenturedigitalplant.com/" TargetMode="External"/><Relationship Id="rId25" Type="http://schemas.openxmlformats.org/officeDocument/2006/relationships/hyperlink" Target="https://ts.accenture.com/:b:/r/sites/GlobalDocTemplates/Published%20Documents/AOT/AOT%202.5/AOT_Smart_KPIs_Administration_Guide_2_5.pdf" TargetMode="External"/><Relationship Id="rId33" Type="http://schemas.openxmlformats.org/officeDocument/2006/relationships/hyperlink" Target="https://ts.accenture.com/:b:/r/sites/GlobalDocTemplates/Published%20Documents/AOT/AOT%202.5/AOT_Azure_Smart_KPIs_API_Reference_2_5.pdf" TargetMode="External"/><Relationship Id="rId38" Type="http://schemas.openxmlformats.org/officeDocument/2006/relationships/hyperlink" Target="https://industryxdevhub.accenture.com/assetdetails/75" TargetMode="External"/><Relationship Id="rId46" Type="http://schemas.openxmlformats.org/officeDocument/2006/relationships/theme" Target="theme/theme1.xml"/><Relationship Id="rId20" Type="http://schemas.openxmlformats.org/officeDocument/2006/relationships/footer" Target="footer1.xml"/><Relationship Id="rId41" Type="http://schemas.openxmlformats.org/officeDocument/2006/relationships/hyperlink" Target="https://industryxdevhub.accenture.com/assetdetails/5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8EE3BA220C4265AE652AD01C8B1EB6"/>
        <w:category>
          <w:name w:val="General"/>
          <w:gallery w:val="placeholder"/>
        </w:category>
        <w:types>
          <w:type w:val="bbPlcHdr"/>
        </w:types>
        <w:behaviors>
          <w:behavior w:val="content"/>
        </w:behaviors>
        <w:guid w:val="{7FEB942C-B8BA-42E3-9362-858F8AF1EE16}"/>
      </w:docPartPr>
      <w:docPartBody>
        <w:p w:rsidR="00991835" w:rsidRDefault="00991835">
          <w:r w:rsidRPr="00B22951">
            <w:rPr>
              <w:rStyle w:val="PlaceholderText"/>
            </w:rPr>
            <w:t>[Label]</w:t>
          </w:r>
        </w:p>
      </w:docPartBody>
    </w:docPart>
    <w:docPart>
      <w:docPartPr>
        <w:name w:val="648D7DB446FE4FCCA7A50746F3DDE5F6"/>
        <w:category>
          <w:name w:val="General"/>
          <w:gallery w:val="placeholder"/>
        </w:category>
        <w:types>
          <w:type w:val="bbPlcHdr"/>
        </w:types>
        <w:behaviors>
          <w:behavior w:val="content"/>
        </w:behaviors>
        <w:guid w:val="{60271B92-9E95-49EA-B1C1-2AC225822C04}"/>
      </w:docPartPr>
      <w:docPartBody>
        <w:p w:rsidR="00991835" w:rsidRDefault="00991835">
          <w:r w:rsidRPr="00B22951">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40"/>
    <w:rsid w:val="00002631"/>
    <w:rsid w:val="000E17A1"/>
    <w:rsid w:val="001754BF"/>
    <w:rsid w:val="002266E8"/>
    <w:rsid w:val="00241C19"/>
    <w:rsid w:val="00270E4A"/>
    <w:rsid w:val="002A7F0E"/>
    <w:rsid w:val="00352633"/>
    <w:rsid w:val="003657AD"/>
    <w:rsid w:val="0039517E"/>
    <w:rsid w:val="003A2B58"/>
    <w:rsid w:val="003E290D"/>
    <w:rsid w:val="003E6655"/>
    <w:rsid w:val="00422140"/>
    <w:rsid w:val="004D6C2A"/>
    <w:rsid w:val="00595D29"/>
    <w:rsid w:val="00621C5D"/>
    <w:rsid w:val="00623824"/>
    <w:rsid w:val="0065695B"/>
    <w:rsid w:val="0066620A"/>
    <w:rsid w:val="006B484B"/>
    <w:rsid w:val="006F4290"/>
    <w:rsid w:val="007734E8"/>
    <w:rsid w:val="00831F8F"/>
    <w:rsid w:val="008C6346"/>
    <w:rsid w:val="009038CE"/>
    <w:rsid w:val="00991835"/>
    <w:rsid w:val="009974E3"/>
    <w:rsid w:val="009A7E54"/>
    <w:rsid w:val="009C0B9C"/>
    <w:rsid w:val="00A55C74"/>
    <w:rsid w:val="00A76CA6"/>
    <w:rsid w:val="00A84E45"/>
    <w:rsid w:val="00B6189B"/>
    <w:rsid w:val="00BD18F1"/>
    <w:rsid w:val="00C00DDE"/>
    <w:rsid w:val="00C348DC"/>
    <w:rsid w:val="00C37BE6"/>
    <w:rsid w:val="00C66066"/>
    <w:rsid w:val="00D02FD6"/>
    <w:rsid w:val="00D65B4D"/>
    <w:rsid w:val="00E41872"/>
    <w:rsid w:val="00E4276B"/>
    <w:rsid w:val="00E45023"/>
    <w:rsid w:val="00E501CA"/>
    <w:rsid w:val="00E67D94"/>
    <w:rsid w:val="00E80092"/>
    <w:rsid w:val="00F05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14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183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47DA03-E250-4483-99DC-8BD04FAC5EC7}">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Suresh, Thejash Siddarth</DisplayName>
        <AccountId>1031</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Suresh, Thejash Siddarth</DisplayName>
        <AccountId>1031</AccountId>
        <AccountType/>
      </UserInfo>
    </Author1>
    <_Flow_SignoffStatus xmlns="81909fe3-6ae3-4e8c-8389-1cd7b8cbfe53">Not requested</_Flow_SignoffStatus>
    <Pre_x002d_approvalQC xmlns="81909fe3-6ae3-4e8c-8389-1cd7b8cbfe53">Done</Pre_x002d_approvalQC>
    <Status_x0020_Flag xmlns="c4bbe816-f9b7-401b-8d8f-485022adc0f2">PDF Created</Status_x0020_Flag>
    <Pending_x0020_Content xmlns="c4bbe816-f9b7-401b-8d8f-485022adc0f2">-</Pending_x0020_Content>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21.0</DLCPolicyLabelValue>
    <Thumbnail xmlns="81909fe3-6ae3-4e8c-8389-1cd7b8cbfe53" xsi:nil="true"/>
    <BA xmlns="c4bbe816-f9b7-401b-8d8f-485022adc0f2">
      <UserInfo>
        <DisplayName>Arumugham, Nithya</DisplayName>
        <AccountId>113</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7DB234E6-0B2E-424E-BB1F-3A9728743DB6}">
  <ds:schemaRefs>
    <ds:schemaRef ds:uri="office.server.policy"/>
  </ds:schemaRefs>
</ds:datastoreItem>
</file>

<file path=customXml/itemProps5.xml><?xml version="1.0" encoding="utf-8"?>
<ds:datastoreItem xmlns:ds="http://schemas.openxmlformats.org/officeDocument/2006/customXml" ds:itemID="{20B7BD2C-AA45-4CE5-91E3-CE052E472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487</TotalTime>
  <Pages>7</Pages>
  <Words>1903</Words>
  <Characters>10796</Characters>
  <Application>Microsoft Office Word</Application>
  <DocSecurity>0</DocSecurity>
  <Lines>431</Lines>
  <Paragraphs>302</Paragraphs>
  <ScaleCrop>false</ScaleCrop>
  <HeadingPairs>
    <vt:vector size="2" baseType="variant">
      <vt:variant>
        <vt:lpstr>Title</vt:lpstr>
      </vt:variant>
      <vt:variant>
        <vt:i4>1</vt:i4>
      </vt:variant>
    </vt:vector>
  </HeadingPairs>
  <TitlesOfParts>
    <vt:vector size="1" baseType="lpstr">
      <vt:lpstr>AOT SmartKPIs Getting Started Guide</vt:lpstr>
    </vt:vector>
  </TitlesOfParts>
  <Company/>
  <LinksUpToDate>false</LinksUpToDate>
  <CharactersWithSpaces>12397</CharactersWithSpaces>
  <SharedDoc>false</SharedDoc>
  <HLinks>
    <vt:vector size="198" baseType="variant">
      <vt:variant>
        <vt:i4>4259862</vt:i4>
      </vt:variant>
      <vt:variant>
        <vt:i4>36</vt:i4>
      </vt:variant>
      <vt:variant>
        <vt:i4>0</vt:i4>
      </vt:variant>
      <vt:variant>
        <vt:i4>5</vt:i4>
      </vt:variant>
      <vt:variant>
        <vt:lpwstr>https://ts.accenture.com/:b:/r/sites/GlobalDocTemplates/Published Documents/AOT/AOT 2.0/AOT_Smart_KPIs_UI_Guide_2_0.pdf</vt:lpwstr>
      </vt:variant>
      <vt:variant>
        <vt:lpwstr/>
      </vt:variant>
      <vt:variant>
        <vt:i4>7733266</vt:i4>
      </vt:variant>
      <vt:variant>
        <vt:i4>33</vt:i4>
      </vt:variant>
      <vt:variant>
        <vt:i4>0</vt:i4>
      </vt:variant>
      <vt:variant>
        <vt:i4>5</vt:i4>
      </vt:variant>
      <vt:variant>
        <vt:lpwstr>https://ts.accenture.com/:b:/r/sites/GlobalDocTemplates/Published Documents/AOT/AOT 2.0/AOT_People_Management_Integration_with_SmartKPIs_2_0.pdf</vt:lpwstr>
      </vt:variant>
      <vt:variant>
        <vt:lpwstr/>
      </vt:variant>
      <vt:variant>
        <vt:i4>3342439</vt:i4>
      </vt:variant>
      <vt:variant>
        <vt:i4>30</vt:i4>
      </vt:variant>
      <vt:variant>
        <vt:i4>0</vt:i4>
      </vt:variant>
      <vt:variant>
        <vt:i4>5</vt:i4>
      </vt:variant>
      <vt:variant>
        <vt:lpwstr>https://ts.accenture.com/sites/GlobalDocTemplates/Published Documents/AOT/AOT 2.0/AOT_Smart_KPIs_API_Reference_2_0.pdf</vt:lpwstr>
      </vt:variant>
      <vt:variant>
        <vt:lpwstr/>
      </vt:variant>
      <vt:variant>
        <vt:i4>5046293</vt:i4>
      </vt:variant>
      <vt:variant>
        <vt:i4>27</vt:i4>
      </vt:variant>
      <vt:variant>
        <vt:i4>0</vt:i4>
      </vt:variant>
      <vt:variant>
        <vt:i4>5</vt:i4>
      </vt:variant>
      <vt:variant>
        <vt:lpwstr>https://ts.accenture.com/:b:/r/sites/GlobalDocTemplates/Published Documents/AOT/AOT 2.0/AOT_KPI_Hierarchy_and_Calculation_Technical_Overview_2_0.pdf</vt:lpwstr>
      </vt:variant>
      <vt:variant>
        <vt:lpwstr/>
      </vt:variant>
      <vt:variant>
        <vt:i4>786491</vt:i4>
      </vt:variant>
      <vt:variant>
        <vt:i4>24</vt:i4>
      </vt:variant>
      <vt:variant>
        <vt:i4>0</vt:i4>
      </vt:variant>
      <vt:variant>
        <vt:i4>5</vt:i4>
      </vt:variant>
      <vt:variant>
        <vt:lpwstr>https://ts.accenture.com/:b:/r/sites/GlobalDocTemplates/Published Documents/AOT/AOT 12.0/AOT_Smart_KPIs_Administration_2_0.pdf</vt:lpwstr>
      </vt:variant>
      <vt:variant>
        <vt:lpwstr/>
      </vt:variant>
      <vt:variant>
        <vt:i4>589832</vt:i4>
      </vt:variant>
      <vt:variant>
        <vt:i4>21</vt:i4>
      </vt:variant>
      <vt:variant>
        <vt:i4>0</vt:i4>
      </vt:variant>
      <vt:variant>
        <vt:i4>5</vt:i4>
      </vt:variant>
      <vt:variant>
        <vt:lpwstr>https://industryxdevhub.accenture.com/assetdetails/53</vt:lpwstr>
      </vt:variant>
      <vt:variant>
        <vt:lpwstr/>
      </vt:variant>
      <vt:variant>
        <vt:i4>851977</vt:i4>
      </vt:variant>
      <vt:variant>
        <vt:i4>18</vt:i4>
      </vt:variant>
      <vt:variant>
        <vt:i4>0</vt:i4>
      </vt:variant>
      <vt:variant>
        <vt:i4>5</vt:i4>
      </vt:variant>
      <vt:variant>
        <vt:lpwstr>https://ts.accenture.com/:t:/r/sites/GlobalDocTemplates/Published Documents/AOT/Linked Files/Adding_Roles_and_Asset_Hierarchy_Example_Script.txt</vt:lpwstr>
      </vt:variant>
      <vt:variant>
        <vt:lpwstr/>
      </vt:variant>
      <vt:variant>
        <vt:i4>720904</vt:i4>
      </vt:variant>
      <vt:variant>
        <vt:i4>15</vt:i4>
      </vt:variant>
      <vt:variant>
        <vt:i4>0</vt:i4>
      </vt:variant>
      <vt:variant>
        <vt:i4>5</vt:i4>
      </vt:variant>
      <vt:variant>
        <vt:lpwstr>https://industryxdevhub.accenture.com/assetdetails/75</vt:lpwstr>
      </vt:variant>
      <vt:variant>
        <vt:lpwstr/>
      </vt:variant>
      <vt:variant>
        <vt:i4>3604561</vt:i4>
      </vt:variant>
      <vt:variant>
        <vt:i4>12</vt:i4>
      </vt:variant>
      <vt:variant>
        <vt:i4>0</vt:i4>
      </vt:variant>
      <vt:variant>
        <vt:i4>5</vt:i4>
      </vt:variant>
      <vt:variant>
        <vt:lpwstr>mailto:nithya.arumugham@accenture.com</vt:lpwstr>
      </vt:variant>
      <vt:variant>
        <vt:lpwstr/>
      </vt:variant>
      <vt:variant>
        <vt:i4>5898336</vt:i4>
      </vt:variant>
      <vt:variant>
        <vt:i4>9</vt:i4>
      </vt:variant>
      <vt:variant>
        <vt:i4>0</vt:i4>
      </vt:variant>
      <vt:variant>
        <vt:i4>5</vt:i4>
      </vt:variant>
      <vt:variant>
        <vt:lpwstr>mailto:uttam.netaji.palkar@accenture.com</vt:lpwstr>
      </vt:variant>
      <vt:variant>
        <vt:lpwstr/>
      </vt:variant>
      <vt:variant>
        <vt:i4>3801165</vt:i4>
      </vt:variant>
      <vt:variant>
        <vt:i4>6</vt:i4>
      </vt:variant>
      <vt:variant>
        <vt:i4>0</vt:i4>
      </vt:variant>
      <vt:variant>
        <vt:i4>5</vt:i4>
      </vt:variant>
      <vt:variant>
        <vt:lpwstr>mailto:subrahmanyam.vadrevu@accenture.com</vt:lpwstr>
      </vt:variant>
      <vt:variant>
        <vt:lpwstr/>
      </vt:variant>
      <vt:variant>
        <vt:i4>65650</vt:i4>
      </vt:variant>
      <vt:variant>
        <vt:i4>3</vt:i4>
      </vt:variant>
      <vt:variant>
        <vt:i4>0</vt:i4>
      </vt:variant>
      <vt:variant>
        <vt:i4>5</vt:i4>
      </vt:variant>
      <vt:variant>
        <vt:lpwstr>mailto:susarla.aditya@accenture.com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2687050</vt:i4>
      </vt:variant>
      <vt:variant>
        <vt:i4>33</vt:i4>
      </vt:variant>
      <vt:variant>
        <vt:i4>0</vt:i4>
      </vt:variant>
      <vt:variant>
        <vt:i4>5</vt:i4>
      </vt:variant>
      <vt:variant>
        <vt:lpwstr>mailto:zara.farheen@accenture.com</vt:lpwstr>
      </vt:variant>
      <vt:variant>
        <vt:lpwstr/>
      </vt:variant>
      <vt:variant>
        <vt:i4>52</vt:i4>
      </vt:variant>
      <vt:variant>
        <vt:i4>30</vt:i4>
      </vt:variant>
      <vt:variant>
        <vt:i4>0</vt:i4>
      </vt:variant>
      <vt:variant>
        <vt:i4>5</vt:i4>
      </vt:variant>
      <vt:variant>
        <vt:lpwstr>mailto:edward.r.olson@accenture.com</vt:lpwstr>
      </vt:variant>
      <vt:variant>
        <vt:lpwstr/>
      </vt:variant>
      <vt:variant>
        <vt:i4>3801165</vt:i4>
      </vt:variant>
      <vt:variant>
        <vt:i4>27</vt:i4>
      </vt:variant>
      <vt:variant>
        <vt:i4>0</vt:i4>
      </vt:variant>
      <vt:variant>
        <vt:i4>5</vt:i4>
      </vt:variant>
      <vt:variant>
        <vt:lpwstr>mailto:subrahmanyam.vadrevu@accenture.com</vt:lpwstr>
      </vt:variant>
      <vt:variant>
        <vt:lpwstr/>
      </vt:variant>
      <vt:variant>
        <vt:i4>3801165</vt:i4>
      </vt:variant>
      <vt:variant>
        <vt:i4>24</vt:i4>
      </vt:variant>
      <vt:variant>
        <vt:i4>0</vt:i4>
      </vt:variant>
      <vt:variant>
        <vt:i4>5</vt:i4>
      </vt:variant>
      <vt:variant>
        <vt:lpwstr>mailto:subrahmanyam.vadrevu@accenture.com</vt:lpwstr>
      </vt:variant>
      <vt:variant>
        <vt:lpwstr/>
      </vt:variant>
      <vt:variant>
        <vt:i4>52</vt:i4>
      </vt:variant>
      <vt:variant>
        <vt:i4>21</vt:i4>
      </vt:variant>
      <vt:variant>
        <vt:i4>0</vt:i4>
      </vt:variant>
      <vt:variant>
        <vt:i4>5</vt:i4>
      </vt:variant>
      <vt:variant>
        <vt:lpwstr>mailto:edward.r.olson@accenture.com</vt:lpwstr>
      </vt:variant>
      <vt:variant>
        <vt:lpwstr/>
      </vt:variant>
      <vt:variant>
        <vt:i4>2687050</vt:i4>
      </vt:variant>
      <vt:variant>
        <vt:i4>18</vt:i4>
      </vt:variant>
      <vt:variant>
        <vt:i4>0</vt:i4>
      </vt:variant>
      <vt:variant>
        <vt:i4>5</vt:i4>
      </vt:variant>
      <vt:variant>
        <vt:lpwstr>mailto:zara.farheen@accenture.com</vt:lpwstr>
      </vt:variant>
      <vt:variant>
        <vt:lpwstr/>
      </vt:variant>
      <vt:variant>
        <vt:i4>1835127</vt:i4>
      </vt:variant>
      <vt:variant>
        <vt:i4>15</vt:i4>
      </vt:variant>
      <vt:variant>
        <vt:i4>0</vt:i4>
      </vt:variant>
      <vt:variant>
        <vt:i4>5</vt:i4>
      </vt:variant>
      <vt:variant>
        <vt:lpwstr>mailto:oshin.verma@accenture.com</vt:lpwstr>
      </vt:variant>
      <vt:variant>
        <vt:lpwstr/>
      </vt:variant>
      <vt:variant>
        <vt:i4>2621534</vt:i4>
      </vt:variant>
      <vt:variant>
        <vt:i4>12</vt:i4>
      </vt:variant>
      <vt:variant>
        <vt:i4>0</vt:i4>
      </vt:variant>
      <vt:variant>
        <vt:i4>5</vt:i4>
      </vt:variant>
      <vt:variant>
        <vt:lpwstr>mailto:saroni.mukherjee@accenture.com</vt:lpwstr>
      </vt:variant>
      <vt:variant>
        <vt:lpwstr/>
      </vt:variant>
      <vt:variant>
        <vt:i4>3604561</vt:i4>
      </vt:variant>
      <vt:variant>
        <vt:i4>9</vt:i4>
      </vt:variant>
      <vt:variant>
        <vt:i4>0</vt:i4>
      </vt:variant>
      <vt:variant>
        <vt:i4>5</vt:i4>
      </vt:variant>
      <vt:variant>
        <vt:lpwstr>mailto:nithya.arumugham@accenture.com</vt:lpwstr>
      </vt:variant>
      <vt:variant>
        <vt:lpwstr/>
      </vt:variant>
      <vt:variant>
        <vt:i4>3211355</vt:i4>
      </vt:variant>
      <vt:variant>
        <vt:i4>6</vt:i4>
      </vt:variant>
      <vt:variant>
        <vt:i4>0</vt:i4>
      </vt:variant>
      <vt:variant>
        <vt:i4>5</vt:i4>
      </vt:variant>
      <vt:variant>
        <vt:lpwstr>mailto:ellina.priyadarshini@accenture.com</vt:lpwstr>
      </vt:variant>
      <vt:variant>
        <vt:lpwstr/>
      </vt:variant>
      <vt:variant>
        <vt:i4>3801165</vt:i4>
      </vt:variant>
      <vt:variant>
        <vt:i4>3</vt:i4>
      </vt:variant>
      <vt:variant>
        <vt:i4>0</vt:i4>
      </vt:variant>
      <vt:variant>
        <vt:i4>5</vt:i4>
      </vt:variant>
      <vt:variant>
        <vt:lpwstr>mailto:subrahmanyam.vadrevu@accenture.com</vt:lpwstr>
      </vt:variant>
      <vt:variant>
        <vt:lpwstr/>
      </vt:variant>
      <vt:variant>
        <vt:i4>3801165</vt:i4>
      </vt:variant>
      <vt:variant>
        <vt:i4>0</vt:i4>
      </vt:variant>
      <vt:variant>
        <vt:i4>0</vt:i4>
      </vt:variant>
      <vt:variant>
        <vt:i4>5</vt:i4>
      </vt:variant>
      <vt:variant>
        <vt:lpwstr>mailto:subrahmanyam.vadrevu@accenture.com</vt:lpwstr>
      </vt:variant>
      <vt:variant>
        <vt:lpwstr/>
      </vt:variant>
      <vt:variant>
        <vt:i4>4259862</vt:i4>
      </vt:variant>
      <vt:variant>
        <vt:i4>21</vt:i4>
      </vt:variant>
      <vt:variant>
        <vt:i4>0</vt:i4>
      </vt:variant>
      <vt:variant>
        <vt:i4>5</vt:i4>
      </vt:variant>
      <vt:variant>
        <vt:lpwstr>https://ts.accenture.com/:b:/r/sites/GlobalDocTemplates/Published Documents/AOT/AOT 2.0/AOT_Smart_KPIs_UI_Guide_2_0.pdf</vt:lpwstr>
      </vt:variant>
      <vt:variant>
        <vt:lpwstr/>
      </vt:variant>
      <vt:variant>
        <vt:i4>4259862</vt:i4>
      </vt:variant>
      <vt:variant>
        <vt:i4>18</vt:i4>
      </vt:variant>
      <vt:variant>
        <vt:i4>0</vt:i4>
      </vt:variant>
      <vt:variant>
        <vt:i4>5</vt:i4>
      </vt:variant>
      <vt:variant>
        <vt:lpwstr>https://ts.accenture.com/:b:/r/sites/GlobalDocTemplates/Published Documents/AOT/AOT 2.0/AOT_Smart_KPIs_UI_Guide_2_0.pdf</vt:lpwstr>
      </vt:variant>
      <vt:variant>
        <vt:lpwstr/>
      </vt:variant>
      <vt:variant>
        <vt:i4>4259862</vt:i4>
      </vt:variant>
      <vt:variant>
        <vt:i4>15</vt:i4>
      </vt:variant>
      <vt:variant>
        <vt:i4>0</vt:i4>
      </vt:variant>
      <vt:variant>
        <vt:i4>5</vt:i4>
      </vt:variant>
      <vt:variant>
        <vt:lpwstr>https://ts.accenture.com/:b:/r/sites/GlobalDocTemplates/Published Documents/AOT/AOT 2.0/AOT_Smart_KPIs_UI_Guide_2_0.pdf</vt:lpwstr>
      </vt:variant>
      <vt:variant>
        <vt:lpwstr/>
      </vt:variant>
      <vt:variant>
        <vt:i4>131170</vt:i4>
      </vt:variant>
      <vt:variant>
        <vt:i4>12</vt:i4>
      </vt:variant>
      <vt:variant>
        <vt:i4>0</vt:i4>
      </vt:variant>
      <vt:variant>
        <vt:i4>5</vt:i4>
      </vt:variant>
      <vt:variant>
        <vt:lpwstr>https://ts.accenture.com/:b:/r/sites/GlobalDocTemplates/Published Documents/AOT/AOT 1.4/AOT_Smart_KPIs_Administration_1_4.pdf</vt:lpwstr>
      </vt:variant>
      <vt:variant>
        <vt:lpwstr/>
      </vt:variant>
      <vt:variant>
        <vt:i4>131170</vt:i4>
      </vt:variant>
      <vt:variant>
        <vt:i4>9</vt:i4>
      </vt:variant>
      <vt:variant>
        <vt:i4>0</vt:i4>
      </vt:variant>
      <vt:variant>
        <vt:i4>5</vt:i4>
      </vt:variant>
      <vt:variant>
        <vt:lpwstr>https://ts.accenture.com/:b:/r/sites/GlobalDocTemplates/Published Documents/AOT/AOT 1.4/AOT_Smart_KPIs_Administration_1_4.pdf</vt:lpwstr>
      </vt:variant>
      <vt:variant>
        <vt:lpwstr/>
      </vt:variant>
      <vt:variant>
        <vt:i4>131170</vt:i4>
      </vt:variant>
      <vt:variant>
        <vt:i4>6</vt:i4>
      </vt:variant>
      <vt:variant>
        <vt:i4>0</vt:i4>
      </vt:variant>
      <vt:variant>
        <vt:i4>5</vt:i4>
      </vt:variant>
      <vt:variant>
        <vt:lpwstr>https://ts.accenture.com/:b:/r/sites/GlobalDocTemplates/Published Documents/AOT/AOT 1.4/AOT_Smart_KPIs_Administration_1_4.pdf</vt:lpwstr>
      </vt:variant>
      <vt:variant>
        <vt:lpwstr/>
      </vt:variant>
      <vt:variant>
        <vt:i4>131170</vt:i4>
      </vt:variant>
      <vt:variant>
        <vt:i4>3</vt:i4>
      </vt:variant>
      <vt:variant>
        <vt:i4>0</vt:i4>
      </vt:variant>
      <vt:variant>
        <vt:i4>5</vt:i4>
      </vt:variant>
      <vt:variant>
        <vt:lpwstr>https://ts.accenture.com/:b:/r/sites/GlobalDocTemplates/Published Documents/AOT/AOT 1.4/AOT_Smart_KPIs_Administration_1_4.pdf</vt:lpwstr>
      </vt:variant>
      <vt:variant>
        <vt:lpwstr/>
      </vt:variant>
      <vt:variant>
        <vt:i4>5046293</vt:i4>
      </vt:variant>
      <vt:variant>
        <vt:i4>0</vt:i4>
      </vt:variant>
      <vt:variant>
        <vt:i4>0</vt:i4>
      </vt:variant>
      <vt:variant>
        <vt:i4>5</vt:i4>
      </vt:variant>
      <vt:variant>
        <vt:lpwstr>https://ts.accenture.com/:b:/r/sites/GlobalDocTemplates/Published Documents/AOT/AOT 2.0/AOT_KPI_Hierarchy_and_Calculation_Technical_Overview_2_0.pdf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SmartKPIs Getting Started Guide</dc:title>
  <dc:subject/>
  <dc:creator/>
  <cp:keywords/>
  <dc:description/>
  <cp:lastModifiedBy>Olson, Ed</cp:lastModifiedBy>
  <cp:revision>480</cp:revision>
  <cp:lastPrinted>2026-01-16T17:15:00Z</cp:lastPrinted>
  <dcterms:created xsi:type="dcterms:W3CDTF">2022-12-22T05:56:00Z</dcterms:created>
  <dcterms:modified xsi:type="dcterms:W3CDTF">2026-01-16T17:16:00Z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