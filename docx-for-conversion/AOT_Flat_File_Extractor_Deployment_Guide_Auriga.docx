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07136" w14:textId="5024E7D4" w:rsidR="008C1857" w:rsidRPr="007429B6" w:rsidRDefault="008C1857" w:rsidP="00AE1ED3"/>
    <w:p w14:paraId="2F5A21FE" w14:textId="4B470EA1" w:rsidR="008C1857" w:rsidRPr="007429B6" w:rsidRDefault="008C1857" w:rsidP="00AE1ED3"/>
    <w:p w14:paraId="64142E55" w14:textId="6097AC9D" w:rsidR="008C1857" w:rsidRPr="007429B6" w:rsidRDefault="008C1857" w:rsidP="00AE1ED3"/>
    <w:p w14:paraId="6D796CD5" w14:textId="600741D5" w:rsidR="008C1857" w:rsidRPr="007429B6" w:rsidRDefault="008C1857" w:rsidP="00AE1ED3"/>
    <w:p w14:paraId="5A5CB296" w14:textId="77777777" w:rsidR="00E76F38" w:rsidRDefault="00E76F38" w:rsidP="00AE1ED3"/>
    <w:p w14:paraId="674AE105" w14:textId="77777777" w:rsidR="00E76F38" w:rsidRDefault="00E76F38" w:rsidP="00AE1ED3"/>
    <w:p w14:paraId="03DD63DB" w14:textId="77777777" w:rsidR="00AB25AC" w:rsidRDefault="00AB25AC" w:rsidP="00AE1ED3"/>
    <w:p w14:paraId="761605A2" w14:textId="77777777" w:rsidR="00AB25AC" w:rsidRDefault="00AB25AC" w:rsidP="00AE1ED3"/>
    <w:p w14:paraId="45BCA42B" w14:textId="6E9A4DB1" w:rsidR="00D82A4A" w:rsidRDefault="00D82A4A" w:rsidP="0B51FDBB">
      <w:pPr>
        <w:jc w:val="center"/>
        <w:rPr>
          <w:b/>
          <w:bCs/>
          <w:sz w:val="28"/>
          <w:szCs w:val="28"/>
        </w:rPr>
      </w:pPr>
    </w:p>
    <w:p w14:paraId="0B6E3C8B" w14:textId="160F3A74" w:rsidR="00E76F38" w:rsidRDefault="00E76F38" w:rsidP="005C08AC">
      <w:pPr>
        <w:jc w:val="center"/>
        <w:rPr>
          <w:b/>
          <w:bCs/>
          <w:sz w:val="32"/>
          <w:szCs w:val="36"/>
        </w:rPr>
      </w:pPr>
      <w:r w:rsidRPr="005C08AC">
        <w:rPr>
          <w:b/>
          <w:bCs/>
          <w:sz w:val="32"/>
          <w:szCs w:val="36"/>
        </w:rPr>
        <w:t>Accenture Operations Twin</w:t>
      </w:r>
    </w:p>
    <w:p w14:paraId="1FCF014F" w14:textId="77777777" w:rsidR="009C11B1" w:rsidRPr="00AB25AC" w:rsidRDefault="009C11B1" w:rsidP="005C08AC">
      <w:pPr>
        <w:jc w:val="center"/>
        <w:rPr>
          <w:b/>
          <w:bCs/>
          <w:sz w:val="14"/>
          <w:szCs w:val="16"/>
        </w:rPr>
      </w:pPr>
    </w:p>
    <w:p w14:paraId="59DB45F2" w14:textId="67FBD764" w:rsidR="00E76F38" w:rsidRPr="005C08AC" w:rsidRDefault="00E76F38" w:rsidP="005C08AC">
      <w:pPr>
        <w:jc w:val="center"/>
        <w:rPr>
          <w:b/>
          <w:bCs/>
          <w:sz w:val="72"/>
          <w:szCs w:val="96"/>
        </w:rPr>
      </w:pPr>
      <w:r w:rsidRPr="005C08AC">
        <w:rPr>
          <w:b/>
          <w:bCs/>
          <w:sz w:val="72"/>
          <w:szCs w:val="96"/>
        </w:rPr>
        <w:t>F</w:t>
      </w:r>
      <w:r w:rsidR="0002585D" w:rsidRPr="005C08AC">
        <w:rPr>
          <w:b/>
          <w:bCs/>
          <w:sz w:val="72"/>
          <w:szCs w:val="96"/>
        </w:rPr>
        <w:t>lat</w:t>
      </w:r>
      <w:r w:rsidRPr="005C08AC">
        <w:rPr>
          <w:b/>
          <w:bCs/>
          <w:sz w:val="72"/>
          <w:szCs w:val="96"/>
        </w:rPr>
        <w:t xml:space="preserve"> F</w:t>
      </w:r>
      <w:r w:rsidR="0002585D" w:rsidRPr="005C08AC">
        <w:rPr>
          <w:b/>
          <w:bCs/>
          <w:sz w:val="72"/>
          <w:szCs w:val="96"/>
        </w:rPr>
        <w:t>ile</w:t>
      </w:r>
      <w:r w:rsidRPr="005C08AC">
        <w:rPr>
          <w:b/>
          <w:bCs/>
          <w:sz w:val="72"/>
          <w:szCs w:val="96"/>
        </w:rPr>
        <w:t xml:space="preserve"> Extractor</w:t>
      </w:r>
    </w:p>
    <w:p w14:paraId="3FD2CF74" w14:textId="77777777" w:rsidR="009C11B1" w:rsidRPr="00AB25AC" w:rsidRDefault="009C11B1" w:rsidP="005C08AC">
      <w:pPr>
        <w:jc w:val="center"/>
        <w:rPr>
          <w:b/>
          <w:bCs/>
          <w:sz w:val="18"/>
          <w:szCs w:val="20"/>
        </w:rPr>
      </w:pPr>
    </w:p>
    <w:p w14:paraId="3B686FDD" w14:textId="7A202FB3" w:rsidR="00E76F38" w:rsidRPr="00AB25AC" w:rsidRDefault="00E76F38" w:rsidP="005C08AC">
      <w:pPr>
        <w:jc w:val="center"/>
        <w:rPr>
          <w:b/>
          <w:bCs/>
          <w:sz w:val="36"/>
          <w:szCs w:val="40"/>
        </w:rPr>
      </w:pPr>
      <w:r w:rsidRPr="00AB25AC">
        <w:rPr>
          <w:b/>
          <w:bCs/>
          <w:sz w:val="36"/>
          <w:szCs w:val="40"/>
        </w:rPr>
        <w:t>DEPLOYMENT GUIDE</w:t>
      </w:r>
    </w:p>
    <w:p w14:paraId="32F6CA82" w14:textId="40C3B2B8" w:rsidR="009C11B1" w:rsidRDefault="009C11B1" w:rsidP="00FC4FB4"/>
    <w:p w14:paraId="2EAC205A" w14:textId="731E3C4F" w:rsidR="009C11B1" w:rsidRPr="009C11B1" w:rsidRDefault="009C11B1" w:rsidP="009C11B1">
      <w:pPr>
        <w:jc w:val="center"/>
      </w:pPr>
      <w:r>
        <w:t xml:space="preserve">Release Version: </w:t>
      </w:r>
      <w:sdt>
        <w:sdtPr>
          <w:alias w:val="Release"/>
          <w:tag w:val="Release"/>
          <w:id w:val="1148325666"/>
          <w:placeholder>
            <w:docPart w:val="F606F09BCA944111B74F2A89E6A1BEA6"/>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9E909E91-3385-449C-ACC9-52A5331B11D1}"/>
          <w:text/>
        </w:sdtPr>
        <w:sdtEndPr/>
        <w:sdtContent>
          <w:r w:rsidR="001D07A5">
            <w:t>2.</w:t>
          </w:r>
          <w:r w:rsidR="00A46850">
            <w:t>5</w:t>
          </w:r>
        </w:sdtContent>
      </w:sdt>
    </w:p>
    <w:p w14:paraId="77619200" w14:textId="77777777" w:rsidR="00F812DE" w:rsidRPr="00C83233" w:rsidRDefault="00F812DE" w:rsidP="00F812DE">
      <w:pPr>
        <w:jc w:val="left"/>
        <w:rPr>
          <w:b/>
          <w:bCs/>
          <w:color w:val="FFFFFF" w:themeColor="background1"/>
        </w:rPr>
      </w:pPr>
      <w:r w:rsidRPr="00C83233">
        <w:rPr>
          <w:b/>
          <w:bCs/>
          <w:color w:val="FFFFFF" w:themeColor="background1"/>
        </w:rPr>
        <w:t>Metadata Table</w:t>
      </w:r>
    </w:p>
    <w:tbl>
      <w:tblPr>
        <w:tblW w:w="0" w:type="auto"/>
        <w:tblCellSpacing w:w="15" w:type="dxa"/>
        <w:tblLook w:val="04A0" w:firstRow="1" w:lastRow="0" w:firstColumn="1" w:lastColumn="0" w:noHBand="0" w:noVBand="1"/>
      </w:tblPr>
      <w:tblGrid>
        <w:gridCol w:w="2937"/>
        <w:gridCol w:w="6751"/>
      </w:tblGrid>
      <w:tr w:rsidR="00C83233" w:rsidRPr="00C83233" w14:paraId="304F410D" w14:textId="77777777" w:rsidTr="00F812DE">
        <w:trPr>
          <w:tblHeader/>
          <w:tblCellSpacing w:w="15" w:type="dxa"/>
        </w:trPr>
        <w:tc>
          <w:tcPr>
            <w:tcW w:w="0" w:type="auto"/>
            <w:tcMar>
              <w:top w:w="15" w:type="dxa"/>
              <w:left w:w="15" w:type="dxa"/>
              <w:bottom w:w="15" w:type="dxa"/>
              <w:right w:w="15" w:type="dxa"/>
            </w:tcMar>
            <w:vAlign w:val="center"/>
            <w:hideMark/>
          </w:tcPr>
          <w:p w14:paraId="752B03C1" w14:textId="77777777" w:rsidR="00F812DE" w:rsidRPr="00C83233" w:rsidRDefault="00F812DE" w:rsidP="00900074">
            <w:pPr>
              <w:spacing w:after="0"/>
              <w:jc w:val="left"/>
              <w:rPr>
                <w:b/>
                <w:bCs/>
                <w:color w:val="FFFFFF" w:themeColor="background1"/>
                <w:lang w:val="de-DE"/>
              </w:rPr>
            </w:pPr>
            <w:bookmarkStart w:id="0" w:name="_Hlk97102114"/>
            <w:bookmarkEnd w:id="0"/>
            <w:r w:rsidRPr="00C83233">
              <w:rPr>
                <w:b/>
                <w:bCs/>
                <w:color w:val="FFFFFF" w:themeColor="background1"/>
                <w:lang w:val="de-DE"/>
              </w:rPr>
              <w:t>Field</w:t>
            </w:r>
          </w:p>
        </w:tc>
        <w:tc>
          <w:tcPr>
            <w:tcW w:w="0" w:type="auto"/>
            <w:tcMar>
              <w:top w:w="15" w:type="dxa"/>
              <w:left w:w="15" w:type="dxa"/>
              <w:bottom w:w="15" w:type="dxa"/>
              <w:right w:w="15" w:type="dxa"/>
            </w:tcMar>
            <w:vAlign w:val="center"/>
            <w:hideMark/>
          </w:tcPr>
          <w:p w14:paraId="0E3C09C3" w14:textId="77777777" w:rsidR="00F812DE" w:rsidRPr="00C83233" w:rsidRDefault="00F812DE" w:rsidP="00900074">
            <w:pPr>
              <w:spacing w:after="0"/>
              <w:jc w:val="left"/>
              <w:rPr>
                <w:b/>
                <w:bCs/>
                <w:color w:val="FFFFFF" w:themeColor="background1"/>
                <w:lang w:val="de-DE"/>
              </w:rPr>
            </w:pPr>
            <w:r w:rsidRPr="00C83233">
              <w:rPr>
                <w:b/>
                <w:bCs/>
                <w:color w:val="FFFFFF" w:themeColor="background1"/>
                <w:lang w:val="de-DE"/>
              </w:rPr>
              <w:t>Value</w:t>
            </w:r>
          </w:p>
        </w:tc>
      </w:tr>
      <w:tr w:rsidR="00C83233" w:rsidRPr="00C83233" w14:paraId="4C9D44D6" w14:textId="77777777" w:rsidTr="00F812DE">
        <w:trPr>
          <w:tblCellSpacing w:w="15" w:type="dxa"/>
        </w:trPr>
        <w:tc>
          <w:tcPr>
            <w:tcW w:w="0" w:type="auto"/>
            <w:tcMar>
              <w:top w:w="15" w:type="dxa"/>
              <w:left w:w="15" w:type="dxa"/>
              <w:bottom w:w="15" w:type="dxa"/>
              <w:right w:w="15" w:type="dxa"/>
            </w:tcMar>
            <w:vAlign w:val="center"/>
            <w:hideMark/>
          </w:tcPr>
          <w:p w14:paraId="6B7F66F0" w14:textId="77777777" w:rsidR="00F812DE" w:rsidRPr="00C83233" w:rsidRDefault="00F812DE" w:rsidP="00900074">
            <w:pPr>
              <w:spacing w:after="0"/>
              <w:jc w:val="left"/>
              <w:rPr>
                <w:color w:val="FFFFFF" w:themeColor="background1"/>
                <w:lang w:val="de-DE"/>
              </w:rPr>
            </w:pPr>
            <w:r w:rsidRPr="00C83233">
              <w:rPr>
                <w:b/>
                <w:bCs/>
                <w:color w:val="FFFFFF" w:themeColor="background1"/>
                <w:lang w:val="de-DE"/>
              </w:rPr>
              <w:t>Asset / Solution Name</w:t>
            </w:r>
          </w:p>
        </w:tc>
        <w:tc>
          <w:tcPr>
            <w:tcW w:w="0" w:type="auto"/>
            <w:tcMar>
              <w:top w:w="15" w:type="dxa"/>
              <w:left w:w="15" w:type="dxa"/>
              <w:bottom w:w="15" w:type="dxa"/>
              <w:right w:w="15" w:type="dxa"/>
            </w:tcMar>
            <w:vAlign w:val="center"/>
            <w:hideMark/>
          </w:tcPr>
          <w:p w14:paraId="119CEF84" w14:textId="7DB169CC" w:rsidR="00F812DE" w:rsidRPr="00C83233" w:rsidRDefault="00F812DE" w:rsidP="00900074">
            <w:pPr>
              <w:spacing w:after="0"/>
              <w:jc w:val="left"/>
              <w:rPr>
                <w:color w:val="FFFFFF" w:themeColor="background1"/>
                <w:lang w:val="de-DE"/>
              </w:rPr>
            </w:pPr>
            <w:r w:rsidRPr="00C83233">
              <w:rPr>
                <w:color w:val="FFFFFF" w:themeColor="background1"/>
                <w:lang w:val="de-DE"/>
              </w:rPr>
              <w:t xml:space="preserve">Accenture Operations Twin / </w:t>
            </w:r>
            <w:r w:rsidR="00CF1D02" w:rsidRPr="00C83233">
              <w:rPr>
                <w:color w:val="FFFFFF" w:themeColor="background1"/>
                <w:lang w:val="de-DE"/>
              </w:rPr>
              <w:t>Data Integration Accelerators</w:t>
            </w:r>
          </w:p>
        </w:tc>
      </w:tr>
      <w:tr w:rsidR="00C83233" w:rsidRPr="00C83233" w14:paraId="610799CB" w14:textId="77777777" w:rsidTr="00F812DE">
        <w:trPr>
          <w:tblCellSpacing w:w="15" w:type="dxa"/>
        </w:trPr>
        <w:tc>
          <w:tcPr>
            <w:tcW w:w="0" w:type="auto"/>
            <w:tcMar>
              <w:top w:w="15" w:type="dxa"/>
              <w:left w:w="15" w:type="dxa"/>
              <w:bottom w:w="15" w:type="dxa"/>
              <w:right w:w="15" w:type="dxa"/>
            </w:tcMar>
            <w:vAlign w:val="center"/>
            <w:hideMark/>
          </w:tcPr>
          <w:p w14:paraId="4866B430" w14:textId="77777777" w:rsidR="00F812DE" w:rsidRPr="00C83233" w:rsidRDefault="00F812DE" w:rsidP="00900074">
            <w:pPr>
              <w:spacing w:after="0"/>
              <w:jc w:val="left"/>
              <w:rPr>
                <w:color w:val="FFFFFF" w:themeColor="background1"/>
                <w:lang w:val="de-DE"/>
              </w:rPr>
            </w:pPr>
            <w:r w:rsidRPr="00C83233">
              <w:rPr>
                <w:b/>
                <w:bCs/>
                <w:color w:val="FFFFFF" w:themeColor="background1"/>
                <w:lang w:val="de-DE"/>
              </w:rPr>
              <w:t>Domain / Area</w:t>
            </w:r>
          </w:p>
        </w:tc>
        <w:tc>
          <w:tcPr>
            <w:tcW w:w="0" w:type="auto"/>
            <w:tcMar>
              <w:top w:w="15" w:type="dxa"/>
              <w:left w:w="15" w:type="dxa"/>
              <w:bottom w:w="15" w:type="dxa"/>
              <w:right w:w="15" w:type="dxa"/>
            </w:tcMar>
            <w:vAlign w:val="center"/>
            <w:hideMark/>
          </w:tcPr>
          <w:p w14:paraId="271B653D" w14:textId="17E3B508" w:rsidR="00F812DE" w:rsidRPr="00C83233" w:rsidRDefault="00CF1D02" w:rsidP="00900074">
            <w:pPr>
              <w:spacing w:after="0"/>
              <w:jc w:val="left"/>
              <w:rPr>
                <w:color w:val="FFFFFF" w:themeColor="background1"/>
                <w:lang w:val="de-DE"/>
              </w:rPr>
            </w:pPr>
            <w:r w:rsidRPr="00C83233">
              <w:rPr>
                <w:color w:val="FFFFFF" w:themeColor="background1"/>
                <w:lang w:val="de-DE"/>
              </w:rPr>
              <w:t>Data Processing</w:t>
            </w:r>
          </w:p>
        </w:tc>
      </w:tr>
      <w:tr w:rsidR="00C83233" w:rsidRPr="00C83233" w14:paraId="53AEFD5E" w14:textId="77777777" w:rsidTr="00F812DE">
        <w:trPr>
          <w:tblCellSpacing w:w="15" w:type="dxa"/>
        </w:trPr>
        <w:tc>
          <w:tcPr>
            <w:tcW w:w="0" w:type="auto"/>
            <w:tcMar>
              <w:top w:w="15" w:type="dxa"/>
              <w:left w:w="15" w:type="dxa"/>
              <w:bottom w:w="15" w:type="dxa"/>
              <w:right w:w="15" w:type="dxa"/>
            </w:tcMar>
            <w:vAlign w:val="center"/>
            <w:hideMark/>
          </w:tcPr>
          <w:p w14:paraId="7BA3E945" w14:textId="77777777" w:rsidR="00F812DE" w:rsidRPr="00C83233" w:rsidRDefault="00F812DE" w:rsidP="00900074">
            <w:pPr>
              <w:spacing w:after="0"/>
              <w:jc w:val="left"/>
              <w:rPr>
                <w:color w:val="FFFFFF" w:themeColor="background1"/>
                <w:lang w:val="de-DE"/>
              </w:rPr>
            </w:pPr>
            <w:r w:rsidRPr="00C83233">
              <w:rPr>
                <w:b/>
                <w:bCs/>
                <w:color w:val="FFFFFF" w:themeColor="background1"/>
                <w:lang w:val="de-DE"/>
              </w:rPr>
              <w:t>Owner (Team/Person)</w:t>
            </w:r>
          </w:p>
        </w:tc>
        <w:tc>
          <w:tcPr>
            <w:tcW w:w="0" w:type="auto"/>
            <w:tcMar>
              <w:top w:w="15" w:type="dxa"/>
              <w:left w:w="15" w:type="dxa"/>
              <w:bottom w:w="15" w:type="dxa"/>
              <w:right w:w="15" w:type="dxa"/>
            </w:tcMar>
            <w:vAlign w:val="center"/>
            <w:hideMark/>
          </w:tcPr>
          <w:p w14:paraId="5A38E4D1" w14:textId="77777777" w:rsidR="00F812DE" w:rsidRPr="00C83233" w:rsidRDefault="00F812DE" w:rsidP="00900074">
            <w:pPr>
              <w:spacing w:after="0"/>
              <w:jc w:val="left"/>
              <w:rPr>
                <w:color w:val="FFFFFF" w:themeColor="background1"/>
                <w:lang w:val="de-DE"/>
              </w:rPr>
            </w:pPr>
            <w:r w:rsidRPr="00C83233">
              <w:rPr>
                <w:color w:val="FFFFFF" w:themeColor="background1"/>
                <w:lang w:val="de-DE"/>
              </w:rPr>
              <w:t>Tournier, Florian</w:t>
            </w:r>
          </w:p>
        </w:tc>
      </w:tr>
      <w:tr w:rsidR="00C83233" w:rsidRPr="00C83233" w14:paraId="456B5404" w14:textId="77777777" w:rsidTr="00F812DE">
        <w:trPr>
          <w:tblCellSpacing w:w="15" w:type="dxa"/>
        </w:trPr>
        <w:tc>
          <w:tcPr>
            <w:tcW w:w="0" w:type="auto"/>
            <w:tcMar>
              <w:top w:w="15" w:type="dxa"/>
              <w:left w:w="15" w:type="dxa"/>
              <w:bottom w:w="15" w:type="dxa"/>
              <w:right w:w="15" w:type="dxa"/>
            </w:tcMar>
            <w:vAlign w:val="center"/>
            <w:hideMark/>
          </w:tcPr>
          <w:p w14:paraId="7B3AD803" w14:textId="77777777" w:rsidR="00F812DE" w:rsidRPr="00C83233" w:rsidRDefault="00F812DE" w:rsidP="00900074">
            <w:pPr>
              <w:spacing w:after="0"/>
              <w:jc w:val="left"/>
              <w:rPr>
                <w:color w:val="FFFFFF" w:themeColor="background1"/>
                <w:lang w:val="de-DE"/>
              </w:rPr>
            </w:pPr>
            <w:r w:rsidRPr="00C83233">
              <w:rPr>
                <w:b/>
                <w:bCs/>
                <w:color w:val="FFFFFF" w:themeColor="background1"/>
                <w:lang w:val="de-DE"/>
              </w:rPr>
              <w:t>Reviewers</w:t>
            </w:r>
          </w:p>
        </w:tc>
        <w:tc>
          <w:tcPr>
            <w:tcW w:w="0" w:type="auto"/>
            <w:tcMar>
              <w:top w:w="15" w:type="dxa"/>
              <w:left w:w="15" w:type="dxa"/>
              <w:bottom w:w="15" w:type="dxa"/>
              <w:right w:w="15" w:type="dxa"/>
            </w:tcMar>
            <w:vAlign w:val="center"/>
            <w:hideMark/>
          </w:tcPr>
          <w:p w14:paraId="1B7DD544" w14:textId="5852DA34" w:rsidR="00F812DE" w:rsidRPr="00C83233" w:rsidRDefault="00A46850" w:rsidP="00900074">
            <w:pPr>
              <w:spacing w:after="0"/>
              <w:jc w:val="left"/>
              <w:rPr>
                <w:color w:val="FFFFFF" w:themeColor="background1"/>
                <w:lang w:val="de-DE"/>
              </w:rPr>
            </w:pPr>
            <w:r w:rsidRPr="00C83233">
              <w:rPr>
                <w:color w:val="FFFFFF" w:themeColor="background1"/>
                <w:lang w:val="de-DE"/>
              </w:rPr>
              <w:t>Joshi, Rishabh</w:t>
            </w:r>
          </w:p>
        </w:tc>
      </w:tr>
      <w:tr w:rsidR="00C83233" w:rsidRPr="00C83233" w14:paraId="39418DA6" w14:textId="77777777" w:rsidTr="00F812DE">
        <w:trPr>
          <w:tblCellSpacing w:w="15" w:type="dxa"/>
        </w:trPr>
        <w:tc>
          <w:tcPr>
            <w:tcW w:w="0" w:type="auto"/>
            <w:tcMar>
              <w:top w:w="15" w:type="dxa"/>
              <w:left w:w="15" w:type="dxa"/>
              <w:bottom w:w="15" w:type="dxa"/>
              <w:right w:w="15" w:type="dxa"/>
            </w:tcMar>
            <w:vAlign w:val="center"/>
            <w:hideMark/>
          </w:tcPr>
          <w:p w14:paraId="4182EDC7" w14:textId="77777777" w:rsidR="00F812DE" w:rsidRPr="00C83233" w:rsidRDefault="00F812DE" w:rsidP="00900074">
            <w:pPr>
              <w:spacing w:after="0"/>
              <w:jc w:val="left"/>
              <w:rPr>
                <w:color w:val="FFFFFF" w:themeColor="background1"/>
                <w:lang w:val="de-DE"/>
              </w:rPr>
            </w:pPr>
            <w:r w:rsidRPr="00C83233">
              <w:rPr>
                <w:b/>
                <w:bCs/>
                <w:color w:val="FFFFFF" w:themeColor="background1"/>
                <w:lang w:val="de-DE"/>
              </w:rPr>
              <w:t>Status</w:t>
            </w:r>
          </w:p>
        </w:tc>
        <w:tc>
          <w:tcPr>
            <w:tcW w:w="0" w:type="auto"/>
            <w:tcMar>
              <w:top w:w="15" w:type="dxa"/>
              <w:left w:w="15" w:type="dxa"/>
              <w:bottom w:w="15" w:type="dxa"/>
              <w:right w:w="15" w:type="dxa"/>
            </w:tcMar>
            <w:vAlign w:val="center"/>
            <w:hideMark/>
          </w:tcPr>
          <w:p w14:paraId="56E8BA57" w14:textId="0737CFD3" w:rsidR="00F812DE" w:rsidRPr="00C83233" w:rsidRDefault="00A46850" w:rsidP="00900074">
            <w:pPr>
              <w:spacing w:after="0"/>
              <w:jc w:val="left"/>
              <w:rPr>
                <w:color w:val="FFFFFF" w:themeColor="background1"/>
                <w:lang w:val="de-DE"/>
              </w:rPr>
            </w:pPr>
            <w:r w:rsidRPr="00C83233">
              <w:rPr>
                <w:color w:val="FFFFFF" w:themeColor="background1"/>
                <w:lang w:val="de-DE"/>
              </w:rPr>
              <w:t>Published</w:t>
            </w:r>
            <w:r w:rsidR="00F812DE" w:rsidRPr="00C83233">
              <w:rPr>
                <w:color w:val="FFFFFF" w:themeColor="background1"/>
                <w:lang w:val="de-DE"/>
              </w:rPr>
              <w:t xml:space="preserve"> / </w:t>
            </w:r>
            <w:r w:rsidRPr="00C83233">
              <w:rPr>
                <w:color w:val="FFFFFF" w:themeColor="background1"/>
                <w:lang w:val="de-DE"/>
              </w:rPr>
              <w:t>Complete</w:t>
            </w:r>
          </w:p>
        </w:tc>
      </w:tr>
      <w:tr w:rsidR="00C83233" w:rsidRPr="00C83233" w14:paraId="6674C851" w14:textId="77777777" w:rsidTr="00F812DE">
        <w:trPr>
          <w:tblCellSpacing w:w="15" w:type="dxa"/>
        </w:trPr>
        <w:tc>
          <w:tcPr>
            <w:tcW w:w="0" w:type="auto"/>
            <w:tcMar>
              <w:top w:w="15" w:type="dxa"/>
              <w:left w:w="15" w:type="dxa"/>
              <w:bottom w:w="15" w:type="dxa"/>
              <w:right w:w="15" w:type="dxa"/>
            </w:tcMar>
            <w:vAlign w:val="center"/>
            <w:hideMark/>
          </w:tcPr>
          <w:p w14:paraId="22E3DE51" w14:textId="77777777" w:rsidR="00F812DE" w:rsidRPr="00C83233" w:rsidRDefault="00F812DE" w:rsidP="00900074">
            <w:pPr>
              <w:spacing w:after="0"/>
              <w:jc w:val="left"/>
              <w:rPr>
                <w:color w:val="FFFFFF" w:themeColor="background1"/>
                <w:lang w:val="de-DE"/>
              </w:rPr>
            </w:pPr>
            <w:r w:rsidRPr="00C83233">
              <w:rPr>
                <w:b/>
                <w:bCs/>
                <w:color w:val="FFFFFF" w:themeColor="background1"/>
                <w:lang w:val="de-DE"/>
              </w:rPr>
              <w:t>Confidentiality</w:t>
            </w:r>
          </w:p>
        </w:tc>
        <w:tc>
          <w:tcPr>
            <w:tcW w:w="0" w:type="auto"/>
            <w:tcMar>
              <w:top w:w="15" w:type="dxa"/>
              <w:left w:w="15" w:type="dxa"/>
              <w:bottom w:w="15" w:type="dxa"/>
              <w:right w:w="15" w:type="dxa"/>
            </w:tcMar>
            <w:vAlign w:val="center"/>
            <w:hideMark/>
          </w:tcPr>
          <w:p w14:paraId="1AD48812" w14:textId="77777777" w:rsidR="00F812DE" w:rsidRPr="00C83233" w:rsidRDefault="00F812DE" w:rsidP="00900074">
            <w:pPr>
              <w:spacing w:after="0"/>
              <w:jc w:val="left"/>
              <w:rPr>
                <w:color w:val="FFFFFF" w:themeColor="background1"/>
                <w:lang w:val="de-DE"/>
              </w:rPr>
            </w:pPr>
            <w:r w:rsidRPr="00C83233">
              <w:rPr>
                <w:color w:val="FFFFFF" w:themeColor="background1"/>
                <w:lang w:val="de-DE"/>
              </w:rPr>
              <w:t>Internal / Confidential</w:t>
            </w:r>
          </w:p>
        </w:tc>
      </w:tr>
      <w:tr w:rsidR="00C83233" w:rsidRPr="00C83233" w14:paraId="1A0C9245" w14:textId="77777777" w:rsidTr="00F812DE">
        <w:trPr>
          <w:tblCellSpacing w:w="15" w:type="dxa"/>
        </w:trPr>
        <w:tc>
          <w:tcPr>
            <w:tcW w:w="0" w:type="auto"/>
            <w:tcMar>
              <w:top w:w="15" w:type="dxa"/>
              <w:left w:w="15" w:type="dxa"/>
              <w:bottom w:w="15" w:type="dxa"/>
              <w:right w:w="15" w:type="dxa"/>
            </w:tcMar>
            <w:vAlign w:val="center"/>
            <w:hideMark/>
          </w:tcPr>
          <w:p w14:paraId="2935CAF5" w14:textId="77777777" w:rsidR="00F812DE" w:rsidRPr="00C83233" w:rsidRDefault="00F812DE" w:rsidP="00900074">
            <w:pPr>
              <w:spacing w:after="0"/>
              <w:jc w:val="left"/>
              <w:rPr>
                <w:color w:val="FFFFFF" w:themeColor="background1"/>
                <w:lang w:val="de-DE"/>
              </w:rPr>
            </w:pPr>
            <w:r w:rsidRPr="00C83233">
              <w:rPr>
                <w:b/>
                <w:bCs/>
                <w:color w:val="FFFFFF" w:themeColor="background1"/>
                <w:lang w:val="de-DE"/>
              </w:rPr>
              <w:t>Source of Truth</w:t>
            </w:r>
          </w:p>
        </w:tc>
        <w:tc>
          <w:tcPr>
            <w:tcW w:w="0" w:type="auto"/>
            <w:tcMar>
              <w:top w:w="15" w:type="dxa"/>
              <w:left w:w="15" w:type="dxa"/>
              <w:bottom w:w="15" w:type="dxa"/>
              <w:right w:w="15" w:type="dxa"/>
            </w:tcMar>
            <w:vAlign w:val="center"/>
            <w:hideMark/>
          </w:tcPr>
          <w:p w14:paraId="0FB7D254" w14:textId="77777777" w:rsidR="00F812DE" w:rsidRPr="00C83233" w:rsidRDefault="00F812DE" w:rsidP="00900074">
            <w:pPr>
              <w:spacing w:after="0"/>
              <w:jc w:val="left"/>
              <w:rPr>
                <w:color w:val="FFFFFF" w:themeColor="background1"/>
                <w:lang w:val="de-DE"/>
              </w:rPr>
            </w:pPr>
            <w:hyperlink r:id="rId12" w:history="1">
              <w:r w:rsidRPr="00C83233">
                <w:rPr>
                  <w:rStyle w:val="Hyperlink"/>
                  <w:color w:val="FFFFFF" w:themeColor="background1"/>
                  <w:lang w:val="de-DE"/>
                </w:rPr>
                <w:t>Summary - Overview</w:t>
              </w:r>
            </w:hyperlink>
          </w:p>
        </w:tc>
      </w:tr>
      <w:tr w:rsidR="00C83233" w:rsidRPr="00C83233" w14:paraId="42895B0C" w14:textId="77777777" w:rsidTr="00F812DE">
        <w:trPr>
          <w:tblCellSpacing w:w="15" w:type="dxa"/>
        </w:trPr>
        <w:tc>
          <w:tcPr>
            <w:tcW w:w="0" w:type="auto"/>
            <w:tcMar>
              <w:top w:w="15" w:type="dxa"/>
              <w:left w:w="15" w:type="dxa"/>
              <w:bottom w:w="15" w:type="dxa"/>
              <w:right w:w="15" w:type="dxa"/>
            </w:tcMar>
            <w:vAlign w:val="center"/>
            <w:hideMark/>
          </w:tcPr>
          <w:p w14:paraId="6F542BEB" w14:textId="77777777" w:rsidR="00F812DE" w:rsidRPr="00C83233" w:rsidRDefault="00F812DE" w:rsidP="00900074">
            <w:pPr>
              <w:spacing w:after="0"/>
              <w:jc w:val="left"/>
              <w:rPr>
                <w:color w:val="FFFFFF" w:themeColor="background1"/>
                <w:lang w:val="de-DE"/>
              </w:rPr>
            </w:pPr>
            <w:r w:rsidRPr="00C83233">
              <w:rPr>
                <w:b/>
                <w:bCs/>
                <w:color w:val="FFFFFF" w:themeColor="background1"/>
                <w:lang w:val="de-DE"/>
              </w:rPr>
              <w:t>Related Assets / Alternatives</w:t>
            </w:r>
          </w:p>
        </w:tc>
        <w:tc>
          <w:tcPr>
            <w:tcW w:w="0" w:type="auto"/>
            <w:tcMar>
              <w:top w:w="15" w:type="dxa"/>
              <w:left w:w="15" w:type="dxa"/>
              <w:bottom w:w="15" w:type="dxa"/>
              <w:right w:w="15" w:type="dxa"/>
            </w:tcMar>
            <w:vAlign w:val="center"/>
            <w:hideMark/>
          </w:tcPr>
          <w:p w14:paraId="0B25C1D2" w14:textId="39C74368" w:rsidR="00F812DE" w:rsidRPr="00C83233" w:rsidRDefault="00A46850" w:rsidP="00900074">
            <w:pPr>
              <w:spacing w:after="0"/>
              <w:jc w:val="left"/>
              <w:rPr>
                <w:color w:val="FFFFFF" w:themeColor="background1"/>
                <w:lang w:val="de-DE"/>
              </w:rPr>
            </w:pPr>
            <w:r w:rsidRPr="00C83233">
              <w:rPr>
                <w:color w:val="FFFFFF" w:themeColor="background1"/>
                <w:lang w:val="de-DE"/>
              </w:rPr>
              <w:t>AOT Extractors Architecture Blueprint, AOT Extractors Getting Started</w:t>
            </w:r>
          </w:p>
        </w:tc>
      </w:tr>
    </w:tbl>
    <w:p w14:paraId="2A76B952" w14:textId="6331F1F4" w:rsidR="00F812DE" w:rsidRPr="00F812DE" w:rsidRDefault="00C01750" w:rsidP="00F812DE">
      <w:pPr>
        <w:jc w:val="left"/>
      </w:pPr>
      <w:r>
        <w:rPr>
          <w:noProof/>
        </w:rPr>
        <w:drawing>
          <wp:anchor distT="0" distB="0" distL="114300" distR="114300" simplePos="0" relativeHeight="251658240" behindDoc="0" locked="0" layoutInCell="1" allowOverlap="1" wp14:anchorId="2FBD885D" wp14:editId="0E1BFAB4">
            <wp:simplePos x="0" y="0"/>
            <wp:positionH relativeFrom="margin">
              <wp:align>right</wp:align>
            </wp:positionH>
            <wp:positionV relativeFrom="margin">
              <wp:align>bottom</wp:align>
            </wp:positionV>
            <wp:extent cx="869616" cy="904240"/>
            <wp:effectExtent l="0" t="0" r="6985" b="0"/>
            <wp:wrapSquare wrapText="bothSides"/>
            <wp:docPr id="1678951249"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51249" name="Picture 7">
                      <a:extLst>
                        <a:ext uri="{C183D7F6-B498-43B3-948B-1728B52AA6E4}">
                          <adec:decorative xmlns:adec="http://schemas.microsoft.com/office/drawing/2017/decorative" val="1"/>
                        </a:ext>
                      </a:extLst>
                    </pic:cNvPr>
                    <pic:cNvPicPr/>
                  </pic:nvPicPr>
                  <pic:blipFill>
                    <a:blip r:embed="rId13" cstate="print">
                      <a:extLst>
                        <a:ext uri="{28A0092B-C50C-407E-A947-70E740481C1C}">
                          <a14:useLocalDpi xmlns:a14="http://schemas.microsoft.com/office/drawing/2010/main" val="0"/>
                        </a:ext>
                        <a:ext uri="{C183D7F6-B498-43B3-948B-1728B52AA6E4}">
                          <adec:decorative xmlns:adec="http://schemas.microsoft.com/office/drawing/2017/decorative"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ask="http://schemas.microsoft.com/office/drawing/2018/sketchyshapes" val="1"/>
                        </a:ext>
                      </a:extLst>
                    </a:blip>
                    <a:stretch>
                      <a:fillRect/>
                    </a:stretch>
                  </pic:blipFill>
                  <pic:spPr bwMode="auto">
                    <a:xfrm>
                      <a:off x="0" y="0"/>
                      <a:ext cx="869616" cy="904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5D5FB9" w14:textId="77777777" w:rsidR="00C01750" w:rsidRDefault="00C01750" w:rsidP="00AE1ED3">
      <w:pPr>
        <w:sectPr w:rsidR="00C01750" w:rsidSect="007C6B0C">
          <w:headerReference w:type="default" r:id="rId14"/>
          <w:footerReference w:type="default" r:id="rId15"/>
          <w:type w:val="continuous"/>
          <w:pgSz w:w="15840" w:h="20160" w:orient="landscape" w:code="5"/>
          <w:pgMar w:top="1440" w:right="1440" w:bottom="1440" w:left="1440" w:header="720" w:footer="720" w:gutter="0"/>
          <w:cols w:space="720"/>
          <w:docGrid w:linePitch="360"/>
        </w:sectPr>
      </w:pPr>
    </w:p>
    <w:p w14:paraId="6651252E" w14:textId="0AB52AA7" w:rsidR="008C1857" w:rsidRPr="007429B6" w:rsidRDefault="008C1857" w:rsidP="00AE1ED3"/>
    <w:bookmarkStart w:id="3" w:name="_Toc1458067740" w:displacedByCustomXml="next"/>
    <w:bookmarkStart w:id="4" w:name="_Toc1136307528" w:displacedByCustomXml="next"/>
    <w:bookmarkStart w:id="5" w:name="_Toc1967141792" w:displacedByCustomXml="next"/>
    <w:bookmarkStart w:id="6" w:name="_Toc272809985" w:displacedByCustomXml="next"/>
    <w:bookmarkStart w:id="7" w:name="_Toc761063652" w:displacedByCustomXml="next"/>
    <w:bookmarkStart w:id="8" w:name="_Toc1114046345" w:displacedByCustomXml="next"/>
    <w:bookmarkStart w:id="9" w:name="_Toc828924207" w:displacedByCustomXml="next"/>
    <w:bookmarkStart w:id="10" w:name="_Toc1080037964" w:displacedByCustomXml="next"/>
    <w:bookmarkStart w:id="11" w:name="_Toc1175967382" w:displacedByCustomXml="next"/>
    <w:bookmarkStart w:id="12" w:name="_Toc1353531078" w:displacedByCustomXml="next"/>
    <w:bookmarkStart w:id="13" w:name="_Toc569071320" w:displacedByCustomXml="next"/>
    <w:bookmarkStart w:id="14" w:name="_Toc1412660677" w:displacedByCustomXml="next"/>
    <w:bookmarkStart w:id="15" w:name="_Toc968332383" w:displacedByCustomXml="next"/>
    <w:bookmarkStart w:id="16" w:name="_Toc563025517" w:displacedByCustomXml="next"/>
    <w:bookmarkStart w:id="17" w:name="_Toc935842069" w:displacedByCustomXml="next"/>
    <w:bookmarkStart w:id="18" w:name="_Toc689980258" w:displacedByCustomXml="next"/>
    <w:bookmarkStart w:id="19" w:name="_Toc615306603" w:displacedByCustomXml="next"/>
    <w:bookmarkStart w:id="20" w:name="_Toc2106684101" w:displacedByCustomXml="next"/>
    <w:bookmarkStart w:id="21" w:name="_Toc1507525470" w:displacedByCustomXml="next"/>
    <w:bookmarkStart w:id="22" w:name="_Toc370905947" w:displacedByCustomXml="next"/>
    <w:bookmarkStart w:id="23" w:name="_Toc2057223088" w:displacedByCustomXml="next"/>
    <w:bookmarkStart w:id="24" w:name="_Toc655349996" w:displacedByCustomXml="next"/>
    <w:bookmarkStart w:id="25" w:name="_Toc2044875764" w:displacedByCustomXml="next"/>
    <w:bookmarkStart w:id="26" w:name="_Toc1522684787" w:displacedByCustomXml="next"/>
    <w:bookmarkStart w:id="27" w:name="_Toc921952554" w:displacedByCustomXml="next"/>
    <w:bookmarkStart w:id="28" w:name="_Toc591361529" w:displacedByCustomXml="next"/>
    <w:bookmarkStart w:id="29" w:name="_Toc1143159539" w:displacedByCustomXml="next"/>
    <w:bookmarkStart w:id="30" w:name="_Toc94253715" w:displacedByCustomXml="next"/>
    <w:bookmarkStart w:id="31" w:name="_Toc227748294" w:displacedByCustomXml="next"/>
    <w:bookmarkStart w:id="32" w:name="_Toc1040827476" w:displacedByCustomXml="next"/>
    <w:bookmarkStart w:id="33" w:name="_Toc208158907" w:displacedByCustomXml="next"/>
    <w:bookmarkStart w:id="34" w:name="_Toc2080421672" w:displacedByCustomXml="next"/>
    <w:bookmarkStart w:id="35" w:name="_Toc805485981" w:displacedByCustomXml="next"/>
    <w:bookmarkStart w:id="36" w:name="_Toc1674791714" w:displacedByCustomXml="next"/>
    <w:bookmarkStart w:id="37" w:name="_Toc1320534679" w:displacedByCustomXml="next"/>
    <w:bookmarkStart w:id="38" w:name="_Toc972473542" w:displacedByCustomXml="next"/>
    <w:bookmarkStart w:id="39" w:name="_Toc257129796" w:displacedByCustomXml="next"/>
    <w:bookmarkStart w:id="40" w:name="_Toc1576967377" w:displacedByCustomXml="next"/>
    <w:bookmarkStart w:id="41" w:name="_Toc197425841" w:displacedByCustomXml="next"/>
    <w:bookmarkStart w:id="42" w:name="_Toc1415872364" w:displacedByCustomXml="next"/>
    <w:bookmarkStart w:id="43" w:name="_Toc531341712" w:displacedByCustomXml="next"/>
    <w:bookmarkStart w:id="44" w:name="_Toc1324643189" w:displacedByCustomXml="next"/>
    <w:bookmarkStart w:id="45" w:name="_Toc1855779617" w:displacedByCustomXml="next"/>
    <w:bookmarkStart w:id="46" w:name="_Toc178619340" w:displacedByCustomXml="next"/>
    <w:bookmarkStart w:id="47" w:name="_Toc1218744195" w:displacedByCustomXml="next"/>
    <w:bookmarkStart w:id="48" w:name="_Toc1585941537" w:displacedByCustomXml="next"/>
    <w:bookmarkStart w:id="49" w:name="_Toc333768076" w:displacedByCustomXml="next"/>
    <w:bookmarkStart w:id="50" w:name="_Toc1482070760" w:displacedByCustomXml="next"/>
    <w:bookmarkStart w:id="51" w:name="_Toc1485931834" w:displacedByCustomXml="next"/>
    <w:bookmarkStart w:id="52" w:name="_Toc1454111" w:displacedByCustomXml="next"/>
    <w:bookmarkStart w:id="53" w:name="_Toc949700916" w:displacedByCustomXml="next"/>
    <w:bookmarkStart w:id="54" w:name="_Toc967286289" w:displacedByCustomXml="next"/>
    <w:bookmarkStart w:id="55" w:name="_Toc1806265279" w:displacedByCustomXml="next"/>
    <w:bookmarkStart w:id="56" w:name="_Toc403206470" w:displacedByCustomXml="next"/>
    <w:bookmarkStart w:id="57" w:name="_Toc128123166" w:displacedByCustomXml="next"/>
    <w:bookmarkStart w:id="58" w:name="_Toc2067452234" w:displacedByCustomXml="next"/>
    <w:bookmarkStart w:id="59" w:name="_Toc1968043531" w:displacedByCustomXml="next"/>
    <w:sdt>
      <w:sdtPr>
        <w:rPr>
          <w:rFonts w:eastAsiaTheme="minorHAnsi" w:cstheme="minorBidi"/>
          <w:b w:val="0"/>
          <w:bCs w:val="0"/>
          <w:kern w:val="2"/>
          <w:sz w:val="20"/>
          <w:szCs w:val="22"/>
          <w14:ligatures w14:val="standardContextual"/>
        </w:rPr>
        <w:id w:val="-404989685"/>
        <w:docPartObj>
          <w:docPartGallery w:val="Table of Contents"/>
          <w:docPartUnique/>
        </w:docPartObj>
      </w:sdtPr>
      <w:sdtEndPr>
        <w:rPr>
          <w:noProof/>
        </w:rPr>
      </w:sdtEndPr>
      <w:sdtContent>
        <w:p w14:paraId="52D6E4B7" w14:textId="766DF8CD" w:rsidR="00E85570" w:rsidRDefault="00E85570" w:rsidP="00F34B8D">
          <w:pPr>
            <w:pStyle w:val="TOCHeading"/>
          </w:pPr>
          <w:r>
            <w:t>Contents</w:t>
          </w:r>
        </w:p>
        <w:p w14:paraId="05E4B99D" w14:textId="780B5432" w:rsidR="00C01750" w:rsidRDefault="00E85570">
          <w:pPr>
            <w:pStyle w:val="TOC1"/>
            <w:tabs>
              <w:tab w:val="right" w:leader="dot" w:pos="12950"/>
            </w:tabs>
            <w:rPr>
              <w:rFonts w:asciiTheme="minorHAnsi" w:eastAsiaTheme="minorEastAsia" w:hAnsiTheme="minorHAnsi"/>
              <w:noProof/>
              <w:sz w:val="24"/>
              <w:szCs w:val="24"/>
            </w:rPr>
          </w:pPr>
          <w:r w:rsidRPr="00E85570">
            <w:rPr>
              <w:rFonts w:ascii="Arial" w:hAnsi="Arial"/>
              <w:b w:val="0"/>
            </w:rPr>
            <w:fldChar w:fldCharType="begin"/>
          </w:r>
          <w:r w:rsidRPr="00E85570">
            <w:instrText xml:space="preserve"> TOC \o "1-3" \h \z \u </w:instrText>
          </w:r>
          <w:r w:rsidRPr="00E85570">
            <w:rPr>
              <w:rFonts w:ascii="Arial" w:hAnsi="Arial"/>
              <w:b w:val="0"/>
            </w:rPr>
            <w:fldChar w:fldCharType="separate"/>
          </w:r>
          <w:hyperlink w:anchor="_Toc213924304" w:history="1">
            <w:r w:rsidR="00C01750" w:rsidRPr="00BC6CCD">
              <w:rPr>
                <w:rStyle w:val="Hyperlink"/>
                <w:rFonts w:eastAsia="Graphik"/>
                <w:noProof/>
              </w:rPr>
              <w:t>Introduction</w:t>
            </w:r>
            <w:r w:rsidR="00C01750">
              <w:rPr>
                <w:noProof/>
                <w:webHidden/>
              </w:rPr>
              <w:tab/>
            </w:r>
            <w:r w:rsidR="00C01750">
              <w:rPr>
                <w:noProof/>
                <w:webHidden/>
              </w:rPr>
              <w:fldChar w:fldCharType="begin"/>
            </w:r>
            <w:r w:rsidR="00C01750">
              <w:rPr>
                <w:noProof/>
                <w:webHidden/>
              </w:rPr>
              <w:instrText xml:space="preserve"> PAGEREF _Toc213924304 \h </w:instrText>
            </w:r>
            <w:r w:rsidR="00C01750">
              <w:rPr>
                <w:noProof/>
                <w:webHidden/>
              </w:rPr>
            </w:r>
            <w:r w:rsidR="00C01750">
              <w:rPr>
                <w:noProof/>
                <w:webHidden/>
              </w:rPr>
              <w:fldChar w:fldCharType="separate"/>
            </w:r>
            <w:r w:rsidR="00504D3C">
              <w:rPr>
                <w:noProof/>
                <w:webHidden/>
              </w:rPr>
              <w:t>3</w:t>
            </w:r>
            <w:r w:rsidR="00C01750">
              <w:rPr>
                <w:noProof/>
                <w:webHidden/>
              </w:rPr>
              <w:fldChar w:fldCharType="end"/>
            </w:r>
          </w:hyperlink>
        </w:p>
        <w:p w14:paraId="32B16BFE" w14:textId="6DE67280" w:rsidR="00C01750" w:rsidRDefault="00C01750">
          <w:pPr>
            <w:pStyle w:val="TOC2"/>
            <w:tabs>
              <w:tab w:val="right" w:leader="dot" w:pos="12950"/>
            </w:tabs>
            <w:rPr>
              <w:rFonts w:asciiTheme="minorHAnsi" w:eastAsiaTheme="minorEastAsia" w:hAnsiTheme="minorHAnsi"/>
              <w:noProof/>
              <w:sz w:val="24"/>
              <w:szCs w:val="24"/>
            </w:rPr>
          </w:pPr>
          <w:hyperlink w:anchor="_Toc213924305" w:history="1">
            <w:r w:rsidRPr="00BC6CCD">
              <w:rPr>
                <w:rStyle w:val="Hyperlink"/>
                <w:noProof/>
              </w:rPr>
              <w:t>Purpose</w:t>
            </w:r>
            <w:r>
              <w:rPr>
                <w:noProof/>
                <w:webHidden/>
              </w:rPr>
              <w:tab/>
            </w:r>
            <w:r>
              <w:rPr>
                <w:noProof/>
                <w:webHidden/>
              </w:rPr>
              <w:fldChar w:fldCharType="begin"/>
            </w:r>
            <w:r>
              <w:rPr>
                <w:noProof/>
                <w:webHidden/>
              </w:rPr>
              <w:instrText xml:space="preserve"> PAGEREF _Toc213924305 \h </w:instrText>
            </w:r>
            <w:r>
              <w:rPr>
                <w:noProof/>
                <w:webHidden/>
              </w:rPr>
            </w:r>
            <w:r>
              <w:rPr>
                <w:noProof/>
                <w:webHidden/>
              </w:rPr>
              <w:fldChar w:fldCharType="separate"/>
            </w:r>
            <w:r w:rsidR="00504D3C">
              <w:rPr>
                <w:noProof/>
                <w:webHidden/>
              </w:rPr>
              <w:t>3</w:t>
            </w:r>
            <w:r>
              <w:rPr>
                <w:noProof/>
                <w:webHidden/>
              </w:rPr>
              <w:fldChar w:fldCharType="end"/>
            </w:r>
          </w:hyperlink>
        </w:p>
        <w:p w14:paraId="5B88AC57" w14:textId="355BD36F" w:rsidR="00C01750" w:rsidRDefault="00C01750">
          <w:pPr>
            <w:pStyle w:val="TOC2"/>
            <w:tabs>
              <w:tab w:val="right" w:leader="dot" w:pos="12950"/>
            </w:tabs>
            <w:rPr>
              <w:rFonts w:asciiTheme="minorHAnsi" w:eastAsiaTheme="minorEastAsia" w:hAnsiTheme="minorHAnsi"/>
              <w:noProof/>
              <w:sz w:val="24"/>
              <w:szCs w:val="24"/>
            </w:rPr>
          </w:pPr>
          <w:hyperlink w:anchor="_Toc213924306" w:history="1">
            <w:r w:rsidRPr="00BC6CCD">
              <w:rPr>
                <w:rStyle w:val="Hyperlink"/>
                <w:rFonts w:eastAsia="Graphik"/>
                <w:noProof/>
                <w:lang w:val="en-GB"/>
              </w:rPr>
              <w:t>Target Audience</w:t>
            </w:r>
            <w:r>
              <w:rPr>
                <w:noProof/>
                <w:webHidden/>
              </w:rPr>
              <w:tab/>
            </w:r>
            <w:r>
              <w:rPr>
                <w:noProof/>
                <w:webHidden/>
              </w:rPr>
              <w:fldChar w:fldCharType="begin"/>
            </w:r>
            <w:r>
              <w:rPr>
                <w:noProof/>
                <w:webHidden/>
              </w:rPr>
              <w:instrText xml:space="preserve"> PAGEREF _Toc213924306 \h </w:instrText>
            </w:r>
            <w:r>
              <w:rPr>
                <w:noProof/>
                <w:webHidden/>
              </w:rPr>
            </w:r>
            <w:r>
              <w:rPr>
                <w:noProof/>
                <w:webHidden/>
              </w:rPr>
              <w:fldChar w:fldCharType="separate"/>
            </w:r>
            <w:r w:rsidR="00504D3C">
              <w:rPr>
                <w:noProof/>
                <w:webHidden/>
              </w:rPr>
              <w:t>3</w:t>
            </w:r>
            <w:r>
              <w:rPr>
                <w:noProof/>
                <w:webHidden/>
              </w:rPr>
              <w:fldChar w:fldCharType="end"/>
            </w:r>
          </w:hyperlink>
        </w:p>
        <w:p w14:paraId="254860DF" w14:textId="705EC775" w:rsidR="00C01750" w:rsidRDefault="00C01750">
          <w:pPr>
            <w:pStyle w:val="TOC2"/>
            <w:tabs>
              <w:tab w:val="right" w:leader="dot" w:pos="12950"/>
            </w:tabs>
            <w:rPr>
              <w:rFonts w:asciiTheme="minorHAnsi" w:eastAsiaTheme="minorEastAsia" w:hAnsiTheme="minorHAnsi"/>
              <w:noProof/>
              <w:sz w:val="24"/>
              <w:szCs w:val="24"/>
            </w:rPr>
          </w:pPr>
          <w:hyperlink w:anchor="_Toc213924307" w:history="1">
            <w:r w:rsidRPr="00BC6CCD">
              <w:rPr>
                <w:rStyle w:val="Hyperlink"/>
                <w:rFonts w:eastAsia="Graphik"/>
                <w:noProof/>
                <w:lang w:val="en-GB"/>
              </w:rPr>
              <w:t>Contacts</w:t>
            </w:r>
            <w:r>
              <w:rPr>
                <w:noProof/>
                <w:webHidden/>
              </w:rPr>
              <w:tab/>
            </w:r>
            <w:r>
              <w:rPr>
                <w:noProof/>
                <w:webHidden/>
              </w:rPr>
              <w:fldChar w:fldCharType="begin"/>
            </w:r>
            <w:r>
              <w:rPr>
                <w:noProof/>
                <w:webHidden/>
              </w:rPr>
              <w:instrText xml:space="preserve"> PAGEREF _Toc213924307 \h </w:instrText>
            </w:r>
            <w:r>
              <w:rPr>
                <w:noProof/>
                <w:webHidden/>
              </w:rPr>
            </w:r>
            <w:r>
              <w:rPr>
                <w:noProof/>
                <w:webHidden/>
              </w:rPr>
              <w:fldChar w:fldCharType="separate"/>
            </w:r>
            <w:r w:rsidR="00504D3C">
              <w:rPr>
                <w:noProof/>
                <w:webHidden/>
              </w:rPr>
              <w:t>3</w:t>
            </w:r>
            <w:r>
              <w:rPr>
                <w:noProof/>
                <w:webHidden/>
              </w:rPr>
              <w:fldChar w:fldCharType="end"/>
            </w:r>
          </w:hyperlink>
        </w:p>
        <w:p w14:paraId="64B907A0" w14:textId="25386CF4" w:rsidR="00C01750" w:rsidRDefault="00C01750">
          <w:pPr>
            <w:pStyle w:val="TOC2"/>
            <w:tabs>
              <w:tab w:val="right" w:leader="dot" w:pos="12950"/>
            </w:tabs>
            <w:rPr>
              <w:rFonts w:asciiTheme="minorHAnsi" w:eastAsiaTheme="minorEastAsia" w:hAnsiTheme="minorHAnsi"/>
              <w:noProof/>
              <w:sz w:val="24"/>
              <w:szCs w:val="24"/>
            </w:rPr>
          </w:pPr>
          <w:hyperlink w:anchor="_Toc213924308" w:history="1">
            <w:r w:rsidRPr="00BC6CCD">
              <w:rPr>
                <w:rStyle w:val="Hyperlink"/>
                <w:rFonts w:eastAsia="Graphik"/>
                <w:noProof/>
                <w:lang w:val="en-GB"/>
              </w:rPr>
              <w:t>Related Links</w:t>
            </w:r>
            <w:r>
              <w:rPr>
                <w:noProof/>
                <w:webHidden/>
              </w:rPr>
              <w:tab/>
            </w:r>
            <w:r>
              <w:rPr>
                <w:noProof/>
                <w:webHidden/>
              </w:rPr>
              <w:fldChar w:fldCharType="begin"/>
            </w:r>
            <w:r>
              <w:rPr>
                <w:noProof/>
                <w:webHidden/>
              </w:rPr>
              <w:instrText xml:space="preserve"> PAGEREF _Toc213924308 \h </w:instrText>
            </w:r>
            <w:r>
              <w:rPr>
                <w:noProof/>
                <w:webHidden/>
              </w:rPr>
            </w:r>
            <w:r>
              <w:rPr>
                <w:noProof/>
                <w:webHidden/>
              </w:rPr>
              <w:fldChar w:fldCharType="separate"/>
            </w:r>
            <w:r w:rsidR="00504D3C">
              <w:rPr>
                <w:noProof/>
                <w:webHidden/>
              </w:rPr>
              <w:t>3</w:t>
            </w:r>
            <w:r>
              <w:rPr>
                <w:noProof/>
                <w:webHidden/>
              </w:rPr>
              <w:fldChar w:fldCharType="end"/>
            </w:r>
          </w:hyperlink>
        </w:p>
        <w:p w14:paraId="2966834E" w14:textId="460897AB" w:rsidR="00C01750" w:rsidRDefault="00C01750">
          <w:pPr>
            <w:pStyle w:val="TOC2"/>
            <w:tabs>
              <w:tab w:val="right" w:leader="dot" w:pos="12950"/>
            </w:tabs>
            <w:rPr>
              <w:rFonts w:asciiTheme="minorHAnsi" w:eastAsiaTheme="minorEastAsia" w:hAnsiTheme="minorHAnsi"/>
              <w:noProof/>
              <w:sz w:val="24"/>
              <w:szCs w:val="24"/>
            </w:rPr>
          </w:pPr>
          <w:hyperlink w:anchor="_Toc213924309" w:history="1">
            <w:r w:rsidRPr="00BC6CCD">
              <w:rPr>
                <w:rStyle w:val="Hyperlink"/>
                <w:noProof/>
              </w:rPr>
              <w:t>Glossary</w:t>
            </w:r>
            <w:r>
              <w:rPr>
                <w:noProof/>
                <w:webHidden/>
              </w:rPr>
              <w:tab/>
            </w:r>
            <w:r>
              <w:rPr>
                <w:noProof/>
                <w:webHidden/>
              </w:rPr>
              <w:fldChar w:fldCharType="begin"/>
            </w:r>
            <w:r>
              <w:rPr>
                <w:noProof/>
                <w:webHidden/>
              </w:rPr>
              <w:instrText xml:space="preserve"> PAGEREF _Toc213924309 \h </w:instrText>
            </w:r>
            <w:r>
              <w:rPr>
                <w:noProof/>
                <w:webHidden/>
              </w:rPr>
            </w:r>
            <w:r>
              <w:rPr>
                <w:noProof/>
                <w:webHidden/>
              </w:rPr>
              <w:fldChar w:fldCharType="separate"/>
            </w:r>
            <w:r w:rsidR="00504D3C">
              <w:rPr>
                <w:noProof/>
                <w:webHidden/>
              </w:rPr>
              <w:t>3</w:t>
            </w:r>
            <w:r>
              <w:rPr>
                <w:noProof/>
                <w:webHidden/>
              </w:rPr>
              <w:fldChar w:fldCharType="end"/>
            </w:r>
          </w:hyperlink>
        </w:p>
        <w:p w14:paraId="5CC81CAE" w14:textId="29C310DE" w:rsidR="00C01750" w:rsidRDefault="00C01750">
          <w:pPr>
            <w:pStyle w:val="TOC1"/>
            <w:tabs>
              <w:tab w:val="right" w:leader="dot" w:pos="12950"/>
            </w:tabs>
            <w:rPr>
              <w:rFonts w:asciiTheme="minorHAnsi" w:eastAsiaTheme="minorEastAsia" w:hAnsiTheme="minorHAnsi"/>
              <w:noProof/>
              <w:sz w:val="24"/>
              <w:szCs w:val="24"/>
            </w:rPr>
          </w:pPr>
          <w:hyperlink w:anchor="_Toc213924310" w:history="1">
            <w:r w:rsidRPr="00BC6CCD">
              <w:rPr>
                <w:rStyle w:val="Hyperlink"/>
                <w:rFonts w:eastAsia="Graphik"/>
                <w:noProof/>
              </w:rPr>
              <w:t>Features</w:t>
            </w:r>
            <w:r>
              <w:rPr>
                <w:noProof/>
                <w:webHidden/>
              </w:rPr>
              <w:tab/>
            </w:r>
            <w:r>
              <w:rPr>
                <w:noProof/>
                <w:webHidden/>
              </w:rPr>
              <w:fldChar w:fldCharType="begin"/>
            </w:r>
            <w:r>
              <w:rPr>
                <w:noProof/>
                <w:webHidden/>
              </w:rPr>
              <w:instrText xml:space="preserve"> PAGEREF _Toc213924310 \h </w:instrText>
            </w:r>
            <w:r>
              <w:rPr>
                <w:noProof/>
                <w:webHidden/>
              </w:rPr>
            </w:r>
            <w:r>
              <w:rPr>
                <w:noProof/>
                <w:webHidden/>
              </w:rPr>
              <w:fldChar w:fldCharType="separate"/>
            </w:r>
            <w:r w:rsidR="00504D3C">
              <w:rPr>
                <w:noProof/>
                <w:webHidden/>
              </w:rPr>
              <w:t>4</w:t>
            </w:r>
            <w:r>
              <w:rPr>
                <w:noProof/>
                <w:webHidden/>
              </w:rPr>
              <w:fldChar w:fldCharType="end"/>
            </w:r>
          </w:hyperlink>
        </w:p>
        <w:p w14:paraId="040114C8" w14:textId="107CE0E3" w:rsidR="00C01750" w:rsidRDefault="00C01750">
          <w:pPr>
            <w:pStyle w:val="TOC1"/>
            <w:tabs>
              <w:tab w:val="right" w:leader="dot" w:pos="12950"/>
            </w:tabs>
            <w:rPr>
              <w:rFonts w:asciiTheme="minorHAnsi" w:eastAsiaTheme="minorEastAsia" w:hAnsiTheme="minorHAnsi"/>
              <w:noProof/>
              <w:sz w:val="24"/>
              <w:szCs w:val="24"/>
            </w:rPr>
          </w:pPr>
          <w:hyperlink w:anchor="_Toc213924311" w:history="1">
            <w:r w:rsidRPr="00BC6CCD">
              <w:rPr>
                <w:rStyle w:val="Hyperlink"/>
                <w:rFonts w:eastAsia="Graphik"/>
                <w:noProof/>
              </w:rPr>
              <w:t>Cloud Deployment</w:t>
            </w:r>
            <w:r>
              <w:rPr>
                <w:noProof/>
                <w:webHidden/>
              </w:rPr>
              <w:tab/>
            </w:r>
            <w:r>
              <w:rPr>
                <w:noProof/>
                <w:webHidden/>
              </w:rPr>
              <w:fldChar w:fldCharType="begin"/>
            </w:r>
            <w:r>
              <w:rPr>
                <w:noProof/>
                <w:webHidden/>
              </w:rPr>
              <w:instrText xml:space="preserve"> PAGEREF _Toc213924311 \h </w:instrText>
            </w:r>
            <w:r>
              <w:rPr>
                <w:noProof/>
                <w:webHidden/>
              </w:rPr>
            </w:r>
            <w:r>
              <w:rPr>
                <w:noProof/>
                <w:webHidden/>
              </w:rPr>
              <w:fldChar w:fldCharType="separate"/>
            </w:r>
            <w:r w:rsidR="00504D3C">
              <w:rPr>
                <w:noProof/>
                <w:webHidden/>
              </w:rPr>
              <w:t>5</w:t>
            </w:r>
            <w:r>
              <w:rPr>
                <w:noProof/>
                <w:webHidden/>
              </w:rPr>
              <w:fldChar w:fldCharType="end"/>
            </w:r>
          </w:hyperlink>
        </w:p>
        <w:p w14:paraId="388700C4" w14:textId="2EADDF7D" w:rsidR="00C01750" w:rsidRDefault="00C01750">
          <w:pPr>
            <w:pStyle w:val="TOC2"/>
            <w:tabs>
              <w:tab w:val="right" w:leader="dot" w:pos="12950"/>
            </w:tabs>
            <w:rPr>
              <w:rFonts w:asciiTheme="minorHAnsi" w:eastAsiaTheme="minorEastAsia" w:hAnsiTheme="minorHAnsi"/>
              <w:noProof/>
              <w:sz w:val="24"/>
              <w:szCs w:val="24"/>
            </w:rPr>
          </w:pPr>
          <w:hyperlink w:anchor="_Toc213924312" w:history="1">
            <w:r w:rsidRPr="00BC6CCD">
              <w:rPr>
                <w:rStyle w:val="Hyperlink"/>
                <w:rFonts w:eastAsia="Graphik"/>
                <w:noProof/>
                <w:lang w:val="en-GB"/>
              </w:rPr>
              <w:t>Prerequisites</w:t>
            </w:r>
            <w:r>
              <w:rPr>
                <w:noProof/>
                <w:webHidden/>
              </w:rPr>
              <w:tab/>
            </w:r>
            <w:r>
              <w:rPr>
                <w:noProof/>
                <w:webHidden/>
              </w:rPr>
              <w:fldChar w:fldCharType="begin"/>
            </w:r>
            <w:r>
              <w:rPr>
                <w:noProof/>
                <w:webHidden/>
              </w:rPr>
              <w:instrText xml:space="preserve"> PAGEREF _Toc213924312 \h </w:instrText>
            </w:r>
            <w:r>
              <w:rPr>
                <w:noProof/>
                <w:webHidden/>
              </w:rPr>
            </w:r>
            <w:r>
              <w:rPr>
                <w:noProof/>
                <w:webHidden/>
              </w:rPr>
              <w:fldChar w:fldCharType="separate"/>
            </w:r>
            <w:r w:rsidR="00504D3C">
              <w:rPr>
                <w:noProof/>
                <w:webHidden/>
              </w:rPr>
              <w:t>5</w:t>
            </w:r>
            <w:r>
              <w:rPr>
                <w:noProof/>
                <w:webHidden/>
              </w:rPr>
              <w:fldChar w:fldCharType="end"/>
            </w:r>
          </w:hyperlink>
        </w:p>
        <w:p w14:paraId="2E353D51" w14:textId="0B3EFC24" w:rsidR="00C01750" w:rsidRDefault="00C01750">
          <w:pPr>
            <w:pStyle w:val="TOC2"/>
            <w:tabs>
              <w:tab w:val="right" w:leader="dot" w:pos="12950"/>
            </w:tabs>
            <w:rPr>
              <w:rFonts w:asciiTheme="minorHAnsi" w:eastAsiaTheme="minorEastAsia" w:hAnsiTheme="minorHAnsi"/>
              <w:noProof/>
              <w:sz w:val="24"/>
              <w:szCs w:val="24"/>
            </w:rPr>
          </w:pPr>
          <w:hyperlink w:anchor="_Toc213924313" w:history="1">
            <w:r w:rsidRPr="00BC6CCD">
              <w:rPr>
                <w:rStyle w:val="Hyperlink"/>
                <w:noProof/>
              </w:rPr>
              <w:t>Configure the Environment</w:t>
            </w:r>
            <w:r>
              <w:rPr>
                <w:noProof/>
                <w:webHidden/>
              </w:rPr>
              <w:tab/>
            </w:r>
            <w:r>
              <w:rPr>
                <w:noProof/>
                <w:webHidden/>
              </w:rPr>
              <w:fldChar w:fldCharType="begin"/>
            </w:r>
            <w:r>
              <w:rPr>
                <w:noProof/>
                <w:webHidden/>
              </w:rPr>
              <w:instrText xml:space="preserve"> PAGEREF _Toc213924313 \h </w:instrText>
            </w:r>
            <w:r>
              <w:rPr>
                <w:noProof/>
                <w:webHidden/>
              </w:rPr>
            </w:r>
            <w:r>
              <w:rPr>
                <w:noProof/>
                <w:webHidden/>
              </w:rPr>
              <w:fldChar w:fldCharType="separate"/>
            </w:r>
            <w:r w:rsidR="00504D3C">
              <w:rPr>
                <w:noProof/>
                <w:webHidden/>
              </w:rPr>
              <w:t>5</w:t>
            </w:r>
            <w:r>
              <w:rPr>
                <w:noProof/>
                <w:webHidden/>
              </w:rPr>
              <w:fldChar w:fldCharType="end"/>
            </w:r>
          </w:hyperlink>
        </w:p>
        <w:p w14:paraId="4B7E054C" w14:textId="78D8CC59" w:rsidR="00C01750" w:rsidRDefault="00C01750">
          <w:pPr>
            <w:pStyle w:val="TOC2"/>
            <w:tabs>
              <w:tab w:val="right" w:leader="dot" w:pos="12950"/>
            </w:tabs>
            <w:rPr>
              <w:rFonts w:asciiTheme="minorHAnsi" w:eastAsiaTheme="minorEastAsia" w:hAnsiTheme="minorHAnsi"/>
              <w:noProof/>
              <w:sz w:val="24"/>
              <w:szCs w:val="24"/>
            </w:rPr>
          </w:pPr>
          <w:hyperlink w:anchor="_Toc213924314" w:history="1">
            <w:r w:rsidRPr="00BC6CCD">
              <w:rPr>
                <w:rStyle w:val="Hyperlink"/>
                <w:noProof/>
              </w:rPr>
              <w:t>Create a Build Pipeline</w:t>
            </w:r>
            <w:r>
              <w:rPr>
                <w:noProof/>
                <w:webHidden/>
              </w:rPr>
              <w:tab/>
            </w:r>
            <w:r>
              <w:rPr>
                <w:noProof/>
                <w:webHidden/>
              </w:rPr>
              <w:fldChar w:fldCharType="begin"/>
            </w:r>
            <w:r>
              <w:rPr>
                <w:noProof/>
                <w:webHidden/>
              </w:rPr>
              <w:instrText xml:space="preserve"> PAGEREF _Toc213924314 \h </w:instrText>
            </w:r>
            <w:r>
              <w:rPr>
                <w:noProof/>
                <w:webHidden/>
              </w:rPr>
            </w:r>
            <w:r>
              <w:rPr>
                <w:noProof/>
                <w:webHidden/>
              </w:rPr>
              <w:fldChar w:fldCharType="separate"/>
            </w:r>
            <w:r w:rsidR="00504D3C">
              <w:rPr>
                <w:noProof/>
                <w:webHidden/>
              </w:rPr>
              <w:t>9</w:t>
            </w:r>
            <w:r>
              <w:rPr>
                <w:noProof/>
                <w:webHidden/>
              </w:rPr>
              <w:fldChar w:fldCharType="end"/>
            </w:r>
          </w:hyperlink>
        </w:p>
        <w:p w14:paraId="3C9E0947" w14:textId="02A693CC" w:rsidR="00C01750" w:rsidRDefault="00C01750">
          <w:pPr>
            <w:pStyle w:val="TOC2"/>
            <w:tabs>
              <w:tab w:val="right" w:leader="dot" w:pos="12950"/>
            </w:tabs>
            <w:rPr>
              <w:rFonts w:asciiTheme="minorHAnsi" w:eastAsiaTheme="minorEastAsia" w:hAnsiTheme="minorHAnsi"/>
              <w:noProof/>
              <w:sz w:val="24"/>
              <w:szCs w:val="24"/>
            </w:rPr>
          </w:pPr>
          <w:hyperlink w:anchor="_Toc213924315" w:history="1">
            <w:r w:rsidRPr="00BC6CCD">
              <w:rPr>
                <w:rStyle w:val="Hyperlink"/>
                <w:noProof/>
              </w:rPr>
              <w:t>Create a Release Pipeline</w:t>
            </w:r>
            <w:r>
              <w:rPr>
                <w:noProof/>
                <w:webHidden/>
              </w:rPr>
              <w:tab/>
            </w:r>
            <w:r>
              <w:rPr>
                <w:noProof/>
                <w:webHidden/>
              </w:rPr>
              <w:fldChar w:fldCharType="begin"/>
            </w:r>
            <w:r>
              <w:rPr>
                <w:noProof/>
                <w:webHidden/>
              </w:rPr>
              <w:instrText xml:space="preserve"> PAGEREF _Toc213924315 \h </w:instrText>
            </w:r>
            <w:r>
              <w:rPr>
                <w:noProof/>
                <w:webHidden/>
              </w:rPr>
            </w:r>
            <w:r>
              <w:rPr>
                <w:noProof/>
                <w:webHidden/>
              </w:rPr>
              <w:fldChar w:fldCharType="separate"/>
            </w:r>
            <w:r w:rsidR="00504D3C">
              <w:rPr>
                <w:noProof/>
                <w:webHidden/>
              </w:rPr>
              <w:t>11</w:t>
            </w:r>
            <w:r>
              <w:rPr>
                <w:noProof/>
                <w:webHidden/>
              </w:rPr>
              <w:fldChar w:fldCharType="end"/>
            </w:r>
          </w:hyperlink>
        </w:p>
        <w:p w14:paraId="15D6CC60" w14:textId="225B68D1" w:rsidR="00C01750" w:rsidRDefault="00C01750">
          <w:pPr>
            <w:pStyle w:val="TOC1"/>
            <w:tabs>
              <w:tab w:val="right" w:leader="dot" w:pos="12950"/>
            </w:tabs>
            <w:rPr>
              <w:rFonts w:asciiTheme="minorHAnsi" w:eastAsiaTheme="minorEastAsia" w:hAnsiTheme="minorHAnsi"/>
              <w:noProof/>
              <w:sz w:val="24"/>
              <w:szCs w:val="24"/>
            </w:rPr>
          </w:pPr>
          <w:hyperlink w:anchor="_Toc213924316" w:history="1">
            <w:r w:rsidRPr="00BC6CCD">
              <w:rPr>
                <w:rStyle w:val="Hyperlink"/>
                <w:noProof/>
              </w:rPr>
              <w:t>On-Prem Deployment</w:t>
            </w:r>
            <w:r>
              <w:rPr>
                <w:noProof/>
                <w:webHidden/>
              </w:rPr>
              <w:tab/>
            </w:r>
            <w:r>
              <w:rPr>
                <w:noProof/>
                <w:webHidden/>
              </w:rPr>
              <w:fldChar w:fldCharType="begin"/>
            </w:r>
            <w:r>
              <w:rPr>
                <w:noProof/>
                <w:webHidden/>
              </w:rPr>
              <w:instrText xml:space="preserve"> PAGEREF _Toc213924316 \h </w:instrText>
            </w:r>
            <w:r>
              <w:rPr>
                <w:noProof/>
                <w:webHidden/>
              </w:rPr>
            </w:r>
            <w:r>
              <w:rPr>
                <w:noProof/>
                <w:webHidden/>
              </w:rPr>
              <w:fldChar w:fldCharType="separate"/>
            </w:r>
            <w:r w:rsidR="00504D3C">
              <w:rPr>
                <w:noProof/>
                <w:webHidden/>
              </w:rPr>
              <w:t>15</w:t>
            </w:r>
            <w:r>
              <w:rPr>
                <w:noProof/>
                <w:webHidden/>
              </w:rPr>
              <w:fldChar w:fldCharType="end"/>
            </w:r>
          </w:hyperlink>
        </w:p>
        <w:p w14:paraId="6C6B41B5" w14:textId="111CB1D1" w:rsidR="00C01750" w:rsidRDefault="00C01750">
          <w:pPr>
            <w:pStyle w:val="TOC2"/>
            <w:tabs>
              <w:tab w:val="right" w:leader="dot" w:pos="12950"/>
            </w:tabs>
            <w:rPr>
              <w:rFonts w:asciiTheme="minorHAnsi" w:eastAsiaTheme="minorEastAsia" w:hAnsiTheme="minorHAnsi"/>
              <w:noProof/>
              <w:sz w:val="24"/>
              <w:szCs w:val="24"/>
            </w:rPr>
          </w:pPr>
          <w:hyperlink w:anchor="_Toc213924317" w:history="1">
            <w:r w:rsidRPr="00BC6CCD">
              <w:rPr>
                <w:rStyle w:val="Hyperlink"/>
                <w:rFonts w:eastAsia="Graphik"/>
                <w:noProof/>
                <w:lang w:val="en-GB"/>
              </w:rPr>
              <w:t>Prerequisites</w:t>
            </w:r>
            <w:r>
              <w:rPr>
                <w:noProof/>
                <w:webHidden/>
              </w:rPr>
              <w:tab/>
            </w:r>
            <w:r>
              <w:rPr>
                <w:noProof/>
                <w:webHidden/>
              </w:rPr>
              <w:fldChar w:fldCharType="begin"/>
            </w:r>
            <w:r>
              <w:rPr>
                <w:noProof/>
                <w:webHidden/>
              </w:rPr>
              <w:instrText xml:space="preserve"> PAGEREF _Toc213924317 \h </w:instrText>
            </w:r>
            <w:r>
              <w:rPr>
                <w:noProof/>
                <w:webHidden/>
              </w:rPr>
            </w:r>
            <w:r>
              <w:rPr>
                <w:noProof/>
                <w:webHidden/>
              </w:rPr>
              <w:fldChar w:fldCharType="separate"/>
            </w:r>
            <w:r w:rsidR="00504D3C">
              <w:rPr>
                <w:noProof/>
                <w:webHidden/>
              </w:rPr>
              <w:t>15</w:t>
            </w:r>
            <w:r>
              <w:rPr>
                <w:noProof/>
                <w:webHidden/>
              </w:rPr>
              <w:fldChar w:fldCharType="end"/>
            </w:r>
          </w:hyperlink>
        </w:p>
        <w:p w14:paraId="69C4BDDA" w14:textId="30B2C397" w:rsidR="00C01750" w:rsidRDefault="00C01750">
          <w:pPr>
            <w:pStyle w:val="TOC2"/>
            <w:tabs>
              <w:tab w:val="right" w:leader="dot" w:pos="12950"/>
            </w:tabs>
            <w:rPr>
              <w:rFonts w:asciiTheme="minorHAnsi" w:eastAsiaTheme="minorEastAsia" w:hAnsiTheme="minorHAnsi"/>
              <w:noProof/>
              <w:sz w:val="24"/>
              <w:szCs w:val="24"/>
            </w:rPr>
          </w:pPr>
          <w:hyperlink w:anchor="_Toc213924318" w:history="1">
            <w:r w:rsidRPr="00BC6CCD">
              <w:rPr>
                <w:rStyle w:val="Hyperlink"/>
                <w:noProof/>
                <w:lang w:val="en-GB"/>
              </w:rPr>
              <w:t>Install the Extractor</w:t>
            </w:r>
            <w:r>
              <w:rPr>
                <w:noProof/>
                <w:webHidden/>
              </w:rPr>
              <w:tab/>
            </w:r>
            <w:r>
              <w:rPr>
                <w:noProof/>
                <w:webHidden/>
              </w:rPr>
              <w:fldChar w:fldCharType="begin"/>
            </w:r>
            <w:r>
              <w:rPr>
                <w:noProof/>
                <w:webHidden/>
              </w:rPr>
              <w:instrText xml:space="preserve"> PAGEREF _Toc213924318 \h </w:instrText>
            </w:r>
            <w:r>
              <w:rPr>
                <w:noProof/>
                <w:webHidden/>
              </w:rPr>
            </w:r>
            <w:r>
              <w:rPr>
                <w:noProof/>
                <w:webHidden/>
              </w:rPr>
              <w:fldChar w:fldCharType="separate"/>
            </w:r>
            <w:r w:rsidR="00504D3C">
              <w:rPr>
                <w:noProof/>
                <w:webHidden/>
              </w:rPr>
              <w:t>15</w:t>
            </w:r>
            <w:r>
              <w:rPr>
                <w:noProof/>
                <w:webHidden/>
              </w:rPr>
              <w:fldChar w:fldCharType="end"/>
            </w:r>
          </w:hyperlink>
        </w:p>
        <w:p w14:paraId="3BB45333" w14:textId="6D147B5F" w:rsidR="00C01750" w:rsidRDefault="00C01750">
          <w:pPr>
            <w:pStyle w:val="TOC2"/>
            <w:tabs>
              <w:tab w:val="right" w:leader="dot" w:pos="12950"/>
            </w:tabs>
            <w:rPr>
              <w:rFonts w:asciiTheme="minorHAnsi" w:eastAsiaTheme="minorEastAsia" w:hAnsiTheme="minorHAnsi"/>
              <w:noProof/>
              <w:sz w:val="24"/>
              <w:szCs w:val="24"/>
            </w:rPr>
          </w:pPr>
          <w:hyperlink w:anchor="_Toc213924319" w:history="1">
            <w:r w:rsidRPr="00BC6CCD">
              <w:rPr>
                <w:rStyle w:val="Hyperlink"/>
                <w:noProof/>
                <w:lang w:val="en-GB"/>
              </w:rPr>
              <w:t>Start the Extractor</w:t>
            </w:r>
            <w:r>
              <w:rPr>
                <w:noProof/>
                <w:webHidden/>
              </w:rPr>
              <w:tab/>
            </w:r>
            <w:r>
              <w:rPr>
                <w:noProof/>
                <w:webHidden/>
              </w:rPr>
              <w:fldChar w:fldCharType="begin"/>
            </w:r>
            <w:r>
              <w:rPr>
                <w:noProof/>
                <w:webHidden/>
              </w:rPr>
              <w:instrText xml:space="preserve"> PAGEREF _Toc213924319 \h </w:instrText>
            </w:r>
            <w:r>
              <w:rPr>
                <w:noProof/>
                <w:webHidden/>
              </w:rPr>
            </w:r>
            <w:r>
              <w:rPr>
                <w:noProof/>
                <w:webHidden/>
              </w:rPr>
              <w:fldChar w:fldCharType="separate"/>
            </w:r>
            <w:r w:rsidR="00504D3C">
              <w:rPr>
                <w:noProof/>
                <w:webHidden/>
              </w:rPr>
              <w:t>18</w:t>
            </w:r>
            <w:r>
              <w:rPr>
                <w:noProof/>
                <w:webHidden/>
              </w:rPr>
              <w:fldChar w:fldCharType="end"/>
            </w:r>
          </w:hyperlink>
        </w:p>
        <w:p w14:paraId="0FE8A0CD" w14:textId="03DF0B03" w:rsidR="00C01750" w:rsidRDefault="00C01750">
          <w:pPr>
            <w:pStyle w:val="TOC2"/>
            <w:tabs>
              <w:tab w:val="right" w:leader="dot" w:pos="12950"/>
            </w:tabs>
            <w:rPr>
              <w:rFonts w:asciiTheme="minorHAnsi" w:eastAsiaTheme="minorEastAsia" w:hAnsiTheme="minorHAnsi"/>
              <w:noProof/>
              <w:sz w:val="24"/>
              <w:szCs w:val="24"/>
            </w:rPr>
          </w:pPr>
          <w:hyperlink w:anchor="_Toc213924320" w:history="1">
            <w:r w:rsidRPr="00BC6CCD">
              <w:rPr>
                <w:rStyle w:val="Hyperlink"/>
                <w:noProof/>
                <w:lang w:val="en-GB"/>
              </w:rPr>
              <w:t>Stop the Extractor</w:t>
            </w:r>
            <w:r>
              <w:rPr>
                <w:noProof/>
                <w:webHidden/>
              </w:rPr>
              <w:tab/>
            </w:r>
            <w:r>
              <w:rPr>
                <w:noProof/>
                <w:webHidden/>
              </w:rPr>
              <w:fldChar w:fldCharType="begin"/>
            </w:r>
            <w:r>
              <w:rPr>
                <w:noProof/>
                <w:webHidden/>
              </w:rPr>
              <w:instrText xml:space="preserve"> PAGEREF _Toc213924320 \h </w:instrText>
            </w:r>
            <w:r>
              <w:rPr>
                <w:noProof/>
                <w:webHidden/>
              </w:rPr>
            </w:r>
            <w:r>
              <w:rPr>
                <w:noProof/>
                <w:webHidden/>
              </w:rPr>
              <w:fldChar w:fldCharType="separate"/>
            </w:r>
            <w:r w:rsidR="00504D3C">
              <w:rPr>
                <w:noProof/>
                <w:webHidden/>
              </w:rPr>
              <w:t>19</w:t>
            </w:r>
            <w:r>
              <w:rPr>
                <w:noProof/>
                <w:webHidden/>
              </w:rPr>
              <w:fldChar w:fldCharType="end"/>
            </w:r>
          </w:hyperlink>
        </w:p>
        <w:p w14:paraId="19111AEC" w14:textId="6A6D80B5" w:rsidR="00E85570" w:rsidRDefault="00E85570">
          <w:r w:rsidRPr="00E85570">
            <w:rPr>
              <w:b/>
              <w:bCs/>
              <w:noProof/>
            </w:rPr>
            <w:fldChar w:fldCharType="end"/>
          </w:r>
        </w:p>
      </w:sdtContent>
    </w:sdt>
    <w:p w14:paraId="4A5FD6AF" w14:textId="77777777" w:rsidR="00FB49B7" w:rsidRDefault="00FB49B7" w:rsidP="00DD3C52">
      <w:pPr>
        <w:pStyle w:val="Heading1"/>
        <w:spacing w:before="0"/>
        <w:rPr>
          <w:rFonts w:eastAsia="Graphik"/>
        </w:rPr>
        <w:sectPr w:rsidR="00FB49B7" w:rsidSect="00C01750">
          <w:pgSz w:w="15840" w:h="20160" w:orient="landscape" w:code="5"/>
          <w:pgMar w:top="1440" w:right="1440" w:bottom="1440" w:left="1440" w:header="720" w:footer="720" w:gutter="0"/>
          <w:cols w:space="720"/>
          <w:docGrid w:linePitch="360"/>
        </w:sectPr>
      </w:pPr>
    </w:p>
    <w:p w14:paraId="7DF76173" w14:textId="63683F9C" w:rsidR="00250C84" w:rsidRDefault="00E76F38" w:rsidP="00DD3C52">
      <w:pPr>
        <w:pStyle w:val="Heading1"/>
        <w:spacing w:before="0"/>
        <w:rPr>
          <w:rFonts w:eastAsia="Graphik"/>
        </w:rPr>
      </w:pPr>
      <w:bookmarkStart w:id="60" w:name="_Toc213924304"/>
      <w:r w:rsidRPr="32FEE849">
        <w:rPr>
          <w:rFonts w:eastAsia="Graphik"/>
        </w:rPr>
        <w:lastRenderedPageBreak/>
        <w:t>Introduction</w:t>
      </w:r>
      <w:bookmarkEnd w:id="60"/>
      <w:bookmarkEnd w:id="59"/>
      <w:bookmarkEnd w:id="58"/>
      <w:bookmarkEnd w:id="57"/>
      <w:bookmarkEnd w:id="56"/>
      <w:bookmarkEnd w:id="55"/>
      <w:bookmarkEnd w:id="54"/>
      <w:bookmarkEnd w:id="53"/>
      <w:bookmarkEnd w:id="52"/>
      <w:bookmarkEnd w:id="51"/>
      <w:bookmarkEnd w:id="50"/>
      <w:bookmarkEnd w:id="49"/>
      <w:bookmarkEnd w:id="48"/>
      <w:bookmarkEnd w:id="47"/>
      <w:bookmarkEnd w:id="46"/>
      <w:bookmarkEnd w:id="45"/>
      <w:bookmarkEnd w:id="44"/>
      <w:bookmarkEnd w:id="43"/>
      <w:bookmarkEnd w:id="42"/>
      <w:bookmarkEnd w:id="41"/>
      <w:bookmarkEnd w:id="40"/>
      <w:bookmarkEnd w:id="39"/>
      <w:bookmarkEnd w:id="38"/>
      <w:bookmarkEnd w:id="37"/>
      <w:bookmarkEnd w:id="36"/>
      <w:bookmarkEnd w:id="35"/>
      <w:bookmarkEnd w:id="34"/>
      <w:bookmarkEnd w:id="33"/>
      <w:bookmarkEnd w:id="32"/>
      <w:bookmarkEnd w:id="31"/>
      <w:bookmarkEnd w:id="30"/>
      <w:bookmarkEnd w:id="29"/>
      <w:bookmarkEnd w:id="28"/>
      <w:bookmarkEnd w:id="27"/>
      <w:bookmarkEnd w:id="26"/>
      <w:bookmarkEnd w:id="25"/>
      <w:bookmarkEnd w:id="24"/>
      <w:bookmarkEnd w:id="23"/>
      <w:bookmarkEnd w:id="22"/>
      <w:bookmarkEnd w:id="21"/>
      <w:bookmarkEnd w:id="20"/>
      <w:bookmarkEnd w:id="19"/>
      <w:bookmarkEnd w:id="18"/>
      <w:bookmarkEnd w:id="17"/>
      <w:bookmarkEnd w:id="16"/>
      <w:bookmarkEnd w:id="15"/>
      <w:bookmarkEnd w:id="14"/>
      <w:bookmarkEnd w:id="13"/>
      <w:bookmarkEnd w:id="12"/>
      <w:bookmarkEnd w:id="11"/>
      <w:bookmarkEnd w:id="10"/>
      <w:bookmarkEnd w:id="9"/>
      <w:bookmarkEnd w:id="8"/>
      <w:bookmarkEnd w:id="7"/>
      <w:bookmarkEnd w:id="6"/>
      <w:bookmarkEnd w:id="5"/>
      <w:bookmarkEnd w:id="4"/>
      <w:bookmarkEnd w:id="3"/>
    </w:p>
    <w:p w14:paraId="59BBCE1D" w14:textId="77777777" w:rsidR="00FB49B7" w:rsidRDefault="00FB49B7" w:rsidP="00FB49B7">
      <w:pPr>
        <w:sectPr w:rsidR="00FB49B7" w:rsidSect="007C6B0C">
          <w:pgSz w:w="15840" w:h="20160" w:orient="landscape" w:code="5"/>
          <w:pgMar w:top="1440" w:right="1440" w:bottom="1440" w:left="1440" w:header="720" w:footer="720" w:gutter="0"/>
          <w:cols w:space="720"/>
          <w:docGrid w:linePitch="360"/>
        </w:sectPr>
      </w:pPr>
    </w:p>
    <w:p w14:paraId="4F590BC4" w14:textId="4464D7DB" w:rsidR="009D11F9" w:rsidRPr="00FB49B7" w:rsidRDefault="009D11F9" w:rsidP="00FB49B7">
      <w:r w:rsidRPr="00FB49B7">
        <w:t xml:space="preserve">Accenture Operations Twin (AOT) is a collection of software accelerators and tools, including extractors, </w:t>
      </w:r>
      <w:r w:rsidR="00A43129" w:rsidRPr="00FB49B7">
        <w:t>which</w:t>
      </w:r>
      <w:r w:rsidRPr="00FB49B7">
        <w:t xml:space="preserve"> can be assembled to deliver client solutions. AOT accelerates the integration of product, process, and live data from disparate IT and OT systems, creating a comprehensive and contextualized view of operations to enable better decisions and optimized processes.</w:t>
      </w:r>
    </w:p>
    <w:p w14:paraId="34DCDC1D" w14:textId="2A57C073" w:rsidR="00A92E06" w:rsidRPr="00FB49B7" w:rsidRDefault="0048145A" w:rsidP="0048145A">
      <w:r w:rsidRPr="0048145A">
        <w:rPr>
          <w:color w:val="000000"/>
        </w:rPr>
        <w:t>AOT extractors automate and streamline data extraction from enterprise systems to Cognite Data Fusion (CDF) RAW.</w:t>
      </w:r>
    </w:p>
    <w:p w14:paraId="68C9FA93" w14:textId="202923D8" w:rsidR="0C54C0D4" w:rsidRPr="00FB49B7" w:rsidRDefault="58778F33" w:rsidP="00FB49B7">
      <w:r w:rsidRPr="00FB49B7">
        <w:t xml:space="preserve">AOT’s </w:t>
      </w:r>
      <w:r w:rsidR="0C1A93FA" w:rsidRPr="00FB49B7">
        <w:t>F</w:t>
      </w:r>
      <w:r w:rsidR="577DEB03" w:rsidRPr="00FB49B7">
        <w:t>la</w:t>
      </w:r>
      <w:r w:rsidR="0C4EF91E" w:rsidRPr="00FB49B7">
        <w:t>t</w:t>
      </w:r>
      <w:r w:rsidR="577DEB03" w:rsidRPr="00FB49B7">
        <w:t xml:space="preserve"> </w:t>
      </w:r>
      <w:r w:rsidR="005A7C14" w:rsidRPr="00FB49B7">
        <w:t>F</w:t>
      </w:r>
      <w:r w:rsidR="577DEB03" w:rsidRPr="00FB49B7">
        <w:t xml:space="preserve">ile </w:t>
      </w:r>
      <w:r w:rsidR="005A7C14" w:rsidRPr="00FB49B7">
        <w:t>E</w:t>
      </w:r>
      <w:r w:rsidR="577DEB03" w:rsidRPr="00FB49B7">
        <w:t>xtractor is used to extract Asset Hierarchy data from one or more CSV files</w:t>
      </w:r>
      <w:r w:rsidR="308AB57A" w:rsidRPr="00FB49B7">
        <w:t xml:space="preserve"> that have been </w:t>
      </w:r>
      <w:r w:rsidR="577DEB03" w:rsidRPr="00FB49B7">
        <w:t xml:space="preserve">fetched from either </w:t>
      </w:r>
      <w:r w:rsidR="308AB57A" w:rsidRPr="00FB49B7">
        <w:t>b</w:t>
      </w:r>
      <w:r w:rsidR="577DEB03" w:rsidRPr="00FB49B7">
        <w:t xml:space="preserve">lob </w:t>
      </w:r>
      <w:r w:rsidR="308AB57A" w:rsidRPr="00FB49B7">
        <w:t>or local storage.</w:t>
      </w:r>
      <w:r w:rsidR="705D34A5" w:rsidRPr="00FB49B7">
        <w:t xml:space="preserve"> It processes and transforms the extracted data to a format that Cognite recognizes before pushing that data to CDF RAW</w:t>
      </w:r>
      <w:r w:rsidR="316BEFA6" w:rsidRPr="00FB49B7">
        <w:t>.</w:t>
      </w:r>
      <w:r w:rsidR="0988C1E5" w:rsidRPr="00FB49B7">
        <w:t xml:space="preserve"> </w:t>
      </w:r>
      <w:r w:rsidR="33E1D35D" w:rsidRPr="00FB49B7">
        <w:t>AOT’s Flat File Extractor also provides users the flexibility to pre-configure multiple source system</w:t>
      </w:r>
      <w:r w:rsidR="00DF41F4" w:rsidRPr="00FB49B7">
        <w:t>s</w:t>
      </w:r>
      <w:r w:rsidR="33E1D35D" w:rsidRPr="00FB49B7">
        <w:t>, root assets</w:t>
      </w:r>
      <w:r w:rsidR="00A175CA" w:rsidRPr="00FB49B7">
        <w:t>,</w:t>
      </w:r>
      <w:r w:rsidR="33E1D35D" w:rsidRPr="00FB49B7">
        <w:t xml:space="preserve"> and other required details in a configuration file. A pipeline is used for both containerizing the extractor and running it on an Azure Kubernetes Cluster.</w:t>
      </w:r>
    </w:p>
    <w:p w14:paraId="66A56AE0" w14:textId="77777777" w:rsidR="007203F0" w:rsidRPr="00FB49B7" w:rsidRDefault="007203F0" w:rsidP="00FB49B7">
      <w:pPr>
        <w:pStyle w:val="Heading2"/>
      </w:pPr>
      <w:bookmarkStart w:id="61" w:name="_Toc1481267899"/>
      <w:bookmarkStart w:id="62" w:name="_Toc851601700"/>
      <w:bookmarkStart w:id="63" w:name="_Toc202546083"/>
      <w:bookmarkStart w:id="64" w:name="_Toc1201182961"/>
      <w:bookmarkStart w:id="65" w:name="_Toc1875392972"/>
      <w:bookmarkStart w:id="66" w:name="_Toc2098438872"/>
      <w:bookmarkStart w:id="67" w:name="_Toc1407734618"/>
      <w:bookmarkStart w:id="68" w:name="_Toc1345818324"/>
      <w:bookmarkStart w:id="69" w:name="_Toc249621997"/>
      <w:bookmarkStart w:id="70" w:name="_Toc1362373655"/>
      <w:bookmarkStart w:id="71" w:name="_Toc163345678"/>
      <w:bookmarkStart w:id="72" w:name="_Toc741414581"/>
      <w:bookmarkStart w:id="73" w:name="_Toc109738412"/>
      <w:bookmarkStart w:id="74" w:name="_Toc2066446445"/>
      <w:bookmarkStart w:id="75" w:name="_Toc2060806287"/>
      <w:bookmarkStart w:id="76" w:name="_Toc1347009793"/>
      <w:bookmarkStart w:id="77" w:name="_Toc2073428754"/>
      <w:bookmarkStart w:id="78" w:name="_Toc792963956"/>
      <w:bookmarkStart w:id="79" w:name="_Toc529523350"/>
      <w:bookmarkStart w:id="80" w:name="_Toc498610727"/>
      <w:bookmarkStart w:id="81" w:name="_Toc834090115"/>
      <w:bookmarkStart w:id="82" w:name="_Toc2130422667"/>
      <w:bookmarkStart w:id="83" w:name="_Toc436171647"/>
      <w:bookmarkStart w:id="84" w:name="_Toc1836184809"/>
      <w:bookmarkStart w:id="85" w:name="_Toc2028013492"/>
      <w:bookmarkStart w:id="86" w:name="_Toc305527254"/>
      <w:bookmarkStart w:id="87" w:name="_Toc915208555"/>
      <w:bookmarkStart w:id="88" w:name="_Toc1492600972"/>
      <w:bookmarkStart w:id="89" w:name="_Toc556967697"/>
      <w:bookmarkStart w:id="90" w:name="_Toc508157136"/>
      <w:bookmarkStart w:id="91" w:name="_Toc1360492973"/>
      <w:bookmarkStart w:id="92" w:name="_Toc1810080973"/>
      <w:bookmarkStart w:id="93" w:name="_Toc501286531"/>
      <w:bookmarkStart w:id="94" w:name="_Toc565238434"/>
      <w:bookmarkStart w:id="95" w:name="_Toc1985333328"/>
      <w:bookmarkStart w:id="96" w:name="_Toc2022147159"/>
      <w:bookmarkStart w:id="97" w:name="_Toc842972952"/>
      <w:bookmarkStart w:id="98" w:name="_Toc1062838886"/>
      <w:bookmarkStart w:id="99" w:name="_Toc201719545"/>
      <w:bookmarkStart w:id="100" w:name="_Toc1685772067"/>
      <w:bookmarkStart w:id="101" w:name="_Toc1052188601"/>
      <w:bookmarkStart w:id="102" w:name="_Toc804997492"/>
      <w:bookmarkStart w:id="103" w:name="_Toc1272223967"/>
      <w:bookmarkStart w:id="104" w:name="_Toc1231295015"/>
      <w:bookmarkStart w:id="105" w:name="_Toc1447235746"/>
      <w:bookmarkStart w:id="106" w:name="_Toc1603400149"/>
      <w:bookmarkStart w:id="107" w:name="_Toc2086582731"/>
      <w:bookmarkStart w:id="108" w:name="_Toc1405986616"/>
      <w:bookmarkStart w:id="109" w:name="_Toc1820329913"/>
      <w:bookmarkStart w:id="110" w:name="_Toc1876190206"/>
      <w:bookmarkStart w:id="111" w:name="_Toc904638882"/>
      <w:bookmarkStart w:id="112" w:name="_Toc1542598298"/>
      <w:bookmarkStart w:id="113" w:name="_Toc1777168623"/>
      <w:bookmarkStart w:id="114" w:name="_Toc284310406"/>
      <w:bookmarkStart w:id="115" w:name="_Toc821037997"/>
      <w:bookmarkStart w:id="116" w:name="_Toc1654054187"/>
      <w:bookmarkStart w:id="117" w:name="_Toc563749934"/>
      <w:bookmarkStart w:id="118" w:name="_Toc213924305"/>
      <w:bookmarkStart w:id="119" w:name="_Toc1215666882"/>
      <w:bookmarkStart w:id="120" w:name="_Toc1018221255"/>
      <w:bookmarkStart w:id="121" w:name="_Toc1308428046"/>
      <w:bookmarkStart w:id="122" w:name="_Toc1397731914"/>
      <w:bookmarkStart w:id="123" w:name="_Toc1646419185"/>
      <w:bookmarkStart w:id="124" w:name="_Toc396187298"/>
      <w:bookmarkStart w:id="125" w:name="_Toc1679430040"/>
      <w:bookmarkStart w:id="126" w:name="_Toc2081176649"/>
      <w:bookmarkStart w:id="127" w:name="_Toc223673948"/>
      <w:bookmarkStart w:id="128" w:name="_Toc648548848"/>
      <w:bookmarkStart w:id="129" w:name="_Toc1439888884"/>
      <w:bookmarkStart w:id="130" w:name="_Toc1311174201"/>
      <w:bookmarkStart w:id="131" w:name="_Toc192572159"/>
      <w:bookmarkStart w:id="132" w:name="_Toc91615243"/>
      <w:bookmarkStart w:id="133" w:name="_Toc1791298863"/>
      <w:bookmarkStart w:id="134" w:name="_Toc870177846"/>
      <w:bookmarkStart w:id="135" w:name="_Toc521070331"/>
      <w:bookmarkStart w:id="136" w:name="_Toc1484850686"/>
      <w:bookmarkStart w:id="137" w:name="_Toc1549916647"/>
      <w:bookmarkStart w:id="138" w:name="_Toc645817028"/>
      <w:bookmarkStart w:id="139" w:name="_Toc1870651054"/>
      <w:bookmarkStart w:id="140" w:name="_Toc369457380"/>
      <w:bookmarkStart w:id="141" w:name="_Toc452495989"/>
      <w:bookmarkStart w:id="142" w:name="_Toc1517353409"/>
      <w:bookmarkStart w:id="143" w:name="_Toc483711472"/>
      <w:bookmarkStart w:id="144" w:name="_Toc1144883319"/>
      <w:bookmarkStart w:id="145" w:name="_Toc1905690637"/>
      <w:bookmarkStart w:id="146" w:name="_Toc2073963477"/>
      <w:bookmarkStart w:id="147" w:name="_Toc828109426"/>
      <w:bookmarkStart w:id="148" w:name="_Toc1884348285"/>
      <w:bookmarkStart w:id="149" w:name="_Toc2091139671"/>
      <w:bookmarkStart w:id="150" w:name="_Toc1368286413"/>
      <w:bookmarkStart w:id="151" w:name="_Toc2008906221"/>
      <w:bookmarkStart w:id="152" w:name="_Toc978421559"/>
      <w:bookmarkStart w:id="153" w:name="_Toc1094055278"/>
      <w:bookmarkStart w:id="154" w:name="_Toc584988815"/>
      <w:bookmarkStart w:id="155" w:name="_Toc1199449780"/>
      <w:bookmarkStart w:id="156" w:name="_Toc401433750"/>
      <w:bookmarkStart w:id="157" w:name="_Toc1607457444"/>
      <w:bookmarkStart w:id="158" w:name="_Toc1086328926"/>
      <w:bookmarkStart w:id="159" w:name="_Toc136203003"/>
      <w:bookmarkStart w:id="160" w:name="_Toc764924105"/>
      <w:bookmarkStart w:id="161" w:name="_Toc1418903978"/>
      <w:bookmarkStart w:id="162" w:name="_Toc592399952"/>
      <w:bookmarkStart w:id="163" w:name="_Toc316595215"/>
      <w:bookmarkStart w:id="164" w:name="_Toc646752799"/>
      <w:bookmarkStart w:id="165" w:name="_Toc460769683"/>
      <w:bookmarkStart w:id="166" w:name="_Toc356879042"/>
      <w:bookmarkStart w:id="167" w:name="_Toc1354121366"/>
      <w:bookmarkStart w:id="168" w:name="_Toc1565372373"/>
      <w:bookmarkStart w:id="169" w:name="_Toc1896896321"/>
      <w:bookmarkStart w:id="170" w:name="_Toc863413236"/>
      <w:bookmarkStart w:id="171" w:name="_Toc510184720"/>
      <w:bookmarkStart w:id="172" w:name="_Toc1200089173"/>
      <w:bookmarkStart w:id="173" w:name="_Toc900040828"/>
      <w:bookmarkStart w:id="174" w:name="_Toc541808789"/>
      <w:bookmarkStart w:id="175" w:name="_Toc1662336923"/>
      <w:r w:rsidRPr="00FB49B7">
        <w:t>Purpose</w:t>
      </w:r>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658CD18A" w14:textId="77777777" w:rsidR="007203F0" w:rsidRPr="00FB49B7" w:rsidRDefault="007203F0" w:rsidP="00FB49B7">
      <w:r w:rsidRPr="00FB49B7">
        <w:t>This document explains how to extract data from the source system and load it into CDF RAW using the Flat File extractor. It covers the prerequisites for deploying the Extractor and provides step-by-step instructions for configuring and deploying it either in the cloud or on-premises. After reading the document, a developer should be able to configure and run the Extractor and verify the data flow from the source system to CDF.</w:t>
      </w:r>
    </w:p>
    <w:p w14:paraId="207AE8AF" w14:textId="424D31A8" w:rsidR="00C10261" w:rsidRPr="007429B6" w:rsidRDefault="004B3F29" w:rsidP="00B55B1D">
      <w:pPr>
        <w:pStyle w:val="Heading2"/>
        <w:rPr>
          <w:lang w:val="en-GB"/>
        </w:rPr>
      </w:pPr>
      <w:r>
        <w:rPr>
          <w:rFonts w:eastAsia="Graphik"/>
          <w:lang w:val="en-GB"/>
        </w:rPr>
        <w:br w:type="column"/>
      </w:r>
      <w:bookmarkStart w:id="176" w:name="_Toc213924306"/>
      <w:r w:rsidR="00C10261" w:rsidRPr="32FEE849">
        <w:rPr>
          <w:rFonts w:eastAsia="Graphik"/>
          <w:lang w:val="en-GB"/>
        </w:rPr>
        <w:t>Target Audience</w:t>
      </w:r>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p>
    <w:p w14:paraId="79E1F34A" w14:textId="53931252" w:rsidR="00C10261" w:rsidRPr="002E68E7" w:rsidRDefault="0FCEB375" w:rsidP="000F7973">
      <w:pPr>
        <w:spacing w:after="240"/>
      </w:pPr>
      <w:r w:rsidRPr="0B51FDBB">
        <w:rPr>
          <w:lang w:val="en-GB"/>
        </w:rPr>
        <w:t xml:space="preserve">This guide is designed for use by </w:t>
      </w:r>
      <w:r w:rsidR="510AA183" w:rsidRPr="0B51FDBB">
        <w:rPr>
          <w:lang w:val="en-GB"/>
        </w:rPr>
        <w:t>developers with</w:t>
      </w:r>
      <w:r w:rsidR="35D81B3D" w:rsidRPr="0B51FDBB">
        <w:rPr>
          <w:lang w:val="en-GB"/>
        </w:rPr>
        <w:t xml:space="preserve"> the following skills:</w:t>
      </w:r>
      <w:r w:rsidR="69B00E65" w:rsidRPr="0B51FDBB">
        <w:rPr>
          <w:lang w:val="en-GB"/>
        </w:rPr>
        <w:t xml:space="preserve"> </w:t>
      </w:r>
    </w:p>
    <w:p w14:paraId="3DE9C987" w14:textId="4412A6D3" w:rsidR="00C10261" w:rsidRPr="002E68E7" w:rsidRDefault="7BAA2288" w:rsidP="0046656E">
      <w:pPr>
        <w:pStyle w:val="ListParagraph"/>
        <w:numPr>
          <w:ilvl w:val="0"/>
          <w:numId w:val="5"/>
        </w:numPr>
      </w:pPr>
      <w:r>
        <w:t>Cognite Data Fusion</w:t>
      </w:r>
    </w:p>
    <w:p w14:paraId="26AA443C" w14:textId="080AF24E" w:rsidR="00C10261" w:rsidRPr="002E68E7" w:rsidRDefault="69B00E65" w:rsidP="0046656E">
      <w:pPr>
        <w:pStyle w:val="ListParagraph"/>
        <w:numPr>
          <w:ilvl w:val="0"/>
          <w:numId w:val="5"/>
        </w:numPr>
      </w:pPr>
      <w:r>
        <w:t xml:space="preserve">SonarQube  </w:t>
      </w:r>
    </w:p>
    <w:p w14:paraId="0420A816" w14:textId="38B38365" w:rsidR="00C10261" w:rsidRPr="002E68E7" w:rsidRDefault="0FCEB375" w:rsidP="0046656E">
      <w:pPr>
        <w:pStyle w:val="ListParagraph"/>
        <w:numPr>
          <w:ilvl w:val="0"/>
          <w:numId w:val="5"/>
        </w:numPr>
      </w:pPr>
      <w:r>
        <w:t>Azure Pipeline creation</w:t>
      </w:r>
    </w:p>
    <w:p w14:paraId="1D00BE2C" w14:textId="77777777" w:rsidR="006151E0" w:rsidRPr="006151E0" w:rsidRDefault="006151E0" w:rsidP="00B55B1D">
      <w:pPr>
        <w:pStyle w:val="Heading2"/>
        <w:rPr>
          <w:rFonts w:eastAsia="Graphik"/>
          <w:lang w:val="en-GB"/>
        </w:rPr>
      </w:pPr>
      <w:bookmarkStart w:id="177" w:name="_Toc104375058"/>
      <w:bookmarkStart w:id="178" w:name="_Toc161062646"/>
      <w:bookmarkStart w:id="179" w:name="_Toc2145833607"/>
      <w:bookmarkStart w:id="180" w:name="_Toc605785438"/>
      <w:bookmarkStart w:id="181" w:name="_Toc332353722"/>
      <w:bookmarkStart w:id="182" w:name="_Toc1732002589"/>
      <w:bookmarkStart w:id="183" w:name="_Toc28514877"/>
      <w:bookmarkStart w:id="184" w:name="_Toc150958819"/>
      <w:bookmarkStart w:id="185" w:name="_Toc1205042816"/>
      <w:bookmarkStart w:id="186" w:name="_Toc375395391"/>
      <w:bookmarkStart w:id="187" w:name="_Toc1286059374"/>
      <w:bookmarkStart w:id="188" w:name="_Toc911714995"/>
      <w:bookmarkStart w:id="189" w:name="_Toc316494705"/>
      <w:bookmarkStart w:id="190" w:name="_Toc1897134070"/>
      <w:bookmarkStart w:id="191" w:name="_Toc1124342172"/>
      <w:bookmarkStart w:id="192" w:name="_Toc862834159"/>
      <w:bookmarkStart w:id="193" w:name="_Toc1803552894"/>
      <w:bookmarkStart w:id="194" w:name="_Toc1651814609"/>
      <w:bookmarkStart w:id="195" w:name="_Toc500376996"/>
      <w:bookmarkStart w:id="196" w:name="_Toc574303976"/>
      <w:bookmarkStart w:id="197" w:name="_Toc148403963"/>
      <w:bookmarkStart w:id="198" w:name="_Toc732719115"/>
      <w:bookmarkStart w:id="199" w:name="_Toc1914361445"/>
      <w:bookmarkStart w:id="200" w:name="_Toc588569361"/>
      <w:bookmarkStart w:id="201" w:name="_Toc1033327535"/>
      <w:bookmarkStart w:id="202" w:name="_Toc1938948638"/>
      <w:bookmarkStart w:id="203" w:name="_Toc235224628"/>
      <w:bookmarkStart w:id="204" w:name="_Toc599721573"/>
      <w:bookmarkStart w:id="205" w:name="_Toc1735580298"/>
      <w:bookmarkStart w:id="206" w:name="_Toc14856312"/>
      <w:bookmarkStart w:id="207" w:name="_Toc1370759965"/>
      <w:bookmarkStart w:id="208" w:name="_Toc2058266609"/>
      <w:bookmarkStart w:id="209" w:name="_Toc244167350"/>
      <w:bookmarkStart w:id="210" w:name="_Toc846721009"/>
      <w:bookmarkStart w:id="211" w:name="_Toc695452091"/>
      <w:bookmarkStart w:id="212" w:name="_Toc1997549071"/>
      <w:bookmarkStart w:id="213" w:name="_Toc1204227248"/>
      <w:bookmarkStart w:id="214" w:name="_Toc1229626496"/>
      <w:bookmarkStart w:id="215" w:name="_Toc1153535162"/>
      <w:bookmarkStart w:id="216" w:name="_Toc777735648"/>
      <w:bookmarkStart w:id="217" w:name="_Toc173484350"/>
      <w:bookmarkStart w:id="218" w:name="_Toc1582795580"/>
      <w:bookmarkStart w:id="219" w:name="_Toc1809562715"/>
      <w:bookmarkStart w:id="220" w:name="_Toc1765037515"/>
      <w:bookmarkStart w:id="221" w:name="_Toc1491516178"/>
      <w:bookmarkStart w:id="222" w:name="_Toc1741639718"/>
      <w:bookmarkStart w:id="223" w:name="_Toc2099502538"/>
      <w:bookmarkStart w:id="224" w:name="_Toc1138341264"/>
      <w:bookmarkStart w:id="225" w:name="_Toc72489"/>
      <w:bookmarkStart w:id="226" w:name="_Toc1525476970"/>
      <w:bookmarkStart w:id="227" w:name="_Toc1433488566"/>
      <w:bookmarkStart w:id="228" w:name="_Toc1553549770"/>
      <w:bookmarkStart w:id="229" w:name="_Toc1311634864"/>
      <w:bookmarkStart w:id="230" w:name="_Toc1402726910"/>
      <w:bookmarkStart w:id="231" w:name="_Toc1061071384"/>
      <w:bookmarkStart w:id="232" w:name="_Toc1722051080"/>
      <w:bookmarkStart w:id="233" w:name="_Toc277654786"/>
      <w:bookmarkStart w:id="234" w:name="_Toc1338265997"/>
      <w:bookmarkStart w:id="235" w:name="_Toc213924307"/>
      <w:r w:rsidRPr="32FEE849">
        <w:rPr>
          <w:rFonts w:eastAsia="Graphik"/>
          <w:lang w:val="en-GB"/>
        </w:rPr>
        <w:t>Contacts</w:t>
      </w:r>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p>
    <w:p w14:paraId="408C591A" w14:textId="7A566024" w:rsidR="006151E0" w:rsidRPr="00A91817" w:rsidRDefault="007B72D6" w:rsidP="0075068B">
      <w:pPr>
        <w:numPr>
          <w:ilvl w:val="0"/>
          <w:numId w:val="14"/>
        </w:numPr>
      </w:pPr>
      <w:hyperlink r:id="rId16" w:history="1">
        <w:r w:rsidRPr="0014294F">
          <w:rPr>
            <w:rStyle w:val="Hyperlink"/>
          </w:rPr>
          <w:t>hanuman.prasad.gali@accenture.com</w:t>
        </w:r>
      </w:hyperlink>
      <w:r>
        <w:rPr>
          <w:rStyle w:val="ui-provider"/>
        </w:rPr>
        <w:t xml:space="preserve"> </w:t>
      </w:r>
    </w:p>
    <w:p w14:paraId="63432059" w14:textId="77777777" w:rsidR="006151E0" w:rsidRDefault="006151E0" w:rsidP="0075068B">
      <w:pPr>
        <w:numPr>
          <w:ilvl w:val="0"/>
          <w:numId w:val="14"/>
        </w:numPr>
        <w:rPr>
          <w:lang w:val="en-GB"/>
        </w:rPr>
      </w:pPr>
      <w:hyperlink r:id="rId17" w:history="1">
        <w:r w:rsidRPr="00A91817">
          <w:rPr>
            <w:rStyle w:val="Hyperlink"/>
          </w:rPr>
          <w:t>rishabh.b.joshi@accenture.com</w:t>
        </w:r>
      </w:hyperlink>
      <w:r w:rsidRPr="00A91817">
        <w:rPr>
          <w:lang w:val="en-GB"/>
        </w:rPr>
        <w:t xml:space="preserve"> </w:t>
      </w:r>
    </w:p>
    <w:p w14:paraId="4E1172D1" w14:textId="77777777" w:rsidR="00372E61" w:rsidRPr="00372E61" w:rsidRDefault="00372E61" w:rsidP="00B55B1D">
      <w:pPr>
        <w:pStyle w:val="Heading2"/>
        <w:rPr>
          <w:rFonts w:eastAsia="Graphik"/>
          <w:lang w:val="en-GB"/>
        </w:rPr>
      </w:pPr>
      <w:bookmarkStart w:id="236" w:name="_Toc213924308"/>
      <w:r w:rsidRPr="00372E61">
        <w:rPr>
          <w:rFonts w:eastAsia="Graphik"/>
          <w:lang w:val="en-GB"/>
        </w:rPr>
        <w:t>Related Links</w:t>
      </w:r>
      <w:bookmarkEnd w:id="236"/>
    </w:p>
    <w:p w14:paraId="0E6E99E4" w14:textId="2C1D372C" w:rsidR="00372E61" w:rsidRPr="00372E61" w:rsidRDefault="00696F8E" w:rsidP="0075068B">
      <w:pPr>
        <w:numPr>
          <w:ilvl w:val="0"/>
          <w:numId w:val="15"/>
        </w:numPr>
      </w:pPr>
      <w:hyperlink r:id="rId18" w:history="1">
        <w:r>
          <w:rPr>
            <w:rStyle w:val="Hyperlink"/>
            <w:rFonts w:cs="Graphik"/>
          </w:rPr>
          <w:t>How to create an Azure Pipeline</w:t>
        </w:r>
      </w:hyperlink>
    </w:p>
    <w:p w14:paraId="44126AC3" w14:textId="5563A2F2" w:rsidR="00372E61" w:rsidRPr="00372E61" w:rsidRDefault="00696F8E" w:rsidP="0075068B">
      <w:pPr>
        <w:numPr>
          <w:ilvl w:val="0"/>
          <w:numId w:val="15"/>
        </w:numPr>
        <w:rPr>
          <w:u w:val="single"/>
        </w:rPr>
      </w:pPr>
      <w:hyperlink r:id="rId19" w:history="1">
        <w:r>
          <w:rPr>
            <w:rStyle w:val="Hyperlink"/>
            <w:rFonts w:cs="Graphik"/>
          </w:rPr>
          <w:t>How to create a Release Pipeline</w:t>
        </w:r>
      </w:hyperlink>
    </w:p>
    <w:p w14:paraId="5B633F9E" w14:textId="77777777" w:rsidR="00A17840" w:rsidRDefault="00E11B41" w:rsidP="0075068B">
      <w:pPr>
        <w:numPr>
          <w:ilvl w:val="0"/>
          <w:numId w:val="15"/>
        </w:numPr>
        <w:rPr>
          <w:rStyle w:val="Hyperlink"/>
          <w:rFonts w:cs="Graphik"/>
        </w:rPr>
        <w:sectPr w:rsidR="00A17840" w:rsidSect="007C6B0C">
          <w:type w:val="continuous"/>
          <w:pgSz w:w="15840" w:h="20160" w:orient="landscape" w:code="5"/>
          <w:pgMar w:top="1440" w:right="1440" w:bottom="1440" w:left="1440" w:header="720" w:footer="720" w:gutter="0"/>
          <w:cols w:num="2" w:space="720"/>
          <w:docGrid w:linePitch="360"/>
        </w:sectPr>
      </w:pPr>
      <w:r>
        <w:fldChar w:fldCharType="begin"/>
      </w:r>
      <w:r>
        <w:instrText xml:space="preserve"> HYPERLINK "https://industryxdevhub.accenture.com/assetdetails/45" </w:instrText>
      </w:r>
      <w:r>
        <w:fldChar w:fldCharType="separate"/>
      </w:r>
      <w:r w:rsidR="00372E61" w:rsidRPr="00E11B41">
        <w:rPr>
          <w:rStyle w:val="Hyperlink"/>
          <w:rFonts w:cs="Graphik"/>
        </w:rPr>
        <w:t>Release Notes</w:t>
      </w:r>
    </w:p>
    <w:p w14:paraId="119697C1" w14:textId="0F49B6D5" w:rsidR="00372E61" w:rsidRPr="00E11B41" w:rsidRDefault="00372E61" w:rsidP="00A17840">
      <w:pPr>
        <w:ind w:left="360"/>
        <w:rPr>
          <w:rStyle w:val="Hyperlink"/>
          <w:rFonts w:cs="Graphik"/>
          <w:lang w:val="en-GB"/>
        </w:rPr>
      </w:pPr>
    </w:p>
    <w:p w14:paraId="12650FDE" w14:textId="77777777" w:rsidR="00FB49B7" w:rsidRPr="00A17840" w:rsidRDefault="00E11B41" w:rsidP="00A17840">
      <w:r>
        <w:fldChar w:fldCharType="end"/>
      </w:r>
    </w:p>
    <w:p w14:paraId="14DF26DF" w14:textId="77777777" w:rsidR="00A17840" w:rsidRDefault="00A17840" w:rsidP="0075068B">
      <w:pPr>
        <w:ind w:left="360"/>
        <w:sectPr w:rsidR="00A17840" w:rsidSect="007C6B0C">
          <w:type w:val="continuous"/>
          <w:pgSz w:w="15840" w:h="20160" w:orient="landscape" w:code="5"/>
          <w:pgMar w:top="1440" w:right="1440" w:bottom="1440" w:left="1440" w:header="720" w:footer="720" w:gutter="0"/>
          <w:cols w:space="720"/>
          <w:docGrid w:linePitch="360"/>
        </w:sectPr>
      </w:pPr>
    </w:p>
    <w:p w14:paraId="5365E0F8" w14:textId="77777777" w:rsidR="00A17840" w:rsidRDefault="00A17840" w:rsidP="00A17840">
      <w:pPr>
        <w:pStyle w:val="Heading2"/>
      </w:pPr>
      <w:bookmarkStart w:id="237" w:name="_Toc213924309"/>
      <w:r>
        <w:t>Glossary</w:t>
      </w:r>
      <w:bookmarkEnd w:id="237"/>
    </w:p>
    <w:p w14:paraId="1E675F29" w14:textId="77777777" w:rsidR="00A17840" w:rsidRDefault="00E11B41" w:rsidP="00A17840">
      <w:r>
        <w:fldChar w:fldCharType="begin"/>
      </w:r>
      <w:r>
        <w:instrText xml:space="preserve"> HYPERLINK "https://industryxdevhub.accenture.com/assetdetails/45" </w:instrText>
      </w:r>
      <w:r>
        <w:fldChar w:fldCharType="separate"/>
      </w:r>
    </w:p>
    <w:tbl>
      <w:tblPr>
        <w:tblStyle w:val="TableGridLight"/>
        <w:tblW w:w="0" w:type="auto"/>
        <w:tblLook w:val="0420" w:firstRow="1" w:lastRow="0" w:firstColumn="0" w:lastColumn="0" w:noHBand="0" w:noVBand="1"/>
      </w:tblPr>
      <w:tblGrid>
        <w:gridCol w:w="3325"/>
        <w:gridCol w:w="9625"/>
      </w:tblGrid>
      <w:tr w:rsidR="00A17840" w:rsidRPr="00A17840" w14:paraId="4058ABA1" w14:textId="77777777" w:rsidTr="004B3F29">
        <w:tc>
          <w:tcPr>
            <w:tcW w:w="3325" w:type="dxa"/>
            <w:shd w:val="clear" w:color="auto" w:fill="F2F2F2" w:themeFill="background1" w:themeFillShade="F2"/>
          </w:tcPr>
          <w:p w14:paraId="4582D33B" w14:textId="24BD0FAA" w:rsidR="00A17840" w:rsidRPr="00AB37B2" w:rsidRDefault="00A17840" w:rsidP="00AB37B2">
            <w:pPr>
              <w:spacing w:before="80" w:after="80"/>
              <w:rPr>
                <w:b/>
                <w:bCs/>
              </w:rPr>
            </w:pPr>
            <w:r w:rsidRPr="00AB37B2">
              <w:rPr>
                <w:b/>
                <w:bCs/>
              </w:rPr>
              <w:t>Term</w:t>
            </w:r>
          </w:p>
        </w:tc>
        <w:tc>
          <w:tcPr>
            <w:tcW w:w="9625" w:type="dxa"/>
            <w:shd w:val="clear" w:color="auto" w:fill="F2F2F2" w:themeFill="background1" w:themeFillShade="F2"/>
          </w:tcPr>
          <w:p w14:paraId="46EE55A6" w14:textId="040EADE0" w:rsidR="00A17840" w:rsidRPr="00AB37B2" w:rsidRDefault="00A17840" w:rsidP="00AB37B2">
            <w:pPr>
              <w:spacing w:before="80" w:after="80"/>
              <w:rPr>
                <w:b/>
                <w:bCs/>
              </w:rPr>
            </w:pPr>
            <w:r w:rsidRPr="00AB37B2">
              <w:rPr>
                <w:b/>
                <w:bCs/>
              </w:rPr>
              <w:t>Definition</w:t>
            </w:r>
          </w:p>
        </w:tc>
      </w:tr>
      <w:tr w:rsidR="00A17840" w:rsidRPr="00A17840" w14:paraId="6885BE73" w14:textId="77777777" w:rsidTr="004B3F29">
        <w:tc>
          <w:tcPr>
            <w:tcW w:w="3325" w:type="dxa"/>
          </w:tcPr>
          <w:p w14:paraId="69FC85FD" w14:textId="6DE83F21" w:rsidR="00A17840" w:rsidRDefault="00A17840" w:rsidP="00AB37B2">
            <w:pPr>
              <w:spacing w:before="80" w:after="80"/>
            </w:pPr>
            <w:r>
              <w:t>SonarQube</w:t>
            </w:r>
          </w:p>
        </w:tc>
        <w:tc>
          <w:tcPr>
            <w:tcW w:w="9625" w:type="dxa"/>
          </w:tcPr>
          <w:p w14:paraId="17AD2589" w14:textId="01CAD0C6" w:rsidR="00A17840" w:rsidRDefault="00A17840" w:rsidP="00AB37B2">
            <w:pPr>
              <w:spacing w:before="80" w:after="80"/>
            </w:pPr>
            <w:r>
              <w:t>A tool used for continuous inspection of code quality, focusing on static code analysis to detect bugs, code smells, and security vulnerabilities.</w:t>
            </w:r>
          </w:p>
        </w:tc>
      </w:tr>
      <w:tr w:rsidR="00A17840" w:rsidRPr="00A17840" w14:paraId="3850442F" w14:textId="77777777" w:rsidTr="004B3F29">
        <w:tc>
          <w:tcPr>
            <w:tcW w:w="3325" w:type="dxa"/>
          </w:tcPr>
          <w:p w14:paraId="50992877" w14:textId="7A548727" w:rsidR="00A17840" w:rsidRDefault="00A17840" w:rsidP="00AB37B2">
            <w:pPr>
              <w:spacing w:before="80" w:after="80"/>
            </w:pPr>
            <w:r>
              <w:t>Azure Pipeline</w:t>
            </w:r>
          </w:p>
        </w:tc>
        <w:tc>
          <w:tcPr>
            <w:tcW w:w="9625" w:type="dxa"/>
          </w:tcPr>
          <w:p w14:paraId="1EB246BB" w14:textId="17D1D955" w:rsidR="00A17840" w:rsidRDefault="00A17840" w:rsidP="00AB37B2">
            <w:pPr>
              <w:spacing w:before="80" w:after="80"/>
            </w:pPr>
            <w:r>
              <w:t>A cloud-based service in Azure DevOps for building, testing, and deploying code automatically to support continuous integration and delivery (CI/CD).</w:t>
            </w:r>
          </w:p>
        </w:tc>
      </w:tr>
      <w:tr w:rsidR="00A17840" w:rsidRPr="00A17840" w14:paraId="39F5C758" w14:textId="77777777" w:rsidTr="004B3F29">
        <w:tc>
          <w:tcPr>
            <w:tcW w:w="3325" w:type="dxa"/>
          </w:tcPr>
          <w:p w14:paraId="4B12D1FA" w14:textId="24ED3DE2" w:rsidR="00A17840" w:rsidRDefault="00A17840" w:rsidP="00AB37B2">
            <w:pPr>
              <w:spacing w:before="80" w:after="80"/>
            </w:pPr>
            <w:r>
              <w:t>Release Pipeline</w:t>
            </w:r>
          </w:p>
        </w:tc>
        <w:tc>
          <w:tcPr>
            <w:tcW w:w="9625" w:type="dxa"/>
          </w:tcPr>
          <w:p w14:paraId="2C0E418F" w14:textId="3C6BC272" w:rsidR="00A17840" w:rsidRDefault="00A17840" w:rsidP="00AB37B2">
            <w:pPr>
              <w:spacing w:before="80" w:after="80"/>
            </w:pPr>
            <w:r>
              <w:t>An automated process that manages deployments of applications across different environments, ensuring controlled and consistent releases.</w:t>
            </w:r>
          </w:p>
        </w:tc>
      </w:tr>
      <w:tr w:rsidR="00A17840" w:rsidRPr="00A17840" w14:paraId="789952B0" w14:textId="77777777" w:rsidTr="004B3F29">
        <w:tc>
          <w:tcPr>
            <w:tcW w:w="3325" w:type="dxa"/>
          </w:tcPr>
          <w:p w14:paraId="45FB6721" w14:textId="174EA4DA" w:rsidR="00A17840" w:rsidRDefault="00A17840" w:rsidP="00AB37B2">
            <w:pPr>
              <w:spacing w:before="80" w:after="80"/>
            </w:pPr>
            <w:r>
              <w:t>CDF (</w:t>
            </w:r>
            <w:r w:rsidR="0030103D">
              <w:t>Cognite</w:t>
            </w:r>
            <w:r>
              <w:t xml:space="preserve"> Data Framework)</w:t>
            </w:r>
          </w:p>
        </w:tc>
        <w:tc>
          <w:tcPr>
            <w:tcW w:w="9625" w:type="dxa"/>
          </w:tcPr>
          <w:p w14:paraId="58B02571" w14:textId="60073EC6" w:rsidR="00A17840" w:rsidRDefault="00A17840" w:rsidP="00AB37B2">
            <w:pPr>
              <w:spacing w:before="80" w:after="80"/>
            </w:pPr>
            <w:r>
              <w:t>A data infrastructure used to centralize, manage, and process raw and structured data, often serving as the backbone for data extraction and analytics platforms.</w:t>
            </w:r>
          </w:p>
        </w:tc>
      </w:tr>
      <w:tr w:rsidR="00A17840" w:rsidRPr="00A17840" w14:paraId="04BCC9CC" w14:textId="77777777" w:rsidTr="004B3F29">
        <w:tc>
          <w:tcPr>
            <w:tcW w:w="3325" w:type="dxa"/>
          </w:tcPr>
          <w:p w14:paraId="50BD8480" w14:textId="59963741" w:rsidR="00A17840" w:rsidRDefault="00A17840" w:rsidP="00AB37B2">
            <w:pPr>
              <w:spacing w:before="80" w:after="80"/>
            </w:pPr>
            <w:r>
              <w:t>Blob Storage</w:t>
            </w:r>
          </w:p>
        </w:tc>
        <w:tc>
          <w:tcPr>
            <w:tcW w:w="9625" w:type="dxa"/>
          </w:tcPr>
          <w:p w14:paraId="11910D6D" w14:textId="72D28F87" w:rsidR="00A17840" w:rsidRDefault="00A17840" w:rsidP="00AB37B2">
            <w:pPr>
              <w:spacing w:before="80" w:after="80"/>
            </w:pPr>
            <w:r>
              <w:t>A scalable cloud storage solution for storing large amounts of unstructured data, such as files, logs, or images.</w:t>
            </w:r>
          </w:p>
        </w:tc>
      </w:tr>
      <w:tr w:rsidR="00A17840" w:rsidRPr="00A17840" w14:paraId="74C233D0" w14:textId="77777777" w:rsidTr="004B3F29">
        <w:tc>
          <w:tcPr>
            <w:tcW w:w="3325" w:type="dxa"/>
          </w:tcPr>
          <w:p w14:paraId="7951E222" w14:textId="594A971D" w:rsidR="00A17840" w:rsidRDefault="00A17840" w:rsidP="00AB37B2">
            <w:pPr>
              <w:spacing w:before="80" w:after="80"/>
            </w:pPr>
            <w:r>
              <w:t>Wildcard Characters</w:t>
            </w:r>
          </w:p>
        </w:tc>
        <w:tc>
          <w:tcPr>
            <w:tcW w:w="9625" w:type="dxa"/>
          </w:tcPr>
          <w:p w14:paraId="555D3B8B" w14:textId="1D942AC0" w:rsidR="00A17840" w:rsidRDefault="00A17840" w:rsidP="00AB37B2">
            <w:pPr>
              <w:spacing w:before="80" w:after="80"/>
            </w:pPr>
            <w:r>
              <w:t>Special symbols used in file names or search queries to represent one or more unspecified characters, enabling flexible matching and filtering.</w:t>
            </w:r>
          </w:p>
        </w:tc>
      </w:tr>
      <w:tr w:rsidR="00A17840" w:rsidRPr="00A17840" w14:paraId="210E515E" w14:textId="77777777" w:rsidTr="004B3F29">
        <w:tc>
          <w:tcPr>
            <w:tcW w:w="3325" w:type="dxa"/>
          </w:tcPr>
          <w:p w14:paraId="014DD128" w14:textId="3D543563" w:rsidR="00A17840" w:rsidRDefault="00A17840" w:rsidP="00AB37B2">
            <w:pPr>
              <w:spacing w:before="80" w:after="80"/>
            </w:pPr>
            <w:r>
              <w:t>Exception Handling</w:t>
            </w:r>
          </w:p>
        </w:tc>
        <w:tc>
          <w:tcPr>
            <w:tcW w:w="9625" w:type="dxa"/>
          </w:tcPr>
          <w:p w14:paraId="215DA84D" w14:textId="6290FBEE" w:rsidR="00A17840" w:rsidRDefault="00A17840" w:rsidP="00AB37B2">
            <w:pPr>
              <w:spacing w:before="80" w:after="80"/>
            </w:pPr>
            <w:r>
              <w:t>The process of managing errors or unusual conditions that may occur during software execution, ensuring system stability and user notifications.</w:t>
            </w:r>
          </w:p>
        </w:tc>
      </w:tr>
      <w:tr w:rsidR="00A17840" w:rsidRPr="00A17840" w14:paraId="61ECF7BF" w14:textId="77777777" w:rsidTr="004B3F29">
        <w:tc>
          <w:tcPr>
            <w:tcW w:w="3325" w:type="dxa"/>
          </w:tcPr>
          <w:p w14:paraId="79C35593" w14:textId="5AE9539F" w:rsidR="00A17840" w:rsidRDefault="00A17840" w:rsidP="00AB37B2">
            <w:pPr>
              <w:spacing w:before="80" w:after="80"/>
            </w:pPr>
            <w:r>
              <w:t>On-premises</w:t>
            </w:r>
          </w:p>
        </w:tc>
        <w:tc>
          <w:tcPr>
            <w:tcW w:w="9625" w:type="dxa"/>
          </w:tcPr>
          <w:p w14:paraId="55B6D3EC" w14:textId="4439D08E" w:rsidR="00A17840" w:rsidRDefault="00A17840" w:rsidP="00AB37B2">
            <w:pPr>
              <w:spacing w:before="80" w:after="80"/>
            </w:pPr>
            <w:r>
              <w:t>A deployment model where applications or services are hosted within an organization’s own infrastructure rather than in the cloud.</w:t>
            </w:r>
          </w:p>
        </w:tc>
      </w:tr>
    </w:tbl>
    <w:p w14:paraId="0FF9D5B4" w14:textId="77777777" w:rsidR="00A17840" w:rsidRPr="00A17840" w:rsidRDefault="00A17840" w:rsidP="00A17840"/>
    <w:p w14:paraId="16536CA2" w14:textId="6D4F22E0" w:rsidR="00DD3C52" w:rsidRDefault="00E11B41" w:rsidP="00D82A4A">
      <w:pPr>
        <w:pStyle w:val="Heading1"/>
        <w:rPr>
          <w:rFonts w:eastAsia="Graphik"/>
        </w:rPr>
      </w:pPr>
      <w:r>
        <w:lastRenderedPageBreak/>
        <w:fldChar w:fldCharType="end"/>
      </w:r>
      <w:bookmarkStart w:id="238" w:name="_Toc213924310"/>
      <w:bookmarkStart w:id="239" w:name="_Toc71991494"/>
      <w:bookmarkStart w:id="240" w:name="_Toc1504399092"/>
      <w:bookmarkStart w:id="241" w:name="_Toc230389845"/>
      <w:bookmarkStart w:id="242" w:name="_Toc1216000693"/>
      <w:bookmarkStart w:id="243" w:name="_Toc35201254"/>
      <w:bookmarkStart w:id="244" w:name="_Toc1171423172"/>
      <w:bookmarkStart w:id="245" w:name="_Toc1862715971"/>
      <w:bookmarkStart w:id="246" w:name="_Toc414537192"/>
      <w:bookmarkStart w:id="247" w:name="_Toc1570534620"/>
      <w:bookmarkStart w:id="248" w:name="_Toc26719071"/>
      <w:bookmarkStart w:id="249" w:name="_Toc1995827244"/>
      <w:bookmarkStart w:id="250" w:name="_Toc1142387953"/>
      <w:bookmarkStart w:id="251" w:name="_Toc199561094"/>
      <w:bookmarkStart w:id="252" w:name="_Toc34653833"/>
      <w:bookmarkStart w:id="253" w:name="_Toc1602857617"/>
      <w:bookmarkStart w:id="254" w:name="_Toc192344646"/>
      <w:bookmarkStart w:id="255" w:name="_Toc2049197089"/>
      <w:bookmarkStart w:id="256" w:name="_Toc1782660545"/>
      <w:bookmarkStart w:id="257" w:name="_Toc2013646473"/>
      <w:bookmarkStart w:id="258" w:name="_Toc1025334615"/>
      <w:bookmarkStart w:id="259" w:name="_Toc211515756"/>
      <w:bookmarkStart w:id="260" w:name="_Toc858661558"/>
      <w:bookmarkStart w:id="261" w:name="_Toc177623998"/>
      <w:bookmarkStart w:id="262" w:name="_Toc1209852468"/>
      <w:bookmarkStart w:id="263" w:name="_Toc784276321"/>
      <w:bookmarkStart w:id="264" w:name="_Toc1679027944"/>
      <w:bookmarkStart w:id="265" w:name="_Toc672220885"/>
      <w:bookmarkStart w:id="266" w:name="_Toc1770568071"/>
      <w:bookmarkStart w:id="267" w:name="_Toc558309504"/>
      <w:bookmarkStart w:id="268" w:name="_Toc426058954"/>
      <w:bookmarkStart w:id="269" w:name="_Toc1611968477"/>
      <w:bookmarkStart w:id="270" w:name="_Toc665629025"/>
      <w:bookmarkStart w:id="271" w:name="_Toc1651618881"/>
      <w:bookmarkStart w:id="272" w:name="_Toc198451397"/>
      <w:bookmarkStart w:id="273" w:name="_Toc1372497239"/>
      <w:bookmarkStart w:id="274" w:name="_Toc900533404"/>
      <w:bookmarkStart w:id="275" w:name="_Toc2035134794"/>
      <w:bookmarkStart w:id="276" w:name="_Toc693398909"/>
      <w:bookmarkStart w:id="277" w:name="_Toc1788495958"/>
      <w:bookmarkStart w:id="278" w:name="_Toc686901793"/>
      <w:bookmarkStart w:id="279" w:name="_Toc126424416"/>
      <w:bookmarkStart w:id="280" w:name="_Toc1220001154"/>
      <w:bookmarkStart w:id="281" w:name="_Toc1542575971"/>
      <w:bookmarkStart w:id="282" w:name="_Toc715693729"/>
      <w:bookmarkStart w:id="283" w:name="_Toc1398984629"/>
      <w:bookmarkStart w:id="284" w:name="_Toc814499430"/>
      <w:bookmarkStart w:id="285" w:name="_Toc485012989"/>
      <w:bookmarkStart w:id="286" w:name="_Toc763730732"/>
      <w:bookmarkStart w:id="287" w:name="_Toc1621716423"/>
      <w:bookmarkStart w:id="288" w:name="_Toc1314494414"/>
      <w:bookmarkStart w:id="289" w:name="_Toc2142848780"/>
      <w:bookmarkStart w:id="290" w:name="_Toc1172271329"/>
      <w:bookmarkStart w:id="291" w:name="_Toc725839635"/>
      <w:bookmarkStart w:id="292" w:name="_Toc1239977605"/>
      <w:bookmarkStart w:id="293" w:name="_Toc59473876"/>
      <w:bookmarkStart w:id="294" w:name="_Toc278100532"/>
      <w:bookmarkStart w:id="295" w:name="_Toc1148380488"/>
      <w:r w:rsidR="00DD3C52">
        <w:rPr>
          <w:rFonts w:eastAsia="Graphik"/>
        </w:rPr>
        <w:t>Features</w:t>
      </w:r>
      <w:bookmarkEnd w:id="238"/>
    </w:p>
    <w:p w14:paraId="27E4AE0B" w14:textId="48B0BCD1" w:rsidR="00DD3C52" w:rsidRPr="0030103D" w:rsidRDefault="00DD3C52" w:rsidP="008C447D">
      <w:pPr>
        <w:ind w:right="5580"/>
      </w:pPr>
      <w:r w:rsidRPr="0030103D">
        <w:t xml:space="preserve">AOT’s Flat File Extractor has Extraction pipeline functionality to get an overview of successful and failed pipeline runs </w:t>
      </w:r>
      <w:r w:rsidR="00610C65" w:rsidRPr="0030103D">
        <w:t>in CDF</w:t>
      </w:r>
      <w:r w:rsidRPr="0030103D">
        <w:t>. On every run, the extractor sends a detailed Success/Failure message about the run and notifies the list of contacts configured about the status.</w:t>
      </w:r>
      <w:r w:rsidR="00610C65" w:rsidRPr="0030103D">
        <w:t xml:space="preserve"> It also features:</w:t>
      </w:r>
      <w:r w:rsidRPr="0030103D">
        <w:t xml:space="preserve"> </w:t>
      </w:r>
    </w:p>
    <w:p w14:paraId="0AF5B371" w14:textId="77777777" w:rsidR="00DD3C52" w:rsidRPr="00B436F5" w:rsidRDefault="00DD3C52" w:rsidP="008C447D">
      <w:pPr>
        <w:pStyle w:val="ListParagraph"/>
        <w:numPr>
          <w:ilvl w:val="0"/>
          <w:numId w:val="28"/>
        </w:numPr>
        <w:ind w:right="5580"/>
      </w:pPr>
      <w:r w:rsidRPr="00B436F5">
        <w:t>User configurable based on the business needs</w:t>
      </w:r>
    </w:p>
    <w:p w14:paraId="0EF1A88E" w14:textId="49555BB8" w:rsidR="00DD3C52" w:rsidRPr="00B436F5" w:rsidRDefault="00DD3C52" w:rsidP="008C447D">
      <w:pPr>
        <w:pStyle w:val="ListParagraph"/>
        <w:numPr>
          <w:ilvl w:val="0"/>
          <w:numId w:val="28"/>
        </w:numPr>
        <w:ind w:right="5580"/>
      </w:pPr>
      <w:r w:rsidRPr="00B436F5">
        <w:t>T</w:t>
      </w:r>
      <w:r w:rsidR="007F17A8">
        <w:t>he t</w:t>
      </w:r>
      <w:r w:rsidRPr="00B436F5">
        <w:t>imer option allows automatic operation on a configurable interval</w:t>
      </w:r>
    </w:p>
    <w:p w14:paraId="00E0F24C" w14:textId="34A9124D" w:rsidR="00DD3C52" w:rsidRPr="00B436F5" w:rsidRDefault="00DD3C52" w:rsidP="008C447D">
      <w:pPr>
        <w:pStyle w:val="ListParagraph"/>
        <w:numPr>
          <w:ilvl w:val="0"/>
          <w:numId w:val="28"/>
        </w:numPr>
        <w:ind w:right="5580"/>
      </w:pPr>
      <w:r w:rsidRPr="00B436F5">
        <w:t>Built</w:t>
      </w:r>
      <w:r w:rsidR="00A07A3E">
        <w:t>-</w:t>
      </w:r>
      <w:r w:rsidRPr="00B436F5">
        <w:t xml:space="preserve">in validations and exception handling simplify </w:t>
      </w:r>
      <w:r>
        <w:t xml:space="preserve">the </w:t>
      </w:r>
      <w:r w:rsidRPr="00B436F5">
        <w:t>configuration</w:t>
      </w:r>
    </w:p>
    <w:p w14:paraId="50BBF09A" w14:textId="77777777" w:rsidR="00DD3C52" w:rsidRPr="00B436F5" w:rsidRDefault="00DD3C52" w:rsidP="008C447D">
      <w:pPr>
        <w:pStyle w:val="ListParagraph"/>
        <w:numPr>
          <w:ilvl w:val="0"/>
          <w:numId w:val="28"/>
        </w:numPr>
        <w:ind w:right="5580"/>
      </w:pPr>
      <w:r w:rsidRPr="00B436F5">
        <w:t>Multiple Blob Storages/Local File System locations can be configured</w:t>
      </w:r>
    </w:p>
    <w:p w14:paraId="550A171E" w14:textId="77777777" w:rsidR="00DD3C52" w:rsidRPr="00B436F5" w:rsidRDefault="00DD3C52" w:rsidP="008C447D">
      <w:pPr>
        <w:pStyle w:val="ListParagraph"/>
        <w:numPr>
          <w:ilvl w:val="0"/>
          <w:numId w:val="28"/>
        </w:numPr>
        <w:ind w:right="5580"/>
      </w:pPr>
      <w:r w:rsidRPr="00B436F5">
        <w:t>Multiple file names can be configured to be extracted</w:t>
      </w:r>
    </w:p>
    <w:p w14:paraId="7F25B0A9" w14:textId="77777777" w:rsidR="00DD3C52" w:rsidRPr="00B436F5" w:rsidRDefault="00DD3C52" w:rsidP="008C447D">
      <w:pPr>
        <w:pStyle w:val="ListParagraph"/>
        <w:numPr>
          <w:ilvl w:val="0"/>
          <w:numId w:val="28"/>
        </w:numPr>
        <w:ind w:right="5580"/>
      </w:pPr>
      <w:r>
        <w:t>Supports Wildcard characters/Expressions for filtering files by their name</w:t>
      </w:r>
    </w:p>
    <w:p w14:paraId="21DD3FD4" w14:textId="23B93883" w:rsidR="00DD3C52" w:rsidRPr="0075068B" w:rsidRDefault="00DD3C52" w:rsidP="008C447D">
      <w:pPr>
        <w:pStyle w:val="ListParagraph"/>
        <w:numPr>
          <w:ilvl w:val="0"/>
          <w:numId w:val="28"/>
        </w:numPr>
        <w:ind w:right="5580"/>
      </w:pPr>
      <w:r>
        <w:t>Supports multiple CDF RAW tables/sources</w:t>
      </w:r>
    </w:p>
    <w:p w14:paraId="25912C7A" w14:textId="651695BA" w:rsidR="00DD3C52" w:rsidRDefault="00610C65" w:rsidP="008C447D">
      <w:pPr>
        <w:ind w:right="5580"/>
      </w:pPr>
      <w:r>
        <w:t>As explained in the sections that follow, the extractor can be deployed either in the cloud or on</w:t>
      </w:r>
      <w:r w:rsidR="0067039D">
        <w:t>-</w:t>
      </w:r>
      <w:r>
        <w:t>premises with little user effort.</w:t>
      </w:r>
    </w:p>
    <w:p w14:paraId="41D6FA04" w14:textId="77777777" w:rsidR="003473A8" w:rsidRPr="00DD3C52" w:rsidRDefault="003473A8" w:rsidP="00DD3C52">
      <w:pPr>
        <w:rPr>
          <w:lang w:val="en-GB"/>
        </w:rPr>
      </w:pPr>
    </w:p>
    <w:p w14:paraId="67D93DA6" w14:textId="77777777" w:rsidR="00AB37B2" w:rsidRDefault="00AB37B2" w:rsidP="00D82A4A">
      <w:pPr>
        <w:pStyle w:val="Heading1"/>
        <w:rPr>
          <w:rFonts w:eastAsia="Graphik"/>
        </w:rPr>
        <w:sectPr w:rsidR="00AB37B2" w:rsidSect="007C6B0C">
          <w:type w:val="continuous"/>
          <w:pgSz w:w="15840" w:h="20160" w:orient="landscape" w:code="5"/>
          <w:pgMar w:top="1440" w:right="1440" w:bottom="1440" w:left="1440" w:header="720" w:footer="720" w:gutter="0"/>
          <w:cols w:space="720"/>
          <w:docGrid w:linePitch="360"/>
        </w:sectPr>
      </w:pPr>
    </w:p>
    <w:p w14:paraId="1C5C7BFB" w14:textId="46A07FCB" w:rsidR="006151E0" w:rsidRDefault="007573C1" w:rsidP="00D82A4A">
      <w:pPr>
        <w:pStyle w:val="Heading1"/>
        <w:rPr>
          <w:rFonts w:eastAsia="Graphik"/>
        </w:rPr>
      </w:pPr>
      <w:bookmarkStart w:id="296" w:name="_Toc213924311"/>
      <w:r w:rsidRPr="32FEE849">
        <w:rPr>
          <w:rFonts w:eastAsia="Graphik"/>
        </w:rPr>
        <w:lastRenderedPageBreak/>
        <w:t xml:space="preserve">Cloud </w:t>
      </w:r>
      <w:r w:rsidR="023DD6DB" w:rsidRPr="32FEE849">
        <w:rPr>
          <w:rFonts w:eastAsia="Graphik"/>
        </w:rPr>
        <w:t>Deployment</w:t>
      </w:r>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p>
    <w:p w14:paraId="51CD5EF1" w14:textId="78931100" w:rsidR="007573C1" w:rsidRDefault="001B4F9A" w:rsidP="001B4F9A">
      <w:pPr>
        <w:spacing w:after="240"/>
      </w:pPr>
      <w:r>
        <w:t xml:space="preserve">Two pipelines are needed to deploy the Flat File Extractor to an AKS Cluster. </w:t>
      </w:r>
      <w:r w:rsidR="007573C1">
        <w:t>This section includes step-by-step guidance for:</w:t>
      </w:r>
    </w:p>
    <w:p w14:paraId="5E48C272" w14:textId="3B74264D" w:rsidR="59A35195" w:rsidRDefault="001B4F9A" w:rsidP="0075068B">
      <w:pPr>
        <w:pStyle w:val="ListParagraph"/>
        <w:numPr>
          <w:ilvl w:val="0"/>
          <w:numId w:val="6"/>
        </w:numPr>
        <w:ind w:left="714" w:hanging="357"/>
        <w:rPr>
          <w:lang w:val="en-GB"/>
        </w:rPr>
      </w:pPr>
      <w:r>
        <w:rPr>
          <w:lang w:val="en-GB"/>
        </w:rPr>
        <w:t>Configuring</w:t>
      </w:r>
      <w:r w:rsidR="59A35195" w:rsidRPr="62F10049">
        <w:rPr>
          <w:lang w:val="en-GB"/>
        </w:rPr>
        <w:t xml:space="preserve"> the Azure DevOps environment</w:t>
      </w:r>
      <w:r w:rsidR="00E13435">
        <w:rPr>
          <w:lang w:val="en-GB"/>
        </w:rPr>
        <w:t>.</w:t>
      </w:r>
    </w:p>
    <w:p w14:paraId="07E53AD4" w14:textId="2CA6A18F" w:rsidR="59A35195" w:rsidRDefault="59A35195" w:rsidP="0075068B">
      <w:pPr>
        <w:pStyle w:val="ListParagraph"/>
        <w:numPr>
          <w:ilvl w:val="0"/>
          <w:numId w:val="6"/>
        </w:numPr>
        <w:ind w:left="714" w:hanging="357"/>
        <w:rPr>
          <w:lang w:val="en-GB"/>
        </w:rPr>
      </w:pPr>
      <w:r w:rsidRPr="62F10049">
        <w:rPr>
          <w:lang w:val="en-GB"/>
        </w:rPr>
        <w:t>Creat</w:t>
      </w:r>
      <w:r w:rsidR="007573C1" w:rsidRPr="62F10049">
        <w:rPr>
          <w:lang w:val="en-GB"/>
        </w:rPr>
        <w:t>ing a</w:t>
      </w:r>
      <w:r w:rsidRPr="62F10049">
        <w:rPr>
          <w:lang w:val="en-GB"/>
        </w:rPr>
        <w:t xml:space="preserve"> Build Pipeline </w:t>
      </w:r>
      <w:r w:rsidR="007573C1" w:rsidRPr="62F10049">
        <w:rPr>
          <w:lang w:val="en-GB"/>
        </w:rPr>
        <w:t>for</w:t>
      </w:r>
      <w:r w:rsidRPr="62F10049">
        <w:rPr>
          <w:lang w:val="en-GB"/>
        </w:rPr>
        <w:t xml:space="preserve"> Dockerizing the Extractor Package</w:t>
      </w:r>
      <w:r w:rsidR="00E13435">
        <w:rPr>
          <w:lang w:val="en-GB"/>
        </w:rPr>
        <w:t>.</w:t>
      </w:r>
    </w:p>
    <w:p w14:paraId="37EC86C1" w14:textId="2E7AFD41" w:rsidR="59A35195" w:rsidRDefault="59A35195" w:rsidP="0075068B">
      <w:pPr>
        <w:pStyle w:val="ListParagraph"/>
        <w:numPr>
          <w:ilvl w:val="0"/>
          <w:numId w:val="6"/>
        </w:numPr>
        <w:ind w:left="714" w:hanging="357"/>
        <w:rPr>
          <w:lang w:val="en-GB"/>
        </w:rPr>
      </w:pPr>
      <w:r w:rsidRPr="62F10049">
        <w:rPr>
          <w:lang w:val="en-GB"/>
        </w:rPr>
        <w:t>Creat</w:t>
      </w:r>
      <w:r w:rsidR="007573C1" w:rsidRPr="62F10049">
        <w:rPr>
          <w:lang w:val="en-GB"/>
        </w:rPr>
        <w:t>ing</w:t>
      </w:r>
      <w:r w:rsidRPr="62F10049">
        <w:rPr>
          <w:lang w:val="en-GB"/>
        </w:rPr>
        <w:t xml:space="preserve"> a Release Pipeline </w:t>
      </w:r>
      <w:r w:rsidR="007573C1" w:rsidRPr="62F10049">
        <w:rPr>
          <w:lang w:val="en-GB"/>
        </w:rPr>
        <w:t>for</w:t>
      </w:r>
      <w:r w:rsidRPr="62F10049">
        <w:rPr>
          <w:lang w:val="en-GB"/>
        </w:rPr>
        <w:t xml:space="preserve"> deploying the Docker image to </w:t>
      </w:r>
      <w:r w:rsidR="0067039D">
        <w:rPr>
          <w:lang w:val="en-GB"/>
        </w:rPr>
        <w:t xml:space="preserve">the </w:t>
      </w:r>
      <w:r w:rsidRPr="62F10049">
        <w:rPr>
          <w:lang w:val="en-GB"/>
        </w:rPr>
        <w:t>AKS cluster</w:t>
      </w:r>
      <w:r w:rsidR="00E13435">
        <w:rPr>
          <w:lang w:val="en-GB"/>
        </w:rPr>
        <w:t>.</w:t>
      </w:r>
    </w:p>
    <w:p w14:paraId="58A21CB5" w14:textId="3FA68D62" w:rsidR="59A35195" w:rsidRDefault="59A35195" w:rsidP="0075068B">
      <w:pPr>
        <w:pStyle w:val="ListParagraph"/>
        <w:numPr>
          <w:ilvl w:val="0"/>
          <w:numId w:val="6"/>
        </w:numPr>
        <w:ind w:left="714" w:hanging="357"/>
        <w:rPr>
          <w:lang w:val="en-GB"/>
        </w:rPr>
      </w:pPr>
      <w:r w:rsidRPr="62F10049">
        <w:rPr>
          <w:lang w:val="en-GB"/>
        </w:rPr>
        <w:t>Validat</w:t>
      </w:r>
      <w:r w:rsidR="007573C1" w:rsidRPr="62F10049">
        <w:rPr>
          <w:lang w:val="en-GB"/>
        </w:rPr>
        <w:t>ing</w:t>
      </w:r>
      <w:r w:rsidRPr="62F10049">
        <w:rPr>
          <w:lang w:val="en-GB"/>
        </w:rPr>
        <w:t xml:space="preserve"> in CDF RAW if the RAW table has the right data</w:t>
      </w:r>
      <w:r w:rsidR="00E13435">
        <w:rPr>
          <w:lang w:val="en-GB"/>
        </w:rPr>
        <w:t>.</w:t>
      </w:r>
    </w:p>
    <w:p w14:paraId="2B833C44" w14:textId="77777777" w:rsidR="007573C1" w:rsidRDefault="007573C1" w:rsidP="00B55B1D">
      <w:pPr>
        <w:pStyle w:val="Heading2"/>
        <w:rPr>
          <w:lang w:val="en-GB"/>
        </w:rPr>
      </w:pPr>
      <w:bookmarkStart w:id="297" w:name="_Toc1071832709"/>
      <w:bookmarkStart w:id="298" w:name="_Toc1768477713"/>
      <w:bookmarkStart w:id="299" w:name="_Toc1343362410"/>
      <w:bookmarkStart w:id="300" w:name="_Toc935584620"/>
      <w:bookmarkStart w:id="301" w:name="_Toc66457198"/>
      <w:bookmarkStart w:id="302" w:name="_Toc1224065338"/>
      <w:bookmarkStart w:id="303" w:name="_Toc1120256899"/>
      <w:bookmarkStart w:id="304" w:name="_Toc1271703056"/>
      <w:bookmarkStart w:id="305" w:name="_Toc750930829"/>
      <w:bookmarkStart w:id="306" w:name="_Toc673352486"/>
      <w:bookmarkStart w:id="307" w:name="_Toc1633220314"/>
      <w:bookmarkStart w:id="308" w:name="_Toc862279244"/>
      <w:bookmarkStart w:id="309" w:name="_Toc1168589854"/>
      <w:bookmarkStart w:id="310" w:name="_Toc1001364793"/>
      <w:bookmarkStart w:id="311" w:name="_Toc862624844"/>
      <w:bookmarkStart w:id="312" w:name="_Toc1400560332"/>
      <w:bookmarkStart w:id="313" w:name="_Toc58419388"/>
      <w:bookmarkStart w:id="314" w:name="_Toc401436721"/>
      <w:bookmarkStart w:id="315" w:name="_Toc2014409563"/>
      <w:bookmarkStart w:id="316" w:name="_Toc852633295"/>
      <w:bookmarkStart w:id="317" w:name="_Toc104743778"/>
      <w:bookmarkStart w:id="318" w:name="_Toc216017042"/>
      <w:bookmarkStart w:id="319" w:name="_Toc1959518230"/>
      <w:bookmarkStart w:id="320" w:name="_Toc894484921"/>
      <w:bookmarkStart w:id="321" w:name="_Toc1846577699"/>
      <w:bookmarkStart w:id="322" w:name="_Toc1808040744"/>
      <w:bookmarkStart w:id="323" w:name="_Toc1216926188"/>
      <w:bookmarkStart w:id="324" w:name="_Toc225573008"/>
      <w:bookmarkStart w:id="325" w:name="_Toc791861447"/>
      <w:bookmarkStart w:id="326" w:name="_Toc905930347"/>
      <w:bookmarkStart w:id="327" w:name="_Toc131338834"/>
      <w:bookmarkStart w:id="328" w:name="_Toc1002160835"/>
      <w:bookmarkStart w:id="329" w:name="_Toc2046635867"/>
      <w:bookmarkStart w:id="330" w:name="_Toc558926833"/>
      <w:bookmarkStart w:id="331" w:name="_Toc209883365"/>
      <w:bookmarkStart w:id="332" w:name="_Toc2048120178"/>
      <w:bookmarkStart w:id="333" w:name="_Toc1265177660"/>
      <w:bookmarkStart w:id="334" w:name="_Toc295901747"/>
      <w:bookmarkStart w:id="335" w:name="_Toc141895041"/>
      <w:bookmarkStart w:id="336" w:name="_Toc577969408"/>
      <w:bookmarkStart w:id="337" w:name="_Toc1925754605"/>
      <w:bookmarkStart w:id="338" w:name="_Toc862667872"/>
      <w:bookmarkStart w:id="339" w:name="_Toc1246756730"/>
      <w:bookmarkStart w:id="340" w:name="_Toc1530829426"/>
      <w:bookmarkStart w:id="341" w:name="_Toc850877094"/>
      <w:bookmarkStart w:id="342" w:name="_Toc697247256"/>
      <w:bookmarkStart w:id="343" w:name="_Toc1700645138"/>
      <w:bookmarkStart w:id="344" w:name="_Toc1991526888"/>
      <w:bookmarkStart w:id="345" w:name="_Toc1201408814"/>
      <w:bookmarkStart w:id="346" w:name="_Toc1975679218"/>
      <w:bookmarkStart w:id="347" w:name="_Toc1860811607"/>
      <w:bookmarkStart w:id="348" w:name="_Toc830540622"/>
      <w:bookmarkStart w:id="349" w:name="_Toc2030037261"/>
      <w:bookmarkStart w:id="350" w:name="_Toc105520525"/>
      <w:bookmarkStart w:id="351" w:name="_Toc318284041"/>
      <w:bookmarkStart w:id="352" w:name="_Toc1194085612"/>
      <w:bookmarkStart w:id="353" w:name="_Toc1184223460"/>
      <w:bookmarkStart w:id="354" w:name="_Toc213924312"/>
      <w:r w:rsidRPr="32FEE849">
        <w:rPr>
          <w:rFonts w:eastAsia="Graphik"/>
          <w:lang w:val="en-GB"/>
        </w:rPr>
        <w:t>Prerequisites</w:t>
      </w:r>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p>
    <w:p w14:paraId="237CD99F" w14:textId="244A55C8" w:rsidR="001643BA" w:rsidRPr="001643BA" w:rsidRDefault="001643BA" w:rsidP="0046656E">
      <w:pPr>
        <w:numPr>
          <w:ilvl w:val="0"/>
          <w:numId w:val="22"/>
        </w:numPr>
      </w:pPr>
      <w:r w:rsidRPr="001643BA">
        <w:t xml:space="preserve">The </w:t>
      </w:r>
      <w:hyperlink r:id="rId20" w:history="1">
        <w:r w:rsidRPr="001643BA">
          <w:rPr>
            <w:rStyle w:val="Hyperlink"/>
          </w:rPr>
          <w:t>Lens</w:t>
        </w:r>
      </w:hyperlink>
      <w:r w:rsidRPr="001643BA">
        <w:t xml:space="preserve"> app is needed for validation.</w:t>
      </w:r>
    </w:p>
    <w:p w14:paraId="2ED109FD" w14:textId="6E1E8262" w:rsidR="007573C1" w:rsidRPr="001643BA" w:rsidRDefault="001643BA" w:rsidP="007B72D6">
      <w:pPr>
        <w:numPr>
          <w:ilvl w:val="0"/>
          <w:numId w:val="22"/>
        </w:numPr>
        <w:spacing w:after="120"/>
      </w:pPr>
      <w:r w:rsidRPr="001643BA">
        <w:t xml:space="preserve">A </w:t>
      </w:r>
      <w:r w:rsidR="007573C1" w:rsidRPr="001643BA">
        <w:t>cloud subscription must exist with the following:</w:t>
      </w:r>
    </w:p>
    <w:p w14:paraId="247901EF" w14:textId="77777777" w:rsidR="007573C1" w:rsidRPr="001643BA" w:rsidRDefault="007573C1" w:rsidP="0046656E">
      <w:pPr>
        <w:numPr>
          <w:ilvl w:val="1"/>
          <w:numId w:val="22"/>
        </w:numPr>
      </w:pPr>
      <w:r w:rsidRPr="001643BA">
        <w:t>Azure license/subscription to create resources for implementation</w:t>
      </w:r>
    </w:p>
    <w:p w14:paraId="257FE4E6" w14:textId="36D9554C" w:rsidR="007573C1" w:rsidRPr="001643BA" w:rsidRDefault="58CB7E25" w:rsidP="0046656E">
      <w:pPr>
        <w:numPr>
          <w:ilvl w:val="1"/>
          <w:numId w:val="22"/>
        </w:numPr>
      </w:pPr>
      <w:r w:rsidRPr="001643BA">
        <w:t>Azure DevOps repository for extractor code and pipeline files</w:t>
      </w:r>
    </w:p>
    <w:p w14:paraId="367D24DF" w14:textId="77777777" w:rsidR="007573C1" w:rsidRPr="001643BA" w:rsidRDefault="007573C1" w:rsidP="0046656E">
      <w:pPr>
        <w:numPr>
          <w:ilvl w:val="1"/>
          <w:numId w:val="22"/>
        </w:numPr>
      </w:pPr>
      <w:r w:rsidRPr="001643BA">
        <w:t>Azure service connections for SonarQube and Container Registry</w:t>
      </w:r>
    </w:p>
    <w:p w14:paraId="79FC4644" w14:textId="77777777" w:rsidR="007573C1" w:rsidRPr="001643BA" w:rsidRDefault="007573C1" w:rsidP="0046656E">
      <w:pPr>
        <w:numPr>
          <w:ilvl w:val="1"/>
          <w:numId w:val="22"/>
        </w:numPr>
      </w:pPr>
      <w:r w:rsidRPr="001643BA">
        <w:t>Namespace in the AKS cluster for environments</w:t>
      </w:r>
    </w:p>
    <w:p w14:paraId="5E2094F0" w14:textId="77777777" w:rsidR="007573C1" w:rsidRPr="001643BA" w:rsidRDefault="007573C1" w:rsidP="0046656E">
      <w:pPr>
        <w:numPr>
          <w:ilvl w:val="1"/>
          <w:numId w:val="22"/>
        </w:numPr>
      </w:pPr>
      <w:r w:rsidRPr="001643BA">
        <w:t>Kubernetes Service Connection for AKS Cluster</w:t>
      </w:r>
    </w:p>
    <w:p w14:paraId="22FEAD4E" w14:textId="5C43319B" w:rsidR="007573C1" w:rsidRPr="001643BA" w:rsidRDefault="007573C1" w:rsidP="0046656E">
      <w:pPr>
        <w:numPr>
          <w:ilvl w:val="1"/>
          <w:numId w:val="22"/>
        </w:numPr>
      </w:pPr>
      <w:r w:rsidRPr="001643BA">
        <w:t>Sonar project</w:t>
      </w:r>
      <w:r w:rsidR="20FDB63B" w:rsidRPr="001643BA">
        <w:t xml:space="preserve"> name</w:t>
      </w:r>
      <w:r w:rsidRPr="001643BA">
        <w:t xml:space="preserve"> and key</w:t>
      </w:r>
    </w:p>
    <w:p w14:paraId="17845A9D" w14:textId="56536289" w:rsidR="00250C84" w:rsidRDefault="001B4F9A" w:rsidP="00B55B1D">
      <w:pPr>
        <w:pStyle w:val="Heading2"/>
      </w:pPr>
      <w:bookmarkStart w:id="355" w:name="_Toc213924313"/>
      <w:r>
        <w:t>Configure the Environment</w:t>
      </w:r>
      <w:bookmarkEnd w:id="355"/>
    </w:p>
    <w:p w14:paraId="1713E7F7" w14:textId="43504750" w:rsidR="421A3E65" w:rsidRDefault="421A3E65" w:rsidP="0046656E">
      <w:pPr>
        <w:pStyle w:val="ListParagraph"/>
        <w:numPr>
          <w:ilvl w:val="0"/>
          <w:numId w:val="17"/>
        </w:numPr>
      </w:pPr>
      <w:r>
        <w:t>Create an Azure Key Vault.</w:t>
      </w:r>
    </w:p>
    <w:p w14:paraId="169215F2" w14:textId="2CA2A135" w:rsidR="27BF6E9E" w:rsidRDefault="6CB93D28" w:rsidP="0046656E">
      <w:pPr>
        <w:pStyle w:val="ListParagraph"/>
        <w:numPr>
          <w:ilvl w:val="0"/>
          <w:numId w:val="17"/>
        </w:numPr>
        <w:ind w:left="714" w:hanging="357"/>
      </w:pPr>
      <w:r w:rsidRPr="27BF6E9E">
        <w:t>Add the following secrets in the Azure Key Vault created in the previous step:</w:t>
      </w:r>
    </w:p>
    <w:p w14:paraId="67298E00" w14:textId="3A45CB55" w:rsidR="00250C84" w:rsidRPr="00D12F66" w:rsidRDefault="51B00CC0" w:rsidP="007B72D6">
      <w:pPr>
        <w:pStyle w:val="ListParagraph"/>
        <w:numPr>
          <w:ilvl w:val="0"/>
          <w:numId w:val="13"/>
        </w:numPr>
      </w:pPr>
      <w:r w:rsidRPr="21F9CC17">
        <w:rPr>
          <w:b/>
          <w:bCs/>
        </w:rPr>
        <w:t>ClientI</w:t>
      </w:r>
      <w:r w:rsidR="008D5ECD">
        <w:rPr>
          <w:b/>
          <w:bCs/>
        </w:rPr>
        <w:t>D</w:t>
      </w:r>
      <w:r w:rsidR="008F0A57">
        <w:t>:</w:t>
      </w:r>
      <w:r w:rsidR="388888C9">
        <w:t xml:space="preserve"> </w:t>
      </w:r>
      <w:r w:rsidR="0C6596AA">
        <w:t xml:space="preserve">Provide the </w:t>
      </w:r>
      <w:r w:rsidR="388888C9">
        <w:t xml:space="preserve">Client ID for </w:t>
      </w:r>
      <w:r w:rsidR="5D35DAC3">
        <w:t xml:space="preserve">Cognite Data </w:t>
      </w:r>
      <w:r w:rsidR="591036A6">
        <w:t>Fusion (</w:t>
      </w:r>
      <w:r w:rsidR="388888C9">
        <w:t>CDF</w:t>
      </w:r>
      <w:r w:rsidR="36AA78A5">
        <w:t>)</w:t>
      </w:r>
      <w:r w:rsidR="005F1D30">
        <w:t>.</w:t>
      </w:r>
    </w:p>
    <w:p w14:paraId="1BF936DD" w14:textId="1F004006" w:rsidR="00250C84" w:rsidRPr="00D12F66" w:rsidRDefault="388888C9" w:rsidP="007B72D6">
      <w:pPr>
        <w:pStyle w:val="ListParagraph"/>
        <w:numPr>
          <w:ilvl w:val="0"/>
          <w:numId w:val="13"/>
        </w:numPr>
      </w:pPr>
      <w:r w:rsidRPr="000B718B">
        <w:rPr>
          <w:b/>
          <w:bCs/>
        </w:rPr>
        <w:t>ClientSecret</w:t>
      </w:r>
      <w:r w:rsidR="008F0A57">
        <w:t>:</w:t>
      </w:r>
      <w:r>
        <w:t xml:space="preserve"> </w:t>
      </w:r>
      <w:r w:rsidR="76E615A6">
        <w:t xml:space="preserve">Provide the </w:t>
      </w:r>
      <w:r>
        <w:t>Client Secret for CDF</w:t>
      </w:r>
      <w:r w:rsidR="005F1D30">
        <w:t>.</w:t>
      </w:r>
    </w:p>
    <w:p w14:paraId="31928F27" w14:textId="02B2DD9D" w:rsidR="00D12F66" w:rsidRDefault="388888C9" w:rsidP="007B72D6">
      <w:pPr>
        <w:pStyle w:val="ListParagraph"/>
        <w:numPr>
          <w:ilvl w:val="0"/>
          <w:numId w:val="13"/>
        </w:numPr>
      </w:pPr>
      <w:r w:rsidRPr="000B718B">
        <w:rPr>
          <w:b/>
          <w:bCs/>
        </w:rPr>
        <w:t>FlatFileStorageAccConStr1</w:t>
      </w:r>
      <w:r w:rsidR="008F0A57">
        <w:rPr>
          <w:b/>
          <w:bCs/>
        </w:rPr>
        <w:t>:</w:t>
      </w:r>
      <w:r w:rsidR="7E679A4C">
        <w:t xml:space="preserve"> Provide the </w:t>
      </w:r>
      <w:r w:rsidR="22415659">
        <w:t>C</w:t>
      </w:r>
      <w:r w:rsidR="7E679A4C">
        <w:t xml:space="preserve">onnection </w:t>
      </w:r>
      <w:r w:rsidR="3CFE4664">
        <w:t>S</w:t>
      </w:r>
      <w:r w:rsidR="7E679A4C">
        <w:t xml:space="preserve">tring of </w:t>
      </w:r>
      <w:r w:rsidR="00283AF5">
        <w:t xml:space="preserve">the </w:t>
      </w:r>
      <w:r w:rsidR="7E679A4C">
        <w:t>Azure Storage Account</w:t>
      </w:r>
      <w:r w:rsidR="005F1D30">
        <w:t>.</w:t>
      </w:r>
    </w:p>
    <w:p w14:paraId="1E26393C" w14:textId="39B9BB3D" w:rsidR="00FC64E2" w:rsidRDefault="388888C9" w:rsidP="00974C0C">
      <w:pPr>
        <w:pStyle w:val="ListParagraph"/>
        <w:numPr>
          <w:ilvl w:val="0"/>
          <w:numId w:val="13"/>
        </w:numPr>
        <w:spacing w:after="240"/>
        <w:rPr>
          <w:noProof/>
        </w:rPr>
      </w:pPr>
      <w:r w:rsidRPr="007B72D6">
        <w:rPr>
          <w:b/>
          <w:bCs/>
        </w:rPr>
        <w:t>FlatFileStorageAccKey1</w:t>
      </w:r>
      <w:r w:rsidR="008F0A57">
        <w:t xml:space="preserve">: </w:t>
      </w:r>
      <w:r w:rsidR="25EA86C2">
        <w:t xml:space="preserve">Provide the Account Key for Azure </w:t>
      </w:r>
      <w:r w:rsidR="66AC1790">
        <w:t>Storage Account</w:t>
      </w:r>
      <w:r w:rsidR="005F1D30">
        <w:t>.</w:t>
      </w:r>
    </w:p>
    <w:p w14:paraId="7A1E23CB" w14:textId="33272443" w:rsidR="00A46850" w:rsidRDefault="00A46850" w:rsidP="00A46850">
      <w:pPr>
        <w:spacing w:after="240"/>
        <w:ind w:left="936"/>
        <w:rPr>
          <w:noProof/>
        </w:rPr>
      </w:pPr>
      <w:r>
        <w:rPr>
          <w:noProof/>
        </w:rPr>
        <w:drawing>
          <wp:inline distT="0" distB="0" distL="0" distR="0" wp14:anchorId="7FA6F5B4" wp14:editId="118C9710">
            <wp:extent cx="4291693" cy="3581028"/>
            <wp:effectExtent l="19050" t="19050" r="13970" b="19685"/>
            <wp:docPr id="1768503518" name="Picture 1768503518" descr="Screenshot of a create a secre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03518" name="Picture 1768503518" descr="Screenshot of a create a secret window"/>
                    <pic:cNvPicPr/>
                  </pic:nvPicPr>
                  <pic:blipFill>
                    <a:blip r:embed="rId21">
                      <a:extLst>
                        <a:ext uri="{28A0092B-C50C-407E-A947-70E740481C1C}">
                          <a14:useLocalDpi xmlns:a14="http://schemas.microsoft.com/office/drawing/2010/main" val="0"/>
                        </a:ext>
                      </a:extLst>
                    </a:blip>
                    <a:stretch>
                      <a:fillRect/>
                    </a:stretch>
                  </pic:blipFill>
                  <pic:spPr>
                    <a:xfrm>
                      <a:off x="0" y="0"/>
                      <a:ext cx="4382034" cy="3656409"/>
                    </a:xfrm>
                    <a:prstGeom prst="rect">
                      <a:avLst/>
                    </a:prstGeom>
                    <a:ln>
                      <a:solidFill>
                        <a:schemeClr val="bg2"/>
                      </a:solidFill>
                    </a:ln>
                  </pic:spPr>
                </pic:pic>
              </a:graphicData>
            </a:graphic>
          </wp:inline>
        </w:drawing>
      </w:r>
    </w:p>
    <w:p w14:paraId="6C2CC9C3" w14:textId="5659BE13" w:rsidR="00A46850" w:rsidRDefault="00A46850" w:rsidP="00A46850">
      <w:pPr>
        <w:spacing w:after="240"/>
        <w:ind w:left="936"/>
        <w:rPr>
          <w:noProof/>
        </w:rPr>
      </w:pPr>
      <w:r>
        <w:rPr>
          <w:noProof/>
        </w:rPr>
        <w:lastRenderedPageBreak/>
        <w:drawing>
          <wp:inline distT="0" distB="0" distL="0" distR="0" wp14:anchorId="4BDDBA17" wp14:editId="5E693D2A">
            <wp:extent cx="6288691" cy="3419475"/>
            <wp:effectExtent l="19050" t="19050" r="17145" b="9525"/>
            <wp:docPr id="193891880" name="Picture 1938918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57837" cy="3457073"/>
                    </a:xfrm>
                    <a:prstGeom prst="rect">
                      <a:avLst/>
                    </a:prstGeom>
                    <a:ln>
                      <a:solidFill>
                        <a:schemeClr val="bg2"/>
                      </a:solidFill>
                    </a:ln>
                  </pic:spPr>
                </pic:pic>
              </a:graphicData>
            </a:graphic>
          </wp:inline>
        </w:drawing>
      </w:r>
    </w:p>
    <w:p w14:paraId="6F0F0667" w14:textId="77777777" w:rsidR="00547979" w:rsidRDefault="00547979" w:rsidP="00547979">
      <w:pPr>
        <w:pStyle w:val="ListParagraph"/>
        <w:numPr>
          <w:ilvl w:val="0"/>
          <w:numId w:val="17"/>
        </w:numPr>
        <w:ind w:left="648"/>
      </w:pPr>
      <w:r>
        <w:t>Create a key vault library in Azure DevOps and add the secrets created in the previous step.</w:t>
      </w:r>
    </w:p>
    <w:p w14:paraId="05DEDACA" w14:textId="2550ED00" w:rsidR="00547979" w:rsidRDefault="00547979" w:rsidP="00974C0C">
      <w:pPr>
        <w:spacing w:after="120"/>
        <w:ind w:left="720"/>
      </w:pPr>
      <w:r>
        <w:rPr>
          <w:noProof/>
        </w:rPr>
        <w:drawing>
          <wp:inline distT="0" distB="0" distL="0" distR="0" wp14:anchorId="07A895D9" wp14:editId="2AAE3512">
            <wp:extent cx="5381625" cy="4013751"/>
            <wp:effectExtent l="19050" t="19050" r="9525" b="25400"/>
            <wp:docPr id="1463688197" name="Picture 1463688197" descr="Screenshot of the vault library with the secrets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88197" name="Picture 1463688197" descr="Screenshot of the vault library with the secrets added"/>
                    <pic:cNvPicPr/>
                  </pic:nvPicPr>
                  <pic:blipFill>
                    <a:blip r:embed="rId23">
                      <a:extLst>
                        <a:ext uri="{28A0092B-C50C-407E-A947-70E740481C1C}">
                          <a14:useLocalDpi xmlns:a14="http://schemas.microsoft.com/office/drawing/2010/main" val="0"/>
                        </a:ext>
                      </a:extLst>
                    </a:blip>
                    <a:stretch>
                      <a:fillRect/>
                    </a:stretch>
                  </pic:blipFill>
                  <pic:spPr>
                    <a:xfrm>
                      <a:off x="0" y="0"/>
                      <a:ext cx="5411961" cy="4036376"/>
                    </a:xfrm>
                    <a:prstGeom prst="rect">
                      <a:avLst/>
                    </a:prstGeom>
                    <a:ln>
                      <a:solidFill>
                        <a:schemeClr val="bg1">
                          <a:lumMod val="85000"/>
                        </a:schemeClr>
                      </a:solidFill>
                    </a:ln>
                  </pic:spPr>
                </pic:pic>
              </a:graphicData>
            </a:graphic>
          </wp:inline>
        </w:drawing>
      </w:r>
    </w:p>
    <w:p w14:paraId="728A0299" w14:textId="0B1FB19E" w:rsidR="32FEE849" w:rsidRDefault="32FEE849" w:rsidP="32FEE849"/>
    <w:p w14:paraId="72DC0187" w14:textId="132DA36C" w:rsidR="0074282C" w:rsidRPr="00547979" w:rsidRDefault="2156174A" w:rsidP="0046656E">
      <w:pPr>
        <w:pStyle w:val="ListParagraph"/>
        <w:numPr>
          <w:ilvl w:val="0"/>
          <w:numId w:val="17"/>
        </w:numPr>
        <w:spacing w:after="240"/>
        <w:rPr>
          <w:rFonts w:eastAsiaTheme="minorEastAsia"/>
        </w:rPr>
      </w:pPr>
      <w:r w:rsidRPr="002B1339">
        <w:t>Cre</w:t>
      </w:r>
      <w:r>
        <w:t>ate a</w:t>
      </w:r>
      <w:r w:rsidR="55976C0E">
        <w:t xml:space="preserve"> Library/Variable Group in Azure DevOps</w:t>
      </w:r>
      <w:r w:rsidR="388888C9">
        <w:t xml:space="preserve"> </w:t>
      </w:r>
      <w:r w:rsidR="6366C341">
        <w:t>with the following parameters</w:t>
      </w:r>
      <w:r w:rsidR="709AD8DE">
        <w:t>:</w:t>
      </w:r>
    </w:p>
    <w:p w14:paraId="45E8D734" w14:textId="2CA0EAAC" w:rsidR="00547979" w:rsidRPr="00326A44" w:rsidRDefault="00547979" w:rsidP="00326A44">
      <w:pPr>
        <w:spacing w:after="240"/>
        <w:ind w:left="720"/>
        <w:rPr>
          <w:rFonts w:eastAsiaTheme="minorEastAsia"/>
        </w:rPr>
        <w:sectPr w:rsidR="00547979" w:rsidRPr="00326A44" w:rsidSect="007C6B0C">
          <w:pgSz w:w="15840" w:h="20160" w:orient="landscape" w:code="5"/>
          <w:pgMar w:top="1440" w:right="1440" w:bottom="1440" w:left="1440" w:header="720" w:footer="720" w:gutter="0"/>
          <w:cols w:space="720"/>
          <w:docGrid w:linePitch="360"/>
        </w:sectPr>
      </w:pPr>
      <w:r>
        <w:rPr>
          <w:noProof/>
        </w:rPr>
        <w:drawing>
          <wp:inline distT="0" distB="0" distL="0" distR="0" wp14:anchorId="159337F7" wp14:editId="138C5B64">
            <wp:extent cx="5827801" cy="1703424"/>
            <wp:effectExtent l="19050" t="19050" r="1905" b="0"/>
            <wp:docPr id="145819644" name="Picture 145819644" descr="screenshot of the Variable group showing the project key, project name, and the config file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9644" name="Picture 145819644" descr="screenshot of the Variable group showing the project key, project name, and the config file name"/>
                    <pic:cNvPicPr/>
                  </pic:nvPicPr>
                  <pic:blipFill>
                    <a:blip r:embed="rId24">
                      <a:extLst>
                        <a:ext uri="{28A0092B-C50C-407E-A947-70E740481C1C}">
                          <a14:useLocalDpi xmlns:a14="http://schemas.microsoft.com/office/drawing/2010/main" val="0"/>
                        </a:ext>
                      </a:extLst>
                    </a:blip>
                    <a:stretch>
                      <a:fillRect/>
                    </a:stretch>
                  </pic:blipFill>
                  <pic:spPr>
                    <a:xfrm>
                      <a:off x="0" y="0"/>
                      <a:ext cx="5859854" cy="1712793"/>
                    </a:xfrm>
                    <a:prstGeom prst="rect">
                      <a:avLst/>
                    </a:prstGeom>
                    <a:ln>
                      <a:solidFill>
                        <a:schemeClr val="bg1">
                          <a:lumMod val="85000"/>
                        </a:schemeClr>
                      </a:solidFill>
                    </a:ln>
                  </pic:spPr>
                </pic:pic>
              </a:graphicData>
            </a:graphic>
          </wp:inline>
        </w:drawing>
      </w:r>
    </w:p>
    <w:tbl>
      <w:tblPr>
        <w:tblStyle w:val="TableGridLight"/>
        <w:tblW w:w="13230" w:type="dxa"/>
        <w:tblInd w:w="-113" w:type="dxa"/>
        <w:tblLook w:val="04A0" w:firstRow="1" w:lastRow="0" w:firstColumn="1" w:lastColumn="0" w:noHBand="0" w:noVBand="1"/>
      </w:tblPr>
      <w:tblGrid>
        <w:gridCol w:w="4719"/>
        <w:gridCol w:w="8511"/>
      </w:tblGrid>
      <w:tr w:rsidR="002F61C3" w14:paraId="30BF95E2" w14:textId="77777777" w:rsidTr="00E472C3">
        <w:trPr>
          <w:trHeight w:val="283"/>
        </w:trPr>
        <w:tc>
          <w:tcPr>
            <w:tcW w:w="3414" w:type="dxa"/>
            <w:shd w:val="clear" w:color="auto" w:fill="D9D9D9" w:themeFill="background1" w:themeFillShade="D9"/>
          </w:tcPr>
          <w:p w14:paraId="0D186EDE" w14:textId="676A0F00" w:rsidR="002F61C3" w:rsidRPr="002F61C3" w:rsidRDefault="002F61C3" w:rsidP="00E472C3">
            <w:pPr>
              <w:spacing w:before="40" w:after="40"/>
              <w:jc w:val="left"/>
              <w:rPr>
                <w:b/>
                <w:bCs/>
              </w:rPr>
            </w:pPr>
            <w:r w:rsidRPr="002F61C3">
              <w:rPr>
                <w:b/>
                <w:bCs/>
              </w:rPr>
              <w:lastRenderedPageBreak/>
              <w:t>Parameter</w:t>
            </w:r>
          </w:p>
        </w:tc>
        <w:tc>
          <w:tcPr>
            <w:tcW w:w="9816" w:type="dxa"/>
            <w:shd w:val="clear" w:color="auto" w:fill="D9D9D9" w:themeFill="background1" w:themeFillShade="D9"/>
          </w:tcPr>
          <w:p w14:paraId="7D61EC9F" w14:textId="403492A6" w:rsidR="002F61C3" w:rsidRPr="002F61C3" w:rsidRDefault="002F61C3" w:rsidP="00E472C3">
            <w:pPr>
              <w:spacing w:before="40" w:after="40"/>
              <w:jc w:val="left"/>
              <w:rPr>
                <w:b/>
                <w:bCs/>
              </w:rPr>
            </w:pPr>
            <w:r w:rsidRPr="002F61C3">
              <w:rPr>
                <w:b/>
                <w:bCs/>
              </w:rPr>
              <w:t>Description</w:t>
            </w:r>
          </w:p>
        </w:tc>
      </w:tr>
      <w:tr w:rsidR="002F61C3" w14:paraId="1012973A" w14:textId="77777777" w:rsidTr="00E472C3">
        <w:trPr>
          <w:trHeight w:val="267"/>
        </w:trPr>
        <w:tc>
          <w:tcPr>
            <w:tcW w:w="3414" w:type="dxa"/>
          </w:tcPr>
          <w:p w14:paraId="40E5DE56" w14:textId="018FAB6A" w:rsidR="002F61C3" w:rsidRDefault="002F61C3" w:rsidP="00E472C3">
            <w:pPr>
              <w:spacing w:before="40" w:after="40"/>
              <w:jc w:val="left"/>
            </w:pPr>
            <w:r w:rsidRPr="002F61C3">
              <w:t>COGNITE_HOST</w:t>
            </w:r>
          </w:p>
        </w:tc>
        <w:tc>
          <w:tcPr>
            <w:tcW w:w="9816" w:type="dxa"/>
          </w:tcPr>
          <w:p w14:paraId="4D8F5DE9" w14:textId="0F8E1893" w:rsidR="002F61C3" w:rsidRDefault="002F61C3" w:rsidP="00E472C3">
            <w:pPr>
              <w:spacing w:before="40" w:after="40"/>
              <w:jc w:val="left"/>
            </w:pPr>
            <w:r w:rsidRPr="002F61C3">
              <w:t xml:space="preserve">Provide the host details for </w:t>
            </w:r>
            <w:r w:rsidR="005F1D30">
              <w:t>CDF.</w:t>
            </w:r>
          </w:p>
        </w:tc>
      </w:tr>
      <w:tr w:rsidR="002F61C3" w14:paraId="3F079962" w14:textId="77777777" w:rsidTr="00E472C3">
        <w:trPr>
          <w:trHeight w:val="267"/>
        </w:trPr>
        <w:tc>
          <w:tcPr>
            <w:tcW w:w="3414" w:type="dxa"/>
          </w:tcPr>
          <w:p w14:paraId="34404EE8" w14:textId="02319026" w:rsidR="002F61C3" w:rsidRDefault="002F61C3" w:rsidP="00E472C3">
            <w:pPr>
              <w:spacing w:before="40" w:after="40"/>
              <w:jc w:val="left"/>
            </w:pPr>
            <w:r w:rsidRPr="002F61C3">
              <w:t>COGNITE_PROJECT</w:t>
            </w:r>
          </w:p>
        </w:tc>
        <w:tc>
          <w:tcPr>
            <w:tcW w:w="9816" w:type="dxa"/>
          </w:tcPr>
          <w:p w14:paraId="221FF506" w14:textId="59516EC1" w:rsidR="002F61C3" w:rsidRDefault="002F61C3" w:rsidP="00E472C3">
            <w:pPr>
              <w:spacing w:before="40" w:after="40"/>
              <w:jc w:val="left"/>
            </w:pPr>
            <w:r w:rsidRPr="002F61C3">
              <w:t xml:space="preserve">Provide the project name for </w:t>
            </w:r>
            <w:r w:rsidR="005F1D30">
              <w:t>CDF.</w:t>
            </w:r>
          </w:p>
        </w:tc>
      </w:tr>
      <w:tr w:rsidR="002F61C3" w14:paraId="228D2D70" w14:textId="77777777" w:rsidTr="00E472C3">
        <w:trPr>
          <w:trHeight w:val="267"/>
        </w:trPr>
        <w:tc>
          <w:tcPr>
            <w:tcW w:w="3414" w:type="dxa"/>
          </w:tcPr>
          <w:p w14:paraId="219412E7" w14:textId="5554B0C0" w:rsidR="002F61C3" w:rsidRDefault="002F61C3" w:rsidP="00E472C3">
            <w:pPr>
              <w:spacing w:before="40" w:after="40"/>
              <w:jc w:val="left"/>
            </w:pPr>
            <w:r w:rsidRPr="002F61C3">
              <w:t>SCOPES</w:t>
            </w:r>
          </w:p>
        </w:tc>
        <w:tc>
          <w:tcPr>
            <w:tcW w:w="9816" w:type="dxa"/>
          </w:tcPr>
          <w:p w14:paraId="48A5FAA3" w14:textId="2412DA86" w:rsidR="002F61C3" w:rsidRDefault="002F61C3" w:rsidP="00E472C3">
            <w:pPr>
              <w:spacing w:before="40" w:after="40"/>
              <w:jc w:val="left"/>
            </w:pPr>
            <w:r w:rsidRPr="002F61C3">
              <w:t xml:space="preserve">Provide the scopes for </w:t>
            </w:r>
            <w:r w:rsidR="005F1D30">
              <w:t>CDF.</w:t>
            </w:r>
          </w:p>
        </w:tc>
      </w:tr>
      <w:tr w:rsidR="002F61C3" w14:paraId="0E20E008" w14:textId="77777777" w:rsidTr="00E472C3">
        <w:trPr>
          <w:trHeight w:val="259"/>
        </w:trPr>
        <w:tc>
          <w:tcPr>
            <w:tcW w:w="3414" w:type="dxa"/>
          </w:tcPr>
          <w:p w14:paraId="1D14DC95" w14:textId="3BAE525F" w:rsidR="002F61C3" w:rsidRDefault="002F61C3" w:rsidP="00E472C3">
            <w:pPr>
              <w:spacing w:before="40" w:after="40"/>
              <w:jc w:val="left"/>
            </w:pPr>
            <w:r w:rsidRPr="002F61C3">
              <w:t>TENANT_ID</w:t>
            </w:r>
          </w:p>
        </w:tc>
        <w:tc>
          <w:tcPr>
            <w:tcW w:w="9816" w:type="dxa"/>
          </w:tcPr>
          <w:p w14:paraId="445F1120" w14:textId="02561C8D" w:rsidR="002F61C3" w:rsidRDefault="002F61C3" w:rsidP="00E472C3">
            <w:pPr>
              <w:spacing w:before="40" w:after="40"/>
              <w:jc w:val="left"/>
            </w:pPr>
            <w:r w:rsidRPr="002F61C3">
              <w:t xml:space="preserve">Provide the tenant ID for </w:t>
            </w:r>
            <w:r w:rsidR="005F1D30">
              <w:t>CDF.</w:t>
            </w:r>
          </w:p>
        </w:tc>
      </w:tr>
      <w:tr w:rsidR="002F61C3" w14:paraId="224804A1" w14:textId="77777777" w:rsidTr="00E472C3">
        <w:trPr>
          <w:trHeight w:val="405"/>
        </w:trPr>
        <w:tc>
          <w:tcPr>
            <w:tcW w:w="3414" w:type="dxa"/>
          </w:tcPr>
          <w:p w14:paraId="1E3F397F" w14:textId="3F991CAF" w:rsidR="002F61C3" w:rsidRDefault="002F61C3" w:rsidP="00E472C3">
            <w:pPr>
              <w:spacing w:before="40" w:after="40"/>
              <w:jc w:val="left"/>
            </w:pPr>
            <w:r w:rsidRPr="002F61C3">
              <w:t>FLATFILE_CONFIG_FILENAME</w:t>
            </w:r>
          </w:p>
        </w:tc>
        <w:tc>
          <w:tcPr>
            <w:tcW w:w="9816" w:type="dxa"/>
          </w:tcPr>
          <w:p w14:paraId="7A8D8584" w14:textId="0CBED39D" w:rsidR="002F61C3" w:rsidRDefault="002F61C3" w:rsidP="00E472C3">
            <w:pPr>
              <w:spacing w:before="40" w:after="40"/>
              <w:jc w:val="left"/>
            </w:pPr>
            <w:r w:rsidRPr="002F61C3">
              <w:t>Provide the configuration filename that is used to run the extractor. The filenames are environment</w:t>
            </w:r>
            <w:r w:rsidR="00D23AFA">
              <w:t>-</w:t>
            </w:r>
            <w:r w:rsidRPr="002F61C3">
              <w:t>specific e.g., flatfile_config_dev.yaml, flatfile_config_itest.yaml</w:t>
            </w:r>
            <w:r w:rsidR="00E763E2">
              <w:t>,</w:t>
            </w:r>
            <w:r w:rsidRPr="002F61C3">
              <w:t xml:space="preserve"> and flatfile_config_prod.yaml</w:t>
            </w:r>
          </w:p>
        </w:tc>
      </w:tr>
      <w:tr w:rsidR="002F61C3" w14:paraId="57CD8BB7" w14:textId="77777777" w:rsidTr="00E472C3">
        <w:trPr>
          <w:trHeight w:val="267"/>
        </w:trPr>
        <w:tc>
          <w:tcPr>
            <w:tcW w:w="3414" w:type="dxa"/>
          </w:tcPr>
          <w:p w14:paraId="3FE648B7" w14:textId="14FC882F" w:rsidR="002F61C3" w:rsidRDefault="002F61C3" w:rsidP="00E472C3">
            <w:pPr>
              <w:spacing w:before="40" w:after="40"/>
              <w:jc w:val="left"/>
            </w:pPr>
            <w:r w:rsidRPr="002F61C3">
              <w:t>CONTAINER_REGISTRY_SERVICE_CONNECTION</w:t>
            </w:r>
          </w:p>
        </w:tc>
        <w:tc>
          <w:tcPr>
            <w:tcW w:w="9816" w:type="dxa"/>
          </w:tcPr>
          <w:p w14:paraId="00805F1D" w14:textId="6F9030CB" w:rsidR="002F61C3" w:rsidRDefault="002F61C3" w:rsidP="00E472C3">
            <w:pPr>
              <w:spacing w:before="40" w:after="40"/>
              <w:jc w:val="left"/>
            </w:pPr>
            <w:r w:rsidRPr="002F61C3">
              <w:t>Provide container registry service connection for build and release pipeline.</w:t>
            </w:r>
          </w:p>
        </w:tc>
      </w:tr>
      <w:tr w:rsidR="002F61C3" w14:paraId="18FE61F4" w14:textId="77777777" w:rsidTr="00E472C3">
        <w:trPr>
          <w:trHeight w:val="267"/>
        </w:trPr>
        <w:tc>
          <w:tcPr>
            <w:tcW w:w="3414" w:type="dxa"/>
          </w:tcPr>
          <w:p w14:paraId="0375BD75" w14:textId="73BB8C81" w:rsidR="002F61C3" w:rsidRDefault="002F61C3" w:rsidP="00E472C3">
            <w:pPr>
              <w:spacing w:before="40" w:after="40"/>
              <w:jc w:val="left"/>
            </w:pPr>
            <w:r w:rsidRPr="002F61C3">
              <w:t>SONARQUBE_SERVICE_CONNECTION</w:t>
            </w:r>
          </w:p>
        </w:tc>
        <w:tc>
          <w:tcPr>
            <w:tcW w:w="9816" w:type="dxa"/>
          </w:tcPr>
          <w:p w14:paraId="56F1E581" w14:textId="3C9206D8" w:rsidR="002F61C3" w:rsidRDefault="002F61C3" w:rsidP="00E472C3">
            <w:pPr>
              <w:spacing w:before="40" w:after="40"/>
              <w:jc w:val="left"/>
            </w:pPr>
            <w:r w:rsidRPr="002F61C3">
              <w:t>Provide service connection for SonarQube</w:t>
            </w:r>
            <w:r w:rsidR="005F1D30">
              <w:t>.</w:t>
            </w:r>
          </w:p>
        </w:tc>
      </w:tr>
      <w:tr w:rsidR="002F61C3" w14:paraId="08988D75" w14:textId="77777777" w:rsidTr="00E472C3">
        <w:trPr>
          <w:trHeight w:val="259"/>
        </w:trPr>
        <w:tc>
          <w:tcPr>
            <w:tcW w:w="3414" w:type="dxa"/>
          </w:tcPr>
          <w:p w14:paraId="1334C3A4" w14:textId="545E437C" w:rsidR="002F61C3" w:rsidRPr="002F61C3" w:rsidRDefault="002F61C3" w:rsidP="00E472C3">
            <w:pPr>
              <w:spacing w:before="40" w:after="40"/>
              <w:jc w:val="left"/>
            </w:pPr>
            <w:r w:rsidRPr="002F61C3">
              <w:t>FLATFILE_CLI_PROJECT_KEY</w:t>
            </w:r>
          </w:p>
        </w:tc>
        <w:tc>
          <w:tcPr>
            <w:tcW w:w="9816" w:type="dxa"/>
          </w:tcPr>
          <w:p w14:paraId="6A423282" w14:textId="491D5A19" w:rsidR="002F61C3" w:rsidRDefault="002F61C3" w:rsidP="00E472C3">
            <w:pPr>
              <w:spacing w:before="40" w:after="40"/>
              <w:jc w:val="left"/>
            </w:pPr>
            <w:r w:rsidRPr="002F61C3">
              <w:t xml:space="preserve">Provide SonarQube project key for </w:t>
            </w:r>
            <w:r w:rsidR="005F1D30" w:rsidRPr="002F61C3">
              <w:t>Flat File</w:t>
            </w:r>
            <w:r w:rsidRPr="002F61C3">
              <w:t xml:space="preserve"> extractor</w:t>
            </w:r>
            <w:r w:rsidR="005F1D30">
              <w:t>.</w:t>
            </w:r>
          </w:p>
        </w:tc>
      </w:tr>
      <w:tr w:rsidR="002F61C3" w14:paraId="4B1A58C8" w14:textId="77777777" w:rsidTr="00E472C3">
        <w:trPr>
          <w:trHeight w:val="267"/>
        </w:trPr>
        <w:tc>
          <w:tcPr>
            <w:tcW w:w="3414" w:type="dxa"/>
          </w:tcPr>
          <w:p w14:paraId="24AC25DE" w14:textId="7293C054" w:rsidR="002F61C3" w:rsidRPr="002F61C3" w:rsidRDefault="002F61C3" w:rsidP="00E472C3">
            <w:pPr>
              <w:spacing w:before="40" w:after="40"/>
              <w:jc w:val="left"/>
            </w:pPr>
            <w:r w:rsidRPr="002F61C3">
              <w:t>FLATFILE_CLI_PROJECT_NAME</w:t>
            </w:r>
          </w:p>
        </w:tc>
        <w:tc>
          <w:tcPr>
            <w:tcW w:w="9816" w:type="dxa"/>
          </w:tcPr>
          <w:p w14:paraId="7B35696C" w14:textId="06164275" w:rsidR="002F61C3" w:rsidRDefault="002F61C3" w:rsidP="00E472C3">
            <w:pPr>
              <w:spacing w:before="40" w:after="40"/>
              <w:jc w:val="left"/>
            </w:pPr>
            <w:r w:rsidRPr="002F61C3">
              <w:t xml:space="preserve">Provide SonarQube project name for </w:t>
            </w:r>
            <w:r w:rsidR="005F1D30" w:rsidRPr="002F61C3">
              <w:t>Flat File</w:t>
            </w:r>
            <w:r w:rsidRPr="002F61C3">
              <w:t xml:space="preserve"> extractor</w:t>
            </w:r>
            <w:r w:rsidR="005F1D30">
              <w:t>.</w:t>
            </w:r>
          </w:p>
        </w:tc>
      </w:tr>
    </w:tbl>
    <w:p w14:paraId="00F6C152" w14:textId="562AF4E2" w:rsidR="0B51FDBB" w:rsidRDefault="0B51FDBB" w:rsidP="0B51FDBB"/>
    <w:p w14:paraId="0B447AAA" w14:textId="01214CCD" w:rsidR="00250C84" w:rsidRDefault="5152C0C6" w:rsidP="0046656E">
      <w:pPr>
        <w:pStyle w:val="ListParagraph"/>
        <w:numPr>
          <w:ilvl w:val="0"/>
          <w:numId w:val="17"/>
        </w:numPr>
        <w:spacing w:after="240"/>
      </w:pPr>
      <w:r>
        <w:t>Navigate to the pipeline</w:t>
      </w:r>
      <w:r w:rsidR="69E1C88E">
        <w:t xml:space="preserve"> file location</w:t>
      </w:r>
      <w:r w:rsidR="3446FD59">
        <w:t xml:space="preserve"> </w:t>
      </w:r>
      <w:r w:rsidR="5CA02B44">
        <w:t>“Source/Extractors/FlatFile-Extractor/pipeline/Dev/azure-pipelines.yml”</w:t>
      </w:r>
      <w:r>
        <w:t xml:space="preserve"> and </w:t>
      </w:r>
      <w:r w:rsidR="73140D6D">
        <w:t>ensure</w:t>
      </w:r>
      <w:r>
        <w:t xml:space="preserve"> that the pipeline is referring to the librar</w:t>
      </w:r>
      <w:r w:rsidR="59EF9D7F">
        <w:t>ies</w:t>
      </w:r>
      <w:r>
        <w:t xml:space="preserve"> created in the previous steps. </w:t>
      </w:r>
    </w:p>
    <w:p w14:paraId="70FD211F" w14:textId="1CE3CC4D" w:rsidR="23CA9FF4" w:rsidRDefault="23CA9FF4" w:rsidP="0058443F">
      <w:pPr>
        <w:ind w:left="737"/>
      </w:pPr>
      <w:r>
        <w:rPr>
          <w:noProof/>
        </w:rPr>
        <w:drawing>
          <wp:inline distT="0" distB="0" distL="0" distR="0" wp14:anchorId="7B9FE3FF" wp14:editId="22F5D481">
            <wp:extent cx="6800850" cy="1064895"/>
            <wp:effectExtent l="19050" t="19050" r="19050" b="20955"/>
            <wp:docPr id="531584258" name="Picture 531584258" descr="screenshot of the pipeline file showing the libraries created in previous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84258" name="Picture 531584258" descr="screenshot of the pipeline file showing the libraries created in previous steps"/>
                    <pic:cNvPicPr/>
                  </pic:nvPicPr>
                  <pic:blipFill rotWithShape="1">
                    <a:blip r:embed="rId25">
                      <a:extLst>
                        <a:ext uri="{28A0092B-C50C-407E-A947-70E740481C1C}">
                          <a14:useLocalDpi xmlns:a14="http://schemas.microsoft.com/office/drawing/2010/main" val="0"/>
                        </a:ext>
                      </a:extLst>
                    </a:blip>
                    <a:srcRect r="17470"/>
                    <a:stretch>
                      <a:fillRect/>
                    </a:stretch>
                  </pic:blipFill>
                  <pic:spPr bwMode="auto">
                    <a:xfrm>
                      <a:off x="0" y="0"/>
                      <a:ext cx="6976010" cy="1092322"/>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AB0D067" w14:textId="77777777" w:rsidR="002F61C3" w:rsidRDefault="002F61C3" w:rsidP="002F61C3">
      <w:pPr>
        <w:ind w:left="720"/>
      </w:pPr>
    </w:p>
    <w:p w14:paraId="7B5ADC6F" w14:textId="7CBA77A4" w:rsidR="002F61C3" w:rsidRPr="002F61C3" w:rsidRDefault="002F61C3" w:rsidP="00D96AEE">
      <w:pPr>
        <w:numPr>
          <w:ilvl w:val="0"/>
          <w:numId w:val="17"/>
        </w:numPr>
        <w:spacing w:after="240"/>
      </w:pPr>
      <w:r w:rsidRPr="002F61C3">
        <w:rPr>
          <w:lang w:val="en"/>
        </w:rPr>
        <w:t xml:space="preserve">Configure the following parameters in the configuration file for the </w:t>
      </w:r>
      <w:r w:rsidR="005F1D30" w:rsidRPr="002F61C3">
        <w:rPr>
          <w:lang w:val="en"/>
        </w:rPr>
        <w:t>Flat File</w:t>
      </w:r>
      <w:r w:rsidRPr="002F61C3">
        <w:rPr>
          <w:lang w:val="en"/>
        </w:rPr>
        <w:t xml:space="preserve"> Extractor</w:t>
      </w:r>
      <w:r w:rsidR="001643BA">
        <w:rPr>
          <w:lang w:val="en"/>
        </w:rPr>
        <w:t>:</w:t>
      </w:r>
    </w:p>
    <w:p w14:paraId="092D0D84" w14:textId="05561733" w:rsidR="00E74589" w:rsidRDefault="007213C1" w:rsidP="00D96AEE">
      <w:pPr>
        <w:pStyle w:val="ListParagraph"/>
        <w:numPr>
          <w:ilvl w:val="0"/>
          <w:numId w:val="18"/>
        </w:numPr>
        <w:spacing w:after="240"/>
      </w:pPr>
      <w:r>
        <w:t>P</w:t>
      </w:r>
      <w:r w:rsidR="002F61C3" w:rsidRPr="002F61C3">
        <w:t>rovide</w:t>
      </w:r>
      <w:r w:rsidR="00E763E2">
        <w:t xml:space="preserve"> the</w:t>
      </w:r>
      <w:r w:rsidR="002F61C3" w:rsidRPr="002F61C3">
        <w:t xml:space="preserve"> timer value in seconds to schedule the extractor</w:t>
      </w:r>
      <w:r w:rsidR="00D96AEE">
        <w:t>.</w:t>
      </w:r>
      <w:r w:rsidR="00E74589">
        <w:t xml:space="preserve"> </w:t>
      </w:r>
    </w:p>
    <w:p w14:paraId="67C7938B" w14:textId="74916719" w:rsidR="002F61C3" w:rsidRPr="002F61C3" w:rsidRDefault="00E74589" w:rsidP="00E74589">
      <w:pPr>
        <w:spacing w:after="240"/>
        <w:ind w:left="720"/>
      </w:pPr>
      <w:r w:rsidRPr="002F61C3">
        <w:rPr>
          <w:noProof/>
        </w:rPr>
        <w:drawing>
          <wp:inline distT="0" distB="0" distL="0" distR="0" wp14:anchorId="28B3A82A" wp14:editId="0F4712A7">
            <wp:extent cx="5121046" cy="1162050"/>
            <wp:effectExtent l="0" t="0" r="0" b="0"/>
            <wp:docPr id="1385631100" name="Picture 1385631100" descr="Screenshot of the timer-value provided to schedule the ext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31100" name="Picture 1385631100" descr="Screenshot of the timer-value provided to schedule the extractor"/>
                    <pic:cNvPicPr/>
                  </pic:nvPicPr>
                  <pic:blipFill rotWithShape="1">
                    <a:blip r:embed="rId26">
                      <a:extLst>
                        <a:ext uri="{28A0092B-C50C-407E-A947-70E740481C1C}">
                          <a14:useLocalDpi xmlns:a14="http://schemas.microsoft.com/office/drawing/2010/main" val="0"/>
                        </a:ext>
                      </a:extLst>
                    </a:blip>
                    <a:srcRect r="8718"/>
                    <a:stretch/>
                  </pic:blipFill>
                  <pic:spPr bwMode="auto">
                    <a:xfrm>
                      <a:off x="0" y="0"/>
                      <a:ext cx="5126666" cy="1163325"/>
                    </a:xfrm>
                    <a:prstGeom prst="rect">
                      <a:avLst/>
                    </a:prstGeom>
                    <a:ln>
                      <a:noFill/>
                    </a:ln>
                    <a:extLst>
                      <a:ext uri="{53640926-AAD7-44D8-BBD7-CCE9431645EC}">
                        <a14:shadowObscured xmlns:a14="http://schemas.microsoft.com/office/drawing/2010/main"/>
                      </a:ext>
                    </a:extLst>
                  </pic:spPr>
                </pic:pic>
              </a:graphicData>
            </a:graphic>
          </wp:inline>
        </w:drawing>
      </w:r>
    </w:p>
    <w:p w14:paraId="7BE99648" w14:textId="6158A4E9" w:rsidR="002F61C3" w:rsidRPr="002F61C3" w:rsidRDefault="007213C1" w:rsidP="00D96AEE">
      <w:pPr>
        <w:pStyle w:val="ListParagraph"/>
        <w:numPr>
          <w:ilvl w:val="0"/>
          <w:numId w:val="18"/>
        </w:numPr>
        <w:spacing w:after="240"/>
      </w:pPr>
      <w:r>
        <w:t>P</w:t>
      </w:r>
      <w:r w:rsidR="00D96AEE">
        <w:t>rovide m</w:t>
      </w:r>
      <w:r w:rsidR="00BE22CA">
        <w:t>andatory C</w:t>
      </w:r>
      <w:r w:rsidR="002F61C3" w:rsidRPr="002F61C3">
        <w:t>ognite</w:t>
      </w:r>
      <w:r w:rsidR="00BE22CA">
        <w:t>-</w:t>
      </w:r>
      <w:r w:rsidR="002F61C3" w:rsidRPr="002F61C3">
        <w:t>related config parameters:</w:t>
      </w:r>
    </w:p>
    <w:p w14:paraId="4C3AF1CE" w14:textId="13ECD4AB" w:rsidR="00D96AEE" w:rsidRPr="002F61C3" w:rsidRDefault="00D96AEE" w:rsidP="002F61C3">
      <w:pPr>
        <w:ind w:left="720"/>
      </w:pPr>
      <w:r>
        <w:rPr>
          <w:noProof/>
        </w:rPr>
        <w:drawing>
          <wp:inline distT="0" distB="0" distL="0" distR="0" wp14:anchorId="28C50C1C" wp14:editId="6D407EF8">
            <wp:extent cx="3143250" cy="1914525"/>
            <wp:effectExtent l="0" t="0" r="0" b="9525"/>
            <wp:docPr id="2106853939" name="Picture 2106853939" descr="Screenshot of the parameters specified to connect to Cognit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53939" name="Picture 2106853939" descr="Screenshot of the parameters specified to connect to Cognite server"/>
                    <pic:cNvPicPr/>
                  </pic:nvPicPr>
                  <pic:blipFill rotWithShape="1">
                    <a:blip r:embed="rId27">
                      <a:extLst>
                        <a:ext uri="{28A0092B-C50C-407E-A947-70E740481C1C}">
                          <a14:useLocalDpi xmlns:a14="http://schemas.microsoft.com/office/drawing/2010/main" val="0"/>
                        </a:ext>
                      </a:extLst>
                    </a:blip>
                    <a:srcRect r="49343"/>
                    <a:stretch/>
                  </pic:blipFill>
                  <pic:spPr bwMode="auto">
                    <a:xfrm>
                      <a:off x="0" y="0"/>
                      <a:ext cx="3158286" cy="1923683"/>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Light"/>
        <w:tblW w:w="13158" w:type="dxa"/>
        <w:tblInd w:w="-113" w:type="dxa"/>
        <w:tblLayout w:type="fixed"/>
        <w:tblLook w:val="04A0" w:firstRow="1" w:lastRow="0" w:firstColumn="1" w:lastColumn="0" w:noHBand="0" w:noVBand="1"/>
      </w:tblPr>
      <w:tblGrid>
        <w:gridCol w:w="3119"/>
        <w:gridCol w:w="10039"/>
      </w:tblGrid>
      <w:tr w:rsidR="00BE22CA" w:rsidRPr="002F61C3" w14:paraId="06993647" w14:textId="77777777" w:rsidTr="00E74589">
        <w:trPr>
          <w:trHeight w:val="270"/>
        </w:trPr>
        <w:tc>
          <w:tcPr>
            <w:tcW w:w="3119" w:type="dxa"/>
            <w:shd w:val="clear" w:color="auto" w:fill="D9D9D9" w:themeFill="background1" w:themeFillShade="D9"/>
            <w:vAlign w:val="center"/>
          </w:tcPr>
          <w:p w14:paraId="23AEB9DC" w14:textId="183EA80A" w:rsidR="00BE22CA" w:rsidRPr="002F61C3" w:rsidRDefault="00D96AEE" w:rsidP="00E74589">
            <w:pPr>
              <w:spacing w:before="40" w:after="40"/>
              <w:rPr>
                <w:b/>
                <w:bCs/>
              </w:rPr>
            </w:pPr>
            <w:r>
              <w:rPr>
                <w:b/>
                <w:bCs/>
              </w:rPr>
              <w:t xml:space="preserve">Mandatory </w:t>
            </w:r>
            <w:r w:rsidR="00BE22CA" w:rsidRPr="002F61C3">
              <w:rPr>
                <w:b/>
                <w:bCs/>
              </w:rPr>
              <w:t>Parameter</w:t>
            </w:r>
          </w:p>
        </w:tc>
        <w:tc>
          <w:tcPr>
            <w:tcW w:w="10039" w:type="dxa"/>
            <w:shd w:val="clear" w:color="auto" w:fill="D9D9D9" w:themeFill="background1" w:themeFillShade="D9"/>
            <w:vAlign w:val="center"/>
          </w:tcPr>
          <w:p w14:paraId="011CF11C" w14:textId="77777777" w:rsidR="00BE22CA" w:rsidRPr="002F61C3" w:rsidRDefault="00BE22CA" w:rsidP="00E74589">
            <w:pPr>
              <w:spacing w:before="40" w:after="40"/>
              <w:rPr>
                <w:b/>
                <w:bCs/>
              </w:rPr>
            </w:pPr>
            <w:r w:rsidRPr="002F61C3">
              <w:rPr>
                <w:b/>
                <w:bCs/>
              </w:rPr>
              <w:t>Description</w:t>
            </w:r>
          </w:p>
        </w:tc>
      </w:tr>
      <w:tr w:rsidR="00BE22CA" w:rsidRPr="002F61C3" w14:paraId="54AB66B7" w14:textId="77777777" w:rsidTr="00E74589">
        <w:trPr>
          <w:trHeight w:val="270"/>
        </w:trPr>
        <w:tc>
          <w:tcPr>
            <w:tcW w:w="3119" w:type="dxa"/>
            <w:vAlign w:val="center"/>
          </w:tcPr>
          <w:p w14:paraId="3EC3F379" w14:textId="77777777" w:rsidR="00BE22CA" w:rsidRPr="002F61C3" w:rsidRDefault="00BE22CA" w:rsidP="00E74589">
            <w:pPr>
              <w:spacing w:before="40" w:after="40"/>
            </w:pPr>
            <w:r w:rsidRPr="002F61C3">
              <w:t>host</w:t>
            </w:r>
          </w:p>
        </w:tc>
        <w:tc>
          <w:tcPr>
            <w:tcW w:w="10039" w:type="dxa"/>
            <w:vAlign w:val="center"/>
          </w:tcPr>
          <w:p w14:paraId="7E603856" w14:textId="0BA581E0" w:rsidR="00BE22CA" w:rsidRPr="002F61C3" w:rsidRDefault="00BE22CA" w:rsidP="00E74589">
            <w:pPr>
              <w:spacing w:before="40" w:after="40"/>
            </w:pPr>
            <w:r w:rsidRPr="002F61C3">
              <w:t xml:space="preserve">Use the hostname for </w:t>
            </w:r>
            <w:r>
              <w:t>CDF</w:t>
            </w:r>
            <w:r w:rsidRPr="002F61C3">
              <w:t xml:space="preserve"> added in the Azure DevOps library in earlier steps</w:t>
            </w:r>
            <w:r>
              <w:t>.</w:t>
            </w:r>
          </w:p>
        </w:tc>
      </w:tr>
      <w:tr w:rsidR="00BE22CA" w:rsidRPr="002F61C3" w14:paraId="713C18E3" w14:textId="77777777" w:rsidTr="00E74589">
        <w:trPr>
          <w:trHeight w:val="270"/>
        </w:trPr>
        <w:tc>
          <w:tcPr>
            <w:tcW w:w="3119" w:type="dxa"/>
            <w:vAlign w:val="center"/>
          </w:tcPr>
          <w:p w14:paraId="4E90513F" w14:textId="77777777" w:rsidR="00BE22CA" w:rsidRPr="002F61C3" w:rsidRDefault="00BE22CA" w:rsidP="00E74589">
            <w:pPr>
              <w:spacing w:before="40" w:after="40"/>
            </w:pPr>
            <w:r w:rsidRPr="002F61C3">
              <w:t>project</w:t>
            </w:r>
          </w:p>
        </w:tc>
        <w:tc>
          <w:tcPr>
            <w:tcW w:w="10039" w:type="dxa"/>
            <w:vAlign w:val="center"/>
          </w:tcPr>
          <w:p w14:paraId="1189C4C4" w14:textId="3D26F189" w:rsidR="00BE22CA" w:rsidRPr="002F61C3" w:rsidRDefault="00BE22CA" w:rsidP="00E74589">
            <w:pPr>
              <w:spacing w:before="40" w:after="40"/>
            </w:pPr>
            <w:r w:rsidRPr="002F61C3">
              <w:t>Use the project name for CDF added in the Azure DevOps library in earlier steps</w:t>
            </w:r>
            <w:r>
              <w:t>.</w:t>
            </w:r>
          </w:p>
        </w:tc>
      </w:tr>
      <w:tr w:rsidR="00BE22CA" w:rsidRPr="002F61C3" w14:paraId="0CDC6E62" w14:textId="77777777" w:rsidTr="00E74589">
        <w:trPr>
          <w:trHeight w:val="675"/>
        </w:trPr>
        <w:tc>
          <w:tcPr>
            <w:tcW w:w="3119" w:type="dxa"/>
            <w:vAlign w:val="center"/>
          </w:tcPr>
          <w:p w14:paraId="2993A597" w14:textId="77777777" w:rsidR="00BE22CA" w:rsidRPr="002F61C3" w:rsidRDefault="00BE22CA" w:rsidP="00E74589">
            <w:pPr>
              <w:spacing w:before="40" w:after="40"/>
            </w:pPr>
            <w:r w:rsidRPr="002F61C3">
              <w:t>idp-authentication. client-id</w:t>
            </w:r>
          </w:p>
        </w:tc>
        <w:tc>
          <w:tcPr>
            <w:tcW w:w="10039" w:type="dxa"/>
            <w:vAlign w:val="center"/>
          </w:tcPr>
          <w:p w14:paraId="204465B4" w14:textId="2E1F46FF" w:rsidR="00BE22CA" w:rsidRPr="002F61C3" w:rsidRDefault="00BE22CA" w:rsidP="00E74589">
            <w:pPr>
              <w:spacing w:before="40" w:after="40"/>
            </w:pPr>
            <w:r w:rsidRPr="002F61C3">
              <w:t>Use the client I</w:t>
            </w:r>
            <w:r>
              <w:t>D</w:t>
            </w:r>
            <w:r w:rsidRPr="002F61C3">
              <w:t xml:space="preserve"> for CDF added in the Azure DevOps key vault library in earlier steps</w:t>
            </w:r>
            <w:r>
              <w:t>.</w:t>
            </w:r>
          </w:p>
        </w:tc>
      </w:tr>
      <w:tr w:rsidR="00BE22CA" w:rsidRPr="002F61C3" w14:paraId="424C708D" w14:textId="77777777" w:rsidTr="00E74589">
        <w:trPr>
          <w:trHeight w:val="270"/>
        </w:trPr>
        <w:tc>
          <w:tcPr>
            <w:tcW w:w="3119" w:type="dxa"/>
            <w:vAlign w:val="center"/>
          </w:tcPr>
          <w:p w14:paraId="7F8355ED" w14:textId="77777777" w:rsidR="00BE22CA" w:rsidRPr="002F61C3" w:rsidRDefault="00BE22CA" w:rsidP="00E74589">
            <w:pPr>
              <w:spacing w:before="40" w:after="40"/>
            </w:pPr>
            <w:r w:rsidRPr="002F61C3">
              <w:t>idp-authentication. secret</w:t>
            </w:r>
          </w:p>
        </w:tc>
        <w:tc>
          <w:tcPr>
            <w:tcW w:w="10039" w:type="dxa"/>
            <w:vAlign w:val="center"/>
          </w:tcPr>
          <w:p w14:paraId="6C846B5E" w14:textId="7B3C3E96" w:rsidR="00BE22CA" w:rsidRPr="002F61C3" w:rsidRDefault="00BE22CA" w:rsidP="00E74589">
            <w:pPr>
              <w:spacing w:before="40" w:after="40"/>
            </w:pPr>
            <w:r w:rsidRPr="002F61C3">
              <w:t>Use the client secret for CDF added in the Azure DevOps key vault library in earlier steps</w:t>
            </w:r>
            <w:r>
              <w:t>.</w:t>
            </w:r>
          </w:p>
        </w:tc>
      </w:tr>
      <w:tr w:rsidR="00BE22CA" w:rsidRPr="002F61C3" w14:paraId="4C4220A5" w14:textId="77777777" w:rsidTr="00E74589">
        <w:trPr>
          <w:trHeight w:val="270"/>
        </w:trPr>
        <w:tc>
          <w:tcPr>
            <w:tcW w:w="3119" w:type="dxa"/>
            <w:vAlign w:val="center"/>
          </w:tcPr>
          <w:p w14:paraId="09869E67" w14:textId="77777777" w:rsidR="00BE22CA" w:rsidRPr="002F61C3" w:rsidRDefault="00BE22CA" w:rsidP="00E74589">
            <w:pPr>
              <w:spacing w:before="40" w:after="40"/>
            </w:pPr>
            <w:r w:rsidRPr="002F61C3">
              <w:t>idp-authentication. scopes</w:t>
            </w:r>
          </w:p>
        </w:tc>
        <w:tc>
          <w:tcPr>
            <w:tcW w:w="10039" w:type="dxa"/>
            <w:vAlign w:val="center"/>
          </w:tcPr>
          <w:p w14:paraId="0C778C58" w14:textId="5139EC2A" w:rsidR="00BE22CA" w:rsidRPr="002F61C3" w:rsidRDefault="00BE22CA" w:rsidP="00E74589">
            <w:pPr>
              <w:spacing w:before="40" w:after="40"/>
            </w:pPr>
            <w:r w:rsidRPr="002F61C3">
              <w:t>Use the scopes for CDF added in the Azure DevOps library in earlier steps</w:t>
            </w:r>
            <w:r>
              <w:t>.</w:t>
            </w:r>
          </w:p>
        </w:tc>
      </w:tr>
      <w:tr w:rsidR="00BE22CA" w:rsidRPr="002F61C3" w14:paraId="3B6CFDB7" w14:textId="77777777" w:rsidTr="00E74589">
        <w:trPr>
          <w:trHeight w:val="270"/>
        </w:trPr>
        <w:tc>
          <w:tcPr>
            <w:tcW w:w="3119" w:type="dxa"/>
            <w:vAlign w:val="center"/>
          </w:tcPr>
          <w:p w14:paraId="1FEB3967" w14:textId="77777777" w:rsidR="00BE22CA" w:rsidRPr="002F61C3" w:rsidRDefault="00BE22CA" w:rsidP="00E74589">
            <w:pPr>
              <w:spacing w:before="40" w:after="40"/>
            </w:pPr>
            <w:r w:rsidRPr="002F61C3">
              <w:t>idp-authentication. tenant</w:t>
            </w:r>
          </w:p>
        </w:tc>
        <w:tc>
          <w:tcPr>
            <w:tcW w:w="10039" w:type="dxa"/>
            <w:vAlign w:val="center"/>
          </w:tcPr>
          <w:p w14:paraId="1E05E7A2" w14:textId="0E28E16A" w:rsidR="00BE22CA" w:rsidRPr="002F61C3" w:rsidRDefault="00BE22CA" w:rsidP="00E74589">
            <w:pPr>
              <w:spacing w:before="40" w:after="40"/>
            </w:pPr>
            <w:r w:rsidRPr="002F61C3">
              <w:t>Use the tenant I</w:t>
            </w:r>
            <w:r>
              <w:t>D</w:t>
            </w:r>
            <w:r w:rsidRPr="002F61C3">
              <w:t xml:space="preserve"> for CDF added in the Azure DevOps library in earlier steps</w:t>
            </w:r>
            <w:r>
              <w:t>.</w:t>
            </w:r>
          </w:p>
        </w:tc>
      </w:tr>
    </w:tbl>
    <w:p w14:paraId="36F8CD3E" w14:textId="7FA75E30" w:rsidR="62F10049" w:rsidRDefault="00D96AEE" w:rsidP="0046656E">
      <w:pPr>
        <w:pStyle w:val="ListParagraph"/>
        <w:numPr>
          <w:ilvl w:val="0"/>
          <w:numId w:val="18"/>
        </w:numPr>
        <w:spacing w:after="240"/>
      </w:pPr>
      <w:r>
        <w:lastRenderedPageBreak/>
        <w:t xml:space="preserve">As shown below, provide the </w:t>
      </w:r>
      <w:r w:rsidR="13996FF2" w:rsidRPr="0B51FDBB">
        <w:t>Blob (Azure Storage Account)</w:t>
      </w:r>
      <w:r w:rsidR="5F344B76" w:rsidRPr="0B51FDBB">
        <w:t xml:space="preserve"> related config file parameters:</w:t>
      </w:r>
    </w:p>
    <w:tbl>
      <w:tblPr>
        <w:tblStyle w:val="TableGridLight"/>
        <w:tblW w:w="12960" w:type="dxa"/>
        <w:tblLayout w:type="fixed"/>
        <w:tblLook w:val="06A0" w:firstRow="1" w:lastRow="0" w:firstColumn="1" w:lastColumn="0" w:noHBand="1" w:noVBand="1"/>
      </w:tblPr>
      <w:tblGrid>
        <w:gridCol w:w="2474"/>
        <w:gridCol w:w="8417"/>
        <w:gridCol w:w="2069"/>
      </w:tblGrid>
      <w:tr w:rsidR="001D7ADD" w14:paraId="6CC84129" w14:textId="77777777" w:rsidTr="007213C1">
        <w:tc>
          <w:tcPr>
            <w:tcW w:w="3686" w:type="dxa"/>
            <w:shd w:val="clear" w:color="auto" w:fill="D9D9D9" w:themeFill="background1" w:themeFillShade="D9"/>
          </w:tcPr>
          <w:p w14:paraId="6E0FBE7E" w14:textId="6A5D3368" w:rsidR="001D7ADD" w:rsidRPr="000B718B" w:rsidRDefault="001D7ADD" w:rsidP="00ED3BF7">
            <w:pPr>
              <w:spacing w:before="60" w:after="0"/>
              <w:rPr>
                <w:b/>
                <w:bCs/>
              </w:rPr>
            </w:pPr>
            <w:r w:rsidRPr="000B718B">
              <w:rPr>
                <w:b/>
                <w:bCs/>
              </w:rPr>
              <w:t>Parameter</w:t>
            </w:r>
          </w:p>
        </w:tc>
        <w:tc>
          <w:tcPr>
            <w:tcW w:w="12843" w:type="dxa"/>
            <w:shd w:val="clear" w:color="auto" w:fill="D9D9D9" w:themeFill="background1" w:themeFillShade="D9"/>
          </w:tcPr>
          <w:p w14:paraId="0D435C81" w14:textId="56E4939F" w:rsidR="001D7ADD" w:rsidRDefault="001D7ADD" w:rsidP="00ED3BF7">
            <w:pPr>
              <w:spacing w:before="60" w:after="0"/>
              <w:rPr>
                <w:b/>
                <w:bCs/>
              </w:rPr>
            </w:pPr>
            <w:r w:rsidRPr="000B718B">
              <w:rPr>
                <w:b/>
                <w:bCs/>
              </w:rPr>
              <w:t>Description</w:t>
            </w:r>
          </w:p>
        </w:tc>
        <w:tc>
          <w:tcPr>
            <w:tcW w:w="3060" w:type="dxa"/>
            <w:shd w:val="clear" w:color="auto" w:fill="D9D9D9" w:themeFill="background1" w:themeFillShade="D9"/>
          </w:tcPr>
          <w:p w14:paraId="3587B4E5" w14:textId="60AB1541" w:rsidR="001D7ADD" w:rsidRDefault="001D7ADD" w:rsidP="00ED3BF7">
            <w:pPr>
              <w:spacing w:before="60" w:after="0"/>
              <w:rPr>
                <w:b/>
                <w:bCs/>
              </w:rPr>
            </w:pPr>
            <w:r w:rsidRPr="000B718B">
              <w:rPr>
                <w:b/>
                <w:bCs/>
              </w:rPr>
              <w:t>Optional(O)/Mandatory(M)</w:t>
            </w:r>
          </w:p>
        </w:tc>
      </w:tr>
      <w:tr w:rsidR="001D7ADD" w14:paraId="4D52F88F" w14:textId="77777777" w:rsidTr="007213C1">
        <w:tc>
          <w:tcPr>
            <w:tcW w:w="3686" w:type="dxa"/>
          </w:tcPr>
          <w:p w14:paraId="46C74881" w14:textId="0209CF65" w:rsidR="001D7ADD" w:rsidRDefault="001D7ADD" w:rsidP="00ED3BF7">
            <w:pPr>
              <w:spacing w:before="60" w:after="0"/>
            </w:pPr>
            <w:r w:rsidRPr="0B51FDBB">
              <w:t>blob.connect_str</w:t>
            </w:r>
          </w:p>
        </w:tc>
        <w:tc>
          <w:tcPr>
            <w:tcW w:w="12843" w:type="dxa"/>
          </w:tcPr>
          <w:p w14:paraId="72ECBC03" w14:textId="67741A35" w:rsidR="001D7ADD" w:rsidRDefault="001D7ADD" w:rsidP="00ED3BF7">
            <w:pPr>
              <w:spacing w:before="60" w:after="0"/>
            </w:pPr>
            <w:r w:rsidRPr="0B51FDBB">
              <w:t xml:space="preserve">Use the connection string of </w:t>
            </w:r>
            <w:r w:rsidR="00204854">
              <w:t xml:space="preserve">the </w:t>
            </w:r>
            <w:r w:rsidRPr="0B51FDBB">
              <w:t>Azure Storage Account added in the Azure DevOps key vault library in earlier steps</w:t>
            </w:r>
            <w:r w:rsidR="005F1D30">
              <w:t>.</w:t>
            </w:r>
          </w:p>
        </w:tc>
        <w:tc>
          <w:tcPr>
            <w:tcW w:w="3060" w:type="dxa"/>
          </w:tcPr>
          <w:p w14:paraId="790C249A" w14:textId="1B1076BA" w:rsidR="001D7ADD" w:rsidRDefault="001D7ADD" w:rsidP="00ED3BF7">
            <w:pPr>
              <w:spacing w:before="60" w:after="0"/>
            </w:pPr>
            <w:r w:rsidRPr="0B51FDBB">
              <w:t>M</w:t>
            </w:r>
          </w:p>
        </w:tc>
      </w:tr>
      <w:tr w:rsidR="001D7ADD" w14:paraId="2337A206" w14:textId="77777777" w:rsidTr="007213C1">
        <w:tc>
          <w:tcPr>
            <w:tcW w:w="3686" w:type="dxa"/>
          </w:tcPr>
          <w:p w14:paraId="796AD7E5" w14:textId="1E9A5570" w:rsidR="001D7ADD" w:rsidRDefault="001D7ADD" w:rsidP="00ED3BF7">
            <w:pPr>
              <w:spacing w:before="60" w:after="0"/>
            </w:pPr>
            <w:r w:rsidRPr="0B51FDBB">
              <w:t>blob.account_name</w:t>
            </w:r>
          </w:p>
        </w:tc>
        <w:tc>
          <w:tcPr>
            <w:tcW w:w="12843" w:type="dxa"/>
          </w:tcPr>
          <w:p w14:paraId="5954FDB2" w14:textId="6C1E470E" w:rsidR="001D7ADD" w:rsidRDefault="001D7ADD" w:rsidP="00ED3BF7">
            <w:pPr>
              <w:spacing w:before="60" w:after="0"/>
            </w:pPr>
            <w:r w:rsidRPr="0B51FDBB">
              <w:t xml:space="preserve">Provide the name of </w:t>
            </w:r>
            <w:r w:rsidR="00204854">
              <w:t xml:space="preserve">the </w:t>
            </w:r>
            <w:r w:rsidRPr="0B51FDBB">
              <w:t>Azure Storage Account</w:t>
            </w:r>
            <w:r w:rsidR="005F1D30">
              <w:t>.</w:t>
            </w:r>
          </w:p>
        </w:tc>
        <w:tc>
          <w:tcPr>
            <w:tcW w:w="3060" w:type="dxa"/>
          </w:tcPr>
          <w:p w14:paraId="2A1E1614" w14:textId="42E24976" w:rsidR="001D7ADD" w:rsidRDefault="001D7ADD" w:rsidP="00ED3BF7">
            <w:pPr>
              <w:spacing w:before="60" w:after="0"/>
            </w:pPr>
            <w:r w:rsidRPr="0B51FDBB">
              <w:t>M</w:t>
            </w:r>
          </w:p>
        </w:tc>
      </w:tr>
      <w:tr w:rsidR="001D7ADD" w14:paraId="30325FBD" w14:textId="77777777" w:rsidTr="007213C1">
        <w:tc>
          <w:tcPr>
            <w:tcW w:w="3686" w:type="dxa"/>
          </w:tcPr>
          <w:p w14:paraId="7A815013" w14:textId="2D9B7AE4" w:rsidR="001D7ADD" w:rsidRDefault="001D7ADD" w:rsidP="00ED3BF7">
            <w:pPr>
              <w:spacing w:before="60" w:after="0"/>
            </w:pPr>
            <w:r w:rsidRPr="0B51FDBB">
              <w:t>blob.account_key</w:t>
            </w:r>
          </w:p>
        </w:tc>
        <w:tc>
          <w:tcPr>
            <w:tcW w:w="12843" w:type="dxa"/>
          </w:tcPr>
          <w:p w14:paraId="0AD0FFB5" w14:textId="6098E230" w:rsidR="001D7ADD" w:rsidRDefault="001D7ADD" w:rsidP="00ED3BF7">
            <w:pPr>
              <w:spacing w:before="60" w:after="0"/>
            </w:pPr>
            <w:r w:rsidRPr="0B51FDBB">
              <w:t xml:space="preserve">Use the Account Key of </w:t>
            </w:r>
            <w:r w:rsidR="00204854">
              <w:t xml:space="preserve">the </w:t>
            </w:r>
            <w:r w:rsidRPr="0B51FDBB">
              <w:t>Azure Storage Account added in the Azure DevOps key vault library in earlier steps</w:t>
            </w:r>
            <w:r w:rsidR="005F1D30">
              <w:t>.</w:t>
            </w:r>
          </w:p>
        </w:tc>
        <w:tc>
          <w:tcPr>
            <w:tcW w:w="3060" w:type="dxa"/>
          </w:tcPr>
          <w:p w14:paraId="1F5938DE" w14:textId="78BF9F00" w:rsidR="001D7ADD" w:rsidRDefault="001D7ADD" w:rsidP="00ED3BF7">
            <w:pPr>
              <w:spacing w:before="60" w:after="0"/>
            </w:pPr>
            <w:r w:rsidRPr="0B51FDBB">
              <w:t>M</w:t>
            </w:r>
          </w:p>
        </w:tc>
      </w:tr>
      <w:tr w:rsidR="001D7ADD" w14:paraId="2B002B70" w14:textId="77777777" w:rsidTr="007213C1">
        <w:tc>
          <w:tcPr>
            <w:tcW w:w="3686" w:type="dxa"/>
          </w:tcPr>
          <w:p w14:paraId="23F79E6D" w14:textId="043437FE" w:rsidR="001D7ADD" w:rsidRDefault="001D7ADD" w:rsidP="00ED3BF7">
            <w:pPr>
              <w:spacing w:before="60" w:after="0"/>
            </w:pPr>
            <w:r w:rsidRPr="0B51FDBB">
              <w:t>blob.container</w:t>
            </w:r>
          </w:p>
        </w:tc>
        <w:tc>
          <w:tcPr>
            <w:tcW w:w="12843" w:type="dxa"/>
          </w:tcPr>
          <w:p w14:paraId="4E582CE6" w14:textId="43EFB7E8" w:rsidR="001D7ADD" w:rsidRDefault="001D7ADD" w:rsidP="00ED3BF7">
            <w:pPr>
              <w:spacing w:before="60" w:after="0"/>
            </w:pPr>
            <w:r w:rsidRPr="0B51FDBB">
              <w:t xml:space="preserve">Provide the container name from the Azure Storage Account, where the </w:t>
            </w:r>
            <w:r w:rsidR="00204854">
              <w:t>CSV</w:t>
            </w:r>
            <w:r w:rsidRPr="0B51FDBB">
              <w:t xml:space="preserve"> file is being uploaded</w:t>
            </w:r>
            <w:r w:rsidR="005F1D30">
              <w:t>.</w:t>
            </w:r>
          </w:p>
        </w:tc>
        <w:tc>
          <w:tcPr>
            <w:tcW w:w="3060" w:type="dxa"/>
          </w:tcPr>
          <w:p w14:paraId="4B16554D" w14:textId="5252820F" w:rsidR="001D7ADD" w:rsidRDefault="001D7ADD" w:rsidP="00ED3BF7">
            <w:pPr>
              <w:spacing w:before="60" w:after="0"/>
            </w:pPr>
            <w:r w:rsidRPr="0B51FDBB">
              <w:t>M</w:t>
            </w:r>
          </w:p>
        </w:tc>
      </w:tr>
      <w:tr w:rsidR="001D7ADD" w14:paraId="4D3B46AC" w14:textId="77777777" w:rsidTr="007213C1">
        <w:tc>
          <w:tcPr>
            <w:tcW w:w="3686" w:type="dxa"/>
          </w:tcPr>
          <w:p w14:paraId="77B393E6" w14:textId="07132785" w:rsidR="001D7ADD" w:rsidRDefault="001D7ADD" w:rsidP="00ED3BF7">
            <w:pPr>
              <w:spacing w:before="60" w:after="0"/>
            </w:pPr>
            <w:r w:rsidRPr="0B51FDBB">
              <w:t>file_name</w:t>
            </w:r>
          </w:p>
        </w:tc>
        <w:tc>
          <w:tcPr>
            <w:tcW w:w="12843" w:type="dxa"/>
          </w:tcPr>
          <w:p w14:paraId="058F05ED" w14:textId="5E81132B" w:rsidR="001D7ADD" w:rsidRDefault="001D7ADD" w:rsidP="00ED3BF7">
            <w:pPr>
              <w:spacing w:before="60" w:after="0"/>
            </w:pPr>
            <w:r w:rsidRPr="0B51FDBB">
              <w:t>Provide the filename or a regular expression for filtering files by their name</w:t>
            </w:r>
            <w:r w:rsidR="00E478B9">
              <w:t xml:space="preserve">. This </w:t>
            </w:r>
            <w:r w:rsidR="0064220B">
              <w:t xml:space="preserve">provided filename </w:t>
            </w:r>
            <w:r w:rsidR="00195A35">
              <w:t>will be</w:t>
            </w:r>
            <w:r w:rsidRPr="0B51FDBB">
              <w:t xml:space="preserve"> picked from the blob container. For </w:t>
            </w:r>
            <w:r w:rsidR="009F381F" w:rsidRPr="0B51FDBB">
              <w:t>example</w:t>
            </w:r>
            <w:r w:rsidR="009F381F">
              <w:t>:</w:t>
            </w:r>
          </w:p>
          <w:p w14:paraId="350E9F09" w14:textId="0A19873B" w:rsidR="001D7ADD" w:rsidRDefault="001D7ADD" w:rsidP="00ED3BF7">
            <w:pPr>
              <w:pStyle w:val="ListParagraph"/>
              <w:numPr>
                <w:ilvl w:val="0"/>
                <w:numId w:val="4"/>
              </w:numPr>
              <w:spacing w:before="60" w:after="0"/>
            </w:pPr>
            <w:r w:rsidRPr="0B51FDBB">
              <w:t>file_name: cog* (It will pick all files starting with 'cog')</w:t>
            </w:r>
          </w:p>
          <w:p w14:paraId="64601D36" w14:textId="23B39184" w:rsidR="001D7ADD" w:rsidRDefault="001D7ADD" w:rsidP="00ED3BF7">
            <w:pPr>
              <w:pStyle w:val="ListParagraph"/>
              <w:numPr>
                <w:ilvl w:val="0"/>
                <w:numId w:val="4"/>
              </w:numPr>
              <w:spacing w:before="60" w:after="0"/>
            </w:pPr>
            <w:r w:rsidRPr="0B51FDBB">
              <w:t>file_name: *.csv (It will pick all files ending with '.csv')</w:t>
            </w:r>
          </w:p>
          <w:p w14:paraId="7C772A81" w14:textId="0974B0DF" w:rsidR="001D7ADD" w:rsidRDefault="001D7ADD" w:rsidP="00ED3BF7">
            <w:pPr>
              <w:pStyle w:val="ListParagraph"/>
              <w:numPr>
                <w:ilvl w:val="0"/>
                <w:numId w:val="4"/>
              </w:numPr>
              <w:spacing w:before="60" w:after="0"/>
            </w:pPr>
            <w:r w:rsidRPr="0B51FDBB">
              <w:t>file_name: File_name (It will pick with specified file name)</w:t>
            </w:r>
          </w:p>
        </w:tc>
        <w:tc>
          <w:tcPr>
            <w:tcW w:w="3060" w:type="dxa"/>
          </w:tcPr>
          <w:p w14:paraId="03BE6511" w14:textId="5912BF3D" w:rsidR="001D7ADD" w:rsidRDefault="001D7ADD" w:rsidP="00ED3BF7">
            <w:pPr>
              <w:spacing w:before="60" w:after="0"/>
            </w:pPr>
            <w:r w:rsidRPr="0B51FDBB">
              <w:t>M</w:t>
            </w:r>
          </w:p>
        </w:tc>
      </w:tr>
      <w:tr w:rsidR="001D7ADD" w14:paraId="60A8420D" w14:textId="77777777" w:rsidTr="007213C1">
        <w:tc>
          <w:tcPr>
            <w:tcW w:w="3686" w:type="dxa"/>
          </w:tcPr>
          <w:p w14:paraId="4359CA79" w14:textId="43DE115A" w:rsidR="001D7ADD" w:rsidRDefault="001D7ADD" w:rsidP="00ED3BF7">
            <w:pPr>
              <w:spacing w:before="60" w:after="0"/>
            </w:pPr>
            <w:r w:rsidRPr="0B51FDBB">
              <w:t>archive.archive_destination</w:t>
            </w:r>
          </w:p>
        </w:tc>
        <w:tc>
          <w:tcPr>
            <w:tcW w:w="12843" w:type="dxa"/>
          </w:tcPr>
          <w:p w14:paraId="78565771" w14:textId="18C95352" w:rsidR="001D7ADD" w:rsidRDefault="001D7ADD" w:rsidP="00ED3BF7">
            <w:pPr>
              <w:spacing w:before="60" w:after="0"/>
            </w:pPr>
            <w:r w:rsidRPr="0B51FDBB">
              <w:t xml:space="preserve">Provide the container name where the files can be archived once it gets uploaded in CDF. This parameter is only used in </w:t>
            </w:r>
            <w:r w:rsidR="00195A35">
              <w:t xml:space="preserve">the </w:t>
            </w:r>
            <w:r w:rsidRPr="0B51FDBB">
              <w:t>case of blob storage.</w:t>
            </w:r>
          </w:p>
        </w:tc>
        <w:tc>
          <w:tcPr>
            <w:tcW w:w="3060" w:type="dxa"/>
          </w:tcPr>
          <w:p w14:paraId="0DF10C6E" w14:textId="04188417" w:rsidR="001D7ADD" w:rsidRDefault="001D7ADD" w:rsidP="00ED3BF7">
            <w:pPr>
              <w:spacing w:before="60" w:after="0"/>
            </w:pPr>
            <w:r w:rsidRPr="0B51FDBB">
              <w:t>O</w:t>
            </w:r>
          </w:p>
        </w:tc>
      </w:tr>
      <w:tr w:rsidR="001D7ADD" w14:paraId="31ADA539" w14:textId="77777777" w:rsidTr="007213C1">
        <w:trPr>
          <w:trHeight w:val="495"/>
        </w:trPr>
        <w:tc>
          <w:tcPr>
            <w:tcW w:w="3686" w:type="dxa"/>
          </w:tcPr>
          <w:p w14:paraId="1CF667D3" w14:textId="44A6AAF7" w:rsidR="001D7ADD" w:rsidRDefault="001D7ADD" w:rsidP="00ED3BF7">
            <w:pPr>
              <w:spacing w:before="60" w:after="0"/>
            </w:pPr>
            <w:r w:rsidRPr="0B51FDBB">
              <w:t>extraction_type.file_extraction_type</w:t>
            </w:r>
          </w:p>
        </w:tc>
        <w:tc>
          <w:tcPr>
            <w:tcW w:w="12843" w:type="dxa"/>
          </w:tcPr>
          <w:p w14:paraId="7AEBEBD7" w14:textId="1158BEE4" w:rsidR="001D7ADD" w:rsidRDefault="001D7ADD" w:rsidP="00ED3BF7">
            <w:pPr>
              <w:spacing w:before="60" w:after="0"/>
            </w:pPr>
            <w:r>
              <w:t xml:space="preserve">Provide the type of file extraction. It can have two values: ALL/LATEST. Based on this parameter it would be decided if the latest file should be picked from blob based on the expression provided in the filename or </w:t>
            </w:r>
            <w:r w:rsidR="000D160C">
              <w:t xml:space="preserve">if </w:t>
            </w:r>
            <w:r>
              <w:t>all files should be picked. Default value: LATEST</w:t>
            </w:r>
            <w:r w:rsidR="005F1D30">
              <w:t>.</w:t>
            </w:r>
          </w:p>
        </w:tc>
        <w:tc>
          <w:tcPr>
            <w:tcW w:w="3060" w:type="dxa"/>
          </w:tcPr>
          <w:p w14:paraId="0B5FA9DB" w14:textId="36134520" w:rsidR="001D7ADD" w:rsidRDefault="001D7ADD" w:rsidP="00ED3BF7">
            <w:pPr>
              <w:spacing w:before="60" w:after="0"/>
            </w:pPr>
            <w:r w:rsidRPr="0B51FDBB">
              <w:t>O</w:t>
            </w:r>
          </w:p>
        </w:tc>
      </w:tr>
      <w:tr w:rsidR="001D7ADD" w14:paraId="10E00D54" w14:textId="77777777" w:rsidTr="007213C1">
        <w:tc>
          <w:tcPr>
            <w:tcW w:w="3686" w:type="dxa"/>
          </w:tcPr>
          <w:p w14:paraId="44E5B77D" w14:textId="2E9B2B0A" w:rsidR="001D7ADD" w:rsidRDefault="001D7ADD" w:rsidP="00ED3BF7">
            <w:pPr>
              <w:spacing w:before="60" w:after="0"/>
            </w:pPr>
            <w:r w:rsidRPr="0B51FDBB">
              <w:t>insertion_type.data_insertion_type</w:t>
            </w:r>
          </w:p>
        </w:tc>
        <w:tc>
          <w:tcPr>
            <w:tcW w:w="12843" w:type="dxa"/>
          </w:tcPr>
          <w:p w14:paraId="0B5A5BCA" w14:textId="18ADB38B" w:rsidR="001D7ADD" w:rsidRDefault="001D7ADD" w:rsidP="00ED3BF7">
            <w:pPr>
              <w:spacing w:before="60" w:after="0"/>
            </w:pPr>
            <w:r w:rsidRPr="0B51FDBB">
              <w:t>Provide the type of data insertion. It can have two values: TRUNCATE/INSERTION. Based on this parameter it would be decided if the data in CDF should be inserted or truncate</w:t>
            </w:r>
            <w:r w:rsidR="00F82676">
              <w:t>d from</w:t>
            </w:r>
            <w:r w:rsidRPr="0B51FDBB">
              <w:t xml:space="preserve"> the existing table and create a new table. Default value: TRUNCATE.</w:t>
            </w:r>
          </w:p>
        </w:tc>
        <w:tc>
          <w:tcPr>
            <w:tcW w:w="3060" w:type="dxa"/>
          </w:tcPr>
          <w:p w14:paraId="007A6EFB" w14:textId="2C27E578" w:rsidR="001D7ADD" w:rsidRDefault="001D7ADD" w:rsidP="00ED3BF7">
            <w:pPr>
              <w:spacing w:before="60" w:after="0"/>
            </w:pPr>
            <w:r w:rsidRPr="0B51FDBB">
              <w:t>O</w:t>
            </w:r>
          </w:p>
        </w:tc>
      </w:tr>
      <w:tr w:rsidR="001D7ADD" w14:paraId="75C22D55" w14:textId="77777777" w:rsidTr="007213C1">
        <w:tc>
          <w:tcPr>
            <w:tcW w:w="3686" w:type="dxa"/>
          </w:tcPr>
          <w:p w14:paraId="4A264F32" w14:textId="3A8104D0" w:rsidR="001D7ADD" w:rsidRDefault="001D7ADD" w:rsidP="00ED3BF7">
            <w:pPr>
              <w:spacing w:before="60" w:after="0"/>
            </w:pPr>
            <w:r w:rsidRPr="0B51FDBB">
              <w:t>key-column</w:t>
            </w:r>
          </w:p>
        </w:tc>
        <w:tc>
          <w:tcPr>
            <w:tcW w:w="12843" w:type="dxa"/>
          </w:tcPr>
          <w:p w14:paraId="08672A63" w14:textId="20D9067F" w:rsidR="001D7ADD" w:rsidRDefault="001D7ADD" w:rsidP="00ED3BF7">
            <w:pPr>
              <w:spacing w:before="60" w:after="0"/>
            </w:pPr>
            <w:r w:rsidRPr="0B51FDBB">
              <w:t>Provide the unique column name present in the data</w:t>
            </w:r>
            <w:r w:rsidR="005F1D30">
              <w:t>.</w:t>
            </w:r>
          </w:p>
        </w:tc>
        <w:tc>
          <w:tcPr>
            <w:tcW w:w="3060" w:type="dxa"/>
          </w:tcPr>
          <w:p w14:paraId="5B6C8986" w14:textId="1F15BAF9" w:rsidR="001D7ADD" w:rsidRDefault="001D7ADD" w:rsidP="00ED3BF7">
            <w:pPr>
              <w:spacing w:before="60" w:after="0"/>
            </w:pPr>
            <w:r w:rsidRPr="0B51FDBB">
              <w:t>M</w:t>
            </w:r>
          </w:p>
        </w:tc>
      </w:tr>
      <w:tr w:rsidR="001D7ADD" w14:paraId="7B0F2A62" w14:textId="77777777" w:rsidTr="007213C1">
        <w:tc>
          <w:tcPr>
            <w:tcW w:w="3686" w:type="dxa"/>
          </w:tcPr>
          <w:p w14:paraId="3E16CEDF" w14:textId="7B3C4B37" w:rsidR="001D7ADD" w:rsidRDefault="001D7ADD" w:rsidP="00ED3BF7">
            <w:pPr>
              <w:spacing w:before="60" w:after="0"/>
            </w:pPr>
            <w:r w:rsidRPr="0B51FDBB">
              <w:t>env</w:t>
            </w:r>
          </w:p>
        </w:tc>
        <w:tc>
          <w:tcPr>
            <w:tcW w:w="12843" w:type="dxa"/>
          </w:tcPr>
          <w:p w14:paraId="23E08553" w14:textId="0722CA5A" w:rsidR="001D7ADD" w:rsidRDefault="001D7ADD" w:rsidP="00ED3BF7">
            <w:pPr>
              <w:spacing w:before="60" w:after="0"/>
            </w:pPr>
            <w:r w:rsidRPr="0B51FDBB">
              <w:t>Provide the environment name where the extractor will run. It can have three values: dev, prod</w:t>
            </w:r>
            <w:r w:rsidR="00F82676">
              <w:t>,</w:t>
            </w:r>
            <w:r w:rsidRPr="0B51FDBB">
              <w:t xml:space="preserve"> and unittest. Dev and prod are used for running the extractor in </w:t>
            </w:r>
            <w:r w:rsidR="00F50C31">
              <w:t xml:space="preserve">the </w:t>
            </w:r>
            <w:r w:rsidRPr="0B51FDBB">
              <w:t>specified environment whereas unittest is required for testing using pytest.</w:t>
            </w:r>
          </w:p>
        </w:tc>
        <w:tc>
          <w:tcPr>
            <w:tcW w:w="3060" w:type="dxa"/>
          </w:tcPr>
          <w:p w14:paraId="194CD528" w14:textId="64FA015F" w:rsidR="001D7ADD" w:rsidRDefault="001D7ADD" w:rsidP="00ED3BF7">
            <w:pPr>
              <w:spacing w:before="60" w:after="0"/>
            </w:pPr>
            <w:r w:rsidRPr="0B51FDBB">
              <w:t>M</w:t>
            </w:r>
          </w:p>
        </w:tc>
      </w:tr>
      <w:tr w:rsidR="001D7ADD" w14:paraId="18C3D6D6" w14:textId="77777777" w:rsidTr="007213C1">
        <w:tc>
          <w:tcPr>
            <w:tcW w:w="3686" w:type="dxa"/>
          </w:tcPr>
          <w:p w14:paraId="2E8D233B" w14:textId="16BAF147" w:rsidR="001D7ADD" w:rsidRDefault="001D7ADD" w:rsidP="00ED3BF7">
            <w:pPr>
              <w:spacing w:before="60" w:after="0"/>
            </w:pPr>
            <w:r w:rsidRPr="0B51FDBB">
              <w:t>destination.database</w:t>
            </w:r>
          </w:p>
        </w:tc>
        <w:tc>
          <w:tcPr>
            <w:tcW w:w="12843" w:type="dxa"/>
          </w:tcPr>
          <w:p w14:paraId="5C0EB8FF" w14:textId="3529D4E4" w:rsidR="001D7ADD" w:rsidRDefault="001D7ADD" w:rsidP="00ED3BF7">
            <w:pPr>
              <w:spacing w:before="60" w:after="0"/>
            </w:pPr>
            <w:r w:rsidRPr="0B51FDBB">
              <w:t>Provide a database name in CDF where the table would be created</w:t>
            </w:r>
            <w:r w:rsidR="005F1D30">
              <w:t>.</w:t>
            </w:r>
          </w:p>
        </w:tc>
        <w:tc>
          <w:tcPr>
            <w:tcW w:w="3060" w:type="dxa"/>
          </w:tcPr>
          <w:p w14:paraId="0847FFCF" w14:textId="05F7B609" w:rsidR="001D7ADD" w:rsidRDefault="001D7ADD" w:rsidP="00ED3BF7">
            <w:pPr>
              <w:spacing w:before="60" w:after="0"/>
            </w:pPr>
            <w:r w:rsidRPr="0B51FDBB">
              <w:t>M</w:t>
            </w:r>
          </w:p>
        </w:tc>
      </w:tr>
      <w:tr w:rsidR="001D7ADD" w14:paraId="29111860" w14:textId="77777777" w:rsidTr="007213C1">
        <w:tc>
          <w:tcPr>
            <w:tcW w:w="3686" w:type="dxa"/>
          </w:tcPr>
          <w:p w14:paraId="4900B7B8" w14:textId="76D48F36" w:rsidR="001D7ADD" w:rsidRDefault="001D7ADD" w:rsidP="00ED3BF7">
            <w:pPr>
              <w:spacing w:before="60" w:after="0"/>
            </w:pPr>
            <w:r w:rsidRPr="0B51FDBB">
              <w:t>destination.table</w:t>
            </w:r>
          </w:p>
        </w:tc>
        <w:tc>
          <w:tcPr>
            <w:tcW w:w="12843" w:type="dxa"/>
          </w:tcPr>
          <w:p w14:paraId="6A17B7BC" w14:textId="5CFEC71F" w:rsidR="001D7ADD" w:rsidRDefault="001D7ADD" w:rsidP="00ED3BF7">
            <w:pPr>
              <w:spacing w:before="60" w:after="0"/>
            </w:pPr>
            <w:r w:rsidRPr="0B51FDBB">
              <w:t>Provide a table name where asset hierarchy data will be uploaded</w:t>
            </w:r>
            <w:r w:rsidR="005F1D30">
              <w:t>.</w:t>
            </w:r>
          </w:p>
        </w:tc>
        <w:tc>
          <w:tcPr>
            <w:tcW w:w="3060" w:type="dxa"/>
          </w:tcPr>
          <w:p w14:paraId="3E3AA8EA" w14:textId="3069E6E7" w:rsidR="001D7ADD" w:rsidRDefault="001D7ADD" w:rsidP="00ED3BF7">
            <w:pPr>
              <w:spacing w:before="60" w:after="0"/>
            </w:pPr>
            <w:r w:rsidRPr="0B51FDBB">
              <w:t>M</w:t>
            </w:r>
          </w:p>
        </w:tc>
      </w:tr>
    </w:tbl>
    <w:p w14:paraId="377E1A3E" w14:textId="77777777" w:rsidR="001D7ADD" w:rsidRDefault="001D7ADD" w:rsidP="0B51FDBB"/>
    <w:p w14:paraId="4AE09468" w14:textId="4C939312" w:rsidR="001D7ADD" w:rsidRDefault="001D7ADD" w:rsidP="0058443F">
      <w:pPr>
        <w:ind w:left="1134"/>
      </w:pPr>
      <w:r>
        <w:rPr>
          <w:noProof/>
        </w:rPr>
        <w:drawing>
          <wp:inline distT="0" distB="0" distL="0" distR="0" wp14:anchorId="547DEAFC" wp14:editId="2D88D4B4">
            <wp:extent cx="5039423" cy="3286125"/>
            <wp:effectExtent l="0" t="0" r="8890" b="0"/>
            <wp:docPr id="2144877255" name="Picture 2144877255" descr="Screenshot of the Blob related config fil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77255" name="Picture 2144877255" descr="Screenshot of the Blob related config file parameters"/>
                    <pic:cNvPicPr/>
                  </pic:nvPicPr>
                  <pic:blipFill>
                    <a:blip r:embed="rId28">
                      <a:extLst>
                        <a:ext uri="{28A0092B-C50C-407E-A947-70E740481C1C}">
                          <a14:useLocalDpi xmlns:a14="http://schemas.microsoft.com/office/drawing/2010/main" val="0"/>
                        </a:ext>
                      </a:extLst>
                    </a:blip>
                    <a:stretch>
                      <a:fillRect/>
                    </a:stretch>
                  </pic:blipFill>
                  <pic:spPr>
                    <a:xfrm>
                      <a:off x="0" y="0"/>
                      <a:ext cx="5085887" cy="3316423"/>
                    </a:xfrm>
                    <a:prstGeom prst="rect">
                      <a:avLst/>
                    </a:prstGeom>
                  </pic:spPr>
                </pic:pic>
              </a:graphicData>
            </a:graphic>
          </wp:inline>
        </w:drawing>
      </w:r>
    </w:p>
    <w:p w14:paraId="09A6B394" w14:textId="383461AA" w:rsidR="5F344B76" w:rsidRDefault="5F344B76" w:rsidP="0B51FDBB"/>
    <w:p w14:paraId="7554CF22" w14:textId="77777777" w:rsidR="00ED3BF7" w:rsidRDefault="00ED3BF7" w:rsidP="0046656E">
      <w:pPr>
        <w:pStyle w:val="ListParagraph"/>
        <w:numPr>
          <w:ilvl w:val="0"/>
          <w:numId w:val="18"/>
        </w:numPr>
        <w:sectPr w:rsidR="00ED3BF7" w:rsidSect="007C6B0C">
          <w:type w:val="continuous"/>
          <w:pgSz w:w="15840" w:h="20160" w:code="5"/>
          <w:pgMar w:top="1440" w:right="1440" w:bottom="1440" w:left="1440" w:header="720" w:footer="720" w:gutter="0"/>
          <w:cols w:space="720"/>
          <w:docGrid w:linePitch="360"/>
        </w:sectPr>
      </w:pPr>
    </w:p>
    <w:p w14:paraId="64C6DE0F" w14:textId="56E16B61" w:rsidR="62F10049" w:rsidRDefault="10FED9B5" w:rsidP="0046656E">
      <w:pPr>
        <w:pStyle w:val="ListParagraph"/>
        <w:numPr>
          <w:ilvl w:val="0"/>
          <w:numId w:val="18"/>
        </w:numPr>
      </w:pPr>
      <w:r w:rsidRPr="0B51FDBB">
        <w:lastRenderedPageBreak/>
        <w:t>Extraction pipeline</w:t>
      </w:r>
      <w:r w:rsidR="00F50C31">
        <w:t>-</w:t>
      </w:r>
      <w:r w:rsidRPr="0B51FDBB">
        <w:t>related config parameters</w:t>
      </w:r>
    </w:p>
    <w:tbl>
      <w:tblPr>
        <w:tblStyle w:val="TableGridLight"/>
        <w:tblW w:w="12960" w:type="dxa"/>
        <w:tblInd w:w="-113" w:type="dxa"/>
        <w:tblLayout w:type="fixed"/>
        <w:tblLook w:val="04A0" w:firstRow="1" w:lastRow="0" w:firstColumn="1" w:lastColumn="0" w:noHBand="0" w:noVBand="1"/>
      </w:tblPr>
      <w:tblGrid>
        <w:gridCol w:w="2898"/>
        <w:gridCol w:w="6840"/>
        <w:gridCol w:w="3222"/>
      </w:tblGrid>
      <w:tr w:rsidR="0B51FDBB" w:rsidRPr="005A32EB" w14:paraId="19961D4F" w14:textId="77777777" w:rsidTr="00ED3BF7">
        <w:trPr>
          <w:trHeight w:val="330"/>
        </w:trPr>
        <w:tc>
          <w:tcPr>
            <w:tcW w:w="2898" w:type="dxa"/>
            <w:shd w:val="clear" w:color="auto" w:fill="D9D9D9" w:themeFill="background1" w:themeFillShade="D9"/>
          </w:tcPr>
          <w:p w14:paraId="43AF3490" w14:textId="7ABBFB36" w:rsidR="0B51FDBB" w:rsidRPr="005A32EB" w:rsidRDefault="0B51FDBB" w:rsidP="00ED3BF7">
            <w:pPr>
              <w:spacing w:before="60" w:after="60"/>
              <w:jc w:val="left"/>
              <w:rPr>
                <w:b/>
                <w:bCs/>
                <w:sz w:val="18"/>
                <w:szCs w:val="18"/>
              </w:rPr>
            </w:pPr>
            <w:r w:rsidRPr="005A32EB">
              <w:rPr>
                <w:b/>
                <w:bCs/>
                <w:sz w:val="18"/>
                <w:szCs w:val="18"/>
              </w:rPr>
              <w:t>Parameter</w:t>
            </w:r>
          </w:p>
        </w:tc>
        <w:tc>
          <w:tcPr>
            <w:tcW w:w="6840" w:type="dxa"/>
            <w:shd w:val="clear" w:color="auto" w:fill="D9D9D9" w:themeFill="background1" w:themeFillShade="D9"/>
          </w:tcPr>
          <w:p w14:paraId="0F383382" w14:textId="154D86FB" w:rsidR="0B51FDBB" w:rsidRPr="005A32EB" w:rsidRDefault="0B51FDBB" w:rsidP="00ED3BF7">
            <w:pPr>
              <w:spacing w:before="60" w:after="60"/>
              <w:jc w:val="left"/>
              <w:rPr>
                <w:b/>
                <w:bCs/>
                <w:sz w:val="18"/>
                <w:szCs w:val="18"/>
              </w:rPr>
            </w:pPr>
            <w:r w:rsidRPr="005A32EB">
              <w:rPr>
                <w:b/>
                <w:bCs/>
                <w:sz w:val="18"/>
                <w:szCs w:val="18"/>
              </w:rPr>
              <w:t>Description</w:t>
            </w:r>
          </w:p>
        </w:tc>
        <w:tc>
          <w:tcPr>
            <w:tcW w:w="3222" w:type="dxa"/>
            <w:shd w:val="clear" w:color="auto" w:fill="D9D9D9" w:themeFill="background1" w:themeFillShade="D9"/>
          </w:tcPr>
          <w:p w14:paraId="56B67868" w14:textId="79CA917A" w:rsidR="0B51FDBB" w:rsidRPr="005A32EB" w:rsidRDefault="0B51FDBB" w:rsidP="00ED3BF7">
            <w:pPr>
              <w:spacing w:before="60" w:after="60"/>
              <w:jc w:val="left"/>
              <w:rPr>
                <w:b/>
                <w:bCs/>
                <w:sz w:val="18"/>
                <w:szCs w:val="18"/>
              </w:rPr>
            </w:pPr>
            <w:r w:rsidRPr="005A32EB">
              <w:rPr>
                <w:b/>
                <w:bCs/>
                <w:sz w:val="18"/>
                <w:szCs w:val="18"/>
              </w:rPr>
              <w:t>Optional(O)/Mandatory(M)</w:t>
            </w:r>
          </w:p>
        </w:tc>
      </w:tr>
      <w:tr w:rsidR="0B51FDBB" w:rsidRPr="005A32EB" w14:paraId="00F85560" w14:textId="77777777" w:rsidTr="00ED3BF7">
        <w:trPr>
          <w:trHeight w:val="330"/>
        </w:trPr>
        <w:tc>
          <w:tcPr>
            <w:tcW w:w="2898" w:type="dxa"/>
          </w:tcPr>
          <w:p w14:paraId="55AA177F" w14:textId="50DBC728"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datasetexternal_id</w:t>
            </w:r>
          </w:p>
        </w:tc>
        <w:tc>
          <w:tcPr>
            <w:tcW w:w="6840" w:type="dxa"/>
          </w:tcPr>
          <w:p w14:paraId="2C3989AF" w14:textId="77F06926" w:rsidR="0B51FDBB" w:rsidRPr="005A32EB" w:rsidRDefault="0B51FDBB" w:rsidP="00ED3BF7">
            <w:pPr>
              <w:spacing w:before="60" w:after="60"/>
              <w:jc w:val="left"/>
              <w:rPr>
                <w:sz w:val="18"/>
                <w:szCs w:val="18"/>
              </w:rPr>
            </w:pPr>
            <w:r w:rsidRPr="005A32EB">
              <w:rPr>
                <w:sz w:val="18"/>
                <w:szCs w:val="18"/>
              </w:rPr>
              <w:t>Provide the External id of the Dataset in Cognite data fusion (CDF)</w:t>
            </w:r>
            <w:r w:rsidR="005F1D30" w:rsidRPr="005A32EB">
              <w:rPr>
                <w:sz w:val="18"/>
                <w:szCs w:val="18"/>
              </w:rPr>
              <w:t>.</w:t>
            </w:r>
          </w:p>
        </w:tc>
        <w:tc>
          <w:tcPr>
            <w:tcW w:w="3222" w:type="dxa"/>
          </w:tcPr>
          <w:p w14:paraId="6E847C4C" w14:textId="1F144CEE" w:rsidR="0B51FDBB" w:rsidRPr="005A32EB" w:rsidRDefault="0B51FDBB" w:rsidP="00ED3BF7">
            <w:pPr>
              <w:spacing w:before="60" w:after="60"/>
              <w:jc w:val="left"/>
              <w:rPr>
                <w:sz w:val="18"/>
                <w:szCs w:val="18"/>
              </w:rPr>
            </w:pPr>
            <w:r w:rsidRPr="005A32EB">
              <w:rPr>
                <w:sz w:val="18"/>
                <w:szCs w:val="18"/>
              </w:rPr>
              <w:t>M</w:t>
            </w:r>
          </w:p>
        </w:tc>
      </w:tr>
      <w:tr w:rsidR="0B51FDBB" w:rsidRPr="005A32EB" w14:paraId="7C8DE6CB" w14:textId="77777777" w:rsidTr="00ED3BF7">
        <w:trPr>
          <w:trHeight w:val="330"/>
        </w:trPr>
        <w:tc>
          <w:tcPr>
            <w:tcW w:w="2898" w:type="dxa"/>
          </w:tcPr>
          <w:p w14:paraId="271A75DA" w14:textId="2C70EC3B"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dataset_name</w:t>
            </w:r>
          </w:p>
        </w:tc>
        <w:tc>
          <w:tcPr>
            <w:tcW w:w="6840" w:type="dxa"/>
          </w:tcPr>
          <w:p w14:paraId="29FC05F0" w14:textId="74C65679"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 xml:space="preserve">Provide the name of the </w:t>
            </w:r>
            <w:r w:rsidRPr="005A32EB">
              <w:rPr>
                <w:sz w:val="18"/>
                <w:szCs w:val="18"/>
              </w:rPr>
              <w:t xml:space="preserve">Dataset </w:t>
            </w:r>
            <w:r w:rsidRPr="005A32EB">
              <w:rPr>
                <w:color w:val="000000" w:themeColor="text1"/>
                <w:sz w:val="18"/>
                <w:szCs w:val="18"/>
              </w:rPr>
              <w:t>in CDF</w:t>
            </w:r>
            <w:r w:rsidR="005F1D30" w:rsidRPr="005A32EB">
              <w:rPr>
                <w:color w:val="000000" w:themeColor="text1"/>
                <w:sz w:val="18"/>
                <w:szCs w:val="18"/>
              </w:rPr>
              <w:t>.</w:t>
            </w:r>
          </w:p>
        </w:tc>
        <w:tc>
          <w:tcPr>
            <w:tcW w:w="3222" w:type="dxa"/>
          </w:tcPr>
          <w:p w14:paraId="06E20DA2" w14:textId="0EBFB850"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M</w:t>
            </w:r>
          </w:p>
        </w:tc>
      </w:tr>
      <w:tr w:rsidR="0B51FDBB" w:rsidRPr="005A32EB" w14:paraId="4096FE7A" w14:textId="77777777" w:rsidTr="00ED3BF7">
        <w:trPr>
          <w:trHeight w:val="330"/>
        </w:trPr>
        <w:tc>
          <w:tcPr>
            <w:tcW w:w="2898" w:type="dxa"/>
          </w:tcPr>
          <w:p w14:paraId="60B93BA3" w14:textId="1A3EACAE"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external_id</w:t>
            </w:r>
          </w:p>
        </w:tc>
        <w:tc>
          <w:tcPr>
            <w:tcW w:w="6840" w:type="dxa"/>
          </w:tcPr>
          <w:p w14:paraId="3BC00EC7" w14:textId="57E484C5"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Provide external id of CDF extraction pipeline</w:t>
            </w:r>
            <w:r w:rsidR="005F1D30" w:rsidRPr="005A32EB">
              <w:rPr>
                <w:color w:val="000000" w:themeColor="text1"/>
                <w:sz w:val="18"/>
                <w:szCs w:val="18"/>
              </w:rPr>
              <w:t>.</w:t>
            </w:r>
          </w:p>
        </w:tc>
        <w:tc>
          <w:tcPr>
            <w:tcW w:w="3222" w:type="dxa"/>
          </w:tcPr>
          <w:p w14:paraId="5D86B236" w14:textId="735025C9"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M</w:t>
            </w:r>
          </w:p>
        </w:tc>
      </w:tr>
      <w:tr w:rsidR="0B51FDBB" w:rsidRPr="005A32EB" w14:paraId="2A69232D" w14:textId="77777777" w:rsidTr="00ED3BF7">
        <w:trPr>
          <w:trHeight w:val="330"/>
        </w:trPr>
        <w:tc>
          <w:tcPr>
            <w:tcW w:w="2898" w:type="dxa"/>
          </w:tcPr>
          <w:p w14:paraId="68A9BC27" w14:textId="26F8DC3F"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ep_name</w:t>
            </w:r>
          </w:p>
        </w:tc>
        <w:tc>
          <w:tcPr>
            <w:tcW w:w="6840" w:type="dxa"/>
          </w:tcPr>
          <w:p w14:paraId="78E0ED6D" w14:textId="68B737CC" w:rsidR="0B51FDBB" w:rsidRPr="005A32EB" w:rsidRDefault="0B51FDBB" w:rsidP="00ED3BF7">
            <w:pPr>
              <w:spacing w:before="60" w:after="60"/>
              <w:jc w:val="left"/>
              <w:rPr>
                <w:sz w:val="18"/>
                <w:szCs w:val="18"/>
              </w:rPr>
            </w:pPr>
            <w:r w:rsidRPr="005A32EB">
              <w:rPr>
                <w:sz w:val="18"/>
                <w:szCs w:val="18"/>
              </w:rPr>
              <w:t>Provide the name of the CDF extraction pipeline</w:t>
            </w:r>
            <w:r w:rsidR="005F1D30" w:rsidRPr="005A32EB">
              <w:rPr>
                <w:sz w:val="18"/>
                <w:szCs w:val="18"/>
              </w:rPr>
              <w:t>.</w:t>
            </w:r>
          </w:p>
        </w:tc>
        <w:tc>
          <w:tcPr>
            <w:tcW w:w="3222" w:type="dxa"/>
          </w:tcPr>
          <w:p w14:paraId="7D3D1293" w14:textId="2EA761F7" w:rsidR="0B51FDBB" w:rsidRPr="005A32EB" w:rsidRDefault="0B51FDBB" w:rsidP="00ED3BF7">
            <w:pPr>
              <w:spacing w:before="60" w:after="60"/>
              <w:jc w:val="left"/>
              <w:rPr>
                <w:sz w:val="18"/>
                <w:szCs w:val="18"/>
              </w:rPr>
            </w:pPr>
            <w:r w:rsidRPr="005A32EB">
              <w:rPr>
                <w:sz w:val="18"/>
                <w:szCs w:val="18"/>
              </w:rPr>
              <w:t>M</w:t>
            </w:r>
          </w:p>
        </w:tc>
      </w:tr>
      <w:tr w:rsidR="0B51FDBB" w:rsidRPr="005A32EB" w14:paraId="6408D21E" w14:textId="77777777" w:rsidTr="00ED3BF7">
        <w:trPr>
          <w:trHeight w:val="330"/>
        </w:trPr>
        <w:tc>
          <w:tcPr>
            <w:tcW w:w="2898" w:type="dxa"/>
          </w:tcPr>
          <w:p w14:paraId="2AEBEB8C" w14:textId="46A2F9F1"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contacts.name</w:t>
            </w:r>
          </w:p>
        </w:tc>
        <w:tc>
          <w:tcPr>
            <w:tcW w:w="6840" w:type="dxa"/>
          </w:tcPr>
          <w:p w14:paraId="444DF0B7" w14:textId="14D987CA" w:rsidR="0B51FDBB" w:rsidRPr="005A32EB" w:rsidRDefault="0B51FDBB" w:rsidP="00ED3BF7">
            <w:pPr>
              <w:spacing w:before="60" w:after="60"/>
              <w:jc w:val="left"/>
              <w:rPr>
                <w:sz w:val="18"/>
                <w:szCs w:val="18"/>
              </w:rPr>
            </w:pPr>
            <w:r w:rsidRPr="005A32EB">
              <w:rPr>
                <w:sz w:val="18"/>
                <w:szCs w:val="18"/>
              </w:rPr>
              <w:t>Provide the name of the contact to whom the extraction pipeline notification should be sent.</w:t>
            </w:r>
          </w:p>
        </w:tc>
        <w:tc>
          <w:tcPr>
            <w:tcW w:w="3222" w:type="dxa"/>
          </w:tcPr>
          <w:p w14:paraId="3D2F0B25" w14:textId="3E14311F" w:rsidR="0B51FDBB" w:rsidRPr="005A32EB" w:rsidRDefault="0B51FDBB" w:rsidP="00ED3BF7">
            <w:pPr>
              <w:spacing w:before="60" w:after="60"/>
              <w:jc w:val="left"/>
              <w:rPr>
                <w:sz w:val="18"/>
                <w:szCs w:val="18"/>
              </w:rPr>
            </w:pPr>
            <w:r w:rsidRPr="005A32EB">
              <w:rPr>
                <w:sz w:val="18"/>
                <w:szCs w:val="18"/>
              </w:rPr>
              <w:t>O</w:t>
            </w:r>
          </w:p>
        </w:tc>
      </w:tr>
      <w:tr w:rsidR="0B51FDBB" w:rsidRPr="005A32EB" w14:paraId="20DE95DE" w14:textId="77777777" w:rsidTr="00ED3BF7">
        <w:trPr>
          <w:trHeight w:val="330"/>
        </w:trPr>
        <w:tc>
          <w:tcPr>
            <w:tcW w:w="2898" w:type="dxa"/>
          </w:tcPr>
          <w:p w14:paraId="57EE4CD9" w14:textId="24BC6AAC"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contacts.email</w:t>
            </w:r>
          </w:p>
        </w:tc>
        <w:tc>
          <w:tcPr>
            <w:tcW w:w="6840" w:type="dxa"/>
          </w:tcPr>
          <w:p w14:paraId="2BF8FCBA" w14:textId="34D9635B" w:rsidR="0B51FDBB" w:rsidRPr="005A32EB" w:rsidRDefault="0B51FDBB" w:rsidP="00ED3BF7">
            <w:pPr>
              <w:spacing w:before="60" w:after="60"/>
              <w:jc w:val="left"/>
              <w:rPr>
                <w:sz w:val="18"/>
                <w:szCs w:val="18"/>
              </w:rPr>
            </w:pPr>
            <w:r w:rsidRPr="005A32EB">
              <w:rPr>
                <w:sz w:val="18"/>
                <w:szCs w:val="18"/>
              </w:rPr>
              <w:t>Provide the email of the contact to whom the extraction pipeline notification should be sent.</w:t>
            </w:r>
          </w:p>
        </w:tc>
        <w:tc>
          <w:tcPr>
            <w:tcW w:w="3222" w:type="dxa"/>
          </w:tcPr>
          <w:p w14:paraId="5827A266" w14:textId="55DCA7E1" w:rsidR="0B51FDBB" w:rsidRPr="005A32EB" w:rsidRDefault="0B51FDBB" w:rsidP="00ED3BF7">
            <w:pPr>
              <w:spacing w:before="60" w:after="60"/>
              <w:jc w:val="left"/>
              <w:rPr>
                <w:sz w:val="18"/>
                <w:szCs w:val="18"/>
              </w:rPr>
            </w:pPr>
            <w:r w:rsidRPr="005A32EB">
              <w:rPr>
                <w:sz w:val="18"/>
                <w:szCs w:val="18"/>
              </w:rPr>
              <w:t>O</w:t>
            </w:r>
          </w:p>
        </w:tc>
      </w:tr>
      <w:tr w:rsidR="0B51FDBB" w:rsidRPr="005A32EB" w14:paraId="46642605" w14:textId="77777777" w:rsidTr="00ED3BF7">
        <w:trPr>
          <w:trHeight w:val="735"/>
        </w:trPr>
        <w:tc>
          <w:tcPr>
            <w:tcW w:w="2898" w:type="dxa"/>
          </w:tcPr>
          <w:p w14:paraId="5EC48D70" w14:textId="6CF4C5D2"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contacts.sendnotification</w:t>
            </w:r>
          </w:p>
        </w:tc>
        <w:tc>
          <w:tcPr>
            <w:tcW w:w="6840" w:type="dxa"/>
          </w:tcPr>
          <w:p w14:paraId="1011CFCA" w14:textId="500BF211"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 xml:space="preserve">Provide notification value. If the send notification value is true, then mail is sent to </w:t>
            </w:r>
            <w:r w:rsidR="00C55324" w:rsidRPr="005A32EB">
              <w:rPr>
                <w:color w:val="000000" w:themeColor="text1"/>
                <w:sz w:val="18"/>
                <w:szCs w:val="18"/>
              </w:rPr>
              <w:t xml:space="preserve">the </w:t>
            </w:r>
            <w:r w:rsidRPr="005A32EB">
              <w:rPr>
                <w:color w:val="000000" w:themeColor="text1"/>
                <w:sz w:val="18"/>
                <w:szCs w:val="18"/>
              </w:rPr>
              <w:t>respective mail Id else no mail is sent.</w:t>
            </w:r>
          </w:p>
        </w:tc>
        <w:tc>
          <w:tcPr>
            <w:tcW w:w="3222" w:type="dxa"/>
          </w:tcPr>
          <w:p w14:paraId="193B8DCF" w14:textId="578DE5E5"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O</w:t>
            </w:r>
          </w:p>
        </w:tc>
      </w:tr>
    </w:tbl>
    <w:p w14:paraId="25E7A34C" w14:textId="1F9E6989" w:rsidR="62F10049" w:rsidRDefault="1B5D8C18" w:rsidP="0058443F">
      <w:pPr>
        <w:spacing w:before="240"/>
        <w:ind w:left="1134"/>
      </w:pPr>
      <w:r>
        <w:rPr>
          <w:noProof/>
        </w:rPr>
        <w:drawing>
          <wp:inline distT="0" distB="0" distL="0" distR="0" wp14:anchorId="1B92C961" wp14:editId="5ED57F80">
            <wp:extent cx="3864429" cy="1996621"/>
            <wp:effectExtent l="0" t="0" r="3175" b="3810"/>
            <wp:docPr id="967454412" name="Picture 967454412" descr="Screenshot of extraction pipeline related config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54412" name="Picture 967454412" descr="Screenshot of extraction pipeline related config parameters"/>
                    <pic:cNvPicPr/>
                  </pic:nvPicPr>
                  <pic:blipFill>
                    <a:blip r:embed="rId29">
                      <a:extLst>
                        <a:ext uri="{28A0092B-C50C-407E-A947-70E740481C1C}">
                          <a14:useLocalDpi xmlns:a14="http://schemas.microsoft.com/office/drawing/2010/main" val="0"/>
                        </a:ext>
                      </a:extLst>
                    </a:blip>
                    <a:stretch>
                      <a:fillRect/>
                    </a:stretch>
                  </pic:blipFill>
                  <pic:spPr>
                    <a:xfrm>
                      <a:off x="0" y="0"/>
                      <a:ext cx="3914114" cy="2022291"/>
                    </a:xfrm>
                    <a:prstGeom prst="rect">
                      <a:avLst/>
                    </a:prstGeom>
                  </pic:spPr>
                </pic:pic>
              </a:graphicData>
            </a:graphic>
          </wp:inline>
        </w:drawing>
      </w:r>
    </w:p>
    <w:p w14:paraId="1C2C0D05" w14:textId="77777777" w:rsidR="005A32EB" w:rsidRDefault="005A32EB" w:rsidP="0058443F">
      <w:pPr>
        <w:spacing w:before="240"/>
        <w:ind w:left="1134"/>
      </w:pPr>
    </w:p>
    <w:p w14:paraId="07B5E47A" w14:textId="6439B0EA" w:rsidR="00D82A4A" w:rsidRDefault="00405694" w:rsidP="00B55B1D">
      <w:pPr>
        <w:pStyle w:val="Heading2"/>
      </w:pPr>
      <w:bookmarkStart w:id="356" w:name="_Toc1402069005"/>
      <w:bookmarkStart w:id="357" w:name="_Toc1983091879"/>
      <w:bookmarkStart w:id="358" w:name="_Toc1775969360"/>
      <w:bookmarkStart w:id="359" w:name="_Toc659583637"/>
      <w:bookmarkStart w:id="360" w:name="_Toc371471401"/>
      <w:bookmarkStart w:id="361" w:name="_Toc1735314545"/>
      <w:bookmarkStart w:id="362" w:name="_Toc955465969"/>
      <w:bookmarkStart w:id="363" w:name="_Toc652084988"/>
      <w:bookmarkStart w:id="364" w:name="_Toc939600209"/>
      <w:bookmarkStart w:id="365" w:name="_Toc1528987247"/>
      <w:bookmarkStart w:id="366" w:name="_Toc1302552100"/>
      <w:bookmarkStart w:id="367" w:name="_Toc690996427"/>
      <w:bookmarkStart w:id="368" w:name="_Toc1570259766"/>
      <w:bookmarkStart w:id="369" w:name="_Toc214730905"/>
      <w:bookmarkStart w:id="370" w:name="_Toc392370683"/>
      <w:bookmarkStart w:id="371" w:name="_Toc1162331569"/>
      <w:bookmarkStart w:id="372" w:name="_Toc2046422513"/>
      <w:bookmarkStart w:id="373" w:name="_Toc1234832113"/>
      <w:bookmarkStart w:id="374" w:name="_Toc313347515"/>
      <w:bookmarkStart w:id="375" w:name="_Toc1693731622"/>
      <w:bookmarkStart w:id="376" w:name="_Toc1625799106"/>
      <w:bookmarkStart w:id="377" w:name="_Toc528231208"/>
      <w:bookmarkStart w:id="378" w:name="_Toc1410180824"/>
      <w:bookmarkStart w:id="379" w:name="_Toc788698065"/>
      <w:bookmarkStart w:id="380" w:name="_Toc2053376276"/>
      <w:bookmarkStart w:id="381" w:name="_Toc1448101534"/>
      <w:bookmarkStart w:id="382" w:name="_Toc379842905"/>
      <w:bookmarkStart w:id="383" w:name="_Toc2038975054"/>
      <w:bookmarkStart w:id="384" w:name="_Toc1492705384"/>
      <w:bookmarkStart w:id="385" w:name="_Toc981957833"/>
      <w:bookmarkStart w:id="386" w:name="_Toc2081980344"/>
      <w:bookmarkStart w:id="387" w:name="_Toc2007940569"/>
      <w:bookmarkStart w:id="388" w:name="_Toc1352762585"/>
      <w:bookmarkStart w:id="389" w:name="_Toc474672286"/>
      <w:bookmarkStart w:id="390" w:name="_Toc848264528"/>
      <w:bookmarkStart w:id="391" w:name="_Toc534631561"/>
      <w:bookmarkStart w:id="392" w:name="_Toc292019572"/>
      <w:bookmarkStart w:id="393" w:name="_Toc121180556"/>
      <w:bookmarkStart w:id="394" w:name="_Toc1935307032"/>
      <w:bookmarkStart w:id="395" w:name="_Toc1983130942"/>
      <w:bookmarkStart w:id="396" w:name="_Toc362839743"/>
      <w:bookmarkStart w:id="397" w:name="_Toc247866127"/>
      <w:bookmarkStart w:id="398" w:name="_Toc820391923"/>
      <w:bookmarkStart w:id="399" w:name="_Toc1047419667"/>
      <w:bookmarkStart w:id="400" w:name="_Toc751087434"/>
      <w:bookmarkStart w:id="401" w:name="_Toc2028596725"/>
      <w:bookmarkStart w:id="402" w:name="_Toc254438286"/>
      <w:bookmarkStart w:id="403" w:name="_Toc2064285754"/>
      <w:bookmarkStart w:id="404" w:name="_Toc1371210595"/>
      <w:bookmarkStart w:id="405" w:name="_Toc117514563"/>
      <w:bookmarkStart w:id="406" w:name="_Toc1706051495"/>
      <w:bookmarkStart w:id="407" w:name="_Toc2137190213"/>
      <w:bookmarkStart w:id="408" w:name="_Toc1637135210"/>
      <w:bookmarkStart w:id="409" w:name="_Toc1424554412"/>
      <w:bookmarkStart w:id="410" w:name="_Toc1877863858"/>
      <w:bookmarkStart w:id="411" w:name="_Toc1770334898"/>
      <w:bookmarkStart w:id="412" w:name="_Toc659704909"/>
      <w:bookmarkStart w:id="413" w:name="_Toc213924314"/>
      <w:r>
        <w:t xml:space="preserve">Create a </w:t>
      </w:r>
      <w:r w:rsidR="265D97A0" w:rsidRPr="32FEE849">
        <w:t>Build Pipeline</w:t>
      </w:r>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p>
    <w:p w14:paraId="1FE47081" w14:textId="4FAE842E" w:rsidR="00D82A4A" w:rsidRDefault="265D97A0" w:rsidP="0B51FDBB">
      <w:r>
        <w:t xml:space="preserve">The Build Pipeline is used to Dockerize the Extractor Package. The artifacts created here are used in the release pipeline for deployment. </w:t>
      </w:r>
      <w:r w:rsidR="001643BA">
        <w:t>To create a build pipeline:</w:t>
      </w:r>
    </w:p>
    <w:p w14:paraId="6A4032BB" w14:textId="1AA885C1" w:rsidR="003F1649" w:rsidRPr="003F1649" w:rsidRDefault="4D638251" w:rsidP="003F1649">
      <w:pPr>
        <w:pStyle w:val="ListParagraph"/>
        <w:numPr>
          <w:ilvl w:val="0"/>
          <w:numId w:val="19"/>
        </w:numPr>
        <w:spacing w:before="360"/>
        <w:ind w:left="737"/>
      </w:pPr>
      <w:r>
        <w:t>Navigate to Azure DevOps</w:t>
      </w:r>
      <w:r w:rsidR="005F1D30">
        <w:t>,</w:t>
      </w:r>
      <w:r>
        <w:t xml:space="preserve"> select </w:t>
      </w:r>
      <w:r w:rsidR="003B3AC1">
        <w:t>P</w:t>
      </w:r>
      <w:r>
        <w:t>ipelines</w:t>
      </w:r>
      <w:r w:rsidR="005F1D30">
        <w:t>,</w:t>
      </w:r>
      <w:r>
        <w:t xml:space="preserve"> and then select </w:t>
      </w:r>
      <w:r w:rsidRPr="003F1649">
        <w:rPr>
          <w:i/>
          <w:iCs/>
        </w:rPr>
        <w:t>New Pipeline</w:t>
      </w:r>
      <w:r w:rsidR="005F1D30" w:rsidRPr="003F1649">
        <w:t>.</w:t>
      </w:r>
    </w:p>
    <w:p w14:paraId="5E880010" w14:textId="52D54EDF" w:rsidR="003F1649" w:rsidRDefault="4D638251" w:rsidP="007C014F">
      <w:pPr>
        <w:spacing w:before="360"/>
        <w:ind w:left="377"/>
      </w:pPr>
      <w:r>
        <w:rPr>
          <w:noProof/>
        </w:rPr>
        <w:drawing>
          <wp:inline distT="0" distB="0" distL="0" distR="0" wp14:anchorId="0DB324CC" wp14:editId="3F695E24">
            <wp:extent cx="8144773" cy="1962150"/>
            <wp:effectExtent l="19050" t="19050" r="27940" b="19050"/>
            <wp:docPr id="1880613460" name="Picture 1880613460" descr="Screenshot of Azure DevOps showing the option 'New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13460" name="Picture 1880613460" descr="Screenshot of Azure DevOps showing the option 'New Pipeline'"/>
                    <pic:cNvPicPr/>
                  </pic:nvPicPr>
                  <pic:blipFill>
                    <a:blip r:embed="rId30">
                      <a:extLst>
                        <a:ext uri="{28A0092B-C50C-407E-A947-70E740481C1C}">
                          <a14:useLocalDpi xmlns:a14="http://schemas.microsoft.com/office/drawing/2010/main" val="0"/>
                        </a:ext>
                      </a:extLst>
                    </a:blip>
                    <a:stretch>
                      <a:fillRect/>
                    </a:stretch>
                  </pic:blipFill>
                  <pic:spPr>
                    <a:xfrm>
                      <a:off x="0" y="0"/>
                      <a:ext cx="8294048" cy="1998112"/>
                    </a:xfrm>
                    <a:prstGeom prst="rect">
                      <a:avLst/>
                    </a:prstGeom>
                    <a:ln>
                      <a:solidFill>
                        <a:schemeClr val="bg1">
                          <a:lumMod val="85000"/>
                        </a:schemeClr>
                      </a:solidFill>
                    </a:ln>
                  </pic:spPr>
                </pic:pic>
              </a:graphicData>
            </a:graphic>
          </wp:inline>
        </w:drawing>
      </w:r>
    </w:p>
    <w:p w14:paraId="192B59C5" w14:textId="77777777" w:rsidR="005A32EB" w:rsidRDefault="005A32EB" w:rsidP="005A32EB">
      <w:pPr>
        <w:spacing w:before="360"/>
      </w:pPr>
    </w:p>
    <w:p w14:paraId="3F893E5F" w14:textId="77777777" w:rsidR="005A32EB" w:rsidRDefault="005A32EB" w:rsidP="005A32EB">
      <w:pPr>
        <w:spacing w:before="360"/>
        <w:sectPr w:rsidR="005A32EB" w:rsidSect="00ED3BF7">
          <w:pgSz w:w="15840" w:h="20160" w:code="5"/>
          <w:pgMar w:top="1440" w:right="1440" w:bottom="1440" w:left="1440" w:header="720" w:footer="720" w:gutter="0"/>
          <w:cols w:space="720"/>
          <w:docGrid w:linePitch="360"/>
        </w:sectPr>
      </w:pPr>
    </w:p>
    <w:p w14:paraId="2F1FA220" w14:textId="77777777" w:rsidR="005A32EB" w:rsidRDefault="005A32EB" w:rsidP="003F1649">
      <w:pPr>
        <w:pStyle w:val="ListParagraph"/>
        <w:numPr>
          <w:ilvl w:val="0"/>
          <w:numId w:val="19"/>
        </w:numPr>
        <w:spacing w:before="360"/>
        <w:ind w:left="737"/>
        <w:sectPr w:rsidR="005A32EB" w:rsidSect="005A32EB">
          <w:type w:val="continuous"/>
          <w:pgSz w:w="15840" w:h="20160" w:code="5"/>
          <w:pgMar w:top="1440" w:right="1440" w:bottom="1440" w:left="1440" w:header="720" w:footer="720" w:gutter="0"/>
          <w:cols w:num="2" w:space="720"/>
          <w:docGrid w:linePitch="360"/>
        </w:sectPr>
      </w:pPr>
    </w:p>
    <w:p w14:paraId="3A679BFF" w14:textId="77777777" w:rsidR="003F1649" w:rsidRDefault="4D638251" w:rsidP="003F1649">
      <w:pPr>
        <w:pStyle w:val="ListParagraph"/>
        <w:numPr>
          <w:ilvl w:val="0"/>
          <w:numId w:val="19"/>
        </w:numPr>
        <w:spacing w:before="360"/>
        <w:ind w:left="737"/>
      </w:pPr>
      <w:r>
        <w:lastRenderedPageBreak/>
        <w:t xml:space="preserve">Select </w:t>
      </w:r>
      <w:r w:rsidRPr="003F1649">
        <w:rPr>
          <w:i/>
          <w:iCs/>
        </w:rPr>
        <w:t>Azure Repos Git</w:t>
      </w:r>
      <w:r w:rsidR="005F1D30" w:rsidRPr="003F1649">
        <w:rPr>
          <w:i/>
          <w:iCs/>
        </w:rPr>
        <w:t>.</w:t>
      </w:r>
      <w:r w:rsidR="005F1D30">
        <w:t xml:space="preserve"> </w:t>
      </w:r>
    </w:p>
    <w:p w14:paraId="2D9BE257" w14:textId="5C3FAF88" w:rsidR="003F1649" w:rsidRDefault="003F1649" w:rsidP="003F1649">
      <w:pPr>
        <w:pStyle w:val="ListParagraph"/>
        <w:numPr>
          <w:ilvl w:val="0"/>
          <w:numId w:val="19"/>
        </w:numPr>
        <w:spacing w:before="360"/>
        <w:ind w:left="737"/>
      </w:pPr>
      <w:r>
        <w:t>S</w:t>
      </w:r>
      <w:r w:rsidR="4D638251">
        <w:t>elect</w:t>
      </w:r>
      <w:r w:rsidR="005F1D30">
        <w:t xml:space="preserve"> the</w:t>
      </w:r>
      <w:r w:rsidR="4D638251">
        <w:t xml:space="preserve"> Repository Name </w:t>
      </w:r>
      <w:r w:rsidR="005F1D30">
        <w:t>that</w:t>
      </w:r>
      <w:r w:rsidR="4D638251">
        <w:t xml:space="preserve"> contains </w:t>
      </w:r>
      <w:r>
        <w:t xml:space="preserve">the </w:t>
      </w:r>
      <w:r w:rsidR="00036744">
        <w:t>Flat File</w:t>
      </w:r>
      <w:r w:rsidR="4D638251">
        <w:t xml:space="preserve"> Extractor code and pipeline files</w:t>
      </w:r>
      <w:r w:rsidR="00036744">
        <w:t>.</w:t>
      </w:r>
    </w:p>
    <w:p w14:paraId="00C58191" w14:textId="46B87636" w:rsidR="00036744" w:rsidRDefault="00036744" w:rsidP="00A46850">
      <w:pPr>
        <w:spacing w:before="360"/>
        <w:ind w:left="504"/>
      </w:pPr>
      <w:r>
        <w:rPr>
          <w:noProof/>
        </w:rPr>
        <w:drawing>
          <wp:inline distT="0" distB="0" distL="0" distR="0" wp14:anchorId="0D767D73" wp14:editId="6FB5F41A">
            <wp:extent cx="6534150" cy="3503489"/>
            <wp:effectExtent l="19050" t="19050" r="19050" b="20955"/>
            <wp:docPr id="1799442785" name="Picture 1799442785" descr="Screenshot of ADO showing the 'Azure Repos Git'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42785" name="Picture 1799442785" descr="Screenshot of ADO showing the 'Azure Repos Git' option"/>
                    <pic:cNvPicPr/>
                  </pic:nvPicPr>
                  <pic:blipFill>
                    <a:blip r:embed="rId31">
                      <a:extLst>
                        <a:ext uri="{28A0092B-C50C-407E-A947-70E740481C1C}">
                          <a14:useLocalDpi xmlns:a14="http://schemas.microsoft.com/office/drawing/2010/main" val="0"/>
                        </a:ext>
                      </a:extLst>
                    </a:blip>
                    <a:stretch>
                      <a:fillRect/>
                    </a:stretch>
                  </pic:blipFill>
                  <pic:spPr>
                    <a:xfrm>
                      <a:off x="0" y="0"/>
                      <a:ext cx="6627924" cy="3553769"/>
                    </a:xfrm>
                    <a:prstGeom prst="rect">
                      <a:avLst/>
                    </a:prstGeom>
                    <a:ln>
                      <a:solidFill>
                        <a:schemeClr val="bg1">
                          <a:lumMod val="85000"/>
                        </a:schemeClr>
                      </a:solidFill>
                    </a:ln>
                  </pic:spPr>
                </pic:pic>
              </a:graphicData>
            </a:graphic>
          </wp:inline>
        </w:drawing>
      </w:r>
    </w:p>
    <w:p w14:paraId="0F2A996F" w14:textId="77777777" w:rsidR="005A32EB" w:rsidRDefault="005A32EB" w:rsidP="00036744">
      <w:pPr>
        <w:sectPr w:rsidR="005A32EB" w:rsidSect="005A32EB">
          <w:pgSz w:w="15840" w:h="20160" w:code="5"/>
          <w:pgMar w:top="1440" w:right="1440" w:bottom="1440" w:left="1440" w:header="720" w:footer="720" w:gutter="0"/>
          <w:cols w:space="720"/>
          <w:docGrid w:linePitch="360"/>
        </w:sectPr>
      </w:pPr>
    </w:p>
    <w:p w14:paraId="5188CCC8" w14:textId="77777777" w:rsidR="00036744" w:rsidRDefault="00036744" w:rsidP="00036744"/>
    <w:p w14:paraId="6A0FBFF1" w14:textId="6D34B5B9" w:rsidR="00F90C1D" w:rsidRDefault="4D638251" w:rsidP="00471468">
      <w:pPr>
        <w:pStyle w:val="ListParagraph"/>
        <w:numPr>
          <w:ilvl w:val="0"/>
          <w:numId w:val="19"/>
        </w:numPr>
        <w:spacing w:before="240" w:after="240"/>
        <w:jc w:val="left"/>
      </w:pPr>
      <w:r w:rsidRPr="009253C2">
        <w:t xml:space="preserve">Select </w:t>
      </w:r>
      <w:r w:rsidR="0098216F">
        <w:t>‘</w:t>
      </w:r>
      <w:r w:rsidRPr="009253C2">
        <w:t>Existing Azure Pipelines YAML file</w:t>
      </w:r>
      <w:r w:rsidR="0098216F">
        <w:t>’</w:t>
      </w:r>
      <w:r w:rsidR="005F1D30" w:rsidRPr="009253C2">
        <w:t>.</w:t>
      </w:r>
    </w:p>
    <w:p w14:paraId="297F0E06" w14:textId="77777777" w:rsidR="00F90C1D" w:rsidRDefault="17502E43" w:rsidP="00231A03">
      <w:pPr>
        <w:pStyle w:val="ListParagraph"/>
        <w:numPr>
          <w:ilvl w:val="0"/>
          <w:numId w:val="0"/>
        </w:numPr>
        <w:spacing w:before="240" w:after="240"/>
        <w:ind w:left="504"/>
        <w:jc w:val="left"/>
      </w:pPr>
      <w:r>
        <w:rPr>
          <w:noProof/>
        </w:rPr>
        <w:drawing>
          <wp:inline distT="0" distB="0" distL="0" distR="0" wp14:anchorId="499F9FEB" wp14:editId="1052DEE1">
            <wp:extent cx="6828064" cy="3627408"/>
            <wp:effectExtent l="19050" t="19050" r="11430" b="11430"/>
            <wp:docPr id="1765720656" name="Picture 1765720656" descr="Screenshot of Azure DevOps showing the Configure tab and the 'Existing Azure Pipelines YAML file'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20656" name="Picture 1765720656" descr="Screenshot of Azure DevOps showing the Configure tab and the 'Existing Azure Pipelines YAML file' option."/>
                    <pic:cNvPicPr/>
                  </pic:nvPicPr>
                  <pic:blipFill>
                    <a:blip r:embed="rId32">
                      <a:extLst>
                        <a:ext uri="{28A0092B-C50C-407E-A947-70E740481C1C}">
                          <a14:useLocalDpi xmlns:a14="http://schemas.microsoft.com/office/drawing/2010/main" val="0"/>
                        </a:ext>
                      </a:extLst>
                    </a:blip>
                    <a:stretch>
                      <a:fillRect/>
                    </a:stretch>
                  </pic:blipFill>
                  <pic:spPr>
                    <a:xfrm>
                      <a:off x="0" y="0"/>
                      <a:ext cx="6882756" cy="3656463"/>
                    </a:xfrm>
                    <a:prstGeom prst="rect">
                      <a:avLst/>
                    </a:prstGeom>
                    <a:ln>
                      <a:solidFill>
                        <a:schemeClr val="bg1">
                          <a:lumMod val="85000"/>
                        </a:schemeClr>
                      </a:solidFill>
                    </a:ln>
                  </pic:spPr>
                </pic:pic>
              </a:graphicData>
            </a:graphic>
          </wp:inline>
        </w:drawing>
      </w:r>
    </w:p>
    <w:p w14:paraId="563D2957" w14:textId="77777777" w:rsidR="005A32EB" w:rsidRDefault="005A32EB" w:rsidP="00471468">
      <w:pPr>
        <w:pStyle w:val="ListParagraph"/>
        <w:numPr>
          <w:ilvl w:val="0"/>
          <w:numId w:val="19"/>
        </w:numPr>
        <w:spacing w:before="240" w:after="240"/>
        <w:jc w:val="left"/>
        <w:sectPr w:rsidR="005A32EB" w:rsidSect="005A32EB">
          <w:type w:val="continuous"/>
          <w:pgSz w:w="15840" w:h="20160" w:code="5"/>
          <w:pgMar w:top="1440" w:right="1440" w:bottom="1440" w:left="1440" w:header="720" w:footer="720" w:gutter="0"/>
          <w:cols w:space="720"/>
          <w:docGrid w:linePitch="360"/>
        </w:sectPr>
      </w:pPr>
    </w:p>
    <w:p w14:paraId="68244535" w14:textId="493D044C" w:rsidR="00ED3BF7" w:rsidRDefault="70C03C99" w:rsidP="00471468">
      <w:pPr>
        <w:pStyle w:val="ListParagraph"/>
        <w:numPr>
          <w:ilvl w:val="0"/>
          <w:numId w:val="19"/>
        </w:numPr>
        <w:spacing w:before="240" w:after="240"/>
        <w:jc w:val="left"/>
        <w:rPr>
          <w:b/>
          <w:bCs/>
        </w:rPr>
      </w:pPr>
      <w:r w:rsidRPr="000B718B">
        <w:lastRenderedPageBreak/>
        <w:t xml:space="preserve">Select </w:t>
      </w:r>
      <w:r w:rsidR="0057695F">
        <w:t>B</w:t>
      </w:r>
      <w:r w:rsidRPr="000B718B">
        <w:t xml:space="preserve">ranch and provide </w:t>
      </w:r>
      <w:r w:rsidR="006772FD">
        <w:t xml:space="preserve">the </w:t>
      </w:r>
      <w:r w:rsidRPr="000B718B">
        <w:t>pipeline file path as “</w:t>
      </w:r>
      <w:r w:rsidR="7A9B2DBF" w:rsidRPr="0B51FDBB">
        <w:t>Source/Extractors/FlatFile-Extractor/pipeline/Dev/azure-pipelines.yml</w:t>
      </w:r>
      <w:r w:rsidRPr="000B718B">
        <w:t xml:space="preserve">” and then select </w:t>
      </w:r>
      <w:r w:rsidRPr="009253C2">
        <w:rPr>
          <w:i/>
          <w:iCs/>
        </w:rPr>
        <w:t>Continue</w:t>
      </w:r>
      <w:r w:rsidR="005F1D30" w:rsidRPr="009253C2">
        <w:rPr>
          <w:b/>
          <w:bCs/>
        </w:rPr>
        <w:t>.</w:t>
      </w:r>
    </w:p>
    <w:p w14:paraId="112BEF43" w14:textId="77777777" w:rsidR="0009422A" w:rsidRDefault="0009422A" w:rsidP="0009422A">
      <w:pPr>
        <w:pStyle w:val="ListParagraph"/>
        <w:numPr>
          <w:ilvl w:val="0"/>
          <w:numId w:val="19"/>
        </w:numPr>
        <w:spacing w:before="240" w:after="240"/>
      </w:pPr>
      <w:r>
        <w:t>Review and save.</w:t>
      </w:r>
    </w:p>
    <w:p w14:paraId="58033001" w14:textId="77777777" w:rsidR="0009422A" w:rsidRDefault="0009422A" w:rsidP="0009422A">
      <w:pPr>
        <w:pStyle w:val="ListParagraph"/>
        <w:numPr>
          <w:ilvl w:val="0"/>
          <w:numId w:val="0"/>
        </w:numPr>
        <w:spacing w:before="240" w:after="240"/>
        <w:ind w:left="720"/>
        <w:jc w:val="left"/>
        <w:rPr>
          <w:b/>
          <w:bCs/>
        </w:rPr>
      </w:pPr>
    </w:p>
    <w:p w14:paraId="4222E161" w14:textId="0E7CE32F" w:rsidR="009253C2" w:rsidRDefault="70C03C99" w:rsidP="00231A03">
      <w:pPr>
        <w:pStyle w:val="ListParagraph"/>
        <w:numPr>
          <w:ilvl w:val="0"/>
          <w:numId w:val="0"/>
        </w:numPr>
        <w:spacing w:before="240" w:after="240"/>
        <w:ind w:left="504"/>
        <w:jc w:val="left"/>
        <w:rPr>
          <w:b/>
          <w:bCs/>
        </w:rPr>
      </w:pPr>
      <w:r>
        <w:rPr>
          <w:noProof/>
        </w:rPr>
        <w:drawing>
          <wp:inline distT="0" distB="0" distL="0" distR="0" wp14:anchorId="631F141F" wp14:editId="206269AA">
            <wp:extent cx="3148693" cy="4370878"/>
            <wp:effectExtent l="19050" t="19050" r="13970" b="10795"/>
            <wp:docPr id="1265923536" name="Picture 1265923536" descr="Screenshot of Configure tab of ADO's pipelines page, showing the dialog that has options to input the fil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23536" name="Picture 1265923536" descr="Screenshot of Configure tab of ADO's pipelines page, showing the dialog that has options to input the file path"/>
                    <pic:cNvPicPr/>
                  </pic:nvPicPr>
                  <pic:blipFill rotWithShape="1">
                    <a:blip r:embed="rId33">
                      <a:extLst>
                        <a:ext uri="{28A0092B-C50C-407E-A947-70E740481C1C}">
                          <a14:useLocalDpi xmlns:a14="http://schemas.microsoft.com/office/drawing/2010/main" val="0"/>
                        </a:ext>
                      </a:extLst>
                    </a:blip>
                    <a:srcRect l="64232"/>
                    <a:stretch/>
                  </pic:blipFill>
                  <pic:spPr bwMode="auto">
                    <a:xfrm>
                      <a:off x="0" y="0"/>
                      <a:ext cx="3174718" cy="4407005"/>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EC777BF" w14:textId="77777777" w:rsidR="00086352" w:rsidRDefault="00086352" w:rsidP="0046424B">
      <w:pPr>
        <w:pStyle w:val="ListParagraph"/>
        <w:numPr>
          <w:ilvl w:val="0"/>
          <w:numId w:val="0"/>
        </w:numPr>
        <w:spacing w:before="240" w:after="240"/>
        <w:ind w:left="720"/>
        <w:rPr>
          <w:b/>
          <w:bCs/>
        </w:rPr>
        <w:sectPr w:rsidR="00086352" w:rsidSect="00086352">
          <w:pgSz w:w="15840" w:h="20160" w:code="5"/>
          <w:pgMar w:top="1440" w:right="1440" w:bottom="1440" w:left="1440" w:header="720" w:footer="720" w:gutter="0"/>
          <w:cols w:num="2" w:space="720"/>
          <w:docGrid w:linePitch="360"/>
        </w:sectPr>
      </w:pPr>
    </w:p>
    <w:p w14:paraId="4DFA8B9C" w14:textId="77777777" w:rsidR="00F90C1D" w:rsidRDefault="70C03C99" w:rsidP="009253C2">
      <w:pPr>
        <w:pStyle w:val="ListParagraph"/>
        <w:numPr>
          <w:ilvl w:val="0"/>
          <w:numId w:val="19"/>
        </w:numPr>
        <w:spacing w:before="240" w:after="240"/>
        <w:ind w:left="504"/>
      </w:pPr>
      <w:r>
        <w:t>Run the pipeline and wait for its successful completion.</w:t>
      </w:r>
    </w:p>
    <w:p w14:paraId="3A624941" w14:textId="0A49D845" w:rsidR="00D82A4A" w:rsidRDefault="009253C2" w:rsidP="00ED3BF7">
      <w:pPr>
        <w:spacing w:before="240" w:after="240"/>
        <w:ind w:left="144"/>
      </w:pPr>
      <w:r>
        <w:rPr>
          <w:noProof/>
        </w:rPr>
        <w:drawing>
          <wp:inline distT="0" distB="0" distL="0" distR="0" wp14:anchorId="66DE18CC" wp14:editId="7A98563C">
            <wp:extent cx="7882558" cy="1428750"/>
            <wp:effectExtent l="19050" t="19050" r="23495" b="19050"/>
            <wp:docPr id="1944749492" name="Picture 1944749492" descr="Screenshot showing the Run pipeline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49492" name="Picture 1944749492" descr="Screenshot showing the Run pipeline option"/>
                    <pic:cNvPicPr/>
                  </pic:nvPicPr>
                  <pic:blipFill>
                    <a:blip r:embed="rId34" cstate="print">
                      <a:extLst>
                        <a:ext uri="{28A0092B-C50C-407E-A947-70E740481C1C}">
                          <a14:useLocalDpi xmlns:a14="http://schemas.microsoft.com/office/drawing/2010/main" val="0"/>
                        </a:ext>
                      </a:extLst>
                    </a:blip>
                    <a:stretch>
                      <a:fillRect/>
                    </a:stretch>
                  </pic:blipFill>
                  <pic:spPr>
                    <a:xfrm>
                      <a:off x="0" y="0"/>
                      <a:ext cx="7993386" cy="1448838"/>
                    </a:xfrm>
                    <a:prstGeom prst="rect">
                      <a:avLst/>
                    </a:prstGeom>
                    <a:ln>
                      <a:solidFill>
                        <a:schemeClr val="bg1">
                          <a:lumMod val="85000"/>
                        </a:schemeClr>
                      </a:solidFill>
                    </a:ln>
                  </pic:spPr>
                </pic:pic>
              </a:graphicData>
            </a:graphic>
          </wp:inline>
        </w:drawing>
      </w:r>
    </w:p>
    <w:p w14:paraId="7C7551EA" w14:textId="7D73C90E" w:rsidR="00D82A4A" w:rsidRDefault="00405694" w:rsidP="00B55B1D">
      <w:pPr>
        <w:pStyle w:val="Heading2"/>
        <w:rPr>
          <w:rFonts w:eastAsia="Graphik" w:cs="Graphik"/>
          <w:sz w:val="22"/>
          <w:szCs w:val="22"/>
        </w:rPr>
      </w:pPr>
      <w:bookmarkStart w:id="414" w:name="_Toc1056780316"/>
      <w:bookmarkStart w:id="415" w:name="_Toc1297217634"/>
      <w:bookmarkStart w:id="416" w:name="_Toc559743750"/>
      <w:bookmarkStart w:id="417" w:name="_Toc1404035520"/>
      <w:bookmarkStart w:id="418" w:name="_Toc1930257267"/>
      <w:bookmarkStart w:id="419" w:name="_Toc643845886"/>
      <w:bookmarkStart w:id="420" w:name="_Toc1033489339"/>
      <w:bookmarkStart w:id="421" w:name="_Toc1892616221"/>
      <w:bookmarkStart w:id="422" w:name="_Toc892385023"/>
      <w:bookmarkStart w:id="423" w:name="_Toc85999664"/>
      <w:bookmarkStart w:id="424" w:name="_Toc1420520413"/>
      <w:bookmarkStart w:id="425" w:name="_Toc1527537922"/>
      <w:bookmarkStart w:id="426" w:name="_Toc960440691"/>
      <w:bookmarkStart w:id="427" w:name="_Toc750357240"/>
      <w:bookmarkStart w:id="428" w:name="_Toc1573033803"/>
      <w:bookmarkStart w:id="429" w:name="_Toc349383199"/>
      <w:bookmarkStart w:id="430" w:name="_Toc843517819"/>
      <w:bookmarkStart w:id="431" w:name="_Toc1103128170"/>
      <w:bookmarkStart w:id="432" w:name="_Toc415265359"/>
      <w:bookmarkStart w:id="433" w:name="_Toc1378346017"/>
      <w:bookmarkStart w:id="434" w:name="_Toc923451216"/>
      <w:bookmarkStart w:id="435" w:name="_Toc1687015461"/>
      <w:bookmarkStart w:id="436" w:name="_Toc1711887893"/>
      <w:bookmarkStart w:id="437" w:name="_Toc1940209156"/>
      <w:bookmarkStart w:id="438" w:name="_Toc196827512"/>
      <w:bookmarkStart w:id="439" w:name="_Toc342497086"/>
      <w:bookmarkStart w:id="440" w:name="_Toc1189016211"/>
      <w:bookmarkStart w:id="441" w:name="_Toc2146458003"/>
      <w:bookmarkStart w:id="442" w:name="_Toc1604339174"/>
      <w:bookmarkStart w:id="443" w:name="_Toc13127557"/>
      <w:bookmarkStart w:id="444" w:name="_Toc1526233877"/>
      <w:bookmarkStart w:id="445" w:name="_Toc1764778440"/>
      <w:bookmarkStart w:id="446" w:name="_Toc588088006"/>
      <w:bookmarkStart w:id="447" w:name="_Toc996122388"/>
      <w:bookmarkStart w:id="448" w:name="_Toc2132636170"/>
      <w:bookmarkStart w:id="449" w:name="_Toc391141795"/>
      <w:bookmarkStart w:id="450" w:name="_Toc1662089809"/>
      <w:bookmarkStart w:id="451" w:name="_Toc1472416521"/>
      <w:bookmarkStart w:id="452" w:name="_Toc1598029348"/>
      <w:bookmarkStart w:id="453" w:name="_Toc1527391213"/>
      <w:bookmarkStart w:id="454" w:name="_Toc1527978764"/>
      <w:bookmarkStart w:id="455" w:name="_Toc719536244"/>
      <w:bookmarkStart w:id="456" w:name="_Toc1436320096"/>
      <w:bookmarkStart w:id="457" w:name="_Toc1611670570"/>
      <w:bookmarkStart w:id="458" w:name="_Toc786019073"/>
      <w:bookmarkStart w:id="459" w:name="_Toc1312190660"/>
      <w:bookmarkStart w:id="460" w:name="_Toc123602690"/>
      <w:bookmarkStart w:id="461" w:name="_Toc406219028"/>
      <w:bookmarkStart w:id="462" w:name="_Toc901558633"/>
      <w:bookmarkStart w:id="463" w:name="_Toc522992645"/>
      <w:bookmarkStart w:id="464" w:name="_Toc1661624517"/>
      <w:bookmarkStart w:id="465" w:name="_Toc2072631206"/>
      <w:bookmarkStart w:id="466" w:name="_Toc1762453924"/>
      <w:bookmarkStart w:id="467" w:name="_Toc304824805"/>
      <w:bookmarkStart w:id="468" w:name="_Toc1219305456"/>
      <w:bookmarkStart w:id="469" w:name="_Toc1273322513"/>
      <w:bookmarkStart w:id="470" w:name="_Toc398601459"/>
      <w:bookmarkStart w:id="471" w:name="_Toc213924315"/>
      <w:r>
        <w:t xml:space="preserve">Create a </w:t>
      </w:r>
      <w:r w:rsidR="7CDB6A54">
        <w:t>Release Pipeline</w:t>
      </w:r>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p>
    <w:p w14:paraId="79473171" w14:textId="69442274" w:rsidR="00D82A4A" w:rsidRDefault="7CDB6A54">
      <w:pPr>
        <w:rPr>
          <w:szCs w:val="20"/>
        </w:rPr>
      </w:pPr>
      <w:r w:rsidRPr="000B718B">
        <w:rPr>
          <w:szCs w:val="20"/>
        </w:rPr>
        <w:t>The Release pipeline deploys the Docker Image of</w:t>
      </w:r>
      <w:r w:rsidR="007F56AD">
        <w:rPr>
          <w:szCs w:val="20"/>
        </w:rPr>
        <w:t xml:space="preserve"> the</w:t>
      </w:r>
      <w:r w:rsidRPr="000B718B">
        <w:rPr>
          <w:szCs w:val="20"/>
        </w:rPr>
        <w:t xml:space="preserve"> </w:t>
      </w:r>
      <w:r w:rsidR="007F56AD" w:rsidRPr="0B51FDBB">
        <w:rPr>
          <w:szCs w:val="20"/>
        </w:rPr>
        <w:t>Flat File</w:t>
      </w:r>
      <w:r w:rsidRPr="000B718B">
        <w:rPr>
          <w:szCs w:val="20"/>
        </w:rPr>
        <w:t xml:space="preserve"> Extractor created by the build pipeline to the AKS Cluster. </w:t>
      </w:r>
      <w:r w:rsidR="001643BA">
        <w:rPr>
          <w:szCs w:val="20"/>
        </w:rPr>
        <w:t xml:space="preserve">To </w:t>
      </w:r>
      <w:r w:rsidRPr="000B718B">
        <w:rPr>
          <w:szCs w:val="20"/>
        </w:rPr>
        <w:t xml:space="preserve">create </w:t>
      </w:r>
      <w:r w:rsidR="007F56AD">
        <w:rPr>
          <w:szCs w:val="20"/>
        </w:rPr>
        <w:t xml:space="preserve">the </w:t>
      </w:r>
      <w:r w:rsidR="007F56AD" w:rsidRPr="0B51FDBB">
        <w:rPr>
          <w:szCs w:val="20"/>
        </w:rPr>
        <w:t>Flat File</w:t>
      </w:r>
      <w:r w:rsidRPr="000B718B">
        <w:rPr>
          <w:szCs w:val="20"/>
        </w:rPr>
        <w:t xml:space="preserve"> Extractor release pipeline: </w:t>
      </w:r>
    </w:p>
    <w:p w14:paraId="69197AEB" w14:textId="79EF7BAB" w:rsidR="00D82A4A" w:rsidRDefault="00D82A4A" w:rsidP="0B51FDBB">
      <w:pPr>
        <w:rPr>
          <w:szCs w:val="20"/>
        </w:rPr>
      </w:pPr>
    </w:p>
    <w:p w14:paraId="4B32F41E" w14:textId="5A61C442" w:rsidR="00D82A4A" w:rsidRDefault="7CDB6A54" w:rsidP="0046656E">
      <w:pPr>
        <w:pStyle w:val="ListParagraph"/>
        <w:numPr>
          <w:ilvl w:val="0"/>
          <w:numId w:val="3"/>
        </w:numPr>
        <w:ind w:left="714" w:hanging="357"/>
        <w:rPr>
          <w:szCs w:val="20"/>
        </w:rPr>
      </w:pPr>
      <w:r w:rsidRPr="0B51FDBB">
        <w:rPr>
          <w:szCs w:val="20"/>
        </w:rPr>
        <w:t xml:space="preserve">Create a release pipeline with two tasks for AKS Cluster. </w:t>
      </w:r>
    </w:p>
    <w:p w14:paraId="5EB87998" w14:textId="5AF3F915" w:rsidR="00D82A4A" w:rsidRDefault="7CDB6A54" w:rsidP="0046656E">
      <w:pPr>
        <w:pStyle w:val="ListParagraph"/>
        <w:numPr>
          <w:ilvl w:val="1"/>
          <w:numId w:val="2"/>
        </w:numPr>
        <w:rPr>
          <w:szCs w:val="20"/>
        </w:rPr>
      </w:pPr>
      <w:r w:rsidRPr="0B51FDBB">
        <w:rPr>
          <w:szCs w:val="20"/>
        </w:rPr>
        <w:t>task with delete command</w:t>
      </w:r>
    </w:p>
    <w:p w14:paraId="7EFBD499" w14:textId="5B2D6645" w:rsidR="00D82A4A" w:rsidRDefault="7CDB6A54" w:rsidP="0046656E">
      <w:pPr>
        <w:pStyle w:val="ListParagraph"/>
        <w:numPr>
          <w:ilvl w:val="1"/>
          <w:numId w:val="2"/>
        </w:numPr>
        <w:ind w:left="1434" w:hanging="357"/>
        <w:rPr>
          <w:szCs w:val="20"/>
        </w:rPr>
      </w:pPr>
      <w:r w:rsidRPr="0B51FDBB">
        <w:rPr>
          <w:szCs w:val="20"/>
        </w:rPr>
        <w:t>task with create command</w:t>
      </w:r>
    </w:p>
    <w:p w14:paraId="0C124154" w14:textId="71DFC4B1" w:rsidR="00D82A4A" w:rsidRDefault="7CDB6A54" w:rsidP="0046656E">
      <w:pPr>
        <w:pStyle w:val="ListParagraph"/>
        <w:numPr>
          <w:ilvl w:val="0"/>
          <w:numId w:val="3"/>
        </w:numPr>
        <w:spacing w:after="240"/>
        <w:rPr>
          <w:szCs w:val="20"/>
        </w:rPr>
      </w:pPr>
      <w:r w:rsidRPr="0B51FDBB">
        <w:rPr>
          <w:szCs w:val="20"/>
        </w:rPr>
        <w:t xml:space="preserve">Update the value of </w:t>
      </w:r>
      <w:r w:rsidR="006948EB">
        <w:rPr>
          <w:szCs w:val="20"/>
        </w:rPr>
        <w:t xml:space="preserve">the </w:t>
      </w:r>
      <w:r w:rsidRPr="0B51FDBB">
        <w:rPr>
          <w:szCs w:val="20"/>
        </w:rPr>
        <w:t xml:space="preserve">service </w:t>
      </w:r>
      <w:r w:rsidR="007F56AD" w:rsidRPr="0B51FDBB">
        <w:rPr>
          <w:szCs w:val="20"/>
        </w:rPr>
        <w:t>connection</w:t>
      </w:r>
      <w:r w:rsidRPr="0B51FDBB">
        <w:rPr>
          <w:szCs w:val="20"/>
        </w:rPr>
        <w:t xml:space="preserve"> for </w:t>
      </w:r>
      <w:r w:rsidR="001654A4">
        <w:rPr>
          <w:szCs w:val="20"/>
        </w:rPr>
        <w:t xml:space="preserve">the </w:t>
      </w:r>
      <w:r w:rsidRPr="0B51FDBB">
        <w:rPr>
          <w:szCs w:val="20"/>
        </w:rPr>
        <w:t>AKS cluster in the tasks.</w:t>
      </w:r>
    </w:p>
    <w:p w14:paraId="0FF58456" w14:textId="77777777" w:rsidR="00414657" w:rsidRDefault="1D252C3F" w:rsidP="00414657">
      <w:pPr>
        <w:ind w:left="360"/>
        <w:rPr>
          <w:szCs w:val="20"/>
        </w:rPr>
      </w:pPr>
      <w:r>
        <w:rPr>
          <w:noProof/>
        </w:rPr>
        <w:drawing>
          <wp:inline distT="0" distB="0" distL="0" distR="0" wp14:anchorId="58AD448C" wp14:editId="79A9DF8A">
            <wp:extent cx="7080250" cy="2043569"/>
            <wp:effectExtent l="19050" t="19050" r="25400" b="13970"/>
            <wp:docPr id="550207319" name="Picture 550207319" descr="Screenshot of the updated value of the service connection for AKS cluster in th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07319" name="Picture 550207319" descr="Screenshot of the updated value of the service connection for AKS cluster in the tasks"/>
                    <pic:cNvPicPr/>
                  </pic:nvPicPr>
                  <pic:blipFill>
                    <a:blip r:embed="rId35" cstate="print">
                      <a:extLst>
                        <a:ext uri="{28A0092B-C50C-407E-A947-70E740481C1C}">
                          <a14:useLocalDpi xmlns:a14="http://schemas.microsoft.com/office/drawing/2010/main" val="0"/>
                        </a:ext>
                      </a:extLst>
                    </a:blip>
                    <a:stretch>
                      <a:fillRect/>
                    </a:stretch>
                  </pic:blipFill>
                  <pic:spPr>
                    <a:xfrm>
                      <a:off x="0" y="0"/>
                      <a:ext cx="7184152" cy="2073558"/>
                    </a:xfrm>
                    <a:prstGeom prst="rect">
                      <a:avLst/>
                    </a:prstGeom>
                    <a:ln>
                      <a:solidFill>
                        <a:schemeClr val="bg1">
                          <a:lumMod val="85000"/>
                        </a:schemeClr>
                      </a:solidFill>
                    </a:ln>
                  </pic:spPr>
                </pic:pic>
              </a:graphicData>
            </a:graphic>
          </wp:inline>
        </w:drawing>
      </w:r>
    </w:p>
    <w:p w14:paraId="151539CA" w14:textId="77777777" w:rsidR="000575DB" w:rsidRDefault="000575DB" w:rsidP="00414657">
      <w:pPr>
        <w:pStyle w:val="ListParagraph"/>
        <w:numPr>
          <w:ilvl w:val="0"/>
          <w:numId w:val="3"/>
        </w:numPr>
        <w:spacing w:after="240"/>
        <w:rPr>
          <w:szCs w:val="20"/>
        </w:rPr>
        <w:sectPr w:rsidR="000575DB" w:rsidSect="00086352">
          <w:type w:val="continuous"/>
          <w:pgSz w:w="15840" w:h="20160" w:code="5"/>
          <w:pgMar w:top="1440" w:right="1440" w:bottom="1440" w:left="1440" w:header="720" w:footer="720" w:gutter="0"/>
          <w:cols w:space="720"/>
          <w:docGrid w:linePitch="360"/>
        </w:sectPr>
      </w:pPr>
    </w:p>
    <w:p w14:paraId="2E15169D" w14:textId="1A88DF91" w:rsidR="00D82A4A" w:rsidRPr="00414657" w:rsidRDefault="3845E7C7" w:rsidP="00414657">
      <w:pPr>
        <w:pStyle w:val="ListParagraph"/>
        <w:numPr>
          <w:ilvl w:val="0"/>
          <w:numId w:val="3"/>
        </w:numPr>
        <w:spacing w:after="240"/>
        <w:rPr>
          <w:szCs w:val="20"/>
        </w:rPr>
      </w:pPr>
      <w:r w:rsidRPr="00414657">
        <w:rPr>
          <w:szCs w:val="20"/>
        </w:rPr>
        <w:lastRenderedPageBreak/>
        <w:t>Update the AKS file location in the tasks.</w:t>
      </w:r>
    </w:p>
    <w:p w14:paraId="68B5B7F6" w14:textId="77777777" w:rsidR="00414657" w:rsidRPr="00414657" w:rsidRDefault="007F56AD" w:rsidP="00414657">
      <w:pPr>
        <w:ind w:left="360"/>
        <w:rPr>
          <w:color w:val="000000" w:themeColor="text1"/>
          <w:szCs w:val="20"/>
        </w:rPr>
      </w:pPr>
      <w:r>
        <w:rPr>
          <w:noProof/>
        </w:rPr>
        <w:drawing>
          <wp:inline distT="0" distB="0" distL="0" distR="0" wp14:anchorId="30E09D46" wp14:editId="53065D19">
            <wp:extent cx="7105650" cy="2168875"/>
            <wp:effectExtent l="19050" t="19050" r="19050" b="22225"/>
            <wp:docPr id="354637681" name="Picture 354637681" descr="Screenshot of the updated AKS file location in th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37681" name="Picture 354637681" descr="Screenshot of the updated AKS file location in the tasks"/>
                    <pic:cNvPicPr/>
                  </pic:nvPicPr>
                  <pic:blipFill>
                    <a:blip r:embed="rId36">
                      <a:extLst>
                        <a:ext uri="{28A0092B-C50C-407E-A947-70E740481C1C}">
                          <a14:useLocalDpi xmlns:a14="http://schemas.microsoft.com/office/drawing/2010/main" val="0"/>
                        </a:ext>
                      </a:extLst>
                    </a:blip>
                    <a:stretch>
                      <a:fillRect/>
                    </a:stretch>
                  </pic:blipFill>
                  <pic:spPr>
                    <a:xfrm>
                      <a:off x="0" y="0"/>
                      <a:ext cx="7212179" cy="2201391"/>
                    </a:xfrm>
                    <a:prstGeom prst="rect">
                      <a:avLst/>
                    </a:prstGeom>
                    <a:ln>
                      <a:solidFill>
                        <a:schemeClr val="bg1">
                          <a:lumMod val="85000"/>
                        </a:schemeClr>
                      </a:solidFill>
                    </a:ln>
                  </pic:spPr>
                </pic:pic>
              </a:graphicData>
            </a:graphic>
          </wp:inline>
        </w:drawing>
      </w:r>
    </w:p>
    <w:p w14:paraId="2D9554D1" w14:textId="6CCF5326" w:rsidR="00D82A4A" w:rsidRDefault="3845E7C7" w:rsidP="0046656E">
      <w:pPr>
        <w:pStyle w:val="ListParagraph"/>
        <w:numPr>
          <w:ilvl w:val="0"/>
          <w:numId w:val="3"/>
        </w:numPr>
        <w:rPr>
          <w:color w:val="000000" w:themeColor="text1"/>
          <w:szCs w:val="20"/>
        </w:rPr>
      </w:pPr>
      <w:r w:rsidRPr="0B51FDBB">
        <w:rPr>
          <w:color w:val="000000" w:themeColor="text1"/>
          <w:szCs w:val="20"/>
        </w:rPr>
        <w:t xml:space="preserve">If this is the first run, then disable the </w:t>
      </w:r>
      <w:proofErr w:type="gramStart"/>
      <w:r w:rsidRPr="0B51FDBB">
        <w:rPr>
          <w:color w:val="000000" w:themeColor="text1"/>
          <w:szCs w:val="20"/>
        </w:rPr>
        <w:t>delete</w:t>
      </w:r>
      <w:proofErr w:type="gramEnd"/>
      <w:r w:rsidRPr="0B51FDBB">
        <w:rPr>
          <w:color w:val="000000" w:themeColor="text1"/>
          <w:szCs w:val="20"/>
        </w:rPr>
        <w:t xml:space="preserve"> task from the pipeline.</w:t>
      </w:r>
    </w:p>
    <w:p w14:paraId="14D7D49F" w14:textId="397B722A" w:rsidR="00E77898" w:rsidRPr="0046424B" w:rsidRDefault="00E77898" w:rsidP="0046424B">
      <w:pPr>
        <w:ind w:left="360"/>
        <w:rPr>
          <w:color w:val="000000" w:themeColor="text1"/>
          <w:szCs w:val="20"/>
        </w:rPr>
      </w:pPr>
      <w:r>
        <w:rPr>
          <w:noProof/>
        </w:rPr>
        <w:drawing>
          <wp:inline distT="0" distB="0" distL="0" distR="0" wp14:anchorId="5C03BCC0" wp14:editId="5DD7F1E4">
            <wp:extent cx="5410200" cy="2344727"/>
            <wp:effectExtent l="19050" t="19050" r="19050" b="17780"/>
            <wp:docPr id="2036703374" name="Picture 2036703374" descr="Screenshot showing the option to enable and disable the selected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03374" name="Picture 2036703374" descr="Screenshot showing the option to enable and disable the selected task"/>
                    <pic:cNvPicPr/>
                  </pic:nvPicPr>
                  <pic:blipFill>
                    <a:blip r:embed="rId37">
                      <a:extLst>
                        <a:ext uri="{28A0092B-C50C-407E-A947-70E740481C1C}">
                          <a14:useLocalDpi xmlns:a14="http://schemas.microsoft.com/office/drawing/2010/main" val="0"/>
                        </a:ext>
                      </a:extLst>
                    </a:blip>
                    <a:stretch>
                      <a:fillRect/>
                    </a:stretch>
                  </pic:blipFill>
                  <pic:spPr>
                    <a:xfrm>
                      <a:off x="0" y="0"/>
                      <a:ext cx="5469792" cy="2370553"/>
                    </a:xfrm>
                    <a:prstGeom prst="rect">
                      <a:avLst/>
                    </a:prstGeom>
                    <a:ln>
                      <a:solidFill>
                        <a:schemeClr val="bg1">
                          <a:lumMod val="85000"/>
                        </a:schemeClr>
                      </a:solidFill>
                    </a:ln>
                  </pic:spPr>
                </pic:pic>
              </a:graphicData>
            </a:graphic>
          </wp:inline>
        </w:drawing>
      </w:r>
    </w:p>
    <w:p w14:paraId="22F7F415" w14:textId="77777777" w:rsidR="000575DB" w:rsidRPr="000575DB" w:rsidRDefault="3845E7C7" w:rsidP="000575DB">
      <w:pPr>
        <w:pStyle w:val="ListParagraph"/>
        <w:numPr>
          <w:ilvl w:val="0"/>
          <w:numId w:val="3"/>
        </w:numPr>
      </w:pPr>
      <w:r w:rsidRPr="000575DB">
        <w:rPr>
          <w:color w:val="000000" w:themeColor="text1"/>
          <w:szCs w:val="20"/>
        </w:rPr>
        <w:t xml:space="preserve">Create a release from the release pipeline created in </w:t>
      </w:r>
      <w:r w:rsidR="00F67457" w:rsidRPr="000575DB">
        <w:rPr>
          <w:color w:val="000000" w:themeColor="text1"/>
          <w:szCs w:val="20"/>
        </w:rPr>
        <w:t xml:space="preserve">the </w:t>
      </w:r>
      <w:r w:rsidRPr="000575DB">
        <w:rPr>
          <w:color w:val="000000" w:themeColor="text1"/>
          <w:szCs w:val="20"/>
        </w:rPr>
        <w:t>previous step.</w:t>
      </w:r>
    </w:p>
    <w:p w14:paraId="10E34E19" w14:textId="412AD346" w:rsidR="00D82A4A" w:rsidRDefault="1965E630" w:rsidP="000575DB">
      <w:pPr>
        <w:ind w:left="360"/>
      </w:pPr>
      <w:r w:rsidRPr="000575DB">
        <w:drawing>
          <wp:inline distT="0" distB="0" distL="0" distR="0" wp14:anchorId="62736440" wp14:editId="4C7A3DCB">
            <wp:extent cx="5962650" cy="1707749"/>
            <wp:effectExtent l="19050" t="19050" r="19050" b="26035"/>
            <wp:docPr id="442354174" name="Picture 442354174" descr="Screenshot showing the Create release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54174" name="Picture 442354174" descr="Screenshot showing the Create release option"/>
                    <pic:cNvPicPr/>
                  </pic:nvPicPr>
                  <pic:blipFill>
                    <a:blip r:embed="rId38">
                      <a:extLst>
                        <a:ext uri="{28A0092B-C50C-407E-A947-70E740481C1C}">
                          <a14:useLocalDpi xmlns:a14="http://schemas.microsoft.com/office/drawing/2010/main" val="0"/>
                        </a:ext>
                      </a:extLst>
                    </a:blip>
                    <a:stretch>
                      <a:fillRect/>
                    </a:stretch>
                  </pic:blipFill>
                  <pic:spPr>
                    <a:xfrm>
                      <a:off x="0" y="0"/>
                      <a:ext cx="6030035" cy="1727049"/>
                    </a:xfrm>
                    <a:prstGeom prst="rect">
                      <a:avLst/>
                    </a:prstGeom>
                    <a:ln>
                      <a:solidFill>
                        <a:schemeClr val="bg1">
                          <a:lumMod val="85000"/>
                        </a:schemeClr>
                      </a:solidFill>
                    </a:ln>
                  </pic:spPr>
                </pic:pic>
              </a:graphicData>
            </a:graphic>
          </wp:inline>
        </w:drawing>
      </w:r>
    </w:p>
    <w:p w14:paraId="5085E586" w14:textId="77777777" w:rsidR="00856F2D" w:rsidRDefault="3845E7C7" w:rsidP="00E77898">
      <w:pPr>
        <w:pStyle w:val="ListParagraph"/>
        <w:numPr>
          <w:ilvl w:val="0"/>
          <w:numId w:val="3"/>
        </w:numPr>
        <w:spacing w:before="240"/>
        <w:ind w:left="737"/>
        <w:rPr>
          <w:color w:val="000000" w:themeColor="text1"/>
          <w:szCs w:val="20"/>
        </w:rPr>
      </w:pPr>
      <w:r w:rsidRPr="00E77898">
        <w:rPr>
          <w:color w:val="000000" w:themeColor="text1"/>
          <w:szCs w:val="20"/>
        </w:rPr>
        <w:t>Once the release is completed, confirm successful deployment on Azure</w:t>
      </w:r>
      <w:r w:rsidR="00143B4C" w:rsidRPr="00E77898">
        <w:rPr>
          <w:color w:val="000000" w:themeColor="text1"/>
          <w:szCs w:val="20"/>
        </w:rPr>
        <w:t xml:space="preserve"> </w:t>
      </w:r>
      <w:r w:rsidRPr="00E77898">
        <w:rPr>
          <w:color w:val="000000" w:themeColor="text1"/>
          <w:szCs w:val="20"/>
        </w:rPr>
        <w:t>DevOps.</w:t>
      </w:r>
    </w:p>
    <w:p w14:paraId="76A010D5" w14:textId="6A1F5ED4" w:rsidR="00BD742D" w:rsidRPr="00856F2D" w:rsidRDefault="60556025" w:rsidP="00856F2D">
      <w:pPr>
        <w:spacing w:before="240"/>
        <w:ind w:left="377"/>
        <w:rPr>
          <w:color w:val="000000" w:themeColor="text1"/>
          <w:szCs w:val="20"/>
        </w:rPr>
      </w:pPr>
      <w:r>
        <w:rPr>
          <w:noProof/>
        </w:rPr>
        <w:drawing>
          <wp:inline distT="0" distB="0" distL="0" distR="0" wp14:anchorId="02EA25A1" wp14:editId="27703A02">
            <wp:extent cx="4095750" cy="2986663"/>
            <wp:effectExtent l="19050" t="19050" r="0" b="4445"/>
            <wp:docPr id="1171757862" name="Picture 1171757862" descr="Screenshot of the successful deployment on Azure Dev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57862" name="Picture 1171757862" descr="Screenshot of the successful deployment on Azure DevOps"/>
                    <pic:cNvPicPr/>
                  </pic:nvPicPr>
                  <pic:blipFill rotWithShape="1">
                    <a:blip r:embed="rId39">
                      <a:extLst>
                        <a:ext uri="{28A0092B-C50C-407E-A947-70E740481C1C}">
                          <a14:useLocalDpi xmlns:a14="http://schemas.microsoft.com/office/drawing/2010/main" val="0"/>
                        </a:ext>
                      </a:extLst>
                    </a:blip>
                    <a:srcRect r="11978" b="4020"/>
                    <a:stretch/>
                  </pic:blipFill>
                  <pic:spPr bwMode="auto">
                    <a:xfrm>
                      <a:off x="0" y="0"/>
                      <a:ext cx="4127290" cy="3009662"/>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647CD8C1" w14:textId="77777777" w:rsidR="00BD742D" w:rsidRPr="00793223" w:rsidRDefault="00BD742D" w:rsidP="00793223">
      <w:pPr>
        <w:spacing w:before="240"/>
        <w:ind w:left="360"/>
        <w:rPr>
          <w:color w:val="000000" w:themeColor="text1"/>
          <w:sz w:val="2"/>
          <w:szCs w:val="2"/>
        </w:rPr>
      </w:pPr>
    </w:p>
    <w:p w14:paraId="761ED383" w14:textId="42E6F315" w:rsidR="00D82A4A" w:rsidRDefault="005F1D30" w:rsidP="0046656E">
      <w:pPr>
        <w:pStyle w:val="ListParagraph"/>
        <w:numPr>
          <w:ilvl w:val="0"/>
          <w:numId w:val="3"/>
        </w:numPr>
        <w:spacing w:after="240"/>
        <w:rPr>
          <w:color w:val="000000" w:themeColor="text1"/>
          <w:szCs w:val="20"/>
        </w:rPr>
      </w:pPr>
      <w:r>
        <w:rPr>
          <w:color w:val="000000" w:themeColor="text1"/>
          <w:szCs w:val="20"/>
        </w:rPr>
        <w:t>After</w:t>
      </w:r>
      <w:r w:rsidR="3845E7C7" w:rsidRPr="0B51FDBB">
        <w:rPr>
          <w:color w:val="000000" w:themeColor="text1"/>
          <w:szCs w:val="20"/>
        </w:rPr>
        <w:t xml:space="preserve"> deployment</w:t>
      </w:r>
      <w:r>
        <w:rPr>
          <w:color w:val="000000" w:themeColor="text1"/>
          <w:szCs w:val="20"/>
        </w:rPr>
        <w:t xml:space="preserve"> is complete</w:t>
      </w:r>
      <w:r w:rsidR="3845E7C7" w:rsidRPr="0B51FDBB">
        <w:rPr>
          <w:color w:val="000000" w:themeColor="text1"/>
          <w:szCs w:val="20"/>
        </w:rPr>
        <w:t xml:space="preserve">, validate successful deployment to </w:t>
      </w:r>
      <w:r w:rsidR="00D326E8">
        <w:rPr>
          <w:color w:val="000000" w:themeColor="text1"/>
          <w:szCs w:val="20"/>
        </w:rPr>
        <w:t xml:space="preserve">the </w:t>
      </w:r>
      <w:r w:rsidR="3845E7C7" w:rsidRPr="0B51FDBB">
        <w:rPr>
          <w:color w:val="000000" w:themeColor="text1"/>
          <w:szCs w:val="20"/>
        </w:rPr>
        <w:t xml:space="preserve">AKS cluster in </w:t>
      </w:r>
      <w:r w:rsidR="00D326E8">
        <w:rPr>
          <w:color w:val="000000" w:themeColor="text1"/>
          <w:szCs w:val="20"/>
        </w:rPr>
        <w:t xml:space="preserve">the </w:t>
      </w:r>
      <w:r w:rsidR="3845E7C7" w:rsidRPr="0B51FDBB">
        <w:rPr>
          <w:color w:val="000000" w:themeColor="text1"/>
          <w:szCs w:val="20"/>
        </w:rPr>
        <w:t>Azure portal.</w:t>
      </w:r>
    </w:p>
    <w:p w14:paraId="199923D4" w14:textId="6056B096" w:rsidR="00D82A4A" w:rsidRDefault="2C89790A" w:rsidP="00883522">
      <w:r>
        <w:rPr>
          <w:noProof/>
        </w:rPr>
        <w:drawing>
          <wp:inline distT="0" distB="0" distL="0" distR="0" wp14:anchorId="51A5CB3D" wp14:editId="2016408F">
            <wp:extent cx="8381999" cy="2200275"/>
            <wp:effectExtent l="19050" t="19050" r="19685" b="9525"/>
            <wp:docPr id="1087315545" name="Picture 1087315545" descr="Screenshot of successful deployment to AKS cluster in Azur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15545" name="Picture 1087315545" descr="Screenshot of successful deployment to AKS cluster in Azure portal"/>
                    <pic:cNvPicPr/>
                  </pic:nvPicPr>
                  <pic:blipFill>
                    <a:blip r:embed="rId40" cstate="print">
                      <a:extLst>
                        <a:ext uri="{28A0092B-C50C-407E-A947-70E740481C1C}">
                          <a14:useLocalDpi xmlns:a14="http://schemas.microsoft.com/office/drawing/2010/main" val="0"/>
                        </a:ext>
                      </a:extLst>
                    </a:blip>
                    <a:stretch>
                      <a:fillRect/>
                    </a:stretch>
                  </pic:blipFill>
                  <pic:spPr>
                    <a:xfrm>
                      <a:off x="0" y="0"/>
                      <a:ext cx="8567096" cy="2248863"/>
                    </a:xfrm>
                    <a:prstGeom prst="rect">
                      <a:avLst/>
                    </a:prstGeom>
                    <a:ln>
                      <a:solidFill>
                        <a:schemeClr val="bg1">
                          <a:lumMod val="85000"/>
                        </a:schemeClr>
                      </a:solidFill>
                    </a:ln>
                  </pic:spPr>
                </pic:pic>
              </a:graphicData>
            </a:graphic>
          </wp:inline>
        </w:drawing>
      </w:r>
    </w:p>
    <w:p w14:paraId="3AE00B7B" w14:textId="77777777" w:rsidR="004B37AE" w:rsidRDefault="004B37AE" w:rsidP="000575DB">
      <w:pPr>
        <w:rPr>
          <w:color w:val="000000" w:themeColor="text1"/>
          <w:szCs w:val="20"/>
        </w:rPr>
      </w:pPr>
    </w:p>
    <w:p w14:paraId="3511EEA0" w14:textId="2B69734E" w:rsidR="00D82A4A" w:rsidRDefault="3845E7C7" w:rsidP="0046656E">
      <w:pPr>
        <w:pStyle w:val="ListParagraph"/>
        <w:numPr>
          <w:ilvl w:val="0"/>
          <w:numId w:val="3"/>
        </w:numPr>
        <w:rPr>
          <w:color w:val="000000" w:themeColor="text1"/>
          <w:szCs w:val="20"/>
        </w:rPr>
      </w:pPr>
      <w:r w:rsidRPr="0B51FDBB">
        <w:rPr>
          <w:color w:val="000000" w:themeColor="text1"/>
          <w:szCs w:val="20"/>
        </w:rPr>
        <w:t xml:space="preserve">Validate </w:t>
      </w:r>
      <w:r w:rsidR="00143B4C" w:rsidRPr="0B51FDBB">
        <w:rPr>
          <w:color w:val="000000" w:themeColor="text1"/>
          <w:szCs w:val="20"/>
        </w:rPr>
        <w:t>Flat File</w:t>
      </w:r>
      <w:r w:rsidRPr="0B51FDBB">
        <w:rPr>
          <w:color w:val="000000" w:themeColor="text1"/>
          <w:szCs w:val="20"/>
        </w:rPr>
        <w:t xml:space="preserve"> Extractor logs on</w:t>
      </w:r>
      <w:bookmarkStart w:id="472" w:name="OLE_LINK1"/>
      <w:r w:rsidRPr="0B51FDBB">
        <w:rPr>
          <w:color w:val="000000" w:themeColor="text1"/>
          <w:szCs w:val="20"/>
        </w:rPr>
        <w:t xml:space="preserve"> </w:t>
      </w:r>
      <w:r w:rsidR="00143B4C">
        <w:rPr>
          <w:color w:val="000000" w:themeColor="text1"/>
          <w:szCs w:val="20"/>
        </w:rPr>
        <w:t xml:space="preserve">the </w:t>
      </w:r>
      <w:hyperlink r:id="rId41" w:history="1">
        <w:r w:rsidRPr="005F1D30">
          <w:rPr>
            <w:rStyle w:val="Hyperlink"/>
            <w:rFonts w:cs="Graphik"/>
            <w:szCs w:val="20"/>
          </w:rPr>
          <w:t>Lens</w:t>
        </w:r>
      </w:hyperlink>
      <w:r w:rsidRPr="0B51FDBB">
        <w:rPr>
          <w:color w:val="000000" w:themeColor="text1"/>
          <w:szCs w:val="20"/>
        </w:rPr>
        <w:t xml:space="preserve"> app</w:t>
      </w:r>
      <w:bookmarkEnd w:id="472"/>
      <w:r w:rsidR="00143B4C">
        <w:rPr>
          <w:color w:val="000000" w:themeColor="text1"/>
          <w:szCs w:val="20"/>
        </w:rPr>
        <w:t>.</w:t>
      </w:r>
    </w:p>
    <w:p w14:paraId="382C6DCE" w14:textId="04801C8F" w:rsidR="00D82A4A" w:rsidRDefault="7A9C5728" w:rsidP="00883522">
      <w:pPr>
        <w:spacing w:before="240"/>
      </w:pPr>
      <w:r>
        <w:rPr>
          <w:noProof/>
        </w:rPr>
        <w:drawing>
          <wp:inline distT="0" distB="0" distL="0" distR="0" wp14:anchorId="49094190" wp14:editId="4298A5B0">
            <wp:extent cx="8432800" cy="3952875"/>
            <wp:effectExtent l="0" t="0" r="6350" b="9525"/>
            <wp:docPr id="1816181382" name="Picture 1816181382" descr="Screenshot of Lens app where the logs of AKS cluster are viewed and vali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81382" name="Picture 1816181382" descr="Screenshot of Lens app where the logs of AKS cluster are viewed and valid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8500896" cy="3984795"/>
                    </a:xfrm>
                    <a:prstGeom prst="rect">
                      <a:avLst/>
                    </a:prstGeom>
                  </pic:spPr>
                </pic:pic>
              </a:graphicData>
            </a:graphic>
          </wp:inline>
        </w:drawing>
      </w:r>
    </w:p>
    <w:p w14:paraId="40A19D45" w14:textId="4BDAAD71" w:rsidR="00D82A4A" w:rsidRDefault="00D82A4A" w:rsidP="0B51FDBB"/>
    <w:p w14:paraId="0CDB8648" w14:textId="220A9CE9" w:rsidR="00D82A4A" w:rsidRDefault="3845E7C7" w:rsidP="0046656E">
      <w:pPr>
        <w:pStyle w:val="ListParagraph"/>
        <w:numPr>
          <w:ilvl w:val="0"/>
          <w:numId w:val="3"/>
        </w:numPr>
        <w:rPr>
          <w:szCs w:val="20"/>
        </w:rPr>
      </w:pPr>
      <w:r w:rsidRPr="0B51FDBB">
        <w:rPr>
          <w:szCs w:val="20"/>
        </w:rPr>
        <w:t xml:space="preserve">If everything looks good and </w:t>
      </w:r>
      <w:r w:rsidR="00B469D4">
        <w:rPr>
          <w:szCs w:val="20"/>
        </w:rPr>
        <w:t xml:space="preserve">the </w:t>
      </w:r>
      <w:r w:rsidRPr="0B51FDBB">
        <w:rPr>
          <w:szCs w:val="20"/>
        </w:rPr>
        <w:t>AKS POD is created, enable the delete task that was previously disabled.</w:t>
      </w:r>
      <w:r w:rsidR="00BA5B2E">
        <w:rPr>
          <w:szCs w:val="20"/>
        </w:rPr>
        <w:t xml:space="preserve"> </w:t>
      </w:r>
    </w:p>
    <w:p w14:paraId="37396897" w14:textId="77777777" w:rsidR="00856F2D" w:rsidRPr="00856F2D" w:rsidRDefault="00143B4C" w:rsidP="00856F2D">
      <w:pPr>
        <w:ind w:left="360"/>
        <w:rPr>
          <w:color w:val="252525"/>
          <w:szCs w:val="20"/>
          <w:lang w:val="en"/>
        </w:rPr>
      </w:pPr>
      <w:r>
        <w:rPr>
          <w:noProof/>
        </w:rPr>
        <w:drawing>
          <wp:inline distT="0" distB="0" distL="0" distR="0" wp14:anchorId="016F31C7" wp14:editId="207D89D7">
            <wp:extent cx="6471919" cy="1866900"/>
            <wp:effectExtent l="19050" t="19050" r="5715" b="0"/>
            <wp:docPr id="1783670237" name="Picture 1783670237" descr="Screenshot of enable option of the delete task that was previously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70237" name="Picture 1783670237" descr="Screenshot of enable option of the delete task that was previously disabled."/>
                    <pic:cNvPicPr/>
                  </pic:nvPicPr>
                  <pic:blipFill>
                    <a:blip r:embed="rId43">
                      <a:extLst>
                        <a:ext uri="{28A0092B-C50C-407E-A947-70E740481C1C}">
                          <a14:useLocalDpi xmlns:a14="http://schemas.microsoft.com/office/drawing/2010/main" val="0"/>
                        </a:ext>
                      </a:extLst>
                    </a:blip>
                    <a:stretch>
                      <a:fillRect/>
                    </a:stretch>
                  </pic:blipFill>
                  <pic:spPr>
                    <a:xfrm>
                      <a:off x="0" y="0"/>
                      <a:ext cx="6532417" cy="1884351"/>
                    </a:xfrm>
                    <a:prstGeom prst="rect">
                      <a:avLst/>
                    </a:prstGeom>
                    <a:ln>
                      <a:solidFill>
                        <a:schemeClr val="bg1">
                          <a:lumMod val="85000"/>
                        </a:schemeClr>
                      </a:solidFill>
                    </a:ln>
                  </pic:spPr>
                </pic:pic>
              </a:graphicData>
            </a:graphic>
          </wp:inline>
        </w:drawing>
      </w:r>
    </w:p>
    <w:p w14:paraId="37904E1B" w14:textId="77777777" w:rsidR="000575DB" w:rsidRDefault="000575DB" w:rsidP="00B469D4">
      <w:pPr>
        <w:pStyle w:val="ListParagraph"/>
        <w:numPr>
          <w:ilvl w:val="0"/>
          <w:numId w:val="3"/>
        </w:numPr>
        <w:rPr>
          <w:szCs w:val="20"/>
        </w:rPr>
        <w:sectPr w:rsidR="000575DB" w:rsidSect="00ED3BF7">
          <w:pgSz w:w="15840" w:h="20160" w:code="5"/>
          <w:pgMar w:top="1440" w:right="1440" w:bottom="1440" w:left="1440" w:header="720" w:footer="720" w:gutter="0"/>
          <w:cols w:space="720"/>
          <w:docGrid w:linePitch="360"/>
        </w:sectPr>
      </w:pPr>
    </w:p>
    <w:p w14:paraId="08DB78A9" w14:textId="77777777" w:rsidR="00856F2D" w:rsidRPr="00856F2D" w:rsidRDefault="3845E7C7" w:rsidP="00B469D4">
      <w:pPr>
        <w:pStyle w:val="ListParagraph"/>
        <w:numPr>
          <w:ilvl w:val="0"/>
          <w:numId w:val="3"/>
        </w:numPr>
        <w:rPr>
          <w:color w:val="252525"/>
          <w:szCs w:val="20"/>
          <w:lang w:val="en"/>
        </w:rPr>
      </w:pPr>
      <w:r w:rsidRPr="00B469D4">
        <w:rPr>
          <w:szCs w:val="20"/>
        </w:rPr>
        <w:lastRenderedPageBreak/>
        <w:t xml:space="preserve">Validate the creation of </w:t>
      </w:r>
      <w:r w:rsidR="007F1DCC" w:rsidRPr="00B469D4">
        <w:rPr>
          <w:szCs w:val="20"/>
        </w:rPr>
        <w:t xml:space="preserve">the </w:t>
      </w:r>
      <w:r w:rsidRPr="00B469D4">
        <w:rPr>
          <w:szCs w:val="20"/>
        </w:rPr>
        <w:t xml:space="preserve">database and </w:t>
      </w:r>
      <w:r w:rsidR="007F1DCC" w:rsidRPr="00B469D4">
        <w:rPr>
          <w:szCs w:val="20"/>
        </w:rPr>
        <w:t xml:space="preserve">the </w:t>
      </w:r>
      <w:r w:rsidRPr="00B469D4">
        <w:rPr>
          <w:szCs w:val="20"/>
        </w:rPr>
        <w:t xml:space="preserve">table with asset hierarchy data on </w:t>
      </w:r>
      <w:r w:rsidR="00BC70EC" w:rsidRPr="00B469D4">
        <w:rPr>
          <w:szCs w:val="20"/>
        </w:rPr>
        <w:t>the CDF portal.</w:t>
      </w:r>
    </w:p>
    <w:p w14:paraId="1F05771F" w14:textId="77777777" w:rsidR="00856F2D" w:rsidRPr="00856F2D" w:rsidRDefault="603FCF0B" w:rsidP="00856F2D">
      <w:pPr>
        <w:ind w:left="360"/>
        <w:rPr>
          <w:color w:val="252525"/>
          <w:szCs w:val="20"/>
          <w:lang w:val="en"/>
        </w:rPr>
      </w:pPr>
      <w:r>
        <w:rPr>
          <w:noProof/>
        </w:rPr>
        <w:drawing>
          <wp:inline distT="0" distB="0" distL="0" distR="0" wp14:anchorId="4667370A" wp14:editId="5C342CEF">
            <wp:extent cx="7391400" cy="2856795"/>
            <wp:effectExtent l="19050" t="19050" r="0" b="1270"/>
            <wp:docPr id="108489251" name="Picture 108489251" descr="Screenshot of CDF showing the created database and tables with asset hierarchy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9251" name="Picture 108489251" descr="Screenshot of CDF showing the created database and tables with asset hierarchy data"/>
                    <pic:cNvPicPr/>
                  </pic:nvPicPr>
                  <pic:blipFill>
                    <a:blip r:embed="rId44" cstate="print">
                      <a:extLst>
                        <a:ext uri="{28A0092B-C50C-407E-A947-70E740481C1C}">
                          <a14:useLocalDpi xmlns:a14="http://schemas.microsoft.com/office/drawing/2010/main" val="0"/>
                        </a:ext>
                      </a:extLst>
                    </a:blip>
                    <a:stretch>
                      <a:fillRect/>
                    </a:stretch>
                  </pic:blipFill>
                  <pic:spPr>
                    <a:xfrm>
                      <a:off x="0" y="0"/>
                      <a:ext cx="7466084" cy="2885661"/>
                    </a:xfrm>
                    <a:prstGeom prst="rect">
                      <a:avLst/>
                    </a:prstGeom>
                    <a:ln>
                      <a:solidFill>
                        <a:schemeClr val="bg1">
                          <a:lumMod val="85000"/>
                        </a:schemeClr>
                      </a:solidFill>
                    </a:ln>
                  </pic:spPr>
                </pic:pic>
              </a:graphicData>
            </a:graphic>
          </wp:inline>
        </w:drawing>
      </w:r>
    </w:p>
    <w:p w14:paraId="0D329840" w14:textId="77777777" w:rsidR="004B37AE" w:rsidRDefault="004B37AE" w:rsidP="000575DB">
      <w:pPr>
        <w:rPr>
          <w:szCs w:val="20"/>
        </w:rPr>
      </w:pPr>
    </w:p>
    <w:p w14:paraId="3BC310C3" w14:textId="22D144E6" w:rsidR="00D82A4A" w:rsidRPr="00BC70EC" w:rsidRDefault="004476AC" w:rsidP="00B469D4">
      <w:pPr>
        <w:pStyle w:val="ListParagraph"/>
        <w:numPr>
          <w:ilvl w:val="0"/>
          <w:numId w:val="3"/>
        </w:numPr>
        <w:rPr>
          <w:color w:val="252525"/>
          <w:szCs w:val="20"/>
          <w:lang w:val="en"/>
        </w:rPr>
      </w:pPr>
      <w:r>
        <w:rPr>
          <w:szCs w:val="20"/>
        </w:rPr>
        <w:t xml:space="preserve">When </w:t>
      </w:r>
      <w:r w:rsidR="00B469D4">
        <w:rPr>
          <w:szCs w:val="20"/>
        </w:rPr>
        <w:t xml:space="preserve">the </w:t>
      </w:r>
      <w:r>
        <w:rPr>
          <w:szCs w:val="20"/>
        </w:rPr>
        <w:t>deployment is complete</w:t>
      </w:r>
      <w:r w:rsidR="0B51FDBB" w:rsidRPr="0B51FDBB">
        <w:rPr>
          <w:szCs w:val="20"/>
        </w:rPr>
        <w:t xml:space="preserve">, an extraction pipeline </w:t>
      </w:r>
      <w:r>
        <w:rPr>
          <w:szCs w:val="20"/>
        </w:rPr>
        <w:t>is</w:t>
      </w:r>
      <w:r w:rsidR="0B51FDBB" w:rsidRPr="0B51FDBB">
        <w:rPr>
          <w:szCs w:val="20"/>
        </w:rPr>
        <w:t xml:space="preserve"> created in CDF based on the details provided in </w:t>
      </w:r>
      <w:r w:rsidR="00B469D4">
        <w:rPr>
          <w:szCs w:val="20"/>
        </w:rPr>
        <w:t xml:space="preserve">the </w:t>
      </w:r>
      <w:r w:rsidR="0B51FDBB" w:rsidRPr="0B51FDBB">
        <w:rPr>
          <w:szCs w:val="20"/>
        </w:rPr>
        <w:t xml:space="preserve">configuration file. </w:t>
      </w:r>
      <w:r w:rsidR="00B469D4">
        <w:rPr>
          <w:szCs w:val="20"/>
        </w:rPr>
        <w:t xml:space="preserve">A </w:t>
      </w:r>
      <w:r w:rsidR="0B51FDBB" w:rsidRPr="0B51FDBB">
        <w:rPr>
          <w:szCs w:val="20"/>
        </w:rPr>
        <w:t xml:space="preserve">Success/Failure message </w:t>
      </w:r>
      <w:r w:rsidR="00B469D4">
        <w:rPr>
          <w:szCs w:val="20"/>
        </w:rPr>
        <w:t>is presented</w:t>
      </w:r>
      <w:r w:rsidR="0B51FDBB" w:rsidRPr="0B51FDBB">
        <w:rPr>
          <w:szCs w:val="20"/>
        </w:rPr>
        <w:t xml:space="preserve"> on </w:t>
      </w:r>
      <w:r w:rsidR="00B469D4">
        <w:rPr>
          <w:szCs w:val="20"/>
        </w:rPr>
        <w:t xml:space="preserve">the </w:t>
      </w:r>
      <w:r w:rsidR="0B51FDBB" w:rsidRPr="0B51FDBB">
        <w:rPr>
          <w:szCs w:val="20"/>
        </w:rPr>
        <w:t xml:space="preserve">CDF </w:t>
      </w:r>
      <w:r w:rsidR="00883522" w:rsidRPr="0B51FDBB">
        <w:rPr>
          <w:szCs w:val="20"/>
        </w:rPr>
        <w:t>portal,</w:t>
      </w:r>
      <w:r w:rsidR="00B469D4">
        <w:rPr>
          <w:szCs w:val="20"/>
        </w:rPr>
        <w:t xml:space="preserve"> and </w:t>
      </w:r>
      <w:r w:rsidR="0B51FDBB" w:rsidRPr="0B51FDBB">
        <w:rPr>
          <w:color w:val="252525"/>
          <w:szCs w:val="20"/>
          <w:lang w:val="en"/>
        </w:rPr>
        <w:t>a</w:t>
      </w:r>
      <w:r w:rsidR="00B469D4">
        <w:rPr>
          <w:color w:val="252525"/>
          <w:szCs w:val="20"/>
          <w:lang w:val="en"/>
        </w:rPr>
        <w:t>nother</w:t>
      </w:r>
      <w:r w:rsidR="0B51FDBB" w:rsidRPr="0B51FDBB">
        <w:rPr>
          <w:color w:val="252525"/>
          <w:szCs w:val="20"/>
          <w:lang w:val="en"/>
        </w:rPr>
        <w:t xml:space="preserve"> notification is sent to the</w:t>
      </w:r>
      <w:r w:rsidR="007F1DCC">
        <w:rPr>
          <w:color w:val="252525"/>
          <w:szCs w:val="20"/>
          <w:lang w:val="en"/>
        </w:rPr>
        <w:t xml:space="preserve"> </w:t>
      </w:r>
      <w:r w:rsidR="0B51FDBB" w:rsidRPr="0B51FDBB">
        <w:rPr>
          <w:color w:val="252525"/>
          <w:szCs w:val="20"/>
          <w:lang w:val="en"/>
        </w:rPr>
        <w:t>email address</w:t>
      </w:r>
      <w:r w:rsidR="007F1DCC" w:rsidRPr="007F1DCC">
        <w:rPr>
          <w:color w:val="252525"/>
          <w:szCs w:val="20"/>
          <w:lang w:val="en"/>
        </w:rPr>
        <w:t xml:space="preserve"> </w:t>
      </w:r>
      <w:r w:rsidR="00B469D4">
        <w:rPr>
          <w:color w:val="252525"/>
          <w:szCs w:val="20"/>
          <w:lang w:val="en"/>
        </w:rPr>
        <w:t xml:space="preserve">that was </w:t>
      </w:r>
      <w:r w:rsidR="007F1DCC">
        <w:rPr>
          <w:color w:val="252525"/>
          <w:szCs w:val="20"/>
          <w:lang w:val="en"/>
        </w:rPr>
        <w:t>specified in the configuration</w:t>
      </w:r>
      <w:r w:rsidR="00BC70EC">
        <w:rPr>
          <w:color w:val="252525"/>
          <w:szCs w:val="20"/>
          <w:lang w:val="en"/>
        </w:rPr>
        <w:t>.</w:t>
      </w:r>
    </w:p>
    <w:p w14:paraId="289A5ACD" w14:textId="347CF1A6" w:rsidR="00536252" w:rsidRPr="00A64777" w:rsidRDefault="427ED2BD" w:rsidP="000575DB">
      <w:pPr>
        <w:spacing w:after="240"/>
        <w:ind w:left="720"/>
      </w:pPr>
      <w:r>
        <w:rPr>
          <w:noProof/>
        </w:rPr>
        <w:drawing>
          <wp:inline distT="0" distB="0" distL="0" distR="0" wp14:anchorId="01DC1A29" wp14:editId="7C89D094">
            <wp:extent cx="7324725" cy="1339623"/>
            <wp:effectExtent l="19050" t="19050" r="0" b="0"/>
            <wp:docPr id="1847312535" name="Picture 1847312535" descr="Screenshot of the Success message in CDF. The message reads: Extraction pipeline ran successfully for 1 sec and uploaded 206 rows. The execution start and end time is also spec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12535" name="Picture 1847312535" descr="Screenshot of the Success message in CDF. The message reads: Extraction pipeline ran successfully for 1 sec and uploaded 206 rows. The execution start and end time is also specified."/>
                    <pic:cNvPicPr/>
                  </pic:nvPicPr>
                  <pic:blipFill rotWithShape="1">
                    <a:blip r:embed="rId45">
                      <a:extLst>
                        <a:ext uri="{28A0092B-C50C-407E-A947-70E740481C1C}">
                          <a14:useLocalDpi xmlns:a14="http://schemas.microsoft.com/office/drawing/2010/main" val="0"/>
                        </a:ext>
                      </a:extLst>
                    </a:blip>
                    <a:srcRect t="15589"/>
                    <a:stretch/>
                  </pic:blipFill>
                  <pic:spPr bwMode="auto">
                    <a:xfrm>
                      <a:off x="0" y="0"/>
                      <a:ext cx="7361873" cy="1346417"/>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049A3399" w14:textId="77777777" w:rsidR="00856F2D" w:rsidRDefault="427ED2BD" w:rsidP="002D1283">
      <w:r>
        <w:rPr>
          <w:noProof/>
        </w:rPr>
        <w:drawing>
          <wp:inline distT="0" distB="0" distL="0" distR="0" wp14:anchorId="5D71C494" wp14:editId="6B8AB816">
            <wp:extent cx="8210550" cy="1127042"/>
            <wp:effectExtent l="19050" t="19050" r="0" b="0"/>
            <wp:docPr id="172715816" name="Picture 172715816" descr="Screenshot of the Failure message in CDF. The message reads: &quot;Extraction Pipeline failed while making batch request to PI server occurred at post_batch_request function step.&quot; Execution start and end time is specified and message continues: &quot;Reason for failure exception occurred while making batch request to PI serve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5816" name="Picture 172715816" descr="Screenshot of the Failure message in CDF. The message reads: &quot;Extraction Pipeline failed while making batch request to PI server occurred at post_batch_request function step.&quot; Execution start and end time is specified and message continues: &quot;Reason for failure exception occurred while making batch request to PI server&quot;."/>
                    <pic:cNvPicPr/>
                  </pic:nvPicPr>
                  <pic:blipFill rotWithShape="1">
                    <a:blip r:embed="rId46">
                      <a:extLst>
                        <a:ext uri="{28A0092B-C50C-407E-A947-70E740481C1C}">
                          <a14:useLocalDpi xmlns:a14="http://schemas.microsoft.com/office/drawing/2010/main" val="0"/>
                        </a:ext>
                      </a:extLst>
                    </a:blip>
                    <a:srcRect r="8937"/>
                    <a:stretch/>
                  </pic:blipFill>
                  <pic:spPr bwMode="auto">
                    <a:xfrm>
                      <a:off x="0" y="0"/>
                      <a:ext cx="8257620" cy="1133503"/>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bookmarkStart w:id="473" w:name="_Toc2031016367"/>
      <w:bookmarkStart w:id="474" w:name="_Toc344301079"/>
      <w:bookmarkStart w:id="475" w:name="_Toc269809501"/>
      <w:bookmarkStart w:id="476" w:name="_Toc82568582"/>
      <w:bookmarkStart w:id="477" w:name="_Toc622664284"/>
      <w:bookmarkStart w:id="478" w:name="_Toc2060424908"/>
      <w:bookmarkStart w:id="479" w:name="_Toc812281220"/>
      <w:bookmarkStart w:id="480" w:name="_Toc713118401"/>
      <w:bookmarkStart w:id="481" w:name="_Toc1560013594"/>
      <w:bookmarkStart w:id="482" w:name="_Toc1753701673"/>
      <w:bookmarkStart w:id="483" w:name="_Toc730832226"/>
      <w:bookmarkStart w:id="484" w:name="_Toc965903278"/>
      <w:bookmarkStart w:id="485" w:name="_Toc1899162467"/>
      <w:bookmarkStart w:id="486" w:name="_Toc1142323335"/>
      <w:bookmarkStart w:id="487" w:name="_Toc497979729"/>
      <w:bookmarkStart w:id="488" w:name="_Toc509296783"/>
      <w:bookmarkStart w:id="489" w:name="_Toc1119896608"/>
      <w:bookmarkStart w:id="490" w:name="_Toc2127700567"/>
      <w:bookmarkStart w:id="491" w:name="_Toc544217397"/>
      <w:bookmarkStart w:id="492" w:name="_Toc722214137"/>
      <w:bookmarkStart w:id="493" w:name="_Toc1834662136"/>
      <w:bookmarkStart w:id="494" w:name="_Toc424830264"/>
      <w:bookmarkStart w:id="495" w:name="_Toc440149927"/>
      <w:bookmarkStart w:id="496" w:name="_Toc221170862"/>
      <w:bookmarkStart w:id="497" w:name="_Toc1824276089"/>
      <w:bookmarkStart w:id="498" w:name="_Toc849146378"/>
      <w:bookmarkStart w:id="499" w:name="_Toc677109031"/>
      <w:bookmarkStart w:id="500" w:name="_Toc1035618851"/>
      <w:bookmarkStart w:id="501" w:name="_Toc1783107402"/>
      <w:bookmarkStart w:id="502" w:name="_Toc1734496172"/>
      <w:bookmarkStart w:id="503" w:name="_Toc1993105742"/>
      <w:bookmarkStart w:id="504" w:name="_Toc800732602"/>
      <w:bookmarkStart w:id="505" w:name="_Toc431613770"/>
      <w:bookmarkStart w:id="506" w:name="_Toc414860520"/>
      <w:bookmarkStart w:id="507" w:name="_Toc1256837282"/>
      <w:bookmarkStart w:id="508" w:name="_Toc792982466"/>
      <w:bookmarkStart w:id="509" w:name="_Toc517902253"/>
      <w:bookmarkStart w:id="510" w:name="_Toc873567043"/>
      <w:bookmarkStart w:id="511" w:name="_Toc1145704493"/>
      <w:bookmarkStart w:id="512" w:name="_Toc737864095"/>
      <w:bookmarkStart w:id="513" w:name="_Toc1547063091"/>
      <w:bookmarkStart w:id="514" w:name="_Toc105900376"/>
      <w:bookmarkStart w:id="515" w:name="_Toc293154584"/>
      <w:bookmarkStart w:id="516" w:name="_Toc1466588584"/>
      <w:bookmarkStart w:id="517" w:name="_Toc169158504"/>
      <w:bookmarkStart w:id="518" w:name="_Toc1554844558"/>
      <w:bookmarkStart w:id="519" w:name="_Toc1801564699"/>
      <w:bookmarkStart w:id="520" w:name="_Toc581735556"/>
      <w:bookmarkStart w:id="521" w:name="_Toc409447797"/>
      <w:bookmarkStart w:id="522" w:name="_Toc293981213"/>
      <w:bookmarkStart w:id="523" w:name="_Toc763231736"/>
      <w:bookmarkStart w:id="524" w:name="_Toc1202554230"/>
      <w:bookmarkStart w:id="525" w:name="_Toc1983302466"/>
      <w:bookmarkStart w:id="526" w:name="_Toc911301242"/>
      <w:bookmarkStart w:id="527" w:name="_Toc1715947412"/>
      <w:bookmarkStart w:id="528" w:name="_Toc384752556"/>
      <w:bookmarkStart w:id="529" w:name="_Toc1538866886"/>
    </w:p>
    <w:p w14:paraId="0106AB92" w14:textId="77777777" w:rsidR="004B37AE" w:rsidRDefault="004B37AE" w:rsidP="007573C1">
      <w:pPr>
        <w:pStyle w:val="Heading1"/>
        <w:sectPr w:rsidR="004B37AE" w:rsidSect="00ED3BF7">
          <w:pgSz w:w="15840" w:h="20160" w:code="5"/>
          <w:pgMar w:top="1440" w:right="1440" w:bottom="1440" w:left="1440" w:header="720" w:footer="720" w:gutter="0"/>
          <w:cols w:space="720"/>
          <w:docGrid w:linePitch="360"/>
        </w:sectPr>
      </w:pPr>
    </w:p>
    <w:p w14:paraId="2B16D8F7" w14:textId="62A59035" w:rsidR="00D82A4A" w:rsidRDefault="00D82A4A" w:rsidP="007573C1">
      <w:pPr>
        <w:pStyle w:val="Heading1"/>
      </w:pPr>
      <w:bookmarkStart w:id="530" w:name="_Toc213924316"/>
      <w:r>
        <w:lastRenderedPageBreak/>
        <w:t>On-Prem Deployment</w:t>
      </w:r>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p>
    <w:p w14:paraId="7BF505E6" w14:textId="3112D67D" w:rsidR="007573C1" w:rsidRDefault="003473A8" w:rsidP="0B51FDBB">
      <w:pPr>
        <w:rPr>
          <w:lang w:val="en-GB"/>
        </w:rPr>
      </w:pPr>
      <w:r>
        <w:rPr>
          <w:lang w:val="en-GB"/>
        </w:rPr>
        <w:t>AOT’s</w:t>
      </w:r>
      <w:r w:rsidR="07C32CE4" w:rsidRPr="63998A54">
        <w:rPr>
          <w:lang w:val="en-GB"/>
        </w:rPr>
        <w:t xml:space="preserve"> </w:t>
      </w:r>
      <w:r w:rsidR="004476AC" w:rsidRPr="63998A54">
        <w:rPr>
          <w:lang w:val="en-GB"/>
        </w:rPr>
        <w:t>Flat File</w:t>
      </w:r>
      <w:r w:rsidR="07C32CE4" w:rsidRPr="63998A54">
        <w:rPr>
          <w:lang w:val="en-GB"/>
        </w:rPr>
        <w:t xml:space="preserve"> Extractor Windows Service </w:t>
      </w:r>
      <w:r>
        <w:rPr>
          <w:lang w:val="en-GB"/>
        </w:rPr>
        <w:t>was</w:t>
      </w:r>
      <w:r w:rsidR="07C32CE4" w:rsidRPr="63998A54">
        <w:rPr>
          <w:lang w:val="en-GB"/>
        </w:rPr>
        <w:t xml:space="preserve"> created to give users the option of deploying </w:t>
      </w:r>
      <w:r>
        <w:rPr>
          <w:lang w:val="en-GB"/>
        </w:rPr>
        <w:t>the extractor</w:t>
      </w:r>
      <w:r w:rsidR="07C32CE4" w:rsidRPr="63998A54">
        <w:rPr>
          <w:lang w:val="en-GB"/>
        </w:rPr>
        <w:t xml:space="preserve"> on</w:t>
      </w:r>
      <w:r w:rsidR="00CE0DD3">
        <w:rPr>
          <w:lang w:val="en-GB"/>
        </w:rPr>
        <w:t>-</w:t>
      </w:r>
      <w:r w:rsidR="07C32CE4" w:rsidRPr="63998A54">
        <w:rPr>
          <w:lang w:val="en-GB"/>
        </w:rPr>
        <w:t xml:space="preserve">premises. </w:t>
      </w:r>
      <w:r>
        <w:rPr>
          <w:lang w:val="en-GB"/>
        </w:rPr>
        <w:t>A</w:t>
      </w:r>
      <w:r w:rsidR="07C32CE4" w:rsidRPr="63998A54">
        <w:rPr>
          <w:lang w:val="en-GB"/>
        </w:rPr>
        <w:t xml:space="preserve"> batch script runs the commands required for the installation. </w:t>
      </w:r>
      <w:r>
        <w:rPr>
          <w:lang w:val="en-GB"/>
        </w:rPr>
        <w:t xml:space="preserve">The </w:t>
      </w:r>
      <w:r w:rsidR="00D310C7" w:rsidRPr="63998A54">
        <w:rPr>
          <w:lang w:val="en-GB"/>
        </w:rPr>
        <w:t>Flat File</w:t>
      </w:r>
      <w:r w:rsidR="07C32CE4" w:rsidRPr="63998A54">
        <w:rPr>
          <w:lang w:val="en-GB"/>
        </w:rPr>
        <w:t xml:space="preserve"> Extractor extracts asset hierarchy data from one or more CSV</w:t>
      </w:r>
      <w:r w:rsidR="4E83AA30" w:rsidRPr="63998A54">
        <w:rPr>
          <w:lang w:val="en-GB"/>
        </w:rPr>
        <w:t xml:space="preserve"> file</w:t>
      </w:r>
      <w:r w:rsidR="00CE0DD3">
        <w:rPr>
          <w:lang w:val="en-GB"/>
        </w:rPr>
        <w:t>s</w:t>
      </w:r>
      <w:r w:rsidR="4E83AA30" w:rsidRPr="63998A54">
        <w:rPr>
          <w:lang w:val="en-GB"/>
        </w:rPr>
        <w:t xml:space="preserve"> present </w:t>
      </w:r>
      <w:r w:rsidR="44BA33DF" w:rsidRPr="63998A54">
        <w:rPr>
          <w:lang w:val="en-GB"/>
        </w:rPr>
        <w:t xml:space="preserve">either </w:t>
      </w:r>
      <w:r w:rsidR="4E83AA30" w:rsidRPr="63998A54">
        <w:rPr>
          <w:lang w:val="en-GB"/>
        </w:rPr>
        <w:t xml:space="preserve">locally </w:t>
      </w:r>
      <w:r w:rsidR="7BD66F6F" w:rsidRPr="63998A54">
        <w:rPr>
          <w:lang w:val="en-GB"/>
        </w:rPr>
        <w:t xml:space="preserve">or on </w:t>
      </w:r>
      <w:r w:rsidR="006D5739">
        <w:rPr>
          <w:lang w:val="en-GB"/>
        </w:rPr>
        <w:t xml:space="preserve">the </w:t>
      </w:r>
      <w:r w:rsidR="7BD66F6F" w:rsidRPr="63998A54">
        <w:rPr>
          <w:lang w:val="en-GB"/>
        </w:rPr>
        <w:t xml:space="preserve">Azure Storage </w:t>
      </w:r>
      <w:r w:rsidR="4ACC8507" w:rsidRPr="63998A54">
        <w:rPr>
          <w:lang w:val="en-GB"/>
        </w:rPr>
        <w:t xml:space="preserve">Account </w:t>
      </w:r>
      <w:r w:rsidR="4E83AA30" w:rsidRPr="63998A54">
        <w:rPr>
          <w:lang w:val="en-GB"/>
        </w:rPr>
        <w:t>and</w:t>
      </w:r>
      <w:r w:rsidR="07C32CE4" w:rsidRPr="63998A54">
        <w:rPr>
          <w:lang w:val="en-GB"/>
        </w:rPr>
        <w:t xml:space="preserve"> inserts it into CDF RAW.</w:t>
      </w:r>
    </w:p>
    <w:p w14:paraId="0BDBB1BF" w14:textId="77777777" w:rsidR="007573C1" w:rsidRDefault="007573C1" w:rsidP="00B55B1D">
      <w:pPr>
        <w:pStyle w:val="Heading2"/>
        <w:rPr>
          <w:lang w:val="en-GB"/>
        </w:rPr>
      </w:pPr>
      <w:bookmarkStart w:id="531" w:name="_Toc1549737067"/>
      <w:bookmarkStart w:id="532" w:name="_Toc13393374"/>
      <w:bookmarkStart w:id="533" w:name="_Toc1169170304"/>
      <w:bookmarkStart w:id="534" w:name="_Toc186180889"/>
      <w:bookmarkStart w:id="535" w:name="_Toc855622057"/>
      <w:bookmarkStart w:id="536" w:name="_Toc1832243823"/>
      <w:bookmarkStart w:id="537" w:name="_Toc1738026982"/>
      <w:bookmarkStart w:id="538" w:name="_Toc888144838"/>
      <w:bookmarkStart w:id="539" w:name="_Toc1316744332"/>
      <w:bookmarkStart w:id="540" w:name="_Toc1998249296"/>
      <w:bookmarkStart w:id="541" w:name="_Toc1948495222"/>
      <w:bookmarkStart w:id="542" w:name="_Toc1502682268"/>
      <w:bookmarkStart w:id="543" w:name="_Toc776232223"/>
      <w:bookmarkStart w:id="544" w:name="_Toc98793888"/>
      <w:bookmarkStart w:id="545" w:name="_Toc942137776"/>
      <w:bookmarkStart w:id="546" w:name="_Toc482924093"/>
      <w:bookmarkStart w:id="547" w:name="_Toc620286412"/>
      <w:bookmarkStart w:id="548" w:name="_Toc1588584995"/>
      <w:bookmarkStart w:id="549" w:name="_Toc721921668"/>
      <w:bookmarkStart w:id="550" w:name="_Toc1860999589"/>
      <w:bookmarkStart w:id="551" w:name="_Toc1194603116"/>
      <w:bookmarkStart w:id="552" w:name="_Toc1071156262"/>
      <w:bookmarkStart w:id="553" w:name="_Toc371207326"/>
      <w:bookmarkStart w:id="554" w:name="_Toc423323081"/>
      <w:bookmarkStart w:id="555" w:name="_Toc1420228199"/>
      <w:bookmarkStart w:id="556" w:name="_Toc1408985973"/>
      <w:bookmarkStart w:id="557" w:name="_Toc961440518"/>
      <w:bookmarkStart w:id="558" w:name="_Toc2106855248"/>
      <w:bookmarkStart w:id="559" w:name="_Toc68230337"/>
      <w:bookmarkStart w:id="560" w:name="_Toc2039759615"/>
      <w:bookmarkStart w:id="561" w:name="_Toc1974428519"/>
      <w:bookmarkStart w:id="562" w:name="_Toc1760777459"/>
      <w:bookmarkStart w:id="563" w:name="_Toc485910325"/>
      <w:bookmarkStart w:id="564" w:name="_Toc704763100"/>
      <w:bookmarkStart w:id="565" w:name="_Toc65542739"/>
      <w:bookmarkStart w:id="566" w:name="_Toc1274609454"/>
      <w:bookmarkStart w:id="567" w:name="_Toc1050843558"/>
      <w:bookmarkStart w:id="568" w:name="_Toc411041547"/>
      <w:bookmarkStart w:id="569" w:name="_Toc1033472612"/>
      <w:bookmarkStart w:id="570" w:name="_Toc1970301480"/>
      <w:bookmarkStart w:id="571" w:name="_Toc29717955"/>
      <w:bookmarkStart w:id="572" w:name="_Toc952874690"/>
      <w:bookmarkStart w:id="573" w:name="_Toc1111440740"/>
      <w:bookmarkStart w:id="574" w:name="_Toc1997122000"/>
      <w:bookmarkStart w:id="575" w:name="_Toc1482330696"/>
      <w:bookmarkStart w:id="576" w:name="_Toc674082004"/>
      <w:bookmarkStart w:id="577" w:name="_Toc691872989"/>
      <w:bookmarkStart w:id="578" w:name="_Toc1759736773"/>
      <w:bookmarkStart w:id="579" w:name="_Toc2087004595"/>
      <w:bookmarkStart w:id="580" w:name="_Toc2002900975"/>
      <w:bookmarkStart w:id="581" w:name="_Toc600856719"/>
      <w:bookmarkStart w:id="582" w:name="_Toc1484391222"/>
      <w:bookmarkStart w:id="583" w:name="_Toc1591145891"/>
      <w:bookmarkStart w:id="584" w:name="_Toc1370902797"/>
      <w:bookmarkStart w:id="585" w:name="_Toc1990848869"/>
      <w:bookmarkStart w:id="586" w:name="_Toc1686766135"/>
      <w:bookmarkStart w:id="587" w:name="_Toc1897277913"/>
      <w:bookmarkStart w:id="588" w:name="_Toc213924317"/>
      <w:r w:rsidRPr="32FEE849">
        <w:rPr>
          <w:rFonts w:eastAsia="Graphik"/>
          <w:lang w:val="en-GB"/>
        </w:rPr>
        <w:t>Prerequisites</w:t>
      </w:r>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p>
    <w:p w14:paraId="2129CC22" w14:textId="17752311" w:rsidR="00343D9F" w:rsidRPr="00343D9F" w:rsidRDefault="00343D9F" w:rsidP="0046656E">
      <w:pPr>
        <w:numPr>
          <w:ilvl w:val="0"/>
          <w:numId w:val="7"/>
        </w:numPr>
        <w:shd w:val="clear" w:color="auto" w:fill="FFFFFF" w:themeFill="background1"/>
        <w:spacing w:before="120" w:after="120" w:line="240" w:lineRule="auto"/>
      </w:pPr>
      <w:r w:rsidRPr="0B51FDBB">
        <w:rPr>
          <w:rFonts w:eastAsia="Times New Roman" w:cs="Segoe UI"/>
        </w:rPr>
        <w:t>Install python</w:t>
      </w:r>
      <w:r w:rsidR="00194FC0" w:rsidRPr="0B51FDBB">
        <w:rPr>
          <w:rFonts w:ascii="Segoe UI" w:eastAsia="Times New Roman" w:hAnsi="Segoe UI" w:cs="Segoe UI"/>
          <w:sz w:val="23"/>
          <w:szCs w:val="23"/>
        </w:rPr>
        <w:t xml:space="preserve"> </w:t>
      </w:r>
      <w:r w:rsidR="00644BFA">
        <w:t>(version 3.9 or later)</w:t>
      </w:r>
    </w:p>
    <w:p w14:paraId="20E0984F" w14:textId="3987F60B" w:rsidR="00343D9F" w:rsidRPr="00343D9F" w:rsidRDefault="449B31F5" w:rsidP="0046656E">
      <w:pPr>
        <w:numPr>
          <w:ilvl w:val="0"/>
          <w:numId w:val="7"/>
        </w:numPr>
        <w:shd w:val="clear" w:color="auto" w:fill="FFFFFF" w:themeFill="background1"/>
        <w:spacing w:before="120" w:after="120" w:line="240" w:lineRule="auto"/>
      </w:pPr>
      <w:r>
        <w:t xml:space="preserve">Store </w:t>
      </w:r>
      <w:r w:rsidR="0DACC184">
        <w:t>CSV files</w:t>
      </w:r>
      <w:r w:rsidR="1F600A58">
        <w:t xml:space="preserve"> locally</w:t>
      </w:r>
      <w:r w:rsidR="214CAD4D">
        <w:t xml:space="preserve"> or on Azure Storage </w:t>
      </w:r>
      <w:r w:rsidR="26A2F9FB">
        <w:t>Account</w:t>
      </w:r>
    </w:p>
    <w:p w14:paraId="7A6CB659" w14:textId="77777777" w:rsidR="008A47B4" w:rsidRDefault="008A47B4" w:rsidP="0B51FDBB">
      <w:pPr>
        <w:spacing w:line="240" w:lineRule="auto"/>
        <w:rPr>
          <w:rFonts w:cs="Segoe UI"/>
          <w:lang w:val="en-GB"/>
        </w:rPr>
      </w:pPr>
    </w:p>
    <w:p w14:paraId="7721AEE1" w14:textId="63D9C813" w:rsidR="007573C1" w:rsidRDefault="00333116" w:rsidP="00B55B1D">
      <w:pPr>
        <w:pStyle w:val="Heading2"/>
        <w:rPr>
          <w:lang w:val="en-GB"/>
        </w:rPr>
      </w:pPr>
      <w:bookmarkStart w:id="589" w:name="_Toc213924318"/>
      <w:r>
        <w:rPr>
          <w:lang w:val="en-GB"/>
        </w:rPr>
        <w:t>Install</w:t>
      </w:r>
      <w:r w:rsidR="001F1F65">
        <w:rPr>
          <w:lang w:val="en-GB"/>
        </w:rPr>
        <w:t xml:space="preserve"> </w:t>
      </w:r>
      <w:r w:rsidR="00405694">
        <w:rPr>
          <w:lang w:val="en-GB"/>
        </w:rPr>
        <w:t xml:space="preserve">the </w:t>
      </w:r>
      <w:r w:rsidR="001F1F65">
        <w:rPr>
          <w:lang w:val="en-GB"/>
        </w:rPr>
        <w:t>Extractor</w:t>
      </w:r>
      <w:bookmarkEnd w:id="589"/>
    </w:p>
    <w:p w14:paraId="5FFD8DBF" w14:textId="77777777" w:rsidR="000F7973" w:rsidRPr="003C270E" w:rsidRDefault="000F7973" w:rsidP="003C270E">
      <w:pPr>
        <w:spacing w:after="120"/>
        <w:ind w:left="357"/>
        <w:rPr>
          <w:lang w:val="en-GB"/>
        </w:rPr>
      </w:pPr>
    </w:p>
    <w:p w14:paraId="219A5F5D" w14:textId="00308226" w:rsidR="00D82A4A" w:rsidRPr="00B35AB3" w:rsidRDefault="7A234B25" w:rsidP="006D523D">
      <w:pPr>
        <w:pStyle w:val="ListParagraph"/>
        <w:numPr>
          <w:ilvl w:val="0"/>
          <w:numId w:val="20"/>
        </w:numPr>
        <w:ind w:left="714" w:hanging="357"/>
        <w:rPr>
          <w:lang w:val="en-GB"/>
        </w:rPr>
      </w:pPr>
      <w:r w:rsidRPr="00B35AB3">
        <w:rPr>
          <w:lang w:val="en-GB"/>
        </w:rPr>
        <w:t xml:space="preserve">Edit </w:t>
      </w:r>
      <w:r w:rsidR="5FDC5422" w:rsidRPr="00B35AB3">
        <w:rPr>
          <w:lang w:val="en-GB"/>
        </w:rPr>
        <w:t>flatfile_</w:t>
      </w:r>
      <w:r w:rsidRPr="00B35AB3">
        <w:rPr>
          <w:lang w:val="en-GB"/>
        </w:rPr>
        <w:t xml:space="preserve">config.yaml file to update the following: </w:t>
      </w:r>
    </w:p>
    <w:p w14:paraId="50927311" w14:textId="7E28F951" w:rsidR="00D82A4A" w:rsidRDefault="7A234B25" w:rsidP="00A95D9F">
      <w:pPr>
        <w:pStyle w:val="ListParagraph"/>
        <w:numPr>
          <w:ilvl w:val="0"/>
          <w:numId w:val="24"/>
        </w:numPr>
        <w:rPr>
          <w:lang w:val="en-GB"/>
        </w:rPr>
      </w:pPr>
      <w:r w:rsidRPr="00050E3E">
        <w:rPr>
          <w:lang w:val="en-GB"/>
        </w:rPr>
        <w:t xml:space="preserve">Add </w:t>
      </w:r>
      <w:r w:rsidR="008A0497">
        <w:rPr>
          <w:lang w:val="en-GB"/>
        </w:rPr>
        <w:t xml:space="preserve">the </w:t>
      </w:r>
      <w:r w:rsidRPr="00050E3E">
        <w:rPr>
          <w:lang w:val="en-GB"/>
        </w:rPr>
        <w:t>path of a log file to store extractor logs</w:t>
      </w:r>
      <w:r w:rsidR="00B73875">
        <w:rPr>
          <w:lang w:val="en-GB"/>
        </w:rPr>
        <w:t>.</w:t>
      </w:r>
      <w:r w:rsidRPr="00050E3E">
        <w:rPr>
          <w:lang w:val="en-GB"/>
        </w:rPr>
        <w:t xml:space="preserve"> </w:t>
      </w:r>
    </w:p>
    <w:p w14:paraId="4565992D" w14:textId="77777777" w:rsidR="00856F2D" w:rsidRPr="006F2312" w:rsidRDefault="0CC4A316" w:rsidP="006F2312">
      <w:pPr>
        <w:spacing w:after="240"/>
        <w:ind w:left="720"/>
        <w:rPr>
          <w:lang w:val="en-GB"/>
        </w:rPr>
      </w:pPr>
      <w:r>
        <w:rPr>
          <w:noProof/>
        </w:rPr>
        <w:drawing>
          <wp:inline distT="0" distB="0" distL="0" distR="0" wp14:anchorId="524333CB" wp14:editId="10F028FE">
            <wp:extent cx="4295775" cy="1159684"/>
            <wp:effectExtent l="0" t="0" r="0" b="0"/>
            <wp:docPr id="1998352088" name="Picture 1998352088" descr="Screenshot of the log file path to store extractor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52088" name="Picture 1998352088" descr="Screenshot of the log file path to store extractor logs"/>
                    <pic:cNvPicPr/>
                  </pic:nvPicPr>
                  <pic:blipFill rotWithShape="1">
                    <a:blip r:embed="rId47">
                      <a:extLst>
                        <a:ext uri="{28A0092B-C50C-407E-A947-70E740481C1C}">
                          <a14:useLocalDpi xmlns:a14="http://schemas.microsoft.com/office/drawing/2010/main" val="0"/>
                        </a:ext>
                      </a:extLst>
                    </a:blip>
                    <a:srcRect r="17426"/>
                    <a:stretch/>
                  </pic:blipFill>
                  <pic:spPr bwMode="auto">
                    <a:xfrm>
                      <a:off x="0" y="0"/>
                      <a:ext cx="4346550" cy="1173391"/>
                    </a:xfrm>
                    <a:prstGeom prst="rect">
                      <a:avLst/>
                    </a:prstGeom>
                    <a:ln>
                      <a:noFill/>
                    </a:ln>
                    <a:extLst>
                      <a:ext uri="{53640926-AAD7-44D8-BBD7-CCE9431645EC}">
                        <a14:shadowObscured xmlns:a14="http://schemas.microsoft.com/office/drawing/2010/main"/>
                      </a:ext>
                    </a:extLst>
                  </pic:spPr>
                </pic:pic>
              </a:graphicData>
            </a:graphic>
          </wp:inline>
        </w:drawing>
      </w:r>
    </w:p>
    <w:p w14:paraId="250917B0" w14:textId="77777777" w:rsidR="003B7DDF" w:rsidRDefault="0CC4A316" w:rsidP="00A95D9F">
      <w:pPr>
        <w:pStyle w:val="ListParagraph"/>
        <w:numPr>
          <w:ilvl w:val="0"/>
          <w:numId w:val="24"/>
        </w:numPr>
        <w:spacing w:after="240"/>
        <w:rPr>
          <w:lang w:val="en-GB"/>
        </w:rPr>
      </w:pPr>
      <w:r w:rsidRPr="006D523D">
        <w:rPr>
          <w:lang w:val="en-GB"/>
        </w:rPr>
        <w:t>Add timer value in seconds to schedule the extractor</w:t>
      </w:r>
      <w:r w:rsidR="00B73875" w:rsidRPr="006D523D">
        <w:rPr>
          <w:lang w:val="en-GB"/>
        </w:rPr>
        <w:t>.</w:t>
      </w:r>
    </w:p>
    <w:p w14:paraId="39B7393D" w14:textId="77777777" w:rsidR="003B7DDF" w:rsidRPr="006F2312" w:rsidRDefault="0CC4A316" w:rsidP="006F2312">
      <w:pPr>
        <w:spacing w:after="240"/>
        <w:ind w:left="720"/>
        <w:rPr>
          <w:lang w:val="en-GB"/>
        </w:rPr>
      </w:pPr>
      <w:r>
        <w:rPr>
          <w:noProof/>
        </w:rPr>
        <w:drawing>
          <wp:inline distT="0" distB="0" distL="0" distR="0" wp14:anchorId="4C0426E6" wp14:editId="6CC9B4E1">
            <wp:extent cx="4295775" cy="1146098"/>
            <wp:effectExtent l="0" t="0" r="0" b="0"/>
            <wp:docPr id="2032016247" name="Picture 2032016247" descr="Screenshot of the timer_value in seconds that is provided to schedule the ext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16247" name="Picture 2032016247" descr="Screenshot of the timer_value in seconds that is provided to schedule the extractor"/>
                    <pic:cNvPicPr/>
                  </pic:nvPicPr>
                  <pic:blipFill rotWithShape="1">
                    <a:blip r:embed="rId48">
                      <a:extLst>
                        <a:ext uri="{28A0092B-C50C-407E-A947-70E740481C1C}">
                          <a14:useLocalDpi xmlns:a14="http://schemas.microsoft.com/office/drawing/2010/main" val="0"/>
                        </a:ext>
                      </a:extLst>
                    </a:blip>
                    <a:srcRect r="17228"/>
                    <a:stretch/>
                  </pic:blipFill>
                  <pic:spPr bwMode="auto">
                    <a:xfrm>
                      <a:off x="0" y="0"/>
                      <a:ext cx="4377686" cy="1167952"/>
                    </a:xfrm>
                    <a:prstGeom prst="rect">
                      <a:avLst/>
                    </a:prstGeom>
                    <a:ln>
                      <a:noFill/>
                    </a:ln>
                    <a:extLst>
                      <a:ext uri="{53640926-AAD7-44D8-BBD7-CCE9431645EC}">
                        <a14:shadowObscured xmlns:a14="http://schemas.microsoft.com/office/drawing/2010/main"/>
                      </a:ext>
                    </a:extLst>
                  </pic:spPr>
                </pic:pic>
              </a:graphicData>
            </a:graphic>
          </wp:inline>
        </w:drawing>
      </w:r>
    </w:p>
    <w:p w14:paraId="5EFE94EF" w14:textId="68DE783A" w:rsidR="00D82A4A" w:rsidRPr="00180405" w:rsidRDefault="0CC4A316" w:rsidP="00A95D9F">
      <w:pPr>
        <w:pStyle w:val="ListParagraph"/>
        <w:numPr>
          <w:ilvl w:val="0"/>
          <w:numId w:val="24"/>
        </w:numPr>
        <w:spacing w:after="240"/>
        <w:rPr>
          <w:lang w:val="en-GB"/>
        </w:rPr>
      </w:pPr>
      <w:r w:rsidRPr="00180405">
        <w:rPr>
          <w:lang w:val="en-GB"/>
        </w:rPr>
        <w:t xml:space="preserve">Add </w:t>
      </w:r>
      <w:r w:rsidR="006D523D">
        <w:rPr>
          <w:lang w:val="en-GB"/>
        </w:rPr>
        <w:t>the mandatory</w:t>
      </w:r>
      <w:r w:rsidR="00613A55">
        <w:rPr>
          <w:lang w:val="en-GB"/>
        </w:rPr>
        <w:t xml:space="preserve"> details for</w:t>
      </w:r>
      <w:r w:rsidR="006D523D">
        <w:rPr>
          <w:lang w:val="en-GB"/>
        </w:rPr>
        <w:t xml:space="preserve"> </w:t>
      </w:r>
      <w:r w:rsidRPr="00180405">
        <w:rPr>
          <w:lang w:val="en-GB"/>
        </w:rPr>
        <w:t>Cognite</w:t>
      </w:r>
      <w:r w:rsidR="00180405">
        <w:rPr>
          <w:lang w:val="en-GB"/>
        </w:rPr>
        <w:t>.</w:t>
      </w:r>
    </w:p>
    <w:tbl>
      <w:tblPr>
        <w:tblStyle w:val="TableGridLight"/>
        <w:tblW w:w="8744" w:type="dxa"/>
        <w:tblInd w:w="1134" w:type="dxa"/>
        <w:tblLayout w:type="fixed"/>
        <w:tblLook w:val="04A0" w:firstRow="1" w:lastRow="0" w:firstColumn="1" w:lastColumn="0" w:noHBand="0" w:noVBand="1"/>
      </w:tblPr>
      <w:tblGrid>
        <w:gridCol w:w="3216"/>
        <w:gridCol w:w="5528"/>
      </w:tblGrid>
      <w:tr w:rsidR="006D523D" w14:paraId="187AFF4B" w14:textId="77777777" w:rsidTr="006D523D">
        <w:trPr>
          <w:trHeight w:val="270"/>
        </w:trPr>
        <w:tc>
          <w:tcPr>
            <w:tcW w:w="3216" w:type="dxa"/>
            <w:shd w:val="clear" w:color="auto" w:fill="D9D9D9" w:themeFill="background1" w:themeFillShade="D9"/>
            <w:vAlign w:val="center"/>
          </w:tcPr>
          <w:p w14:paraId="299CA374" w14:textId="5994A64A" w:rsidR="006D523D" w:rsidRDefault="006D523D" w:rsidP="00512815">
            <w:pPr>
              <w:rPr>
                <w:b/>
                <w:bCs/>
                <w:szCs w:val="20"/>
              </w:rPr>
            </w:pPr>
            <w:r w:rsidRPr="000B718B">
              <w:rPr>
                <w:b/>
                <w:bCs/>
                <w:szCs w:val="20"/>
              </w:rPr>
              <w:t>Parameter</w:t>
            </w:r>
          </w:p>
        </w:tc>
        <w:tc>
          <w:tcPr>
            <w:tcW w:w="5528" w:type="dxa"/>
            <w:shd w:val="clear" w:color="auto" w:fill="D9D9D9" w:themeFill="background1" w:themeFillShade="D9"/>
            <w:vAlign w:val="center"/>
          </w:tcPr>
          <w:p w14:paraId="238F81AD" w14:textId="6310CBE5" w:rsidR="006D523D" w:rsidRDefault="006D523D" w:rsidP="00512815">
            <w:pPr>
              <w:rPr>
                <w:b/>
                <w:bCs/>
                <w:szCs w:val="20"/>
              </w:rPr>
            </w:pPr>
            <w:r w:rsidRPr="000B718B">
              <w:rPr>
                <w:b/>
                <w:bCs/>
                <w:szCs w:val="20"/>
              </w:rPr>
              <w:t>Description</w:t>
            </w:r>
          </w:p>
        </w:tc>
      </w:tr>
      <w:tr w:rsidR="006D523D" w14:paraId="0378D958" w14:textId="77777777" w:rsidTr="006D523D">
        <w:trPr>
          <w:trHeight w:val="270"/>
        </w:trPr>
        <w:tc>
          <w:tcPr>
            <w:tcW w:w="3216" w:type="dxa"/>
            <w:vAlign w:val="center"/>
          </w:tcPr>
          <w:p w14:paraId="06522D5C" w14:textId="3CF2789A" w:rsidR="006D523D" w:rsidRDefault="006D523D" w:rsidP="00512815">
            <w:pPr>
              <w:rPr>
                <w:color w:val="000000" w:themeColor="text1"/>
                <w:szCs w:val="20"/>
              </w:rPr>
            </w:pPr>
            <w:r w:rsidRPr="000B718B">
              <w:rPr>
                <w:color w:val="000000" w:themeColor="text1"/>
                <w:szCs w:val="20"/>
              </w:rPr>
              <w:t>host</w:t>
            </w:r>
          </w:p>
        </w:tc>
        <w:tc>
          <w:tcPr>
            <w:tcW w:w="5528" w:type="dxa"/>
            <w:vAlign w:val="center"/>
          </w:tcPr>
          <w:p w14:paraId="48599145" w14:textId="56AE8875" w:rsidR="006D523D" w:rsidRPr="000B718B" w:rsidRDefault="006D523D" w:rsidP="00512815">
            <w:pPr>
              <w:rPr>
                <w:color w:val="000000" w:themeColor="text1"/>
                <w:szCs w:val="20"/>
              </w:rPr>
            </w:pPr>
            <w:r w:rsidRPr="000B718B">
              <w:rPr>
                <w:szCs w:val="20"/>
              </w:rPr>
              <w:t xml:space="preserve">Provide the hostname for Cognite data fusion </w:t>
            </w:r>
            <w:r w:rsidRPr="000B718B">
              <w:rPr>
                <w:color w:val="000000" w:themeColor="text1"/>
                <w:szCs w:val="20"/>
              </w:rPr>
              <w:t>(CDF)</w:t>
            </w:r>
          </w:p>
        </w:tc>
      </w:tr>
      <w:tr w:rsidR="006D523D" w14:paraId="41189FB4" w14:textId="77777777" w:rsidTr="006D523D">
        <w:trPr>
          <w:trHeight w:val="270"/>
        </w:trPr>
        <w:tc>
          <w:tcPr>
            <w:tcW w:w="3216" w:type="dxa"/>
            <w:vAlign w:val="center"/>
          </w:tcPr>
          <w:p w14:paraId="59DF6890" w14:textId="40A5B063" w:rsidR="006D523D" w:rsidRDefault="006D523D" w:rsidP="00512815">
            <w:pPr>
              <w:rPr>
                <w:color w:val="000000" w:themeColor="text1"/>
                <w:szCs w:val="20"/>
              </w:rPr>
            </w:pPr>
            <w:r w:rsidRPr="000B718B">
              <w:rPr>
                <w:color w:val="000000" w:themeColor="text1"/>
                <w:szCs w:val="20"/>
              </w:rPr>
              <w:t>project</w:t>
            </w:r>
          </w:p>
        </w:tc>
        <w:tc>
          <w:tcPr>
            <w:tcW w:w="5528" w:type="dxa"/>
            <w:vAlign w:val="center"/>
          </w:tcPr>
          <w:p w14:paraId="547FC211" w14:textId="25CA4836" w:rsidR="006D523D" w:rsidRDefault="006D523D" w:rsidP="00512815">
            <w:pPr>
              <w:rPr>
                <w:szCs w:val="20"/>
              </w:rPr>
            </w:pPr>
            <w:r w:rsidRPr="000B718B">
              <w:rPr>
                <w:color w:val="000000" w:themeColor="text1"/>
                <w:szCs w:val="20"/>
              </w:rPr>
              <w:t xml:space="preserve">Provide the project name </w:t>
            </w:r>
            <w:r w:rsidRPr="000B718B">
              <w:rPr>
                <w:szCs w:val="20"/>
              </w:rPr>
              <w:t>for CDF</w:t>
            </w:r>
          </w:p>
        </w:tc>
      </w:tr>
      <w:tr w:rsidR="006D523D" w14:paraId="30B2EAE6" w14:textId="77777777" w:rsidTr="006D523D">
        <w:trPr>
          <w:trHeight w:val="270"/>
        </w:trPr>
        <w:tc>
          <w:tcPr>
            <w:tcW w:w="3216" w:type="dxa"/>
            <w:vAlign w:val="center"/>
          </w:tcPr>
          <w:p w14:paraId="4FD5E7A9" w14:textId="79954993" w:rsidR="006D523D" w:rsidRDefault="006D523D" w:rsidP="00512815">
            <w:pPr>
              <w:rPr>
                <w:color w:val="000000" w:themeColor="text1"/>
                <w:szCs w:val="20"/>
              </w:rPr>
            </w:pPr>
            <w:r w:rsidRPr="000B718B">
              <w:rPr>
                <w:color w:val="000000" w:themeColor="text1"/>
                <w:szCs w:val="20"/>
              </w:rPr>
              <w:t>idp-authentication. client-id</w:t>
            </w:r>
          </w:p>
        </w:tc>
        <w:tc>
          <w:tcPr>
            <w:tcW w:w="5528" w:type="dxa"/>
            <w:vAlign w:val="center"/>
          </w:tcPr>
          <w:p w14:paraId="7A485BF0" w14:textId="724DFE18" w:rsidR="006D523D" w:rsidRDefault="006D523D" w:rsidP="00512815">
            <w:pPr>
              <w:rPr>
                <w:color w:val="000000" w:themeColor="text1"/>
                <w:szCs w:val="20"/>
              </w:rPr>
            </w:pPr>
            <w:r w:rsidRPr="000B718B">
              <w:rPr>
                <w:color w:val="000000" w:themeColor="text1"/>
                <w:szCs w:val="20"/>
              </w:rPr>
              <w:t>Provide the client Id for CDF</w:t>
            </w:r>
          </w:p>
        </w:tc>
      </w:tr>
      <w:tr w:rsidR="006D523D" w14:paraId="0FC8ABFD" w14:textId="77777777" w:rsidTr="006D523D">
        <w:trPr>
          <w:trHeight w:val="270"/>
        </w:trPr>
        <w:tc>
          <w:tcPr>
            <w:tcW w:w="3216" w:type="dxa"/>
            <w:vAlign w:val="center"/>
          </w:tcPr>
          <w:p w14:paraId="2BC562B4" w14:textId="1E7C25C2" w:rsidR="006D523D" w:rsidRDefault="006D523D" w:rsidP="00512815">
            <w:pPr>
              <w:rPr>
                <w:color w:val="000000" w:themeColor="text1"/>
                <w:szCs w:val="20"/>
              </w:rPr>
            </w:pPr>
            <w:r w:rsidRPr="000B718B">
              <w:rPr>
                <w:color w:val="000000" w:themeColor="text1"/>
                <w:szCs w:val="20"/>
              </w:rPr>
              <w:t>idp-authentication. secret</w:t>
            </w:r>
          </w:p>
        </w:tc>
        <w:tc>
          <w:tcPr>
            <w:tcW w:w="5528" w:type="dxa"/>
            <w:vAlign w:val="center"/>
          </w:tcPr>
          <w:p w14:paraId="7BF10360" w14:textId="404CC32D" w:rsidR="006D523D" w:rsidRDefault="006D523D" w:rsidP="00512815">
            <w:pPr>
              <w:rPr>
                <w:color w:val="000000" w:themeColor="text1"/>
                <w:szCs w:val="20"/>
              </w:rPr>
            </w:pPr>
            <w:r w:rsidRPr="000B718B">
              <w:rPr>
                <w:color w:val="000000" w:themeColor="text1"/>
                <w:szCs w:val="20"/>
              </w:rPr>
              <w:t>Provide the client secret for CDF</w:t>
            </w:r>
          </w:p>
        </w:tc>
      </w:tr>
      <w:tr w:rsidR="006D523D" w14:paraId="0DD48966" w14:textId="77777777" w:rsidTr="006D523D">
        <w:trPr>
          <w:trHeight w:val="270"/>
        </w:trPr>
        <w:tc>
          <w:tcPr>
            <w:tcW w:w="3216" w:type="dxa"/>
            <w:vAlign w:val="center"/>
          </w:tcPr>
          <w:p w14:paraId="164770DB" w14:textId="3CC795D3" w:rsidR="006D523D" w:rsidRDefault="006D523D" w:rsidP="00512815">
            <w:pPr>
              <w:rPr>
                <w:color w:val="000000" w:themeColor="text1"/>
                <w:szCs w:val="20"/>
              </w:rPr>
            </w:pPr>
            <w:r w:rsidRPr="000B718B">
              <w:rPr>
                <w:color w:val="000000" w:themeColor="text1"/>
                <w:szCs w:val="20"/>
              </w:rPr>
              <w:t>idp-authentication. scopes</w:t>
            </w:r>
          </w:p>
        </w:tc>
        <w:tc>
          <w:tcPr>
            <w:tcW w:w="5528" w:type="dxa"/>
            <w:vAlign w:val="center"/>
          </w:tcPr>
          <w:p w14:paraId="4CF361A1" w14:textId="7E011C18" w:rsidR="006D523D" w:rsidRDefault="006D523D" w:rsidP="00512815">
            <w:pPr>
              <w:rPr>
                <w:color w:val="000000" w:themeColor="text1"/>
                <w:szCs w:val="20"/>
              </w:rPr>
            </w:pPr>
            <w:r w:rsidRPr="000B718B">
              <w:rPr>
                <w:color w:val="000000" w:themeColor="text1"/>
                <w:szCs w:val="20"/>
              </w:rPr>
              <w:t>Provide the scopes for CDF</w:t>
            </w:r>
          </w:p>
        </w:tc>
      </w:tr>
      <w:tr w:rsidR="006D523D" w14:paraId="1AF92632" w14:textId="77777777" w:rsidTr="006D523D">
        <w:trPr>
          <w:trHeight w:val="270"/>
        </w:trPr>
        <w:tc>
          <w:tcPr>
            <w:tcW w:w="3216" w:type="dxa"/>
            <w:vAlign w:val="center"/>
          </w:tcPr>
          <w:p w14:paraId="23BC508A" w14:textId="367D6C5B" w:rsidR="006D523D" w:rsidRDefault="006D523D" w:rsidP="00512815">
            <w:pPr>
              <w:rPr>
                <w:color w:val="000000" w:themeColor="text1"/>
                <w:szCs w:val="20"/>
              </w:rPr>
            </w:pPr>
            <w:r w:rsidRPr="000B718B">
              <w:rPr>
                <w:color w:val="000000" w:themeColor="text1"/>
                <w:szCs w:val="20"/>
              </w:rPr>
              <w:t>idp-authentication. tenant</w:t>
            </w:r>
          </w:p>
        </w:tc>
        <w:tc>
          <w:tcPr>
            <w:tcW w:w="5528" w:type="dxa"/>
            <w:vAlign w:val="center"/>
          </w:tcPr>
          <w:p w14:paraId="604C1F18" w14:textId="48B2B4B2" w:rsidR="006D523D" w:rsidRDefault="006D523D" w:rsidP="00512815">
            <w:pPr>
              <w:rPr>
                <w:color w:val="000000" w:themeColor="text1"/>
                <w:szCs w:val="20"/>
              </w:rPr>
            </w:pPr>
            <w:r w:rsidRPr="000B718B">
              <w:rPr>
                <w:color w:val="000000" w:themeColor="text1"/>
                <w:szCs w:val="20"/>
              </w:rPr>
              <w:t>Provide the tenant Id for CDF</w:t>
            </w:r>
          </w:p>
        </w:tc>
      </w:tr>
    </w:tbl>
    <w:p w14:paraId="21AA8FEB" w14:textId="1AF5DAF7" w:rsidR="00D82A4A" w:rsidRDefault="00D82A4A" w:rsidP="0B51FDBB">
      <w:pPr>
        <w:spacing w:line="240" w:lineRule="auto"/>
        <w:rPr>
          <w:color w:val="000000" w:themeColor="text1"/>
          <w:szCs w:val="20"/>
          <w:lang w:val="en-GB"/>
        </w:rPr>
      </w:pPr>
    </w:p>
    <w:p w14:paraId="06049688" w14:textId="2102A934" w:rsidR="00D82A4A" w:rsidRPr="00FB6328" w:rsidRDefault="0CC4A316" w:rsidP="00A95D9F">
      <w:pPr>
        <w:pStyle w:val="ListParagraph"/>
        <w:numPr>
          <w:ilvl w:val="0"/>
          <w:numId w:val="24"/>
        </w:numPr>
        <w:spacing w:after="240"/>
        <w:rPr>
          <w:lang w:val="en-GB"/>
        </w:rPr>
      </w:pPr>
      <w:r w:rsidRPr="00FB6328">
        <w:rPr>
          <w:lang w:val="en-GB"/>
        </w:rPr>
        <w:t xml:space="preserve">Add </w:t>
      </w:r>
      <w:r w:rsidR="00613A55">
        <w:rPr>
          <w:lang w:val="en-GB"/>
        </w:rPr>
        <w:t xml:space="preserve">details related to the </w:t>
      </w:r>
      <w:r w:rsidRPr="00FB6328">
        <w:rPr>
          <w:lang w:val="en-GB"/>
        </w:rPr>
        <w:t>extraction pipelin</w:t>
      </w:r>
      <w:r w:rsidR="00613A55">
        <w:rPr>
          <w:lang w:val="en-GB"/>
        </w:rPr>
        <w:t>e</w:t>
      </w:r>
      <w:r w:rsidR="00EC1D8B">
        <w:rPr>
          <w:lang w:val="en-GB"/>
        </w:rPr>
        <w:t>.</w:t>
      </w:r>
    </w:p>
    <w:tbl>
      <w:tblPr>
        <w:tblStyle w:val="TableGridLight"/>
        <w:tblW w:w="12960" w:type="dxa"/>
        <w:tblInd w:w="18" w:type="dxa"/>
        <w:tblLayout w:type="fixed"/>
        <w:tblLook w:val="04A0" w:firstRow="1" w:lastRow="0" w:firstColumn="1" w:lastColumn="0" w:noHBand="0" w:noVBand="1"/>
      </w:tblPr>
      <w:tblGrid>
        <w:gridCol w:w="1838"/>
        <w:gridCol w:w="10409"/>
        <w:gridCol w:w="713"/>
      </w:tblGrid>
      <w:tr w:rsidR="0B51FDBB" w14:paraId="2C801EEE" w14:textId="77777777" w:rsidTr="006F2312">
        <w:trPr>
          <w:trHeight w:val="225"/>
        </w:trPr>
        <w:tc>
          <w:tcPr>
            <w:tcW w:w="2767" w:type="dxa"/>
            <w:shd w:val="clear" w:color="auto" w:fill="D9D9D9" w:themeFill="background1" w:themeFillShade="D9"/>
            <w:vAlign w:val="center"/>
          </w:tcPr>
          <w:p w14:paraId="4393A338" w14:textId="570F91B5" w:rsidR="0B51FDBB" w:rsidRPr="00342D86" w:rsidRDefault="0B51FDBB" w:rsidP="00AE26ED">
            <w:pPr>
              <w:spacing w:after="0"/>
              <w:rPr>
                <w:b/>
                <w:bCs/>
                <w:sz w:val="18"/>
                <w:szCs w:val="18"/>
              </w:rPr>
            </w:pPr>
            <w:r w:rsidRPr="00342D86">
              <w:rPr>
                <w:b/>
                <w:bCs/>
                <w:sz w:val="18"/>
                <w:szCs w:val="18"/>
              </w:rPr>
              <w:t>Parameter</w:t>
            </w:r>
          </w:p>
        </w:tc>
        <w:tc>
          <w:tcPr>
            <w:tcW w:w="16313" w:type="dxa"/>
            <w:shd w:val="clear" w:color="auto" w:fill="D9D9D9" w:themeFill="background1" w:themeFillShade="D9"/>
            <w:vAlign w:val="center"/>
          </w:tcPr>
          <w:p w14:paraId="4F0B7154" w14:textId="6B0C6EA9" w:rsidR="0B51FDBB" w:rsidRPr="00342D86" w:rsidRDefault="0B51FDBB" w:rsidP="00AE26ED">
            <w:pPr>
              <w:spacing w:after="0"/>
              <w:rPr>
                <w:b/>
                <w:bCs/>
                <w:sz w:val="18"/>
                <w:szCs w:val="18"/>
              </w:rPr>
            </w:pPr>
            <w:r w:rsidRPr="00342D86">
              <w:rPr>
                <w:b/>
                <w:bCs/>
                <w:sz w:val="18"/>
                <w:szCs w:val="18"/>
              </w:rPr>
              <w:t>Description</w:t>
            </w:r>
          </w:p>
        </w:tc>
        <w:tc>
          <w:tcPr>
            <w:tcW w:w="990" w:type="dxa"/>
            <w:shd w:val="clear" w:color="auto" w:fill="D9D9D9" w:themeFill="background1" w:themeFillShade="D9"/>
            <w:vAlign w:val="center"/>
          </w:tcPr>
          <w:p w14:paraId="5B7F4249" w14:textId="12680DDF" w:rsidR="0B51FDBB" w:rsidRPr="00342D86" w:rsidRDefault="00E61F07" w:rsidP="00AE26ED">
            <w:pPr>
              <w:spacing w:after="0"/>
              <w:rPr>
                <w:b/>
                <w:bCs/>
                <w:sz w:val="18"/>
                <w:szCs w:val="18"/>
              </w:rPr>
            </w:pPr>
            <w:r w:rsidRPr="00342D86">
              <w:rPr>
                <w:b/>
                <w:bCs/>
                <w:sz w:val="18"/>
                <w:szCs w:val="18"/>
              </w:rPr>
              <w:t>M/O</w:t>
            </w:r>
          </w:p>
        </w:tc>
      </w:tr>
      <w:tr w:rsidR="0B51FDBB" w14:paraId="4520014D" w14:textId="77777777" w:rsidTr="006F2312">
        <w:trPr>
          <w:trHeight w:val="225"/>
        </w:trPr>
        <w:tc>
          <w:tcPr>
            <w:tcW w:w="2767" w:type="dxa"/>
            <w:vAlign w:val="center"/>
          </w:tcPr>
          <w:p w14:paraId="2CD85756" w14:textId="0D452D63" w:rsidR="0B51FDBB" w:rsidRPr="00342D86" w:rsidRDefault="0B51FDBB" w:rsidP="00AE26ED">
            <w:pPr>
              <w:spacing w:after="0"/>
              <w:rPr>
                <w:color w:val="000000" w:themeColor="text1"/>
                <w:sz w:val="18"/>
                <w:szCs w:val="18"/>
              </w:rPr>
            </w:pPr>
            <w:r w:rsidRPr="00342D86">
              <w:rPr>
                <w:color w:val="000000" w:themeColor="text1"/>
                <w:sz w:val="18"/>
                <w:szCs w:val="18"/>
              </w:rPr>
              <w:t>datasetexternal_id</w:t>
            </w:r>
          </w:p>
        </w:tc>
        <w:tc>
          <w:tcPr>
            <w:tcW w:w="16313" w:type="dxa"/>
            <w:vAlign w:val="center"/>
          </w:tcPr>
          <w:p w14:paraId="6B37FF38" w14:textId="1DF843ED" w:rsidR="0B51FDBB" w:rsidRPr="00342D86" w:rsidRDefault="0B51FDBB" w:rsidP="00AE26ED">
            <w:pPr>
              <w:spacing w:after="0"/>
              <w:rPr>
                <w:color w:val="000000" w:themeColor="text1"/>
                <w:sz w:val="18"/>
                <w:szCs w:val="18"/>
              </w:rPr>
            </w:pPr>
            <w:r w:rsidRPr="00342D86">
              <w:rPr>
                <w:sz w:val="18"/>
                <w:szCs w:val="18"/>
              </w:rPr>
              <w:t xml:space="preserve">Provide the external Id of </w:t>
            </w:r>
            <w:r w:rsidR="0090767B">
              <w:rPr>
                <w:sz w:val="18"/>
                <w:szCs w:val="18"/>
              </w:rPr>
              <w:t xml:space="preserve">the </w:t>
            </w:r>
            <w:r w:rsidRPr="00342D86">
              <w:rPr>
                <w:sz w:val="18"/>
                <w:szCs w:val="18"/>
              </w:rPr>
              <w:t xml:space="preserve">dataset in </w:t>
            </w:r>
            <w:r w:rsidRPr="00342D86">
              <w:rPr>
                <w:color w:val="000000" w:themeColor="text1"/>
                <w:sz w:val="18"/>
                <w:szCs w:val="18"/>
              </w:rPr>
              <w:t>CDF</w:t>
            </w:r>
          </w:p>
        </w:tc>
        <w:tc>
          <w:tcPr>
            <w:tcW w:w="990" w:type="dxa"/>
            <w:vAlign w:val="center"/>
          </w:tcPr>
          <w:p w14:paraId="2E9256B0" w14:textId="3F1248C9" w:rsidR="0B51FDBB" w:rsidRPr="00342D86" w:rsidRDefault="0B51FDBB" w:rsidP="00AE26ED">
            <w:pPr>
              <w:spacing w:after="0"/>
              <w:rPr>
                <w:sz w:val="18"/>
                <w:szCs w:val="18"/>
              </w:rPr>
            </w:pPr>
            <w:r w:rsidRPr="00342D86">
              <w:rPr>
                <w:sz w:val="18"/>
                <w:szCs w:val="18"/>
              </w:rPr>
              <w:t>M</w:t>
            </w:r>
          </w:p>
        </w:tc>
      </w:tr>
      <w:tr w:rsidR="0B51FDBB" w14:paraId="2C3EC08B" w14:textId="77777777" w:rsidTr="006F2312">
        <w:trPr>
          <w:trHeight w:val="225"/>
        </w:trPr>
        <w:tc>
          <w:tcPr>
            <w:tcW w:w="2767" w:type="dxa"/>
            <w:vAlign w:val="center"/>
          </w:tcPr>
          <w:p w14:paraId="60A52B51" w14:textId="5300CBB7" w:rsidR="0B51FDBB" w:rsidRPr="00342D86" w:rsidRDefault="0B51FDBB" w:rsidP="00AE26ED">
            <w:pPr>
              <w:spacing w:after="0"/>
              <w:rPr>
                <w:color w:val="000000" w:themeColor="text1"/>
                <w:sz w:val="18"/>
                <w:szCs w:val="18"/>
              </w:rPr>
            </w:pPr>
            <w:r w:rsidRPr="00342D86">
              <w:rPr>
                <w:color w:val="000000" w:themeColor="text1"/>
                <w:sz w:val="18"/>
                <w:szCs w:val="18"/>
              </w:rPr>
              <w:t>dataset_name</w:t>
            </w:r>
          </w:p>
        </w:tc>
        <w:tc>
          <w:tcPr>
            <w:tcW w:w="16313" w:type="dxa"/>
            <w:vAlign w:val="center"/>
          </w:tcPr>
          <w:p w14:paraId="2CC74D48" w14:textId="3F73D5FA" w:rsidR="0B51FDBB" w:rsidRPr="00342D86" w:rsidRDefault="0B51FDBB" w:rsidP="00AE26ED">
            <w:pPr>
              <w:spacing w:after="0"/>
              <w:rPr>
                <w:color w:val="000000" w:themeColor="text1"/>
                <w:sz w:val="18"/>
                <w:szCs w:val="18"/>
              </w:rPr>
            </w:pPr>
            <w:r w:rsidRPr="00342D86">
              <w:rPr>
                <w:color w:val="000000" w:themeColor="text1"/>
                <w:sz w:val="18"/>
                <w:szCs w:val="18"/>
              </w:rPr>
              <w:t>Provide the name of the dataset in CDF</w:t>
            </w:r>
          </w:p>
        </w:tc>
        <w:tc>
          <w:tcPr>
            <w:tcW w:w="990" w:type="dxa"/>
            <w:vAlign w:val="center"/>
          </w:tcPr>
          <w:p w14:paraId="4328EFBA" w14:textId="24A01D9C" w:rsidR="0B51FDBB" w:rsidRPr="00342D86" w:rsidRDefault="0B51FDBB" w:rsidP="00AE26ED">
            <w:pPr>
              <w:spacing w:after="0"/>
              <w:rPr>
                <w:color w:val="000000" w:themeColor="text1"/>
                <w:sz w:val="18"/>
                <w:szCs w:val="18"/>
              </w:rPr>
            </w:pPr>
            <w:r w:rsidRPr="00342D86">
              <w:rPr>
                <w:color w:val="000000" w:themeColor="text1"/>
                <w:sz w:val="18"/>
                <w:szCs w:val="18"/>
              </w:rPr>
              <w:t>M</w:t>
            </w:r>
          </w:p>
        </w:tc>
      </w:tr>
      <w:tr w:rsidR="0B51FDBB" w14:paraId="084959C3" w14:textId="77777777" w:rsidTr="006F2312">
        <w:trPr>
          <w:trHeight w:val="225"/>
        </w:trPr>
        <w:tc>
          <w:tcPr>
            <w:tcW w:w="2767" w:type="dxa"/>
            <w:vAlign w:val="center"/>
          </w:tcPr>
          <w:p w14:paraId="5E97CAAF" w14:textId="16148F21" w:rsidR="0B51FDBB" w:rsidRPr="00342D86" w:rsidRDefault="0B51FDBB" w:rsidP="00AE26ED">
            <w:pPr>
              <w:spacing w:after="0"/>
              <w:rPr>
                <w:color w:val="000000" w:themeColor="text1"/>
                <w:sz w:val="18"/>
                <w:szCs w:val="18"/>
              </w:rPr>
            </w:pPr>
            <w:r w:rsidRPr="00342D86">
              <w:rPr>
                <w:color w:val="000000" w:themeColor="text1"/>
                <w:sz w:val="18"/>
                <w:szCs w:val="18"/>
              </w:rPr>
              <w:t>external_id</w:t>
            </w:r>
          </w:p>
        </w:tc>
        <w:tc>
          <w:tcPr>
            <w:tcW w:w="16313" w:type="dxa"/>
            <w:vAlign w:val="center"/>
          </w:tcPr>
          <w:p w14:paraId="0A8A4780" w14:textId="193C55CA" w:rsidR="0B51FDBB" w:rsidRPr="00342D86" w:rsidRDefault="0B51FDBB" w:rsidP="00AE26ED">
            <w:pPr>
              <w:spacing w:after="0"/>
              <w:rPr>
                <w:color w:val="000000" w:themeColor="text1"/>
                <w:sz w:val="18"/>
                <w:szCs w:val="18"/>
              </w:rPr>
            </w:pPr>
            <w:r w:rsidRPr="00342D86">
              <w:rPr>
                <w:color w:val="000000" w:themeColor="text1"/>
                <w:sz w:val="18"/>
                <w:szCs w:val="18"/>
              </w:rPr>
              <w:t>Provide external Id of CDF extraction pipeline</w:t>
            </w:r>
          </w:p>
        </w:tc>
        <w:tc>
          <w:tcPr>
            <w:tcW w:w="990" w:type="dxa"/>
            <w:vAlign w:val="center"/>
          </w:tcPr>
          <w:p w14:paraId="3212C29A" w14:textId="3AA3BE91" w:rsidR="0B51FDBB" w:rsidRPr="00342D86" w:rsidRDefault="0B51FDBB" w:rsidP="00AE26ED">
            <w:pPr>
              <w:spacing w:after="0"/>
              <w:rPr>
                <w:color w:val="000000" w:themeColor="text1"/>
                <w:sz w:val="18"/>
                <w:szCs w:val="18"/>
              </w:rPr>
            </w:pPr>
            <w:r w:rsidRPr="00342D86">
              <w:rPr>
                <w:color w:val="000000" w:themeColor="text1"/>
                <w:sz w:val="18"/>
                <w:szCs w:val="18"/>
              </w:rPr>
              <w:t>M</w:t>
            </w:r>
          </w:p>
        </w:tc>
      </w:tr>
      <w:tr w:rsidR="0B51FDBB" w14:paraId="3C05DB31" w14:textId="77777777" w:rsidTr="006F2312">
        <w:trPr>
          <w:trHeight w:val="225"/>
        </w:trPr>
        <w:tc>
          <w:tcPr>
            <w:tcW w:w="2767" w:type="dxa"/>
            <w:vAlign w:val="center"/>
          </w:tcPr>
          <w:p w14:paraId="2D899DEC" w14:textId="11C7EBAB" w:rsidR="0B51FDBB" w:rsidRPr="00342D86" w:rsidRDefault="0B51FDBB" w:rsidP="00AE26ED">
            <w:pPr>
              <w:spacing w:after="0"/>
              <w:rPr>
                <w:color w:val="000000" w:themeColor="text1"/>
                <w:sz w:val="18"/>
                <w:szCs w:val="18"/>
              </w:rPr>
            </w:pPr>
            <w:r w:rsidRPr="00342D86">
              <w:rPr>
                <w:color w:val="000000" w:themeColor="text1"/>
                <w:sz w:val="18"/>
                <w:szCs w:val="18"/>
              </w:rPr>
              <w:t>ep_name</w:t>
            </w:r>
          </w:p>
        </w:tc>
        <w:tc>
          <w:tcPr>
            <w:tcW w:w="16313" w:type="dxa"/>
            <w:vAlign w:val="center"/>
          </w:tcPr>
          <w:p w14:paraId="1516DD74" w14:textId="37583237" w:rsidR="0B51FDBB" w:rsidRPr="00342D86" w:rsidRDefault="0B51FDBB" w:rsidP="00AE26ED">
            <w:pPr>
              <w:spacing w:after="0"/>
              <w:rPr>
                <w:sz w:val="18"/>
                <w:szCs w:val="18"/>
              </w:rPr>
            </w:pPr>
            <w:r w:rsidRPr="00342D86">
              <w:rPr>
                <w:sz w:val="18"/>
                <w:szCs w:val="18"/>
              </w:rPr>
              <w:t>Provide the name of the CDF extraction pipeline</w:t>
            </w:r>
          </w:p>
        </w:tc>
        <w:tc>
          <w:tcPr>
            <w:tcW w:w="990" w:type="dxa"/>
            <w:vAlign w:val="center"/>
          </w:tcPr>
          <w:p w14:paraId="62A9088F" w14:textId="7E5E4D4B" w:rsidR="0B51FDBB" w:rsidRPr="00342D86" w:rsidRDefault="0B51FDBB" w:rsidP="00AE26ED">
            <w:pPr>
              <w:spacing w:after="0"/>
              <w:rPr>
                <w:sz w:val="18"/>
                <w:szCs w:val="18"/>
              </w:rPr>
            </w:pPr>
            <w:r w:rsidRPr="00342D86">
              <w:rPr>
                <w:sz w:val="18"/>
                <w:szCs w:val="18"/>
              </w:rPr>
              <w:t>M</w:t>
            </w:r>
          </w:p>
        </w:tc>
      </w:tr>
      <w:tr w:rsidR="0B51FDBB" w14:paraId="6A34E9BD" w14:textId="77777777" w:rsidTr="006F2312">
        <w:trPr>
          <w:trHeight w:val="225"/>
        </w:trPr>
        <w:tc>
          <w:tcPr>
            <w:tcW w:w="2767" w:type="dxa"/>
            <w:vAlign w:val="center"/>
          </w:tcPr>
          <w:p w14:paraId="1B66CAA9" w14:textId="68E2BA16" w:rsidR="0B51FDBB" w:rsidRPr="00342D86" w:rsidRDefault="0B51FDBB" w:rsidP="00AE26ED">
            <w:pPr>
              <w:spacing w:after="0"/>
              <w:rPr>
                <w:color w:val="000000" w:themeColor="text1"/>
                <w:sz w:val="18"/>
                <w:szCs w:val="18"/>
              </w:rPr>
            </w:pPr>
            <w:r w:rsidRPr="00342D86">
              <w:rPr>
                <w:color w:val="000000" w:themeColor="text1"/>
                <w:sz w:val="18"/>
                <w:szCs w:val="18"/>
              </w:rPr>
              <w:t>contacts.name</w:t>
            </w:r>
          </w:p>
        </w:tc>
        <w:tc>
          <w:tcPr>
            <w:tcW w:w="16313" w:type="dxa"/>
            <w:vAlign w:val="center"/>
          </w:tcPr>
          <w:p w14:paraId="75A97AE2" w14:textId="7D969E93" w:rsidR="0B51FDBB" w:rsidRPr="00342D86" w:rsidRDefault="0B51FDBB" w:rsidP="00AE26ED">
            <w:pPr>
              <w:spacing w:after="0"/>
              <w:rPr>
                <w:sz w:val="18"/>
                <w:szCs w:val="18"/>
              </w:rPr>
            </w:pPr>
            <w:r w:rsidRPr="00342D86">
              <w:rPr>
                <w:sz w:val="18"/>
                <w:szCs w:val="18"/>
              </w:rPr>
              <w:t>Provide the name of the contact to whom the extraction pipeline notification should be sent.</w:t>
            </w:r>
          </w:p>
        </w:tc>
        <w:tc>
          <w:tcPr>
            <w:tcW w:w="990" w:type="dxa"/>
            <w:vAlign w:val="center"/>
          </w:tcPr>
          <w:p w14:paraId="7E88C1F4" w14:textId="6BB02A48" w:rsidR="0B51FDBB" w:rsidRPr="00342D86" w:rsidRDefault="0B51FDBB" w:rsidP="00AE26ED">
            <w:pPr>
              <w:spacing w:after="0"/>
              <w:rPr>
                <w:sz w:val="18"/>
                <w:szCs w:val="18"/>
              </w:rPr>
            </w:pPr>
            <w:r w:rsidRPr="00342D86">
              <w:rPr>
                <w:sz w:val="18"/>
                <w:szCs w:val="18"/>
              </w:rPr>
              <w:t>O</w:t>
            </w:r>
          </w:p>
        </w:tc>
      </w:tr>
      <w:tr w:rsidR="0B51FDBB" w14:paraId="5BE8C61B" w14:textId="77777777" w:rsidTr="006F2312">
        <w:trPr>
          <w:trHeight w:val="225"/>
        </w:trPr>
        <w:tc>
          <w:tcPr>
            <w:tcW w:w="2767" w:type="dxa"/>
            <w:vAlign w:val="center"/>
          </w:tcPr>
          <w:p w14:paraId="2761BF31" w14:textId="7E97BCC2" w:rsidR="0B51FDBB" w:rsidRPr="00342D86" w:rsidRDefault="0B51FDBB" w:rsidP="00AE26ED">
            <w:pPr>
              <w:spacing w:after="0"/>
              <w:rPr>
                <w:color w:val="000000" w:themeColor="text1"/>
                <w:sz w:val="18"/>
                <w:szCs w:val="18"/>
              </w:rPr>
            </w:pPr>
            <w:r w:rsidRPr="00342D86">
              <w:rPr>
                <w:color w:val="000000" w:themeColor="text1"/>
                <w:sz w:val="18"/>
                <w:szCs w:val="18"/>
              </w:rPr>
              <w:t>contacts.email</w:t>
            </w:r>
          </w:p>
        </w:tc>
        <w:tc>
          <w:tcPr>
            <w:tcW w:w="16313" w:type="dxa"/>
            <w:vAlign w:val="center"/>
          </w:tcPr>
          <w:p w14:paraId="608E7542" w14:textId="3289404A" w:rsidR="0B51FDBB" w:rsidRPr="00342D86" w:rsidRDefault="0B51FDBB" w:rsidP="00AE26ED">
            <w:pPr>
              <w:spacing w:after="0"/>
              <w:rPr>
                <w:sz w:val="18"/>
                <w:szCs w:val="18"/>
              </w:rPr>
            </w:pPr>
            <w:r w:rsidRPr="00342D86">
              <w:rPr>
                <w:sz w:val="18"/>
                <w:szCs w:val="18"/>
              </w:rPr>
              <w:t>Provide the email of the contact to whom the extraction pipeline notification should be sent.</w:t>
            </w:r>
          </w:p>
        </w:tc>
        <w:tc>
          <w:tcPr>
            <w:tcW w:w="990" w:type="dxa"/>
            <w:vAlign w:val="center"/>
          </w:tcPr>
          <w:p w14:paraId="3FB49484" w14:textId="2633BFA1" w:rsidR="0B51FDBB" w:rsidRPr="00342D86" w:rsidRDefault="0B51FDBB" w:rsidP="00AE26ED">
            <w:pPr>
              <w:spacing w:after="0"/>
              <w:rPr>
                <w:sz w:val="18"/>
                <w:szCs w:val="18"/>
              </w:rPr>
            </w:pPr>
            <w:r w:rsidRPr="00342D86">
              <w:rPr>
                <w:sz w:val="18"/>
                <w:szCs w:val="18"/>
              </w:rPr>
              <w:t>O</w:t>
            </w:r>
          </w:p>
        </w:tc>
      </w:tr>
      <w:tr w:rsidR="0B51FDBB" w14:paraId="72C61686" w14:textId="77777777" w:rsidTr="006F2312">
        <w:trPr>
          <w:trHeight w:val="225"/>
        </w:trPr>
        <w:tc>
          <w:tcPr>
            <w:tcW w:w="2767" w:type="dxa"/>
            <w:vAlign w:val="center"/>
          </w:tcPr>
          <w:p w14:paraId="3ADE9AA1" w14:textId="5C2E9881" w:rsidR="0B51FDBB" w:rsidRPr="00342D86" w:rsidRDefault="0B51FDBB" w:rsidP="00AE26ED">
            <w:pPr>
              <w:spacing w:after="0"/>
              <w:rPr>
                <w:color w:val="000000" w:themeColor="text1"/>
                <w:sz w:val="18"/>
                <w:szCs w:val="18"/>
              </w:rPr>
            </w:pPr>
            <w:r w:rsidRPr="00342D86">
              <w:rPr>
                <w:color w:val="000000" w:themeColor="text1"/>
                <w:sz w:val="18"/>
                <w:szCs w:val="18"/>
              </w:rPr>
              <w:t>contacts.sendnotification</w:t>
            </w:r>
          </w:p>
        </w:tc>
        <w:tc>
          <w:tcPr>
            <w:tcW w:w="16313" w:type="dxa"/>
            <w:vAlign w:val="center"/>
          </w:tcPr>
          <w:p w14:paraId="70CFE91C" w14:textId="58528FC5" w:rsidR="0B51FDBB" w:rsidRPr="00342D86" w:rsidRDefault="0B51FDBB" w:rsidP="00AE26ED">
            <w:pPr>
              <w:spacing w:after="0"/>
              <w:rPr>
                <w:color w:val="000000" w:themeColor="text1"/>
                <w:sz w:val="18"/>
                <w:szCs w:val="18"/>
              </w:rPr>
            </w:pPr>
            <w:r w:rsidRPr="00342D86">
              <w:rPr>
                <w:color w:val="000000" w:themeColor="text1"/>
                <w:sz w:val="18"/>
                <w:szCs w:val="18"/>
              </w:rPr>
              <w:t xml:space="preserve">Provide notification value. If the send notification value is true, then mail is sent to </w:t>
            </w:r>
            <w:r w:rsidR="0090767B">
              <w:rPr>
                <w:color w:val="000000" w:themeColor="text1"/>
                <w:sz w:val="18"/>
                <w:szCs w:val="18"/>
              </w:rPr>
              <w:t xml:space="preserve">the </w:t>
            </w:r>
            <w:r w:rsidRPr="00342D86">
              <w:rPr>
                <w:color w:val="000000" w:themeColor="text1"/>
                <w:sz w:val="18"/>
                <w:szCs w:val="18"/>
              </w:rPr>
              <w:t>respective mail Id else no mail is sent.</w:t>
            </w:r>
          </w:p>
        </w:tc>
        <w:tc>
          <w:tcPr>
            <w:tcW w:w="990" w:type="dxa"/>
            <w:vAlign w:val="center"/>
          </w:tcPr>
          <w:p w14:paraId="0610707F" w14:textId="41877582" w:rsidR="0B51FDBB" w:rsidRPr="00342D86" w:rsidRDefault="0B51FDBB" w:rsidP="00AE26ED">
            <w:pPr>
              <w:spacing w:after="0"/>
              <w:rPr>
                <w:color w:val="000000" w:themeColor="text1"/>
                <w:sz w:val="18"/>
                <w:szCs w:val="18"/>
              </w:rPr>
            </w:pPr>
            <w:r w:rsidRPr="00342D86">
              <w:rPr>
                <w:color w:val="000000" w:themeColor="text1"/>
                <w:sz w:val="18"/>
                <w:szCs w:val="18"/>
              </w:rPr>
              <w:t>O</w:t>
            </w:r>
          </w:p>
        </w:tc>
      </w:tr>
    </w:tbl>
    <w:p w14:paraId="6975AF34" w14:textId="77777777" w:rsidR="006F2312" w:rsidRDefault="006F2312" w:rsidP="003B4E6F">
      <w:pPr>
        <w:pStyle w:val="ListParagraph"/>
        <w:numPr>
          <w:ilvl w:val="0"/>
          <w:numId w:val="24"/>
        </w:numPr>
        <w:spacing w:after="360"/>
        <w:rPr>
          <w:lang w:val="en-GB"/>
        </w:rPr>
        <w:sectPr w:rsidR="006F2312" w:rsidSect="00ED3BF7">
          <w:pgSz w:w="15840" w:h="20160" w:code="5"/>
          <w:pgMar w:top="1440" w:right="1440" w:bottom="1440" w:left="1440" w:header="720" w:footer="720" w:gutter="0"/>
          <w:cols w:space="720"/>
          <w:docGrid w:linePitch="360"/>
        </w:sectPr>
      </w:pPr>
    </w:p>
    <w:p w14:paraId="30476F07" w14:textId="77777777" w:rsidR="003B7DDF" w:rsidRPr="003B7DDF" w:rsidRDefault="00342D86" w:rsidP="003B4E6F">
      <w:pPr>
        <w:pStyle w:val="ListParagraph"/>
        <w:numPr>
          <w:ilvl w:val="0"/>
          <w:numId w:val="24"/>
        </w:numPr>
        <w:spacing w:after="360"/>
      </w:pPr>
      <w:r w:rsidRPr="003B4E6F">
        <w:rPr>
          <w:lang w:val="en-GB"/>
        </w:rPr>
        <w:lastRenderedPageBreak/>
        <w:t xml:space="preserve">Add configuration details for the </w:t>
      </w:r>
      <w:r w:rsidR="512CB517" w:rsidRPr="003B4E6F">
        <w:rPr>
          <w:lang w:val="en-GB"/>
        </w:rPr>
        <w:t xml:space="preserve">Azure </w:t>
      </w:r>
      <w:r w:rsidRPr="003B4E6F">
        <w:rPr>
          <w:lang w:val="en-GB"/>
        </w:rPr>
        <w:t>blob s</w:t>
      </w:r>
      <w:r w:rsidR="512CB517" w:rsidRPr="003B4E6F">
        <w:rPr>
          <w:lang w:val="en-GB"/>
        </w:rPr>
        <w:t xml:space="preserve">torage </w:t>
      </w:r>
      <w:r w:rsidRPr="003B4E6F">
        <w:rPr>
          <w:lang w:val="en-GB"/>
        </w:rPr>
        <w:t>a</w:t>
      </w:r>
      <w:r w:rsidR="512CB517" w:rsidRPr="003B4E6F">
        <w:rPr>
          <w:lang w:val="en-GB"/>
        </w:rPr>
        <w:t>ccount</w:t>
      </w:r>
      <w:r w:rsidRPr="003B4E6F">
        <w:rPr>
          <w:lang w:val="en-GB"/>
        </w:rPr>
        <w:t xml:space="preserve">. </w:t>
      </w:r>
      <w:r w:rsidR="5B44BB39" w:rsidRPr="003B4E6F">
        <w:rPr>
          <w:lang w:val="en-GB"/>
        </w:rPr>
        <w:t xml:space="preserve">Provide </w:t>
      </w:r>
      <w:r w:rsidRPr="003B4E6F">
        <w:rPr>
          <w:lang w:val="en-GB"/>
        </w:rPr>
        <w:t xml:space="preserve">the </w:t>
      </w:r>
      <w:r w:rsidR="5B44BB39" w:rsidRPr="003B4E6F">
        <w:rPr>
          <w:lang w:val="en-GB"/>
        </w:rPr>
        <w:t>blob</w:t>
      </w:r>
      <w:r w:rsidRPr="003B4E6F">
        <w:rPr>
          <w:lang w:val="en-GB"/>
        </w:rPr>
        <w:t>-</w:t>
      </w:r>
      <w:r w:rsidR="5B44BB39" w:rsidRPr="003B4E6F">
        <w:rPr>
          <w:lang w:val="en-GB"/>
        </w:rPr>
        <w:t>related config file parameters</w:t>
      </w:r>
      <w:r w:rsidR="62E3185D" w:rsidRPr="003B4E6F">
        <w:rPr>
          <w:lang w:val="en-GB"/>
        </w:rPr>
        <w:t xml:space="preserve"> only</w:t>
      </w:r>
      <w:r w:rsidR="5B44BB39" w:rsidRPr="003B4E6F">
        <w:rPr>
          <w:lang w:val="en-GB"/>
        </w:rPr>
        <w:t xml:space="preserve"> when CSV files </w:t>
      </w:r>
      <w:r w:rsidRPr="003B4E6F">
        <w:rPr>
          <w:lang w:val="en-GB"/>
        </w:rPr>
        <w:t>have been</w:t>
      </w:r>
      <w:r w:rsidR="5B44BB39" w:rsidRPr="003B4E6F">
        <w:rPr>
          <w:lang w:val="en-GB"/>
        </w:rPr>
        <w:t xml:space="preserve"> uploaded </w:t>
      </w:r>
      <w:r w:rsidR="0090767B" w:rsidRPr="003B4E6F">
        <w:rPr>
          <w:lang w:val="en-GB"/>
        </w:rPr>
        <w:t>to</w:t>
      </w:r>
      <w:r w:rsidR="5B44BB39" w:rsidRPr="003B4E6F">
        <w:rPr>
          <w:lang w:val="en-GB"/>
        </w:rPr>
        <w:t xml:space="preserve"> </w:t>
      </w:r>
      <w:r w:rsidR="00862707" w:rsidRPr="003B4E6F">
        <w:rPr>
          <w:lang w:val="en-GB"/>
        </w:rPr>
        <w:t xml:space="preserve">the </w:t>
      </w:r>
      <w:r w:rsidR="5B44BB39" w:rsidRPr="003B4E6F">
        <w:rPr>
          <w:lang w:val="en-GB"/>
        </w:rPr>
        <w:t xml:space="preserve">Azure Storage </w:t>
      </w:r>
      <w:r w:rsidR="606804FA" w:rsidRPr="003B4E6F">
        <w:rPr>
          <w:lang w:val="en-GB"/>
        </w:rPr>
        <w:t>Account</w:t>
      </w:r>
      <w:r w:rsidR="41D7DBA2" w:rsidRPr="003B4E6F">
        <w:rPr>
          <w:lang w:val="en-GB"/>
        </w:rPr>
        <w:t>.</w:t>
      </w:r>
      <w:r w:rsidR="00E61F07" w:rsidRPr="003B4E6F">
        <w:rPr>
          <w:lang w:val="en-GB"/>
        </w:rPr>
        <w:t xml:space="preserve"> In the table below, the third column labeled M/O indicates whether a parameter is mandatory or optional.</w:t>
      </w:r>
    </w:p>
    <w:p w14:paraId="46F920F0" w14:textId="73F244D4" w:rsidR="00342D86" w:rsidRDefault="00342D86" w:rsidP="00C32E39">
      <w:pPr>
        <w:spacing w:after="360"/>
        <w:ind w:left="1080"/>
      </w:pPr>
      <w:r w:rsidRPr="00342D86">
        <w:rPr>
          <w:noProof/>
        </w:rPr>
        <w:drawing>
          <wp:inline distT="0" distB="0" distL="0" distR="0" wp14:anchorId="7A1005C9" wp14:editId="0FF402AE">
            <wp:extent cx="4212771" cy="2747078"/>
            <wp:effectExtent l="0" t="0" r="0" b="0"/>
            <wp:docPr id="1768510181" name="Picture 1768510181" descr="Screenshot of the Blob related config fil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10181" name="Picture 2144877255" descr="Screenshot of the Blob related config file parameters"/>
                    <pic:cNvPicPr/>
                  </pic:nvPicPr>
                  <pic:blipFill>
                    <a:blip r:embed="rId28">
                      <a:extLst>
                        <a:ext uri="{28A0092B-C50C-407E-A947-70E740481C1C}">
                          <a14:useLocalDpi xmlns:a14="http://schemas.microsoft.com/office/drawing/2010/main" val="0"/>
                        </a:ext>
                      </a:extLst>
                    </a:blip>
                    <a:stretch>
                      <a:fillRect/>
                    </a:stretch>
                  </pic:blipFill>
                  <pic:spPr>
                    <a:xfrm>
                      <a:off x="0" y="0"/>
                      <a:ext cx="4222405" cy="2753360"/>
                    </a:xfrm>
                    <a:prstGeom prst="rect">
                      <a:avLst/>
                    </a:prstGeom>
                  </pic:spPr>
                </pic:pic>
              </a:graphicData>
            </a:graphic>
          </wp:inline>
        </w:drawing>
      </w:r>
    </w:p>
    <w:tbl>
      <w:tblPr>
        <w:tblStyle w:val="TableGridLight"/>
        <w:tblW w:w="12960" w:type="dxa"/>
        <w:tblInd w:w="18" w:type="dxa"/>
        <w:tblLook w:val="04A0" w:firstRow="1" w:lastRow="0" w:firstColumn="1" w:lastColumn="0" w:noHBand="0" w:noVBand="1"/>
      </w:tblPr>
      <w:tblGrid>
        <w:gridCol w:w="3554"/>
        <w:gridCol w:w="8614"/>
        <w:gridCol w:w="792"/>
      </w:tblGrid>
      <w:tr w:rsidR="19D43769" w14:paraId="0F774E61" w14:textId="77777777" w:rsidTr="00826CE9">
        <w:trPr>
          <w:trHeight w:val="225"/>
        </w:trPr>
        <w:tc>
          <w:tcPr>
            <w:tcW w:w="3870" w:type="dxa"/>
            <w:shd w:val="clear" w:color="auto" w:fill="D9D9D9" w:themeFill="background1" w:themeFillShade="D9"/>
          </w:tcPr>
          <w:p w14:paraId="6E8AE067" w14:textId="6A5D3368" w:rsidR="19D43769" w:rsidRPr="00342D86" w:rsidRDefault="19D43769" w:rsidP="00826CE9">
            <w:pPr>
              <w:spacing w:after="0"/>
              <w:jc w:val="left"/>
              <w:rPr>
                <w:b/>
                <w:bCs/>
                <w:sz w:val="18"/>
                <w:szCs w:val="20"/>
              </w:rPr>
            </w:pPr>
            <w:r w:rsidRPr="00342D86">
              <w:rPr>
                <w:b/>
                <w:bCs/>
                <w:sz w:val="18"/>
                <w:szCs w:val="20"/>
              </w:rPr>
              <w:t>Parameter</w:t>
            </w:r>
          </w:p>
        </w:tc>
        <w:tc>
          <w:tcPr>
            <w:tcW w:w="15210" w:type="dxa"/>
            <w:shd w:val="clear" w:color="auto" w:fill="D9D9D9" w:themeFill="background1" w:themeFillShade="D9"/>
          </w:tcPr>
          <w:p w14:paraId="708C0032" w14:textId="31879CF9" w:rsidR="19D43769" w:rsidRPr="00342D86" w:rsidRDefault="19D43769" w:rsidP="00826CE9">
            <w:pPr>
              <w:spacing w:after="0"/>
              <w:jc w:val="left"/>
              <w:rPr>
                <w:b/>
                <w:bCs/>
                <w:sz w:val="18"/>
                <w:szCs w:val="20"/>
              </w:rPr>
            </w:pPr>
            <w:r w:rsidRPr="00342D86">
              <w:rPr>
                <w:b/>
                <w:bCs/>
                <w:sz w:val="18"/>
                <w:szCs w:val="20"/>
              </w:rPr>
              <w:t>Description</w:t>
            </w:r>
          </w:p>
        </w:tc>
        <w:tc>
          <w:tcPr>
            <w:tcW w:w="990" w:type="dxa"/>
            <w:shd w:val="clear" w:color="auto" w:fill="D9D9D9" w:themeFill="background1" w:themeFillShade="D9"/>
          </w:tcPr>
          <w:p w14:paraId="28A4EFC9" w14:textId="69EA44FE" w:rsidR="19D43769" w:rsidRPr="00342D86" w:rsidRDefault="00E61F07" w:rsidP="00826CE9">
            <w:pPr>
              <w:spacing w:after="0"/>
              <w:jc w:val="left"/>
              <w:rPr>
                <w:b/>
                <w:bCs/>
                <w:sz w:val="18"/>
                <w:szCs w:val="20"/>
              </w:rPr>
            </w:pPr>
            <w:r w:rsidRPr="00342D86">
              <w:rPr>
                <w:b/>
                <w:bCs/>
                <w:sz w:val="18"/>
                <w:szCs w:val="20"/>
              </w:rPr>
              <w:t>M/O</w:t>
            </w:r>
          </w:p>
        </w:tc>
      </w:tr>
      <w:tr w:rsidR="19D43769" w14:paraId="545E0B6C" w14:textId="77777777" w:rsidTr="00826CE9">
        <w:trPr>
          <w:trHeight w:val="225"/>
        </w:trPr>
        <w:tc>
          <w:tcPr>
            <w:tcW w:w="3870" w:type="dxa"/>
          </w:tcPr>
          <w:p w14:paraId="6D36C38F" w14:textId="0209CF65" w:rsidR="19D43769" w:rsidRPr="00342D86" w:rsidRDefault="19D43769" w:rsidP="00826CE9">
            <w:pPr>
              <w:spacing w:after="0"/>
              <w:jc w:val="left"/>
              <w:rPr>
                <w:sz w:val="18"/>
                <w:szCs w:val="20"/>
              </w:rPr>
            </w:pPr>
            <w:r w:rsidRPr="00342D86">
              <w:rPr>
                <w:sz w:val="18"/>
                <w:szCs w:val="20"/>
              </w:rPr>
              <w:t>blob.connect_str</w:t>
            </w:r>
          </w:p>
        </w:tc>
        <w:tc>
          <w:tcPr>
            <w:tcW w:w="15210" w:type="dxa"/>
          </w:tcPr>
          <w:p w14:paraId="20736C28" w14:textId="1F2898A0" w:rsidR="19D43769" w:rsidRPr="00342D86" w:rsidRDefault="19D43769" w:rsidP="00826CE9">
            <w:pPr>
              <w:spacing w:after="0"/>
              <w:jc w:val="left"/>
              <w:rPr>
                <w:sz w:val="18"/>
                <w:szCs w:val="20"/>
              </w:rPr>
            </w:pPr>
            <w:r w:rsidRPr="00342D86">
              <w:rPr>
                <w:sz w:val="18"/>
                <w:szCs w:val="20"/>
              </w:rPr>
              <w:t xml:space="preserve">Use the connection string of </w:t>
            </w:r>
            <w:r w:rsidR="00F26522">
              <w:rPr>
                <w:sz w:val="18"/>
                <w:szCs w:val="20"/>
              </w:rPr>
              <w:t xml:space="preserve">the </w:t>
            </w:r>
            <w:r w:rsidRPr="00342D86">
              <w:rPr>
                <w:sz w:val="18"/>
                <w:szCs w:val="20"/>
              </w:rPr>
              <w:t>Azure Storage Account added in the Azure DevOps key vault library in earlier steps</w:t>
            </w:r>
          </w:p>
        </w:tc>
        <w:tc>
          <w:tcPr>
            <w:tcW w:w="990" w:type="dxa"/>
          </w:tcPr>
          <w:p w14:paraId="07709709" w14:textId="1B1076BA" w:rsidR="19D43769" w:rsidRPr="00342D86" w:rsidRDefault="19D43769" w:rsidP="00826CE9">
            <w:pPr>
              <w:spacing w:after="0"/>
              <w:jc w:val="left"/>
              <w:rPr>
                <w:sz w:val="18"/>
                <w:szCs w:val="20"/>
              </w:rPr>
            </w:pPr>
            <w:r w:rsidRPr="00342D86">
              <w:rPr>
                <w:sz w:val="18"/>
                <w:szCs w:val="20"/>
              </w:rPr>
              <w:t>M</w:t>
            </w:r>
          </w:p>
        </w:tc>
      </w:tr>
      <w:tr w:rsidR="19D43769" w14:paraId="60B60326" w14:textId="77777777" w:rsidTr="00826CE9">
        <w:trPr>
          <w:trHeight w:val="225"/>
        </w:trPr>
        <w:tc>
          <w:tcPr>
            <w:tcW w:w="3870" w:type="dxa"/>
          </w:tcPr>
          <w:p w14:paraId="6E5B3FDB" w14:textId="1E9A5570" w:rsidR="19D43769" w:rsidRPr="00342D86" w:rsidRDefault="19D43769" w:rsidP="00826CE9">
            <w:pPr>
              <w:spacing w:after="0"/>
              <w:jc w:val="left"/>
              <w:rPr>
                <w:sz w:val="18"/>
                <w:szCs w:val="20"/>
              </w:rPr>
            </w:pPr>
            <w:r w:rsidRPr="00342D86">
              <w:rPr>
                <w:sz w:val="18"/>
                <w:szCs w:val="20"/>
              </w:rPr>
              <w:t>blob.account_name</w:t>
            </w:r>
          </w:p>
        </w:tc>
        <w:tc>
          <w:tcPr>
            <w:tcW w:w="15210" w:type="dxa"/>
          </w:tcPr>
          <w:p w14:paraId="71E15A9A" w14:textId="7373E36D" w:rsidR="19D43769" w:rsidRPr="00342D86" w:rsidRDefault="19D43769" w:rsidP="00826CE9">
            <w:pPr>
              <w:spacing w:after="0"/>
              <w:jc w:val="left"/>
              <w:rPr>
                <w:sz w:val="18"/>
                <w:szCs w:val="20"/>
              </w:rPr>
            </w:pPr>
            <w:r w:rsidRPr="00342D86">
              <w:rPr>
                <w:sz w:val="18"/>
                <w:szCs w:val="20"/>
              </w:rPr>
              <w:t xml:space="preserve">Provide the name of </w:t>
            </w:r>
            <w:r w:rsidR="00F26522">
              <w:rPr>
                <w:sz w:val="18"/>
                <w:szCs w:val="20"/>
              </w:rPr>
              <w:t xml:space="preserve">the </w:t>
            </w:r>
            <w:r w:rsidRPr="00342D86">
              <w:rPr>
                <w:sz w:val="18"/>
                <w:szCs w:val="20"/>
              </w:rPr>
              <w:t>Azure Storage Account</w:t>
            </w:r>
          </w:p>
        </w:tc>
        <w:tc>
          <w:tcPr>
            <w:tcW w:w="990" w:type="dxa"/>
          </w:tcPr>
          <w:p w14:paraId="3C612EBA" w14:textId="42E24976" w:rsidR="19D43769" w:rsidRPr="00342D86" w:rsidRDefault="19D43769" w:rsidP="00826CE9">
            <w:pPr>
              <w:spacing w:after="0"/>
              <w:jc w:val="left"/>
              <w:rPr>
                <w:sz w:val="18"/>
                <w:szCs w:val="20"/>
              </w:rPr>
            </w:pPr>
            <w:r w:rsidRPr="00342D86">
              <w:rPr>
                <w:sz w:val="18"/>
                <w:szCs w:val="20"/>
              </w:rPr>
              <w:t>M</w:t>
            </w:r>
          </w:p>
        </w:tc>
      </w:tr>
      <w:tr w:rsidR="19D43769" w14:paraId="774AF1B0" w14:textId="77777777" w:rsidTr="00826CE9">
        <w:trPr>
          <w:trHeight w:val="225"/>
        </w:trPr>
        <w:tc>
          <w:tcPr>
            <w:tcW w:w="3870" w:type="dxa"/>
          </w:tcPr>
          <w:p w14:paraId="5B0B1D0B" w14:textId="2D9B7AE4" w:rsidR="19D43769" w:rsidRPr="00342D86" w:rsidRDefault="19D43769" w:rsidP="00826CE9">
            <w:pPr>
              <w:spacing w:after="0"/>
              <w:jc w:val="left"/>
              <w:rPr>
                <w:sz w:val="18"/>
                <w:szCs w:val="20"/>
              </w:rPr>
            </w:pPr>
            <w:r w:rsidRPr="00342D86">
              <w:rPr>
                <w:sz w:val="18"/>
                <w:szCs w:val="20"/>
              </w:rPr>
              <w:t>blob.account_key</w:t>
            </w:r>
          </w:p>
        </w:tc>
        <w:tc>
          <w:tcPr>
            <w:tcW w:w="15210" w:type="dxa"/>
          </w:tcPr>
          <w:p w14:paraId="57D21580" w14:textId="1EFB42AE" w:rsidR="19D43769" w:rsidRPr="00342D86" w:rsidRDefault="19D43769" w:rsidP="00826CE9">
            <w:pPr>
              <w:spacing w:after="0"/>
              <w:jc w:val="left"/>
              <w:rPr>
                <w:sz w:val="18"/>
                <w:szCs w:val="20"/>
              </w:rPr>
            </w:pPr>
            <w:r w:rsidRPr="00342D86">
              <w:rPr>
                <w:sz w:val="18"/>
                <w:szCs w:val="20"/>
              </w:rPr>
              <w:t xml:space="preserve">Use the Account Key of </w:t>
            </w:r>
            <w:r w:rsidR="00431144">
              <w:rPr>
                <w:sz w:val="18"/>
                <w:szCs w:val="20"/>
              </w:rPr>
              <w:t xml:space="preserve">the </w:t>
            </w:r>
            <w:r w:rsidRPr="00342D86">
              <w:rPr>
                <w:sz w:val="18"/>
                <w:szCs w:val="20"/>
              </w:rPr>
              <w:t>Azure Storage Account added in the Azure DevOps key vault library in earlier steps</w:t>
            </w:r>
          </w:p>
        </w:tc>
        <w:tc>
          <w:tcPr>
            <w:tcW w:w="990" w:type="dxa"/>
          </w:tcPr>
          <w:p w14:paraId="0F9C83C0" w14:textId="78BF9F00" w:rsidR="19D43769" w:rsidRPr="00342D86" w:rsidRDefault="19D43769" w:rsidP="00826CE9">
            <w:pPr>
              <w:spacing w:after="0"/>
              <w:jc w:val="left"/>
              <w:rPr>
                <w:sz w:val="18"/>
                <w:szCs w:val="20"/>
              </w:rPr>
            </w:pPr>
            <w:r w:rsidRPr="00342D86">
              <w:rPr>
                <w:sz w:val="18"/>
                <w:szCs w:val="20"/>
              </w:rPr>
              <w:t>M</w:t>
            </w:r>
          </w:p>
        </w:tc>
      </w:tr>
      <w:tr w:rsidR="19D43769" w14:paraId="44D5B358" w14:textId="77777777" w:rsidTr="00826CE9">
        <w:trPr>
          <w:trHeight w:val="225"/>
        </w:trPr>
        <w:tc>
          <w:tcPr>
            <w:tcW w:w="3870" w:type="dxa"/>
          </w:tcPr>
          <w:p w14:paraId="5D4A4656" w14:textId="043437FE" w:rsidR="19D43769" w:rsidRPr="00342D86" w:rsidRDefault="19D43769" w:rsidP="00826CE9">
            <w:pPr>
              <w:spacing w:after="0"/>
              <w:jc w:val="left"/>
              <w:rPr>
                <w:sz w:val="18"/>
                <w:szCs w:val="20"/>
              </w:rPr>
            </w:pPr>
            <w:r w:rsidRPr="00342D86">
              <w:rPr>
                <w:sz w:val="18"/>
                <w:szCs w:val="20"/>
              </w:rPr>
              <w:t>blob.container</w:t>
            </w:r>
          </w:p>
        </w:tc>
        <w:tc>
          <w:tcPr>
            <w:tcW w:w="15210" w:type="dxa"/>
          </w:tcPr>
          <w:p w14:paraId="45E0AEF5" w14:textId="5E428608" w:rsidR="19D43769" w:rsidRPr="00342D86" w:rsidRDefault="19D43769" w:rsidP="00826CE9">
            <w:pPr>
              <w:spacing w:after="0"/>
              <w:jc w:val="left"/>
              <w:rPr>
                <w:sz w:val="18"/>
                <w:szCs w:val="20"/>
              </w:rPr>
            </w:pPr>
            <w:r w:rsidRPr="00342D86">
              <w:rPr>
                <w:sz w:val="18"/>
                <w:szCs w:val="20"/>
              </w:rPr>
              <w:t xml:space="preserve">Provide the container name from the Azure Storage Account, where the </w:t>
            </w:r>
            <w:r w:rsidR="00F26522">
              <w:rPr>
                <w:sz w:val="18"/>
                <w:szCs w:val="20"/>
              </w:rPr>
              <w:t>CSV</w:t>
            </w:r>
            <w:r w:rsidRPr="00342D86">
              <w:rPr>
                <w:sz w:val="18"/>
                <w:szCs w:val="20"/>
              </w:rPr>
              <w:t xml:space="preserve"> file is being uploaded</w:t>
            </w:r>
          </w:p>
        </w:tc>
        <w:tc>
          <w:tcPr>
            <w:tcW w:w="990" w:type="dxa"/>
          </w:tcPr>
          <w:p w14:paraId="2144459D" w14:textId="5252820F" w:rsidR="19D43769" w:rsidRPr="00342D86" w:rsidRDefault="19D43769" w:rsidP="00826CE9">
            <w:pPr>
              <w:spacing w:after="0"/>
              <w:jc w:val="left"/>
              <w:rPr>
                <w:sz w:val="18"/>
                <w:szCs w:val="20"/>
              </w:rPr>
            </w:pPr>
            <w:r w:rsidRPr="00342D86">
              <w:rPr>
                <w:sz w:val="18"/>
                <w:szCs w:val="20"/>
              </w:rPr>
              <w:t>M</w:t>
            </w:r>
          </w:p>
        </w:tc>
      </w:tr>
      <w:tr w:rsidR="19D43769" w14:paraId="796275FB" w14:textId="77777777" w:rsidTr="00826CE9">
        <w:trPr>
          <w:trHeight w:val="225"/>
        </w:trPr>
        <w:tc>
          <w:tcPr>
            <w:tcW w:w="3870" w:type="dxa"/>
          </w:tcPr>
          <w:p w14:paraId="40EC245B" w14:textId="07132785" w:rsidR="19D43769" w:rsidRPr="00342D86" w:rsidRDefault="19D43769" w:rsidP="00826CE9">
            <w:pPr>
              <w:spacing w:after="0"/>
              <w:jc w:val="left"/>
              <w:rPr>
                <w:sz w:val="18"/>
                <w:szCs w:val="20"/>
              </w:rPr>
            </w:pPr>
            <w:r w:rsidRPr="00342D86">
              <w:rPr>
                <w:sz w:val="18"/>
                <w:szCs w:val="20"/>
              </w:rPr>
              <w:t>file_name</w:t>
            </w:r>
          </w:p>
        </w:tc>
        <w:tc>
          <w:tcPr>
            <w:tcW w:w="15210" w:type="dxa"/>
          </w:tcPr>
          <w:p w14:paraId="2D117E09" w14:textId="51E18AD5" w:rsidR="19D43769" w:rsidRPr="00342D86" w:rsidRDefault="19D43769" w:rsidP="00826CE9">
            <w:pPr>
              <w:spacing w:after="0"/>
              <w:jc w:val="left"/>
              <w:rPr>
                <w:sz w:val="18"/>
                <w:szCs w:val="20"/>
              </w:rPr>
            </w:pPr>
            <w:r w:rsidRPr="00342D86">
              <w:rPr>
                <w:sz w:val="18"/>
                <w:szCs w:val="20"/>
              </w:rPr>
              <w:t xml:space="preserve">Provide the filename or a regular expression for filtering files by their name, </w:t>
            </w:r>
            <w:r w:rsidR="005E1E3F">
              <w:rPr>
                <w:sz w:val="18"/>
                <w:szCs w:val="20"/>
              </w:rPr>
              <w:t>which</w:t>
            </w:r>
            <w:r w:rsidRPr="00342D86">
              <w:rPr>
                <w:sz w:val="18"/>
                <w:szCs w:val="20"/>
              </w:rPr>
              <w:t xml:space="preserve"> needs to be picked from the blob container. For </w:t>
            </w:r>
            <w:r w:rsidR="00130844" w:rsidRPr="00342D86">
              <w:rPr>
                <w:sz w:val="18"/>
                <w:szCs w:val="20"/>
              </w:rPr>
              <w:t>example:</w:t>
            </w:r>
          </w:p>
          <w:p w14:paraId="7FE34D03" w14:textId="26BC2877" w:rsidR="19D43769" w:rsidRPr="00342D86" w:rsidRDefault="19D43769" w:rsidP="00826CE9">
            <w:pPr>
              <w:pStyle w:val="ListParagraph"/>
              <w:numPr>
                <w:ilvl w:val="0"/>
                <w:numId w:val="4"/>
              </w:numPr>
              <w:spacing w:after="0"/>
              <w:jc w:val="left"/>
              <w:rPr>
                <w:sz w:val="18"/>
                <w:szCs w:val="20"/>
              </w:rPr>
            </w:pPr>
            <w:r w:rsidRPr="00342D86">
              <w:rPr>
                <w:sz w:val="18"/>
                <w:szCs w:val="20"/>
              </w:rPr>
              <w:t>file_</w:t>
            </w:r>
            <w:r w:rsidR="00DA6B0A" w:rsidRPr="00342D86">
              <w:rPr>
                <w:sz w:val="18"/>
                <w:szCs w:val="20"/>
              </w:rPr>
              <w:t>name:</w:t>
            </w:r>
            <w:r w:rsidRPr="00342D86">
              <w:rPr>
                <w:sz w:val="18"/>
                <w:szCs w:val="20"/>
              </w:rPr>
              <w:t xml:space="preserve"> cog* (It will pick all files start with 'cog')</w:t>
            </w:r>
          </w:p>
          <w:p w14:paraId="44515B8B" w14:textId="1B691F8B" w:rsidR="19D43769" w:rsidRPr="00342D86" w:rsidRDefault="19D43769" w:rsidP="00826CE9">
            <w:pPr>
              <w:pStyle w:val="ListParagraph"/>
              <w:numPr>
                <w:ilvl w:val="0"/>
                <w:numId w:val="4"/>
              </w:numPr>
              <w:spacing w:after="0"/>
              <w:jc w:val="left"/>
              <w:rPr>
                <w:sz w:val="18"/>
                <w:szCs w:val="20"/>
              </w:rPr>
            </w:pPr>
            <w:r w:rsidRPr="00342D86">
              <w:rPr>
                <w:sz w:val="18"/>
                <w:szCs w:val="20"/>
              </w:rPr>
              <w:t>file_</w:t>
            </w:r>
            <w:r w:rsidR="00DA6B0A" w:rsidRPr="00342D86">
              <w:rPr>
                <w:sz w:val="18"/>
                <w:szCs w:val="20"/>
              </w:rPr>
              <w:t>name:</w:t>
            </w:r>
            <w:r w:rsidRPr="00342D86">
              <w:rPr>
                <w:sz w:val="18"/>
                <w:szCs w:val="20"/>
              </w:rPr>
              <w:t xml:space="preserve"> *.csv (It will pick all files ends with '.csv')</w:t>
            </w:r>
          </w:p>
          <w:p w14:paraId="7490FE5E" w14:textId="2AEBE7D2" w:rsidR="19D43769" w:rsidRPr="00342D86" w:rsidRDefault="19D43769" w:rsidP="00826CE9">
            <w:pPr>
              <w:pStyle w:val="ListParagraph"/>
              <w:numPr>
                <w:ilvl w:val="0"/>
                <w:numId w:val="4"/>
              </w:numPr>
              <w:spacing w:after="0"/>
              <w:jc w:val="left"/>
              <w:rPr>
                <w:sz w:val="18"/>
                <w:szCs w:val="20"/>
              </w:rPr>
            </w:pPr>
            <w:r w:rsidRPr="00342D86">
              <w:rPr>
                <w:sz w:val="18"/>
                <w:szCs w:val="20"/>
              </w:rPr>
              <w:t>file_</w:t>
            </w:r>
            <w:r w:rsidR="00DA6B0A" w:rsidRPr="00342D86">
              <w:rPr>
                <w:sz w:val="18"/>
                <w:szCs w:val="20"/>
              </w:rPr>
              <w:t>name:</w:t>
            </w:r>
            <w:r w:rsidRPr="00342D86">
              <w:rPr>
                <w:sz w:val="18"/>
                <w:szCs w:val="20"/>
              </w:rPr>
              <w:t xml:space="preserve"> File_name (It will pick with specified file name)</w:t>
            </w:r>
          </w:p>
        </w:tc>
        <w:tc>
          <w:tcPr>
            <w:tcW w:w="990" w:type="dxa"/>
          </w:tcPr>
          <w:p w14:paraId="046366E1" w14:textId="5912BF3D" w:rsidR="19D43769" w:rsidRPr="00342D86" w:rsidRDefault="19D43769" w:rsidP="00826CE9">
            <w:pPr>
              <w:spacing w:after="0"/>
              <w:jc w:val="left"/>
              <w:rPr>
                <w:sz w:val="18"/>
                <w:szCs w:val="20"/>
              </w:rPr>
            </w:pPr>
            <w:r w:rsidRPr="00342D86">
              <w:rPr>
                <w:sz w:val="18"/>
                <w:szCs w:val="20"/>
              </w:rPr>
              <w:t>M</w:t>
            </w:r>
          </w:p>
        </w:tc>
      </w:tr>
      <w:tr w:rsidR="19D43769" w14:paraId="357587B3" w14:textId="77777777" w:rsidTr="00826CE9">
        <w:trPr>
          <w:trHeight w:val="225"/>
        </w:trPr>
        <w:tc>
          <w:tcPr>
            <w:tcW w:w="3870" w:type="dxa"/>
          </w:tcPr>
          <w:p w14:paraId="2D739FFE" w14:textId="43DE115A" w:rsidR="19D43769" w:rsidRPr="00342D86" w:rsidRDefault="19D43769" w:rsidP="00826CE9">
            <w:pPr>
              <w:spacing w:after="0"/>
              <w:jc w:val="left"/>
              <w:rPr>
                <w:sz w:val="18"/>
                <w:szCs w:val="20"/>
              </w:rPr>
            </w:pPr>
            <w:r w:rsidRPr="00342D86">
              <w:rPr>
                <w:sz w:val="18"/>
                <w:szCs w:val="20"/>
              </w:rPr>
              <w:t>archive.archive_destination</w:t>
            </w:r>
          </w:p>
        </w:tc>
        <w:tc>
          <w:tcPr>
            <w:tcW w:w="15210" w:type="dxa"/>
          </w:tcPr>
          <w:p w14:paraId="4FF9BBB3" w14:textId="157404AB" w:rsidR="19D43769" w:rsidRPr="00342D86" w:rsidRDefault="19D43769" w:rsidP="00826CE9">
            <w:pPr>
              <w:spacing w:after="0"/>
              <w:jc w:val="left"/>
              <w:rPr>
                <w:sz w:val="18"/>
                <w:szCs w:val="20"/>
              </w:rPr>
            </w:pPr>
            <w:r w:rsidRPr="00342D86">
              <w:rPr>
                <w:sz w:val="18"/>
                <w:szCs w:val="20"/>
              </w:rPr>
              <w:t xml:space="preserve">Provide the container name where the files can be archived once it gets uploaded in CDF. This parameter is only used in </w:t>
            </w:r>
            <w:r w:rsidR="00431144">
              <w:rPr>
                <w:sz w:val="18"/>
                <w:szCs w:val="20"/>
              </w:rPr>
              <w:t xml:space="preserve">the </w:t>
            </w:r>
            <w:r w:rsidRPr="00342D86">
              <w:rPr>
                <w:sz w:val="18"/>
                <w:szCs w:val="20"/>
              </w:rPr>
              <w:t>case of blob storage.</w:t>
            </w:r>
          </w:p>
        </w:tc>
        <w:tc>
          <w:tcPr>
            <w:tcW w:w="990" w:type="dxa"/>
          </w:tcPr>
          <w:p w14:paraId="50F432EC" w14:textId="04188417" w:rsidR="19D43769" w:rsidRPr="00342D86" w:rsidRDefault="19D43769" w:rsidP="00826CE9">
            <w:pPr>
              <w:spacing w:after="0"/>
              <w:jc w:val="left"/>
              <w:rPr>
                <w:sz w:val="18"/>
                <w:szCs w:val="20"/>
              </w:rPr>
            </w:pPr>
            <w:r w:rsidRPr="00342D86">
              <w:rPr>
                <w:sz w:val="18"/>
                <w:szCs w:val="20"/>
              </w:rPr>
              <w:t>O</w:t>
            </w:r>
          </w:p>
        </w:tc>
      </w:tr>
      <w:tr w:rsidR="19D43769" w14:paraId="3C951AD8" w14:textId="77777777" w:rsidTr="00826CE9">
        <w:trPr>
          <w:trHeight w:val="225"/>
        </w:trPr>
        <w:tc>
          <w:tcPr>
            <w:tcW w:w="3870" w:type="dxa"/>
          </w:tcPr>
          <w:p w14:paraId="21E0FB6E" w14:textId="39539095" w:rsidR="19D43769" w:rsidRPr="00342D86" w:rsidRDefault="19D43769" w:rsidP="00826CE9">
            <w:pPr>
              <w:spacing w:after="0"/>
              <w:jc w:val="left"/>
              <w:rPr>
                <w:sz w:val="18"/>
                <w:szCs w:val="20"/>
              </w:rPr>
            </w:pPr>
            <w:r w:rsidRPr="00342D86">
              <w:rPr>
                <w:sz w:val="18"/>
                <w:szCs w:val="20"/>
              </w:rPr>
              <w:t>extraction_type.file_extraction_type</w:t>
            </w:r>
          </w:p>
        </w:tc>
        <w:tc>
          <w:tcPr>
            <w:tcW w:w="15210" w:type="dxa"/>
          </w:tcPr>
          <w:p w14:paraId="7F3E0E96" w14:textId="5497E5A5" w:rsidR="19D43769" w:rsidRPr="00342D86" w:rsidRDefault="19D43769" w:rsidP="00826CE9">
            <w:pPr>
              <w:spacing w:after="0"/>
              <w:jc w:val="left"/>
              <w:rPr>
                <w:sz w:val="18"/>
                <w:szCs w:val="20"/>
              </w:rPr>
            </w:pPr>
            <w:r w:rsidRPr="00342D86">
              <w:rPr>
                <w:sz w:val="18"/>
                <w:szCs w:val="20"/>
              </w:rPr>
              <w:t xml:space="preserve">Provide the type of file extraction. It can have two values: ALL/LATEST. Based on this parameter the code should decide if the latest file should be picked from </w:t>
            </w:r>
            <w:r w:rsidR="6E79FED9" w:rsidRPr="00342D86">
              <w:rPr>
                <w:sz w:val="18"/>
                <w:szCs w:val="20"/>
              </w:rPr>
              <w:t>blob</w:t>
            </w:r>
            <w:r w:rsidRPr="00342D86">
              <w:rPr>
                <w:sz w:val="18"/>
                <w:szCs w:val="20"/>
              </w:rPr>
              <w:t xml:space="preserve"> storage based on the expression provided in the filename or </w:t>
            </w:r>
            <w:r w:rsidR="005E1E3F">
              <w:rPr>
                <w:sz w:val="18"/>
                <w:szCs w:val="20"/>
              </w:rPr>
              <w:t xml:space="preserve">if </w:t>
            </w:r>
            <w:r w:rsidRPr="00342D86">
              <w:rPr>
                <w:sz w:val="18"/>
                <w:szCs w:val="20"/>
              </w:rPr>
              <w:t>all files should be picked. Default value: LATEST</w:t>
            </w:r>
          </w:p>
        </w:tc>
        <w:tc>
          <w:tcPr>
            <w:tcW w:w="990" w:type="dxa"/>
          </w:tcPr>
          <w:p w14:paraId="278F4502" w14:textId="36134520" w:rsidR="19D43769" w:rsidRPr="00342D86" w:rsidRDefault="19D43769" w:rsidP="00826CE9">
            <w:pPr>
              <w:spacing w:after="0"/>
              <w:jc w:val="left"/>
              <w:rPr>
                <w:sz w:val="18"/>
                <w:szCs w:val="20"/>
              </w:rPr>
            </w:pPr>
            <w:r w:rsidRPr="00342D86">
              <w:rPr>
                <w:sz w:val="18"/>
                <w:szCs w:val="20"/>
              </w:rPr>
              <w:t>O</w:t>
            </w:r>
          </w:p>
        </w:tc>
      </w:tr>
      <w:tr w:rsidR="19D43769" w14:paraId="1AF714C7" w14:textId="77777777" w:rsidTr="00826CE9">
        <w:trPr>
          <w:trHeight w:val="225"/>
        </w:trPr>
        <w:tc>
          <w:tcPr>
            <w:tcW w:w="3870" w:type="dxa"/>
          </w:tcPr>
          <w:p w14:paraId="320DD7B0" w14:textId="2E9B2B0A" w:rsidR="19D43769" w:rsidRPr="00342D86" w:rsidRDefault="19D43769" w:rsidP="00826CE9">
            <w:pPr>
              <w:spacing w:after="0"/>
              <w:jc w:val="left"/>
              <w:rPr>
                <w:sz w:val="18"/>
                <w:szCs w:val="20"/>
              </w:rPr>
            </w:pPr>
            <w:r w:rsidRPr="00342D86">
              <w:rPr>
                <w:sz w:val="18"/>
                <w:szCs w:val="20"/>
              </w:rPr>
              <w:t>insertion_type.data_insertion_type</w:t>
            </w:r>
          </w:p>
        </w:tc>
        <w:tc>
          <w:tcPr>
            <w:tcW w:w="15210" w:type="dxa"/>
          </w:tcPr>
          <w:p w14:paraId="4E0E9141" w14:textId="5489BBFB" w:rsidR="19D43769" w:rsidRPr="00342D86" w:rsidRDefault="19D43769" w:rsidP="00826CE9">
            <w:pPr>
              <w:spacing w:after="0"/>
              <w:jc w:val="left"/>
              <w:rPr>
                <w:sz w:val="18"/>
                <w:szCs w:val="20"/>
              </w:rPr>
            </w:pPr>
            <w:r w:rsidRPr="00342D86">
              <w:rPr>
                <w:sz w:val="18"/>
                <w:szCs w:val="20"/>
              </w:rPr>
              <w:t>Provide the type of data insertion. It can have two values: TRUNCATE/INSERTION. Based on this parameter it would be decided if the data in CDF should be inserted or truncate</w:t>
            </w:r>
            <w:r w:rsidR="005E1E3F">
              <w:rPr>
                <w:sz w:val="18"/>
                <w:szCs w:val="20"/>
              </w:rPr>
              <w:t>d from</w:t>
            </w:r>
            <w:r w:rsidRPr="00342D86">
              <w:rPr>
                <w:sz w:val="18"/>
                <w:szCs w:val="20"/>
              </w:rPr>
              <w:t xml:space="preserve"> the existing table and create a new table. Default value: TRUNCATE.</w:t>
            </w:r>
          </w:p>
        </w:tc>
        <w:tc>
          <w:tcPr>
            <w:tcW w:w="990" w:type="dxa"/>
          </w:tcPr>
          <w:p w14:paraId="2989F3DE" w14:textId="2C27E578" w:rsidR="19D43769" w:rsidRPr="00342D86" w:rsidRDefault="19D43769" w:rsidP="00826CE9">
            <w:pPr>
              <w:spacing w:after="0"/>
              <w:jc w:val="left"/>
              <w:rPr>
                <w:sz w:val="18"/>
                <w:szCs w:val="20"/>
              </w:rPr>
            </w:pPr>
            <w:r w:rsidRPr="00342D86">
              <w:rPr>
                <w:sz w:val="18"/>
                <w:szCs w:val="20"/>
              </w:rPr>
              <w:t>O</w:t>
            </w:r>
          </w:p>
        </w:tc>
      </w:tr>
      <w:tr w:rsidR="19D43769" w14:paraId="69A9341F" w14:textId="77777777" w:rsidTr="00826CE9">
        <w:trPr>
          <w:trHeight w:val="225"/>
        </w:trPr>
        <w:tc>
          <w:tcPr>
            <w:tcW w:w="3870" w:type="dxa"/>
          </w:tcPr>
          <w:p w14:paraId="1B2FD4CC" w14:textId="3A8104D0" w:rsidR="19D43769" w:rsidRPr="00342D86" w:rsidRDefault="19D43769" w:rsidP="00826CE9">
            <w:pPr>
              <w:spacing w:after="0"/>
              <w:jc w:val="left"/>
              <w:rPr>
                <w:sz w:val="18"/>
                <w:szCs w:val="20"/>
              </w:rPr>
            </w:pPr>
            <w:r w:rsidRPr="00342D86">
              <w:rPr>
                <w:sz w:val="18"/>
                <w:szCs w:val="20"/>
              </w:rPr>
              <w:t>key-column</w:t>
            </w:r>
          </w:p>
        </w:tc>
        <w:tc>
          <w:tcPr>
            <w:tcW w:w="15210" w:type="dxa"/>
          </w:tcPr>
          <w:p w14:paraId="44F9E772" w14:textId="34AED0FB" w:rsidR="19D43769" w:rsidRPr="00342D86" w:rsidRDefault="19D43769" w:rsidP="00826CE9">
            <w:pPr>
              <w:spacing w:after="0"/>
              <w:jc w:val="left"/>
              <w:rPr>
                <w:sz w:val="18"/>
                <w:szCs w:val="20"/>
              </w:rPr>
            </w:pPr>
            <w:r w:rsidRPr="00342D86">
              <w:rPr>
                <w:sz w:val="18"/>
                <w:szCs w:val="20"/>
              </w:rPr>
              <w:t>Provide the unique column name present in the data</w:t>
            </w:r>
          </w:p>
        </w:tc>
        <w:tc>
          <w:tcPr>
            <w:tcW w:w="990" w:type="dxa"/>
          </w:tcPr>
          <w:p w14:paraId="24D8036E" w14:textId="1F15BAF9" w:rsidR="19D43769" w:rsidRPr="00342D86" w:rsidRDefault="19D43769" w:rsidP="00826CE9">
            <w:pPr>
              <w:spacing w:after="0"/>
              <w:jc w:val="left"/>
              <w:rPr>
                <w:sz w:val="18"/>
                <w:szCs w:val="20"/>
              </w:rPr>
            </w:pPr>
            <w:r w:rsidRPr="00342D86">
              <w:rPr>
                <w:sz w:val="18"/>
                <w:szCs w:val="20"/>
              </w:rPr>
              <w:t>M</w:t>
            </w:r>
          </w:p>
        </w:tc>
      </w:tr>
      <w:tr w:rsidR="19D43769" w14:paraId="1D135130" w14:textId="77777777" w:rsidTr="00826CE9">
        <w:trPr>
          <w:trHeight w:val="225"/>
        </w:trPr>
        <w:tc>
          <w:tcPr>
            <w:tcW w:w="3870" w:type="dxa"/>
          </w:tcPr>
          <w:p w14:paraId="1271C6A8" w14:textId="7B3C4B37" w:rsidR="19D43769" w:rsidRPr="00342D86" w:rsidRDefault="19D43769" w:rsidP="00826CE9">
            <w:pPr>
              <w:spacing w:after="0"/>
              <w:jc w:val="left"/>
              <w:rPr>
                <w:sz w:val="18"/>
                <w:szCs w:val="20"/>
              </w:rPr>
            </w:pPr>
            <w:r w:rsidRPr="00342D86">
              <w:rPr>
                <w:sz w:val="18"/>
                <w:szCs w:val="20"/>
              </w:rPr>
              <w:t>env</w:t>
            </w:r>
          </w:p>
        </w:tc>
        <w:tc>
          <w:tcPr>
            <w:tcW w:w="15210" w:type="dxa"/>
          </w:tcPr>
          <w:p w14:paraId="1451A9DC" w14:textId="368DA7A7" w:rsidR="19D43769" w:rsidRPr="00342D86" w:rsidRDefault="19D43769" w:rsidP="00826CE9">
            <w:pPr>
              <w:spacing w:after="0"/>
              <w:jc w:val="left"/>
              <w:rPr>
                <w:sz w:val="18"/>
                <w:szCs w:val="20"/>
              </w:rPr>
            </w:pPr>
            <w:r w:rsidRPr="00342D86">
              <w:rPr>
                <w:sz w:val="18"/>
                <w:szCs w:val="20"/>
              </w:rPr>
              <w:t xml:space="preserve">Provide the environment name where the extractor will run. It can have three values: dev, </w:t>
            </w:r>
            <w:r w:rsidR="00E176DA" w:rsidRPr="00342D86">
              <w:rPr>
                <w:sz w:val="18"/>
                <w:szCs w:val="20"/>
              </w:rPr>
              <w:t>prod,</w:t>
            </w:r>
            <w:r w:rsidRPr="00342D86">
              <w:rPr>
                <w:sz w:val="18"/>
                <w:szCs w:val="20"/>
              </w:rPr>
              <w:t xml:space="preserve"> and unittest. Dev and prod are used for running the extractor in</w:t>
            </w:r>
            <w:r w:rsidR="005E1E3F">
              <w:rPr>
                <w:sz w:val="18"/>
                <w:szCs w:val="20"/>
              </w:rPr>
              <w:t xml:space="preserve"> the</w:t>
            </w:r>
            <w:r w:rsidRPr="00342D86">
              <w:rPr>
                <w:sz w:val="18"/>
                <w:szCs w:val="20"/>
              </w:rPr>
              <w:t xml:space="preserve"> specified environment whereas unittest is required for testing using pytest.</w:t>
            </w:r>
          </w:p>
        </w:tc>
        <w:tc>
          <w:tcPr>
            <w:tcW w:w="990" w:type="dxa"/>
          </w:tcPr>
          <w:p w14:paraId="265937E5" w14:textId="64FA015F" w:rsidR="19D43769" w:rsidRPr="00342D86" w:rsidRDefault="19D43769" w:rsidP="00826CE9">
            <w:pPr>
              <w:spacing w:after="0"/>
              <w:jc w:val="left"/>
              <w:rPr>
                <w:sz w:val="18"/>
                <w:szCs w:val="20"/>
              </w:rPr>
            </w:pPr>
            <w:r w:rsidRPr="00342D86">
              <w:rPr>
                <w:sz w:val="18"/>
                <w:szCs w:val="20"/>
              </w:rPr>
              <w:t>M</w:t>
            </w:r>
          </w:p>
        </w:tc>
      </w:tr>
      <w:tr w:rsidR="19D43769" w14:paraId="741DCE33" w14:textId="77777777" w:rsidTr="00826CE9">
        <w:trPr>
          <w:trHeight w:val="225"/>
        </w:trPr>
        <w:tc>
          <w:tcPr>
            <w:tcW w:w="3870" w:type="dxa"/>
          </w:tcPr>
          <w:p w14:paraId="27505D7F" w14:textId="16BAF147" w:rsidR="19D43769" w:rsidRPr="00342D86" w:rsidRDefault="19D43769" w:rsidP="00826CE9">
            <w:pPr>
              <w:spacing w:after="0"/>
              <w:jc w:val="left"/>
              <w:rPr>
                <w:sz w:val="18"/>
                <w:szCs w:val="20"/>
              </w:rPr>
            </w:pPr>
            <w:r w:rsidRPr="00342D86">
              <w:rPr>
                <w:sz w:val="18"/>
                <w:szCs w:val="20"/>
              </w:rPr>
              <w:t>destination.database</w:t>
            </w:r>
          </w:p>
        </w:tc>
        <w:tc>
          <w:tcPr>
            <w:tcW w:w="15210" w:type="dxa"/>
          </w:tcPr>
          <w:p w14:paraId="6A1D26C4" w14:textId="7624A701" w:rsidR="19D43769" w:rsidRPr="00342D86" w:rsidRDefault="19D43769" w:rsidP="00826CE9">
            <w:pPr>
              <w:spacing w:after="0"/>
              <w:jc w:val="left"/>
              <w:rPr>
                <w:sz w:val="18"/>
                <w:szCs w:val="20"/>
              </w:rPr>
            </w:pPr>
            <w:r w:rsidRPr="00342D86">
              <w:rPr>
                <w:sz w:val="18"/>
                <w:szCs w:val="20"/>
              </w:rPr>
              <w:t>Provide a database name in CDF where the table would be created</w:t>
            </w:r>
          </w:p>
        </w:tc>
        <w:tc>
          <w:tcPr>
            <w:tcW w:w="990" w:type="dxa"/>
          </w:tcPr>
          <w:p w14:paraId="27E3F4AD" w14:textId="05F7B609" w:rsidR="19D43769" w:rsidRPr="00342D86" w:rsidRDefault="19D43769" w:rsidP="00826CE9">
            <w:pPr>
              <w:spacing w:after="0"/>
              <w:jc w:val="left"/>
              <w:rPr>
                <w:sz w:val="18"/>
                <w:szCs w:val="20"/>
              </w:rPr>
            </w:pPr>
            <w:r w:rsidRPr="00342D86">
              <w:rPr>
                <w:sz w:val="18"/>
                <w:szCs w:val="20"/>
              </w:rPr>
              <w:t>M</w:t>
            </w:r>
          </w:p>
        </w:tc>
      </w:tr>
      <w:tr w:rsidR="19D43769" w14:paraId="27B4A164" w14:textId="77777777" w:rsidTr="00826CE9">
        <w:trPr>
          <w:trHeight w:val="225"/>
        </w:trPr>
        <w:tc>
          <w:tcPr>
            <w:tcW w:w="3870" w:type="dxa"/>
          </w:tcPr>
          <w:p w14:paraId="0A458100" w14:textId="78223450" w:rsidR="19D43769" w:rsidRPr="00342D86" w:rsidRDefault="19D43769" w:rsidP="00826CE9">
            <w:pPr>
              <w:spacing w:after="0"/>
              <w:jc w:val="left"/>
              <w:rPr>
                <w:sz w:val="18"/>
                <w:szCs w:val="20"/>
              </w:rPr>
            </w:pPr>
            <w:r w:rsidRPr="00342D86">
              <w:rPr>
                <w:sz w:val="18"/>
                <w:szCs w:val="20"/>
              </w:rPr>
              <w:t>destination.table</w:t>
            </w:r>
          </w:p>
        </w:tc>
        <w:tc>
          <w:tcPr>
            <w:tcW w:w="15210" w:type="dxa"/>
          </w:tcPr>
          <w:p w14:paraId="0550BC22" w14:textId="422754F7" w:rsidR="19D43769" w:rsidRPr="00342D86" w:rsidRDefault="19D43769" w:rsidP="00826CE9">
            <w:pPr>
              <w:spacing w:after="0"/>
              <w:jc w:val="left"/>
              <w:rPr>
                <w:sz w:val="18"/>
                <w:szCs w:val="20"/>
              </w:rPr>
            </w:pPr>
            <w:r w:rsidRPr="00342D86">
              <w:rPr>
                <w:sz w:val="18"/>
                <w:szCs w:val="20"/>
              </w:rPr>
              <w:t>Provide a table name where asset hierarchy data will be uploaded</w:t>
            </w:r>
          </w:p>
        </w:tc>
        <w:tc>
          <w:tcPr>
            <w:tcW w:w="990" w:type="dxa"/>
          </w:tcPr>
          <w:p w14:paraId="640AE5B2" w14:textId="3069E6E7" w:rsidR="19D43769" w:rsidRPr="00342D86" w:rsidRDefault="19D43769" w:rsidP="00826CE9">
            <w:pPr>
              <w:spacing w:after="0"/>
              <w:jc w:val="left"/>
              <w:rPr>
                <w:sz w:val="18"/>
                <w:szCs w:val="20"/>
              </w:rPr>
            </w:pPr>
            <w:r w:rsidRPr="00342D86">
              <w:rPr>
                <w:sz w:val="18"/>
                <w:szCs w:val="20"/>
              </w:rPr>
              <w:t>M</w:t>
            </w:r>
          </w:p>
        </w:tc>
      </w:tr>
    </w:tbl>
    <w:p w14:paraId="728A8E89" w14:textId="77777777" w:rsidR="0068572C" w:rsidRDefault="007F1DCC" w:rsidP="00A95D9F">
      <w:pPr>
        <w:pStyle w:val="ListParagraph"/>
        <w:numPr>
          <w:ilvl w:val="0"/>
          <w:numId w:val="24"/>
        </w:numPr>
        <w:rPr>
          <w:lang w:val="en-GB"/>
        </w:rPr>
      </w:pPr>
      <w:r>
        <w:rPr>
          <w:lang w:val="en-GB"/>
        </w:rPr>
        <w:t xml:space="preserve">If the target CSV files are stored locally, then </w:t>
      </w:r>
      <w:r w:rsidR="009B2B1D">
        <w:rPr>
          <w:lang w:val="en-GB"/>
        </w:rPr>
        <w:t xml:space="preserve">provide </w:t>
      </w:r>
      <w:r>
        <w:rPr>
          <w:lang w:val="en-GB"/>
        </w:rPr>
        <w:t xml:space="preserve">the following details </w:t>
      </w:r>
      <w:r w:rsidR="009B2B1D">
        <w:rPr>
          <w:lang w:val="en-GB"/>
        </w:rPr>
        <w:t>as well</w:t>
      </w:r>
      <w:r>
        <w:rPr>
          <w:lang w:val="en-GB"/>
        </w:rPr>
        <w:t>.</w:t>
      </w:r>
    </w:p>
    <w:p w14:paraId="2AEB01EE" w14:textId="0E0F0DA1" w:rsidR="00342D86" w:rsidRPr="0068572C" w:rsidRDefault="00B35AB3" w:rsidP="00C32E39">
      <w:pPr>
        <w:ind w:left="1080"/>
        <w:rPr>
          <w:lang w:val="en-GB"/>
        </w:rPr>
      </w:pPr>
      <w:r>
        <w:rPr>
          <w:noProof/>
        </w:rPr>
        <w:drawing>
          <wp:inline distT="0" distB="0" distL="0" distR="0" wp14:anchorId="4E6C1CC6" wp14:editId="2498ABDA">
            <wp:extent cx="2656936" cy="1655050"/>
            <wp:effectExtent l="0" t="0" r="0" b="0"/>
            <wp:docPr id="803475460" name="Picture 803475460" descr="Screenshot of local storage related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75460" name="Picture 803475460" descr="Screenshot of local storage related details"/>
                    <pic:cNvPicPr/>
                  </pic:nvPicPr>
                  <pic:blipFill>
                    <a:blip r:embed="rId49">
                      <a:extLst>
                        <a:ext uri="{28A0092B-C50C-407E-A947-70E740481C1C}">
                          <a14:useLocalDpi xmlns:a14="http://schemas.microsoft.com/office/drawing/2010/main" val="0"/>
                        </a:ext>
                      </a:extLst>
                    </a:blip>
                    <a:stretch>
                      <a:fillRect/>
                    </a:stretch>
                  </pic:blipFill>
                  <pic:spPr>
                    <a:xfrm>
                      <a:off x="0" y="0"/>
                      <a:ext cx="2690836" cy="1676167"/>
                    </a:xfrm>
                    <a:prstGeom prst="rect">
                      <a:avLst/>
                    </a:prstGeom>
                  </pic:spPr>
                </pic:pic>
              </a:graphicData>
            </a:graphic>
          </wp:inline>
        </w:drawing>
      </w:r>
    </w:p>
    <w:p w14:paraId="6A43CEEE" w14:textId="77777777" w:rsidR="00342D86" w:rsidRPr="00B45BE9" w:rsidRDefault="00342D86" w:rsidP="00B45BE9">
      <w:pPr>
        <w:rPr>
          <w:lang w:val="en-GB"/>
        </w:rPr>
      </w:pPr>
    </w:p>
    <w:p w14:paraId="339CF593" w14:textId="77777777" w:rsidR="0012331F" w:rsidRDefault="0012331F" w:rsidP="00B45BE9">
      <w:pPr>
        <w:ind w:left="720"/>
        <w:rPr>
          <w:lang w:val="en-GB"/>
        </w:rPr>
        <w:sectPr w:rsidR="0012331F" w:rsidSect="00ED3BF7">
          <w:pgSz w:w="15840" w:h="20160" w:code="5"/>
          <w:pgMar w:top="1440" w:right="1440" w:bottom="1440" w:left="1440" w:header="720" w:footer="720" w:gutter="0"/>
          <w:cols w:space="720"/>
          <w:docGrid w:linePitch="360"/>
        </w:sectPr>
      </w:pPr>
    </w:p>
    <w:p w14:paraId="307036E6" w14:textId="2E564F99" w:rsidR="50BD0A45" w:rsidRDefault="009B2B1D" w:rsidP="00D51EFE">
      <w:pPr>
        <w:pStyle w:val="ListParagraph"/>
        <w:numPr>
          <w:ilvl w:val="0"/>
          <w:numId w:val="24"/>
        </w:numPr>
      </w:pPr>
      <w:r w:rsidRPr="00D51EFE">
        <w:rPr>
          <w:lang w:val="en-GB"/>
        </w:rPr>
        <w:lastRenderedPageBreak/>
        <w:t>In the table below, the third column labeled M/O indicates whether a parameter is mandatory or optional.</w:t>
      </w:r>
    </w:p>
    <w:tbl>
      <w:tblPr>
        <w:tblStyle w:val="TableGridLight"/>
        <w:tblW w:w="12960" w:type="dxa"/>
        <w:tblInd w:w="18" w:type="dxa"/>
        <w:tblLayout w:type="fixed"/>
        <w:tblLook w:val="04A0" w:firstRow="1" w:lastRow="0" w:firstColumn="1" w:lastColumn="0" w:noHBand="0" w:noVBand="1"/>
      </w:tblPr>
      <w:tblGrid>
        <w:gridCol w:w="2350"/>
        <w:gridCol w:w="10011"/>
        <w:gridCol w:w="599"/>
      </w:tblGrid>
      <w:tr w:rsidR="0B51FDBB" w14:paraId="789B5283" w14:textId="77777777" w:rsidTr="00CB2CE7">
        <w:trPr>
          <w:trHeight w:val="225"/>
        </w:trPr>
        <w:tc>
          <w:tcPr>
            <w:tcW w:w="2350" w:type="dxa"/>
            <w:shd w:val="clear" w:color="auto" w:fill="D9D9D9" w:themeFill="background1" w:themeFillShade="D9"/>
          </w:tcPr>
          <w:p w14:paraId="1980B47E" w14:textId="6A5D3368" w:rsidR="0B51FDBB" w:rsidRPr="00B35AB3" w:rsidRDefault="0B51FDBB" w:rsidP="0012331F">
            <w:pPr>
              <w:spacing w:before="40" w:after="40"/>
              <w:jc w:val="left"/>
              <w:rPr>
                <w:b/>
                <w:bCs/>
                <w:sz w:val="18"/>
                <w:szCs w:val="20"/>
              </w:rPr>
            </w:pPr>
            <w:r w:rsidRPr="00B35AB3">
              <w:rPr>
                <w:b/>
                <w:bCs/>
                <w:sz w:val="18"/>
                <w:szCs w:val="20"/>
              </w:rPr>
              <w:t>Parameter</w:t>
            </w:r>
          </w:p>
        </w:tc>
        <w:tc>
          <w:tcPr>
            <w:tcW w:w="10011" w:type="dxa"/>
            <w:shd w:val="clear" w:color="auto" w:fill="D9D9D9" w:themeFill="background1" w:themeFillShade="D9"/>
          </w:tcPr>
          <w:p w14:paraId="49CD0268" w14:textId="31879CF9" w:rsidR="0B51FDBB" w:rsidRPr="00B35AB3" w:rsidRDefault="0B51FDBB" w:rsidP="0012331F">
            <w:pPr>
              <w:spacing w:before="40" w:after="40"/>
              <w:jc w:val="left"/>
              <w:rPr>
                <w:b/>
                <w:bCs/>
                <w:sz w:val="18"/>
                <w:szCs w:val="20"/>
              </w:rPr>
            </w:pPr>
            <w:r w:rsidRPr="00B35AB3">
              <w:rPr>
                <w:b/>
                <w:bCs/>
                <w:sz w:val="18"/>
                <w:szCs w:val="20"/>
              </w:rPr>
              <w:t>Description</w:t>
            </w:r>
          </w:p>
        </w:tc>
        <w:tc>
          <w:tcPr>
            <w:tcW w:w="599" w:type="dxa"/>
            <w:shd w:val="clear" w:color="auto" w:fill="D9D9D9" w:themeFill="background1" w:themeFillShade="D9"/>
          </w:tcPr>
          <w:p w14:paraId="7B97679C" w14:textId="6CB48CD0" w:rsidR="0B51FDBB" w:rsidRPr="00B35AB3" w:rsidRDefault="00342D86" w:rsidP="0012331F">
            <w:pPr>
              <w:spacing w:before="40" w:after="40"/>
              <w:jc w:val="left"/>
              <w:rPr>
                <w:b/>
                <w:bCs/>
                <w:sz w:val="18"/>
                <w:szCs w:val="20"/>
              </w:rPr>
            </w:pPr>
            <w:r w:rsidRPr="00B35AB3">
              <w:rPr>
                <w:b/>
                <w:bCs/>
                <w:sz w:val="18"/>
                <w:szCs w:val="20"/>
              </w:rPr>
              <w:t>M/O</w:t>
            </w:r>
          </w:p>
        </w:tc>
      </w:tr>
      <w:tr w:rsidR="0B51FDBB" w14:paraId="2D417047" w14:textId="77777777" w:rsidTr="00CB2CE7">
        <w:trPr>
          <w:trHeight w:val="225"/>
        </w:trPr>
        <w:tc>
          <w:tcPr>
            <w:tcW w:w="2350" w:type="dxa"/>
          </w:tcPr>
          <w:p w14:paraId="7A9123F3" w14:textId="7A77DDF3" w:rsidR="06627208" w:rsidRPr="00B35AB3" w:rsidRDefault="06627208" w:rsidP="0012331F">
            <w:pPr>
              <w:spacing w:before="40" w:after="40"/>
              <w:jc w:val="left"/>
              <w:rPr>
                <w:sz w:val="18"/>
                <w:szCs w:val="20"/>
              </w:rPr>
            </w:pPr>
            <w:r w:rsidRPr="00B35AB3">
              <w:rPr>
                <w:sz w:val="18"/>
                <w:szCs w:val="20"/>
              </w:rPr>
              <w:t>local.path</w:t>
            </w:r>
          </w:p>
        </w:tc>
        <w:tc>
          <w:tcPr>
            <w:tcW w:w="10011" w:type="dxa"/>
          </w:tcPr>
          <w:p w14:paraId="122E40A9" w14:textId="6518E3B9" w:rsidR="0B51FDBB" w:rsidRPr="00B35AB3" w:rsidRDefault="003473A8" w:rsidP="0012331F">
            <w:pPr>
              <w:spacing w:before="40" w:after="40"/>
              <w:jc w:val="left"/>
              <w:rPr>
                <w:sz w:val="18"/>
                <w:szCs w:val="20"/>
              </w:rPr>
            </w:pPr>
            <w:r w:rsidRPr="00B35AB3">
              <w:rPr>
                <w:sz w:val="18"/>
                <w:szCs w:val="20"/>
              </w:rPr>
              <w:t>T</w:t>
            </w:r>
            <w:r w:rsidR="0B51FDBB" w:rsidRPr="00B35AB3">
              <w:rPr>
                <w:sz w:val="18"/>
                <w:szCs w:val="20"/>
              </w:rPr>
              <w:t xml:space="preserve">he </w:t>
            </w:r>
            <w:r w:rsidR="5732B621" w:rsidRPr="00B35AB3">
              <w:rPr>
                <w:sz w:val="18"/>
                <w:szCs w:val="20"/>
              </w:rPr>
              <w:t xml:space="preserve">absolute path of </w:t>
            </w:r>
            <w:r w:rsidR="005E1E3F">
              <w:rPr>
                <w:sz w:val="18"/>
                <w:szCs w:val="20"/>
              </w:rPr>
              <w:t xml:space="preserve">the </w:t>
            </w:r>
            <w:r w:rsidR="5732B621" w:rsidRPr="00B35AB3">
              <w:rPr>
                <w:sz w:val="18"/>
                <w:szCs w:val="20"/>
              </w:rPr>
              <w:t>folder containing</w:t>
            </w:r>
            <w:r w:rsidR="15D79B53" w:rsidRPr="00B35AB3">
              <w:rPr>
                <w:sz w:val="18"/>
                <w:szCs w:val="20"/>
              </w:rPr>
              <w:t xml:space="preserve"> </w:t>
            </w:r>
            <w:r w:rsidR="0B51FDBB" w:rsidRPr="00B35AB3">
              <w:rPr>
                <w:sz w:val="18"/>
                <w:szCs w:val="20"/>
              </w:rPr>
              <w:t xml:space="preserve">the </w:t>
            </w:r>
            <w:r w:rsidR="005E1E3F">
              <w:rPr>
                <w:sz w:val="18"/>
                <w:szCs w:val="20"/>
              </w:rPr>
              <w:t>CSV</w:t>
            </w:r>
            <w:r w:rsidR="0B51FDBB" w:rsidRPr="00B35AB3">
              <w:rPr>
                <w:sz w:val="18"/>
                <w:szCs w:val="20"/>
              </w:rPr>
              <w:t xml:space="preserve"> file</w:t>
            </w:r>
            <w:r w:rsidR="122E6AEA" w:rsidRPr="00B35AB3">
              <w:rPr>
                <w:sz w:val="18"/>
                <w:szCs w:val="20"/>
              </w:rPr>
              <w:t>s</w:t>
            </w:r>
            <w:r w:rsidR="002A52BB" w:rsidRPr="00B35AB3">
              <w:rPr>
                <w:sz w:val="18"/>
                <w:szCs w:val="20"/>
              </w:rPr>
              <w:t>.</w:t>
            </w:r>
          </w:p>
        </w:tc>
        <w:tc>
          <w:tcPr>
            <w:tcW w:w="599" w:type="dxa"/>
          </w:tcPr>
          <w:p w14:paraId="47A8D3F6" w14:textId="5252820F" w:rsidR="0B51FDBB" w:rsidRPr="00B35AB3" w:rsidRDefault="0B51FDBB" w:rsidP="0012331F">
            <w:pPr>
              <w:spacing w:before="40" w:after="40"/>
              <w:jc w:val="left"/>
              <w:rPr>
                <w:sz w:val="18"/>
                <w:szCs w:val="20"/>
              </w:rPr>
            </w:pPr>
            <w:r w:rsidRPr="00B35AB3">
              <w:rPr>
                <w:sz w:val="18"/>
                <w:szCs w:val="20"/>
              </w:rPr>
              <w:t>M</w:t>
            </w:r>
          </w:p>
        </w:tc>
      </w:tr>
      <w:tr w:rsidR="0B51FDBB" w14:paraId="20A3655B" w14:textId="77777777" w:rsidTr="00CB2CE7">
        <w:trPr>
          <w:trHeight w:val="225"/>
        </w:trPr>
        <w:tc>
          <w:tcPr>
            <w:tcW w:w="2350" w:type="dxa"/>
          </w:tcPr>
          <w:p w14:paraId="2A833C63" w14:textId="07132785" w:rsidR="0B51FDBB" w:rsidRPr="00B35AB3" w:rsidRDefault="0B51FDBB" w:rsidP="0012331F">
            <w:pPr>
              <w:spacing w:before="40" w:after="40"/>
              <w:jc w:val="left"/>
              <w:rPr>
                <w:sz w:val="18"/>
                <w:szCs w:val="20"/>
              </w:rPr>
            </w:pPr>
            <w:r w:rsidRPr="00B35AB3">
              <w:rPr>
                <w:sz w:val="18"/>
                <w:szCs w:val="20"/>
              </w:rPr>
              <w:t>file_name</w:t>
            </w:r>
          </w:p>
        </w:tc>
        <w:tc>
          <w:tcPr>
            <w:tcW w:w="10011" w:type="dxa"/>
          </w:tcPr>
          <w:p w14:paraId="242E7798" w14:textId="2B5BFBD9" w:rsidR="0B51FDBB" w:rsidRPr="00B35AB3" w:rsidRDefault="003473A8" w:rsidP="0012331F">
            <w:pPr>
              <w:spacing w:before="40" w:after="40"/>
              <w:jc w:val="left"/>
              <w:rPr>
                <w:sz w:val="18"/>
                <w:szCs w:val="20"/>
              </w:rPr>
            </w:pPr>
            <w:r w:rsidRPr="00B35AB3">
              <w:rPr>
                <w:sz w:val="18"/>
                <w:szCs w:val="20"/>
              </w:rPr>
              <w:t>T</w:t>
            </w:r>
            <w:r w:rsidR="0B51FDBB" w:rsidRPr="00B35AB3">
              <w:rPr>
                <w:sz w:val="18"/>
                <w:szCs w:val="20"/>
              </w:rPr>
              <w:t xml:space="preserve">he filename or a regular expression for filtering files by their name, </w:t>
            </w:r>
            <w:r w:rsidR="005E1E3F">
              <w:rPr>
                <w:sz w:val="18"/>
                <w:szCs w:val="20"/>
              </w:rPr>
              <w:t xml:space="preserve">which </w:t>
            </w:r>
            <w:r w:rsidR="0B51FDBB" w:rsidRPr="00B35AB3">
              <w:rPr>
                <w:sz w:val="18"/>
                <w:szCs w:val="20"/>
              </w:rPr>
              <w:t xml:space="preserve">needs to be picked from the </w:t>
            </w:r>
            <w:r w:rsidR="32A6D9AE" w:rsidRPr="00B35AB3">
              <w:rPr>
                <w:sz w:val="18"/>
                <w:szCs w:val="20"/>
              </w:rPr>
              <w:t>local storage.</w:t>
            </w:r>
            <w:r w:rsidR="002A52BB" w:rsidRPr="00B35AB3">
              <w:rPr>
                <w:sz w:val="18"/>
                <w:szCs w:val="20"/>
              </w:rPr>
              <w:t xml:space="preserve"> </w:t>
            </w:r>
            <w:r w:rsidR="0B51FDBB" w:rsidRPr="00B35AB3">
              <w:rPr>
                <w:sz w:val="18"/>
                <w:szCs w:val="20"/>
              </w:rPr>
              <w:t>For example</w:t>
            </w:r>
            <w:r w:rsidR="002A52BB" w:rsidRPr="00B35AB3">
              <w:rPr>
                <w:sz w:val="18"/>
                <w:szCs w:val="20"/>
              </w:rPr>
              <w:t>:</w:t>
            </w:r>
          </w:p>
          <w:p w14:paraId="54291B56" w14:textId="2DB1EE4D" w:rsidR="0B51FDBB" w:rsidRPr="00B35AB3" w:rsidRDefault="0B51FDBB" w:rsidP="0012331F">
            <w:pPr>
              <w:pStyle w:val="ListParagraph"/>
              <w:numPr>
                <w:ilvl w:val="0"/>
                <w:numId w:val="4"/>
              </w:numPr>
              <w:spacing w:before="40" w:after="40"/>
              <w:jc w:val="left"/>
              <w:rPr>
                <w:sz w:val="18"/>
                <w:szCs w:val="20"/>
              </w:rPr>
            </w:pPr>
            <w:r w:rsidRPr="00B35AB3">
              <w:rPr>
                <w:sz w:val="18"/>
                <w:szCs w:val="20"/>
              </w:rPr>
              <w:t>file_name</w:t>
            </w:r>
            <w:r w:rsidR="00B4747F" w:rsidRPr="00B35AB3">
              <w:rPr>
                <w:sz w:val="18"/>
                <w:szCs w:val="20"/>
              </w:rPr>
              <w:t>:</w:t>
            </w:r>
            <w:r w:rsidRPr="00B35AB3">
              <w:rPr>
                <w:sz w:val="18"/>
                <w:szCs w:val="20"/>
              </w:rPr>
              <w:t xml:space="preserve"> cog* (It will pick all files</w:t>
            </w:r>
            <w:r w:rsidR="00D23AFA">
              <w:rPr>
                <w:sz w:val="18"/>
                <w:szCs w:val="20"/>
              </w:rPr>
              <w:t xml:space="preserve"> that</w:t>
            </w:r>
            <w:r w:rsidRPr="00B35AB3">
              <w:rPr>
                <w:sz w:val="18"/>
                <w:szCs w:val="20"/>
              </w:rPr>
              <w:t xml:space="preserve"> start with 'cog')</w:t>
            </w:r>
          </w:p>
          <w:p w14:paraId="18B459FD" w14:textId="16C8FBA6" w:rsidR="0B51FDBB" w:rsidRPr="00B35AB3" w:rsidRDefault="0B51FDBB" w:rsidP="0012331F">
            <w:pPr>
              <w:pStyle w:val="ListParagraph"/>
              <w:numPr>
                <w:ilvl w:val="0"/>
                <w:numId w:val="4"/>
              </w:numPr>
              <w:spacing w:before="40" w:after="40"/>
              <w:jc w:val="left"/>
              <w:rPr>
                <w:sz w:val="18"/>
                <w:szCs w:val="20"/>
              </w:rPr>
            </w:pPr>
            <w:r w:rsidRPr="00B35AB3">
              <w:rPr>
                <w:sz w:val="18"/>
                <w:szCs w:val="20"/>
              </w:rPr>
              <w:t>file_name</w:t>
            </w:r>
            <w:r w:rsidR="00B4747F" w:rsidRPr="00B35AB3">
              <w:rPr>
                <w:sz w:val="18"/>
                <w:szCs w:val="20"/>
              </w:rPr>
              <w:t>:</w:t>
            </w:r>
            <w:r w:rsidRPr="00B35AB3">
              <w:rPr>
                <w:sz w:val="18"/>
                <w:szCs w:val="20"/>
              </w:rPr>
              <w:t xml:space="preserve"> *.csv (It will pick all files </w:t>
            </w:r>
            <w:r w:rsidR="00D23AFA">
              <w:rPr>
                <w:sz w:val="18"/>
                <w:szCs w:val="20"/>
              </w:rPr>
              <w:t xml:space="preserve">that </w:t>
            </w:r>
            <w:r w:rsidRPr="00B35AB3">
              <w:rPr>
                <w:sz w:val="18"/>
                <w:szCs w:val="20"/>
              </w:rPr>
              <w:t>end with '.csv')</w:t>
            </w:r>
          </w:p>
          <w:p w14:paraId="14248FD6" w14:textId="50103326" w:rsidR="0B51FDBB" w:rsidRPr="00B35AB3" w:rsidRDefault="0B51FDBB" w:rsidP="0012331F">
            <w:pPr>
              <w:pStyle w:val="ListParagraph"/>
              <w:numPr>
                <w:ilvl w:val="0"/>
                <w:numId w:val="4"/>
              </w:numPr>
              <w:spacing w:before="40" w:after="40"/>
              <w:jc w:val="left"/>
              <w:rPr>
                <w:sz w:val="18"/>
                <w:szCs w:val="20"/>
              </w:rPr>
            </w:pPr>
            <w:r w:rsidRPr="00B35AB3">
              <w:rPr>
                <w:sz w:val="18"/>
                <w:szCs w:val="20"/>
              </w:rPr>
              <w:t>file_name</w:t>
            </w:r>
            <w:r w:rsidR="00B4747F" w:rsidRPr="00B35AB3">
              <w:rPr>
                <w:sz w:val="18"/>
                <w:szCs w:val="20"/>
              </w:rPr>
              <w:t>:</w:t>
            </w:r>
            <w:r w:rsidRPr="00B35AB3">
              <w:rPr>
                <w:sz w:val="18"/>
                <w:szCs w:val="20"/>
              </w:rPr>
              <w:t xml:space="preserve"> File_name (It will pick with specified file name)</w:t>
            </w:r>
          </w:p>
        </w:tc>
        <w:tc>
          <w:tcPr>
            <w:tcW w:w="599" w:type="dxa"/>
          </w:tcPr>
          <w:p w14:paraId="58C70485" w14:textId="5912BF3D" w:rsidR="0B51FDBB" w:rsidRPr="00B35AB3" w:rsidRDefault="0B51FDBB" w:rsidP="0012331F">
            <w:pPr>
              <w:spacing w:before="40" w:after="40"/>
              <w:jc w:val="left"/>
              <w:rPr>
                <w:sz w:val="18"/>
                <w:szCs w:val="20"/>
              </w:rPr>
            </w:pPr>
            <w:r w:rsidRPr="00B35AB3">
              <w:rPr>
                <w:sz w:val="18"/>
                <w:szCs w:val="20"/>
              </w:rPr>
              <w:t>M</w:t>
            </w:r>
          </w:p>
        </w:tc>
      </w:tr>
      <w:tr w:rsidR="0B51FDBB" w14:paraId="5F20AE96" w14:textId="77777777" w:rsidTr="00CB2CE7">
        <w:trPr>
          <w:trHeight w:val="225"/>
        </w:trPr>
        <w:tc>
          <w:tcPr>
            <w:tcW w:w="2350" w:type="dxa"/>
          </w:tcPr>
          <w:p w14:paraId="2F9E4463" w14:textId="59985CAF" w:rsidR="0B51FDBB" w:rsidRPr="00B35AB3" w:rsidRDefault="0B51FDBB" w:rsidP="0012331F">
            <w:pPr>
              <w:spacing w:before="40" w:after="40"/>
              <w:jc w:val="left"/>
              <w:rPr>
                <w:sz w:val="18"/>
                <w:szCs w:val="20"/>
              </w:rPr>
            </w:pPr>
            <w:r w:rsidRPr="00B35AB3">
              <w:rPr>
                <w:sz w:val="18"/>
                <w:szCs w:val="20"/>
              </w:rPr>
              <w:t>extraction_type.file_extraction_type</w:t>
            </w:r>
          </w:p>
        </w:tc>
        <w:tc>
          <w:tcPr>
            <w:tcW w:w="10011" w:type="dxa"/>
          </w:tcPr>
          <w:p w14:paraId="15001B85" w14:textId="0D4AB722" w:rsidR="0B51FDBB" w:rsidRPr="00B35AB3" w:rsidRDefault="003473A8" w:rsidP="0012331F">
            <w:pPr>
              <w:spacing w:before="40" w:after="40"/>
              <w:jc w:val="left"/>
              <w:rPr>
                <w:sz w:val="18"/>
                <w:szCs w:val="20"/>
              </w:rPr>
            </w:pPr>
            <w:r w:rsidRPr="00B35AB3">
              <w:rPr>
                <w:sz w:val="18"/>
                <w:szCs w:val="20"/>
              </w:rPr>
              <w:t>T</w:t>
            </w:r>
            <w:r w:rsidR="0B51FDBB" w:rsidRPr="00B35AB3">
              <w:rPr>
                <w:sz w:val="18"/>
                <w:szCs w:val="20"/>
              </w:rPr>
              <w:t xml:space="preserve">ype of file extraction. It can have two values: ALL/LATEST. Based on this parameter the code </w:t>
            </w:r>
            <w:r w:rsidR="00B4747F" w:rsidRPr="00B35AB3">
              <w:rPr>
                <w:sz w:val="18"/>
                <w:szCs w:val="20"/>
              </w:rPr>
              <w:t>decides</w:t>
            </w:r>
            <w:r w:rsidR="0B51FDBB" w:rsidRPr="00B35AB3">
              <w:rPr>
                <w:sz w:val="18"/>
                <w:szCs w:val="20"/>
              </w:rPr>
              <w:t xml:space="preserve"> if the latest file should be picked from </w:t>
            </w:r>
            <w:r w:rsidR="70C5A75A" w:rsidRPr="00B35AB3">
              <w:rPr>
                <w:sz w:val="18"/>
                <w:szCs w:val="20"/>
              </w:rPr>
              <w:t xml:space="preserve">local </w:t>
            </w:r>
            <w:r w:rsidR="4CA1D24F" w:rsidRPr="00B35AB3">
              <w:rPr>
                <w:sz w:val="18"/>
                <w:szCs w:val="20"/>
              </w:rPr>
              <w:t>storage based</w:t>
            </w:r>
            <w:r w:rsidR="0B51FDBB" w:rsidRPr="00B35AB3">
              <w:rPr>
                <w:sz w:val="18"/>
                <w:szCs w:val="20"/>
              </w:rPr>
              <w:t xml:space="preserve"> on the expression provided in the filename or </w:t>
            </w:r>
            <w:r w:rsidR="005E1E3F">
              <w:rPr>
                <w:sz w:val="18"/>
                <w:szCs w:val="20"/>
              </w:rPr>
              <w:t xml:space="preserve">if </w:t>
            </w:r>
            <w:r w:rsidR="0B51FDBB" w:rsidRPr="00B35AB3">
              <w:rPr>
                <w:sz w:val="18"/>
                <w:szCs w:val="20"/>
              </w:rPr>
              <w:t>all files should be picked. Default value: LATEST</w:t>
            </w:r>
          </w:p>
        </w:tc>
        <w:tc>
          <w:tcPr>
            <w:tcW w:w="599" w:type="dxa"/>
          </w:tcPr>
          <w:p w14:paraId="0EA3984E" w14:textId="36134520" w:rsidR="0B51FDBB" w:rsidRPr="00B35AB3" w:rsidRDefault="0B51FDBB" w:rsidP="0012331F">
            <w:pPr>
              <w:spacing w:before="40" w:after="40"/>
              <w:jc w:val="left"/>
              <w:rPr>
                <w:sz w:val="18"/>
                <w:szCs w:val="20"/>
              </w:rPr>
            </w:pPr>
            <w:r w:rsidRPr="00B35AB3">
              <w:rPr>
                <w:sz w:val="18"/>
                <w:szCs w:val="20"/>
              </w:rPr>
              <w:t>O</w:t>
            </w:r>
          </w:p>
        </w:tc>
      </w:tr>
      <w:tr w:rsidR="0B51FDBB" w14:paraId="6EFD8C81" w14:textId="77777777" w:rsidTr="00CB2CE7">
        <w:trPr>
          <w:trHeight w:val="225"/>
        </w:trPr>
        <w:tc>
          <w:tcPr>
            <w:tcW w:w="2350" w:type="dxa"/>
          </w:tcPr>
          <w:p w14:paraId="3A6D8396" w14:textId="2E9B2B0A" w:rsidR="0B51FDBB" w:rsidRPr="00B35AB3" w:rsidRDefault="0B51FDBB" w:rsidP="0012331F">
            <w:pPr>
              <w:spacing w:before="40" w:after="40"/>
              <w:jc w:val="left"/>
              <w:rPr>
                <w:sz w:val="18"/>
                <w:szCs w:val="20"/>
              </w:rPr>
            </w:pPr>
            <w:r w:rsidRPr="00B35AB3">
              <w:rPr>
                <w:sz w:val="18"/>
                <w:szCs w:val="20"/>
              </w:rPr>
              <w:t>insertion_type.data_insertion_type</w:t>
            </w:r>
          </w:p>
        </w:tc>
        <w:tc>
          <w:tcPr>
            <w:tcW w:w="10011" w:type="dxa"/>
          </w:tcPr>
          <w:p w14:paraId="1DB1DFCC" w14:textId="62B03D46" w:rsidR="0B51FDBB" w:rsidRPr="00B35AB3" w:rsidRDefault="003473A8" w:rsidP="0012331F">
            <w:pPr>
              <w:spacing w:before="40" w:after="40"/>
              <w:jc w:val="left"/>
              <w:rPr>
                <w:sz w:val="18"/>
                <w:szCs w:val="20"/>
              </w:rPr>
            </w:pPr>
            <w:r w:rsidRPr="00B35AB3">
              <w:rPr>
                <w:sz w:val="18"/>
                <w:szCs w:val="20"/>
              </w:rPr>
              <w:t>T</w:t>
            </w:r>
            <w:r w:rsidR="0B51FDBB" w:rsidRPr="00B35AB3">
              <w:rPr>
                <w:sz w:val="18"/>
                <w:szCs w:val="20"/>
              </w:rPr>
              <w:t xml:space="preserve">ype of data insertion. It can have two values: TRUNCATE/INSERTION. Based on this parameter </w:t>
            </w:r>
            <w:r w:rsidR="00B4747F" w:rsidRPr="00B35AB3">
              <w:rPr>
                <w:sz w:val="18"/>
                <w:szCs w:val="20"/>
              </w:rPr>
              <w:t>the code decides</w:t>
            </w:r>
            <w:r w:rsidR="0B51FDBB" w:rsidRPr="00B35AB3">
              <w:rPr>
                <w:sz w:val="18"/>
                <w:szCs w:val="20"/>
              </w:rPr>
              <w:t xml:space="preserve"> if the data in CDF should be inserted or</w:t>
            </w:r>
            <w:r w:rsidR="00B96823" w:rsidRPr="00B35AB3">
              <w:rPr>
                <w:sz w:val="18"/>
                <w:szCs w:val="20"/>
              </w:rPr>
              <w:t xml:space="preserve"> should the existing table be</w:t>
            </w:r>
            <w:r w:rsidR="0B51FDBB" w:rsidRPr="00B35AB3">
              <w:rPr>
                <w:sz w:val="18"/>
                <w:szCs w:val="20"/>
              </w:rPr>
              <w:t xml:space="preserve"> truncate</w:t>
            </w:r>
            <w:r w:rsidR="00B96823" w:rsidRPr="00B35AB3">
              <w:rPr>
                <w:sz w:val="18"/>
                <w:szCs w:val="20"/>
              </w:rPr>
              <w:t>d</w:t>
            </w:r>
            <w:r w:rsidR="0B51FDBB" w:rsidRPr="00B35AB3">
              <w:rPr>
                <w:sz w:val="18"/>
                <w:szCs w:val="20"/>
              </w:rPr>
              <w:t xml:space="preserve"> </w:t>
            </w:r>
            <w:r w:rsidR="00B96823" w:rsidRPr="00B35AB3">
              <w:rPr>
                <w:sz w:val="18"/>
                <w:szCs w:val="20"/>
              </w:rPr>
              <w:t>to</w:t>
            </w:r>
            <w:r w:rsidR="0B51FDBB" w:rsidRPr="00B35AB3">
              <w:rPr>
                <w:sz w:val="18"/>
                <w:szCs w:val="20"/>
              </w:rPr>
              <w:t xml:space="preserve"> create a new table. Default value: TRUNCATE</w:t>
            </w:r>
          </w:p>
        </w:tc>
        <w:tc>
          <w:tcPr>
            <w:tcW w:w="599" w:type="dxa"/>
          </w:tcPr>
          <w:p w14:paraId="0A3CECCF" w14:textId="2C27E578" w:rsidR="0B51FDBB" w:rsidRPr="00B35AB3" w:rsidRDefault="0B51FDBB" w:rsidP="0012331F">
            <w:pPr>
              <w:spacing w:before="40" w:after="40"/>
              <w:jc w:val="left"/>
              <w:rPr>
                <w:sz w:val="18"/>
                <w:szCs w:val="20"/>
              </w:rPr>
            </w:pPr>
            <w:r w:rsidRPr="00B35AB3">
              <w:rPr>
                <w:sz w:val="18"/>
                <w:szCs w:val="20"/>
              </w:rPr>
              <w:t>O</w:t>
            </w:r>
          </w:p>
        </w:tc>
      </w:tr>
      <w:tr w:rsidR="0B51FDBB" w14:paraId="3783B7B7" w14:textId="77777777" w:rsidTr="00CB2CE7">
        <w:trPr>
          <w:trHeight w:val="225"/>
        </w:trPr>
        <w:tc>
          <w:tcPr>
            <w:tcW w:w="2350" w:type="dxa"/>
          </w:tcPr>
          <w:p w14:paraId="6B030BD7" w14:textId="3A8104D0" w:rsidR="0B51FDBB" w:rsidRPr="00B35AB3" w:rsidRDefault="0B51FDBB" w:rsidP="0012331F">
            <w:pPr>
              <w:spacing w:before="40" w:after="40"/>
              <w:jc w:val="left"/>
              <w:rPr>
                <w:sz w:val="18"/>
                <w:szCs w:val="20"/>
              </w:rPr>
            </w:pPr>
            <w:r w:rsidRPr="00B35AB3">
              <w:rPr>
                <w:sz w:val="18"/>
                <w:szCs w:val="20"/>
              </w:rPr>
              <w:t>key-column</w:t>
            </w:r>
          </w:p>
        </w:tc>
        <w:tc>
          <w:tcPr>
            <w:tcW w:w="10011" w:type="dxa"/>
          </w:tcPr>
          <w:p w14:paraId="043170D0" w14:textId="563960EE" w:rsidR="0B51FDBB" w:rsidRPr="00B35AB3" w:rsidRDefault="0B51FDBB" w:rsidP="0012331F">
            <w:pPr>
              <w:spacing w:before="40" w:after="40"/>
              <w:jc w:val="left"/>
              <w:rPr>
                <w:sz w:val="18"/>
                <w:szCs w:val="20"/>
              </w:rPr>
            </w:pPr>
            <w:r w:rsidRPr="00B35AB3">
              <w:rPr>
                <w:sz w:val="18"/>
                <w:szCs w:val="20"/>
              </w:rPr>
              <w:t>Provide the unique column name present in the data</w:t>
            </w:r>
          </w:p>
        </w:tc>
        <w:tc>
          <w:tcPr>
            <w:tcW w:w="599" w:type="dxa"/>
          </w:tcPr>
          <w:p w14:paraId="607F1CBA" w14:textId="1F15BAF9" w:rsidR="0B51FDBB" w:rsidRPr="00B35AB3" w:rsidRDefault="0B51FDBB" w:rsidP="0012331F">
            <w:pPr>
              <w:spacing w:before="40" w:after="40"/>
              <w:jc w:val="left"/>
              <w:rPr>
                <w:sz w:val="18"/>
                <w:szCs w:val="20"/>
              </w:rPr>
            </w:pPr>
            <w:r w:rsidRPr="00B35AB3">
              <w:rPr>
                <w:sz w:val="18"/>
                <w:szCs w:val="20"/>
              </w:rPr>
              <w:t>M</w:t>
            </w:r>
          </w:p>
        </w:tc>
      </w:tr>
      <w:tr w:rsidR="0B51FDBB" w14:paraId="19DEDDAB" w14:textId="77777777" w:rsidTr="00CB2CE7">
        <w:trPr>
          <w:trHeight w:val="225"/>
        </w:trPr>
        <w:tc>
          <w:tcPr>
            <w:tcW w:w="2350" w:type="dxa"/>
          </w:tcPr>
          <w:p w14:paraId="113AE1A0" w14:textId="7B3C4B37" w:rsidR="0B51FDBB" w:rsidRPr="00B35AB3" w:rsidRDefault="0B51FDBB" w:rsidP="0012331F">
            <w:pPr>
              <w:spacing w:before="40" w:after="40"/>
              <w:jc w:val="left"/>
              <w:rPr>
                <w:sz w:val="18"/>
                <w:szCs w:val="20"/>
              </w:rPr>
            </w:pPr>
            <w:r w:rsidRPr="00B35AB3">
              <w:rPr>
                <w:sz w:val="18"/>
                <w:szCs w:val="20"/>
              </w:rPr>
              <w:t>env</w:t>
            </w:r>
          </w:p>
        </w:tc>
        <w:tc>
          <w:tcPr>
            <w:tcW w:w="10011" w:type="dxa"/>
          </w:tcPr>
          <w:p w14:paraId="2817C1CD" w14:textId="67A703D3" w:rsidR="0B51FDBB" w:rsidRPr="00B35AB3" w:rsidRDefault="003473A8" w:rsidP="0012331F">
            <w:pPr>
              <w:spacing w:before="40" w:after="40"/>
              <w:jc w:val="left"/>
              <w:rPr>
                <w:sz w:val="18"/>
                <w:szCs w:val="20"/>
              </w:rPr>
            </w:pPr>
            <w:r w:rsidRPr="00B35AB3">
              <w:rPr>
                <w:sz w:val="18"/>
                <w:szCs w:val="20"/>
              </w:rPr>
              <w:t>E</w:t>
            </w:r>
            <w:r w:rsidR="0B51FDBB" w:rsidRPr="00B35AB3">
              <w:rPr>
                <w:sz w:val="18"/>
                <w:szCs w:val="20"/>
              </w:rPr>
              <w:t>nvironment name where the extractor will run. It can have three values: dev, prod</w:t>
            </w:r>
            <w:r w:rsidR="002A52BB" w:rsidRPr="00B35AB3">
              <w:rPr>
                <w:sz w:val="18"/>
                <w:szCs w:val="20"/>
              </w:rPr>
              <w:t>,</w:t>
            </w:r>
            <w:r w:rsidR="0B51FDBB" w:rsidRPr="00B35AB3">
              <w:rPr>
                <w:sz w:val="18"/>
                <w:szCs w:val="20"/>
              </w:rPr>
              <w:t xml:space="preserve"> and unittest. Dev and prod are used for running the extractor in </w:t>
            </w:r>
            <w:r w:rsidR="005E1E3F">
              <w:rPr>
                <w:sz w:val="18"/>
                <w:szCs w:val="20"/>
              </w:rPr>
              <w:t xml:space="preserve">the </w:t>
            </w:r>
            <w:r w:rsidR="0B51FDBB" w:rsidRPr="00B35AB3">
              <w:rPr>
                <w:sz w:val="18"/>
                <w:szCs w:val="20"/>
              </w:rPr>
              <w:t>specified environment whereas unittest is required for testing using pytest.</w:t>
            </w:r>
          </w:p>
        </w:tc>
        <w:tc>
          <w:tcPr>
            <w:tcW w:w="599" w:type="dxa"/>
          </w:tcPr>
          <w:p w14:paraId="302FBFEE" w14:textId="64FA015F" w:rsidR="0B51FDBB" w:rsidRPr="00B35AB3" w:rsidRDefault="0B51FDBB" w:rsidP="0012331F">
            <w:pPr>
              <w:spacing w:before="40" w:after="40"/>
              <w:jc w:val="left"/>
              <w:rPr>
                <w:sz w:val="18"/>
                <w:szCs w:val="20"/>
              </w:rPr>
            </w:pPr>
            <w:r w:rsidRPr="00B35AB3">
              <w:rPr>
                <w:sz w:val="18"/>
                <w:szCs w:val="20"/>
              </w:rPr>
              <w:t>M</w:t>
            </w:r>
          </w:p>
        </w:tc>
      </w:tr>
      <w:tr w:rsidR="0B51FDBB" w14:paraId="75F996DD" w14:textId="77777777" w:rsidTr="00CB2CE7">
        <w:trPr>
          <w:trHeight w:val="225"/>
        </w:trPr>
        <w:tc>
          <w:tcPr>
            <w:tcW w:w="2350" w:type="dxa"/>
          </w:tcPr>
          <w:p w14:paraId="5E2A1E06" w14:textId="16BAF147" w:rsidR="0B51FDBB" w:rsidRPr="00B35AB3" w:rsidRDefault="0B51FDBB" w:rsidP="0012331F">
            <w:pPr>
              <w:spacing w:before="40" w:after="40"/>
              <w:jc w:val="left"/>
              <w:rPr>
                <w:sz w:val="18"/>
                <w:szCs w:val="20"/>
              </w:rPr>
            </w:pPr>
            <w:r w:rsidRPr="00B35AB3">
              <w:rPr>
                <w:sz w:val="18"/>
                <w:szCs w:val="20"/>
              </w:rPr>
              <w:t>destination.database</w:t>
            </w:r>
          </w:p>
        </w:tc>
        <w:tc>
          <w:tcPr>
            <w:tcW w:w="10011" w:type="dxa"/>
          </w:tcPr>
          <w:p w14:paraId="7617F3C9" w14:textId="2C9AD137" w:rsidR="0B51FDBB" w:rsidRPr="00B35AB3" w:rsidRDefault="003473A8" w:rsidP="0012331F">
            <w:pPr>
              <w:spacing w:before="40" w:after="40"/>
              <w:jc w:val="left"/>
              <w:rPr>
                <w:sz w:val="18"/>
                <w:szCs w:val="20"/>
              </w:rPr>
            </w:pPr>
            <w:r w:rsidRPr="00B35AB3">
              <w:rPr>
                <w:sz w:val="18"/>
                <w:szCs w:val="20"/>
              </w:rPr>
              <w:t>D</w:t>
            </w:r>
            <w:r w:rsidR="0B51FDBB" w:rsidRPr="00B35AB3">
              <w:rPr>
                <w:sz w:val="18"/>
                <w:szCs w:val="20"/>
              </w:rPr>
              <w:t>atabase name in CDF where the table would be created</w:t>
            </w:r>
          </w:p>
        </w:tc>
        <w:tc>
          <w:tcPr>
            <w:tcW w:w="599" w:type="dxa"/>
          </w:tcPr>
          <w:p w14:paraId="2DE8D23A" w14:textId="05F7B609" w:rsidR="0B51FDBB" w:rsidRPr="00B35AB3" w:rsidRDefault="0B51FDBB" w:rsidP="0012331F">
            <w:pPr>
              <w:spacing w:before="40" w:after="40"/>
              <w:jc w:val="left"/>
              <w:rPr>
                <w:sz w:val="18"/>
                <w:szCs w:val="20"/>
              </w:rPr>
            </w:pPr>
            <w:r w:rsidRPr="00B35AB3">
              <w:rPr>
                <w:sz w:val="18"/>
                <w:szCs w:val="20"/>
              </w:rPr>
              <w:t>M</w:t>
            </w:r>
          </w:p>
        </w:tc>
      </w:tr>
      <w:tr w:rsidR="0B51FDBB" w14:paraId="396C4F1C" w14:textId="77777777" w:rsidTr="00CB2CE7">
        <w:trPr>
          <w:trHeight w:val="225"/>
        </w:trPr>
        <w:tc>
          <w:tcPr>
            <w:tcW w:w="2350" w:type="dxa"/>
          </w:tcPr>
          <w:p w14:paraId="15A3D478" w14:textId="347F5F33" w:rsidR="0B51FDBB" w:rsidRPr="00B35AB3" w:rsidRDefault="0B51FDBB" w:rsidP="0012331F">
            <w:pPr>
              <w:spacing w:before="40" w:after="40"/>
              <w:jc w:val="left"/>
              <w:rPr>
                <w:sz w:val="18"/>
                <w:szCs w:val="20"/>
              </w:rPr>
            </w:pPr>
            <w:r w:rsidRPr="00B35AB3">
              <w:rPr>
                <w:sz w:val="18"/>
                <w:szCs w:val="20"/>
              </w:rPr>
              <w:t>destination.table</w:t>
            </w:r>
          </w:p>
        </w:tc>
        <w:tc>
          <w:tcPr>
            <w:tcW w:w="10011" w:type="dxa"/>
          </w:tcPr>
          <w:p w14:paraId="1DBB7238" w14:textId="4A58F396" w:rsidR="0B51FDBB" w:rsidRPr="00B35AB3" w:rsidRDefault="003473A8" w:rsidP="0012331F">
            <w:pPr>
              <w:spacing w:before="40" w:after="40"/>
              <w:jc w:val="left"/>
              <w:rPr>
                <w:sz w:val="18"/>
                <w:szCs w:val="20"/>
              </w:rPr>
            </w:pPr>
            <w:r w:rsidRPr="00B35AB3">
              <w:rPr>
                <w:sz w:val="18"/>
                <w:szCs w:val="20"/>
              </w:rPr>
              <w:t>T</w:t>
            </w:r>
            <w:r w:rsidR="0B51FDBB" w:rsidRPr="00B35AB3">
              <w:rPr>
                <w:sz w:val="18"/>
                <w:szCs w:val="20"/>
              </w:rPr>
              <w:t>able name where asset hierarchy data will be uploaded</w:t>
            </w:r>
          </w:p>
        </w:tc>
        <w:tc>
          <w:tcPr>
            <w:tcW w:w="599" w:type="dxa"/>
          </w:tcPr>
          <w:p w14:paraId="70A6CA88" w14:textId="3069E6E7" w:rsidR="0B51FDBB" w:rsidRPr="00B35AB3" w:rsidRDefault="0B51FDBB" w:rsidP="0012331F">
            <w:pPr>
              <w:spacing w:before="40" w:after="40"/>
              <w:jc w:val="left"/>
              <w:rPr>
                <w:sz w:val="18"/>
                <w:szCs w:val="20"/>
              </w:rPr>
            </w:pPr>
            <w:r w:rsidRPr="00B35AB3">
              <w:rPr>
                <w:sz w:val="18"/>
                <w:szCs w:val="20"/>
              </w:rPr>
              <w:t>M</w:t>
            </w:r>
          </w:p>
        </w:tc>
      </w:tr>
    </w:tbl>
    <w:p w14:paraId="47280A82" w14:textId="77777777" w:rsidR="00A50564" w:rsidRPr="00B45BE9" w:rsidRDefault="00A50564" w:rsidP="00B45BE9">
      <w:pPr>
        <w:spacing w:line="240" w:lineRule="auto"/>
        <w:ind w:left="216"/>
        <w:rPr>
          <w:lang w:val="en-GB"/>
        </w:rPr>
      </w:pPr>
    </w:p>
    <w:p w14:paraId="5D467083" w14:textId="7F532A01" w:rsidR="00D82A4A" w:rsidRPr="001C5879" w:rsidRDefault="00D82A4A" w:rsidP="0046656E">
      <w:pPr>
        <w:pStyle w:val="ListParagraph"/>
        <w:numPr>
          <w:ilvl w:val="0"/>
          <w:numId w:val="20"/>
        </w:numPr>
        <w:spacing w:after="240"/>
        <w:rPr>
          <w:lang w:val="en-GB"/>
        </w:rPr>
      </w:pPr>
      <w:r w:rsidRPr="001C5879">
        <w:rPr>
          <w:lang w:val="en-GB"/>
        </w:rPr>
        <w:t xml:space="preserve">Edit the WSInstallation.bat file to </w:t>
      </w:r>
      <w:r w:rsidR="4CDFCD6A" w:rsidRPr="001C5879">
        <w:rPr>
          <w:lang w:val="en-GB"/>
        </w:rPr>
        <w:t xml:space="preserve">add the absolute path of </w:t>
      </w:r>
      <w:r w:rsidR="00431144">
        <w:rPr>
          <w:lang w:val="en-GB"/>
        </w:rPr>
        <w:t xml:space="preserve">the </w:t>
      </w:r>
      <w:r w:rsidR="008D5ECD">
        <w:rPr>
          <w:lang w:val="en-GB"/>
        </w:rPr>
        <w:t>P</w:t>
      </w:r>
      <w:r w:rsidR="4CDFCD6A" w:rsidRPr="001C5879">
        <w:rPr>
          <w:lang w:val="en-GB"/>
        </w:rPr>
        <w:t xml:space="preserve">ython folder and </w:t>
      </w:r>
      <w:r w:rsidR="3C1DB86D" w:rsidRPr="001C5879">
        <w:rPr>
          <w:lang w:val="en-GB"/>
        </w:rPr>
        <w:t>F</w:t>
      </w:r>
      <w:r w:rsidR="4D37C92C" w:rsidRPr="001C5879">
        <w:rPr>
          <w:lang w:val="en-GB"/>
        </w:rPr>
        <w:t>latFile</w:t>
      </w:r>
      <w:r w:rsidR="4CDFCD6A" w:rsidRPr="001C5879">
        <w:rPr>
          <w:lang w:val="en-GB"/>
        </w:rPr>
        <w:t>WindowsService.py file as shown below</w:t>
      </w:r>
      <w:r w:rsidR="001C5879">
        <w:rPr>
          <w:lang w:val="en-GB"/>
        </w:rPr>
        <w:t>.</w:t>
      </w:r>
    </w:p>
    <w:p w14:paraId="445F7C66" w14:textId="308907AC" w:rsidR="00D82A4A" w:rsidRDefault="083811DE" w:rsidP="0012331F">
      <w:pPr>
        <w:spacing w:line="240" w:lineRule="auto"/>
        <w:ind w:left="737"/>
        <w:rPr>
          <w:lang w:val="en-GB"/>
        </w:rPr>
      </w:pPr>
      <w:r>
        <w:rPr>
          <w:noProof/>
        </w:rPr>
        <w:drawing>
          <wp:inline distT="0" distB="0" distL="0" distR="0" wp14:anchorId="375D1EBB" wp14:editId="0364789C">
            <wp:extent cx="8046460" cy="2247900"/>
            <wp:effectExtent l="0" t="0" r="0" b="0"/>
            <wp:docPr id="1910535904" name="Picture 1910535904" descr="Screenshot of the WSInstallation.bat file and the absolute path of Python folder and FlatFileWindowsService.py file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35904" name="Picture 1910535904" descr="Screenshot of the WSInstallation.bat file and the absolute path of Python folder and FlatFileWindowsService.py file added"/>
                    <pic:cNvPicPr/>
                  </pic:nvPicPr>
                  <pic:blipFill rotWithShape="1">
                    <a:blip r:embed="rId50" cstate="print">
                      <a:extLst>
                        <a:ext uri="{28A0092B-C50C-407E-A947-70E740481C1C}">
                          <a14:useLocalDpi xmlns:a14="http://schemas.microsoft.com/office/drawing/2010/main" val="0"/>
                        </a:ext>
                      </a:extLst>
                    </a:blip>
                    <a:srcRect t="45004" r="12233"/>
                    <a:stretch>
                      <a:fillRect/>
                    </a:stretch>
                  </pic:blipFill>
                  <pic:spPr bwMode="auto">
                    <a:xfrm>
                      <a:off x="0" y="0"/>
                      <a:ext cx="8209103" cy="2293337"/>
                    </a:xfrm>
                    <a:prstGeom prst="rect">
                      <a:avLst/>
                    </a:prstGeom>
                    <a:ln>
                      <a:noFill/>
                    </a:ln>
                    <a:extLst>
                      <a:ext uri="{53640926-AAD7-44D8-BBD7-CCE9431645EC}">
                        <a14:shadowObscured xmlns:a14="http://schemas.microsoft.com/office/drawing/2010/main"/>
                      </a:ext>
                    </a:extLst>
                  </pic:spPr>
                </pic:pic>
              </a:graphicData>
            </a:graphic>
          </wp:inline>
        </w:drawing>
      </w:r>
    </w:p>
    <w:p w14:paraId="1A22BA4F" w14:textId="62A65CCC" w:rsidR="00A50564" w:rsidRPr="001C5879" w:rsidRDefault="48EAE535" w:rsidP="0046656E">
      <w:pPr>
        <w:pStyle w:val="ListParagraph"/>
        <w:numPr>
          <w:ilvl w:val="0"/>
          <w:numId w:val="20"/>
        </w:numPr>
        <w:ind w:hanging="357"/>
        <w:rPr>
          <w:lang w:val="en-GB"/>
        </w:rPr>
      </w:pPr>
      <w:r w:rsidRPr="001C5879">
        <w:rPr>
          <w:lang w:val="en-GB"/>
        </w:rPr>
        <w:t xml:space="preserve">To install the </w:t>
      </w:r>
      <w:r w:rsidR="00A5759F" w:rsidRPr="001C5879">
        <w:rPr>
          <w:lang w:val="en-GB"/>
        </w:rPr>
        <w:t>Flat File</w:t>
      </w:r>
      <w:r w:rsidRPr="001C5879">
        <w:rPr>
          <w:lang w:val="en-GB"/>
        </w:rPr>
        <w:t xml:space="preserve"> Extractor on </w:t>
      </w:r>
      <w:r w:rsidR="00605981">
        <w:rPr>
          <w:lang w:val="en-GB"/>
        </w:rPr>
        <w:t xml:space="preserve">the </w:t>
      </w:r>
      <w:r w:rsidRPr="001C5879">
        <w:rPr>
          <w:lang w:val="en-GB"/>
        </w:rPr>
        <w:t>premise, right</w:t>
      </w:r>
      <w:r w:rsidR="00605981">
        <w:rPr>
          <w:lang w:val="en-GB"/>
        </w:rPr>
        <w:t>-</w:t>
      </w:r>
      <w:r w:rsidRPr="001C5879">
        <w:rPr>
          <w:lang w:val="en-GB"/>
        </w:rPr>
        <w:t xml:space="preserve">click on </w:t>
      </w:r>
      <w:r w:rsidRPr="009B2B1D">
        <w:rPr>
          <w:i/>
          <w:iCs/>
          <w:lang w:val="en-GB"/>
        </w:rPr>
        <w:t>WSInstallation.bat</w:t>
      </w:r>
      <w:r w:rsidRPr="001C5879">
        <w:rPr>
          <w:lang w:val="en-GB"/>
        </w:rPr>
        <w:t xml:space="preserve"> file and select </w:t>
      </w:r>
      <w:r w:rsidRPr="009B2B1D">
        <w:rPr>
          <w:i/>
          <w:iCs/>
          <w:lang w:val="en-GB"/>
        </w:rPr>
        <w:t>Run as Administrator</w:t>
      </w:r>
      <w:r w:rsidRPr="001C5879">
        <w:rPr>
          <w:lang w:val="en-GB"/>
        </w:rPr>
        <w:t xml:space="preserve">. </w:t>
      </w:r>
      <w:r w:rsidR="00A5759F">
        <w:rPr>
          <w:lang w:val="en-GB"/>
        </w:rPr>
        <w:t>All</w:t>
      </w:r>
      <w:r w:rsidRPr="001C5879">
        <w:rPr>
          <w:lang w:val="en-GB"/>
        </w:rPr>
        <w:t xml:space="preserve"> the required </w:t>
      </w:r>
      <w:r w:rsidR="00A5759F">
        <w:rPr>
          <w:lang w:val="en-GB"/>
        </w:rPr>
        <w:t>P</w:t>
      </w:r>
      <w:r w:rsidRPr="001C5879">
        <w:rPr>
          <w:lang w:val="en-GB"/>
        </w:rPr>
        <w:t xml:space="preserve">ython modules and </w:t>
      </w:r>
      <w:r w:rsidR="00A5759F" w:rsidRPr="001C5879">
        <w:rPr>
          <w:lang w:val="en-GB"/>
        </w:rPr>
        <w:t>Flat File</w:t>
      </w:r>
      <w:r w:rsidRPr="001C5879">
        <w:rPr>
          <w:lang w:val="en-GB"/>
        </w:rPr>
        <w:t xml:space="preserve"> extractor as a windows service</w:t>
      </w:r>
      <w:r w:rsidR="00D40039">
        <w:rPr>
          <w:lang w:val="en-GB"/>
        </w:rPr>
        <w:t xml:space="preserve"> are installed.</w:t>
      </w:r>
    </w:p>
    <w:p w14:paraId="4651AB70" w14:textId="4E14EE32" w:rsidR="00A50564" w:rsidRPr="001C5879" w:rsidRDefault="48EAE535" w:rsidP="0046656E">
      <w:pPr>
        <w:pStyle w:val="ListParagraph"/>
        <w:numPr>
          <w:ilvl w:val="0"/>
          <w:numId w:val="20"/>
        </w:numPr>
        <w:ind w:hanging="357"/>
        <w:rPr>
          <w:lang w:val="en-GB"/>
        </w:rPr>
      </w:pPr>
      <w:r w:rsidRPr="001C5879">
        <w:rPr>
          <w:lang w:val="en-GB"/>
        </w:rPr>
        <w:t xml:space="preserve">Verify following libraries are installed correctly in the system. </w:t>
      </w:r>
    </w:p>
    <w:p w14:paraId="189A71ED" w14:textId="08800B9D" w:rsidR="00A50564" w:rsidRPr="001C5879" w:rsidRDefault="48EAE535" w:rsidP="00953DC8">
      <w:pPr>
        <w:pStyle w:val="ListParagraph"/>
        <w:numPr>
          <w:ilvl w:val="1"/>
          <w:numId w:val="24"/>
        </w:numPr>
        <w:ind w:hanging="357"/>
        <w:rPr>
          <w:lang w:val="en-GB"/>
        </w:rPr>
      </w:pPr>
      <w:r w:rsidRPr="001C5879">
        <w:rPr>
          <w:lang w:val="en-GB"/>
        </w:rPr>
        <w:t>pywin32 module</w:t>
      </w:r>
    </w:p>
    <w:p w14:paraId="4770BAED" w14:textId="48771ABB" w:rsidR="00A50564" w:rsidRPr="001C5879" w:rsidRDefault="48EAE535" w:rsidP="00953DC8">
      <w:pPr>
        <w:pStyle w:val="ListParagraph"/>
        <w:numPr>
          <w:ilvl w:val="1"/>
          <w:numId w:val="24"/>
        </w:numPr>
        <w:ind w:hanging="357"/>
        <w:rPr>
          <w:lang w:val="en-GB"/>
        </w:rPr>
      </w:pPr>
      <w:r w:rsidRPr="001C5879">
        <w:rPr>
          <w:lang w:val="en-GB"/>
        </w:rPr>
        <w:t>cognite-extractor-utils module</w:t>
      </w:r>
    </w:p>
    <w:p w14:paraId="4E24209E" w14:textId="30A95105" w:rsidR="00A50564" w:rsidRPr="001C5879" w:rsidRDefault="48EAE535" w:rsidP="00953DC8">
      <w:pPr>
        <w:pStyle w:val="ListParagraph"/>
        <w:numPr>
          <w:ilvl w:val="1"/>
          <w:numId w:val="24"/>
        </w:numPr>
        <w:ind w:hanging="357"/>
        <w:rPr>
          <w:lang w:val="en-GB"/>
        </w:rPr>
      </w:pPr>
      <w:r w:rsidRPr="001C5879">
        <w:rPr>
          <w:lang w:val="en-GB"/>
        </w:rPr>
        <w:t>pythonX.dll</w:t>
      </w:r>
    </w:p>
    <w:p w14:paraId="0C3F7409" w14:textId="68B07510" w:rsidR="00A50564" w:rsidRPr="001C5879" w:rsidRDefault="48EAE535" w:rsidP="00953DC8">
      <w:pPr>
        <w:pStyle w:val="ListParagraph"/>
        <w:numPr>
          <w:ilvl w:val="1"/>
          <w:numId w:val="24"/>
        </w:numPr>
        <w:ind w:hanging="357"/>
        <w:rPr>
          <w:lang w:val="en-GB"/>
        </w:rPr>
      </w:pPr>
      <w:r w:rsidRPr="001C5879">
        <w:rPr>
          <w:lang w:val="en-GB"/>
        </w:rPr>
        <w:t>pythonXX.dll</w:t>
      </w:r>
    </w:p>
    <w:p w14:paraId="021AD6F6" w14:textId="19E4ECD7" w:rsidR="00A50564" w:rsidRPr="001C5879" w:rsidRDefault="48EAE535" w:rsidP="00953DC8">
      <w:pPr>
        <w:pStyle w:val="ListParagraph"/>
        <w:numPr>
          <w:ilvl w:val="1"/>
          <w:numId w:val="24"/>
        </w:numPr>
        <w:ind w:hanging="357"/>
        <w:rPr>
          <w:lang w:val="en-GB"/>
        </w:rPr>
      </w:pPr>
      <w:r w:rsidRPr="001C5879">
        <w:rPr>
          <w:lang w:val="en-GB"/>
        </w:rPr>
        <w:t>pythoncomXX.dll</w:t>
      </w:r>
    </w:p>
    <w:p w14:paraId="15BDAC14" w14:textId="66678DB1" w:rsidR="00A50564" w:rsidRPr="001C5879" w:rsidRDefault="48EAE535" w:rsidP="00953DC8">
      <w:pPr>
        <w:pStyle w:val="ListParagraph"/>
        <w:numPr>
          <w:ilvl w:val="1"/>
          <w:numId w:val="24"/>
        </w:numPr>
        <w:ind w:hanging="357"/>
        <w:rPr>
          <w:lang w:val="en-GB"/>
        </w:rPr>
      </w:pPr>
      <w:r w:rsidRPr="001C5879">
        <w:rPr>
          <w:lang w:val="en-GB"/>
        </w:rPr>
        <w:t>pywintypesXX.dll</w:t>
      </w:r>
    </w:p>
    <w:p w14:paraId="7A2C937F" w14:textId="49ECDC62" w:rsidR="00A50564" w:rsidRDefault="00D40039" w:rsidP="0058443F">
      <w:pPr>
        <w:spacing w:before="240" w:line="240" w:lineRule="auto"/>
        <w:ind w:left="737"/>
        <w:rPr>
          <w:lang w:val="en-GB"/>
        </w:rPr>
      </w:pPr>
      <w:r>
        <w:rPr>
          <w:noProof/>
        </w:rPr>
        <w:drawing>
          <wp:inline distT="0" distB="0" distL="0" distR="0" wp14:anchorId="1ECF6569" wp14:editId="77491F2C">
            <wp:extent cx="6944265" cy="925901"/>
            <wp:effectExtent l="0" t="0" r="0" b="0"/>
            <wp:docPr id="14" name="Picture 14" descr="Screenshot showing the files copied to respective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51">
                      <a:extLst>
                        <a:ext uri="{28A0092B-C50C-407E-A947-70E740481C1C}">
                          <a14:useLocalDpi xmlns:a14="http://schemas.microsoft.com/office/drawing/2010/main" val="0"/>
                        </a:ext>
                      </a:extLst>
                    </a:blip>
                    <a:stretch>
                      <a:fillRect/>
                    </a:stretch>
                  </pic:blipFill>
                  <pic:spPr>
                    <a:xfrm>
                      <a:off x="0" y="0"/>
                      <a:ext cx="7082661" cy="944354"/>
                    </a:xfrm>
                    <a:prstGeom prst="rect">
                      <a:avLst/>
                    </a:prstGeom>
                  </pic:spPr>
                </pic:pic>
              </a:graphicData>
            </a:graphic>
          </wp:inline>
        </w:drawing>
      </w:r>
    </w:p>
    <w:p w14:paraId="35FDD62F" w14:textId="77777777" w:rsidR="00D40039" w:rsidRDefault="00D40039" w:rsidP="0B51FDBB">
      <w:pPr>
        <w:spacing w:line="240" w:lineRule="auto"/>
        <w:rPr>
          <w:lang w:val="en-GB"/>
        </w:rPr>
      </w:pPr>
    </w:p>
    <w:p w14:paraId="13F831D8" w14:textId="77777777" w:rsidR="0012331F" w:rsidRDefault="0012331F" w:rsidP="00B55B1D">
      <w:pPr>
        <w:pStyle w:val="Heading2"/>
        <w:rPr>
          <w:lang w:val="en-GB"/>
        </w:rPr>
        <w:sectPr w:rsidR="0012331F" w:rsidSect="00ED3BF7">
          <w:pgSz w:w="15840" w:h="20160" w:code="5"/>
          <w:pgMar w:top="1440" w:right="1440" w:bottom="1440" w:left="1440" w:header="720" w:footer="720" w:gutter="0"/>
          <w:cols w:space="720"/>
          <w:docGrid w:linePitch="360"/>
        </w:sectPr>
      </w:pPr>
    </w:p>
    <w:p w14:paraId="61C8C478" w14:textId="7F07C813" w:rsidR="0B51FDBB" w:rsidRPr="00D40039" w:rsidRDefault="00D40039" w:rsidP="00B55B1D">
      <w:pPr>
        <w:pStyle w:val="Heading2"/>
        <w:rPr>
          <w:sz w:val="22"/>
          <w:szCs w:val="22"/>
          <w:lang w:val="en-GB"/>
        </w:rPr>
      </w:pPr>
      <w:bookmarkStart w:id="590" w:name="_Toc213924319"/>
      <w:r w:rsidRPr="1198C488">
        <w:rPr>
          <w:lang w:val="en-GB"/>
        </w:rPr>
        <w:lastRenderedPageBreak/>
        <w:t xml:space="preserve">Start </w:t>
      </w:r>
      <w:r w:rsidR="00405694">
        <w:rPr>
          <w:lang w:val="en-GB"/>
        </w:rPr>
        <w:t>the Extractor</w:t>
      </w:r>
      <w:bookmarkEnd w:id="590"/>
    </w:p>
    <w:p w14:paraId="66322184" w14:textId="4AC21D05" w:rsidR="00D82A4A" w:rsidRPr="009C0228" w:rsidRDefault="00D82A4A" w:rsidP="009B2B1D">
      <w:pPr>
        <w:pStyle w:val="ListParagraph"/>
        <w:numPr>
          <w:ilvl w:val="0"/>
          <w:numId w:val="21"/>
        </w:numPr>
        <w:spacing w:before="80" w:after="80"/>
        <w:ind w:left="714" w:hanging="357"/>
        <w:rPr>
          <w:lang w:val="en-GB"/>
        </w:rPr>
      </w:pPr>
      <w:r w:rsidRPr="009C0228">
        <w:rPr>
          <w:lang w:val="en-GB"/>
        </w:rPr>
        <w:t xml:space="preserve">Click the </w:t>
      </w:r>
      <w:r w:rsidRPr="009C0228">
        <w:rPr>
          <w:i/>
          <w:iCs/>
          <w:lang w:val="en-GB"/>
        </w:rPr>
        <w:t>Start</w:t>
      </w:r>
      <w:r w:rsidRPr="009C0228">
        <w:rPr>
          <w:lang w:val="en-GB"/>
        </w:rPr>
        <w:t xml:space="preserve"> button and search for “Services” </w:t>
      </w:r>
      <w:r w:rsidR="5E49A320" w:rsidRPr="009C0228">
        <w:rPr>
          <w:rFonts w:eastAsia="Calibri" w:cs="Calibri"/>
          <w:color w:val="000000" w:themeColor="text1"/>
          <w:lang w:val="en-GB"/>
        </w:rPr>
        <w:t xml:space="preserve">and select </w:t>
      </w:r>
      <w:r w:rsidR="5E49A320" w:rsidRPr="009C0228">
        <w:rPr>
          <w:rFonts w:eastAsia="Calibri" w:cs="Calibri"/>
          <w:i/>
          <w:iCs/>
          <w:color w:val="000000" w:themeColor="text1"/>
          <w:lang w:val="en-GB"/>
        </w:rPr>
        <w:t>Run as Administrator.</w:t>
      </w:r>
      <w:r w:rsidR="5E49A320" w:rsidRPr="009C0228">
        <w:rPr>
          <w:rFonts w:eastAsia="Calibri" w:cs="Calibri"/>
          <w:color w:val="000000" w:themeColor="text1"/>
          <w:lang w:val="en-GB"/>
        </w:rPr>
        <w:t xml:space="preserve"> </w:t>
      </w:r>
      <w:r w:rsidR="5E49A320" w:rsidRPr="009C0228">
        <w:rPr>
          <w:lang w:val="en-GB"/>
        </w:rPr>
        <w:t xml:space="preserve"> </w:t>
      </w:r>
    </w:p>
    <w:p w14:paraId="7474A0D1" w14:textId="53A0AAA3" w:rsidR="00D82A4A" w:rsidRDefault="2E332E50" w:rsidP="0058443F">
      <w:pPr>
        <w:spacing w:before="240" w:after="240" w:line="240" w:lineRule="auto"/>
        <w:ind w:left="737"/>
      </w:pPr>
      <w:r>
        <w:rPr>
          <w:noProof/>
        </w:rPr>
        <w:drawing>
          <wp:inline distT="0" distB="0" distL="0" distR="0" wp14:anchorId="7C57FC58" wp14:editId="342459F4">
            <wp:extent cx="3933825" cy="2032476"/>
            <wp:effectExtent l="0" t="0" r="0" b="6350"/>
            <wp:docPr id="2049518758" name="Picture 2049518758" descr="Screenshot of the Start menu showing the Services App and the run as administrator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18758" name="Picture 2049518758" descr="Screenshot of the Start menu showing the Services App and the run as administrator option."/>
                    <pic:cNvPicPr/>
                  </pic:nvPicPr>
                  <pic:blipFill>
                    <a:blip r:embed="rId52">
                      <a:extLst>
                        <a:ext uri="{28A0092B-C50C-407E-A947-70E740481C1C}">
                          <a14:useLocalDpi xmlns:a14="http://schemas.microsoft.com/office/drawing/2010/main" val="0"/>
                        </a:ext>
                      </a:extLst>
                    </a:blip>
                    <a:stretch>
                      <a:fillRect/>
                    </a:stretch>
                  </pic:blipFill>
                  <pic:spPr>
                    <a:xfrm>
                      <a:off x="0" y="0"/>
                      <a:ext cx="3965853" cy="2049024"/>
                    </a:xfrm>
                    <a:prstGeom prst="rect">
                      <a:avLst/>
                    </a:prstGeom>
                  </pic:spPr>
                </pic:pic>
              </a:graphicData>
            </a:graphic>
          </wp:inline>
        </w:drawing>
      </w:r>
    </w:p>
    <w:p w14:paraId="394A5FD9" w14:textId="13E01BC4" w:rsidR="00D82A4A" w:rsidRPr="00A87332" w:rsidRDefault="00D82A4A" w:rsidP="009B2B1D">
      <w:pPr>
        <w:pStyle w:val="ListParagraph"/>
        <w:numPr>
          <w:ilvl w:val="0"/>
          <w:numId w:val="21"/>
        </w:numPr>
        <w:rPr>
          <w:lang w:val="en-GB"/>
        </w:rPr>
      </w:pPr>
      <w:r w:rsidRPr="00A87332">
        <w:rPr>
          <w:lang w:val="en-GB"/>
        </w:rPr>
        <w:t>Search for “</w:t>
      </w:r>
      <w:bookmarkStart w:id="591" w:name="OLE_LINK6"/>
      <w:r w:rsidRPr="00A87332">
        <w:rPr>
          <w:lang w:val="en-GB"/>
        </w:rPr>
        <w:t>FlatFileExtractor</w:t>
      </w:r>
      <w:bookmarkEnd w:id="591"/>
      <w:r w:rsidRPr="00A87332">
        <w:rPr>
          <w:lang w:val="en-GB"/>
        </w:rPr>
        <w:t>”</w:t>
      </w:r>
      <w:r w:rsidR="4A29EF2F" w:rsidRPr="00A87332">
        <w:rPr>
          <w:lang w:val="en-GB"/>
        </w:rPr>
        <w:t xml:space="preserve"> service name</w:t>
      </w:r>
      <w:r w:rsidR="0058443F">
        <w:rPr>
          <w:lang w:val="en-GB"/>
        </w:rPr>
        <w:t xml:space="preserve">, </w:t>
      </w:r>
      <w:r w:rsidRPr="00A87332">
        <w:rPr>
          <w:lang w:val="en-GB"/>
        </w:rPr>
        <w:t>right</w:t>
      </w:r>
      <w:r w:rsidR="009C0228">
        <w:rPr>
          <w:lang w:val="en-GB"/>
        </w:rPr>
        <w:t>-</w:t>
      </w:r>
      <w:r w:rsidRPr="00A87332">
        <w:rPr>
          <w:lang w:val="en-GB"/>
        </w:rPr>
        <w:t>click on it</w:t>
      </w:r>
      <w:r w:rsidR="0058443F">
        <w:rPr>
          <w:lang w:val="en-GB"/>
        </w:rPr>
        <w:t>,</w:t>
      </w:r>
      <w:r w:rsidRPr="00A87332">
        <w:rPr>
          <w:lang w:val="en-GB"/>
        </w:rPr>
        <w:t xml:space="preserve"> and select </w:t>
      </w:r>
      <w:r w:rsidRPr="009B2B1D">
        <w:rPr>
          <w:i/>
          <w:iCs/>
          <w:lang w:val="en-GB"/>
        </w:rPr>
        <w:t>Start</w:t>
      </w:r>
      <w:r w:rsidRPr="00A87332">
        <w:rPr>
          <w:lang w:val="en-GB"/>
        </w:rPr>
        <w:t>.</w:t>
      </w:r>
    </w:p>
    <w:p w14:paraId="17DDF194" w14:textId="2EF1C001" w:rsidR="06A9117D" w:rsidRDefault="06A9117D" w:rsidP="0058443F">
      <w:pPr>
        <w:spacing w:before="240" w:after="240" w:line="240" w:lineRule="auto"/>
        <w:ind w:left="737"/>
        <w:rPr>
          <w:lang w:val="en-GB"/>
        </w:rPr>
      </w:pPr>
      <w:r>
        <w:rPr>
          <w:noProof/>
        </w:rPr>
        <w:drawing>
          <wp:inline distT="0" distB="0" distL="0" distR="0" wp14:anchorId="39E9DB17" wp14:editId="5D91E931">
            <wp:extent cx="6276975" cy="1821137"/>
            <wp:effectExtent l="19050" t="19050" r="9525" b="27305"/>
            <wp:docPr id="1723731020" name="Picture 1723731020" descr="Screenshot to show how to search for “FlatFileExtractor” and select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3">
                      <a:extLst>
                        <a:ext uri="{28A0092B-C50C-407E-A947-70E740481C1C}">
                          <a14:useLocalDpi xmlns:a14="http://schemas.microsoft.com/office/drawing/2010/main" val="0"/>
                        </a:ext>
                      </a:extLst>
                    </a:blip>
                    <a:stretch>
                      <a:fillRect/>
                    </a:stretch>
                  </pic:blipFill>
                  <pic:spPr>
                    <a:xfrm>
                      <a:off x="0" y="0"/>
                      <a:ext cx="6334202" cy="1837740"/>
                    </a:xfrm>
                    <a:prstGeom prst="rect">
                      <a:avLst/>
                    </a:prstGeom>
                    <a:ln>
                      <a:solidFill>
                        <a:schemeClr val="bg1">
                          <a:lumMod val="85000"/>
                        </a:schemeClr>
                      </a:solidFill>
                    </a:ln>
                  </pic:spPr>
                </pic:pic>
              </a:graphicData>
            </a:graphic>
          </wp:inline>
        </w:drawing>
      </w:r>
    </w:p>
    <w:p w14:paraId="46786593" w14:textId="2F8086B1" w:rsidR="00B55B1D" w:rsidRPr="00B6242A" w:rsidRDefault="00DE184F" w:rsidP="0046656E">
      <w:pPr>
        <w:pStyle w:val="ListParagraph"/>
        <w:numPr>
          <w:ilvl w:val="0"/>
          <w:numId w:val="21"/>
        </w:numPr>
        <w:ind w:left="714" w:hanging="357"/>
        <w:rPr>
          <w:lang w:val="en-GB"/>
        </w:rPr>
      </w:pPr>
      <w:r>
        <w:rPr>
          <w:lang w:val="en-GB"/>
        </w:rPr>
        <w:t>Use the path in the configuration file to c</w:t>
      </w:r>
      <w:r w:rsidR="06A9117D" w:rsidRPr="00A87332">
        <w:rPr>
          <w:lang w:val="en-GB"/>
        </w:rPr>
        <w:t xml:space="preserve">heck the logs </w:t>
      </w:r>
      <w:r w:rsidR="00A87332">
        <w:rPr>
          <w:lang w:val="en-GB"/>
        </w:rPr>
        <w:t>in the</w:t>
      </w:r>
      <w:r w:rsidR="06A9117D" w:rsidRPr="00A87332">
        <w:rPr>
          <w:lang w:val="en-GB"/>
        </w:rPr>
        <w:t xml:space="preserve"> log file</w:t>
      </w:r>
      <w:r>
        <w:rPr>
          <w:lang w:val="en-GB"/>
        </w:rPr>
        <w:t>.</w:t>
      </w:r>
    </w:p>
    <w:p w14:paraId="3721633D" w14:textId="1795E49B" w:rsidR="00B6242A" w:rsidRPr="00B6242A" w:rsidRDefault="00B6242A" w:rsidP="00DE184F">
      <w:pPr>
        <w:pStyle w:val="ListParagraph"/>
        <w:numPr>
          <w:ilvl w:val="0"/>
          <w:numId w:val="21"/>
        </w:numPr>
        <w:ind w:left="714" w:hanging="357"/>
        <w:rPr>
          <w:lang w:val="en-GB"/>
        </w:rPr>
      </w:pPr>
      <w:r w:rsidRPr="00B6242A">
        <w:rPr>
          <w:lang w:val="en-GB"/>
        </w:rPr>
        <w:t xml:space="preserve">Validate the creation of </w:t>
      </w:r>
      <w:r w:rsidR="00431144">
        <w:rPr>
          <w:lang w:val="en-GB"/>
        </w:rPr>
        <w:t xml:space="preserve">the </w:t>
      </w:r>
      <w:r w:rsidRPr="00B6242A">
        <w:rPr>
          <w:lang w:val="en-GB"/>
        </w:rPr>
        <w:t xml:space="preserve">database and tables with asset hierarchy data on </w:t>
      </w:r>
      <w:r w:rsidR="00DC58F9">
        <w:rPr>
          <w:lang w:val="en-GB"/>
        </w:rPr>
        <w:t xml:space="preserve">the </w:t>
      </w:r>
      <w:r w:rsidRPr="00B6242A">
        <w:rPr>
          <w:lang w:val="en-GB"/>
        </w:rPr>
        <w:t>CDF portal.</w:t>
      </w:r>
    </w:p>
    <w:p w14:paraId="16E8DC20" w14:textId="14F33F07" w:rsidR="00B6242A" w:rsidRDefault="00B6242A" w:rsidP="00DE184F">
      <w:pPr>
        <w:spacing w:after="240" w:line="240" w:lineRule="auto"/>
      </w:pPr>
      <w:r>
        <w:rPr>
          <w:noProof/>
        </w:rPr>
        <w:drawing>
          <wp:inline distT="0" distB="0" distL="0" distR="0" wp14:anchorId="068C3F36" wp14:editId="7D8DEBCB">
            <wp:extent cx="8505825" cy="2914156"/>
            <wp:effectExtent l="19050" t="19050" r="9525" b="19685"/>
            <wp:docPr id="2" name="Picture 2" descr="Screenshot of CDF, where the created database and tables are vali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of CDF, where the created database and tables are valid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584017" cy="2940945"/>
                    </a:xfrm>
                    <a:prstGeom prst="rect">
                      <a:avLst/>
                    </a:prstGeom>
                    <a:noFill/>
                    <a:ln>
                      <a:solidFill>
                        <a:schemeClr val="bg1">
                          <a:lumMod val="85000"/>
                        </a:schemeClr>
                      </a:solidFill>
                    </a:ln>
                  </pic:spPr>
                </pic:pic>
              </a:graphicData>
            </a:graphic>
          </wp:inline>
        </w:drawing>
      </w:r>
    </w:p>
    <w:p w14:paraId="7E517D9B" w14:textId="6C6FBCD6" w:rsidR="00B6242A" w:rsidRPr="004E3CED" w:rsidRDefault="00B6242A" w:rsidP="00DE184F">
      <w:pPr>
        <w:pStyle w:val="ListParagraph"/>
        <w:numPr>
          <w:ilvl w:val="0"/>
          <w:numId w:val="21"/>
        </w:numPr>
        <w:ind w:left="714" w:hanging="357"/>
        <w:rPr>
          <w:lang w:val="en-GB"/>
        </w:rPr>
      </w:pPr>
      <w:r w:rsidRPr="004E3CED">
        <w:rPr>
          <w:lang w:val="en-GB"/>
        </w:rPr>
        <w:t xml:space="preserve">Validate the creation of </w:t>
      </w:r>
      <w:r w:rsidR="000B4B0F">
        <w:rPr>
          <w:lang w:val="en-GB"/>
        </w:rPr>
        <w:t xml:space="preserve">the </w:t>
      </w:r>
      <w:r w:rsidRPr="004E3CED">
        <w:rPr>
          <w:lang w:val="en-GB"/>
        </w:rPr>
        <w:t xml:space="preserve">extraction pipeline with </w:t>
      </w:r>
      <w:r w:rsidR="0058443F">
        <w:rPr>
          <w:lang w:val="en-GB"/>
        </w:rPr>
        <w:t xml:space="preserve">the </w:t>
      </w:r>
      <w:r w:rsidRPr="004E3CED">
        <w:rPr>
          <w:lang w:val="en-GB"/>
        </w:rPr>
        <w:t xml:space="preserve">success message on </w:t>
      </w:r>
      <w:r w:rsidR="000B4B0F">
        <w:rPr>
          <w:lang w:val="en-GB"/>
        </w:rPr>
        <w:t xml:space="preserve">the </w:t>
      </w:r>
      <w:r w:rsidRPr="004E3CED">
        <w:rPr>
          <w:lang w:val="en-GB"/>
        </w:rPr>
        <w:t>CDF portal.</w:t>
      </w:r>
    </w:p>
    <w:p w14:paraId="174C962D" w14:textId="5E35AFD5" w:rsidR="00B6242A" w:rsidRDefault="00B6242A" w:rsidP="00DE184F">
      <w:pPr>
        <w:spacing w:line="240" w:lineRule="auto"/>
      </w:pPr>
      <w:r>
        <w:rPr>
          <w:noProof/>
        </w:rPr>
        <w:drawing>
          <wp:inline distT="0" distB="0" distL="0" distR="0" wp14:anchorId="4D61AC72" wp14:editId="506C6232">
            <wp:extent cx="7687523" cy="1416346"/>
            <wp:effectExtent l="19050" t="19050" r="0" b="0"/>
            <wp:docPr id="1" name="Picture 1" descr="Screenshot of the success message in CDF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of the success message in CDF portal"/>
                    <pic:cNvPicPr>
                      <a:picLocks noChangeAspect="1" noChangeArrowheads="1"/>
                    </pic:cNvPicPr>
                  </pic:nvPicPr>
                  <pic:blipFill rotWithShape="1">
                    <a:blip r:embed="rId45">
                      <a:extLst>
                        <a:ext uri="{28A0092B-C50C-407E-A947-70E740481C1C}">
                          <a14:useLocalDpi xmlns:a14="http://schemas.microsoft.com/office/drawing/2010/main" val="0"/>
                        </a:ext>
                      </a:extLst>
                    </a:blip>
                    <a:srcRect t="14638"/>
                    <a:stretch/>
                  </pic:blipFill>
                  <pic:spPr bwMode="auto">
                    <a:xfrm>
                      <a:off x="0" y="0"/>
                      <a:ext cx="7800579" cy="1437175"/>
                    </a:xfrm>
                    <a:prstGeom prst="rect">
                      <a:avLst/>
                    </a:prstGeom>
                    <a:noFill/>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092736F3" w14:textId="2077FF4F" w:rsidR="0002585D" w:rsidRPr="00014537" w:rsidRDefault="0051390B" w:rsidP="00014537">
      <w:pPr>
        <w:pStyle w:val="Heading2"/>
        <w:rPr>
          <w:lang w:val="en-GB"/>
        </w:rPr>
      </w:pPr>
      <w:bookmarkStart w:id="592" w:name="_Toc213924320"/>
      <w:r w:rsidRPr="1198C488">
        <w:rPr>
          <w:lang w:val="en-GB"/>
        </w:rPr>
        <w:lastRenderedPageBreak/>
        <w:t xml:space="preserve">Stop </w:t>
      </w:r>
      <w:r w:rsidR="00405694">
        <w:rPr>
          <w:lang w:val="en-GB"/>
        </w:rPr>
        <w:t>the Extractor</w:t>
      </w:r>
      <w:bookmarkEnd w:id="592"/>
    </w:p>
    <w:p w14:paraId="7F769D61" w14:textId="15AC563B" w:rsidR="00BD310D" w:rsidRDefault="34159292" w:rsidP="00DE184F">
      <w:pPr>
        <w:pStyle w:val="ListParagraph"/>
        <w:numPr>
          <w:ilvl w:val="0"/>
          <w:numId w:val="1"/>
        </w:numPr>
        <w:rPr>
          <w:rFonts w:ascii="Calibri" w:eastAsia="Calibri" w:hAnsi="Calibri" w:cs="Calibri"/>
          <w:color w:val="000000" w:themeColor="text1"/>
        </w:rPr>
      </w:pPr>
      <w:r w:rsidRPr="00DC58F9">
        <w:rPr>
          <w:rFonts w:eastAsia="Calibri" w:cs="Calibri"/>
          <w:color w:val="000000" w:themeColor="text1"/>
        </w:rPr>
        <w:t xml:space="preserve">Click the </w:t>
      </w:r>
      <w:r w:rsidRPr="00DC58F9">
        <w:rPr>
          <w:rFonts w:eastAsia="Calibri" w:cs="Calibri"/>
          <w:i/>
          <w:iCs/>
          <w:color w:val="000000" w:themeColor="text1"/>
        </w:rPr>
        <w:t>Start</w:t>
      </w:r>
      <w:r w:rsidRPr="00DC58F9">
        <w:rPr>
          <w:rFonts w:eastAsia="Calibri" w:cs="Calibri"/>
          <w:color w:val="000000" w:themeColor="text1"/>
        </w:rPr>
        <w:t xml:space="preserve"> button</w:t>
      </w:r>
      <w:r w:rsidR="0058443F" w:rsidRPr="00DC58F9">
        <w:rPr>
          <w:rFonts w:eastAsia="Calibri" w:cs="Calibri"/>
          <w:color w:val="000000" w:themeColor="text1"/>
        </w:rPr>
        <w:t xml:space="preserve">, </w:t>
      </w:r>
      <w:r w:rsidRPr="00DC58F9">
        <w:rPr>
          <w:rFonts w:eastAsia="Calibri" w:cs="Calibri"/>
          <w:color w:val="000000" w:themeColor="text1"/>
        </w:rPr>
        <w:t>search for “Services”</w:t>
      </w:r>
      <w:r w:rsidR="0058443F" w:rsidRPr="00DC58F9">
        <w:rPr>
          <w:rFonts w:eastAsia="Calibri" w:cs="Calibri"/>
          <w:color w:val="000000" w:themeColor="text1"/>
        </w:rPr>
        <w:t>,</w:t>
      </w:r>
      <w:r w:rsidRPr="00DC58F9">
        <w:rPr>
          <w:rFonts w:eastAsia="Calibri" w:cs="Calibri"/>
          <w:color w:val="000000" w:themeColor="text1"/>
        </w:rPr>
        <w:t xml:space="preserve"> and select </w:t>
      </w:r>
      <w:r w:rsidRPr="00DC58F9">
        <w:rPr>
          <w:rFonts w:eastAsia="Calibri" w:cs="Calibri"/>
          <w:i/>
          <w:iCs/>
          <w:color w:val="000000" w:themeColor="text1"/>
        </w:rPr>
        <w:t>Run as Administrator</w:t>
      </w:r>
      <w:r w:rsidRPr="00DE184F">
        <w:rPr>
          <w:rFonts w:ascii="Calibri" w:eastAsia="Calibri" w:hAnsi="Calibri" w:cs="Calibri"/>
          <w:i/>
          <w:iCs/>
          <w:color w:val="000000" w:themeColor="text1"/>
        </w:rPr>
        <w:t xml:space="preserve">. </w:t>
      </w:r>
    </w:p>
    <w:p w14:paraId="21B6C128" w14:textId="3A11DD98" w:rsidR="00BD310D" w:rsidRDefault="34159292" w:rsidP="0058443F">
      <w:pPr>
        <w:spacing w:before="240" w:after="240"/>
        <w:ind w:left="737"/>
      </w:pPr>
      <w:r>
        <w:rPr>
          <w:noProof/>
        </w:rPr>
        <w:drawing>
          <wp:inline distT="0" distB="0" distL="0" distR="0" wp14:anchorId="0927E20A" wp14:editId="41441487">
            <wp:extent cx="4954772" cy="2559965"/>
            <wp:effectExtent l="0" t="0" r="0" b="0"/>
            <wp:docPr id="1630204258" name="Picture 1630204258" descr="Screenshot of Windows Start menu showing the Services App and the run as administrator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04258" name="Picture 1630204258" descr="Screenshot of Windows Start menu showing the Services App and the run as administrator option"/>
                    <pic:cNvPicPr/>
                  </pic:nvPicPr>
                  <pic:blipFill>
                    <a:blip r:embed="rId52">
                      <a:extLst>
                        <a:ext uri="{28A0092B-C50C-407E-A947-70E740481C1C}">
                          <a14:useLocalDpi xmlns:a14="http://schemas.microsoft.com/office/drawing/2010/main" val="0"/>
                        </a:ext>
                      </a:extLst>
                    </a:blip>
                    <a:stretch>
                      <a:fillRect/>
                    </a:stretch>
                  </pic:blipFill>
                  <pic:spPr>
                    <a:xfrm>
                      <a:off x="0" y="0"/>
                      <a:ext cx="4973790" cy="2569791"/>
                    </a:xfrm>
                    <a:prstGeom prst="rect">
                      <a:avLst/>
                    </a:prstGeom>
                  </pic:spPr>
                </pic:pic>
              </a:graphicData>
            </a:graphic>
          </wp:inline>
        </w:drawing>
      </w:r>
    </w:p>
    <w:p w14:paraId="0CA3013E" w14:textId="0F74CBE9" w:rsidR="00BD310D" w:rsidRPr="00DC58F9" w:rsidRDefault="34159292" w:rsidP="00DE184F">
      <w:pPr>
        <w:pStyle w:val="ListParagraph"/>
        <w:numPr>
          <w:ilvl w:val="0"/>
          <w:numId w:val="1"/>
        </w:numPr>
        <w:rPr>
          <w:rFonts w:eastAsia="Calibri" w:cs="Calibri"/>
          <w:color w:val="000000" w:themeColor="text1"/>
        </w:rPr>
      </w:pPr>
      <w:r w:rsidRPr="00DC58F9">
        <w:rPr>
          <w:rFonts w:eastAsia="Calibri" w:cs="Calibri"/>
          <w:color w:val="000000" w:themeColor="text1"/>
        </w:rPr>
        <w:t>Search for “FlatFileExtractor” service name</w:t>
      </w:r>
      <w:r w:rsidR="0058443F" w:rsidRPr="00DC58F9">
        <w:rPr>
          <w:rFonts w:eastAsia="Calibri" w:cs="Calibri"/>
          <w:color w:val="000000" w:themeColor="text1"/>
        </w:rPr>
        <w:t xml:space="preserve">, </w:t>
      </w:r>
      <w:r w:rsidRPr="00DC58F9">
        <w:rPr>
          <w:rFonts w:eastAsia="Calibri" w:cs="Calibri"/>
          <w:color w:val="000000" w:themeColor="text1"/>
        </w:rPr>
        <w:t>right</w:t>
      </w:r>
      <w:r w:rsidR="00DC58F9">
        <w:rPr>
          <w:rFonts w:eastAsia="Calibri" w:cs="Calibri"/>
          <w:color w:val="000000" w:themeColor="text1"/>
        </w:rPr>
        <w:t>-</w:t>
      </w:r>
      <w:r w:rsidRPr="00DC58F9">
        <w:rPr>
          <w:rFonts w:eastAsia="Calibri" w:cs="Calibri"/>
          <w:color w:val="000000" w:themeColor="text1"/>
        </w:rPr>
        <w:t>click on it</w:t>
      </w:r>
      <w:r w:rsidR="0058443F" w:rsidRPr="00DC58F9">
        <w:rPr>
          <w:rFonts w:eastAsia="Calibri" w:cs="Calibri"/>
          <w:color w:val="000000" w:themeColor="text1"/>
        </w:rPr>
        <w:t>,</w:t>
      </w:r>
      <w:r w:rsidRPr="00DC58F9">
        <w:rPr>
          <w:rFonts w:eastAsia="Calibri" w:cs="Calibri"/>
          <w:color w:val="000000" w:themeColor="text1"/>
        </w:rPr>
        <w:t xml:space="preserve"> and select </w:t>
      </w:r>
      <w:r w:rsidRPr="00DC58F9">
        <w:rPr>
          <w:rFonts w:eastAsia="Calibri" w:cs="Calibri"/>
          <w:i/>
          <w:iCs/>
          <w:color w:val="000000" w:themeColor="text1"/>
        </w:rPr>
        <w:t>Stop</w:t>
      </w:r>
      <w:r w:rsidRPr="00DC58F9">
        <w:rPr>
          <w:rFonts w:eastAsia="Calibri" w:cs="Calibri"/>
          <w:color w:val="000000" w:themeColor="text1"/>
        </w:rPr>
        <w:t>.</w:t>
      </w:r>
    </w:p>
    <w:p w14:paraId="297D0DF6" w14:textId="662E7440" w:rsidR="00BD310D" w:rsidRDefault="00BD310D" w:rsidP="0B51FDBB"/>
    <w:p w14:paraId="79E6537A" w14:textId="7421F4C5" w:rsidR="0058443F" w:rsidRDefault="00376211" w:rsidP="0058443F">
      <w:pPr>
        <w:ind w:left="737"/>
        <w:rPr>
          <w:rStyle w:val="Hyperlink"/>
          <w:rFonts w:cs="Arial"/>
        </w:rPr>
      </w:pPr>
      <w:r w:rsidRPr="00376211">
        <w:rPr>
          <w:rStyle w:val="Hyperlink"/>
          <w:rFonts w:cs="Arial"/>
          <w:noProof/>
        </w:rPr>
        <w:drawing>
          <wp:inline distT="0" distB="0" distL="0" distR="0" wp14:anchorId="2F1011E3" wp14:editId="1AE5DDE5">
            <wp:extent cx="6828317" cy="3650784"/>
            <wp:effectExtent l="19050" t="19050" r="0" b="6985"/>
            <wp:docPr id="3" name="Picture 3" descr="Screenshot of the services app where the option to Stop the Flat File Extractor service i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of the services app where the option to Stop the Flat File Extractor service is shown"/>
                    <pic:cNvPicPr/>
                  </pic:nvPicPr>
                  <pic:blipFill rotWithShape="1">
                    <a:blip r:embed="rId54"/>
                    <a:srcRect b="2163"/>
                    <a:stretch/>
                  </pic:blipFill>
                  <pic:spPr bwMode="auto">
                    <a:xfrm>
                      <a:off x="0" y="0"/>
                      <a:ext cx="6848305" cy="3661470"/>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sectPr w:rsidR="0058443F" w:rsidSect="00ED3BF7">
      <w:pgSz w:w="158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C11FB" w14:textId="77777777" w:rsidR="00263690" w:rsidRDefault="00263690" w:rsidP="00AE1ED3">
      <w:r>
        <w:separator/>
      </w:r>
    </w:p>
  </w:endnote>
  <w:endnote w:type="continuationSeparator" w:id="0">
    <w:p w14:paraId="39347C6C" w14:textId="77777777" w:rsidR="00263690" w:rsidRDefault="00263690" w:rsidP="00AE1ED3">
      <w:r>
        <w:continuationSeparator/>
      </w:r>
    </w:p>
  </w:endnote>
  <w:endnote w:type="continuationNotice" w:id="1">
    <w:p w14:paraId="7131F164" w14:textId="77777777" w:rsidR="00263690" w:rsidRDefault="00263690" w:rsidP="00AE1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331D3C17" w:rsidR="006324D6" w:rsidRPr="00405D98" w:rsidRDefault="00405D98" w:rsidP="00AE1ED3">
    <w:pPr>
      <w:pStyle w:val="Footer"/>
      <w:rPr>
        <w:sz w:val="16"/>
        <w:szCs w:val="18"/>
      </w:rPr>
    </w:pPr>
    <w:r w:rsidRPr="00405D98">
      <w:rPr>
        <w:sz w:val="16"/>
        <w:szCs w:val="18"/>
      </w:rPr>
      <w:t>© 202</w:t>
    </w:r>
    <w:r w:rsidR="000C1C69">
      <w:rPr>
        <w:sz w:val="16"/>
        <w:szCs w:val="18"/>
      </w:rPr>
      <w:t>5</w:t>
    </w:r>
    <w:r w:rsidRPr="00405D98">
      <w:rPr>
        <w:sz w:val="16"/>
        <w:szCs w:val="18"/>
      </w:rPr>
      <w:t xml:space="preserve"> Accenture. All rights reserved.</w:t>
    </w:r>
    <w:r w:rsidR="00FC4FB4" w:rsidRPr="00405D98">
      <w:rPr>
        <w:sz w:val="16"/>
        <w:szCs w:val="18"/>
      </w:rPr>
      <w:ptab w:relativeTo="margin" w:alignment="center" w:leader="none"/>
    </w:r>
    <w:r w:rsidRPr="00405D98">
      <w:rPr>
        <w:sz w:val="16"/>
        <w:szCs w:val="18"/>
      </w:rPr>
      <w:t>Document Version:</w:t>
    </w:r>
    <w:r w:rsidR="00034EB8">
      <w:rPr>
        <w:sz w:val="16"/>
        <w:szCs w:val="18"/>
      </w:rPr>
      <w:t xml:space="preserve"> </w:t>
    </w:r>
    <w:sdt>
      <w:sdtPr>
        <w:rPr>
          <w:sz w:val="16"/>
          <w:szCs w:val="18"/>
        </w:rPr>
        <w:alias w:val="Label"/>
        <w:tag w:val="DLCPolicyLabelValue"/>
        <w:id w:val="308057999"/>
        <w:lock w:val="contentLocked"/>
        <w:placeholder>
          <w:docPart w:val="F80C02F98CC84EC597C8CBA673645E58"/>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9E909E91-3385-449C-ACC9-52A5331B11D1}"/>
        <w:text w:multiLine="1"/>
      </w:sdtPr>
      <w:sdtEndPr/>
      <w:sdtContent>
        <w:del w:id="1" w:author="Farheen, Zara" w:date="2025-12-08T18:30:00Z" w16du:dateUtc="2025-12-08T13:00:00Z">
          <w:r w:rsidR="00F22F79" w:rsidDel="00B41B5A">
            <w:rPr>
              <w:sz w:val="16"/>
              <w:szCs w:val="18"/>
            </w:rPr>
            <w:delText>15.0</w:delText>
          </w:r>
        </w:del>
        <w:ins w:id="2" w:author="Farheen, Zara" w:date="2025-12-08T18:30:00Z" w16du:dateUtc="2025-12-08T13:00:00Z">
          <w:r w:rsidR="00B41B5A">
            <w:rPr>
              <w:sz w:val="16"/>
              <w:szCs w:val="18"/>
            </w:rPr>
            <w:t>16.0</w:t>
          </w:r>
        </w:ins>
      </w:sdtContent>
    </w:sdt>
    <w:r w:rsidR="00FC4FB4" w:rsidRPr="00405D98">
      <w:rPr>
        <w:sz w:val="16"/>
        <w:szCs w:val="18"/>
      </w:rPr>
      <w:ptab w:relativeTo="margin" w:alignment="right" w:leader="none"/>
    </w:r>
    <w:r w:rsidRPr="00405D98">
      <w:rPr>
        <w:sz w:val="16"/>
        <w:szCs w:val="18"/>
      </w:rPr>
      <w:fldChar w:fldCharType="begin"/>
    </w:r>
    <w:r w:rsidRPr="00405D98">
      <w:rPr>
        <w:sz w:val="16"/>
        <w:szCs w:val="18"/>
      </w:rPr>
      <w:instrText xml:space="preserve"> PAGE   \* MERGEFORMAT </w:instrText>
    </w:r>
    <w:r w:rsidRPr="00405D98">
      <w:rPr>
        <w:sz w:val="16"/>
        <w:szCs w:val="18"/>
      </w:rPr>
      <w:fldChar w:fldCharType="separate"/>
    </w:r>
    <w:r w:rsidRPr="00405D98">
      <w:rPr>
        <w:noProof/>
        <w:sz w:val="16"/>
        <w:szCs w:val="18"/>
      </w:rPr>
      <w:t>1</w:t>
    </w:r>
    <w:r w:rsidRPr="00405D98">
      <w:rPr>
        <w:noProof/>
        <w:sz w:val="16"/>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CF801" w14:textId="77777777" w:rsidR="00263690" w:rsidRDefault="00263690" w:rsidP="00AE1ED3">
      <w:r>
        <w:separator/>
      </w:r>
    </w:p>
  </w:footnote>
  <w:footnote w:type="continuationSeparator" w:id="0">
    <w:p w14:paraId="57105253" w14:textId="77777777" w:rsidR="00263690" w:rsidRDefault="00263690" w:rsidP="00AE1ED3">
      <w:r>
        <w:continuationSeparator/>
      </w:r>
    </w:p>
  </w:footnote>
  <w:footnote w:type="continuationNotice" w:id="1">
    <w:p w14:paraId="49D2319C" w14:textId="77777777" w:rsidR="00263690" w:rsidRDefault="00263690" w:rsidP="00AE1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0D9AA" w14:textId="179DF63C" w:rsidR="003812AE" w:rsidRDefault="000C1C69">
    <w:pPr>
      <w:pStyle w:val="Header"/>
    </w:pPr>
    <w:r>
      <w:rPr>
        <w:noProof/>
        <w14:ligatures w14:val="none"/>
      </w:rPr>
      <w:drawing>
        <wp:inline distT="0" distB="0" distL="0" distR="0" wp14:anchorId="26716BF3" wp14:editId="63C43FA9">
          <wp:extent cx="1124629" cy="108000"/>
          <wp:effectExtent l="0" t="0" r="0" b="6350"/>
          <wp:docPr id="201882319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2319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124629" cy="108000"/>
                  </a:xfrm>
                  <a:prstGeom prst="rect">
                    <a:avLst/>
                  </a:prstGeom>
                </pic:spPr>
              </pic:pic>
            </a:graphicData>
          </a:graphic>
        </wp:inline>
      </w:drawing>
    </w:r>
    <w:r w:rsidR="003812AE">
      <w:ptab w:relativeTo="margin" w:alignment="center" w:leader="none"/>
    </w:r>
    <w:r w:rsidR="003812AE">
      <w:ptab w:relativeTo="margin" w:alignment="right" w:leader="none"/>
    </w:r>
    <w:hyperlink r:id="rId2" w:history="1">
      <w:r w:rsidRPr="000C1C69">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023397"/>
    <w:multiLevelType w:val="hybridMultilevel"/>
    <w:tmpl w:val="D6AC28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1EE14AB"/>
    <w:multiLevelType w:val="hybridMultilevel"/>
    <w:tmpl w:val="95464066"/>
    <w:lvl w:ilvl="0" w:tplc="1A6E6698">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A281426"/>
    <w:multiLevelType w:val="hybridMultilevel"/>
    <w:tmpl w:val="5ED0C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48092B"/>
    <w:multiLevelType w:val="hybridMultilevel"/>
    <w:tmpl w:val="BEA0A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D6A0285"/>
    <w:multiLevelType w:val="hybridMultilevel"/>
    <w:tmpl w:val="8B967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46559C"/>
    <w:multiLevelType w:val="hybridMultilevel"/>
    <w:tmpl w:val="6802B22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8795B1F"/>
    <w:multiLevelType w:val="hybridMultilevel"/>
    <w:tmpl w:val="0EFE6C58"/>
    <w:lvl w:ilvl="0" w:tplc="F04AE9D2">
      <w:start w:val="1"/>
      <w:numFmt w:val="bullet"/>
      <w:lvlText w:val=""/>
      <w:lvlJc w:val="left"/>
      <w:pPr>
        <w:ind w:left="720" w:hanging="360"/>
      </w:pPr>
      <w:rPr>
        <w:rFonts w:ascii="Symbol" w:hAnsi="Symbol" w:hint="default"/>
      </w:rPr>
    </w:lvl>
    <w:lvl w:ilvl="1" w:tplc="D00023A2">
      <w:start w:val="1"/>
      <w:numFmt w:val="bullet"/>
      <w:lvlText w:val="o"/>
      <w:lvlJc w:val="left"/>
      <w:pPr>
        <w:ind w:left="1440" w:hanging="360"/>
      </w:pPr>
      <w:rPr>
        <w:rFonts w:ascii="Courier New" w:hAnsi="Courier New" w:hint="default"/>
      </w:rPr>
    </w:lvl>
    <w:lvl w:ilvl="2" w:tplc="6492C39A">
      <w:start w:val="1"/>
      <w:numFmt w:val="bullet"/>
      <w:lvlText w:val=""/>
      <w:lvlJc w:val="left"/>
      <w:pPr>
        <w:ind w:left="2160" w:hanging="360"/>
      </w:pPr>
      <w:rPr>
        <w:rFonts w:ascii="Wingdings" w:hAnsi="Wingdings" w:hint="default"/>
      </w:rPr>
    </w:lvl>
    <w:lvl w:ilvl="3" w:tplc="9E0250EA">
      <w:start w:val="1"/>
      <w:numFmt w:val="bullet"/>
      <w:lvlText w:val=""/>
      <w:lvlJc w:val="left"/>
      <w:pPr>
        <w:ind w:left="2880" w:hanging="360"/>
      </w:pPr>
      <w:rPr>
        <w:rFonts w:ascii="Symbol" w:hAnsi="Symbol" w:hint="default"/>
      </w:rPr>
    </w:lvl>
    <w:lvl w:ilvl="4" w:tplc="853CC924">
      <w:start w:val="1"/>
      <w:numFmt w:val="bullet"/>
      <w:lvlText w:val="o"/>
      <w:lvlJc w:val="left"/>
      <w:pPr>
        <w:ind w:left="3600" w:hanging="360"/>
      </w:pPr>
      <w:rPr>
        <w:rFonts w:ascii="Courier New" w:hAnsi="Courier New" w:hint="default"/>
      </w:rPr>
    </w:lvl>
    <w:lvl w:ilvl="5" w:tplc="FA6A5EBE">
      <w:start w:val="1"/>
      <w:numFmt w:val="bullet"/>
      <w:lvlText w:val=""/>
      <w:lvlJc w:val="left"/>
      <w:pPr>
        <w:ind w:left="4320" w:hanging="360"/>
      </w:pPr>
      <w:rPr>
        <w:rFonts w:ascii="Wingdings" w:hAnsi="Wingdings" w:hint="default"/>
      </w:rPr>
    </w:lvl>
    <w:lvl w:ilvl="6" w:tplc="1898D5EC">
      <w:start w:val="1"/>
      <w:numFmt w:val="bullet"/>
      <w:lvlText w:val=""/>
      <w:lvlJc w:val="left"/>
      <w:pPr>
        <w:ind w:left="5040" w:hanging="360"/>
      </w:pPr>
      <w:rPr>
        <w:rFonts w:ascii="Symbol" w:hAnsi="Symbol" w:hint="default"/>
      </w:rPr>
    </w:lvl>
    <w:lvl w:ilvl="7" w:tplc="3C7A879E">
      <w:start w:val="1"/>
      <w:numFmt w:val="bullet"/>
      <w:lvlText w:val="o"/>
      <w:lvlJc w:val="left"/>
      <w:pPr>
        <w:ind w:left="5760" w:hanging="360"/>
      </w:pPr>
      <w:rPr>
        <w:rFonts w:ascii="Courier New" w:hAnsi="Courier New" w:hint="default"/>
      </w:rPr>
    </w:lvl>
    <w:lvl w:ilvl="8" w:tplc="56CAE354">
      <w:start w:val="1"/>
      <w:numFmt w:val="bullet"/>
      <w:lvlText w:val=""/>
      <w:lvlJc w:val="left"/>
      <w:pPr>
        <w:ind w:left="6480" w:hanging="360"/>
      </w:pPr>
      <w:rPr>
        <w:rFonts w:ascii="Wingdings" w:hAnsi="Wingdings" w:hint="default"/>
      </w:rPr>
    </w:lvl>
  </w:abstractNum>
  <w:abstractNum w:abstractNumId="14" w15:restartNumberingAfterBreak="0">
    <w:nsid w:val="3E7869F6"/>
    <w:multiLevelType w:val="hybridMultilevel"/>
    <w:tmpl w:val="FFFFFFFF"/>
    <w:lvl w:ilvl="0" w:tplc="8804832E">
      <w:start w:val="1"/>
      <w:numFmt w:val="bullet"/>
      <w:lvlText w:val=""/>
      <w:lvlJc w:val="left"/>
      <w:pPr>
        <w:ind w:left="720" w:hanging="360"/>
      </w:pPr>
      <w:rPr>
        <w:rFonts w:ascii="Symbol" w:hAnsi="Symbol" w:hint="default"/>
      </w:rPr>
    </w:lvl>
    <w:lvl w:ilvl="1" w:tplc="E936513A">
      <w:start w:val="1"/>
      <w:numFmt w:val="bullet"/>
      <w:lvlText w:val="o"/>
      <w:lvlJc w:val="left"/>
      <w:pPr>
        <w:ind w:left="1440" w:hanging="360"/>
      </w:pPr>
      <w:rPr>
        <w:rFonts w:ascii="Courier New" w:hAnsi="Courier New" w:hint="default"/>
      </w:rPr>
    </w:lvl>
    <w:lvl w:ilvl="2" w:tplc="8096A38E">
      <w:start w:val="1"/>
      <w:numFmt w:val="bullet"/>
      <w:lvlText w:val=""/>
      <w:lvlJc w:val="left"/>
      <w:pPr>
        <w:ind w:left="2160" w:hanging="360"/>
      </w:pPr>
      <w:rPr>
        <w:rFonts w:ascii="Wingdings" w:hAnsi="Wingdings" w:hint="default"/>
      </w:rPr>
    </w:lvl>
    <w:lvl w:ilvl="3" w:tplc="2740163E">
      <w:start w:val="1"/>
      <w:numFmt w:val="bullet"/>
      <w:lvlText w:val=""/>
      <w:lvlJc w:val="left"/>
      <w:pPr>
        <w:ind w:left="2880" w:hanging="360"/>
      </w:pPr>
      <w:rPr>
        <w:rFonts w:ascii="Symbol" w:hAnsi="Symbol" w:hint="default"/>
      </w:rPr>
    </w:lvl>
    <w:lvl w:ilvl="4" w:tplc="A0C419EE">
      <w:start w:val="1"/>
      <w:numFmt w:val="bullet"/>
      <w:lvlText w:val="o"/>
      <w:lvlJc w:val="left"/>
      <w:pPr>
        <w:ind w:left="3600" w:hanging="360"/>
      </w:pPr>
      <w:rPr>
        <w:rFonts w:ascii="Courier New" w:hAnsi="Courier New" w:hint="default"/>
      </w:rPr>
    </w:lvl>
    <w:lvl w:ilvl="5" w:tplc="42400FB2">
      <w:start w:val="1"/>
      <w:numFmt w:val="bullet"/>
      <w:lvlText w:val=""/>
      <w:lvlJc w:val="left"/>
      <w:pPr>
        <w:ind w:left="4320" w:hanging="360"/>
      </w:pPr>
      <w:rPr>
        <w:rFonts w:ascii="Wingdings" w:hAnsi="Wingdings" w:hint="default"/>
      </w:rPr>
    </w:lvl>
    <w:lvl w:ilvl="6" w:tplc="84F8C424">
      <w:start w:val="1"/>
      <w:numFmt w:val="bullet"/>
      <w:lvlText w:val=""/>
      <w:lvlJc w:val="left"/>
      <w:pPr>
        <w:ind w:left="5040" w:hanging="360"/>
      </w:pPr>
      <w:rPr>
        <w:rFonts w:ascii="Symbol" w:hAnsi="Symbol" w:hint="default"/>
      </w:rPr>
    </w:lvl>
    <w:lvl w:ilvl="7" w:tplc="391C5C06">
      <w:start w:val="1"/>
      <w:numFmt w:val="bullet"/>
      <w:lvlText w:val="o"/>
      <w:lvlJc w:val="left"/>
      <w:pPr>
        <w:ind w:left="5760" w:hanging="360"/>
      </w:pPr>
      <w:rPr>
        <w:rFonts w:ascii="Courier New" w:hAnsi="Courier New" w:hint="default"/>
      </w:rPr>
    </w:lvl>
    <w:lvl w:ilvl="8" w:tplc="CFAEC436">
      <w:start w:val="1"/>
      <w:numFmt w:val="bullet"/>
      <w:lvlText w:val=""/>
      <w:lvlJc w:val="left"/>
      <w:pPr>
        <w:ind w:left="6480" w:hanging="360"/>
      </w:pPr>
      <w:rPr>
        <w:rFonts w:ascii="Wingdings" w:hAnsi="Wingdings" w:hint="default"/>
      </w:rPr>
    </w:lvl>
  </w:abstractNum>
  <w:abstractNum w:abstractNumId="15"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FA2239"/>
    <w:multiLevelType w:val="hybridMultilevel"/>
    <w:tmpl w:val="FFFFFFFF"/>
    <w:lvl w:ilvl="0" w:tplc="5524DE14">
      <w:start w:val="1"/>
      <w:numFmt w:val="decimal"/>
      <w:lvlText w:val="%1."/>
      <w:lvlJc w:val="left"/>
      <w:pPr>
        <w:ind w:left="720" w:hanging="360"/>
      </w:pPr>
    </w:lvl>
    <w:lvl w:ilvl="1" w:tplc="382C48D2">
      <w:start w:val="1"/>
      <w:numFmt w:val="lowerLetter"/>
      <w:lvlText w:val="%2."/>
      <w:lvlJc w:val="left"/>
      <w:pPr>
        <w:ind w:left="1440" w:hanging="360"/>
      </w:pPr>
    </w:lvl>
    <w:lvl w:ilvl="2" w:tplc="3502FA3A">
      <w:start w:val="1"/>
      <w:numFmt w:val="lowerRoman"/>
      <w:lvlText w:val="%3."/>
      <w:lvlJc w:val="right"/>
      <w:pPr>
        <w:ind w:left="2160" w:hanging="180"/>
      </w:pPr>
    </w:lvl>
    <w:lvl w:ilvl="3" w:tplc="2B1409B0">
      <w:start w:val="1"/>
      <w:numFmt w:val="decimal"/>
      <w:lvlText w:val="%4."/>
      <w:lvlJc w:val="left"/>
      <w:pPr>
        <w:ind w:left="2880" w:hanging="360"/>
      </w:pPr>
    </w:lvl>
    <w:lvl w:ilvl="4" w:tplc="169E230E">
      <w:start w:val="1"/>
      <w:numFmt w:val="lowerLetter"/>
      <w:lvlText w:val="%5."/>
      <w:lvlJc w:val="left"/>
      <w:pPr>
        <w:ind w:left="3600" w:hanging="360"/>
      </w:pPr>
    </w:lvl>
    <w:lvl w:ilvl="5" w:tplc="4550736C">
      <w:start w:val="1"/>
      <w:numFmt w:val="lowerRoman"/>
      <w:lvlText w:val="%6."/>
      <w:lvlJc w:val="right"/>
      <w:pPr>
        <w:ind w:left="4320" w:hanging="180"/>
      </w:pPr>
    </w:lvl>
    <w:lvl w:ilvl="6" w:tplc="9666316A">
      <w:start w:val="1"/>
      <w:numFmt w:val="decimal"/>
      <w:lvlText w:val="%7."/>
      <w:lvlJc w:val="left"/>
      <w:pPr>
        <w:ind w:left="5040" w:hanging="360"/>
      </w:pPr>
    </w:lvl>
    <w:lvl w:ilvl="7" w:tplc="2E7A5DEC">
      <w:start w:val="1"/>
      <w:numFmt w:val="lowerLetter"/>
      <w:lvlText w:val="%8."/>
      <w:lvlJc w:val="left"/>
      <w:pPr>
        <w:ind w:left="5760" w:hanging="360"/>
      </w:pPr>
    </w:lvl>
    <w:lvl w:ilvl="8" w:tplc="923811C0">
      <w:start w:val="1"/>
      <w:numFmt w:val="lowerRoman"/>
      <w:lvlText w:val="%9."/>
      <w:lvlJc w:val="right"/>
      <w:pPr>
        <w:ind w:left="6480" w:hanging="180"/>
      </w:pPr>
    </w:lvl>
  </w:abstractNum>
  <w:abstractNum w:abstractNumId="17" w15:restartNumberingAfterBreak="0">
    <w:nsid w:val="48F07055"/>
    <w:multiLevelType w:val="hybridMultilevel"/>
    <w:tmpl w:val="FFFFFFFF"/>
    <w:lvl w:ilvl="0" w:tplc="9AB8FFB0">
      <w:start w:val="1"/>
      <w:numFmt w:val="decimal"/>
      <w:lvlText w:val="%1."/>
      <w:lvlJc w:val="left"/>
      <w:pPr>
        <w:ind w:left="720" w:hanging="360"/>
      </w:pPr>
    </w:lvl>
    <w:lvl w:ilvl="1" w:tplc="8CD2EFAC">
      <w:start w:val="1"/>
      <w:numFmt w:val="lowerLetter"/>
      <w:lvlText w:val="%2."/>
      <w:lvlJc w:val="left"/>
      <w:pPr>
        <w:ind w:left="1440" w:hanging="360"/>
      </w:pPr>
    </w:lvl>
    <w:lvl w:ilvl="2" w:tplc="4380DE46">
      <w:start w:val="1"/>
      <w:numFmt w:val="lowerRoman"/>
      <w:lvlText w:val="%3."/>
      <w:lvlJc w:val="right"/>
      <w:pPr>
        <w:ind w:left="2160" w:hanging="180"/>
      </w:pPr>
    </w:lvl>
    <w:lvl w:ilvl="3" w:tplc="AF18991E">
      <w:start w:val="1"/>
      <w:numFmt w:val="decimal"/>
      <w:lvlText w:val="%4."/>
      <w:lvlJc w:val="left"/>
      <w:pPr>
        <w:ind w:left="2880" w:hanging="360"/>
      </w:pPr>
    </w:lvl>
    <w:lvl w:ilvl="4" w:tplc="8E90AB42">
      <w:start w:val="1"/>
      <w:numFmt w:val="lowerLetter"/>
      <w:lvlText w:val="%5."/>
      <w:lvlJc w:val="left"/>
      <w:pPr>
        <w:ind w:left="3600" w:hanging="360"/>
      </w:pPr>
    </w:lvl>
    <w:lvl w:ilvl="5" w:tplc="7042F70E">
      <w:start w:val="1"/>
      <w:numFmt w:val="lowerRoman"/>
      <w:lvlText w:val="%6."/>
      <w:lvlJc w:val="right"/>
      <w:pPr>
        <w:ind w:left="4320" w:hanging="180"/>
      </w:pPr>
    </w:lvl>
    <w:lvl w:ilvl="6" w:tplc="920EA602">
      <w:start w:val="1"/>
      <w:numFmt w:val="decimal"/>
      <w:lvlText w:val="%7."/>
      <w:lvlJc w:val="left"/>
      <w:pPr>
        <w:ind w:left="5040" w:hanging="360"/>
      </w:pPr>
    </w:lvl>
    <w:lvl w:ilvl="7" w:tplc="0882A4B4">
      <w:start w:val="1"/>
      <w:numFmt w:val="lowerLetter"/>
      <w:lvlText w:val="%8."/>
      <w:lvlJc w:val="left"/>
      <w:pPr>
        <w:ind w:left="5760" w:hanging="360"/>
      </w:pPr>
    </w:lvl>
    <w:lvl w:ilvl="8" w:tplc="283E329A">
      <w:start w:val="1"/>
      <w:numFmt w:val="lowerRoman"/>
      <w:lvlText w:val="%9."/>
      <w:lvlJc w:val="right"/>
      <w:pPr>
        <w:ind w:left="6480" w:hanging="180"/>
      </w:pPr>
    </w:lvl>
  </w:abstractNum>
  <w:abstractNum w:abstractNumId="18" w15:restartNumberingAfterBreak="0">
    <w:nsid w:val="4C28604F"/>
    <w:multiLevelType w:val="hybridMultilevel"/>
    <w:tmpl w:val="F6B62E7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3302960"/>
    <w:multiLevelType w:val="hybridMultilevel"/>
    <w:tmpl w:val="68CCF6AA"/>
    <w:lvl w:ilvl="0" w:tplc="FFFFFFFF">
      <w:start w:val="1"/>
      <w:numFmt w:val="upperLetter"/>
      <w:lvlText w:val="%1."/>
      <w:lvlJc w:val="left"/>
      <w:pPr>
        <w:ind w:left="1080" w:hanging="360"/>
      </w:pPr>
      <w:rPr>
        <w:rFonts w:hint="default"/>
        <w:b w:val="0"/>
        <w:bCs w:val="0"/>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58CD70ED"/>
    <w:multiLevelType w:val="hybridMultilevel"/>
    <w:tmpl w:val="B3BA70F0"/>
    <w:lvl w:ilvl="0" w:tplc="7CC0356A">
      <w:start w:val="1"/>
      <w:numFmt w:val="bullet"/>
      <w:lvlText w:val=""/>
      <w:lvlJc w:val="left"/>
      <w:pPr>
        <w:tabs>
          <w:tab w:val="num" w:pos="936"/>
        </w:tabs>
        <w:ind w:left="936" w:hanging="21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C5B48B6"/>
    <w:multiLevelType w:val="hybridMultilevel"/>
    <w:tmpl w:val="4984DD20"/>
    <w:lvl w:ilvl="0" w:tplc="AE5CB4B2">
      <w:start w:val="1"/>
      <w:numFmt w:val="lowerLetter"/>
      <w:pStyle w:val="NO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2A294C"/>
    <w:multiLevelType w:val="hybridMultilevel"/>
    <w:tmpl w:val="1494C2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10E13B7"/>
    <w:multiLevelType w:val="hybridMultilevel"/>
    <w:tmpl w:val="035C1F68"/>
    <w:lvl w:ilvl="0" w:tplc="3BAEF3A4">
      <w:start w:val="1"/>
      <w:numFmt w:val="bullet"/>
      <w:lvlText w:val="·"/>
      <w:lvlJc w:val="left"/>
      <w:pPr>
        <w:ind w:left="720" w:hanging="360"/>
      </w:pPr>
      <w:rPr>
        <w:rFonts w:ascii="Symbol" w:hAnsi="Symbol" w:hint="default"/>
      </w:rPr>
    </w:lvl>
    <w:lvl w:ilvl="1" w:tplc="71683720">
      <w:start w:val="1"/>
      <w:numFmt w:val="bullet"/>
      <w:lvlText w:val="o"/>
      <w:lvlJc w:val="left"/>
      <w:pPr>
        <w:ind w:left="1440" w:hanging="360"/>
      </w:pPr>
      <w:rPr>
        <w:rFonts w:ascii="Courier New" w:hAnsi="Courier New" w:hint="default"/>
      </w:rPr>
    </w:lvl>
    <w:lvl w:ilvl="2" w:tplc="287C7570">
      <w:start w:val="1"/>
      <w:numFmt w:val="bullet"/>
      <w:lvlText w:val=""/>
      <w:lvlJc w:val="left"/>
      <w:pPr>
        <w:ind w:left="2160" w:hanging="360"/>
      </w:pPr>
      <w:rPr>
        <w:rFonts w:ascii="Wingdings" w:hAnsi="Wingdings" w:hint="default"/>
      </w:rPr>
    </w:lvl>
    <w:lvl w:ilvl="3" w:tplc="B2EEEFBC">
      <w:start w:val="1"/>
      <w:numFmt w:val="bullet"/>
      <w:lvlText w:val=""/>
      <w:lvlJc w:val="left"/>
      <w:pPr>
        <w:ind w:left="2880" w:hanging="360"/>
      </w:pPr>
      <w:rPr>
        <w:rFonts w:ascii="Symbol" w:hAnsi="Symbol" w:hint="default"/>
      </w:rPr>
    </w:lvl>
    <w:lvl w:ilvl="4" w:tplc="C30E628C">
      <w:start w:val="1"/>
      <w:numFmt w:val="bullet"/>
      <w:lvlText w:val="o"/>
      <w:lvlJc w:val="left"/>
      <w:pPr>
        <w:ind w:left="3600" w:hanging="360"/>
      </w:pPr>
      <w:rPr>
        <w:rFonts w:ascii="Courier New" w:hAnsi="Courier New" w:hint="default"/>
      </w:rPr>
    </w:lvl>
    <w:lvl w:ilvl="5" w:tplc="21EA99CA">
      <w:start w:val="1"/>
      <w:numFmt w:val="bullet"/>
      <w:lvlText w:val=""/>
      <w:lvlJc w:val="left"/>
      <w:pPr>
        <w:ind w:left="4320" w:hanging="360"/>
      </w:pPr>
      <w:rPr>
        <w:rFonts w:ascii="Wingdings" w:hAnsi="Wingdings" w:hint="default"/>
      </w:rPr>
    </w:lvl>
    <w:lvl w:ilvl="6" w:tplc="8236EC80">
      <w:start w:val="1"/>
      <w:numFmt w:val="bullet"/>
      <w:lvlText w:val=""/>
      <w:lvlJc w:val="left"/>
      <w:pPr>
        <w:ind w:left="5040" w:hanging="360"/>
      </w:pPr>
      <w:rPr>
        <w:rFonts w:ascii="Symbol" w:hAnsi="Symbol" w:hint="default"/>
      </w:rPr>
    </w:lvl>
    <w:lvl w:ilvl="7" w:tplc="B2E20994">
      <w:start w:val="1"/>
      <w:numFmt w:val="bullet"/>
      <w:lvlText w:val="o"/>
      <w:lvlJc w:val="left"/>
      <w:pPr>
        <w:ind w:left="5760" w:hanging="360"/>
      </w:pPr>
      <w:rPr>
        <w:rFonts w:ascii="Courier New" w:hAnsi="Courier New" w:hint="default"/>
      </w:rPr>
    </w:lvl>
    <w:lvl w:ilvl="8" w:tplc="F614DE04">
      <w:start w:val="1"/>
      <w:numFmt w:val="bullet"/>
      <w:lvlText w:val=""/>
      <w:lvlJc w:val="left"/>
      <w:pPr>
        <w:ind w:left="6480" w:hanging="360"/>
      </w:pPr>
      <w:rPr>
        <w:rFonts w:ascii="Wingdings" w:hAnsi="Wingdings" w:hint="default"/>
      </w:rPr>
    </w:lvl>
  </w:abstractNum>
  <w:abstractNum w:abstractNumId="24" w15:restartNumberingAfterBreak="0">
    <w:nsid w:val="6885B0D0"/>
    <w:multiLevelType w:val="hybridMultilevel"/>
    <w:tmpl w:val="FFFFFFFF"/>
    <w:lvl w:ilvl="0" w:tplc="AC20B266">
      <w:start w:val="1"/>
      <w:numFmt w:val="bullet"/>
      <w:lvlText w:val=""/>
      <w:lvlJc w:val="left"/>
      <w:pPr>
        <w:ind w:left="720" w:hanging="360"/>
      </w:pPr>
      <w:rPr>
        <w:rFonts w:ascii="Symbol" w:hAnsi="Symbol" w:hint="default"/>
      </w:rPr>
    </w:lvl>
    <w:lvl w:ilvl="1" w:tplc="9D6E2B34">
      <w:start w:val="1"/>
      <w:numFmt w:val="bullet"/>
      <w:lvlText w:val="·"/>
      <w:lvlJc w:val="left"/>
      <w:pPr>
        <w:ind w:left="1440" w:hanging="360"/>
      </w:pPr>
      <w:rPr>
        <w:rFonts w:ascii="Symbol" w:hAnsi="Symbol" w:hint="default"/>
      </w:rPr>
    </w:lvl>
    <w:lvl w:ilvl="2" w:tplc="BAFCD40C">
      <w:start w:val="1"/>
      <w:numFmt w:val="bullet"/>
      <w:lvlText w:val=""/>
      <w:lvlJc w:val="left"/>
      <w:pPr>
        <w:ind w:left="2160" w:hanging="360"/>
      </w:pPr>
      <w:rPr>
        <w:rFonts w:ascii="Wingdings" w:hAnsi="Wingdings" w:hint="default"/>
      </w:rPr>
    </w:lvl>
    <w:lvl w:ilvl="3" w:tplc="869A22C0">
      <w:start w:val="1"/>
      <w:numFmt w:val="bullet"/>
      <w:lvlText w:val=""/>
      <w:lvlJc w:val="left"/>
      <w:pPr>
        <w:ind w:left="2880" w:hanging="360"/>
      </w:pPr>
      <w:rPr>
        <w:rFonts w:ascii="Symbol" w:hAnsi="Symbol" w:hint="default"/>
      </w:rPr>
    </w:lvl>
    <w:lvl w:ilvl="4" w:tplc="85F446F2">
      <w:start w:val="1"/>
      <w:numFmt w:val="bullet"/>
      <w:lvlText w:val="o"/>
      <w:lvlJc w:val="left"/>
      <w:pPr>
        <w:ind w:left="3600" w:hanging="360"/>
      </w:pPr>
      <w:rPr>
        <w:rFonts w:ascii="Courier New" w:hAnsi="Courier New" w:hint="default"/>
      </w:rPr>
    </w:lvl>
    <w:lvl w:ilvl="5" w:tplc="3C3C1D04">
      <w:start w:val="1"/>
      <w:numFmt w:val="bullet"/>
      <w:lvlText w:val=""/>
      <w:lvlJc w:val="left"/>
      <w:pPr>
        <w:ind w:left="4320" w:hanging="360"/>
      </w:pPr>
      <w:rPr>
        <w:rFonts w:ascii="Wingdings" w:hAnsi="Wingdings" w:hint="default"/>
      </w:rPr>
    </w:lvl>
    <w:lvl w:ilvl="6" w:tplc="A39ACEEA">
      <w:start w:val="1"/>
      <w:numFmt w:val="bullet"/>
      <w:lvlText w:val=""/>
      <w:lvlJc w:val="left"/>
      <w:pPr>
        <w:ind w:left="5040" w:hanging="360"/>
      </w:pPr>
      <w:rPr>
        <w:rFonts w:ascii="Symbol" w:hAnsi="Symbol" w:hint="default"/>
      </w:rPr>
    </w:lvl>
    <w:lvl w:ilvl="7" w:tplc="66007258">
      <w:start w:val="1"/>
      <w:numFmt w:val="bullet"/>
      <w:lvlText w:val="o"/>
      <w:lvlJc w:val="left"/>
      <w:pPr>
        <w:ind w:left="5760" w:hanging="360"/>
      </w:pPr>
      <w:rPr>
        <w:rFonts w:ascii="Courier New" w:hAnsi="Courier New" w:hint="default"/>
      </w:rPr>
    </w:lvl>
    <w:lvl w:ilvl="8" w:tplc="0C64B212">
      <w:start w:val="1"/>
      <w:numFmt w:val="bullet"/>
      <w:lvlText w:val=""/>
      <w:lvlJc w:val="left"/>
      <w:pPr>
        <w:ind w:left="6480" w:hanging="360"/>
      </w:pPr>
      <w:rPr>
        <w:rFonts w:ascii="Wingdings" w:hAnsi="Wingdings" w:hint="default"/>
      </w:rPr>
    </w:lvl>
  </w:abstractNum>
  <w:abstractNum w:abstractNumId="25" w15:restartNumberingAfterBreak="0">
    <w:nsid w:val="6C5264F7"/>
    <w:multiLevelType w:val="hybridMultilevel"/>
    <w:tmpl w:val="68CCF6AA"/>
    <w:lvl w:ilvl="0" w:tplc="04090015">
      <w:start w:val="1"/>
      <w:numFmt w:val="upperLetter"/>
      <w:lvlText w:val="%1."/>
      <w:lvlJc w:val="left"/>
      <w:pPr>
        <w:ind w:left="1080" w:hanging="360"/>
      </w:pPr>
      <w:rPr>
        <w:rFonts w:hint="default"/>
        <w:b w:val="0"/>
        <w:bCs w:val="0"/>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E742304"/>
    <w:multiLevelType w:val="hybridMultilevel"/>
    <w:tmpl w:val="403A51E8"/>
    <w:lvl w:ilvl="0" w:tplc="8656251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942D2D"/>
    <w:multiLevelType w:val="hybridMultilevel"/>
    <w:tmpl w:val="FFFFFFFF"/>
    <w:lvl w:ilvl="0" w:tplc="94924F7E">
      <w:start w:val="1"/>
      <w:numFmt w:val="bullet"/>
      <w:lvlText w:val=""/>
      <w:lvlJc w:val="left"/>
      <w:pPr>
        <w:ind w:left="720" w:hanging="360"/>
      </w:pPr>
      <w:rPr>
        <w:rFonts w:ascii="Symbol" w:hAnsi="Symbol" w:hint="default"/>
      </w:rPr>
    </w:lvl>
    <w:lvl w:ilvl="1" w:tplc="1FD8E726">
      <w:start w:val="1"/>
      <w:numFmt w:val="bullet"/>
      <w:lvlText w:val="o"/>
      <w:lvlJc w:val="left"/>
      <w:pPr>
        <w:ind w:left="1440" w:hanging="360"/>
      </w:pPr>
      <w:rPr>
        <w:rFonts w:ascii="Courier New" w:hAnsi="Courier New" w:hint="default"/>
      </w:rPr>
    </w:lvl>
    <w:lvl w:ilvl="2" w:tplc="5644CCF0">
      <w:start w:val="1"/>
      <w:numFmt w:val="bullet"/>
      <w:lvlText w:val=""/>
      <w:lvlJc w:val="left"/>
      <w:pPr>
        <w:ind w:left="2160" w:hanging="360"/>
      </w:pPr>
      <w:rPr>
        <w:rFonts w:ascii="Wingdings" w:hAnsi="Wingdings" w:hint="default"/>
      </w:rPr>
    </w:lvl>
    <w:lvl w:ilvl="3" w:tplc="9230E74A">
      <w:start w:val="1"/>
      <w:numFmt w:val="bullet"/>
      <w:lvlText w:val=""/>
      <w:lvlJc w:val="left"/>
      <w:pPr>
        <w:ind w:left="2880" w:hanging="360"/>
      </w:pPr>
      <w:rPr>
        <w:rFonts w:ascii="Symbol" w:hAnsi="Symbol" w:hint="default"/>
      </w:rPr>
    </w:lvl>
    <w:lvl w:ilvl="4" w:tplc="9DC29478">
      <w:start w:val="1"/>
      <w:numFmt w:val="bullet"/>
      <w:lvlText w:val="o"/>
      <w:lvlJc w:val="left"/>
      <w:pPr>
        <w:ind w:left="3600" w:hanging="360"/>
      </w:pPr>
      <w:rPr>
        <w:rFonts w:ascii="Courier New" w:hAnsi="Courier New" w:hint="default"/>
      </w:rPr>
    </w:lvl>
    <w:lvl w:ilvl="5" w:tplc="3DF8B0B4">
      <w:start w:val="1"/>
      <w:numFmt w:val="bullet"/>
      <w:lvlText w:val=""/>
      <w:lvlJc w:val="left"/>
      <w:pPr>
        <w:ind w:left="4320" w:hanging="360"/>
      </w:pPr>
      <w:rPr>
        <w:rFonts w:ascii="Wingdings" w:hAnsi="Wingdings" w:hint="default"/>
      </w:rPr>
    </w:lvl>
    <w:lvl w:ilvl="6" w:tplc="9F54BFDA">
      <w:start w:val="1"/>
      <w:numFmt w:val="bullet"/>
      <w:lvlText w:val=""/>
      <w:lvlJc w:val="left"/>
      <w:pPr>
        <w:ind w:left="5040" w:hanging="360"/>
      </w:pPr>
      <w:rPr>
        <w:rFonts w:ascii="Symbol" w:hAnsi="Symbol" w:hint="default"/>
      </w:rPr>
    </w:lvl>
    <w:lvl w:ilvl="7" w:tplc="8C840F3A">
      <w:start w:val="1"/>
      <w:numFmt w:val="bullet"/>
      <w:lvlText w:val="o"/>
      <w:lvlJc w:val="left"/>
      <w:pPr>
        <w:ind w:left="5760" w:hanging="360"/>
      </w:pPr>
      <w:rPr>
        <w:rFonts w:ascii="Courier New" w:hAnsi="Courier New" w:hint="default"/>
      </w:rPr>
    </w:lvl>
    <w:lvl w:ilvl="8" w:tplc="A25A08B0">
      <w:start w:val="1"/>
      <w:numFmt w:val="bullet"/>
      <w:lvlText w:val=""/>
      <w:lvlJc w:val="left"/>
      <w:pPr>
        <w:ind w:left="6480" w:hanging="360"/>
      </w:pPr>
      <w:rPr>
        <w:rFonts w:ascii="Wingdings" w:hAnsi="Wingdings" w:hint="default"/>
      </w:rPr>
    </w:lvl>
  </w:abstractNum>
  <w:abstractNum w:abstractNumId="28" w15:restartNumberingAfterBreak="0">
    <w:nsid w:val="748D093B"/>
    <w:multiLevelType w:val="hybridMultilevel"/>
    <w:tmpl w:val="78549B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9351633">
    <w:abstractNumId w:val="16"/>
  </w:num>
  <w:num w:numId="2" w16cid:durableId="1435789282">
    <w:abstractNumId w:val="24"/>
  </w:num>
  <w:num w:numId="3" w16cid:durableId="1330981500">
    <w:abstractNumId w:val="17"/>
  </w:num>
  <w:num w:numId="4" w16cid:durableId="483088033">
    <w:abstractNumId w:val="27"/>
  </w:num>
  <w:num w:numId="5" w16cid:durableId="1297951662">
    <w:abstractNumId w:val="14"/>
  </w:num>
  <w:num w:numId="6" w16cid:durableId="443573181">
    <w:abstractNumId w:val="13"/>
  </w:num>
  <w:num w:numId="7" w16cid:durableId="693387702">
    <w:abstractNumId w:val="23"/>
  </w:num>
  <w:num w:numId="8" w16cid:durableId="1288901097">
    <w:abstractNumId w:val="2"/>
  </w:num>
  <w:num w:numId="9" w16cid:durableId="407385985">
    <w:abstractNumId w:val="1"/>
  </w:num>
  <w:num w:numId="10" w16cid:durableId="469054647">
    <w:abstractNumId w:val="0"/>
  </w:num>
  <w:num w:numId="11" w16cid:durableId="624505557">
    <w:abstractNumId w:val="3"/>
  </w:num>
  <w:num w:numId="12" w16cid:durableId="1926458256">
    <w:abstractNumId w:val="21"/>
  </w:num>
  <w:num w:numId="13" w16cid:durableId="1648513118">
    <w:abstractNumId w:val="20"/>
  </w:num>
  <w:num w:numId="14" w16cid:durableId="1676223410">
    <w:abstractNumId w:val="9"/>
  </w:num>
  <w:num w:numId="15" w16cid:durableId="1711876543">
    <w:abstractNumId w:val="26"/>
  </w:num>
  <w:num w:numId="16" w16cid:durableId="340665551">
    <w:abstractNumId w:val="11"/>
  </w:num>
  <w:num w:numId="17" w16cid:durableId="664671086">
    <w:abstractNumId w:val="4"/>
  </w:num>
  <w:num w:numId="18" w16cid:durableId="1006517081">
    <w:abstractNumId w:val="25"/>
  </w:num>
  <w:num w:numId="19" w16cid:durableId="1668553942">
    <w:abstractNumId w:val="7"/>
  </w:num>
  <w:num w:numId="20" w16cid:durableId="1331372964">
    <w:abstractNumId w:val="12"/>
  </w:num>
  <w:num w:numId="21" w16cid:durableId="2120025524">
    <w:abstractNumId w:val="18"/>
  </w:num>
  <w:num w:numId="22" w16cid:durableId="1278827269">
    <w:abstractNumId w:val="28"/>
  </w:num>
  <w:num w:numId="23" w16cid:durableId="410591338">
    <w:abstractNumId w:val="5"/>
  </w:num>
  <w:num w:numId="24" w16cid:durableId="342587259">
    <w:abstractNumId w:val="19"/>
  </w:num>
  <w:num w:numId="25" w16cid:durableId="907887611">
    <w:abstractNumId w:val="15"/>
  </w:num>
  <w:num w:numId="26" w16cid:durableId="2122143729">
    <w:abstractNumId w:val="6"/>
  </w:num>
  <w:num w:numId="27" w16cid:durableId="49808471">
    <w:abstractNumId w:val="10"/>
  </w:num>
  <w:num w:numId="28" w16cid:durableId="655569403">
    <w:abstractNumId w:val="8"/>
  </w:num>
  <w:num w:numId="29" w16cid:durableId="1284118594">
    <w:abstractNumId w:val="22"/>
  </w:num>
  <w:num w:numId="30" w16cid:durableId="1902593182">
    <w:abstractNumId w:val="6"/>
  </w:num>
  <w:num w:numId="31" w16cid:durableId="1653824916">
    <w:abstractNumId w:val="6"/>
    <w:lvlOverride w:ilvl="0"/>
    <w:lvlOverride w:ilvl="1"/>
    <w:lvlOverride w:ilvl="2"/>
    <w:lvlOverride w:ilvl="3"/>
    <w:lvlOverride w:ilvl="4"/>
    <w:lvlOverride w:ilvl="5"/>
    <w:lvlOverride w:ilvl="6"/>
    <w:lvlOverride w:ilvl="7"/>
    <w:lvlOverride w:ilvl="8"/>
  </w:num>
  <w:num w:numId="32" w16cid:durableId="6500151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heen, Zara">
    <w15:presenceInfo w15:providerId="None" w15:userId="Farheen, Za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uZY9G9fsNysVJR5PoXrb65ICe59Hbx872ZBOBczhoJKU48guIXuF+Q6O2E2M6G8v6Lr17H7qyPn/wE+SVOAeIA==" w:salt="YN4nPcUOf5y838aUFJPU9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Nzc2NzYxsrAwMTRU0lEKTi0uzszPAykwsqwFAO46VSUtAAAA"/>
  </w:docVars>
  <w:rsids>
    <w:rsidRoot w:val="00514A55"/>
    <w:rsid w:val="000007CB"/>
    <w:rsid w:val="000017CF"/>
    <w:rsid w:val="00003140"/>
    <w:rsid w:val="00005C5A"/>
    <w:rsid w:val="00014537"/>
    <w:rsid w:val="00017ADC"/>
    <w:rsid w:val="0002168C"/>
    <w:rsid w:val="0002585D"/>
    <w:rsid w:val="00025E10"/>
    <w:rsid w:val="00034EB8"/>
    <w:rsid w:val="00036744"/>
    <w:rsid w:val="000509DF"/>
    <w:rsid w:val="00050E3E"/>
    <w:rsid w:val="00052046"/>
    <w:rsid w:val="00052764"/>
    <w:rsid w:val="00055671"/>
    <w:rsid w:val="000564F1"/>
    <w:rsid w:val="000575DB"/>
    <w:rsid w:val="00065B35"/>
    <w:rsid w:val="00066325"/>
    <w:rsid w:val="00070854"/>
    <w:rsid w:val="00071F3B"/>
    <w:rsid w:val="00076332"/>
    <w:rsid w:val="000841E8"/>
    <w:rsid w:val="00085594"/>
    <w:rsid w:val="00086352"/>
    <w:rsid w:val="00086AE6"/>
    <w:rsid w:val="000901D9"/>
    <w:rsid w:val="0009422A"/>
    <w:rsid w:val="000961DE"/>
    <w:rsid w:val="000A130E"/>
    <w:rsid w:val="000B2B26"/>
    <w:rsid w:val="000B4B0F"/>
    <w:rsid w:val="000B639B"/>
    <w:rsid w:val="000B718B"/>
    <w:rsid w:val="000B76A6"/>
    <w:rsid w:val="000C1C69"/>
    <w:rsid w:val="000C4657"/>
    <w:rsid w:val="000C4F02"/>
    <w:rsid w:val="000D160C"/>
    <w:rsid w:val="000D48C6"/>
    <w:rsid w:val="000D5C1E"/>
    <w:rsid w:val="000E23A1"/>
    <w:rsid w:val="000F4F03"/>
    <w:rsid w:val="000F7973"/>
    <w:rsid w:val="00100869"/>
    <w:rsid w:val="001033EC"/>
    <w:rsid w:val="00116077"/>
    <w:rsid w:val="00117AB3"/>
    <w:rsid w:val="00121EF7"/>
    <w:rsid w:val="001222E9"/>
    <w:rsid w:val="0012331F"/>
    <w:rsid w:val="00123DCA"/>
    <w:rsid w:val="00130844"/>
    <w:rsid w:val="00135F65"/>
    <w:rsid w:val="001367FD"/>
    <w:rsid w:val="00137C7F"/>
    <w:rsid w:val="0014279A"/>
    <w:rsid w:val="00142EC4"/>
    <w:rsid w:val="00143B4C"/>
    <w:rsid w:val="00144FD1"/>
    <w:rsid w:val="00153794"/>
    <w:rsid w:val="00155741"/>
    <w:rsid w:val="00157CBA"/>
    <w:rsid w:val="00160E1C"/>
    <w:rsid w:val="001643BA"/>
    <w:rsid w:val="001654A4"/>
    <w:rsid w:val="001664E6"/>
    <w:rsid w:val="001739CE"/>
    <w:rsid w:val="00180387"/>
    <w:rsid w:val="00180405"/>
    <w:rsid w:val="001813D8"/>
    <w:rsid w:val="00181ABB"/>
    <w:rsid w:val="001848A8"/>
    <w:rsid w:val="00194FC0"/>
    <w:rsid w:val="00195A35"/>
    <w:rsid w:val="001A04FA"/>
    <w:rsid w:val="001B0571"/>
    <w:rsid w:val="001B4378"/>
    <w:rsid w:val="001B4F9A"/>
    <w:rsid w:val="001B5B88"/>
    <w:rsid w:val="001C4F4B"/>
    <w:rsid w:val="001C5879"/>
    <w:rsid w:val="001C6759"/>
    <w:rsid w:val="001D0349"/>
    <w:rsid w:val="001D07A5"/>
    <w:rsid w:val="001D7ADD"/>
    <w:rsid w:val="001E0D69"/>
    <w:rsid w:val="001F1F65"/>
    <w:rsid w:val="00204854"/>
    <w:rsid w:val="002121D8"/>
    <w:rsid w:val="0021316F"/>
    <w:rsid w:val="00213B87"/>
    <w:rsid w:val="002151FB"/>
    <w:rsid w:val="002162A9"/>
    <w:rsid w:val="00216DE8"/>
    <w:rsid w:val="00217AE9"/>
    <w:rsid w:val="0022043E"/>
    <w:rsid w:val="00222D9F"/>
    <w:rsid w:val="00231307"/>
    <w:rsid w:val="00231A03"/>
    <w:rsid w:val="00232899"/>
    <w:rsid w:val="002338E9"/>
    <w:rsid w:val="0023404D"/>
    <w:rsid w:val="00242B94"/>
    <w:rsid w:val="00246B0A"/>
    <w:rsid w:val="00250C84"/>
    <w:rsid w:val="002530A4"/>
    <w:rsid w:val="00253A68"/>
    <w:rsid w:val="00260444"/>
    <w:rsid w:val="00263690"/>
    <w:rsid w:val="002718AB"/>
    <w:rsid w:val="00283AF5"/>
    <w:rsid w:val="00290712"/>
    <w:rsid w:val="00291B1D"/>
    <w:rsid w:val="0029387C"/>
    <w:rsid w:val="002A28A8"/>
    <w:rsid w:val="002A52BB"/>
    <w:rsid w:val="002A5894"/>
    <w:rsid w:val="002A65A3"/>
    <w:rsid w:val="002B1339"/>
    <w:rsid w:val="002B15A2"/>
    <w:rsid w:val="002B4B4F"/>
    <w:rsid w:val="002C3126"/>
    <w:rsid w:val="002C38FD"/>
    <w:rsid w:val="002C44B9"/>
    <w:rsid w:val="002C7C8B"/>
    <w:rsid w:val="002D1283"/>
    <w:rsid w:val="002E4981"/>
    <w:rsid w:val="002E56CE"/>
    <w:rsid w:val="002E68E7"/>
    <w:rsid w:val="002F61C3"/>
    <w:rsid w:val="0030103D"/>
    <w:rsid w:val="0030177F"/>
    <w:rsid w:val="003019EF"/>
    <w:rsid w:val="00304F63"/>
    <w:rsid w:val="00310004"/>
    <w:rsid w:val="00310A8C"/>
    <w:rsid w:val="00313A4F"/>
    <w:rsid w:val="003210EE"/>
    <w:rsid w:val="00326A44"/>
    <w:rsid w:val="0033057B"/>
    <w:rsid w:val="00330BAF"/>
    <w:rsid w:val="00330C6A"/>
    <w:rsid w:val="00333116"/>
    <w:rsid w:val="00333F56"/>
    <w:rsid w:val="00334225"/>
    <w:rsid w:val="00334656"/>
    <w:rsid w:val="00335E75"/>
    <w:rsid w:val="00342060"/>
    <w:rsid w:val="00342D86"/>
    <w:rsid w:val="00343D9F"/>
    <w:rsid w:val="00344494"/>
    <w:rsid w:val="003444E0"/>
    <w:rsid w:val="00346550"/>
    <w:rsid w:val="003473A8"/>
    <w:rsid w:val="0035048F"/>
    <w:rsid w:val="00352F1D"/>
    <w:rsid w:val="003563C9"/>
    <w:rsid w:val="00356EC9"/>
    <w:rsid w:val="003672E7"/>
    <w:rsid w:val="00367713"/>
    <w:rsid w:val="003710C5"/>
    <w:rsid w:val="003719B1"/>
    <w:rsid w:val="0037254E"/>
    <w:rsid w:val="00372E61"/>
    <w:rsid w:val="00375C2E"/>
    <w:rsid w:val="00376211"/>
    <w:rsid w:val="00377DDE"/>
    <w:rsid w:val="003812AE"/>
    <w:rsid w:val="00384BA1"/>
    <w:rsid w:val="0038546C"/>
    <w:rsid w:val="00385CC1"/>
    <w:rsid w:val="00394D1E"/>
    <w:rsid w:val="0039602F"/>
    <w:rsid w:val="00396595"/>
    <w:rsid w:val="003977C4"/>
    <w:rsid w:val="003A4FFC"/>
    <w:rsid w:val="003A6FE6"/>
    <w:rsid w:val="003A7630"/>
    <w:rsid w:val="003B3AC1"/>
    <w:rsid w:val="003B4E6F"/>
    <w:rsid w:val="003B785B"/>
    <w:rsid w:val="003B7DDF"/>
    <w:rsid w:val="003C270E"/>
    <w:rsid w:val="003C5CD7"/>
    <w:rsid w:val="003D2F66"/>
    <w:rsid w:val="003D46F1"/>
    <w:rsid w:val="003D59C4"/>
    <w:rsid w:val="003E15B7"/>
    <w:rsid w:val="003E463B"/>
    <w:rsid w:val="003F1649"/>
    <w:rsid w:val="004000E6"/>
    <w:rsid w:val="00403DBA"/>
    <w:rsid w:val="00405694"/>
    <w:rsid w:val="00405D98"/>
    <w:rsid w:val="00410C3D"/>
    <w:rsid w:val="004120E5"/>
    <w:rsid w:val="00414657"/>
    <w:rsid w:val="00422784"/>
    <w:rsid w:val="00426B82"/>
    <w:rsid w:val="00427F2E"/>
    <w:rsid w:val="004308CD"/>
    <w:rsid w:val="00430D36"/>
    <w:rsid w:val="00431144"/>
    <w:rsid w:val="004330A5"/>
    <w:rsid w:val="00434292"/>
    <w:rsid w:val="004476AC"/>
    <w:rsid w:val="004577C5"/>
    <w:rsid w:val="00463F9D"/>
    <w:rsid w:val="0046424B"/>
    <w:rsid w:val="0046656E"/>
    <w:rsid w:val="00471468"/>
    <w:rsid w:val="00473368"/>
    <w:rsid w:val="00475AE5"/>
    <w:rsid w:val="00475DDD"/>
    <w:rsid w:val="0048145A"/>
    <w:rsid w:val="0048538A"/>
    <w:rsid w:val="004854E7"/>
    <w:rsid w:val="00497874"/>
    <w:rsid w:val="004A67BE"/>
    <w:rsid w:val="004A7CA0"/>
    <w:rsid w:val="004B01DA"/>
    <w:rsid w:val="004B37AE"/>
    <w:rsid w:val="004B3F29"/>
    <w:rsid w:val="004B5F67"/>
    <w:rsid w:val="004B6DBA"/>
    <w:rsid w:val="004C5BB1"/>
    <w:rsid w:val="004C70A2"/>
    <w:rsid w:val="004E3C67"/>
    <w:rsid w:val="004E3CED"/>
    <w:rsid w:val="004F3672"/>
    <w:rsid w:val="0050102A"/>
    <w:rsid w:val="00504D3C"/>
    <w:rsid w:val="00506975"/>
    <w:rsid w:val="005074C9"/>
    <w:rsid w:val="005076AF"/>
    <w:rsid w:val="00512815"/>
    <w:rsid w:val="0051390B"/>
    <w:rsid w:val="00514A55"/>
    <w:rsid w:val="00521954"/>
    <w:rsid w:val="005260ED"/>
    <w:rsid w:val="00533CBF"/>
    <w:rsid w:val="00534FDF"/>
    <w:rsid w:val="00536252"/>
    <w:rsid w:val="00542C2C"/>
    <w:rsid w:val="00545594"/>
    <w:rsid w:val="00546573"/>
    <w:rsid w:val="00547979"/>
    <w:rsid w:val="00547CCD"/>
    <w:rsid w:val="005504E3"/>
    <w:rsid w:val="005549EE"/>
    <w:rsid w:val="00554D66"/>
    <w:rsid w:val="00557A50"/>
    <w:rsid w:val="00562CDE"/>
    <w:rsid w:val="005729F7"/>
    <w:rsid w:val="005734C4"/>
    <w:rsid w:val="00574B62"/>
    <w:rsid w:val="0057510B"/>
    <w:rsid w:val="005760B8"/>
    <w:rsid w:val="0057695F"/>
    <w:rsid w:val="00582218"/>
    <w:rsid w:val="00582264"/>
    <w:rsid w:val="0058227A"/>
    <w:rsid w:val="00584336"/>
    <w:rsid w:val="0058443F"/>
    <w:rsid w:val="005853ED"/>
    <w:rsid w:val="0059220A"/>
    <w:rsid w:val="005A152B"/>
    <w:rsid w:val="005A32EB"/>
    <w:rsid w:val="005A4DC5"/>
    <w:rsid w:val="005A7C14"/>
    <w:rsid w:val="005B1BE1"/>
    <w:rsid w:val="005B4066"/>
    <w:rsid w:val="005B4EAE"/>
    <w:rsid w:val="005B74F7"/>
    <w:rsid w:val="005C08AC"/>
    <w:rsid w:val="005C5107"/>
    <w:rsid w:val="005C5D07"/>
    <w:rsid w:val="005D27CF"/>
    <w:rsid w:val="005D37B5"/>
    <w:rsid w:val="005D6694"/>
    <w:rsid w:val="005E1E3F"/>
    <w:rsid w:val="005E2290"/>
    <w:rsid w:val="005E3465"/>
    <w:rsid w:val="005E3C97"/>
    <w:rsid w:val="005E3D98"/>
    <w:rsid w:val="005F0AC5"/>
    <w:rsid w:val="005F1D30"/>
    <w:rsid w:val="005F251A"/>
    <w:rsid w:val="005F33BC"/>
    <w:rsid w:val="006022C5"/>
    <w:rsid w:val="00602DE8"/>
    <w:rsid w:val="006048C7"/>
    <w:rsid w:val="00605981"/>
    <w:rsid w:val="00607242"/>
    <w:rsid w:val="00610904"/>
    <w:rsid w:val="00610C65"/>
    <w:rsid w:val="00613A55"/>
    <w:rsid w:val="006151E0"/>
    <w:rsid w:val="006324D6"/>
    <w:rsid w:val="00634818"/>
    <w:rsid w:val="0064220B"/>
    <w:rsid w:val="00643E5C"/>
    <w:rsid w:val="006447AA"/>
    <w:rsid w:val="00644BFA"/>
    <w:rsid w:val="006460AA"/>
    <w:rsid w:val="0066714A"/>
    <w:rsid w:val="00667452"/>
    <w:rsid w:val="0067039D"/>
    <w:rsid w:val="00675E0E"/>
    <w:rsid w:val="006772FD"/>
    <w:rsid w:val="0068572C"/>
    <w:rsid w:val="00691E26"/>
    <w:rsid w:val="006948EB"/>
    <w:rsid w:val="00696F8E"/>
    <w:rsid w:val="006A5CF8"/>
    <w:rsid w:val="006A677B"/>
    <w:rsid w:val="006C03BF"/>
    <w:rsid w:val="006D523D"/>
    <w:rsid w:val="006D536A"/>
    <w:rsid w:val="006D5739"/>
    <w:rsid w:val="006E2670"/>
    <w:rsid w:val="006F2312"/>
    <w:rsid w:val="006F54F1"/>
    <w:rsid w:val="006F66D2"/>
    <w:rsid w:val="006F7E58"/>
    <w:rsid w:val="007052DE"/>
    <w:rsid w:val="007116ED"/>
    <w:rsid w:val="007136A2"/>
    <w:rsid w:val="00716130"/>
    <w:rsid w:val="0071665F"/>
    <w:rsid w:val="007203F0"/>
    <w:rsid w:val="007213C1"/>
    <w:rsid w:val="007214DD"/>
    <w:rsid w:val="00722394"/>
    <w:rsid w:val="00724FC0"/>
    <w:rsid w:val="007274E4"/>
    <w:rsid w:val="00731414"/>
    <w:rsid w:val="007370A3"/>
    <w:rsid w:val="00737F10"/>
    <w:rsid w:val="00741175"/>
    <w:rsid w:val="0074282C"/>
    <w:rsid w:val="007429B6"/>
    <w:rsid w:val="007431CE"/>
    <w:rsid w:val="00746DF9"/>
    <w:rsid w:val="007501B6"/>
    <w:rsid w:val="0075068B"/>
    <w:rsid w:val="0075284A"/>
    <w:rsid w:val="007573C1"/>
    <w:rsid w:val="00759A2A"/>
    <w:rsid w:val="00762ACC"/>
    <w:rsid w:val="0077054A"/>
    <w:rsid w:val="00781713"/>
    <w:rsid w:val="007854E4"/>
    <w:rsid w:val="00793223"/>
    <w:rsid w:val="007A2B19"/>
    <w:rsid w:val="007A53AF"/>
    <w:rsid w:val="007B72D6"/>
    <w:rsid w:val="007B75C6"/>
    <w:rsid w:val="007C014F"/>
    <w:rsid w:val="007C18DB"/>
    <w:rsid w:val="007C6B0C"/>
    <w:rsid w:val="007C75EF"/>
    <w:rsid w:val="007CA5DF"/>
    <w:rsid w:val="007D0229"/>
    <w:rsid w:val="007D024F"/>
    <w:rsid w:val="007D501E"/>
    <w:rsid w:val="007E0DC1"/>
    <w:rsid w:val="007E4B26"/>
    <w:rsid w:val="007E64E0"/>
    <w:rsid w:val="007F17A8"/>
    <w:rsid w:val="007F1DCC"/>
    <w:rsid w:val="007F3B7F"/>
    <w:rsid w:val="007F5215"/>
    <w:rsid w:val="007F56AD"/>
    <w:rsid w:val="00801201"/>
    <w:rsid w:val="00802BD7"/>
    <w:rsid w:val="008039F2"/>
    <w:rsid w:val="008160F7"/>
    <w:rsid w:val="00823CB0"/>
    <w:rsid w:val="00824965"/>
    <w:rsid w:val="00824CE2"/>
    <w:rsid w:val="008253FC"/>
    <w:rsid w:val="00825809"/>
    <w:rsid w:val="00826CE9"/>
    <w:rsid w:val="00842362"/>
    <w:rsid w:val="008431A7"/>
    <w:rsid w:val="008458D1"/>
    <w:rsid w:val="00846573"/>
    <w:rsid w:val="00856F2D"/>
    <w:rsid w:val="00862707"/>
    <w:rsid w:val="00867795"/>
    <w:rsid w:val="00873E17"/>
    <w:rsid w:val="008750DE"/>
    <w:rsid w:val="00877D8B"/>
    <w:rsid w:val="00883522"/>
    <w:rsid w:val="0088515A"/>
    <w:rsid w:val="008865AB"/>
    <w:rsid w:val="00890CD6"/>
    <w:rsid w:val="00894481"/>
    <w:rsid w:val="008A0497"/>
    <w:rsid w:val="008A1844"/>
    <w:rsid w:val="008A3AF6"/>
    <w:rsid w:val="008A424E"/>
    <w:rsid w:val="008A47B4"/>
    <w:rsid w:val="008B3AC1"/>
    <w:rsid w:val="008B5D2D"/>
    <w:rsid w:val="008C1857"/>
    <w:rsid w:val="008C2CA5"/>
    <w:rsid w:val="008C447D"/>
    <w:rsid w:val="008C46ED"/>
    <w:rsid w:val="008C578D"/>
    <w:rsid w:val="008C6829"/>
    <w:rsid w:val="008D52DB"/>
    <w:rsid w:val="008D5ECD"/>
    <w:rsid w:val="008E2DCD"/>
    <w:rsid w:val="008F0A57"/>
    <w:rsid w:val="008F57DE"/>
    <w:rsid w:val="00900074"/>
    <w:rsid w:val="009002AB"/>
    <w:rsid w:val="0090393F"/>
    <w:rsid w:val="00904E24"/>
    <w:rsid w:val="009068A5"/>
    <w:rsid w:val="0090767B"/>
    <w:rsid w:val="00907A5B"/>
    <w:rsid w:val="009154E7"/>
    <w:rsid w:val="00920A3C"/>
    <w:rsid w:val="00920B18"/>
    <w:rsid w:val="009253C2"/>
    <w:rsid w:val="00926F53"/>
    <w:rsid w:val="009328BF"/>
    <w:rsid w:val="00934479"/>
    <w:rsid w:val="00936E63"/>
    <w:rsid w:val="009407B0"/>
    <w:rsid w:val="00943AF6"/>
    <w:rsid w:val="00952594"/>
    <w:rsid w:val="00953DC8"/>
    <w:rsid w:val="00955C69"/>
    <w:rsid w:val="00963F5D"/>
    <w:rsid w:val="00964934"/>
    <w:rsid w:val="009671FE"/>
    <w:rsid w:val="009736A5"/>
    <w:rsid w:val="0097398C"/>
    <w:rsid w:val="00974C0C"/>
    <w:rsid w:val="009759A1"/>
    <w:rsid w:val="00980F44"/>
    <w:rsid w:val="0098216F"/>
    <w:rsid w:val="00983301"/>
    <w:rsid w:val="0098501E"/>
    <w:rsid w:val="00994785"/>
    <w:rsid w:val="009961CD"/>
    <w:rsid w:val="00997DB7"/>
    <w:rsid w:val="009A2AE8"/>
    <w:rsid w:val="009A2DD0"/>
    <w:rsid w:val="009A5765"/>
    <w:rsid w:val="009B1342"/>
    <w:rsid w:val="009B2B1D"/>
    <w:rsid w:val="009C0228"/>
    <w:rsid w:val="009C0BA8"/>
    <w:rsid w:val="009C11B1"/>
    <w:rsid w:val="009C1E9B"/>
    <w:rsid w:val="009C2BC8"/>
    <w:rsid w:val="009C59E1"/>
    <w:rsid w:val="009C606D"/>
    <w:rsid w:val="009D11F9"/>
    <w:rsid w:val="009D2D97"/>
    <w:rsid w:val="009D3CA4"/>
    <w:rsid w:val="009D6B13"/>
    <w:rsid w:val="009D7F6C"/>
    <w:rsid w:val="009E5FD8"/>
    <w:rsid w:val="009F381F"/>
    <w:rsid w:val="009F42E0"/>
    <w:rsid w:val="00A07A3E"/>
    <w:rsid w:val="00A141C3"/>
    <w:rsid w:val="00A16CB8"/>
    <w:rsid w:val="00A175CA"/>
    <w:rsid w:val="00A17840"/>
    <w:rsid w:val="00A22358"/>
    <w:rsid w:val="00A26274"/>
    <w:rsid w:val="00A278CC"/>
    <w:rsid w:val="00A27F06"/>
    <w:rsid w:val="00A326AD"/>
    <w:rsid w:val="00A33E82"/>
    <w:rsid w:val="00A34449"/>
    <w:rsid w:val="00A355FC"/>
    <w:rsid w:val="00A36DD5"/>
    <w:rsid w:val="00A43129"/>
    <w:rsid w:val="00A46850"/>
    <w:rsid w:val="00A50564"/>
    <w:rsid w:val="00A5759F"/>
    <w:rsid w:val="00A6146B"/>
    <w:rsid w:val="00A64777"/>
    <w:rsid w:val="00A655DA"/>
    <w:rsid w:val="00A724BE"/>
    <w:rsid w:val="00A74BB6"/>
    <w:rsid w:val="00A763F5"/>
    <w:rsid w:val="00A87332"/>
    <w:rsid w:val="00A91817"/>
    <w:rsid w:val="00A9295F"/>
    <w:rsid w:val="00A92E06"/>
    <w:rsid w:val="00A95CDD"/>
    <w:rsid w:val="00A95D9F"/>
    <w:rsid w:val="00AA70E6"/>
    <w:rsid w:val="00AA7A8B"/>
    <w:rsid w:val="00AB03EA"/>
    <w:rsid w:val="00AB1838"/>
    <w:rsid w:val="00AB2255"/>
    <w:rsid w:val="00AB25AC"/>
    <w:rsid w:val="00AB33EC"/>
    <w:rsid w:val="00AB37B2"/>
    <w:rsid w:val="00AB4356"/>
    <w:rsid w:val="00AB4A59"/>
    <w:rsid w:val="00AB562C"/>
    <w:rsid w:val="00AC0B7E"/>
    <w:rsid w:val="00AC17A8"/>
    <w:rsid w:val="00AC372B"/>
    <w:rsid w:val="00AD242D"/>
    <w:rsid w:val="00AD349A"/>
    <w:rsid w:val="00AD6A72"/>
    <w:rsid w:val="00AE1D02"/>
    <w:rsid w:val="00AE1ED3"/>
    <w:rsid w:val="00AE26ED"/>
    <w:rsid w:val="00AF1066"/>
    <w:rsid w:val="00AF12E4"/>
    <w:rsid w:val="00AF434F"/>
    <w:rsid w:val="00AF47FA"/>
    <w:rsid w:val="00AF7049"/>
    <w:rsid w:val="00B07B34"/>
    <w:rsid w:val="00B1056E"/>
    <w:rsid w:val="00B12AF4"/>
    <w:rsid w:val="00B135B1"/>
    <w:rsid w:val="00B1673C"/>
    <w:rsid w:val="00B179D7"/>
    <w:rsid w:val="00B20324"/>
    <w:rsid w:val="00B31B2C"/>
    <w:rsid w:val="00B35AB3"/>
    <w:rsid w:val="00B368E2"/>
    <w:rsid w:val="00B41B5A"/>
    <w:rsid w:val="00B420DF"/>
    <w:rsid w:val="00B42958"/>
    <w:rsid w:val="00B436F5"/>
    <w:rsid w:val="00B44F12"/>
    <w:rsid w:val="00B45BE9"/>
    <w:rsid w:val="00B4695A"/>
    <w:rsid w:val="00B469D4"/>
    <w:rsid w:val="00B4747F"/>
    <w:rsid w:val="00B47B56"/>
    <w:rsid w:val="00B5226A"/>
    <w:rsid w:val="00B55242"/>
    <w:rsid w:val="00B55B1D"/>
    <w:rsid w:val="00B6242A"/>
    <w:rsid w:val="00B64796"/>
    <w:rsid w:val="00B73875"/>
    <w:rsid w:val="00B855AE"/>
    <w:rsid w:val="00B871BB"/>
    <w:rsid w:val="00B90E52"/>
    <w:rsid w:val="00B92F66"/>
    <w:rsid w:val="00B961F1"/>
    <w:rsid w:val="00B96823"/>
    <w:rsid w:val="00B96A61"/>
    <w:rsid w:val="00BA5B2E"/>
    <w:rsid w:val="00BB3EE4"/>
    <w:rsid w:val="00BB4791"/>
    <w:rsid w:val="00BC3EB1"/>
    <w:rsid w:val="00BC70EC"/>
    <w:rsid w:val="00BCA8BD"/>
    <w:rsid w:val="00BD310D"/>
    <w:rsid w:val="00BD3871"/>
    <w:rsid w:val="00BD742D"/>
    <w:rsid w:val="00BE22CA"/>
    <w:rsid w:val="00BE31F3"/>
    <w:rsid w:val="00BE342B"/>
    <w:rsid w:val="00BE6C3E"/>
    <w:rsid w:val="00BE7025"/>
    <w:rsid w:val="00BF1561"/>
    <w:rsid w:val="00BF3008"/>
    <w:rsid w:val="00BF4DCC"/>
    <w:rsid w:val="00BF6B59"/>
    <w:rsid w:val="00BF7BB6"/>
    <w:rsid w:val="00C01750"/>
    <w:rsid w:val="00C10261"/>
    <w:rsid w:val="00C11B1C"/>
    <w:rsid w:val="00C13DE9"/>
    <w:rsid w:val="00C1497B"/>
    <w:rsid w:val="00C271D8"/>
    <w:rsid w:val="00C30015"/>
    <w:rsid w:val="00C31093"/>
    <w:rsid w:val="00C32E39"/>
    <w:rsid w:val="00C36C7C"/>
    <w:rsid w:val="00C41F4D"/>
    <w:rsid w:val="00C42031"/>
    <w:rsid w:val="00C4515D"/>
    <w:rsid w:val="00C47DD4"/>
    <w:rsid w:val="00C519F3"/>
    <w:rsid w:val="00C52339"/>
    <w:rsid w:val="00C55324"/>
    <w:rsid w:val="00C5AE0D"/>
    <w:rsid w:val="00C63809"/>
    <w:rsid w:val="00C70705"/>
    <w:rsid w:val="00C71191"/>
    <w:rsid w:val="00C80502"/>
    <w:rsid w:val="00C81D38"/>
    <w:rsid w:val="00C82E14"/>
    <w:rsid w:val="00C83233"/>
    <w:rsid w:val="00C943B9"/>
    <w:rsid w:val="00C97BFD"/>
    <w:rsid w:val="00CA174C"/>
    <w:rsid w:val="00CA5832"/>
    <w:rsid w:val="00CA6891"/>
    <w:rsid w:val="00CA75A6"/>
    <w:rsid w:val="00CB1AE9"/>
    <w:rsid w:val="00CB2CE7"/>
    <w:rsid w:val="00CB48AB"/>
    <w:rsid w:val="00CB722D"/>
    <w:rsid w:val="00CC1ED0"/>
    <w:rsid w:val="00CC2FB8"/>
    <w:rsid w:val="00CC3A12"/>
    <w:rsid w:val="00CC66D1"/>
    <w:rsid w:val="00CC6DE1"/>
    <w:rsid w:val="00CD01E8"/>
    <w:rsid w:val="00CD1DC2"/>
    <w:rsid w:val="00CD7528"/>
    <w:rsid w:val="00CD7AFC"/>
    <w:rsid w:val="00CD7F2B"/>
    <w:rsid w:val="00CE0DD3"/>
    <w:rsid w:val="00CE3095"/>
    <w:rsid w:val="00CF12B1"/>
    <w:rsid w:val="00CF1D02"/>
    <w:rsid w:val="00D00A1A"/>
    <w:rsid w:val="00D058DA"/>
    <w:rsid w:val="00D06451"/>
    <w:rsid w:val="00D12F66"/>
    <w:rsid w:val="00D13C7E"/>
    <w:rsid w:val="00D14A9C"/>
    <w:rsid w:val="00D16E29"/>
    <w:rsid w:val="00D23AFA"/>
    <w:rsid w:val="00D2756B"/>
    <w:rsid w:val="00D27F74"/>
    <w:rsid w:val="00D310C7"/>
    <w:rsid w:val="00D31AB3"/>
    <w:rsid w:val="00D326E8"/>
    <w:rsid w:val="00D36180"/>
    <w:rsid w:val="00D36412"/>
    <w:rsid w:val="00D40039"/>
    <w:rsid w:val="00D41DEC"/>
    <w:rsid w:val="00D45443"/>
    <w:rsid w:val="00D474AB"/>
    <w:rsid w:val="00D51EFE"/>
    <w:rsid w:val="00D52C45"/>
    <w:rsid w:val="00D53805"/>
    <w:rsid w:val="00D6019D"/>
    <w:rsid w:val="00D632A2"/>
    <w:rsid w:val="00D64242"/>
    <w:rsid w:val="00D7352A"/>
    <w:rsid w:val="00D73C50"/>
    <w:rsid w:val="00D7796E"/>
    <w:rsid w:val="00D82A4A"/>
    <w:rsid w:val="00D867D0"/>
    <w:rsid w:val="00D95BC1"/>
    <w:rsid w:val="00D96AEE"/>
    <w:rsid w:val="00DA6B0A"/>
    <w:rsid w:val="00DB46DC"/>
    <w:rsid w:val="00DB4A07"/>
    <w:rsid w:val="00DC0E0D"/>
    <w:rsid w:val="00DC1713"/>
    <w:rsid w:val="00DC58F9"/>
    <w:rsid w:val="00DC6831"/>
    <w:rsid w:val="00DC699E"/>
    <w:rsid w:val="00DD387F"/>
    <w:rsid w:val="00DD3C52"/>
    <w:rsid w:val="00DE184F"/>
    <w:rsid w:val="00DE2E12"/>
    <w:rsid w:val="00DE424B"/>
    <w:rsid w:val="00DF41F4"/>
    <w:rsid w:val="00DF49A7"/>
    <w:rsid w:val="00E005AB"/>
    <w:rsid w:val="00E00925"/>
    <w:rsid w:val="00E0777E"/>
    <w:rsid w:val="00E11423"/>
    <w:rsid w:val="00E11A4D"/>
    <w:rsid w:val="00E11B41"/>
    <w:rsid w:val="00E11E30"/>
    <w:rsid w:val="00E13435"/>
    <w:rsid w:val="00E13A98"/>
    <w:rsid w:val="00E14457"/>
    <w:rsid w:val="00E14E52"/>
    <w:rsid w:val="00E176DA"/>
    <w:rsid w:val="00E17B7D"/>
    <w:rsid w:val="00E3434E"/>
    <w:rsid w:val="00E4083D"/>
    <w:rsid w:val="00E421D2"/>
    <w:rsid w:val="00E449C7"/>
    <w:rsid w:val="00E472C3"/>
    <w:rsid w:val="00E478B9"/>
    <w:rsid w:val="00E522E2"/>
    <w:rsid w:val="00E56818"/>
    <w:rsid w:val="00E5685E"/>
    <w:rsid w:val="00E6079F"/>
    <w:rsid w:val="00E6105A"/>
    <w:rsid w:val="00E61F07"/>
    <w:rsid w:val="00E64933"/>
    <w:rsid w:val="00E66C25"/>
    <w:rsid w:val="00E71377"/>
    <w:rsid w:val="00E73039"/>
    <w:rsid w:val="00E73A82"/>
    <w:rsid w:val="00E74589"/>
    <w:rsid w:val="00E763E2"/>
    <w:rsid w:val="00E76CD7"/>
    <w:rsid w:val="00E76F38"/>
    <w:rsid w:val="00E77898"/>
    <w:rsid w:val="00E838CA"/>
    <w:rsid w:val="00E83B31"/>
    <w:rsid w:val="00E851B3"/>
    <w:rsid w:val="00E85570"/>
    <w:rsid w:val="00EA41B3"/>
    <w:rsid w:val="00EB14BE"/>
    <w:rsid w:val="00EB2379"/>
    <w:rsid w:val="00EB2921"/>
    <w:rsid w:val="00EB4219"/>
    <w:rsid w:val="00EB52BF"/>
    <w:rsid w:val="00EB7333"/>
    <w:rsid w:val="00EB8852"/>
    <w:rsid w:val="00EC1D8B"/>
    <w:rsid w:val="00EC23FF"/>
    <w:rsid w:val="00EC4376"/>
    <w:rsid w:val="00EC62F2"/>
    <w:rsid w:val="00ED317F"/>
    <w:rsid w:val="00ED3BF7"/>
    <w:rsid w:val="00ED7B29"/>
    <w:rsid w:val="00EF024F"/>
    <w:rsid w:val="00EF3ACC"/>
    <w:rsid w:val="00F0182B"/>
    <w:rsid w:val="00F01B88"/>
    <w:rsid w:val="00F117A1"/>
    <w:rsid w:val="00F1182B"/>
    <w:rsid w:val="00F135DE"/>
    <w:rsid w:val="00F15A9D"/>
    <w:rsid w:val="00F20702"/>
    <w:rsid w:val="00F22F79"/>
    <w:rsid w:val="00F239A6"/>
    <w:rsid w:val="00F26522"/>
    <w:rsid w:val="00F300CA"/>
    <w:rsid w:val="00F31406"/>
    <w:rsid w:val="00F331FD"/>
    <w:rsid w:val="00F34B8D"/>
    <w:rsid w:val="00F3601A"/>
    <w:rsid w:val="00F36946"/>
    <w:rsid w:val="00F47D62"/>
    <w:rsid w:val="00F50C31"/>
    <w:rsid w:val="00F623BB"/>
    <w:rsid w:val="00F67457"/>
    <w:rsid w:val="00F70D13"/>
    <w:rsid w:val="00F71D70"/>
    <w:rsid w:val="00F74794"/>
    <w:rsid w:val="00F812DE"/>
    <w:rsid w:val="00F82676"/>
    <w:rsid w:val="00F84D9D"/>
    <w:rsid w:val="00F90C1D"/>
    <w:rsid w:val="00F942FA"/>
    <w:rsid w:val="00F95F41"/>
    <w:rsid w:val="00FA5E0A"/>
    <w:rsid w:val="00FB1944"/>
    <w:rsid w:val="00FB36B7"/>
    <w:rsid w:val="00FB49B7"/>
    <w:rsid w:val="00FB6328"/>
    <w:rsid w:val="00FB6674"/>
    <w:rsid w:val="00FB7BC2"/>
    <w:rsid w:val="00FC25C1"/>
    <w:rsid w:val="00FC4FB4"/>
    <w:rsid w:val="00FC64E2"/>
    <w:rsid w:val="00FC788B"/>
    <w:rsid w:val="00FD0EE8"/>
    <w:rsid w:val="00FE10E6"/>
    <w:rsid w:val="00FE1AC2"/>
    <w:rsid w:val="00FF35A0"/>
    <w:rsid w:val="0106188F"/>
    <w:rsid w:val="0141A5DE"/>
    <w:rsid w:val="015D01F1"/>
    <w:rsid w:val="01D97B03"/>
    <w:rsid w:val="023734E8"/>
    <w:rsid w:val="023DD6DB"/>
    <w:rsid w:val="023F50C1"/>
    <w:rsid w:val="02400B5A"/>
    <w:rsid w:val="02887D0B"/>
    <w:rsid w:val="028DF41C"/>
    <w:rsid w:val="02AF1DA6"/>
    <w:rsid w:val="02CEAA82"/>
    <w:rsid w:val="02F8D252"/>
    <w:rsid w:val="030AB034"/>
    <w:rsid w:val="036231AD"/>
    <w:rsid w:val="037C62C3"/>
    <w:rsid w:val="03DA7CE7"/>
    <w:rsid w:val="04072582"/>
    <w:rsid w:val="042A8F3A"/>
    <w:rsid w:val="048DB3CB"/>
    <w:rsid w:val="050393B6"/>
    <w:rsid w:val="055FE8E7"/>
    <w:rsid w:val="059244C6"/>
    <w:rsid w:val="05925602"/>
    <w:rsid w:val="05E64013"/>
    <w:rsid w:val="05EEA0E1"/>
    <w:rsid w:val="05EF6923"/>
    <w:rsid w:val="063C1D51"/>
    <w:rsid w:val="064804B2"/>
    <w:rsid w:val="06627208"/>
    <w:rsid w:val="069F6417"/>
    <w:rsid w:val="06A9117D"/>
    <w:rsid w:val="075E0312"/>
    <w:rsid w:val="078183D9"/>
    <w:rsid w:val="07ABEE3E"/>
    <w:rsid w:val="07C32CE4"/>
    <w:rsid w:val="07CF4DFD"/>
    <w:rsid w:val="07DD531B"/>
    <w:rsid w:val="081FA89F"/>
    <w:rsid w:val="083811DE"/>
    <w:rsid w:val="0849D87F"/>
    <w:rsid w:val="08C7BAA2"/>
    <w:rsid w:val="09156467"/>
    <w:rsid w:val="092444AA"/>
    <w:rsid w:val="0988C1E5"/>
    <w:rsid w:val="09C64FC8"/>
    <w:rsid w:val="09D27BEA"/>
    <w:rsid w:val="09D4FC8F"/>
    <w:rsid w:val="09E0BC58"/>
    <w:rsid w:val="0A1AAA14"/>
    <w:rsid w:val="0A3EE2BC"/>
    <w:rsid w:val="0A41377B"/>
    <w:rsid w:val="0A5FD2D8"/>
    <w:rsid w:val="0A74FF26"/>
    <w:rsid w:val="0A9844A8"/>
    <w:rsid w:val="0ACB1446"/>
    <w:rsid w:val="0B0566BB"/>
    <w:rsid w:val="0B1A0C5A"/>
    <w:rsid w:val="0B1C04E2"/>
    <w:rsid w:val="0B24FD3C"/>
    <w:rsid w:val="0B51FDBB"/>
    <w:rsid w:val="0B5FE6EF"/>
    <w:rsid w:val="0B72D53A"/>
    <w:rsid w:val="0BEAC50F"/>
    <w:rsid w:val="0C0AE1DF"/>
    <w:rsid w:val="0C1A93FA"/>
    <w:rsid w:val="0C3F6B38"/>
    <w:rsid w:val="0C4EF91E"/>
    <w:rsid w:val="0C54C0D4"/>
    <w:rsid w:val="0C5954C8"/>
    <w:rsid w:val="0C6596AA"/>
    <w:rsid w:val="0C66E4A7"/>
    <w:rsid w:val="0CC4A316"/>
    <w:rsid w:val="0CE2593A"/>
    <w:rsid w:val="0CFB9D42"/>
    <w:rsid w:val="0D0A1CAC"/>
    <w:rsid w:val="0D43AF0A"/>
    <w:rsid w:val="0DA48731"/>
    <w:rsid w:val="0DA57630"/>
    <w:rsid w:val="0DACC184"/>
    <w:rsid w:val="0DD5BADC"/>
    <w:rsid w:val="0DD97563"/>
    <w:rsid w:val="0DDFC62B"/>
    <w:rsid w:val="0DEDDED6"/>
    <w:rsid w:val="0DF74DBB"/>
    <w:rsid w:val="0E42D2DB"/>
    <w:rsid w:val="0E45070C"/>
    <w:rsid w:val="0ED3DA14"/>
    <w:rsid w:val="0F4FF96D"/>
    <w:rsid w:val="0F72A0AC"/>
    <w:rsid w:val="0F765E66"/>
    <w:rsid w:val="0FCEB375"/>
    <w:rsid w:val="0FED5CA8"/>
    <w:rsid w:val="10062B7C"/>
    <w:rsid w:val="103E9F4C"/>
    <w:rsid w:val="10C191B0"/>
    <w:rsid w:val="10C3EE95"/>
    <w:rsid w:val="10FED9B5"/>
    <w:rsid w:val="113C4801"/>
    <w:rsid w:val="11402954"/>
    <w:rsid w:val="1145741B"/>
    <w:rsid w:val="1165E6F3"/>
    <w:rsid w:val="1175E1C7"/>
    <w:rsid w:val="118F4E08"/>
    <w:rsid w:val="1198C488"/>
    <w:rsid w:val="11B71530"/>
    <w:rsid w:val="11D1E8EA"/>
    <w:rsid w:val="122E6AEA"/>
    <w:rsid w:val="127C2812"/>
    <w:rsid w:val="1310F04B"/>
    <w:rsid w:val="1316E3A2"/>
    <w:rsid w:val="1365AC04"/>
    <w:rsid w:val="137DE71F"/>
    <w:rsid w:val="137F273B"/>
    <w:rsid w:val="138CDAC7"/>
    <w:rsid w:val="13996FF2"/>
    <w:rsid w:val="13ABEB58"/>
    <w:rsid w:val="13F93272"/>
    <w:rsid w:val="1447E8EE"/>
    <w:rsid w:val="1460D876"/>
    <w:rsid w:val="1471F68C"/>
    <w:rsid w:val="14C6D72D"/>
    <w:rsid w:val="14E764C4"/>
    <w:rsid w:val="151A0AB5"/>
    <w:rsid w:val="1527116F"/>
    <w:rsid w:val="1567CB7F"/>
    <w:rsid w:val="1578E286"/>
    <w:rsid w:val="15990D05"/>
    <w:rsid w:val="15A584DC"/>
    <w:rsid w:val="15D79B53"/>
    <w:rsid w:val="15DA85A7"/>
    <w:rsid w:val="15EAB0A9"/>
    <w:rsid w:val="160D7A73"/>
    <w:rsid w:val="164952EA"/>
    <w:rsid w:val="16C48BE7"/>
    <w:rsid w:val="1706A4D3"/>
    <w:rsid w:val="172B13CB"/>
    <w:rsid w:val="17502E43"/>
    <w:rsid w:val="175F1121"/>
    <w:rsid w:val="1778DB26"/>
    <w:rsid w:val="17AA5471"/>
    <w:rsid w:val="17C26B1C"/>
    <w:rsid w:val="17C56DD8"/>
    <w:rsid w:val="17E9C3F2"/>
    <w:rsid w:val="182E8693"/>
    <w:rsid w:val="18515842"/>
    <w:rsid w:val="1899BEE6"/>
    <w:rsid w:val="18D8686C"/>
    <w:rsid w:val="18E043BD"/>
    <w:rsid w:val="18FDD4A0"/>
    <w:rsid w:val="1923D488"/>
    <w:rsid w:val="192BF2D8"/>
    <w:rsid w:val="19314137"/>
    <w:rsid w:val="193BF225"/>
    <w:rsid w:val="1965E630"/>
    <w:rsid w:val="19BCCF20"/>
    <w:rsid w:val="19D43769"/>
    <w:rsid w:val="19DE27EC"/>
    <w:rsid w:val="19EDFD84"/>
    <w:rsid w:val="1A3E4595"/>
    <w:rsid w:val="1A5001CF"/>
    <w:rsid w:val="1A76D2B0"/>
    <w:rsid w:val="1AB07BE8"/>
    <w:rsid w:val="1AB23F50"/>
    <w:rsid w:val="1AB69C25"/>
    <w:rsid w:val="1AD66740"/>
    <w:rsid w:val="1AE1DABC"/>
    <w:rsid w:val="1AE4BC30"/>
    <w:rsid w:val="1B5D8C18"/>
    <w:rsid w:val="1B6F9FDD"/>
    <w:rsid w:val="1BBF83BF"/>
    <w:rsid w:val="1BCA4DD6"/>
    <w:rsid w:val="1BCBE12F"/>
    <w:rsid w:val="1C2F4674"/>
    <w:rsid w:val="1C4C4C49"/>
    <w:rsid w:val="1C8C1634"/>
    <w:rsid w:val="1CB016E6"/>
    <w:rsid w:val="1CFA642F"/>
    <w:rsid w:val="1CFBA03F"/>
    <w:rsid w:val="1D252C3F"/>
    <w:rsid w:val="1D282DFC"/>
    <w:rsid w:val="1D4EA0C5"/>
    <w:rsid w:val="1D57A307"/>
    <w:rsid w:val="1D5C9758"/>
    <w:rsid w:val="1D8745B4"/>
    <w:rsid w:val="1D899F32"/>
    <w:rsid w:val="1D8B1D3D"/>
    <w:rsid w:val="1DDDEB78"/>
    <w:rsid w:val="1E0E0802"/>
    <w:rsid w:val="1E278000"/>
    <w:rsid w:val="1E408259"/>
    <w:rsid w:val="1E5CA0D1"/>
    <w:rsid w:val="1E9D09EC"/>
    <w:rsid w:val="1EE9FDDE"/>
    <w:rsid w:val="1EF37368"/>
    <w:rsid w:val="1EF867B9"/>
    <w:rsid w:val="1F08E5D2"/>
    <w:rsid w:val="1F13A579"/>
    <w:rsid w:val="1F175179"/>
    <w:rsid w:val="1F206D93"/>
    <w:rsid w:val="1F256F93"/>
    <w:rsid w:val="1F2E0C5F"/>
    <w:rsid w:val="1F600A58"/>
    <w:rsid w:val="1FFCB48C"/>
    <w:rsid w:val="200CE4E9"/>
    <w:rsid w:val="200E9229"/>
    <w:rsid w:val="2027BA86"/>
    <w:rsid w:val="205FCEBE"/>
    <w:rsid w:val="207199E7"/>
    <w:rsid w:val="20C24B49"/>
    <w:rsid w:val="20C2BDFF"/>
    <w:rsid w:val="20EE9F7D"/>
    <w:rsid w:val="20FDB63B"/>
    <w:rsid w:val="213207D4"/>
    <w:rsid w:val="213D24C1"/>
    <w:rsid w:val="214CAD4D"/>
    <w:rsid w:val="2156174A"/>
    <w:rsid w:val="215FC2E8"/>
    <w:rsid w:val="21713AE8"/>
    <w:rsid w:val="21BC6058"/>
    <w:rsid w:val="21BFD2BC"/>
    <w:rsid w:val="21CD3342"/>
    <w:rsid w:val="21D4FF0A"/>
    <w:rsid w:val="21D9EF95"/>
    <w:rsid w:val="21DDB5CD"/>
    <w:rsid w:val="21F9CC17"/>
    <w:rsid w:val="21FF8A77"/>
    <w:rsid w:val="2219247F"/>
    <w:rsid w:val="22415659"/>
    <w:rsid w:val="226758A9"/>
    <w:rsid w:val="226FCDB0"/>
    <w:rsid w:val="227FC884"/>
    <w:rsid w:val="22B9E501"/>
    <w:rsid w:val="22C6EDE0"/>
    <w:rsid w:val="22D4C73D"/>
    <w:rsid w:val="22EB1768"/>
    <w:rsid w:val="22ED633D"/>
    <w:rsid w:val="2369A5B3"/>
    <w:rsid w:val="2389869E"/>
    <w:rsid w:val="23A24DB0"/>
    <w:rsid w:val="23CA9FF4"/>
    <w:rsid w:val="2425CD25"/>
    <w:rsid w:val="244EC4F6"/>
    <w:rsid w:val="246E51B9"/>
    <w:rsid w:val="2492715B"/>
    <w:rsid w:val="24A9446E"/>
    <w:rsid w:val="24C9CBEF"/>
    <w:rsid w:val="24E9119E"/>
    <w:rsid w:val="24E9F0D2"/>
    <w:rsid w:val="24F7B6C7"/>
    <w:rsid w:val="24FB64F5"/>
    <w:rsid w:val="25057614"/>
    <w:rsid w:val="251D6B0B"/>
    <w:rsid w:val="2542516E"/>
    <w:rsid w:val="25DE0727"/>
    <w:rsid w:val="25E6CCC6"/>
    <w:rsid w:val="25EA86C2"/>
    <w:rsid w:val="2620C089"/>
    <w:rsid w:val="263DD0CF"/>
    <w:rsid w:val="265D97A0"/>
    <w:rsid w:val="266D92C9"/>
    <w:rsid w:val="2674BB2F"/>
    <w:rsid w:val="2693B3B3"/>
    <w:rsid w:val="26A2F9FB"/>
    <w:rsid w:val="26B28149"/>
    <w:rsid w:val="26E55CF0"/>
    <w:rsid w:val="27142895"/>
    <w:rsid w:val="27A784E2"/>
    <w:rsid w:val="27BF6E9E"/>
    <w:rsid w:val="27D87666"/>
    <w:rsid w:val="27EF439D"/>
    <w:rsid w:val="282F1440"/>
    <w:rsid w:val="2849A7FB"/>
    <w:rsid w:val="2857FA6C"/>
    <w:rsid w:val="28618EA4"/>
    <w:rsid w:val="28A7ECBD"/>
    <w:rsid w:val="28B29666"/>
    <w:rsid w:val="29963E1C"/>
    <w:rsid w:val="2A1A2D9B"/>
    <w:rsid w:val="2A36260F"/>
    <w:rsid w:val="2A4CA05F"/>
    <w:rsid w:val="2A6AA2F8"/>
    <w:rsid w:val="2A7BDBB4"/>
    <w:rsid w:val="2A911B9A"/>
    <w:rsid w:val="2A9F1E49"/>
    <w:rsid w:val="2AFD46AF"/>
    <w:rsid w:val="2B2E0C84"/>
    <w:rsid w:val="2B6F27F2"/>
    <w:rsid w:val="2BA13A48"/>
    <w:rsid w:val="2BAF5889"/>
    <w:rsid w:val="2BAFCBD1"/>
    <w:rsid w:val="2BCD12A6"/>
    <w:rsid w:val="2BEC455B"/>
    <w:rsid w:val="2C0B2261"/>
    <w:rsid w:val="2C0BA05F"/>
    <w:rsid w:val="2C399C83"/>
    <w:rsid w:val="2C4947B6"/>
    <w:rsid w:val="2C52D849"/>
    <w:rsid w:val="2C89790A"/>
    <w:rsid w:val="2CD1DA9F"/>
    <w:rsid w:val="2CF75F9C"/>
    <w:rsid w:val="2D086BAB"/>
    <w:rsid w:val="2D0E267F"/>
    <w:rsid w:val="2D4FCBBB"/>
    <w:rsid w:val="2D645147"/>
    <w:rsid w:val="2D770F52"/>
    <w:rsid w:val="2D7D8C16"/>
    <w:rsid w:val="2D9D5AC4"/>
    <w:rsid w:val="2E332E50"/>
    <w:rsid w:val="2E4ECFD0"/>
    <w:rsid w:val="2E6189C4"/>
    <w:rsid w:val="2E68C63A"/>
    <w:rsid w:val="2EAEE80D"/>
    <w:rsid w:val="2EFFAA51"/>
    <w:rsid w:val="2F102018"/>
    <w:rsid w:val="2F390B74"/>
    <w:rsid w:val="2F66D700"/>
    <w:rsid w:val="2F89EEC3"/>
    <w:rsid w:val="2FB15826"/>
    <w:rsid w:val="2FC0EDF4"/>
    <w:rsid w:val="2FE3EFE6"/>
    <w:rsid w:val="2FEAA031"/>
    <w:rsid w:val="2FF3E49B"/>
    <w:rsid w:val="302F9AD3"/>
    <w:rsid w:val="308AB57A"/>
    <w:rsid w:val="308C6B2E"/>
    <w:rsid w:val="309212C0"/>
    <w:rsid w:val="30E940FE"/>
    <w:rsid w:val="31397DE0"/>
    <w:rsid w:val="315CBE55"/>
    <w:rsid w:val="316BEFA6"/>
    <w:rsid w:val="31B52BDE"/>
    <w:rsid w:val="31BE2FEA"/>
    <w:rsid w:val="31FD6FF5"/>
    <w:rsid w:val="322BC237"/>
    <w:rsid w:val="324B0CB5"/>
    <w:rsid w:val="32521C6A"/>
    <w:rsid w:val="32702D20"/>
    <w:rsid w:val="328D468D"/>
    <w:rsid w:val="32A6D9AE"/>
    <w:rsid w:val="32FEE849"/>
    <w:rsid w:val="33125D00"/>
    <w:rsid w:val="3329B579"/>
    <w:rsid w:val="3339CA17"/>
    <w:rsid w:val="33501A72"/>
    <w:rsid w:val="3350AA05"/>
    <w:rsid w:val="3364443B"/>
    <w:rsid w:val="3366A120"/>
    <w:rsid w:val="337B6FC5"/>
    <w:rsid w:val="33B5EAE6"/>
    <w:rsid w:val="33E1D35D"/>
    <w:rsid w:val="33EFB37D"/>
    <w:rsid w:val="34159292"/>
    <w:rsid w:val="341E7A1E"/>
    <w:rsid w:val="3423E0A3"/>
    <w:rsid w:val="3446FD59"/>
    <w:rsid w:val="3452AD67"/>
    <w:rsid w:val="34882DE0"/>
    <w:rsid w:val="34889AD2"/>
    <w:rsid w:val="348A553C"/>
    <w:rsid w:val="34945F17"/>
    <w:rsid w:val="34AA7A4E"/>
    <w:rsid w:val="34D0CB48"/>
    <w:rsid w:val="34ECFD32"/>
    <w:rsid w:val="34FC5C71"/>
    <w:rsid w:val="3521BBE4"/>
    <w:rsid w:val="354034E0"/>
    <w:rsid w:val="355F63DF"/>
    <w:rsid w:val="35877FE4"/>
    <w:rsid w:val="35A06DD0"/>
    <w:rsid w:val="35A986D9"/>
    <w:rsid w:val="35BB905C"/>
    <w:rsid w:val="35C99B0A"/>
    <w:rsid w:val="35D81B3D"/>
    <w:rsid w:val="35F5EC26"/>
    <w:rsid w:val="36302F78"/>
    <w:rsid w:val="36464AAF"/>
    <w:rsid w:val="3655E41E"/>
    <w:rsid w:val="3669004E"/>
    <w:rsid w:val="367AA0C7"/>
    <w:rsid w:val="36AA78A5"/>
    <w:rsid w:val="36AC31D0"/>
    <w:rsid w:val="36D1D29F"/>
    <w:rsid w:val="37356A6B"/>
    <w:rsid w:val="374E92C8"/>
    <w:rsid w:val="374FFA51"/>
    <w:rsid w:val="379136F2"/>
    <w:rsid w:val="37AD6954"/>
    <w:rsid w:val="37D08112"/>
    <w:rsid w:val="380CBC35"/>
    <w:rsid w:val="3845E7C7"/>
    <w:rsid w:val="385C6436"/>
    <w:rsid w:val="385CDA06"/>
    <w:rsid w:val="3867B94B"/>
    <w:rsid w:val="388888C9"/>
    <w:rsid w:val="3890ED8F"/>
    <w:rsid w:val="38BFC2CC"/>
    <w:rsid w:val="39301158"/>
    <w:rsid w:val="3A616D2F"/>
    <w:rsid w:val="3A9D79CF"/>
    <w:rsid w:val="3AC8D7B4"/>
    <w:rsid w:val="3AF74C9F"/>
    <w:rsid w:val="3B002638"/>
    <w:rsid w:val="3B0E1775"/>
    <w:rsid w:val="3B2DCA43"/>
    <w:rsid w:val="3B32176C"/>
    <w:rsid w:val="3B4C5650"/>
    <w:rsid w:val="3B5A5EA5"/>
    <w:rsid w:val="3BC36448"/>
    <w:rsid w:val="3BFC920B"/>
    <w:rsid w:val="3C1B9751"/>
    <w:rsid w:val="3C1DB86D"/>
    <w:rsid w:val="3C3F9AFD"/>
    <w:rsid w:val="3C5D27D4"/>
    <w:rsid w:val="3C9BF699"/>
    <w:rsid w:val="3CC8CAD2"/>
    <w:rsid w:val="3CFE4664"/>
    <w:rsid w:val="3D0B2681"/>
    <w:rsid w:val="3D2FD559"/>
    <w:rsid w:val="3DA80A0B"/>
    <w:rsid w:val="3E374A66"/>
    <w:rsid w:val="3E533F66"/>
    <w:rsid w:val="3E7BF0E8"/>
    <w:rsid w:val="3EA6F6E2"/>
    <w:rsid w:val="3ED7BA7B"/>
    <w:rsid w:val="3F3B9C26"/>
    <w:rsid w:val="3F61A52A"/>
    <w:rsid w:val="3F815C7B"/>
    <w:rsid w:val="3FCA8BC1"/>
    <w:rsid w:val="3FDE2C3B"/>
    <w:rsid w:val="3FDE6E4E"/>
    <w:rsid w:val="4011C64A"/>
    <w:rsid w:val="4012964A"/>
    <w:rsid w:val="4034A385"/>
    <w:rsid w:val="40450365"/>
    <w:rsid w:val="40C0CAD6"/>
    <w:rsid w:val="40FDCD4A"/>
    <w:rsid w:val="411D61D9"/>
    <w:rsid w:val="414A21EF"/>
    <w:rsid w:val="4160CA36"/>
    <w:rsid w:val="41629377"/>
    <w:rsid w:val="418CB069"/>
    <w:rsid w:val="41D7DBA2"/>
    <w:rsid w:val="41F6F19B"/>
    <w:rsid w:val="421A3E65"/>
    <w:rsid w:val="421AAB69"/>
    <w:rsid w:val="42404D05"/>
    <w:rsid w:val="4245D46D"/>
    <w:rsid w:val="426D166F"/>
    <w:rsid w:val="427ED2BD"/>
    <w:rsid w:val="42B57716"/>
    <w:rsid w:val="432880CA"/>
    <w:rsid w:val="43C2810A"/>
    <w:rsid w:val="43CF4109"/>
    <w:rsid w:val="4413ED73"/>
    <w:rsid w:val="4433878D"/>
    <w:rsid w:val="446A72CD"/>
    <w:rsid w:val="446E2663"/>
    <w:rsid w:val="449B31F5"/>
    <w:rsid w:val="44B632EA"/>
    <w:rsid w:val="44BA33DF"/>
    <w:rsid w:val="44D4AC89"/>
    <w:rsid w:val="44F3BF91"/>
    <w:rsid w:val="451C1D03"/>
    <w:rsid w:val="4563A8C0"/>
    <w:rsid w:val="456BACB3"/>
    <w:rsid w:val="458E3EC0"/>
    <w:rsid w:val="459DCA66"/>
    <w:rsid w:val="459E10A1"/>
    <w:rsid w:val="45B05793"/>
    <w:rsid w:val="46058036"/>
    <w:rsid w:val="461091CE"/>
    <w:rsid w:val="46680F12"/>
    <w:rsid w:val="46953798"/>
    <w:rsid w:val="46D8733D"/>
    <w:rsid w:val="46F68488"/>
    <w:rsid w:val="471A4628"/>
    <w:rsid w:val="478D5DF6"/>
    <w:rsid w:val="478F9AB7"/>
    <w:rsid w:val="479DFC20"/>
    <w:rsid w:val="47D5CFA7"/>
    <w:rsid w:val="47D8CE9C"/>
    <w:rsid w:val="47E11EC4"/>
    <w:rsid w:val="47E660F8"/>
    <w:rsid w:val="488F7C20"/>
    <w:rsid w:val="48EAE535"/>
    <w:rsid w:val="48EFBF75"/>
    <w:rsid w:val="48F61FE2"/>
    <w:rsid w:val="490BE5CC"/>
    <w:rsid w:val="4924BB93"/>
    <w:rsid w:val="4928BEBC"/>
    <w:rsid w:val="49419C1B"/>
    <w:rsid w:val="494B18A3"/>
    <w:rsid w:val="4972D690"/>
    <w:rsid w:val="49822288"/>
    <w:rsid w:val="49DB2189"/>
    <w:rsid w:val="4A29EF2F"/>
    <w:rsid w:val="4ACC8507"/>
    <w:rsid w:val="4ADFA89E"/>
    <w:rsid w:val="4AE6E904"/>
    <w:rsid w:val="4AEFDDB4"/>
    <w:rsid w:val="4B0AB49D"/>
    <w:rsid w:val="4B0C4C11"/>
    <w:rsid w:val="4B106F5E"/>
    <w:rsid w:val="4B17A810"/>
    <w:rsid w:val="4B198041"/>
    <w:rsid w:val="4B24D163"/>
    <w:rsid w:val="4B3EA901"/>
    <w:rsid w:val="4B5749DE"/>
    <w:rsid w:val="4BCD1A35"/>
    <w:rsid w:val="4BE65CF9"/>
    <w:rsid w:val="4BF35E1F"/>
    <w:rsid w:val="4C2755A2"/>
    <w:rsid w:val="4C69A316"/>
    <w:rsid w:val="4C95109B"/>
    <w:rsid w:val="4CA1D24F"/>
    <w:rsid w:val="4CDFCD6A"/>
    <w:rsid w:val="4D37C92C"/>
    <w:rsid w:val="4D53D773"/>
    <w:rsid w:val="4D60F196"/>
    <w:rsid w:val="4D638251"/>
    <w:rsid w:val="4D7198D7"/>
    <w:rsid w:val="4DA4A5B2"/>
    <w:rsid w:val="4DA924E8"/>
    <w:rsid w:val="4DB0A319"/>
    <w:rsid w:val="4DB46F96"/>
    <w:rsid w:val="4DC9F84A"/>
    <w:rsid w:val="4E0AF264"/>
    <w:rsid w:val="4E1E89C6"/>
    <w:rsid w:val="4E252096"/>
    <w:rsid w:val="4E4B7988"/>
    <w:rsid w:val="4E4F48D2"/>
    <w:rsid w:val="4E5743A8"/>
    <w:rsid w:val="4E5A3C7E"/>
    <w:rsid w:val="4E83AA30"/>
    <w:rsid w:val="4EA19BE5"/>
    <w:rsid w:val="4F0B2F18"/>
    <w:rsid w:val="4F1B7249"/>
    <w:rsid w:val="4F686BEE"/>
    <w:rsid w:val="4FA3F735"/>
    <w:rsid w:val="4FBC641A"/>
    <w:rsid w:val="4FE26CBF"/>
    <w:rsid w:val="4FF60CDF"/>
    <w:rsid w:val="4FF6DC58"/>
    <w:rsid w:val="5014CB87"/>
    <w:rsid w:val="504ACBD1"/>
    <w:rsid w:val="505A8615"/>
    <w:rsid w:val="506314B5"/>
    <w:rsid w:val="50A49BFD"/>
    <w:rsid w:val="50BD0A45"/>
    <w:rsid w:val="50D6F9D9"/>
    <w:rsid w:val="50DCE970"/>
    <w:rsid w:val="510AA183"/>
    <w:rsid w:val="511E3B68"/>
    <w:rsid w:val="512CB517"/>
    <w:rsid w:val="5143D276"/>
    <w:rsid w:val="5152C0C6"/>
    <w:rsid w:val="517EC6D1"/>
    <w:rsid w:val="519B0EE6"/>
    <w:rsid w:val="51B00CC0"/>
    <w:rsid w:val="51D44000"/>
    <w:rsid w:val="52082C18"/>
    <w:rsid w:val="52345CF9"/>
    <w:rsid w:val="523E5523"/>
    <w:rsid w:val="524509FA"/>
    <w:rsid w:val="525A3648"/>
    <w:rsid w:val="52AE11CE"/>
    <w:rsid w:val="52C7A1CA"/>
    <w:rsid w:val="52D19226"/>
    <w:rsid w:val="52DFA2D7"/>
    <w:rsid w:val="532AD981"/>
    <w:rsid w:val="532DADA1"/>
    <w:rsid w:val="53309766"/>
    <w:rsid w:val="53902577"/>
    <w:rsid w:val="53A9F09A"/>
    <w:rsid w:val="53BB64BD"/>
    <w:rsid w:val="544388B5"/>
    <w:rsid w:val="544E637E"/>
    <w:rsid w:val="547C9A88"/>
    <w:rsid w:val="54B66793"/>
    <w:rsid w:val="54C93A1E"/>
    <w:rsid w:val="54E17865"/>
    <w:rsid w:val="54F0F2F8"/>
    <w:rsid w:val="550871DB"/>
    <w:rsid w:val="551339EC"/>
    <w:rsid w:val="552F2681"/>
    <w:rsid w:val="55672A40"/>
    <w:rsid w:val="559398F9"/>
    <w:rsid w:val="55976C0E"/>
    <w:rsid w:val="5598341B"/>
    <w:rsid w:val="55B4A6C7"/>
    <w:rsid w:val="55FE0BCA"/>
    <w:rsid w:val="5613CCCA"/>
    <w:rsid w:val="56224D40"/>
    <w:rsid w:val="567838A1"/>
    <w:rsid w:val="56A2C00C"/>
    <w:rsid w:val="5730FA67"/>
    <w:rsid w:val="5732B621"/>
    <w:rsid w:val="5734047C"/>
    <w:rsid w:val="575A08FC"/>
    <w:rsid w:val="575CA8BE"/>
    <w:rsid w:val="577DEB03"/>
    <w:rsid w:val="57B313FA"/>
    <w:rsid w:val="57B80180"/>
    <w:rsid w:val="57BE1DA1"/>
    <w:rsid w:val="57E3159F"/>
    <w:rsid w:val="584DE610"/>
    <w:rsid w:val="58778F33"/>
    <w:rsid w:val="588B1EDA"/>
    <w:rsid w:val="588ED5E0"/>
    <w:rsid w:val="5898C63C"/>
    <w:rsid w:val="58A495EE"/>
    <w:rsid w:val="58C39AB3"/>
    <w:rsid w:val="58CB7E25"/>
    <w:rsid w:val="58EDECD2"/>
    <w:rsid w:val="591036A6"/>
    <w:rsid w:val="593ADF5D"/>
    <w:rsid w:val="595C6BD9"/>
    <w:rsid w:val="597056A1"/>
    <w:rsid w:val="59A35195"/>
    <w:rsid w:val="59B51C59"/>
    <w:rsid w:val="59C8F7F2"/>
    <w:rsid w:val="59D03F74"/>
    <w:rsid w:val="59D81CF6"/>
    <w:rsid w:val="59EF9D7F"/>
    <w:rsid w:val="5A489701"/>
    <w:rsid w:val="5A98DC0C"/>
    <w:rsid w:val="5B38EEEA"/>
    <w:rsid w:val="5B44BB39"/>
    <w:rsid w:val="5B5C5465"/>
    <w:rsid w:val="5BA5C75C"/>
    <w:rsid w:val="5BE6D260"/>
    <w:rsid w:val="5C34AC6D"/>
    <w:rsid w:val="5C3B6055"/>
    <w:rsid w:val="5C56384A"/>
    <w:rsid w:val="5C632C73"/>
    <w:rsid w:val="5C7D2499"/>
    <w:rsid w:val="5C993F44"/>
    <w:rsid w:val="5CA02B44"/>
    <w:rsid w:val="5CED7460"/>
    <w:rsid w:val="5CFC7690"/>
    <w:rsid w:val="5D1BCC24"/>
    <w:rsid w:val="5D1DE41F"/>
    <w:rsid w:val="5D35DAC3"/>
    <w:rsid w:val="5D41E214"/>
    <w:rsid w:val="5D455806"/>
    <w:rsid w:val="5D99DFE8"/>
    <w:rsid w:val="5DAA98E7"/>
    <w:rsid w:val="5E1208AB"/>
    <w:rsid w:val="5E150574"/>
    <w:rsid w:val="5E25CF96"/>
    <w:rsid w:val="5E49A320"/>
    <w:rsid w:val="5E4EF907"/>
    <w:rsid w:val="5ED8DF2F"/>
    <w:rsid w:val="5EE48768"/>
    <w:rsid w:val="5EEF9A9B"/>
    <w:rsid w:val="5F344B76"/>
    <w:rsid w:val="5F53F59A"/>
    <w:rsid w:val="5F677C7F"/>
    <w:rsid w:val="5FA4FD82"/>
    <w:rsid w:val="5FA69BC7"/>
    <w:rsid w:val="5FB20E67"/>
    <w:rsid w:val="5FB95F87"/>
    <w:rsid w:val="5FDC5422"/>
    <w:rsid w:val="603B285A"/>
    <w:rsid w:val="603FCF0B"/>
    <w:rsid w:val="60556025"/>
    <w:rsid w:val="60561FC6"/>
    <w:rsid w:val="606804FA"/>
    <w:rsid w:val="6081D2D6"/>
    <w:rsid w:val="608873A2"/>
    <w:rsid w:val="60AC6E32"/>
    <w:rsid w:val="60C510C9"/>
    <w:rsid w:val="60DF32CE"/>
    <w:rsid w:val="61092542"/>
    <w:rsid w:val="61134789"/>
    <w:rsid w:val="611A68B0"/>
    <w:rsid w:val="6140CDE3"/>
    <w:rsid w:val="6153D315"/>
    <w:rsid w:val="61EA1DC1"/>
    <w:rsid w:val="62107FF1"/>
    <w:rsid w:val="621338D6"/>
    <w:rsid w:val="6214FF3E"/>
    <w:rsid w:val="6247A403"/>
    <w:rsid w:val="625447F0"/>
    <w:rsid w:val="628257BC"/>
    <w:rsid w:val="629BF361"/>
    <w:rsid w:val="62A27783"/>
    <w:rsid w:val="62C7CBCC"/>
    <w:rsid w:val="62D37282"/>
    <w:rsid w:val="62D7CA16"/>
    <w:rsid w:val="62E3185D"/>
    <w:rsid w:val="62F10049"/>
    <w:rsid w:val="63270A0C"/>
    <w:rsid w:val="63338E3A"/>
    <w:rsid w:val="63419BC4"/>
    <w:rsid w:val="6366C341"/>
    <w:rsid w:val="63875586"/>
    <w:rsid w:val="63998A54"/>
    <w:rsid w:val="63C01464"/>
    <w:rsid w:val="63D18887"/>
    <w:rsid w:val="63F4C405"/>
    <w:rsid w:val="64212473"/>
    <w:rsid w:val="644E8AD2"/>
    <w:rsid w:val="6470C9F1"/>
    <w:rsid w:val="647995F5"/>
    <w:rsid w:val="6492A510"/>
    <w:rsid w:val="64E1D773"/>
    <w:rsid w:val="64E8D372"/>
    <w:rsid w:val="64FEE1B8"/>
    <w:rsid w:val="65114523"/>
    <w:rsid w:val="6580939D"/>
    <w:rsid w:val="658B840B"/>
    <w:rsid w:val="65B9F87E"/>
    <w:rsid w:val="65BF5CC9"/>
    <w:rsid w:val="65C3A754"/>
    <w:rsid w:val="65C584DD"/>
    <w:rsid w:val="6610109B"/>
    <w:rsid w:val="66274438"/>
    <w:rsid w:val="66496026"/>
    <w:rsid w:val="66580AF8"/>
    <w:rsid w:val="66AC1790"/>
    <w:rsid w:val="66BE8D84"/>
    <w:rsid w:val="66F2CAB9"/>
    <w:rsid w:val="66F609E8"/>
    <w:rsid w:val="67426B65"/>
    <w:rsid w:val="675F90D0"/>
    <w:rsid w:val="678E8500"/>
    <w:rsid w:val="67CC5EF2"/>
    <w:rsid w:val="67FCEC3C"/>
    <w:rsid w:val="68089A48"/>
    <w:rsid w:val="6851E967"/>
    <w:rsid w:val="6859DC98"/>
    <w:rsid w:val="6891D847"/>
    <w:rsid w:val="68B0A76E"/>
    <w:rsid w:val="68EAADFA"/>
    <w:rsid w:val="68FB0ECA"/>
    <w:rsid w:val="68FECAAC"/>
    <w:rsid w:val="69010FC6"/>
    <w:rsid w:val="69597617"/>
    <w:rsid w:val="695E110F"/>
    <w:rsid w:val="69682F53"/>
    <w:rsid w:val="69B00E65"/>
    <w:rsid w:val="69E1C88E"/>
    <w:rsid w:val="69F7D092"/>
    <w:rsid w:val="6A00FE1B"/>
    <w:rsid w:val="6A04F9CC"/>
    <w:rsid w:val="6A37436E"/>
    <w:rsid w:val="6A4809C8"/>
    <w:rsid w:val="6A64DA6A"/>
    <w:rsid w:val="6AB6ED5C"/>
    <w:rsid w:val="6AE327EB"/>
    <w:rsid w:val="6B1F8473"/>
    <w:rsid w:val="6B23FDF2"/>
    <w:rsid w:val="6B5A15F6"/>
    <w:rsid w:val="6BA590B3"/>
    <w:rsid w:val="6BC41351"/>
    <w:rsid w:val="6C0CA3E0"/>
    <w:rsid w:val="6C0DE374"/>
    <w:rsid w:val="6C3AB929"/>
    <w:rsid w:val="6C483C8E"/>
    <w:rsid w:val="6C52BDBD"/>
    <w:rsid w:val="6CAE7587"/>
    <w:rsid w:val="6CB93D28"/>
    <w:rsid w:val="6CDA7080"/>
    <w:rsid w:val="6D2F3630"/>
    <w:rsid w:val="6D5258CC"/>
    <w:rsid w:val="6D568881"/>
    <w:rsid w:val="6D8EDBB9"/>
    <w:rsid w:val="6D982989"/>
    <w:rsid w:val="6DE40CEF"/>
    <w:rsid w:val="6E08D262"/>
    <w:rsid w:val="6E4BEDB9"/>
    <w:rsid w:val="6E530563"/>
    <w:rsid w:val="6E79FED9"/>
    <w:rsid w:val="6EB87FCB"/>
    <w:rsid w:val="6EE60424"/>
    <w:rsid w:val="6F209B5C"/>
    <w:rsid w:val="6F5E52D8"/>
    <w:rsid w:val="6F6D4477"/>
    <w:rsid w:val="6FB4FE21"/>
    <w:rsid w:val="6FBEDA43"/>
    <w:rsid w:val="6FBF04A8"/>
    <w:rsid w:val="70262944"/>
    <w:rsid w:val="7042263A"/>
    <w:rsid w:val="705D34A5"/>
    <w:rsid w:val="70851B88"/>
    <w:rsid w:val="708D5C95"/>
    <w:rsid w:val="7097B343"/>
    <w:rsid w:val="709AD8DE"/>
    <w:rsid w:val="70C03C99"/>
    <w:rsid w:val="70C5A75A"/>
    <w:rsid w:val="70CEB35F"/>
    <w:rsid w:val="70D8D300"/>
    <w:rsid w:val="70DB3493"/>
    <w:rsid w:val="71340616"/>
    <w:rsid w:val="71CE9AAA"/>
    <w:rsid w:val="71F4FFA3"/>
    <w:rsid w:val="721740C9"/>
    <w:rsid w:val="723D75FF"/>
    <w:rsid w:val="72425553"/>
    <w:rsid w:val="72441028"/>
    <w:rsid w:val="7244B238"/>
    <w:rsid w:val="724A963B"/>
    <w:rsid w:val="7263FC9B"/>
    <w:rsid w:val="727B32D9"/>
    <w:rsid w:val="72B26BBB"/>
    <w:rsid w:val="72B793B0"/>
    <w:rsid w:val="72D36BEE"/>
    <w:rsid w:val="72FFD2F3"/>
    <w:rsid w:val="73140D6D"/>
    <w:rsid w:val="739ABEC2"/>
    <w:rsid w:val="73C789E6"/>
    <w:rsid w:val="73D9C3EC"/>
    <w:rsid w:val="73F41B50"/>
    <w:rsid w:val="73F94DC0"/>
    <w:rsid w:val="74261871"/>
    <w:rsid w:val="74262DA6"/>
    <w:rsid w:val="7437D47E"/>
    <w:rsid w:val="743DC171"/>
    <w:rsid w:val="744ABCF1"/>
    <w:rsid w:val="74C246E7"/>
    <w:rsid w:val="74C5D84A"/>
    <w:rsid w:val="74CF7893"/>
    <w:rsid w:val="75492DA4"/>
    <w:rsid w:val="755732F2"/>
    <w:rsid w:val="75663203"/>
    <w:rsid w:val="7572088F"/>
    <w:rsid w:val="7572B8BA"/>
    <w:rsid w:val="758E2DB5"/>
    <w:rsid w:val="75A9FA02"/>
    <w:rsid w:val="75E1CFC5"/>
    <w:rsid w:val="75F3017A"/>
    <w:rsid w:val="761E4DEA"/>
    <w:rsid w:val="76709DB5"/>
    <w:rsid w:val="76A7D016"/>
    <w:rsid w:val="76AF2AB0"/>
    <w:rsid w:val="76C1AE5A"/>
    <w:rsid w:val="76C3DF3B"/>
    <w:rsid w:val="76E2D2F6"/>
    <w:rsid w:val="76E615A6"/>
    <w:rsid w:val="76F4EC72"/>
    <w:rsid w:val="76FACD19"/>
    <w:rsid w:val="7705A53F"/>
    <w:rsid w:val="7761F1B5"/>
    <w:rsid w:val="77742BE4"/>
    <w:rsid w:val="77864E8B"/>
    <w:rsid w:val="77BF3806"/>
    <w:rsid w:val="77DDC7C4"/>
    <w:rsid w:val="7805C1BA"/>
    <w:rsid w:val="781EBD28"/>
    <w:rsid w:val="785FF380"/>
    <w:rsid w:val="78675B88"/>
    <w:rsid w:val="789E5B73"/>
    <w:rsid w:val="78BC305D"/>
    <w:rsid w:val="78DF9374"/>
    <w:rsid w:val="78EF1008"/>
    <w:rsid w:val="7907BD0A"/>
    <w:rsid w:val="793A6DF2"/>
    <w:rsid w:val="793E951E"/>
    <w:rsid w:val="7999B419"/>
    <w:rsid w:val="79ADCB98"/>
    <w:rsid w:val="7A0C9613"/>
    <w:rsid w:val="7A15E1E2"/>
    <w:rsid w:val="7A234B25"/>
    <w:rsid w:val="7A49AF0D"/>
    <w:rsid w:val="7A9B2DBF"/>
    <w:rsid w:val="7A9C5728"/>
    <w:rsid w:val="7AA5D56A"/>
    <w:rsid w:val="7AC41225"/>
    <w:rsid w:val="7AE6ECA6"/>
    <w:rsid w:val="7B01FB33"/>
    <w:rsid w:val="7B42671B"/>
    <w:rsid w:val="7B54C3E9"/>
    <w:rsid w:val="7B615FB3"/>
    <w:rsid w:val="7B8DFDF5"/>
    <w:rsid w:val="7BAA2288"/>
    <w:rsid w:val="7BD1179E"/>
    <w:rsid w:val="7BD66F6F"/>
    <w:rsid w:val="7BE604D8"/>
    <w:rsid w:val="7BFBD9B1"/>
    <w:rsid w:val="7C0DE671"/>
    <w:rsid w:val="7C18172E"/>
    <w:rsid w:val="7C1DE73A"/>
    <w:rsid w:val="7C317E5E"/>
    <w:rsid w:val="7CAE0A4C"/>
    <w:rsid w:val="7CDB6A54"/>
    <w:rsid w:val="7CE56487"/>
    <w:rsid w:val="7D06A684"/>
    <w:rsid w:val="7D339035"/>
    <w:rsid w:val="7D4E3752"/>
    <w:rsid w:val="7D7823BF"/>
    <w:rsid w:val="7D8507FA"/>
    <w:rsid w:val="7D97B05D"/>
    <w:rsid w:val="7DC5E8FA"/>
    <w:rsid w:val="7E03D4DB"/>
    <w:rsid w:val="7E0435BB"/>
    <w:rsid w:val="7E5607CA"/>
    <w:rsid w:val="7E679A4C"/>
    <w:rsid w:val="7E82250C"/>
    <w:rsid w:val="7E83B96A"/>
    <w:rsid w:val="7EF0E164"/>
    <w:rsid w:val="7F086A97"/>
    <w:rsid w:val="7F20D85B"/>
    <w:rsid w:val="7F27DB25"/>
    <w:rsid w:val="7F2D1A4E"/>
    <w:rsid w:val="7F94A447"/>
    <w:rsid w:val="7FC2B413"/>
    <w:rsid w:val="7FC7BE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5C5F5"/>
  <w15:docId w15:val="{EB802B23-89E3-48AE-83C1-63E7FDF4B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2DE"/>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F812DE"/>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A9295F"/>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F812DE"/>
    <w:pPr>
      <w:outlineLvl w:val="2"/>
    </w:pPr>
    <w:rPr>
      <w:b/>
      <w:bCs/>
      <w:sz w:val="22"/>
      <w:szCs w:val="24"/>
    </w:rPr>
  </w:style>
  <w:style w:type="paragraph" w:styleId="Heading4">
    <w:name w:val="heading 4"/>
    <w:basedOn w:val="Normal"/>
    <w:next w:val="Normal"/>
    <w:link w:val="Heading4Char"/>
    <w:uiPriority w:val="9"/>
    <w:unhideWhenUsed/>
    <w:qFormat/>
    <w:rsid w:val="00F812DE"/>
    <w:pPr>
      <w:outlineLvl w:val="3"/>
    </w:pPr>
    <w:rPr>
      <w:b/>
      <w:bCs/>
      <w:i/>
      <w:iCs/>
    </w:rPr>
  </w:style>
  <w:style w:type="paragraph" w:styleId="Heading5">
    <w:name w:val="heading 5"/>
    <w:basedOn w:val="Normal"/>
    <w:next w:val="NormalIndent"/>
    <w:link w:val="Heading5Char"/>
    <w:autoRedefine/>
    <w:qFormat/>
    <w:rsid w:val="00F34B8D"/>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F34B8D"/>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F34B8D"/>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F34B8D"/>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F34B8D"/>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812DE"/>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F812DE"/>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F812DE"/>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F812DE"/>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F34B8D"/>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F34B8D"/>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F34B8D"/>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F34B8D"/>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F34B8D"/>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F812DE"/>
    <w:rPr>
      <w:color w:val="0563C1" w:themeColor="hyperlink"/>
      <w:u w:val="single"/>
    </w:rPr>
  </w:style>
  <w:style w:type="paragraph" w:styleId="TOC1">
    <w:name w:val="toc 1"/>
    <w:basedOn w:val="Normal"/>
    <w:next w:val="Normal"/>
    <w:autoRedefine/>
    <w:uiPriority w:val="39"/>
    <w:unhideWhenUsed/>
    <w:rsid w:val="00A9295F"/>
    <w:pPr>
      <w:spacing w:before="120" w:after="0"/>
    </w:pPr>
    <w:rPr>
      <w:b/>
    </w:rPr>
  </w:style>
  <w:style w:type="paragraph" w:styleId="TOC2">
    <w:name w:val="toc 2"/>
    <w:basedOn w:val="Normal"/>
    <w:next w:val="Normal"/>
    <w:autoRedefine/>
    <w:uiPriority w:val="39"/>
    <w:unhideWhenUsed/>
    <w:rsid w:val="00A9295F"/>
    <w:pPr>
      <w:spacing w:after="0"/>
      <w:ind w:left="284"/>
    </w:pPr>
  </w:style>
  <w:style w:type="paragraph" w:styleId="TOC3">
    <w:name w:val="toc 3"/>
    <w:basedOn w:val="Normal"/>
    <w:next w:val="Normal"/>
    <w:autoRedefine/>
    <w:uiPriority w:val="39"/>
    <w:unhideWhenUsed/>
    <w:rsid w:val="00A9295F"/>
    <w:pPr>
      <w:spacing w:after="0"/>
      <w:ind w:left="567"/>
    </w:pPr>
  </w:style>
  <w:style w:type="paragraph" w:styleId="NormalIndent">
    <w:name w:val="Normal Indent"/>
    <w:basedOn w:val="Normal"/>
    <w:uiPriority w:val="99"/>
    <w:semiHidden/>
    <w:unhideWhenUsed/>
    <w:rsid w:val="00F34B8D"/>
    <w:pPr>
      <w:ind w:left="720"/>
    </w:pPr>
  </w:style>
  <w:style w:type="paragraph" w:styleId="ListBullet">
    <w:name w:val="List Bullet"/>
    <w:basedOn w:val="Normal"/>
    <w:link w:val="ListBulletChar"/>
    <w:uiPriority w:val="3"/>
    <w:qFormat/>
    <w:rsid w:val="00F34B8D"/>
    <w:pPr>
      <w:numPr>
        <w:numId w:val="8"/>
      </w:numPr>
      <w:spacing w:after="60"/>
    </w:pPr>
    <w:rPr>
      <w:rFonts w:eastAsia="Times New Roman" w:cs="Arial"/>
      <w:lang w:val="de-DE"/>
    </w:rPr>
  </w:style>
  <w:style w:type="paragraph" w:styleId="ListBullet2">
    <w:name w:val="List Bullet 2"/>
    <w:basedOn w:val="Normal"/>
    <w:link w:val="ListBullet2Char"/>
    <w:uiPriority w:val="99"/>
    <w:semiHidden/>
    <w:unhideWhenUsed/>
    <w:rsid w:val="00F34B8D"/>
    <w:pPr>
      <w:numPr>
        <w:numId w:val="9"/>
      </w:numPr>
      <w:contextualSpacing/>
    </w:pPr>
  </w:style>
  <w:style w:type="paragraph" w:styleId="ListBullet3">
    <w:name w:val="List Bullet 3"/>
    <w:basedOn w:val="Normal"/>
    <w:link w:val="ListBullet3Char"/>
    <w:uiPriority w:val="99"/>
    <w:unhideWhenUsed/>
    <w:rsid w:val="00F34B8D"/>
    <w:pPr>
      <w:numPr>
        <w:numId w:val="10"/>
      </w:numPr>
      <w:contextualSpacing/>
    </w:pPr>
  </w:style>
  <w:style w:type="paragraph" w:customStyle="1" w:styleId="Accenture">
    <w:name w:val="Accenture"/>
    <w:basedOn w:val="Normal"/>
    <w:rsid w:val="00F34B8D"/>
    <w:pPr>
      <w:spacing w:before="200"/>
    </w:pPr>
    <w:rPr>
      <w:rFonts w:cs="Arial"/>
    </w:rPr>
  </w:style>
  <w:style w:type="table" w:styleId="TableGrid">
    <w:name w:val="Table Grid"/>
    <w:basedOn w:val="TableNormal"/>
    <w:uiPriority w:val="39"/>
    <w:rsid w:val="00F34B8D"/>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F34B8D"/>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rPr>
      <w:rFonts w:cs="Arial"/>
    </w:rPr>
  </w:style>
  <w:style w:type="character" w:customStyle="1" w:styleId="ContentChar">
    <w:name w:val="Content Char"/>
    <w:basedOn w:val="DefaultParagraphFont"/>
    <w:link w:val="Content"/>
    <w:rsid w:val="00F34B8D"/>
    <w:rPr>
      <w:rFonts w:ascii="Graphik" w:hAnsi="Graphik" w:cs="Times New Roman"/>
      <w:b/>
      <w:kern w:val="2"/>
      <w:sz w:val="32"/>
      <w:szCs w:val="20"/>
      <w14:ligatures w14:val="standardContextual"/>
    </w:rPr>
  </w:style>
  <w:style w:type="paragraph" w:customStyle="1" w:styleId="UOLIST1">
    <w:name w:val="UO LIST 1"/>
    <w:basedOn w:val="ListBullet"/>
    <w:link w:val="UOLIST1Char"/>
    <w:uiPriority w:val="1"/>
    <w:qFormat/>
    <w:rsid w:val="47E11EC4"/>
    <w:rPr>
      <w:sz w:val="24"/>
      <w:szCs w:val="24"/>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uiPriority w:val="1"/>
    <w:qFormat/>
    <w:rsid w:val="47E11EC4"/>
    <w:pPr>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uiPriority w:val="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uiPriority w:val="1"/>
    <w:qFormat/>
    <w:rsid w:val="47E11EC4"/>
    <w:pPr>
      <w:tabs>
        <w:tab w:val="clear" w:pos="1080"/>
        <w:tab w:val="num" w:pos="926"/>
      </w:tabs>
      <w:spacing w:after="120"/>
      <w:ind w:left="926"/>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uiPriority w:val="1"/>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uiPriority w:val="1"/>
    <w:qFormat/>
    <w:rsid w:val="47E11EC4"/>
    <w:pPr>
      <w:numPr>
        <w:numId w:val="11"/>
      </w:numPr>
      <w:spacing w:after="120"/>
    </w:pPr>
    <w:rPr>
      <w:rFonts w:eastAsiaTheme="minorEastAsia" w:cs="Arial"/>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uiPriority w:val="1"/>
    <w:rsid w:val="00AF12E4"/>
    <w:rPr>
      <w:rFonts w:ascii="Graphik" w:hAnsi="Graphik" w:cs="Arial"/>
      <w:kern w:val="2"/>
      <w:sz w:val="20"/>
      <w:szCs w:val="22"/>
      <w:lang w:val="de-DE"/>
      <w14:ligatures w14:val="standardContextual"/>
    </w:rPr>
  </w:style>
  <w:style w:type="paragraph" w:customStyle="1" w:styleId="NOLIST2">
    <w:name w:val="NO LIST 2"/>
    <w:basedOn w:val="NOLIST1"/>
    <w:link w:val="NOLIST2Char"/>
    <w:uiPriority w:val="1"/>
    <w:qFormat/>
    <w:rsid w:val="47E11EC4"/>
    <w:pPr>
      <w:numPr>
        <w:numId w:val="12"/>
      </w:numPr>
    </w:pPr>
  </w:style>
  <w:style w:type="character" w:customStyle="1" w:styleId="NOLIST1Char">
    <w:name w:val="NO LIST 1 Char"/>
    <w:basedOn w:val="DefaultParagraphFont"/>
    <w:link w:val="NOLIST1"/>
    <w:uiPriority w:val="1"/>
    <w:rsid w:val="0029387C"/>
    <w:rPr>
      <w:rFonts w:ascii="Graphik" w:eastAsiaTheme="minorEastAsia" w:hAnsi="Graphik" w:cs="Arial"/>
      <w:kern w:val="2"/>
      <w:sz w:val="20"/>
      <w:szCs w:val="22"/>
      <w14:ligatures w14:val="standardContextual"/>
    </w:rPr>
  </w:style>
  <w:style w:type="paragraph" w:styleId="Header">
    <w:name w:val="header"/>
    <w:basedOn w:val="Normal"/>
    <w:link w:val="HeaderChar"/>
    <w:uiPriority w:val="99"/>
    <w:unhideWhenUsed/>
    <w:rsid w:val="00F812DE"/>
    <w:pPr>
      <w:tabs>
        <w:tab w:val="center" w:pos="4680"/>
        <w:tab w:val="right" w:pos="9360"/>
      </w:tabs>
      <w:spacing w:after="0" w:line="240" w:lineRule="auto"/>
    </w:pPr>
  </w:style>
  <w:style w:type="character" w:customStyle="1" w:styleId="NOLIST2Char">
    <w:name w:val="NO LIST 2 Char"/>
    <w:basedOn w:val="NOLIST1Char"/>
    <w:link w:val="NOLIST2"/>
    <w:uiPriority w:val="1"/>
    <w:rsid w:val="0029387C"/>
    <w:rPr>
      <w:rFonts w:ascii="Graphik" w:eastAsiaTheme="minorEastAsia" w:hAnsi="Graphik" w:cs="Arial"/>
      <w:kern w:val="2"/>
      <w:sz w:val="20"/>
      <w:szCs w:val="22"/>
      <w14:ligatures w14:val="standardContextual"/>
    </w:rPr>
  </w:style>
  <w:style w:type="character" w:customStyle="1" w:styleId="HeaderChar">
    <w:name w:val="Header Char"/>
    <w:basedOn w:val="DefaultParagraphFont"/>
    <w:link w:val="Header"/>
    <w:uiPriority w:val="99"/>
    <w:rsid w:val="00F812DE"/>
    <w:rPr>
      <w:rFonts w:ascii="Graphik" w:hAnsi="Graphik"/>
      <w:kern w:val="2"/>
      <w:sz w:val="20"/>
      <w:szCs w:val="22"/>
      <w14:ligatures w14:val="standardContextual"/>
    </w:rPr>
  </w:style>
  <w:style w:type="paragraph" w:styleId="Footer">
    <w:name w:val="footer"/>
    <w:basedOn w:val="Normal"/>
    <w:link w:val="FooterChar"/>
    <w:uiPriority w:val="99"/>
    <w:unhideWhenUsed/>
    <w:rsid w:val="00F812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2DE"/>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F812DE"/>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F34B8D"/>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F34B8D"/>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F34B8D"/>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A9295F"/>
    <w:pPr>
      <w:numPr>
        <w:numId w:val="26"/>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F34B8D"/>
    <w:rPr>
      <w:sz w:val="16"/>
      <w:szCs w:val="16"/>
    </w:rPr>
  </w:style>
  <w:style w:type="paragraph" w:styleId="CommentText">
    <w:name w:val="annotation text"/>
    <w:basedOn w:val="Normal"/>
    <w:link w:val="CommentTextChar"/>
    <w:uiPriority w:val="99"/>
    <w:unhideWhenUsed/>
    <w:rsid w:val="00F34B8D"/>
    <w:rPr>
      <w:szCs w:val="20"/>
    </w:rPr>
  </w:style>
  <w:style w:type="character" w:customStyle="1" w:styleId="CommentTextChar">
    <w:name w:val="Comment Text Char"/>
    <w:basedOn w:val="DefaultParagraphFont"/>
    <w:link w:val="CommentText"/>
    <w:uiPriority w:val="99"/>
    <w:rsid w:val="00F34B8D"/>
    <w:rPr>
      <w:rFonts w:ascii="Graphik" w:hAnsi="Graphik"/>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F34B8D"/>
    <w:rPr>
      <w:b/>
      <w:bCs/>
    </w:rPr>
  </w:style>
  <w:style w:type="character" w:customStyle="1" w:styleId="CommentSubjectChar">
    <w:name w:val="Comment Subject Char"/>
    <w:basedOn w:val="CommentTextChar"/>
    <w:link w:val="CommentSubject"/>
    <w:uiPriority w:val="99"/>
    <w:semiHidden/>
    <w:rsid w:val="00F34B8D"/>
    <w:rPr>
      <w:rFonts w:ascii="Graphik" w:hAnsi="Graphik"/>
      <w:b/>
      <w:bCs/>
      <w:kern w:val="2"/>
      <w:sz w:val="20"/>
      <w:szCs w:val="20"/>
      <w14:ligatures w14:val="standardContextual"/>
    </w:rPr>
  </w:style>
  <w:style w:type="character" w:styleId="Mention">
    <w:name w:val="Mention"/>
    <w:basedOn w:val="DefaultParagraphFont"/>
    <w:uiPriority w:val="99"/>
    <w:unhideWhenUsed/>
    <w:rsid w:val="00F34B8D"/>
    <w:rPr>
      <w:color w:val="2B579A"/>
      <w:shd w:val="clear" w:color="auto" w:fill="E1DFDD"/>
    </w:rPr>
  </w:style>
  <w:style w:type="character" w:customStyle="1" w:styleId="ListParagraphChar">
    <w:name w:val="List Paragraph Char"/>
    <w:basedOn w:val="DefaultParagraphFont"/>
    <w:link w:val="ListParagraph"/>
    <w:uiPriority w:val="34"/>
    <w:rsid w:val="00F812DE"/>
    <w:rPr>
      <w:rFonts w:ascii="Graphik" w:hAnsi="Graphik"/>
      <w:kern w:val="2"/>
      <w:sz w:val="20"/>
      <w:szCs w:val="22"/>
      <w14:ligatures w14:val="standardContextual"/>
    </w:rPr>
  </w:style>
  <w:style w:type="paragraph" w:styleId="Revision">
    <w:name w:val="Revision"/>
    <w:hidden/>
    <w:uiPriority w:val="99"/>
    <w:semiHidden/>
    <w:rsid w:val="00F34B8D"/>
    <w:pPr>
      <w:spacing w:before="80" w:after="80"/>
    </w:pPr>
    <w:rPr>
      <w:rFonts w:ascii="Calibri" w:eastAsia="Times New Roman" w:hAnsi="Calibri" w:cs="Times New Roman"/>
      <w:kern w:val="2"/>
      <w:szCs w:val="20"/>
      <w14:ligatures w14:val="standardContextual"/>
    </w:rPr>
  </w:style>
  <w:style w:type="character" w:styleId="FollowedHyperlink">
    <w:name w:val="FollowedHyperlink"/>
    <w:basedOn w:val="DefaultParagraphFont"/>
    <w:uiPriority w:val="99"/>
    <w:semiHidden/>
    <w:unhideWhenUsed/>
    <w:rsid w:val="00E11B41"/>
    <w:rPr>
      <w:color w:val="954F72" w:themeColor="followedHyperlink"/>
      <w:u w:val="single"/>
    </w:rPr>
  </w:style>
  <w:style w:type="paragraph" w:customStyle="1" w:styleId="CodeSample">
    <w:name w:val="Code Sample"/>
    <w:basedOn w:val="Normal"/>
    <w:link w:val="CodeSampleChar"/>
    <w:autoRedefine/>
    <w:qFormat/>
    <w:rsid w:val="00F34B8D"/>
    <w:pPr>
      <w:ind w:left="360"/>
    </w:pPr>
    <w:rPr>
      <w:rFonts w:ascii="Consolas" w:hAnsi="Consolas"/>
      <w:lang w:val="fr-FR"/>
    </w:rPr>
  </w:style>
  <w:style w:type="character" w:customStyle="1" w:styleId="CodeSampleChar">
    <w:name w:val="Code Sample Char"/>
    <w:basedOn w:val="DefaultParagraphFont"/>
    <w:link w:val="CodeSample"/>
    <w:rsid w:val="00F34B8D"/>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F34B8D"/>
    <w:rPr>
      <w:rFonts w:ascii="Tahoma" w:hAnsi="Tahoma" w:cs="Tahoma"/>
      <w:sz w:val="16"/>
      <w:szCs w:val="16"/>
    </w:rPr>
  </w:style>
  <w:style w:type="character" w:customStyle="1" w:styleId="BalloonTextChar">
    <w:name w:val="Balloon Text Char"/>
    <w:basedOn w:val="DefaultParagraphFont"/>
    <w:link w:val="BalloonText"/>
    <w:uiPriority w:val="99"/>
    <w:semiHidden/>
    <w:rsid w:val="00F34B8D"/>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F34B8D"/>
    <w:rPr>
      <w:rFonts w:ascii="Lucida Grande" w:hAnsi="Lucida Grande"/>
    </w:rPr>
  </w:style>
  <w:style w:type="character" w:customStyle="1" w:styleId="DocumentMapChar">
    <w:name w:val="Document Map Char"/>
    <w:basedOn w:val="DefaultParagraphFont"/>
    <w:link w:val="DocumentMap"/>
    <w:uiPriority w:val="99"/>
    <w:semiHidden/>
    <w:rsid w:val="00F34B8D"/>
    <w:rPr>
      <w:rFonts w:ascii="Lucida Grande" w:hAnsi="Lucida Grande"/>
      <w:kern w:val="2"/>
      <w:sz w:val="20"/>
      <w:szCs w:val="22"/>
      <w14:ligatures w14:val="standardContextual"/>
    </w:rPr>
  </w:style>
  <w:style w:type="character" w:styleId="Emphasis">
    <w:name w:val="Emphasis"/>
    <w:basedOn w:val="DefaultParagraphFont"/>
    <w:uiPriority w:val="20"/>
    <w:rsid w:val="00F34B8D"/>
    <w:rPr>
      <w:i/>
      <w:iCs/>
    </w:rPr>
  </w:style>
  <w:style w:type="paragraph" w:styleId="NormalWeb">
    <w:name w:val="Normal (Web)"/>
    <w:basedOn w:val="Normal"/>
    <w:uiPriority w:val="99"/>
    <w:semiHidden/>
    <w:unhideWhenUsed/>
    <w:rsid w:val="00F34B8D"/>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F34B8D"/>
    <w:pPr>
      <w:numPr>
        <w:numId w:val="23"/>
      </w:numPr>
    </w:pPr>
  </w:style>
  <w:style w:type="character" w:styleId="PageNumber">
    <w:name w:val="page number"/>
    <w:basedOn w:val="DefaultParagraphFont"/>
    <w:uiPriority w:val="99"/>
    <w:semiHidden/>
    <w:unhideWhenUsed/>
    <w:rsid w:val="00F34B8D"/>
  </w:style>
  <w:style w:type="paragraph" w:customStyle="1" w:styleId="Picture">
    <w:name w:val="Picture"/>
    <w:basedOn w:val="Accenture"/>
    <w:next w:val="Subtitle"/>
    <w:link w:val="PictureChar"/>
    <w:rsid w:val="00F34B8D"/>
    <w:pPr>
      <w:jc w:val="center"/>
    </w:pPr>
    <w:rPr>
      <w:noProof/>
    </w:rPr>
  </w:style>
  <w:style w:type="character" w:customStyle="1" w:styleId="PictureChar">
    <w:name w:val="Picture Char"/>
    <w:basedOn w:val="DefaultParagraphFont"/>
    <w:link w:val="Picture"/>
    <w:rsid w:val="00F34B8D"/>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rsid w:val="00F34B8D"/>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F34B8D"/>
    <w:rPr>
      <w:rFonts w:ascii="Graphik" w:eastAsiaTheme="minorEastAsia" w:hAnsi="Graphik"/>
      <w:color w:val="5A5A5A" w:themeColor="text1" w:themeTint="A5"/>
      <w:spacing w:val="15"/>
      <w:kern w:val="2"/>
      <w:sz w:val="20"/>
      <w:szCs w:val="22"/>
      <w14:ligatures w14:val="standardContextual"/>
    </w:rPr>
  </w:style>
  <w:style w:type="paragraph" w:customStyle="1" w:styleId="Platzhalter">
    <w:name w:val="Platzhalter"/>
    <w:basedOn w:val="Normal"/>
    <w:rsid w:val="00F34B8D"/>
    <w:pPr>
      <w:jc w:val="center"/>
    </w:pPr>
    <w:rPr>
      <w:rFonts w:eastAsia="Times New Roman" w:cs="Arial"/>
      <w:szCs w:val="20"/>
    </w:rPr>
  </w:style>
  <w:style w:type="paragraph" w:customStyle="1" w:styleId="Style1">
    <w:name w:val="Style1"/>
    <w:basedOn w:val="Normal"/>
    <w:link w:val="Style1Char"/>
    <w:rsid w:val="00F34B8D"/>
    <w:rPr>
      <w:rFonts w:ascii="Consolas" w:hAnsi="Consolas"/>
    </w:rPr>
  </w:style>
  <w:style w:type="character" w:customStyle="1" w:styleId="Style1Char">
    <w:name w:val="Style1 Char"/>
    <w:basedOn w:val="DefaultParagraphFont"/>
    <w:link w:val="Style1"/>
    <w:rsid w:val="00F34B8D"/>
    <w:rPr>
      <w:rFonts w:ascii="Consolas" w:hAnsi="Consolas"/>
      <w:kern w:val="2"/>
      <w:sz w:val="20"/>
      <w:szCs w:val="22"/>
      <w14:ligatures w14:val="standardContextual"/>
    </w:rPr>
  </w:style>
  <w:style w:type="paragraph" w:customStyle="1" w:styleId="TOCHeading2">
    <w:name w:val="TOC Heading 2"/>
    <w:basedOn w:val="TOC1"/>
    <w:link w:val="TOCHeading2Char"/>
    <w:qFormat/>
    <w:rsid w:val="00F34B8D"/>
    <w:pPr>
      <w:tabs>
        <w:tab w:val="right" w:leader="dot" w:pos="9350"/>
      </w:tabs>
    </w:pPr>
    <w:rPr>
      <w:noProof/>
    </w:rPr>
  </w:style>
  <w:style w:type="character" w:customStyle="1" w:styleId="TOCHeading2Char">
    <w:name w:val="TOC Heading 2 Char"/>
    <w:basedOn w:val="DefaultParagraphFont"/>
    <w:link w:val="TOCHeading2"/>
    <w:rsid w:val="00F34B8D"/>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F34B8D"/>
    <w:pPr>
      <w:tabs>
        <w:tab w:val="right" w:leader="dot" w:pos="9350"/>
      </w:tabs>
    </w:pPr>
  </w:style>
  <w:style w:type="character" w:customStyle="1" w:styleId="TOCHeading3Char">
    <w:name w:val="TOC Heading 3 Char"/>
    <w:basedOn w:val="DefaultParagraphFont"/>
    <w:link w:val="TOCHeading3"/>
    <w:rsid w:val="00F34B8D"/>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F34B8D"/>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F34B8D"/>
    <w:rPr>
      <w:rFonts w:ascii="Graphik" w:hAnsi="Graphik"/>
      <w:noProof/>
      <w:kern w:val="2"/>
      <w:sz w:val="20"/>
      <w:szCs w:val="22"/>
      <w14:ligatures w14:val="standardContextual"/>
    </w:rPr>
  </w:style>
  <w:style w:type="character" w:customStyle="1" w:styleId="ui-provider">
    <w:name w:val="ui-provider"/>
    <w:basedOn w:val="DefaultParagraphFont"/>
    <w:rsid w:val="007B72D6"/>
  </w:style>
  <w:style w:type="paragraph" w:customStyle="1" w:styleId="Tight">
    <w:name w:val="Tight"/>
    <w:basedOn w:val="Normal"/>
    <w:link w:val="TightChar"/>
    <w:qFormat/>
    <w:rsid w:val="00F812DE"/>
    <w:pPr>
      <w:spacing w:after="0"/>
    </w:pPr>
  </w:style>
  <w:style w:type="character" w:customStyle="1" w:styleId="TightChar">
    <w:name w:val="Tight Char"/>
    <w:basedOn w:val="DefaultParagraphFont"/>
    <w:link w:val="Tight"/>
    <w:rsid w:val="00F812DE"/>
    <w:rPr>
      <w:rFonts w:ascii="Graphik" w:hAnsi="Graphik"/>
      <w:kern w:val="2"/>
      <w:sz w:val="20"/>
      <w:szCs w:val="22"/>
      <w14:ligatures w14:val="standardContextual"/>
    </w:rPr>
  </w:style>
  <w:style w:type="paragraph" w:customStyle="1" w:styleId="ProductName">
    <w:name w:val="Product_Name"/>
    <w:basedOn w:val="Normal"/>
    <w:link w:val="ProductNameChar"/>
    <w:qFormat/>
    <w:rsid w:val="00F812DE"/>
    <w:pPr>
      <w:jc w:val="center"/>
    </w:pPr>
    <w:rPr>
      <w:b/>
      <w:bCs/>
      <w:sz w:val="56"/>
      <w:szCs w:val="72"/>
    </w:rPr>
  </w:style>
  <w:style w:type="character" w:customStyle="1" w:styleId="ProductNameChar">
    <w:name w:val="Product_Name Char"/>
    <w:basedOn w:val="DefaultParagraphFont"/>
    <w:link w:val="ProductName"/>
    <w:rsid w:val="00F812DE"/>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F812DE"/>
    <w:rPr>
      <w:sz w:val="36"/>
      <w:szCs w:val="40"/>
    </w:rPr>
  </w:style>
  <w:style w:type="character" w:customStyle="1" w:styleId="DocumentTypeChar">
    <w:name w:val="Document_Type Char"/>
    <w:basedOn w:val="ProductNameChar"/>
    <w:link w:val="DocumentType"/>
    <w:rsid w:val="00F812DE"/>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A9295F"/>
    <w:pPr>
      <w:numPr>
        <w:numId w:val="27"/>
      </w:numPr>
      <w:spacing w:before="60" w:after="60"/>
      <w:ind w:left="360"/>
    </w:pPr>
    <w:rPr>
      <w:rFonts w:eastAsia="Cambria" w:cs="Times New Roman"/>
    </w:rPr>
  </w:style>
  <w:style w:type="character" w:customStyle="1" w:styleId="TightLIstChar">
    <w:name w:val="Tight_LIst Char"/>
    <w:basedOn w:val="ListParagraphChar"/>
    <w:link w:val="TightLIst"/>
    <w:rsid w:val="00F812DE"/>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F812DE"/>
    <w:pPr>
      <w:spacing w:before="100" w:beforeAutospacing="1" w:after="0"/>
      <w:jc w:val="left"/>
    </w:pPr>
  </w:style>
  <w:style w:type="character" w:customStyle="1" w:styleId="TightLeftAlignedChar">
    <w:name w:val="Tight_Left_Aligned Char"/>
    <w:basedOn w:val="DefaultParagraphFont"/>
    <w:link w:val="TightLeftAligned"/>
    <w:rsid w:val="00F812DE"/>
    <w:rPr>
      <w:rFonts w:ascii="Graphik" w:hAnsi="Graphik"/>
      <w:kern w:val="2"/>
      <w:sz w:val="20"/>
      <w:szCs w:val="22"/>
      <w14:ligatures w14:val="standardContextual"/>
    </w:rPr>
  </w:style>
  <w:style w:type="paragraph" w:customStyle="1" w:styleId="TableHeader">
    <w:name w:val="Table_Header"/>
    <w:basedOn w:val="Normal"/>
    <w:link w:val="TableHeaderChar"/>
    <w:qFormat/>
    <w:rsid w:val="00F812DE"/>
    <w:pPr>
      <w:spacing w:before="100" w:beforeAutospacing="1" w:after="0"/>
    </w:pPr>
    <w:rPr>
      <w:b/>
      <w:bCs/>
    </w:rPr>
  </w:style>
  <w:style w:type="character" w:customStyle="1" w:styleId="TableHeaderChar">
    <w:name w:val="Table_Header Char"/>
    <w:basedOn w:val="DefaultParagraphFont"/>
    <w:link w:val="TableHeader"/>
    <w:rsid w:val="00F812DE"/>
    <w:rPr>
      <w:rFonts w:ascii="Graphik" w:hAnsi="Graphik"/>
      <w:b/>
      <w:bCs/>
      <w:kern w:val="2"/>
      <w:sz w:val="20"/>
      <w:szCs w:val="22"/>
      <w14:ligatures w14:val="standardContextual"/>
    </w:rPr>
  </w:style>
  <w:style w:type="table" w:styleId="PlainTable1">
    <w:name w:val="Plain Table 1"/>
    <w:basedOn w:val="TableNormal"/>
    <w:uiPriority w:val="41"/>
    <w:rsid w:val="00A1784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80395">
      <w:bodyDiv w:val="1"/>
      <w:marLeft w:val="0"/>
      <w:marRight w:val="0"/>
      <w:marTop w:val="0"/>
      <w:marBottom w:val="0"/>
      <w:divBdr>
        <w:top w:val="none" w:sz="0" w:space="0" w:color="auto"/>
        <w:left w:val="none" w:sz="0" w:space="0" w:color="auto"/>
        <w:bottom w:val="none" w:sz="0" w:space="0" w:color="auto"/>
        <w:right w:val="none" w:sz="0" w:space="0" w:color="auto"/>
      </w:divBdr>
    </w:div>
    <w:div w:id="215094067">
      <w:bodyDiv w:val="1"/>
      <w:marLeft w:val="0"/>
      <w:marRight w:val="0"/>
      <w:marTop w:val="0"/>
      <w:marBottom w:val="0"/>
      <w:divBdr>
        <w:top w:val="none" w:sz="0" w:space="0" w:color="auto"/>
        <w:left w:val="none" w:sz="0" w:space="0" w:color="auto"/>
        <w:bottom w:val="none" w:sz="0" w:space="0" w:color="auto"/>
        <w:right w:val="none" w:sz="0" w:space="0" w:color="auto"/>
      </w:divBdr>
    </w:div>
    <w:div w:id="522986422">
      <w:bodyDiv w:val="1"/>
      <w:marLeft w:val="0"/>
      <w:marRight w:val="0"/>
      <w:marTop w:val="0"/>
      <w:marBottom w:val="0"/>
      <w:divBdr>
        <w:top w:val="none" w:sz="0" w:space="0" w:color="auto"/>
        <w:left w:val="none" w:sz="0" w:space="0" w:color="auto"/>
        <w:bottom w:val="none" w:sz="0" w:space="0" w:color="auto"/>
        <w:right w:val="none" w:sz="0" w:space="0" w:color="auto"/>
      </w:divBdr>
    </w:div>
    <w:div w:id="705564362">
      <w:bodyDiv w:val="1"/>
      <w:marLeft w:val="0"/>
      <w:marRight w:val="0"/>
      <w:marTop w:val="0"/>
      <w:marBottom w:val="0"/>
      <w:divBdr>
        <w:top w:val="none" w:sz="0" w:space="0" w:color="auto"/>
        <w:left w:val="none" w:sz="0" w:space="0" w:color="auto"/>
        <w:bottom w:val="none" w:sz="0" w:space="0" w:color="auto"/>
        <w:right w:val="none" w:sz="0" w:space="0" w:color="auto"/>
      </w:divBdr>
    </w:div>
    <w:div w:id="966356931">
      <w:bodyDiv w:val="1"/>
      <w:marLeft w:val="0"/>
      <w:marRight w:val="0"/>
      <w:marTop w:val="0"/>
      <w:marBottom w:val="0"/>
      <w:divBdr>
        <w:top w:val="none" w:sz="0" w:space="0" w:color="auto"/>
        <w:left w:val="none" w:sz="0" w:space="0" w:color="auto"/>
        <w:bottom w:val="none" w:sz="0" w:space="0" w:color="auto"/>
        <w:right w:val="none" w:sz="0" w:space="0" w:color="auto"/>
      </w:divBdr>
    </w:div>
    <w:div w:id="968978077">
      <w:bodyDiv w:val="1"/>
      <w:marLeft w:val="0"/>
      <w:marRight w:val="0"/>
      <w:marTop w:val="0"/>
      <w:marBottom w:val="0"/>
      <w:divBdr>
        <w:top w:val="none" w:sz="0" w:space="0" w:color="auto"/>
        <w:left w:val="none" w:sz="0" w:space="0" w:color="auto"/>
        <w:bottom w:val="none" w:sz="0" w:space="0" w:color="auto"/>
        <w:right w:val="none" w:sz="0" w:space="0" w:color="auto"/>
      </w:divBdr>
    </w:div>
    <w:div w:id="1053774919">
      <w:bodyDiv w:val="1"/>
      <w:marLeft w:val="0"/>
      <w:marRight w:val="0"/>
      <w:marTop w:val="0"/>
      <w:marBottom w:val="0"/>
      <w:divBdr>
        <w:top w:val="none" w:sz="0" w:space="0" w:color="auto"/>
        <w:left w:val="none" w:sz="0" w:space="0" w:color="auto"/>
        <w:bottom w:val="none" w:sz="0" w:space="0" w:color="auto"/>
        <w:right w:val="none" w:sz="0" w:space="0" w:color="auto"/>
      </w:divBdr>
    </w:div>
    <w:div w:id="1549026198">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986540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docs.microsoft.com/en-us/azure/devops/pipelines/create-first-pipeline?view=azure-devops&amp;tabs=javascript%2Ctfs-2018-2%2Cbrowser"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mailto:hanuman.prasad.gali@accenture.com" TargetMode="External"/><Relationship Id="rId29" Type="http://schemas.openxmlformats.org/officeDocument/2006/relationships/image" Target="media/image11.png"/><Relationship Id="rId11" Type="http://schemas.openxmlformats.org/officeDocument/2006/relationships/endnotes" Target="endnotes.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hyperlink" Target="https://docs.microsoft.com/en-us/azure/devops/pipelines/release/?view=azure-devop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image" Target="media/image29.png"/><Relationship Id="rId56" Type="http://schemas.microsoft.com/office/2011/relationships/people" Target="people.xml"/><Relationship Id="rId8" Type="http://schemas.openxmlformats.org/officeDocument/2006/relationships/settings" Target="settings.xml"/><Relationship Id="rId51" Type="http://schemas.openxmlformats.org/officeDocument/2006/relationships/image" Target="media/image32.png"/><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mailto:rishabh.b.joshi@accenture.com"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hyperlink" Target="https://k8slens.dev/" TargetMode="External"/><Relationship Id="rId41" Type="http://schemas.openxmlformats.org/officeDocument/2006/relationships/hyperlink" Target="https://k8slens.dev/" TargetMode="External"/><Relationship Id="rId54"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0.png"/><Relationship Id="rId57" Type="http://schemas.openxmlformats.org/officeDocument/2006/relationships/glossaryDocument" Target="glossary/document.xml"/><Relationship Id="rId10" Type="http://schemas.openxmlformats.org/officeDocument/2006/relationships/footnotes" Target="footnotes.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3.png"/></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606F09BCA944111B74F2A89E6A1BEA6"/>
        <w:category>
          <w:name w:val="General"/>
          <w:gallery w:val="placeholder"/>
        </w:category>
        <w:types>
          <w:type w:val="bbPlcHdr"/>
        </w:types>
        <w:behaviors>
          <w:behavior w:val="content"/>
        </w:behaviors>
        <w:guid w:val="{5C439537-5B36-4530-8018-0A3611BCF306}"/>
      </w:docPartPr>
      <w:docPartBody>
        <w:p w:rsidR="003240B9" w:rsidRDefault="005D27CF">
          <w:r w:rsidRPr="00736AAF">
            <w:rPr>
              <w:rStyle w:val="PlaceholderText"/>
            </w:rPr>
            <w:t>[Release]</w:t>
          </w:r>
        </w:p>
      </w:docPartBody>
    </w:docPart>
    <w:docPart>
      <w:docPartPr>
        <w:name w:val="F80C02F98CC84EC597C8CBA673645E58"/>
        <w:category>
          <w:name w:val="General"/>
          <w:gallery w:val="placeholder"/>
        </w:category>
        <w:types>
          <w:type w:val="bbPlcHdr"/>
        </w:types>
        <w:behaviors>
          <w:behavior w:val="content"/>
        </w:behaviors>
        <w:guid w:val="{D53D30ED-3E28-4624-AC4A-BF7282AC5944}"/>
      </w:docPartPr>
      <w:docPartBody>
        <w:p w:rsidR="00FB4DE2" w:rsidRDefault="00CB3841">
          <w:pPr>
            <w:pStyle w:val="F80C02F98CC84EC597C8CBA673645E58"/>
          </w:pPr>
          <w:r w:rsidRPr="00212317">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673B4"/>
    <w:rsid w:val="00092B88"/>
    <w:rsid w:val="000E10EA"/>
    <w:rsid w:val="0010295E"/>
    <w:rsid w:val="00154F79"/>
    <w:rsid w:val="0015692E"/>
    <w:rsid w:val="00197091"/>
    <w:rsid w:val="001A2DE3"/>
    <w:rsid w:val="001D27BE"/>
    <w:rsid w:val="001E26B6"/>
    <w:rsid w:val="00232899"/>
    <w:rsid w:val="00244ECB"/>
    <w:rsid w:val="002469F4"/>
    <w:rsid w:val="0025037F"/>
    <w:rsid w:val="002E7F5B"/>
    <w:rsid w:val="003110E4"/>
    <w:rsid w:val="003240B9"/>
    <w:rsid w:val="003376DF"/>
    <w:rsid w:val="003719B1"/>
    <w:rsid w:val="00452D0A"/>
    <w:rsid w:val="004C722C"/>
    <w:rsid w:val="0052030C"/>
    <w:rsid w:val="005D27CF"/>
    <w:rsid w:val="005F0AC5"/>
    <w:rsid w:val="005F12DB"/>
    <w:rsid w:val="005F1915"/>
    <w:rsid w:val="006C71E4"/>
    <w:rsid w:val="00824CE2"/>
    <w:rsid w:val="0086189B"/>
    <w:rsid w:val="008673B4"/>
    <w:rsid w:val="008A1844"/>
    <w:rsid w:val="008C2CA5"/>
    <w:rsid w:val="0091659D"/>
    <w:rsid w:val="00963F5D"/>
    <w:rsid w:val="009961CD"/>
    <w:rsid w:val="009D2D97"/>
    <w:rsid w:val="00A207CE"/>
    <w:rsid w:val="00A57825"/>
    <w:rsid w:val="00AA0788"/>
    <w:rsid w:val="00C82E14"/>
    <w:rsid w:val="00CB3841"/>
    <w:rsid w:val="00CE7B22"/>
    <w:rsid w:val="00D4779E"/>
    <w:rsid w:val="00D64F2F"/>
    <w:rsid w:val="00DB46DC"/>
    <w:rsid w:val="00DF5C1D"/>
    <w:rsid w:val="00E15A26"/>
    <w:rsid w:val="00E2483E"/>
    <w:rsid w:val="00E34590"/>
    <w:rsid w:val="00EC683A"/>
    <w:rsid w:val="00F308BF"/>
    <w:rsid w:val="00F437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3841"/>
    <w:rPr>
      <w:color w:val="808080"/>
    </w:rPr>
  </w:style>
  <w:style w:type="paragraph" w:customStyle="1" w:styleId="F80C02F98CC84EC597C8CBA673645E58">
    <w:name w:val="F80C02F98CC84EC597C8CBA673645E58"/>
    <w:pPr>
      <w:spacing w:line="278" w:lineRule="auto"/>
    </w:pPr>
    <w:rPr>
      <w:kern w:val="2"/>
      <w:sz w:val="24"/>
      <w:szCs w:val="24"/>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Joshi, Rishabh</DisplayName>
        <AccountId>19</AccountId>
        <AccountType/>
      </UserInfo>
    </SME>
    <Release xmlns="c4bbe816-f9b7-401b-8d8f-485022adc0f2">2.5</Release>
    <Author1 xmlns="c4bbe816-f9b7-401b-8d8f-485022adc0f2">
      <UserInfo>
        <DisplayName>Joshi, Rishabh</DisplayName>
        <AccountId>19</AccountId>
        <AccountType/>
      </UserInfo>
    </Author1>
    <Pending_x0020_Content xmlns="c4bbe816-f9b7-401b-8d8f-485022adc0f2">-</Pending_x0020_Content>
    <Priority xmlns="81909fe3-6ae3-4e8c-8389-1cd7b8cbfe53">Normal</Priority>
    <_Flow_SignoffStatus xmlns="81909fe3-6ae3-4e8c-8389-1cd7b8cbfe53">Auto-approved</_Flow_SignoffStatus>
    <SharedWithUsers xmlns="c4bbe816-f9b7-401b-8d8f-485022adc0f2">
      <UserInfo>
        <DisplayName>Gokce, Filiz</DisplayName>
        <AccountId>118</AccountId>
        <AccountType/>
      </UserInfo>
      <UserInfo>
        <DisplayName>Segers, Roscoe C.</DisplayName>
        <AccountId>119</AccountId>
        <AccountType/>
      </UserInfo>
      <UserInfo>
        <DisplayName>NT Service\spsearch</DisplayName>
        <AccountId>3</AccountId>
        <AccountType/>
      </UserInfo>
      <UserInfo>
        <DisplayName>Das, Snigdha A.</DisplayName>
        <AccountId>16</AccountId>
        <AccountType/>
      </UserInfo>
    </SharedWithUsers>
    <Pre_x002d_approvalQC xmlns="81909fe3-6ae3-4e8c-8389-1cd7b8cbfe53">Done</Pre_x002d_approvalQC>
    <Status_x0020_Flag xmlns="c4bbe816-f9b7-401b-8d8f-485022adc0f2">PDF Created</Status_x0020_Flag>
    <Component xmlns="81909fe3-6ae3-4e8c-8389-1cd7b8cbfe53">Extractors</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18.0</DLCPolicyLabelValue>
    <Thumbnail xmlns="81909fe3-6ae3-4e8c-8389-1cd7b8cbfe53" xsi:nil="true"/>
    <BA xmlns="c4bbe816-f9b7-401b-8d8f-485022adc0f2">
      <UserInfo>
        <DisplayName>Joshi, Rishabh</DisplayName>
        <AccountId>19</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B21AF0AE-5D7C-44B8-9689-982CD427441E}">
  <ds:schemaRefs>
    <ds:schemaRef ds:uri="http://schemas.microsoft.com/sharepoint/v3/contenttype/forms"/>
  </ds:schemaRefs>
</ds:datastoreItem>
</file>

<file path=customXml/itemProps2.xml><?xml version="1.0" encoding="utf-8"?>
<ds:datastoreItem xmlns:ds="http://schemas.openxmlformats.org/officeDocument/2006/customXml" ds:itemID="{B195CC0F-FF3C-4D53-A4B1-FB98D23D0236}"/>
</file>

<file path=customXml/itemProps3.xml><?xml version="1.0" encoding="utf-8"?>
<ds:datastoreItem xmlns:ds="http://schemas.openxmlformats.org/officeDocument/2006/customXml" ds:itemID="{8DD5F78B-2BCD-4823-A5AB-6ADB0925ED86}">
  <ds:schemaRefs>
    <ds:schemaRef ds:uri="office.server.policy"/>
  </ds:schemaRefs>
</ds:datastoreItem>
</file>

<file path=customXml/itemProps4.xml><?xml version="1.0" encoding="utf-8"?>
<ds:datastoreItem xmlns:ds="http://schemas.openxmlformats.org/officeDocument/2006/customXml" ds:itemID="{61E3EF2A-DB8B-4C15-9958-24294D2120F6}">
  <ds:schemaRefs>
    <ds:schemaRef ds:uri="http://schemas.openxmlformats.org/officeDocument/2006/bibliography"/>
  </ds:schemaRefs>
</ds:datastoreItem>
</file>

<file path=customXml/itemProps5.xml><?xml version="1.0" encoding="utf-8"?>
<ds:datastoreItem xmlns:ds="http://schemas.openxmlformats.org/officeDocument/2006/customXml" ds:itemID="{9E909E91-3385-449C-ACC9-52A5331B11D1}">
  <ds:schemaRefs>
    <ds:schemaRef ds:uri="http://www.w3.org/XML/1998/namespace"/>
    <ds:schemaRef ds:uri="81909fe3-6ae3-4e8c-8389-1cd7b8cbfe53"/>
    <ds:schemaRef ds:uri="http://schemas.microsoft.com/sharepoint/v3"/>
    <ds:schemaRef ds:uri="c4bbe816-f9b7-401b-8d8f-485022adc0f2"/>
    <ds:schemaRef ds:uri="http://schemas.microsoft.com/office/2006/documentManagement/types"/>
    <ds:schemaRef ds:uri="http://purl.org/dc/dcmitype/"/>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Template>
  <TotalTime>1120</TotalTime>
  <Pages>19</Pages>
  <Words>3403</Words>
  <Characters>18279</Characters>
  <Application>Microsoft Office Word</Application>
  <DocSecurity>0</DocSecurity>
  <Lines>703</Lines>
  <Paragraphs>542</Paragraphs>
  <ScaleCrop>false</ScaleCrop>
  <HeadingPairs>
    <vt:vector size="2" baseType="variant">
      <vt:variant>
        <vt:lpstr>Title</vt:lpstr>
      </vt:variant>
      <vt:variant>
        <vt:i4>1</vt:i4>
      </vt:variant>
    </vt:vector>
  </HeadingPairs>
  <TitlesOfParts>
    <vt:vector size="1" baseType="lpstr">
      <vt:lpstr>AOT Flat File Deployment Guide</vt:lpstr>
    </vt:vector>
  </TitlesOfParts>
  <Company/>
  <LinksUpToDate>false</LinksUpToDate>
  <CharactersWithSpaces>21140</CharactersWithSpaces>
  <SharedDoc>false</SharedDoc>
  <HLinks>
    <vt:vector size="156" baseType="variant">
      <vt:variant>
        <vt:i4>5177436</vt:i4>
      </vt:variant>
      <vt:variant>
        <vt:i4>120</vt:i4>
      </vt:variant>
      <vt:variant>
        <vt:i4>0</vt:i4>
      </vt:variant>
      <vt:variant>
        <vt:i4>5</vt:i4>
      </vt:variant>
      <vt:variant>
        <vt:lpwstr>https://k8slens.dev/</vt:lpwstr>
      </vt:variant>
      <vt:variant>
        <vt:lpwstr/>
      </vt:variant>
      <vt:variant>
        <vt:i4>5177436</vt:i4>
      </vt:variant>
      <vt:variant>
        <vt:i4>117</vt:i4>
      </vt:variant>
      <vt:variant>
        <vt:i4>0</vt:i4>
      </vt:variant>
      <vt:variant>
        <vt:i4>5</vt:i4>
      </vt:variant>
      <vt:variant>
        <vt:lpwstr>https://k8slens.dev/</vt:lpwstr>
      </vt:variant>
      <vt:variant>
        <vt:lpwstr/>
      </vt:variant>
      <vt:variant>
        <vt:i4>524296</vt:i4>
      </vt:variant>
      <vt:variant>
        <vt:i4>114</vt:i4>
      </vt:variant>
      <vt:variant>
        <vt:i4>0</vt:i4>
      </vt:variant>
      <vt:variant>
        <vt:i4>5</vt:i4>
      </vt:variant>
      <vt:variant>
        <vt:lpwstr>https://industryxdevhub.accenture.com/assetdetails/45</vt:lpwstr>
      </vt:variant>
      <vt:variant>
        <vt:lpwstr/>
      </vt:variant>
      <vt:variant>
        <vt:i4>524296</vt:i4>
      </vt:variant>
      <vt:variant>
        <vt:i4>111</vt:i4>
      </vt:variant>
      <vt:variant>
        <vt:i4>0</vt:i4>
      </vt:variant>
      <vt:variant>
        <vt:i4>5</vt:i4>
      </vt:variant>
      <vt:variant>
        <vt:lpwstr>https://industryxdevhub.accenture.com/assetdetails/45</vt:lpwstr>
      </vt:variant>
      <vt:variant>
        <vt:lpwstr/>
      </vt:variant>
      <vt:variant>
        <vt:i4>8323130</vt:i4>
      </vt:variant>
      <vt:variant>
        <vt:i4>108</vt:i4>
      </vt:variant>
      <vt:variant>
        <vt:i4>0</vt:i4>
      </vt:variant>
      <vt:variant>
        <vt:i4>5</vt:i4>
      </vt:variant>
      <vt:variant>
        <vt:lpwstr>https://docs.microsoft.com/en-us/azure/devops/pipelines/release/?view=azure-devops</vt:lpwstr>
      </vt:variant>
      <vt:variant>
        <vt:lpwstr/>
      </vt:variant>
      <vt:variant>
        <vt:i4>2556000</vt:i4>
      </vt:variant>
      <vt:variant>
        <vt:i4>105</vt:i4>
      </vt:variant>
      <vt:variant>
        <vt:i4>0</vt:i4>
      </vt:variant>
      <vt:variant>
        <vt:i4>5</vt:i4>
      </vt:variant>
      <vt:variant>
        <vt:lpwstr>https://docs.microsoft.com/en-us/azure/devops/pipelines/create-first-pipeline?view=azure-devops&amp;tabs=javascript%2Ctfs-2018-2%2Cbrowser</vt:lpwstr>
      </vt:variant>
      <vt:variant>
        <vt:lpwstr/>
      </vt:variant>
      <vt:variant>
        <vt:i4>655407</vt:i4>
      </vt:variant>
      <vt:variant>
        <vt:i4>102</vt:i4>
      </vt:variant>
      <vt:variant>
        <vt:i4>0</vt:i4>
      </vt:variant>
      <vt:variant>
        <vt:i4>5</vt:i4>
      </vt:variant>
      <vt:variant>
        <vt:lpwstr>mailto:rishabh.b.joshi@accenture.com</vt:lpwstr>
      </vt:variant>
      <vt:variant>
        <vt:lpwstr/>
      </vt:variant>
      <vt:variant>
        <vt:i4>4391038</vt:i4>
      </vt:variant>
      <vt:variant>
        <vt:i4>99</vt:i4>
      </vt:variant>
      <vt:variant>
        <vt:i4>0</vt:i4>
      </vt:variant>
      <vt:variant>
        <vt:i4>5</vt:i4>
      </vt:variant>
      <vt:variant>
        <vt:lpwstr>mailto:hanuman.prasad.gali@accenture.com</vt:lpwstr>
      </vt:variant>
      <vt:variant>
        <vt:lpwstr/>
      </vt:variant>
      <vt:variant>
        <vt:i4>1376312</vt:i4>
      </vt:variant>
      <vt:variant>
        <vt:i4>92</vt:i4>
      </vt:variant>
      <vt:variant>
        <vt:i4>0</vt:i4>
      </vt:variant>
      <vt:variant>
        <vt:i4>5</vt:i4>
      </vt:variant>
      <vt:variant>
        <vt:lpwstr/>
      </vt:variant>
      <vt:variant>
        <vt:lpwstr>_Toc127889611</vt:lpwstr>
      </vt:variant>
      <vt:variant>
        <vt:i4>1376312</vt:i4>
      </vt:variant>
      <vt:variant>
        <vt:i4>86</vt:i4>
      </vt:variant>
      <vt:variant>
        <vt:i4>0</vt:i4>
      </vt:variant>
      <vt:variant>
        <vt:i4>5</vt:i4>
      </vt:variant>
      <vt:variant>
        <vt:lpwstr/>
      </vt:variant>
      <vt:variant>
        <vt:lpwstr>_Toc127889610</vt:lpwstr>
      </vt:variant>
      <vt:variant>
        <vt:i4>1310776</vt:i4>
      </vt:variant>
      <vt:variant>
        <vt:i4>80</vt:i4>
      </vt:variant>
      <vt:variant>
        <vt:i4>0</vt:i4>
      </vt:variant>
      <vt:variant>
        <vt:i4>5</vt:i4>
      </vt:variant>
      <vt:variant>
        <vt:lpwstr/>
      </vt:variant>
      <vt:variant>
        <vt:lpwstr>_Toc127889609</vt:lpwstr>
      </vt:variant>
      <vt:variant>
        <vt:i4>1310776</vt:i4>
      </vt:variant>
      <vt:variant>
        <vt:i4>74</vt:i4>
      </vt:variant>
      <vt:variant>
        <vt:i4>0</vt:i4>
      </vt:variant>
      <vt:variant>
        <vt:i4>5</vt:i4>
      </vt:variant>
      <vt:variant>
        <vt:lpwstr/>
      </vt:variant>
      <vt:variant>
        <vt:lpwstr>_Toc127889608</vt:lpwstr>
      </vt:variant>
      <vt:variant>
        <vt:i4>1310776</vt:i4>
      </vt:variant>
      <vt:variant>
        <vt:i4>68</vt:i4>
      </vt:variant>
      <vt:variant>
        <vt:i4>0</vt:i4>
      </vt:variant>
      <vt:variant>
        <vt:i4>5</vt:i4>
      </vt:variant>
      <vt:variant>
        <vt:lpwstr/>
      </vt:variant>
      <vt:variant>
        <vt:lpwstr>_Toc127889607</vt:lpwstr>
      </vt:variant>
      <vt:variant>
        <vt:i4>1310776</vt:i4>
      </vt:variant>
      <vt:variant>
        <vt:i4>62</vt:i4>
      </vt:variant>
      <vt:variant>
        <vt:i4>0</vt:i4>
      </vt:variant>
      <vt:variant>
        <vt:i4>5</vt:i4>
      </vt:variant>
      <vt:variant>
        <vt:lpwstr/>
      </vt:variant>
      <vt:variant>
        <vt:lpwstr>_Toc127889606</vt:lpwstr>
      </vt:variant>
      <vt:variant>
        <vt:i4>1310776</vt:i4>
      </vt:variant>
      <vt:variant>
        <vt:i4>56</vt:i4>
      </vt:variant>
      <vt:variant>
        <vt:i4>0</vt:i4>
      </vt:variant>
      <vt:variant>
        <vt:i4>5</vt:i4>
      </vt:variant>
      <vt:variant>
        <vt:lpwstr/>
      </vt:variant>
      <vt:variant>
        <vt:lpwstr>_Toc127889605</vt:lpwstr>
      </vt:variant>
      <vt:variant>
        <vt:i4>1310776</vt:i4>
      </vt:variant>
      <vt:variant>
        <vt:i4>50</vt:i4>
      </vt:variant>
      <vt:variant>
        <vt:i4>0</vt:i4>
      </vt:variant>
      <vt:variant>
        <vt:i4>5</vt:i4>
      </vt:variant>
      <vt:variant>
        <vt:lpwstr/>
      </vt:variant>
      <vt:variant>
        <vt:lpwstr>_Toc127889604</vt:lpwstr>
      </vt:variant>
      <vt:variant>
        <vt:i4>1310776</vt:i4>
      </vt:variant>
      <vt:variant>
        <vt:i4>44</vt:i4>
      </vt:variant>
      <vt:variant>
        <vt:i4>0</vt:i4>
      </vt:variant>
      <vt:variant>
        <vt:i4>5</vt:i4>
      </vt:variant>
      <vt:variant>
        <vt:lpwstr/>
      </vt:variant>
      <vt:variant>
        <vt:lpwstr>_Toc127889603</vt:lpwstr>
      </vt:variant>
      <vt:variant>
        <vt:i4>1310776</vt:i4>
      </vt:variant>
      <vt:variant>
        <vt:i4>38</vt:i4>
      </vt:variant>
      <vt:variant>
        <vt:i4>0</vt:i4>
      </vt:variant>
      <vt:variant>
        <vt:i4>5</vt:i4>
      </vt:variant>
      <vt:variant>
        <vt:lpwstr/>
      </vt:variant>
      <vt:variant>
        <vt:lpwstr>_Toc127889602</vt:lpwstr>
      </vt:variant>
      <vt:variant>
        <vt:i4>1310776</vt:i4>
      </vt:variant>
      <vt:variant>
        <vt:i4>32</vt:i4>
      </vt:variant>
      <vt:variant>
        <vt:i4>0</vt:i4>
      </vt:variant>
      <vt:variant>
        <vt:i4>5</vt:i4>
      </vt:variant>
      <vt:variant>
        <vt:lpwstr/>
      </vt:variant>
      <vt:variant>
        <vt:lpwstr>_Toc127889601</vt:lpwstr>
      </vt:variant>
      <vt:variant>
        <vt:i4>1310776</vt:i4>
      </vt:variant>
      <vt:variant>
        <vt:i4>26</vt:i4>
      </vt:variant>
      <vt:variant>
        <vt:i4>0</vt:i4>
      </vt:variant>
      <vt:variant>
        <vt:i4>5</vt:i4>
      </vt:variant>
      <vt:variant>
        <vt:lpwstr/>
      </vt:variant>
      <vt:variant>
        <vt:lpwstr>_Toc127889600</vt:lpwstr>
      </vt:variant>
      <vt:variant>
        <vt:i4>1900603</vt:i4>
      </vt:variant>
      <vt:variant>
        <vt:i4>20</vt:i4>
      </vt:variant>
      <vt:variant>
        <vt:i4>0</vt:i4>
      </vt:variant>
      <vt:variant>
        <vt:i4>5</vt:i4>
      </vt:variant>
      <vt:variant>
        <vt:lpwstr/>
      </vt:variant>
      <vt:variant>
        <vt:lpwstr>_Toc127889599</vt:lpwstr>
      </vt:variant>
      <vt:variant>
        <vt:i4>1900603</vt:i4>
      </vt:variant>
      <vt:variant>
        <vt:i4>14</vt:i4>
      </vt:variant>
      <vt:variant>
        <vt:i4>0</vt:i4>
      </vt:variant>
      <vt:variant>
        <vt:i4>5</vt:i4>
      </vt:variant>
      <vt:variant>
        <vt:lpwstr/>
      </vt:variant>
      <vt:variant>
        <vt:lpwstr>_Toc127889598</vt:lpwstr>
      </vt:variant>
      <vt:variant>
        <vt:i4>1900603</vt:i4>
      </vt:variant>
      <vt:variant>
        <vt:i4>8</vt:i4>
      </vt:variant>
      <vt:variant>
        <vt:i4>0</vt:i4>
      </vt:variant>
      <vt:variant>
        <vt:i4>5</vt:i4>
      </vt:variant>
      <vt:variant>
        <vt:lpwstr/>
      </vt:variant>
      <vt:variant>
        <vt:lpwstr>_Toc127889597</vt:lpwstr>
      </vt:variant>
      <vt:variant>
        <vt:i4>1900603</vt:i4>
      </vt:variant>
      <vt:variant>
        <vt:i4>2</vt:i4>
      </vt:variant>
      <vt:variant>
        <vt:i4>0</vt:i4>
      </vt:variant>
      <vt:variant>
        <vt:i4>5</vt:i4>
      </vt:variant>
      <vt:variant>
        <vt:lpwstr/>
      </vt:variant>
      <vt:variant>
        <vt:lpwstr>_Toc127889596</vt:lpwstr>
      </vt:variant>
      <vt:variant>
        <vt:i4>655407</vt:i4>
      </vt:variant>
      <vt:variant>
        <vt:i4>3</vt:i4>
      </vt:variant>
      <vt:variant>
        <vt:i4>0</vt:i4>
      </vt:variant>
      <vt:variant>
        <vt:i4>5</vt:i4>
      </vt:variant>
      <vt:variant>
        <vt:lpwstr>mailto:rishabh.b.joshi@accenture.com</vt:lpwstr>
      </vt:variant>
      <vt:variant>
        <vt:lpwstr/>
      </vt:variant>
      <vt:variant>
        <vt:i4>2687050</vt:i4>
      </vt:variant>
      <vt:variant>
        <vt:i4>0</vt:i4>
      </vt:variant>
      <vt:variant>
        <vt:i4>0</vt:i4>
      </vt:variant>
      <vt:variant>
        <vt:i4>5</vt:i4>
      </vt:variant>
      <vt:variant>
        <vt:lpwstr>mailto:zara.farheen@accenture.com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Farheen, Zara</cp:lastModifiedBy>
  <cp:revision>184</cp:revision>
  <cp:lastPrinted>2025-12-08T12:23:00Z</cp:lastPrinted>
  <dcterms:created xsi:type="dcterms:W3CDTF">2022-10-11T18:26:00Z</dcterms:created>
  <dcterms:modified xsi:type="dcterms:W3CDTF">2025-12-08T13:12:00Z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Order">
    <vt:r8>3903000</vt:r8>
  </property>
  <property fmtid="{D5CDD505-2E9C-101B-9397-08002B2CF9AE}" pid="4" name="xd_ProgID">
    <vt:lpwstr/>
  </property>
  <property fmtid="{D5CDD505-2E9C-101B-9397-08002B2CF9AE}" pid="5" name="ContentTypeId">
    <vt:lpwstr>0x01010048C7B084E7B2D74B9B3408F48D725C9A</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y fmtid="{D5CDD505-2E9C-101B-9397-08002B2CF9AE}" pid="11" name="SharedWithUsers">
    <vt:lpwstr>118;#Gokce, Filiz;#119;#Segers, Roscoe C.;#3;#NT Service\spsearch;#16;#Das, Snigdha A.</vt:lpwstr>
  </property>
  <property fmtid="{D5CDD505-2E9C-101B-9397-08002B2CF9AE}" pid="12" name="Completeness">
    <vt:lpwstr>85%</vt:lpwstr>
  </property>
  <property fmtid="{D5CDD505-2E9C-101B-9397-08002B2CF9AE}" pid="13" name="Enterprise Keywords">
    <vt:lpwstr/>
  </property>
  <property fmtid="{D5CDD505-2E9C-101B-9397-08002B2CF9AE}" pid="14" name="AssignedTo">
    <vt:lpwstr>10;#Olson, Ed</vt:lpwstr>
  </property>
  <property fmtid="{D5CDD505-2E9C-101B-9397-08002B2CF9AE}" pid="15" name="_Version">
    <vt:lpwstr>2.32</vt:lpwstr>
  </property>
  <property fmtid="{D5CDD505-2E9C-101B-9397-08002B2CF9AE}" pid="16" name="Sign-off status">
    <vt:lpwstr>None</vt:lpwstr>
  </property>
  <property fmtid="{D5CDD505-2E9C-101B-9397-08002B2CF9AE}" pid="17" name="Copied">
    <vt:bool>false</vt:bool>
  </property>
  <property fmtid="{D5CDD505-2E9C-101B-9397-08002B2CF9AE}" pid="18" name="Doc Version">
    <vt:lpwstr>2.0</vt:lpwstr>
  </property>
  <property fmtid="{D5CDD505-2E9C-101B-9397-08002B2CF9AE}" pid="19" name="Project Acronym">
    <vt:lpwstr>AOT</vt:lpwstr>
  </property>
  <property fmtid="{D5CDD505-2E9C-101B-9397-08002B2CF9AE}" pid="20" name="RFTrigger">
    <vt:lpwstr>No</vt:lpwstr>
  </property>
</Properties>
</file>