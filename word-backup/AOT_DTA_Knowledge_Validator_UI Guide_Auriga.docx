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683E3" w14:textId="77777777" w:rsidR="0028310F" w:rsidRPr="003845BB" w:rsidRDefault="0028310F" w:rsidP="0028310F">
      <w:pPr>
        <w:jc w:val="center"/>
        <w:rPr>
          <w:b/>
          <w:bCs/>
          <w:sz w:val="36"/>
          <w:szCs w:val="44"/>
        </w:rPr>
      </w:pPr>
      <w:r w:rsidRPr="003845BB">
        <w:rPr>
          <w:b/>
          <w:bCs/>
          <w:sz w:val="36"/>
          <w:szCs w:val="44"/>
        </w:rPr>
        <w:t>Accenture Operations Twin</w:t>
      </w:r>
    </w:p>
    <w:p w14:paraId="6450F265" w14:textId="1283AA90" w:rsidR="0028310F" w:rsidRPr="003845BB" w:rsidRDefault="00945478" w:rsidP="0028310F">
      <w:pPr>
        <w:jc w:val="center"/>
        <w:rPr>
          <w:b/>
          <w:bCs/>
          <w:sz w:val="72"/>
          <w:szCs w:val="72"/>
        </w:rPr>
      </w:pPr>
      <w:r>
        <w:rPr>
          <w:b/>
          <w:bCs/>
          <w:sz w:val="72"/>
          <w:szCs w:val="72"/>
        </w:rPr>
        <w:t>Knowledge</w:t>
      </w:r>
      <w:r w:rsidR="00212AA5">
        <w:rPr>
          <w:b/>
          <w:bCs/>
          <w:sz w:val="72"/>
          <w:szCs w:val="72"/>
        </w:rPr>
        <w:t xml:space="preserve"> Validator</w:t>
      </w:r>
    </w:p>
    <w:p w14:paraId="345B2DFF" w14:textId="0FDA26A9" w:rsidR="0028310F" w:rsidRPr="003845BB" w:rsidRDefault="0028310F" w:rsidP="0028310F">
      <w:pPr>
        <w:jc w:val="center"/>
        <w:rPr>
          <w:b/>
          <w:bCs/>
          <w:sz w:val="36"/>
          <w:szCs w:val="44"/>
        </w:rPr>
      </w:pPr>
      <w:r w:rsidRPr="003845BB">
        <w:rPr>
          <w:b/>
          <w:bCs/>
          <w:sz w:val="36"/>
          <w:szCs w:val="44"/>
        </w:rPr>
        <w:t>UI GUIDE</w:t>
      </w:r>
    </w:p>
    <w:p w14:paraId="49C81A67" w14:textId="668C7F42" w:rsidR="0028310F" w:rsidRDefault="0028310F" w:rsidP="0028310F">
      <w:pPr>
        <w:jc w:val="center"/>
      </w:pPr>
      <w:r w:rsidRPr="009023F8">
        <w:t>Release Version</w:t>
      </w:r>
      <w:r w:rsidR="001851E2">
        <w:t xml:space="preserve">: </w:t>
      </w:r>
      <w:sdt>
        <w:sdtPr>
          <w:alias w:val="Release"/>
          <w:tag w:val="Release"/>
          <w:id w:val="802122127"/>
          <w:placeholder>
            <w:docPart w:val="BE866ADBA9B9410F8641C3E1F9B55220"/>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3:Release[1]" w:storeItemID="{8D02FCFF-CA75-45BC-A806-88D993452CB5}"/>
          <w:text/>
        </w:sdtPr>
        <w:sdtContent>
          <w:r w:rsidR="003406BA">
            <w:t>2.5</w:t>
          </w:r>
        </w:sdtContent>
      </w:sdt>
    </w:p>
    <w:p w14:paraId="0CDCB111" w14:textId="77777777" w:rsidR="00DD663D" w:rsidRPr="00574CA0" w:rsidRDefault="00DD663D" w:rsidP="00DD663D">
      <w:pPr>
        <w:spacing w:line="256" w:lineRule="auto"/>
        <w:jc w:val="left"/>
        <w:rPr>
          <w:rFonts w:eastAsia="Calibri" w:cs="Arial"/>
          <w:color w:val="FFFFFF" w:themeColor="background1"/>
        </w:rPr>
      </w:pPr>
    </w:p>
    <w:p w14:paraId="09819858" w14:textId="77777777" w:rsidR="00DD663D" w:rsidRPr="00574CA0" w:rsidRDefault="00DD663D" w:rsidP="00DD663D">
      <w:pPr>
        <w:spacing w:line="256" w:lineRule="auto"/>
        <w:jc w:val="left"/>
        <w:rPr>
          <w:rFonts w:eastAsia="Calibri" w:cs="Arial"/>
          <w:b/>
          <w:bCs/>
          <w:color w:val="FFFFFF" w:themeColor="background1"/>
        </w:rPr>
      </w:pPr>
      <w:r w:rsidRPr="00574CA0">
        <w:rPr>
          <w:rFonts w:eastAsia="Calibri" w:cs="Arial"/>
          <w:b/>
          <w:bCs/>
          <w:color w:val="FFFFFF" w:themeColor="background1"/>
        </w:rPr>
        <w:t xml:space="preserve">Metadata Table </w:t>
      </w:r>
    </w:p>
    <w:tbl>
      <w:tblPr>
        <w:tblW w:w="0" w:type="auto"/>
        <w:tblCellSpacing w:w="15" w:type="dxa"/>
        <w:tblLook w:val="04A0" w:firstRow="1" w:lastRow="0" w:firstColumn="1" w:lastColumn="0" w:noHBand="0" w:noVBand="1"/>
      </w:tblPr>
      <w:tblGrid>
        <w:gridCol w:w="2937"/>
        <w:gridCol w:w="5571"/>
      </w:tblGrid>
      <w:tr w:rsidR="00AF43D1" w:rsidRPr="00AF43D1" w14:paraId="7FBD527D" w14:textId="77777777" w:rsidTr="00DD663D">
        <w:trPr>
          <w:tblHeader/>
          <w:tblCellSpacing w:w="15" w:type="dxa"/>
        </w:trPr>
        <w:tc>
          <w:tcPr>
            <w:tcW w:w="0" w:type="auto"/>
            <w:tcMar>
              <w:top w:w="15" w:type="dxa"/>
              <w:left w:w="15" w:type="dxa"/>
              <w:bottom w:w="15" w:type="dxa"/>
              <w:right w:w="15" w:type="dxa"/>
            </w:tcMar>
            <w:vAlign w:val="center"/>
            <w:hideMark/>
          </w:tcPr>
          <w:p w14:paraId="4BBE202A" w14:textId="77777777" w:rsidR="00DD663D" w:rsidRPr="00AF43D1" w:rsidRDefault="00DD663D" w:rsidP="00DD663D">
            <w:pPr>
              <w:spacing w:after="0" w:line="256" w:lineRule="auto"/>
              <w:jc w:val="left"/>
              <w:rPr>
                <w:rFonts w:eastAsia="Calibri" w:cs="Arial"/>
                <w:b/>
                <w:bCs/>
                <w:color w:val="FFFFFF" w:themeColor="background1"/>
              </w:rPr>
            </w:pPr>
            <w:r w:rsidRPr="00AF43D1">
              <w:rPr>
                <w:rFonts w:eastAsia="Calibri" w:cs="Arial"/>
                <w:b/>
                <w:bCs/>
                <w:color w:val="FFFFFF" w:themeColor="background1"/>
              </w:rPr>
              <w:t>Field</w:t>
            </w:r>
          </w:p>
        </w:tc>
        <w:tc>
          <w:tcPr>
            <w:tcW w:w="0" w:type="auto"/>
            <w:tcMar>
              <w:top w:w="15" w:type="dxa"/>
              <w:left w:w="15" w:type="dxa"/>
              <w:bottom w:w="15" w:type="dxa"/>
              <w:right w:w="15" w:type="dxa"/>
            </w:tcMar>
            <w:vAlign w:val="center"/>
            <w:hideMark/>
          </w:tcPr>
          <w:p w14:paraId="57E4CDF0" w14:textId="77777777" w:rsidR="00DD663D" w:rsidRPr="00AF43D1" w:rsidRDefault="00DD663D" w:rsidP="00DD663D">
            <w:pPr>
              <w:spacing w:after="0" w:line="256" w:lineRule="auto"/>
              <w:jc w:val="left"/>
              <w:rPr>
                <w:rFonts w:eastAsia="Calibri" w:cs="Arial"/>
                <w:b/>
                <w:bCs/>
                <w:color w:val="FFFFFF" w:themeColor="background1"/>
              </w:rPr>
            </w:pPr>
            <w:r w:rsidRPr="00AF43D1">
              <w:rPr>
                <w:rFonts w:eastAsia="Calibri" w:cs="Arial"/>
                <w:b/>
                <w:bCs/>
                <w:color w:val="FFFFFF" w:themeColor="background1"/>
              </w:rPr>
              <w:t>Value</w:t>
            </w:r>
          </w:p>
        </w:tc>
      </w:tr>
      <w:tr w:rsidR="00AF43D1" w:rsidRPr="00AF43D1" w14:paraId="032C6C86" w14:textId="77777777" w:rsidTr="00DD663D">
        <w:trPr>
          <w:tblCellSpacing w:w="15" w:type="dxa"/>
        </w:trPr>
        <w:tc>
          <w:tcPr>
            <w:tcW w:w="0" w:type="auto"/>
            <w:tcMar>
              <w:top w:w="15" w:type="dxa"/>
              <w:left w:w="15" w:type="dxa"/>
              <w:bottom w:w="15" w:type="dxa"/>
              <w:right w:w="15" w:type="dxa"/>
            </w:tcMar>
            <w:vAlign w:val="center"/>
            <w:hideMark/>
          </w:tcPr>
          <w:p w14:paraId="1D12919A" w14:textId="77777777" w:rsidR="00DD663D" w:rsidRPr="00AF43D1" w:rsidRDefault="00DD663D" w:rsidP="00DD663D">
            <w:pPr>
              <w:spacing w:after="0" w:line="256" w:lineRule="auto"/>
              <w:jc w:val="left"/>
              <w:rPr>
                <w:rFonts w:eastAsia="Calibri" w:cs="Arial"/>
                <w:color w:val="FFFFFF" w:themeColor="background1"/>
              </w:rPr>
            </w:pPr>
            <w:r w:rsidRPr="00AF43D1">
              <w:rPr>
                <w:rFonts w:eastAsia="Calibri" w:cs="Arial"/>
                <w:b/>
                <w:bCs/>
                <w:color w:val="FFFFFF" w:themeColor="background1"/>
              </w:rPr>
              <w:t>Asset / Solution Name</w:t>
            </w:r>
          </w:p>
        </w:tc>
        <w:tc>
          <w:tcPr>
            <w:tcW w:w="0" w:type="auto"/>
            <w:tcMar>
              <w:top w:w="15" w:type="dxa"/>
              <w:left w:w="15" w:type="dxa"/>
              <w:bottom w:w="15" w:type="dxa"/>
              <w:right w:w="15" w:type="dxa"/>
            </w:tcMar>
            <w:vAlign w:val="center"/>
            <w:hideMark/>
          </w:tcPr>
          <w:p w14:paraId="6C689516" w14:textId="672164B6" w:rsidR="00DD663D" w:rsidRPr="00AF43D1" w:rsidRDefault="00DD663D" w:rsidP="00DD663D">
            <w:pPr>
              <w:spacing w:after="0" w:line="256" w:lineRule="auto"/>
              <w:jc w:val="left"/>
              <w:rPr>
                <w:rFonts w:eastAsia="Calibri" w:cs="Arial"/>
                <w:color w:val="FFFFFF" w:themeColor="background1"/>
              </w:rPr>
            </w:pPr>
            <w:r w:rsidRPr="00AF43D1">
              <w:rPr>
                <w:rFonts w:eastAsia="Calibri" w:cs="Arial"/>
                <w:color w:val="FFFFFF" w:themeColor="background1"/>
              </w:rPr>
              <w:t xml:space="preserve">Accenture Operations Twin / </w:t>
            </w:r>
            <w:r w:rsidR="00AF43D1" w:rsidRPr="00AF43D1">
              <w:rPr>
                <w:rFonts w:eastAsia="Calibri" w:cs="Arial"/>
                <w:color w:val="FFFFFF" w:themeColor="background1"/>
              </w:rPr>
              <w:t>Knowledge Validation Agent</w:t>
            </w:r>
          </w:p>
        </w:tc>
      </w:tr>
      <w:tr w:rsidR="00AF43D1" w:rsidRPr="00AF43D1" w14:paraId="326E868A" w14:textId="77777777" w:rsidTr="00DD663D">
        <w:trPr>
          <w:tblCellSpacing w:w="15" w:type="dxa"/>
        </w:trPr>
        <w:tc>
          <w:tcPr>
            <w:tcW w:w="0" w:type="auto"/>
            <w:tcMar>
              <w:top w:w="15" w:type="dxa"/>
              <w:left w:w="15" w:type="dxa"/>
              <w:bottom w:w="15" w:type="dxa"/>
              <w:right w:w="15" w:type="dxa"/>
            </w:tcMar>
            <w:vAlign w:val="center"/>
            <w:hideMark/>
          </w:tcPr>
          <w:p w14:paraId="5A4C0A26" w14:textId="77777777" w:rsidR="00DD663D" w:rsidRPr="00AF43D1" w:rsidRDefault="00DD663D" w:rsidP="00DD663D">
            <w:pPr>
              <w:spacing w:after="0" w:line="256" w:lineRule="auto"/>
              <w:jc w:val="left"/>
              <w:rPr>
                <w:rFonts w:eastAsia="Calibri" w:cs="Arial"/>
                <w:color w:val="FFFFFF" w:themeColor="background1"/>
              </w:rPr>
            </w:pPr>
            <w:r w:rsidRPr="00AF43D1">
              <w:rPr>
                <w:rFonts w:eastAsia="Calibri" w:cs="Arial"/>
                <w:b/>
                <w:bCs/>
                <w:color w:val="FFFFFF" w:themeColor="background1"/>
              </w:rPr>
              <w:t>Domain / Area</w:t>
            </w:r>
          </w:p>
        </w:tc>
        <w:tc>
          <w:tcPr>
            <w:tcW w:w="0" w:type="auto"/>
            <w:tcMar>
              <w:top w:w="15" w:type="dxa"/>
              <w:left w:w="15" w:type="dxa"/>
              <w:bottom w:w="15" w:type="dxa"/>
              <w:right w:w="15" w:type="dxa"/>
            </w:tcMar>
            <w:vAlign w:val="center"/>
            <w:hideMark/>
          </w:tcPr>
          <w:p w14:paraId="322E39DC" w14:textId="75BE8023" w:rsidR="00DD663D" w:rsidRPr="00AF43D1" w:rsidRDefault="00DD663D" w:rsidP="00DD663D">
            <w:pPr>
              <w:spacing w:after="0" w:line="256" w:lineRule="auto"/>
              <w:jc w:val="left"/>
              <w:rPr>
                <w:rFonts w:eastAsia="Calibri" w:cs="Arial"/>
                <w:color w:val="FFFFFF" w:themeColor="background1"/>
              </w:rPr>
            </w:pPr>
            <w:r w:rsidRPr="00AF43D1">
              <w:rPr>
                <w:rFonts w:eastAsia="Calibri" w:cs="Arial"/>
                <w:color w:val="FFFFFF" w:themeColor="background1"/>
              </w:rPr>
              <w:t xml:space="preserve">Digital Twin / </w:t>
            </w:r>
            <w:r w:rsidR="00FC4DD4" w:rsidRPr="00AF43D1">
              <w:rPr>
                <w:rFonts w:eastAsia="Calibri" w:cs="Arial"/>
                <w:color w:val="FFFFFF" w:themeColor="background1"/>
              </w:rPr>
              <w:t>Gen AI</w:t>
            </w:r>
          </w:p>
        </w:tc>
      </w:tr>
      <w:tr w:rsidR="00AF43D1" w:rsidRPr="00AF43D1" w14:paraId="587244CD" w14:textId="77777777" w:rsidTr="00DD663D">
        <w:trPr>
          <w:tblCellSpacing w:w="15" w:type="dxa"/>
        </w:trPr>
        <w:tc>
          <w:tcPr>
            <w:tcW w:w="0" w:type="auto"/>
            <w:tcMar>
              <w:top w:w="15" w:type="dxa"/>
              <w:left w:w="15" w:type="dxa"/>
              <w:bottom w:w="15" w:type="dxa"/>
              <w:right w:w="15" w:type="dxa"/>
            </w:tcMar>
            <w:vAlign w:val="center"/>
            <w:hideMark/>
          </w:tcPr>
          <w:p w14:paraId="552C18E6" w14:textId="77777777" w:rsidR="00DD663D" w:rsidRPr="00AF43D1" w:rsidRDefault="00DD663D" w:rsidP="00DD663D">
            <w:pPr>
              <w:spacing w:after="0" w:line="256" w:lineRule="auto"/>
              <w:jc w:val="left"/>
              <w:rPr>
                <w:rFonts w:eastAsia="Calibri" w:cs="Arial"/>
                <w:color w:val="FFFFFF" w:themeColor="background1"/>
              </w:rPr>
            </w:pPr>
            <w:r w:rsidRPr="00AF43D1">
              <w:rPr>
                <w:rFonts w:eastAsia="Calibri" w:cs="Arial"/>
                <w:b/>
                <w:bCs/>
                <w:color w:val="FFFFFF" w:themeColor="background1"/>
              </w:rPr>
              <w:t>Owner (Team/Person)</w:t>
            </w:r>
          </w:p>
        </w:tc>
        <w:tc>
          <w:tcPr>
            <w:tcW w:w="0" w:type="auto"/>
            <w:tcMar>
              <w:top w:w="15" w:type="dxa"/>
              <w:left w:w="15" w:type="dxa"/>
              <w:bottom w:w="15" w:type="dxa"/>
              <w:right w:w="15" w:type="dxa"/>
            </w:tcMar>
            <w:vAlign w:val="center"/>
            <w:hideMark/>
          </w:tcPr>
          <w:p w14:paraId="17C4154F" w14:textId="77777777" w:rsidR="00DD663D" w:rsidRPr="00AF43D1" w:rsidRDefault="00DD663D" w:rsidP="00DD663D">
            <w:pPr>
              <w:spacing w:after="0" w:line="256" w:lineRule="auto"/>
              <w:jc w:val="left"/>
              <w:rPr>
                <w:rFonts w:eastAsia="Calibri" w:cs="Arial"/>
                <w:color w:val="FFFFFF" w:themeColor="background1"/>
              </w:rPr>
            </w:pPr>
            <w:r w:rsidRPr="00AF43D1">
              <w:rPr>
                <w:rFonts w:eastAsia="Calibri" w:cs="Arial"/>
                <w:color w:val="FFFFFF" w:themeColor="background1"/>
              </w:rPr>
              <w:t>Tournier, Florian</w:t>
            </w:r>
          </w:p>
        </w:tc>
      </w:tr>
      <w:tr w:rsidR="00AF43D1" w:rsidRPr="00AF43D1" w14:paraId="5C2D60D3" w14:textId="77777777" w:rsidTr="00DD663D">
        <w:trPr>
          <w:tblCellSpacing w:w="15" w:type="dxa"/>
        </w:trPr>
        <w:tc>
          <w:tcPr>
            <w:tcW w:w="0" w:type="auto"/>
            <w:tcMar>
              <w:top w:w="15" w:type="dxa"/>
              <w:left w:w="15" w:type="dxa"/>
              <w:bottom w:w="15" w:type="dxa"/>
              <w:right w:w="15" w:type="dxa"/>
            </w:tcMar>
            <w:vAlign w:val="center"/>
            <w:hideMark/>
          </w:tcPr>
          <w:p w14:paraId="32C642CB" w14:textId="77777777" w:rsidR="00DD663D" w:rsidRPr="00AF43D1" w:rsidRDefault="00DD663D" w:rsidP="00DD663D">
            <w:pPr>
              <w:spacing w:after="0" w:line="256" w:lineRule="auto"/>
              <w:jc w:val="left"/>
              <w:rPr>
                <w:rFonts w:eastAsia="Calibri" w:cs="Arial"/>
                <w:color w:val="FFFFFF" w:themeColor="background1"/>
              </w:rPr>
            </w:pPr>
            <w:r w:rsidRPr="00AF43D1">
              <w:rPr>
                <w:rFonts w:eastAsia="Calibri" w:cs="Arial"/>
                <w:b/>
                <w:bCs/>
                <w:color w:val="FFFFFF" w:themeColor="background1"/>
              </w:rPr>
              <w:t>Reviewers</w:t>
            </w:r>
          </w:p>
        </w:tc>
        <w:tc>
          <w:tcPr>
            <w:tcW w:w="0" w:type="auto"/>
            <w:tcMar>
              <w:top w:w="15" w:type="dxa"/>
              <w:left w:w="15" w:type="dxa"/>
              <w:bottom w:w="15" w:type="dxa"/>
              <w:right w:w="15" w:type="dxa"/>
            </w:tcMar>
            <w:vAlign w:val="center"/>
            <w:hideMark/>
          </w:tcPr>
          <w:p w14:paraId="7AFD22CF" w14:textId="59DFE5D9" w:rsidR="00DD663D" w:rsidRPr="00AF43D1" w:rsidRDefault="003278EC" w:rsidP="00DD663D">
            <w:pPr>
              <w:spacing w:after="0" w:line="256" w:lineRule="auto"/>
              <w:jc w:val="left"/>
              <w:rPr>
                <w:rFonts w:eastAsia="Calibri" w:cs="Arial"/>
                <w:color w:val="FFFFFF" w:themeColor="background1"/>
              </w:rPr>
            </w:pPr>
            <w:r w:rsidRPr="00AF43D1">
              <w:rPr>
                <w:rFonts w:eastAsia="Calibri" w:cs="Arial"/>
                <w:color w:val="FFFFFF" w:themeColor="background1"/>
              </w:rPr>
              <w:t>Zoltani, Judit-Kinga</w:t>
            </w:r>
          </w:p>
        </w:tc>
      </w:tr>
      <w:tr w:rsidR="00AF43D1" w:rsidRPr="00AF43D1" w14:paraId="26B4583F" w14:textId="77777777" w:rsidTr="00DD663D">
        <w:trPr>
          <w:tblCellSpacing w:w="15" w:type="dxa"/>
        </w:trPr>
        <w:tc>
          <w:tcPr>
            <w:tcW w:w="0" w:type="auto"/>
            <w:tcMar>
              <w:top w:w="15" w:type="dxa"/>
              <w:left w:w="15" w:type="dxa"/>
              <w:bottom w:w="15" w:type="dxa"/>
              <w:right w:w="15" w:type="dxa"/>
            </w:tcMar>
            <w:vAlign w:val="center"/>
            <w:hideMark/>
          </w:tcPr>
          <w:p w14:paraId="53E861C8" w14:textId="77777777" w:rsidR="00DD663D" w:rsidRPr="00AF43D1" w:rsidRDefault="00DD663D" w:rsidP="00DD663D">
            <w:pPr>
              <w:spacing w:after="0" w:line="256" w:lineRule="auto"/>
              <w:jc w:val="left"/>
              <w:rPr>
                <w:rFonts w:eastAsia="Calibri" w:cs="Arial"/>
                <w:color w:val="FFFFFF" w:themeColor="background1"/>
              </w:rPr>
            </w:pPr>
            <w:r w:rsidRPr="00AF43D1">
              <w:rPr>
                <w:rFonts w:eastAsia="Calibri" w:cs="Arial"/>
                <w:b/>
                <w:bCs/>
                <w:color w:val="FFFFFF" w:themeColor="background1"/>
              </w:rPr>
              <w:t>Status</w:t>
            </w:r>
          </w:p>
        </w:tc>
        <w:tc>
          <w:tcPr>
            <w:tcW w:w="0" w:type="auto"/>
            <w:tcMar>
              <w:top w:w="15" w:type="dxa"/>
              <w:left w:w="15" w:type="dxa"/>
              <w:bottom w:w="15" w:type="dxa"/>
              <w:right w:w="15" w:type="dxa"/>
            </w:tcMar>
            <w:vAlign w:val="center"/>
            <w:hideMark/>
          </w:tcPr>
          <w:p w14:paraId="14FC1B69" w14:textId="77777777" w:rsidR="00DD663D" w:rsidRPr="00AF43D1" w:rsidRDefault="00DD663D" w:rsidP="00DD663D">
            <w:pPr>
              <w:spacing w:after="0" w:line="256" w:lineRule="auto"/>
              <w:jc w:val="left"/>
              <w:rPr>
                <w:rFonts w:eastAsia="Calibri" w:cs="Arial"/>
                <w:color w:val="FFFFFF" w:themeColor="background1"/>
              </w:rPr>
            </w:pPr>
            <w:r w:rsidRPr="00AF43D1">
              <w:rPr>
                <w:rFonts w:eastAsia="Calibri" w:cs="Arial"/>
                <w:color w:val="FFFFFF" w:themeColor="background1"/>
              </w:rPr>
              <w:t>Draft / In Progress</w:t>
            </w:r>
          </w:p>
        </w:tc>
      </w:tr>
      <w:tr w:rsidR="00AF43D1" w:rsidRPr="00AF43D1" w14:paraId="619ED220" w14:textId="77777777" w:rsidTr="00DD663D">
        <w:trPr>
          <w:tblCellSpacing w:w="15" w:type="dxa"/>
        </w:trPr>
        <w:tc>
          <w:tcPr>
            <w:tcW w:w="0" w:type="auto"/>
            <w:tcMar>
              <w:top w:w="15" w:type="dxa"/>
              <w:left w:w="15" w:type="dxa"/>
              <w:bottom w:w="15" w:type="dxa"/>
              <w:right w:w="15" w:type="dxa"/>
            </w:tcMar>
            <w:vAlign w:val="center"/>
            <w:hideMark/>
          </w:tcPr>
          <w:p w14:paraId="6FAA3F34" w14:textId="77777777" w:rsidR="00DD663D" w:rsidRPr="00AF43D1" w:rsidRDefault="00DD663D" w:rsidP="00DD663D">
            <w:pPr>
              <w:spacing w:after="0" w:line="256" w:lineRule="auto"/>
              <w:jc w:val="left"/>
              <w:rPr>
                <w:rFonts w:eastAsia="Calibri" w:cs="Arial"/>
                <w:color w:val="FFFFFF" w:themeColor="background1"/>
              </w:rPr>
            </w:pPr>
            <w:r w:rsidRPr="00AF43D1">
              <w:rPr>
                <w:rFonts w:eastAsia="Calibri" w:cs="Arial"/>
                <w:b/>
                <w:bCs/>
                <w:color w:val="FFFFFF" w:themeColor="background1"/>
              </w:rPr>
              <w:t>Confidentiality</w:t>
            </w:r>
          </w:p>
        </w:tc>
        <w:tc>
          <w:tcPr>
            <w:tcW w:w="0" w:type="auto"/>
            <w:tcMar>
              <w:top w:w="15" w:type="dxa"/>
              <w:left w:w="15" w:type="dxa"/>
              <w:bottom w:w="15" w:type="dxa"/>
              <w:right w:w="15" w:type="dxa"/>
            </w:tcMar>
            <w:vAlign w:val="center"/>
            <w:hideMark/>
          </w:tcPr>
          <w:p w14:paraId="71479151" w14:textId="77777777" w:rsidR="00DD663D" w:rsidRPr="00AF43D1" w:rsidRDefault="00DD663D" w:rsidP="00DD663D">
            <w:pPr>
              <w:spacing w:after="0" w:line="256" w:lineRule="auto"/>
              <w:jc w:val="left"/>
              <w:rPr>
                <w:rFonts w:eastAsia="Calibri" w:cs="Arial"/>
                <w:color w:val="FFFFFF" w:themeColor="background1"/>
              </w:rPr>
            </w:pPr>
            <w:r w:rsidRPr="00AF43D1">
              <w:rPr>
                <w:rFonts w:eastAsia="Calibri" w:cs="Arial"/>
                <w:color w:val="FFFFFF" w:themeColor="background1"/>
              </w:rPr>
              <w:t>Internal / Confidential</w:t>
            </w:r>
          </w:p>
        </w:tc>
      </w:tr>
      <w:tr w:rsidR="00AF43D1" w:rsidRPr="00AF43D1" w14:paraId="0234C4B2" w14:textId="77777777" w:rsidTr="00DD663D">
        <w:trPr>
          <w:tblCellSpacing w:w="15" w:type="dxa"/>
        </w:trPr>
        <w:tc>
          <w:tcPr>
            <w:tcW w:w="0" w:type="auto"/>
            <w:tcMar>
              <w:top w:w="15" w:type="dxa"/>
              <w:left w:w="15" w:type="dxa"/>
              <w:bottom w:w="15" w:type="dxa"/>
              <w:right w:w="15" w:type="dxa"/>
            </w:tcMar>
            <w:vAlign w:val="center"/>
            <w:hideMark/>
          </w:tcPr>
          <w:p w14:paraId="24EFFFA7" w14:textId="77777777" w:rsidR="00DD663D" w:rsidRPr="00AF43D1" w:rsidRDefault="00DD663D" w:rsidP="00DD663D">
            <w:pPr>
              <w:spacing w:after="0" w:line="256" w:lineRule="auto"/>
              <w:jc w:val="left"/>
              <w:rPr>
                <w:rFonts w:eastAsia="Calibri" w:cs="Arial"/>
                <w:color w:val="FFFFFF" w:themeColor="background1"/>
              </w:rPr>
            </w:pPr>
            <w:r w:rsidRPr="00AF43D1">
              <w:rPr>
                <w:rFonts w:eastAsia="Calibri" w:cs="Arial"/>
                <w:b/>
                <w:bCs/>
                <w:color w:val="FFFFFF" w:themeColor="background1"/>
              </w:rPr>
              <w:t>Source of Truth</w:t>
            </w:r>
          </w:p>
        </w:tc>
        <w:tc>
          <w:tcPr>
            <w:tcW w:w="0" w:type="auto"/>
            <w:tcMar>
              <w:top w:w="15" w:type="dxa"/>
              <w:left w:w="15" w:type="dxa"/>
              <w:bottom w:w="15" w:type="dxa"/>
              <w:right w:w="15" w:type="dxa"/>
            </w:tcMar>
            <w:vAlign w:val="center"/>
            <w:hideMark/>
          </w:tcPr>
          <w:p w14:paraId="262F5DF8" w14:textId="77777777" w:rsidR="00DD663D" w:rsidRPr="00AF43D1" w:rsidRDefault="00DD663D" w:rsidP="00DD663D">
            <w:pPr>
              <w:spacing w:after="0" w:line="256" w:lineRule="auto"/>
              <w:jc w:val="left"/>
              <w:rPr>
                <w:rFonts w:eastAsia="Calibri" w:cs="Arial"/>
                <w:color w:val="FFFFFF" w:themeColor="background1"/>
              </w:rPr>
            </w:pPr>
            <w:hyperlink r:id="rId12" w:history="1">
              <w:r w:rsidRPr="00AF43D1">
                <w:rPr>
                  <w:rFonts w:eastAsia="Calibri" w:cs="Arial"/>
                  <w:color w:val="FFFFFF" w:themeColor="background1"/>
                  <w:u w:val="single"/>
                </w:rPr>
                <w:t>Summary - Overview</w:t>
              </w:r>
            </w:hyperlink>
          </w:p>
        </w:tc>
      </w:tr>
      <w:tr w:rsidR="00AF43D1" w:rsidRPr="00AF43D1" w14:paraId="538294F7" w14:textId="77777777" w:rsidTr="00DD663D">
        <w:trPr>
          <w:tblCellSpacing w:w="15" w:type="dxa"/>
        </w:trPr>
        <w:tc>
          <w:tcPr>
            <w:tcW w:w="0" w:type="auto"/>
            <w:tcMar>
              <w:top w:w="15" w:type="dxa"/>
              <w:left w:w="15" w:type="dxa"/>
              <w:bottom w:w="15" w:type="dxa"/>
              <w:right w:w="15" w:type="dxa"/>
            </w:tcMar>
            <w:vAlign w:val="center"/>
            <w:hideMark/>
          </w:tcPr>
          <w:p w14:paraId="3D6A8CB9" w14:textId="77777777" w:rsidR="00DD663D" w:rsidRPr="00AF43D1" w:rsidRDefault="00DD663D" w:rsidP="00DD663D">
            <w:pPr>
              <w:spacing w:after="0" w:line="256" w:lineRule="auto"/>
              <w:jc w:val="left"/>
              <w:rPr>
                <w:rFonts w:eastAsia="Calibri" w:cs="Arial"/>
                <w:color w:val="FFFFFF" w:themeColor="background1"/>
              </w:rPr>
            </w:pPr>
            <w:r w:rsidRPr="00AF43D1">
              <w:rPr>
                <w:rFonts w:eastAsia="Calibri" w:cs="Arial"/>
                <w:b/>
                <w:bCs/>
                <w:color w:val="FFFFFF" w:themeColor="background1"/>
              </w:rPr>
              <w:t>Related Assets / Alternatives</w:t>
            </w:r>
          </w:p>
        </w:tc>
        <w:tc>
          <w:tcPr>
            <w:tcW w:w="0" w:type="auto"/>
            <w:tcMar>
              <w:top w:w="15" w:type="dxa"/>
              <w:left w:w="15" w:type="dxa"/>
              <w:bottom w:w="15" w:type="dxa"/>
              <w:right w:w="15" w:type="dxa"/>
            </w:tcMar>
            <w:vAlign w:val="center"/>
          </w:tcPr>
          <w:p w14:paraId="3BA5678E" w14:textId="7568A416" w:rsidR="00DD663D" w:rsidRPr="00AF43D1" w:rsidRDefault="00574CA0" w:rsidP="00DD663D">
            <w:pPr>
              <w:spacing w:after="0" w:line="256" w:lineRule="auto"/>
              <w:jc w:val="left"/>
              <w:rPr>
                <w:rFonts w:eastAsia="Calibri" w:cs="Arial"/>
                <w:color w:val="FFFFFF" w:themeColor="background1"/>
              </w:rPr>
            </w:pPr>
            <w:r w:rsidRPr="00AF43D1">
              <w:rPr>
                <w:rFonts w:eastAsia="Calibri" w:cs="Arial"/>
                <w:color w:val="FFFFFF" w:themeColor="background1"/>
              </w:rPr>
              <w:t xml:space="preserve"> DTA Expert Knowledge Architecture Blueprint</w:t>
            </w:r>
          </w:p>
        </w:tc>
      </w:tr>
    </w:tbl>
    <w:p w14:paraId="7419984D" w14:textId="77777777" w:rsidR="00651FE1" w:rsidRPr="00574CA0" w:rsidRDefault="00651FE1" w:rsidP="00DD663D">
      <w:pPr>
        <w:jc w:val="left"/>
        <w:rPr>
          <w:color w:val="FFFFFF" w:themeColor="background1"/>
        </w:rPr>
      </w:pPr>
    </w:p>
    <w:p w14:paraId="209C8A7C" w14:textId="3F09CAD5" w:rsidR="00651FE1" w:rsidRPr="009023F8" w:rsidRDefault="00651FE1" w:rsidP="0028310F">
      <w:pPr>
        <w:jc w:val="center"/>
        <w:sectPr w:rsidR="00651FE1" w:rsidRPr="009023F8" w:rsidSect="0020717D">
          <w:headerReference w:type="default" r:id="rId13"/>
          <w:footerReference w:type="default" r:id="rId14"/>
          <w:pgSz w:w="23040" w:h="15840" w:orient="landscape" w:code="1"/>
          <w:pgMar w:top="5760" w:right="1440" w:bottom="1440" w:left="1440" w:header="720" w:footer="720" w:gutter="0"/>
          <w:cols w:space="720"/>
          <w:docGrid w:linePitch="360"/>
        </w:sectPr>
      </w:pPr>
    </w:p>
    <w:bookmarkStart w:id="3" w:name="_Toc103324191" w:displacedByCustomXml="next"/>
    <w:sdt>
      <w:sdtPr>
        <w:rPr>
          <w:rFonts w:eastAsiaTheme="minorHAnsi" w:cstheme="minorBidi"/>
          <w:b w:val="0"/>
          <w:bCs w:val="0"/>
          <w:kern w:val="2"/>
          <w:sz w:val="20"/>
          <w:szCs w:val="22"/>
          <w14:ligatures w14:val="standardContextual"/>
        </w:rPr>
        <w:id w:val="-614131240"/>
        <w:docPartObj>
          <w:docPartGallery w:val="Table of Contents"/>
          <w:docPartUnique/>
        </w:docPartObj>
      </w:sdtPr>
      <w:sdtEndPr>
        <w:rPr>
          <w:noProof/>
        </w:rPr>
      </w:sdtEndPr>
      <w:sdtContent>
        <w:p w14:paraId="1F7DE8B7" w14:textId="5924A3F7" w:rsidR="000A704F" w:rsidRDefault="000A704F">
          <w:pPr>
            <w:pStyle w:val="TOCHeading"/>
          </w:pPr>
          <w:r>
            <w:t>Contents</w:t>
          </w:r>
        </w:p>
        <w:p w14:paraId="14F216B4" w14:textId="666C53FE" w:rsidR="00A5752C" w:rsidRDefault="000A704F">
          <w:pPr>
            <w:pStyle w:val="TOC1"/>
            <w:tabs>
              <w:tab w:val="right" w:leader="dot" w:pos="11690"/>
            </w:tabs>
            <w:rPr>
              <w:rFonts w:asciiTheme="minorHAnsi" w:eastAsiaTheme="minorEastAsia" w:hAnsiTheme="minorHAnsi"/>
              <w:noProof/>
              <w:sz w:val="24"/>
              <w:szCs w:val="24"/>
              <w:lang w:val="en-IN" w:eastAsia="en-IN"/>
            </w:rPr>
          </w:pPr>
          <w:r>
            <w:fldChar w:fldCharType="begin"/>
          </w:r>
          <w:r>
            <w:instrText xml:space="preserve"> TOC \o "1-3" \h \z \u </w:instrText>
          </w:r>
          <w:r>
            <w:fldChar w:fldCharType="separate"/>
          </w:r>
          <w:hyperlink w:anchor="_Toc213334194" w:history="1">
            <w:r w:rsidR="00A5752C" w:rsidRPr="00C34F00">
              <w:rPr>
                <w:rStyle w:val="Hyperlink"/>
                <w:noProof/>
              </w:rPr>
              <w:t>Introduction</w:t>
            </w:r>
            <w:r w:rsidR="00A5752C">
              <w:rPr>
                <w:noProof/>
                <w:webHidden/>
              </w:rPr>
              <w:tab/>
            </w:r>
            <w:r w:rsidR="00A5752C">
              <w:rPr>
                <w:noProof/>
                <w:webHidden/>
              </w:rPr>
              <w:fldChar w:fldCharType="begin"/>
            </w:r>
            <w:r w:rsidR="00A5752C">
              <w:rPr>
                <w:noProof/>
                <w:webHidden/>
              </w:rPr>
              <w:instrText xml:space="preserve"> PAGEREF _Toc213334194 \h </w:instrText>
            </w:r>
            <w:r w:rsidR="00A5752C">
              <w:rPr>
                <w:noProof/>
                <w:webHidden/>
              </w:rPr>
            </w:r>
            <w:r w:rsidR="00A5752C">
              <w:rPr>
                <w:noProof/>
                <w:webHidden/>
              </w:rPr>
              <w:fldChar w:fldCharType="separate"/>
            </w:r>
            <w:r w:rsidR="007326F3">
              <w:rPr>
                <w:noProof/>
                <w:webHidden/>
              </w:rPr>
              <w:t>3</w:t>
            </w:r>
            <w:r w:rsidR="00A5752C">
              <w:rPr>
                <w:noProof/>
                <w:webHidden/>
              </w:rPr>
              <w:fldChar w:fldCharType="end"/>
            </w:r>
          </w:hyperlink>
        </w:p>
        <w:p w14:paraId="265DB49C" w14:textId="65F027CA" w:rsidR="00A5752C" w:rsidRDefault="00A5752C">
          <w:pPr>
            <w:pStyle w:val="TOC2"/>
            <w:tabs>
              <w:tab w:val="right" w:leader="dot" w:pos="11690"/>
            </w:tabs>
            <w:rPr>
              <w:rFonts w:asciiTheme="minorHAnsi" w:eastAsiaTheme="minorEastAsia" w:hAnsiTheme="minorHAnsi"/>
              <w:noProof/>
              <w:sz w:val="24"/>
              <w:szCs w:val="24"/>
              <w:lang w:val="en-IN" w:eastAsia="en-IN"/>
            </w:rPr>
          </w:pPr>
          <w:hyperlink w:anchor="_Toc213334195" w:history="1">
            <w:r w:rsidRPr="00C34F00">
              <w:rPr>
                <w:rStyle w:val="Hyperlink"/>
                <w:noProof/>
              </w:rPr>
              <w:t>Purpose</w:t>
            </w:r>
            <w:r>
              <w:rPr>
                <w:noProof/>
                <w:webHidden/>
              </w:rPr>
              <w:tab/>
            </w:r>
            <w:r>
              <w:rPr>
                <w:noProof/>
                <w:webHidden/>
              </w:rPr>
              <w:fldChar w:fldCharType="begin"/>
            </w:r>
            <w:r>
              <w:rPr>
                <w:noProof/>
                <w:webHidden/>
              </w:rPr>
              <w:instrText xml:space="preserve"> PAGEREF _Toc213334195 \h </w:instrText>
            </w:r>
            <w:r>
              <w:rPr>
                <w:noProof/>
                <w:webHidden/>
              </w:rPr>
            </w:r>
            <w:r>
              <w:rPr>
                <w:noProof/>
                <w:webHidden/>
              </w:rPr>
              <w:fldChar w:fldCharType="separate"/>
            </w:r>
            <w:r w:rsidR="007326F3">
              <w:rPr>
                <w:noProof/>
                <w:webHidden/>
              </w:rPr>
              <w:t>3</w:t>
            </w:r>
            <w:r>
              <w:rPr>
                <w:noProof/>
                <w:webHidden/>
              </w:rPr>
              <w:fldChar w:fldCharType="end"/>
            </w:r>
          </w:hyperlink>
        </w:p>
        <w:p w14:paraId="73E68781" w14:textId="536D9371" w:rsidR="00A5752C" w:rsidRDefault="00A5752C">
          <w:pPr>
            <w:pStyle w:val="TOC2"/>
            <w:tabs>
              <w:tab w:val="right" w:leader="dot" w:pos="11690"/>
            </w:tabs>
            <w:rPr>
              <w:rFonts w:asciiTheme="minorHAnsi" w:eastAsiaTheme="minorEastAsia" w:hAnsiTheme="minorHAnsi"/>
              <w:noProof/>
              <w:sz w:val="24"/>
              <w:szCs w:val="24"/>
              <w:lang w:val="en-IN" w:eastAsia="en-IN"/>
            </w:rPr>
          </w:pPr>
          <w:hyperlink w:anchor="_Toc213334196" w:history="1">
            <w:r w:rsidRPr="00C34F00">
              <w:rPr>
                <w:rStyle w:val="Hyperlink"/>
                <w:noProof/>
              </w:rPr>
              <w:t>Target Audience</w:t>
            </w:r>
            <w:r>
              <w:rPr>
                <w:noProof/>
                <w:webHidden/>
              </w:rPr>
              <w:tab/>
            </w:r>
            <w:r>
              <w:rPr>
                <w:noProof/>
                <w:webHidden/>
              </w:rPr>
              <w:fldChar w:fldCharType="begin"/>
            </w:r>
            <w:r>
              <w:rPr>
                <w:noProof/>
                <w:webHidden/>
              </w:rPr>
              <w:instrText xml:space="preserve"> PAGEREF _Toc213334196 \h </w:instrText>
            </w:r>
            <w:r>
              <w:rPr>
                <w:noProof/>
                <w:webHidden/>
              </w:rPr>
            </w:r>
            <w:r>
              <w:rPr>
                <w:noProof/>
                <w:webHidden/>
              </w:rPr>
              <w:fldChar w:fldCharType="separate"/>
            </w:r>
            <w:r w:rsidR="007326F3">
              <w:rPr>
                <w:noProof/>
                <w:webHidden/>
              </w:rPr>
              <w:t>3</w:t>
            </w:r>
            <w:r>
              <w:rPr>
                <w:noProof/>
                <w:webHidden/>
              </w:rPr>
              <w:fldChar w:fldCharType="end"/>
            </w:r>
          </w:hyperlink>
        </w:p>
        <w:p w14:paraId="6DE960F6" w14:textId="761D3A07" w:rsidR="00A5752C" w:rsidRDefault="00A5752C">
          <w:pPr>
            <w:pStyle w:val="TOC2"/>
            <w:tabs>
              <w:tab w:val="right" w:leader="dot" w:pos="11690"/>
            </w:tabs>
            <w:rPr>
              <w:rFonts w:asciiTheme="minorHAnsi" w:eastAsiaTheme="minorEastAsia" w:hAnsiTheme="minorHAnsi"/>
              <w:noProof/>
              <w:sz w:val="24"/>
              <w:szCs w:val="24"/>
              <w:lang w:val="en-IN" w:eastAsia="en-IN"/>
            </w:rPr>
          </w:pPr>
          <w:hyperlink w:anchor="_Toc213334197" w:history="1">
            <w:r w:rsidRPr="00C34F00">
              <w:rPr>
                <w:rStyle w:val="Hyperlink"/>
                <w:noProof/>
              </w:rPr>
              <w:t>Prerequisites</w:t>
            </w:r>
            <w:r>
              <w:rPr>
                <w:noProof/>
                <w:webHidden/>
              </w:rPr>
              <w:tab/>
            </w:r>
            <w:r>
              <w:rPr>
                <w:noProof/>
                <w:webHidden/>
              </w:rPr>
              <w:fldChar w:fldCharType="begin"/>
            </w:r>
            <w:r>
              <w:rPr>
                <w:noProof/>
                <w:webHidden/>
              </w:rPr>
              <w:instrText xml:space="preserve"> PAGEREF _Toc213334197 \h </w:instrText>
            </w:r>
            <w:r>
              <w:rPr>
                <w:noProof/>
                <w:webHidden/>
              </w:rPr>
            </w:r>
            <w:r>
              <w:rPr>
                <w:noProof/>
                <w:webHidden/>
              </w:rPr>
              <w:fldChar w:fldCharType="separate"/>
            </w:r>
            <w:r w:rsidR="007326F3">
              <w:rPr>
                <w:noProof/>
                <w:webHidden/>
              </w:rPr>
              <w:t>3</w:t>
            </w:r>
            <w:r>
              <w:rPr>
                <w:noProof/>
                <w:webHidden/>
              </w:rPr>
              <w:fldChar w:fldCharType="end"/>
            </w:r>
          </w:hyperlink>
        </w:p>
        <w:p w14:paraId="2D39BC5F" w14:textId="1CB64CCA" w:rsidR="00A5752C" w:rsidRDefault="00A5752C">
          <w:pPr>
            <w:pStyle w:val="TOC2"/>
            <w:tabs>
              <w:tab w:val="right" w:leader="dot" w:pos="11690"/>
            </w:tabs>
            <w:rPr>
              <w:rFonts w:asciiTheme="minorHAnsi" w:eastAsiaTheme="minorEastAsia" w:hAnsiTheme="minorHAnsi"/>
              <w:noProof/>
              <w:sz w:val="24"/>
              <w:szCs w:val="24"/>
              <w:lang w:val="en-IN" w:eastAsia="en-IN"/>
            </w:rPr>
          </w:pPr>
          <w:hyperlink w:anchor="_Toc213334198" w:history="1">
            <w:r w:rsidRPr="00C34F00">
              <w:rPr>
                <w:rStyle w:val="Hyperlink"/>
                <w:noProof/>
              </w:rPr>
              <w:t>Contact</w:t>
            </w:r>
            <w:r>
              <w:rPr>
                <w:noProof/>
                <w:webHidden/>
              </w:rPr>
              <w:tab/>
            </w:r>
            <w:r>
              <w:rPr>
                <w:noProof/>
                <w:webHidden/>
              </w:rPr>
              <w:fldChar w:fldCharType="begin"/>
            </w:r>
            <w:r>
              <w:rPr>
                <w:noProof/>
                <w:webHidden/>
              </w:rPr>
              <w:instrText xml:space="preserve"> PAGEREF _Toc213334198 \h </w:instrText>
            </w:r>
            <w:r>
              <w:rPr>
                <w:noProof/>
                <w:webHidden/>
              </w:rPr>
            </w:r>
            <w:r>
              <w:rPr>
                <w:noProof/>
                <w:webHidden/>
              </w:rPr>
              <w:fldChar w:fldCharType="separate"/>
            </w:r>
            <w:r w:rsidR="007326F3">
              <w:rPr>
                <w:noProof/>
                <w:webHidden/>
              </w:rPr>
              <w:t>3</w:t>
            </w:r>
            <w:r>
              <w:rPr>
                <w:noProof/>
                <w:webHidden/>
              </w:rPr>
              <w:fldChar w:fldCharType="end"/>
            </w:r>
          </w:hyperlink>
        </w:p>
        <w:p w14:paraId="1AFC5DDC" w14:textId="33278772" w:rsidR="00A5752C" w:rsidRDefault="00A5752C">
          <w:pPr>
            <w:pStyle w:val="TOC2"/>
            <w:tabs>
              <w:tab w:val="right" w:leader="dot" w:pos="11690"/>
            </w:tabs>
            <w:rPr>
              <w:rFonts w:asciiTheme="minorHAnsi" w:eastAsiaTheme="minorEastAsia" w:hAnsiTheme="minorHAnsi"/>
              <w:noProof/>
              <w:sz w:val="24"/>
              <w:szCs w:val="24"/>
              <w:lang w:val="en-IN" w:eastAsia="en-IN"/>
            </w:rPr>
          </w:pPr>
          <w:hyperlink w:anchor="_Toc213334199" w:history="1">
            <w:r w:rsidRPr="00C34F00">
              <w:rPr>
                <w:rStyle w:val="Hyperlink"/>
                <w:noProof/>
              </w:rPr>
              <w:t>Related Links</w:t>
            </w:r>
            <w:r>
              <w:rPr>
                <w:noProof/>
                <w:webHidden/>
              </w:rPr>
              <w:tab/>
            </w:r>
            <w:r>
              <w:rPr>
                <w:noProof/>
                <w:webHidden/>
              </w:rPr>
              <w:fldChar w:fldCharType="begin"/>
            </w:r>
            <w:r>
              <w:rPr>
                <w:noProof/>
                <w:webHidden/>
              </w:rPr>
              <w:instrText xml:space="preserve"> PAGEREF _Toc213334199 \h </w:instrText>
            </w:r>
            <w:r>
              <w:rPr>
                <w:noProof/>
                <w:webHidden/>
              </w:rPr>
            </w:r>
            <w:r>
              <w:rPr>
                <w:noProof/>
                <w:webHidden/>
              </w:rPr>
              <w:fldChar w:fldCharType="separate"/>
            </w:r>
            <w:r w:rsidR="007326F3">
              <w:rPr>
                <w:noProof/>
                <w:webHidden/>
              </w:rPr>
              <w:t>3</w:t>
            </w:r>
            <w:r>
              <w:rPr>
                <w:noProof/>
                <w:webHidden/>
              </w:rPr>
              <w:fldChar w:fldCharType="end"/>
            </w:r>
          </w:hyperlink>
        </w:p>
        <w:p w14:paraId="5EA97020" w14:textId="741C6FB6" w:rsidR="00A5752C" w:rsidRDefault="00A5752C">
          <w:pPr>
            <w:pStyle w:val="TOC2"/>
            <w:tabs>
              <w:tab w:val="right" w:leader="dot" w:pos="11690"/>
            </w:tabs>
            <w:rPr>
              <w:rFonts w:asciiTheme="minorHAnsi" w:eastAsiaTheme="minorEastAsia" w:hAnsiTheme="minorHAnsi"/>
              <w:noProof/>
              <w:sz w:val="24"/>
              <w:szCs w:val="24"/>
              <w:lang w:val="en-IN" w:eastAsia="en-IN"/>
            </w:rPr>
          </w:pPr>
          <w:hyperlink w:anchor="_Toc213334200" w:history="1">
            <w:r w:rsidRPr="00C34F00">
              <w:rPr>
                <w:rStyle w:val="Hyperlink"/>
                <w:noProof/>
              </w:rPr>
              <w:t>Glossary</w:t>
            </w:r>
            <w:r>
              <w:rPr>
                <w:noProof/>
                <w:webHidden/>
              </w:rPr>
              <w:tab/>
            </w:r>
            <w:r>
              <w:rPr>
                <w:noProof/>
                <w:webHidden/>
              </w:rPr>
              <w:fldChar w:fldCharType="begin"/>
            </w:r>
            <w:r>
              <w:rPr>
                <w:noProof/>
                <w:webHidden/>
              </w:rPr>
              <w:instrText xml:space="preserve"> PAGEREF _Toc213334200 \h </w:instrText>
            </w:r>
            <w:r>
              <w:rPr>
                <w:noProof/>
                <w:webHidden/>
              </w:rPr>
            </w:r>
            <w:r>
              <w:rPr>
                <w:noProof/>
                <w:webHidden/>
              </w:rPr>
              <w:fldChar w:fldCharType="separate"/>
            </w:r>
            <w:r w:rsidR="007326F3">
              <w:rPr>
                <w:noProof/>
                <w:webHidden/>
              </w:rPr>
              <w:t>3</w:t>
            </w:r>
            <w:r>
              <w:rPr>
                <w:noProof/>
                <w:webHidden/>
              </w:rPr>
              <w:fldChar w:fldCharType="end"/>
            </w:r>
          </w:hyperlink>
        </w:p>
        <w:p w14:paraId="253F661A" w14:textId="69D26E39" w:rsidR="00A5752C" w:rsidRDefault="00A5752C">
          <w:pPr>
            <w:pStyle w:val="TOC1"/>
            <w:tabs>
              <w:tab w:val="right" w:leader="dot" w:pos="11690"/>
            </w:tabs>
            <w:rPr>
              <w:rFonts w:asciiTheme="minorHAnsi" w:eastAsiaTheme="minorEastAsia" w:hAnsiTheme="minorHAnsi"/>
              <w:noProof/>
              <w:sz w:val="24"/>
              <w:szCs w:val="24"/>
              <w:lang w:val="en-IN" w:eastAsia="en-IN"/>
            </w:rPr>
          </w:pPr>
          <w:hyperlink w:anchor="_Toc213334201" w:history="1">
            <w:r w:rsidRPr="00C34F00">
              <w:rPr>
                <w:rStyle w:val="Hyperlink"/>
                <w:noProof/>
              </w:rPr>
              <w:t>Background</w:t>
            </w:r>
            <w:r>
              <w:rPr>
                <w:noProof/>
                <w:webHidden/>
              </w:rPr>
              <w:tab/>
            </w:r>
            <w:r>
              <w:rPr>
                <w:noProof/>
                <w:webHidden/>
              </w:rPr>
              <w:fldChar w:fldCharType="begin"/>
            </w:r>
            <w:r>
              <w:rPr>
                <w:noProof/>
                <w:webHidden/>
              </w:rPr>
              <w:instrText xml:space="preserve"> PAGEREF _Toc213334201 \h </w:instrText>
            </w:r>
            <w:r>
              <w:rPr>
                <w:noProof/>
                <w:webHidden/>
              </w:rPr>
            </w:r>
            <w:r>
              <w:rPr>
                <w:noProof/>
                <w:webHidden/>
              </w:rPr>
              <w:fldChar w:fldCharType="separate"/>
            </w:r>
            <w:r w:rsidR="007326F3">
              <w:rPr>
                <w:noProof/>
                <w:webHidden/>
              </w:rPr>
              <w:t>4</w:t>
            </w:r>
            <w:r>
              <w:rPr>
                <w:noProof/>
                <w:webHidden/>
              </w:rPr>
              <w:fldChar w:fldCharType="end"/>
            </w:r>
          </w:hyperlink>
        </w:p>
        <w:p w14:paraId="0C3CAB32" w14:textId="27A5768E" w:rsidR="00A5752C" w:rsidRDefault="00A5752C">
          <w:pPr>
            <w:pStyle w:val="TOC2"/>
            <w:tabs>
              <w:tab w:val="right" w:leader="dot" w:pos="11690"/>
            </w:tabs>
            <w:rPr>
              <w:rFonts w:asciiTheme="minorHAnsi" w:eastAsiaTheme="minorEastAsia" w:hAnsiTheme="minorHAnsi"/>
              <w:noProof/>
              <w:sz w:val="24"/>
              <w:szCs w:val="24"/>
              <w:lang w:val="en-IN" w:eastAsia="en-IN"/>
            </w:rPr>
          </w:pPr>
          <w:hyperlink w:anchor="_Toc213334202" w:history="1">
            <w:r w:rsidRPr="00C34F00">
              <w:rPr>
                <w:rStyle w:val="Hyperlink"/>
                <w:noProof/>
              </w:rPr>
              <w:t>Intelligent Advisor</w:t>
            </w:r>
            <w:r>
              <w:rPr>
                <w:noProof/>
                <w:webHidden/>
              </w:rPr>
              <w:tab/>
            </w:r>
            <w:r>
              <w:rPr>
                <w:noProof/>
                <w:webHidden/>
              </w:rPr>
              <w:fldChar w:fldCharType="begin"/>
            </w:r>
            <w:r>
              <w:rPr>
                <w:noProof/>
                <w:webHidden/>
              </w:rPr>
              <w:instrText xml:space="preserve"> PAGEREF _Toc213334202 \h </w:instrText>
            </w:r>
            <w:r>
              <w:rPr>
                <w:noProof/>
                <w:webHidden/>
              </w:rPr>
            </w:r>
            <w:r>
              <w:rPr>
                <w:noProof/>
                <w:webHidden/>
              </w:rPr>
              <w:fldChar w:fldCharType="separate"/>
            </w:r>
            <w:r w:rsidR="007326F3">
              <w:rPr>
                <w:noProof/>
                <w:webHidden/>
              </w:rPr>
              <w:t>4</w:t>
            </w:r>
            <w:r>
              <w:rPr>
                <w:noProof/>
                <w:webHidden/>
              </w:rPr>
              <w:fldChar w:fldCharType="end"/>
            </w:r>
          </w:hyperlink>
        </w:p>
        <w:p w14:paraId="0E80560A" w14:textId="5734EF84" w:rsidR="00A5752C" w:rsidRDefault="00A5752C">
          <w:pPr>
            <w:pStyle w:val="TOC2"/>
            <w:tabs>
              <w:tab w:val="right" w:leader="dot" w:pos="11690"/>
            </w:tabs>
            <w:rPr>
              <w:rFonts w:asciiTheme="minorHAnsi" w:eastAsiaTheme="minorEastAsia" w:hAnsiTheme="minorHAnsi"/>
              <w:noProof/>
              <w:sz w:val="24"/>
              <w:szCs w:val="24"/>
              <w:lang w:val="en-IN" w:eastAsia="en-IN"/>
            </w:rPr>
          </w:pPr>
          <w:hyperlink w:anchor="_Toc213334203" w:history="1">
            <w:r w:rsidRPr="00C34F00">
              <w:rPr>
                <w:rStyle w:val="Hyperlink"/>
                <w:noProof/>
                <w:lang w:val="en-GB"/>
              </w:rPr>
              <w:t>People Management</w:t>
            </w:r>
            <w:r>
              <w:rPr>
                <w:noProof/>
                <w:webHidden/>
              </w:rPr>
              <w:tab/>
            </w:r>
            <w:r>
              <w:rPr>
                <w:noProof/>
                <w:webHidden/>
              </w:rPr>
              <w:fldChar w:fldCharType="begin"/>
            </w:r>
            <w:r>
              <w:rPr>
                <w:noProof/>
                <w:webHidden/>
              </w:rPr>
              <w:instrText xml:space="preserve"> PAGEREF _Toc213334203 \h </w:instrText>
            </w:r>
            <w:r>
              <w:rPr>
                <w:noProof/>
                <w:webHidden/>
              </w:rPr>
            </w:r>
            <w:r>
              <w:rPr>
                <w:noProof/>
                <w:webHidden/>
              </w:rPr>
              <w:fldChar w:fldCharType="separate"/>
            </w:r>
            <w:r w:rsidR="007326F3">
              <w:rPr>
                <w:noProof/>
                <w:webHidden/>
              </w:rPr>
              <w:t>4</w:t>
            </w:r>
            <w:r>
              <w:rPr>
                <w:noProof/>
                <w:webHidden/>
              </w:rPr>
              <w:fldChar w:fldCharType="end"/>
            </w:r>
          </w:hyperlink>
        </w:p>
        <w:p w14:paraId="6C716BF0" w14:textId="2B812655" w:rsidR="00A5752C" w:rsidRDefault="00A5752C">
          <w:pPr>
            <w:pStyle w:val="TOC2"/>
            <w:tabs>
              <w:tab w:val="right" w:leader="dot" w:pos="11690"/>
            </w:tabs>
            <w:rPr>
              <w:rFonts w:asciiTheme="minorHAnsi" w:eastAsiaTheme="minorEastAsia" w:hAnsiTheme="minorHAnsi"/>
              <w:noProof/>
              <w:sz w:val="24"/>
              <w:szCs w:val="24"/>
              <w:lang w:val="en-IN" w:eastAsia="en-IN"/>
            </w:rPr>
          </w:pPr>
          <w:hyperlink w:anchor="_Toc213334204" w:history="1">
            <w:r w:rsidRPr="00C34F00">
              <w:rPr>
                <w:rStyle w:val="Hyperlink"/>
                <w:noProof/>
              </w:rPr>
              <w:t>Recommendation Generation</w:t>
            </w:r>
            <w:r>
              <w:rPr>
                <w:noProof/>
                <w:webHidden/>
              </w:rPr>
              <w:tab/>
            </w:r>
            <w:r>
              <w:rPr>
                <w:noProof/>
                <w:webHidden/>
              </w:rPr>
              <w:fldChar w:fldCharType="begin"/>
            </w:r>
            <w:r>
              <w:rPr>
                <w:noProof/>
                <w:webHidden/>
              </w:rPr>
              <w:instrText xml:space="preserve"> PAGEREF _Toc213334204 \h </w:instrText>
            </w:r>
            <w:r>
              <w:rPr>
                <w:noProof/>
                <w:webHidden/>
              </w:rPr>
            </w:r>
            <w:r>
              <w:rPr>
                <w:noProof/>
                <w:webHidden/>
              </w:rPr>
              <w:fldChar w:fldCharType="separate"/>
            </w:r>
            <w:r w:rsidR="007326F3">
              <w:rPr>
                <w:noProof/>
                <w:webHidden/>
              </w:rPr>
              <w:t>5</w:t>
            </w:r>
            <w:r>
              <w:rPr>
                <w:noProof/>
                <w:webHidden/>
              </w:rPr>
              <w:fldChar w:fldCharType="end"/>
            </w:r>
          </w:hyperlink>
        </w:p>
        <w:p w14:paraId="5646B9C4" w14:textId="1B9433DD" w:rsidR="00A5752C" w:rsidRDefault="00A5752C">
          <w:pPr>
            <w:pStyle w:val="TOC3"/>
            <w:tabs>
              <w:tab w:val="right" w:leader="dot" w:pos="11690"/>
            </w:tabs>
            <w:rPr>
              <w:rFonts w:asciiTheme="minorHAnsi" w:eastAsiaTheme="minorEastAsia" w:hAnsiTheme="minorHAnsi"/>
              <w:noProof/>
              <w:sz w:val="24"/>
              <w:szCs w:val="24"/>
              <w:lang w:val="en-IN" w:eastAsia="en-IN"/>
            </w:rPr>
          </w:pPr>
          <w:hyperlink w:anchor="_Toc213334205" w:history="1">
            <w:r w:rsidRPr="00C34F00">
              <w:rPr>
                <w:rStyle w:val="Hyperlink"/>
                <w:noProof/>
              </w:rPr>
              <w:t>Intelligent Advisor Panel</w:t>
            </w:r>
            <w:r>
              <w:rPr>
                <w:noProof/>
                <w:webHidden/>
              </w:rPr>
              <w:tab/>
            </w:r>
            <w:r>
              <w:rPr>
                <w:noProof/>
                <w:webHidden/>
              </w:rPr>
              <w:fldChar w:fldCharType="begin"/>
            </w:r>
            <w:r>
              <w:rPr>
                <w:noProof/>
                <w:webHidden/>
              </w:rPr>
              <w:instrText xml:space="preserve"> PAGEREF _Toc213334205 \h </w:instrText>
            </w:r>
            <w:r>
              <w:rPr>
                <w:noProof/>
                <w:webHidden/>
              </w:rPr>
            </w:r>
            <w:r>
              <w:rPr>
                <w:noProof/>
                <w:webHidden/>
              </w:rPr>
              <w:fldChar w:fldCharType="separate"/>
            </w:r>
            <w:r w:rsidR="007326F3">
              <w:rPr>
                <w:noProof/>
                <w:webHidden/>
              </w:rPr>
              <w:t>5</w:t>
            </w:r>
            <w:r>
              <w:rPr>
                <w:noProof/>
                <w:webHidden/>
              </w:rPr>
              <w:fldChar w:fldCharType="end"/>
            </w:r>
          </w:hyperlink>
        </w:p>
        <w:p w14:paraId="72517D7A" w14:textId="668A3A7E" w:rsidR="00A5752C" w:rsidRDefault="00A5752C">
          <w:pPr>
            <w:pStyle w:val="TOC3"/>
            <w:tabs>
              <w:tab w:val="right" w:leader="dot" w:pos="11690"/>
            </w:tabs>
            <w:rPr>
              <w:rFonts w:asciiTheme="minorHAnsi" w:eastAsiaTheme="minorEastAsia" w:hAnsiTheme="minorHAnsi"/>
              <w:noProof/>
              <w:sz w:val="24"/>
              <w:szCs w:val="24"/>
              <w:lang w:val="en-IN" w:eastAsia="en-IN"/>
            </w:rPr>
          </w:pPr>
          <w:hyperlink w:anchor="_Toc213334206" w:history="1">
            <w:r w:rsidRPr="00C34F00">
              <w:rPr>
                <w:rStyle w:val="Hyperlink"/>
                <w:noProof/>
              </w:rPr>
              <w:t>Digital Twin Assistant</w:t>
            </w:r>
            <w:r>
              <w:rPr>
                <w:noProof/>
                <w:webHidden/>
              </w:rPr>
              <w:tab/>
            </w:r>
            <w:r>
              <w:rPr>
                <w:noProof/>
                <w:webHidden/>
              </w:rPr>
              <w:fldChar w:fldCharType="begin"/>
            </w:r>
            <w:r>
              <w:rPr>
                <w:noProof/>
                <w:webHidden/>
              </w:rPr>
              <w:instrText xml:space="preserve"> PAGEREF _Toc213334206 \h </w:instrText>
            </w:r>
            <w:r>
              <w:rPr>
                <w:noProof/>
                <w:webHidden/>
              </w:rPr>
            </w:r>
            <w:r>
              <w:rPr>
                <w:noProof/>
                <w:webHidden/>
              </w:rPr>
              <w:fldChar w:fldCharType="separate"/>
            </w:r>
            <w:r w:rsidR="007326F3">
              <w:rPr>
                <w:noProof/>
                <w:webHidden/>
              </w:rPr>
              <w:t>5</w:t>
            </w:r>
            <w:r>
              <w:rPr>
                <w:noProof/>
                <w:webHidden/>
              </w:rPr>
              <w:fldChar w:fldCharType="end"/>
            </w:r>
          </w:hyperlink>
        </w:p>
        <w:p w14:paraId="3B479307" w14:textId="02A9BBFC" w:rsidR="00A5752C" w:rsidRDefault="00A5752C">
          <w:pPr>
            <w:pStyle w:val="TOC1"/>
            <w:tabs>
              <w:tab w:val="right" w:leader="dot" w:pos="11690"/>
            </w:tabs>
            <w:rPr>
              <w:rFonts w:asciiTheme="minorHAnsi" w:eastAsiaTheme="minorEastAsia" w:hAnsiTheme="minorHAnsi"/>
              <w:noProof/>
              <w:sz w:val="24"/>
              <w:szCs w:val="24"/>
              <w:lang w:val="en-IN" w:eastAsia="en-IN"/>
            </w:rPr>
          </w:pPr>
          <w:hyperlink w:anchor="_Toc213334207" w:history="1">
            <w:r w:rsidRPr="00C34F00">
              <w:rPr>
                <w:rStyle w:val="Hyperlink"/>
                <w:noProof/>
              </w:rPr>
              <w:t>Usage</w:t>
            </w:r>
            <w:r>
              <w:rPr>
                <w:noProof/>
                <w:webHidden/>
              </w:rPr>
              <w:tab/>
            </w:r>
            <w:r>
              <w:rPr>
                <w:noProof/>
                <w:webHidden/>
              </w:rPr>
              <w:fldChar w:fldCharType="begin"/>
            </w:r>
            <w:r>
              <w:rPr>
                <w:noProof/>
                <w:webHidden/>
              </w:rPr>
              <w:instrText xml:space="preserve"> PAGEREF _Toc213334207 \h </w:instrText>
            </w:r>
            <w:r>
              <w:rPr>
                <w:noProof/>
                <w:webHidden/>
              </w:rPr>
            </w:r>
            <w:r>
              <w:rPr>
                <w:noProof/>
                <w:webHidden/>
              </w:rPr>
              <w:fldChar w:fldCharType="separate"/>
            </w:r>
            <w:r w:rsidR="007326F3">
              <w:rPr>
                <w:noProof/>
                <w:webHidden/>
              </w:rPr>
              <w:t>6</w:t>
            </w:r>
            <w:r>
              <w:rPr>
                <w:noProof/>
                <w:webHidden/>
              </w:rPr>
              <w:fldChar w:fldCharType="end"/>
            </w:r>
          </w:hyperlink>
        </w:p>
        <w:p w14:paraId="43E047FD" w14:textId="650989BB" w:rsidR="00A5752C" w:rsidRDefault="00A5752C">
          <w:pPr>
            <w:pStyle w:val="TOC2"/>
            <w:tabs>
              <w:tab w:val="right" w:leader="dot" w:pos="11690"/>
            </w:tabs>
            <w:rPr>
              <w:rFonts w:asciiTheme="minorHAnsi" w:eastAsiaTheme="minorEastAsia" w:hAnsiTheme="minorHAnsi"/>
              <w:noProof/>
              <w:sz w:val="24"/>
              <w:szCs w:val="24"/>
              <w:lang w:val="en-IN" w:eastAsia="en-IN"/>
            </w:rPr>
          </w:pPr>
          <w:hyperlink w:anchor="_Toc213334208" w:history="1">
            <w:r w:rsidRPr="00C34F00">
              <w:rPr>
                <w:rStyle w:val="Hyperlink"/>
                <w:noProof/>
                <w:lang w:val="en-GB"/>
              </w:rPr>
              <w:t>Access</w:t>
            </w:r>
            <w:r>
              <w:rPr>
                <w:noProof/>
                <w:webHidden/>
              </w:rPr>
              <w:tab/>
            </w:r>
            <w:r>
              <w:rPr>
                <w:noProof/>
                <w:webHidden/>
              </w:rPr>
              <w:fldChar w:fldCharType="begin"/>
            </w:r>
            <w:r>
              <w:rPr>
                <w:noProof/>
                <w:webHidden/>
              </w:rPr>
              <w:instrText xml:space="preserve"> PAGEREF _Toc213334208 \h </w:instrText>
            </w:r>
            <w:r>
              <w:rPr>
                <w:noProof/>
                <w:webHidden/>
              </w:rPr>
            </w:r>
            <w:r>
              <w:rPr>
                <w:noProof/>
                <w:webHidden/>
              </w:rPr>
              <w:fldChar w:fldCharType="separate"/>
            </w:r>
            <w:r w:rsidR="007326F3">
              <w:rPr>
                <w:noProof/>
                <w:webHidden/>
              </w:rPr>
              <w:t>6</w:t>
            </w:r>
            <w:r>
              <w:rPr>
                <w:noProof/>
                <w:webHidden/>
              </w:rPr>
              <w:fldChar w:fldCharType="end"/>
            </w:r>
          </w:hyperlink>
        </w:p>
        <w:p w14:paraId="0E368397" w14:textId="2467FBEF" w:rsidR="00A5752C" w:rsidRDefault="00A5752C">
          <w:pPr>
            <w:pStyle w:val="TOC2"/>
            <w:tabs>
              <w:tab w:val="right" w:leader="dot" w:pos="11690"/>
            </w:tabs>
            <w:rPr>
              <w:rFonts w:asciiTheme="minorHAnsi" w:eastAsiaTheme="minorEastAsia" w:hAnsiTheme="minorHAnsi"/>
              <w:noProof/>
              <w:sz w:val="24"/>
              <w:szCs w:val="24"/>
              <w:lang w:val="en-IN" w:eastAsia="en-IN"/>
            </w:rPr>
          </w:pPr>
          <w:hyperlink w:anchor="_Toc213334209" w:history="1">
            <w:r w:rsidRPr="00C34F00">
              <w:rPr>
                <w:rStyle w:val="Hyperlink"/>
                <w:noProof/>
              </w:rPr>
              <w:t>Configuration</w:t>
            </w:r>
            <w:r>
              <w:rPr>
                <w:noProof/>
                <w:webHidden/>
              </w:rPr>
              <w:tab/>
            </w:r>
            <w:r>
              <w:rPr>
                <w:noProof/>
                <w:webHidden/>
              </w:rPr>
              <w:fldChar w:fldCharType="begin"/>
            </w:r>
            <w:r>
              <w:rPr>
                <w:noProof/>
                <w:webHidden/>
              </w:rPr>
              <w:instrText xml:space="preserve"> PAGEREF _Toc213334209 \h </w:instrText>
            </w:r>
            <w:r>
              <w:rPr>
                <w:noProof/>
                <w:webHidden/>
              </w:rPr>
            </w:r>
            <w:r>
              <w:rPr>
                <w:noProof/>
                <w:webHidden/>
              </w:rPr>
              <w:fldChar w:fldCharType="separate"/>
            </w:r>
            <w:r w:rsidR="007326F3">
              <w:rPr>
                <w:noProof/>
                <w:webHidden/>
              </w:rPr>
              <w:t>6</w:t>
            </w:r>
            <w:r>
              <w:rPr>
                <w:noProof/>
                <w:webHidden/>
              </w:rPr>
              <w:fldChar w:fldCharType="end"/>
            </w:r>
          </w:hyperlink>
        </w:p>
        <w:p w14:paraId="5C62E0B1" w14:textId="509C279D" w:rsidR="00A5752C" w:rsidRDefault="00A5752C">
          <w:pPr>
            <w:pStyle w:val="TOC2"/>
            <w:tabs>
              <w:tab w:val="right" w:leader="dot" w:pos="11690"/>
            </w:tabs>
            <w:rPr>
              <w:rFonts w:asciiTheme="minorHAnsi" w:eastAsiaTheme="minorEastAsia" w:hAnsiTheme="minorHAnsi"/>
              <w:noProof/>
              <w:sz w:val="24"/>
              <w:szCs w:val="24"/>
              <w:lang w:val="en-IN" w:eastAsia="en-IN"/>
            </w:rPr>
          </w:pPr>
          <w:hyperlink w:anchor="_Toc213334210" w:history="1">
            <w:r w:rsidRPr="00C34F00">
              <w:rPr>
                <w:rStyle w:val="Hyperlink"/>
                <w:noProof/>
                <w:lang w:val="en-GB"/>
              </w:rPr>
              <w:t>Details</w:t>
            </w:r>
            <w:r>
              <w:rPr>
                <w:noProof/>
                <w:webHidden/>
              </w:rPr>
              <w:tab/>
            </w:r>
            <w:r>
              <w:rPr>
                <w:noProof/>
                <w:webHidden/>
              </w:rPr>
              <w:fldChar w:fldCharType="begin"/>
            </w:r>
            <w:r>
              <w:rPr>
                <w:noProof/>
                <w:webHidden/>
              </w:rPr>
              <w:instrText xml:space="preserve"> PAGEREF _Toc213334210 \h </w:instrText>
            </w:r>
            <w:r>
              <w:rPr>
                <w:noProof/>
                <w:webHidden/>
              </w:rPr>
            </w:r>
            <w:r>
              <w:rPr>
                <w:noProof/>
                <w:webHidden/>
              </w:rPr>
              <w:fldChar w:fldCharType="separate"/>
            </w:r>
            <w:r w:rsidR="007326F3">
              <w:rPr>
                <w:noProof/>
                <w:webHidden/>
              </w:rPr>
              <w:t>7</w:t>
            </w:r>
            <w:r>
              <w:rPr>
                <w:noProof/>
                <w:webHidden/>
              </w:rPr>
              <w:fldChar w:fldCharType="end"/>
            </w:r>
          </w:hyperlink>
        </w:p>
        <w:p w14:paraId="41325065" w14:textId="2FC0E73E" w:rsidR="006147BB" w:rsidRPr="006147BB" w:rsidRDefault="000A704F" w:rsidP="004E6FCD">
          <w:pPr>
            <w:sectPr w:rsidR="006147BB" w:rsidRPr="006147BB" w:rsidSect="00C80C84">
              <w:pgSz w:w="23040" w:h="15840" w:orient="landscape" w:code="1"/>
              <w:pgMar w:top="1440" w:right="5670" w:bottom="1440" w:left="5670" w:header="720" w:footer="720" w:gutter="0"/>
              <w:cols w:space="720"/>
              <w:docGrid w:linePitch="360"/>
            </w:sectPr>
          </w:pPr>
          <w:r>
            <w:rPr>
              <w:b/>
              <w:bCs/>
              <w:noProof/>
            </w:rPr>
            <w:fldChar w:fldCharType="end"/>
          </w:r>
        </w:p>
      </w:sdtContent>
    </w:sdt>
    <w:p w14:paraId="391089D2" w14:textId="33750061" w:rsidR="0028310F" w:rsidRPr="00292ED3" w:rsidRDefault="0028310F" w:rsidP="007A355C">
      <w:pPr>
        <w:pStyle w:val="Heading1"/>
      </w:pPr>
      <w:bookmarkStart w:id="4" w:name="_Toc213334194"/>
      <w:r w:rsidRPr="00292ED3">
        <w:lastRenderedPageBreak/>
        <w:t>Introduction</w:t>
      </w:r>
      <w:bookmarkEnd w:id="3"/>
      <w:bookmarkEnd w:id="4"/>
    </w:p>
    <w:p w14:paraId="30EAD74D" w14:textId="77777777" w:rsidR="004E707E" w:rsidRDefault="004E707E" w:rsidP="004E707E">
      <w:pPr>
        <w:sectPr w:rsidR="004E707E" w:rsidSect="004E707E">
          <w:pgSz w:w="23040" w:h="15840" w:orient="landscape" w:code="1"/>
          <w:pgMar w:top="1440" w:right="1440" w:bottom="1440" w:left="1440" w:header="720" w:footer="720" w:gutter="0"/>
          <w:cols w:space="720"/>
          <w:docGrid w:linePitch="360"/>
        </w:sectPr>
      </w:pPr>
    </w:p>
    <w:p w14:paraId="68897662" w14:textId="77777777" w:rsidR="004E707E" w:rsidRDefault="0028310F" w:rsidP="004E707E">
      <w:r w:rsidRPr="004E707E">
        <w:t>Accenture Operations Twin (AOT) is a collection of software accelerators and tools that can be assembled to deliver client solutions. AOT accelerates the integration of product, process, and live data from disparate IT and OT systems, creating a comprehensive and contextualized view of operations to enable better decisions and optimized processes.</w:t>
      </w:r>
    </w:p>
    <w:p w14:paraId="24E4F7CD" w14:textId="7B9364A2" w:rsidR="004E707E" w:rsidRDefault="004E707E" w:rsidP="004E707E">
      <w:pPr>
        <w:pStyle w:val="Heading2"/>
      </w:pPr>
      <w:bookmarkStart w:id="5" w:name="_Feature_List"/>
      <w:bookmarkStart w:id="6" w:name="_Toc213334195"/>
      <w:bookmarkStart w:id="7" w:name="_Toc103324192"/>
      <w:bookmarkEnd w:id="5"/>
      <w:r>
        <w:t>Purpose</w:t>
      </w:r>
      <w:bookmarkEnd w:id="6"/>
    </w:p>
    <w:p w14:paraId="15488422" w14:textId="5DDF671A" w:rsidR="0093278C" w:rsidRPr="0093278C" w:rsidRDefault="0093278C" w:rsidP="00761B26">
      <w:pPr>
        <w:rPr>
          <w:b/>
          <w:bCs/>
        </w:rPr>
      </w:pPr>
      <w:r w:rsidRPr="0093278C">
        <w:t xml:space="preserve">This guide explains how to use </w:t>
      </w:r>
      <w:r w:rsidR="00B17394" w:rsidRPr="0093278C">
        <w:t>Expert</w:t>
      </w:r>
      <w:r w:rsidRPr="0093278C">
        <w:t xml:space="preserve"> Knowledge functionality in AOT</w:t>
      </w:r>
      <w:r w:rsidR="00811A23">
        <w:t>. It</w:t>
      </w:r>
      <w:r w:rsidRPr="0093278C">
        <w:t xml:space="preserve"> covers the following:</w:t>
      </w:r>
    </w:p>
    <w:p w14:paraId="1A01CA78" w14:textId="51F0AB24" w:rsidR="0093278C" w:rsidRPr="00184C8E" w:rsidRDefault="0093278C" w:rsidP="00D876F9">
      <w:pPr>
        <w:pStyle w:val="ListParagraph"/>
        <w:numPr>
          <w:ilvl w:val="0"/>
          <w:numId w:val="12"/>
        </w:numPr>
        <w:spacing w:before="40" w:after="40"/>
      </w:pPr>
      <w:r w:rsidRPr="00184C8E">
        <w:t>Capturing and documenting expert knowledge</w:t>
      </w:r>
    </w:p>
    <w:p w14:paraId="51C12753" w14:textId="18E27333" w:rsidR="0093278C" w:rsidRPr="00184C8E" w:rsidRDefault="0093278C" w:rsidP="00D876F9">
      <w:pPr>
        <w:pStyle w:val="ListParagraph"/>
        <w:numPr>
          <w:ilvl w:val="0"/>
          <w:numId w:val="12"/>
        </w:numPr>
        <w:spacing w:before="40" w:after="40"/>
      </w:pPr>
      <w:r w:rsidRPr="00184C8E">
        <w:t>Validating</w:t>
      </w:r>
      <w:r w:rsidR="00B80CB8">
        <w:t xml:space="preserve"> the</w:t>
      </w:r>
      <w:r w:rsidRPr="00184C8E">
        <w:t xml:space="preserve"> submissions</w:t>
      </w:r>
    </w:p>
    <w:p w14:paraId="7A0E6ACC" w14:textId="426A2D51" w:rsidR="0093278C" w:rsidRPr="00184C8E" w:rsidRDefault="0093278C" w:rsidP="00D876F9">
      <w:pPr>
        <w:pStyle w:val="ListParagraph"/>
        <w:numPr>
          <w:ilvl w:val="0"/>
          <w:numId w:val="12"/>
        </w:numPr>
        <w:spacing w:before="40" w:after="40"/>
      </w:pPr>
      <w:r w:rsidRPr="00184C8E">
        <w:t>Reviewing and approving entries</w:t>
      </w:r>
    </w:p>
    <w:p w14:paraId="16241789" w14:textId="7E594255" w:rsidR="0093278C" w:rsidRPr="00184C8E" w:rsidRDefault="0093278C" w:rsidP="00D876F9">
      <w:pPr>
        <w:pStyle w:val="ListParagraph"/>
        <w:numPr>
          <w:ilvl w:val="0"/>
          <w:numId w:val="12"/>
        </w:numPr>
        <w:spacing w:before="40" w:after="40"/>
      </w:pPr>
      <w:r w:rsidRPr="00184C8E">
        <w:t>Accessing validated knowledge within AOT’s Recommendation Framework</w:t>
      </w:r>
    </w:p>
    <w:p w14:paraId="2821E777" w14:textId="3AAB66D2" w:rsidR="0028310F" w:rsidRDefault="0095193D" w:rsidP="0028310F">
      <w:pPr>
        <w:pStyle w:val="Heading2"/>
      </w:pPr>
      <w:r>
        <w:br w:type="column"/>
      </w:r>
      <w:bookmarkStart w:id="8" w:name="_Toc213334196"/>
      <w:r w:rsidR="0028310F">
        <w:t>Target Audience</w:t>
      </w:r>
      <w:bookmarkEnd w:id="7"/>
      <w:bookmarkEnd w:id="8"/>
    </w:p>
    <w:p w14:paraId="350D1BF8" w14:textId="6AB0D2FA" w:rsidR="0028310F" w:rsidRDefault="0028310F" w:rsidP="000A537D">
      <w:pPr>
        <w:pStyle w:val="ListParagraph"/>
        <w:numPr>
          <w:ilvl w:val="0"/>
          <w:numId w:val="12"/>
        </w:numPr>
        <w:spacing w:before="40" w:after="40"/>
      </w:pPr>
      <w:r>
        <w:t xml:space="preserve">Plant </w:t>
      </w:r>
      <w:r w:rsidR="00D36D74">
        <w:t>Manager</w:t>
      </w:r>
    </w:p>
    <w:p w14:paraId="37B975F4" w14:textId="4A44B01C" w:rsidR="0028310F" w:rsidRDefault="0028310F" w:rsidP="000A537D">
      <w:pPr>
        <w:pStyle w:val="ListParagraph"/>
        <w:numPr>
          <w:ilvl w:val="0"/>
          <w:numId w:val="12"/>
        </w:numPr>
        <w:spacing w:before="40" w:after="40"/>
      </w:pPr>
      <w:r>
        <w:t>Maintenance personnel</w:t>
      </w:r>
    </w:p>
    <w:p w14:paraId="6DEFEC28" w14:textId="1C87F6CD" w:rsidR="15955464" w:rsidRPr="00605D43" w:rsidRDefault="15955464" w:rsidP="000A537D">
      <w:pPr>
        <w:pStyle w:val="ListParagraph"/>
        <w:numPr>
          <w:ilvl w:val="0"/>
          <w:numId w:val="12"/>
        </w:numPr>
        <w:spacing w:before="40" w:after="40"/>
      </w:pPr>
      <w:r w:rsidRPr="00605D43">
        <w:t>Business Analyst</w:t>
      </w:r>
    </w:p>
    <w:p w14:paraId="3B7124B9" w14:textId="7FF285D2" w:rsidR="15955464" w:rsidRPr="00605D43" w:rsidRDefault="15955464" w:rsidP="000A537D">
      <w:pPr>
        <w:pStyle w:val="ListParagraph"/>
        <w:numPr>
          <w:ilvl w:val="0"/>
          <w:numId w:val="12"/>
        </w:numPr>
        <w:spacing w:before="40" w:after="40"/>
      </w:pPr>
      <w:r w:rsidRPr="00605D43">
        <w:t>End users of AOT</w:t>
      </w:r>
    </w:p>
    <w:p w14:paraId="50EE0E29" w14:textId="532F8FD0" w:rsidR="00A04679" w:rsidRDefault="00A04679" w:rsidP="00381FDB">
      <w:pPr>
        <w:pStyle w:val="Heading2"/>
      </w:pPr>
      <w:bookmarkStart w:id="9" w:name="_Toc213334197"/>
      <w:bookmarkStart w:id="10" w:name="_Toc103324194"/>
      <w:r>
        <w:t>Prerequisites</w:t>
      </w:r>
      <w:bookmarkEnd w:id="9"/>
    </w:p>
    <w:p w14:paraId="219CCF43" w14:textId="138DBA3A" w:rsidR="00A04679" w:rsidRDefault="00A04679" w:rsidP="000A537D">
      <w:pPr>
        <w:pStyle w:val="ListParagraph"/>
        <w:numPr>
          <w:ilvl w:val="0"/>
          <w:numId w:val="33"/>
        </w:numPr>
        <w:spacing w:before="40" w:after="40"/>
      </w:pPr>
      <w:r>
        <w:t>Familiarity with the AOT application</w:t>
      </w:r>
    </w:p>
    <w:p w14:paraId="7DF44D3D" w14:textId="27FDD495" w:rsidR="001D366F" w:rsidRDefault="001D366F" w:rsidP="000A537D">
      <w:pPr>
        <w:pStyle w:val="ListParagraph"/>
        <w:numPr>
          <w:ilvl w:val="0"/>
          <w:numId w:val="33"/>
        </w:numPr>
        <w:spacing w:before="40" w:after="40"/>
      </w:pPr>
      <w:r>
        <w:t>Access to the Intelligent Advisor application</w:t>
      </w:r>
    </w:p>
    <w:p w14:paraId="6454C821" w14:textId="29AE5179" w:rsidR="00A04679" w:rsidRPr="00A04679" w:rsidRDefault="00A04679" w:rsidP="000A537D">
      <w:pPr>
        <w:pStyle w:val="ListParagraph"/>
        <w:numPr>
          <w:ilvl w:val="0"/>
          <w:numId w:val="33"/>
        </w:numPr>
        <w:spacing w:before="40" w:after="40"/>
      </w:pPr>
      <w:r>
        <w:t>Validato</w:t>
      </w:r>
      <w:r w:rsidR="00857D08">
        <w:t>r_ExpertKnowledge role must be assigned to the user to view and configure</w:t>
      </w:r>
      <w:r w:rsidR="006D34FB">
        <w:t xml:space="preserve"> Expert Knowledge</w:t>
      </w:r>
    </w:p>
    <w:p w14:paraId="05211EB7" w14:textId="66CC9146" w:rsidR="00F56083" w:rsidRPr="00381FDB" w:rsidRDefault="0028310F" w:rsidP="00381FDB">
      <w:pPr>
        <w:pStyle w:val="Heading2"/>
      </w:pPr>
      <w:bookmarkStart w:id="11" w:name="_Toc213334198"/>
      <w:r>
        <w:t>Contact</w:t>
      </w:r>
      <w:bookmarkEnd w:id="10"/>
      <w:bookmarkEnd w:id="11"/>
    </w:p>
    <w:p w14:paraId="411E3BE8" w14:textId="69008457" w:rsidR="00C87C06" w:rsidRPr="00F56083" w:rsidRDefault="00495CC6" w:rsidP="00495CC6">
      <w:pPr>
        <w:numPr>
          <w:ilvl w:val="0"/>
          <w:numId w:val="10"/>
        </w:numPr>
        <w:spacing w:before="40" w:after="40"/>
        <w:rPr>
          <w:rStyle w:val="Hyperlink"/>
        </w:rPr>
      </w:pPr>
      <w:hyperlink r:id="rId15" w:history="1">
        <w:r w:rsidRPr="007E164A">
          <w:rPr>
            <w:rStyle w:val="Hyperlink"/>
          </w:rPr>
          <w:t>judit-kinga.zoltani@accenture.com</w:t>
        </w:r>
      </w:hyperlink>
      <w:r>
        <w:t xml:space="preserve"> </w:t>
      </w:r>
    </w:p>
    <w:p w14:paraId="0B0B4C24" w14:textId="77777777" w:rsidR="008D40B3" w:rsidRPr="008D40B3" w:rsidRDefault="008D40B3" w:rsidP="00495CC6">
      <w:pPr>
        <w:numPr>
          <w:ilvl w:val="0"/>
          <w:numId w:val="10"/>
        </w:numPr>
        <w:spacing w:before="40" w:after="40"/>
        <w:rPr>
          <w:szCs w:val="20"/>
          <w:lang w:val="de-DE"/>
        </w:rPr>
      </w:pPr>
      <w:r>
        <w:rPr>
          <w:szCs w:val="20"/>
          <w:lang w:val="de-DE"/>
        </w:rPr>
        <w:fldChar w:fldCharType="begin"/>
      </w:r>
      <w:r>
        <w:rPr>
          <w:szCs w:val="20"/>
          <w:lang w:val="de-DE"/>
        </w:rPr>
        <w:instrText>HYPERLINK "mailto:</w:instrText>
      </w:r>
      <w:r w:rsidRPr="008D40B3">
        <w:rPr>
          <w:szCs w:val="20"/>
          <w:lang w:val="de-DE"/>
        </w:rPr>
        <w:instrText>zainab.asgar.ali@accenture.com</w:instrText>
      </w:r>
    </w:p>
    <w:p w14:paraId="4B74C88F" w14:textId="77777777" w:rsidR="008D40B3" w:rsidRPr="00CF52FA" w:rsidRDefault="008D40B3" w:rsidP="00495CC6">
      <w:pPr>
        <w:numPr>
          <w:ilvl w:val="0"/>
          <w:numId w:val="10"/>
        </w:numPr>
        <w:spacing w:before="40" w:after="40"/>
        <w:rPr>
          <w:rStyle w:val="Hyperlink"/>
          <w:szCs w:val="20"/>
          <w:lang w:val="de-DE"/>
        </w:rPr>
      </w:pPr>
      <w:r>
        <w:rPr>
          <w:szCs w:val="20"/>
          <w:lang w:val="de-DE"/>
        </w:rPr>
        <w:instrText>"</w:instrText>
      </w:r>
      <w:r>
        <w:rPr>
          <w:szCs w:val="20"/>
          <w:lang w:val="de-DE"/>
        </w:rPr>
        <w:fldChar w:fldCharType="separate"/>
      </w:r>
      <w:r w:rsidRPr="00CF52FA">
        <w:rPr>
          <w:rStyle w:val="Hyperlink"/>
          <w:szCs w:val="20"/>
          <w:lang w:val="de-DE"/>
        </w:rPr>
        <w:t>zainab.asgar.ali@accenture.com</w:t>
      </w:r>
    </w:p>
    <w:p w14:paraId="79CA44BD" w14:textId="5A3EFABA" w:rsidR="007F59AE" w:rsidRDefault="008D40B3" w:rsidP="00495CC6">
      <w:pPr>
        <w:pStyle w:val="Heading2"/>
      </w:pPr>
      <w:r>
        <w:rPr>
          <w:szCs w:val="20"/>
          <w:lang w:val="de-DE"/>
        </w:rPr>
        <w:fldChar w:fldCharType="end"/>
      </w:r>
      <w:bookmarkStart w:id="12" w:name="_Toc190082538"/>
      <w:bookmarkStart w:id="13" w:name="_Toc213334199"/>
      <w:r w:rsidR="007F59AE">
        <w:t>Related Links</w:t>
      </w:r>
      <w:bookmarkEnd w:id="12"/>
      <w:bookmarkEnd w:id="13"/>
    </w:p>
    <w:p w14:paraId="49A29201" w14:textId="77777777" w:rsidR="007F59AE" w:rsidRDefault="007F59AE" w:rsidP="00495CC6">
      <w:pPr>
        <w:numPr>
          <w:ilvl w:val="0"/>
          <w:numId w:val="22"/>
        </w:numPr>
        <w:spacing w:before="40" w:after="40" w:line="254" w:lineRule="auto"/>
        <w:rPr>
          <w:rFonts w:cs="Times New Roman"/>
          <w:color w:val="0000FF"/>
          <w:u w:val="single"/>
        </w:rPr>
      </w:pPr>
      <w:hyperlink r:id="rId16" w:history="1">
        <w:r>
          <w:rPr>
            <w:rStyle w:val="Hyperlink"/>
            <w:rFonts w:cs="Times New Roman"/>
          </w:rPr>
          <w:t>AOT on Azure</w:t>
        </w:r>
      </w:hyperlink>
    </w:p>
    <w:p w14:paraId="7CC7FC56" w14:textId="77777777" w:rsidR="007F59AE" w:rsidRDefault="007F59AE" w:rsidP="00495CC6">
      <w:pPr>
        <w:numPr>
          <w:ilvl w:val="0"/>
          <w:numId w:val="22"/>
        </w:numPr>
        <w:spacing w:before="40" w:after="40" w:line="256" w:lineRule="auto"/>
        <w:rPr>
          <w:rFonts w:cs="Times New Roman"/>
          <w:color w:val="0000FF"/>
          <w:u w:val="single"/>
        </w:rPr>
      </w:pPr>
      <w:hyperlink r:id="rId17" w:history="1">
        <w:r>
          <w:rPr>
            <w:rStyle w:val="Hyperlink"/>
          </w:rPr>
          <w:t>AOT Documentation</w:t>
        </w:r>
      </w:hyperlink>
    </w:p>
    <w:p w14:paraId="1F28767D" w14:textId="77777777" w:rsidR="007F59AE" w:rsidRDefault="007F59AE" w:rsidP="00495CC6">
      <w:pPr>
        <w:numPr>
          <w:ilvl w:val="0"/>
          <w:numId w:val="22"/>
        </w:numPr>
        <w:spacing w:before="40" w:after="40" w:line="256" w:lineRule="auto"/>
        <w:rPr>
          <w:rFonts w:cs="Times New Roman"/>
          <w:color w:val="0000FF"/>
          <w:u w:val="single"/>
        </w:rPr>
      </w:pPr>
      <w:hyperlink r:id="rId18" w:history="1">
        <w:r>
          <w:rPr>
            <w:rStyle w:val="Hyperlink"/>
          </w:rPr>
          <w:t>Release Notes</w:t>
        </w:r>
      </w:hyperlink>
    </w:p>
    <w:p w14:paraId="76E80E87" w14:textId="77777777" w:rsidR="0028310F" w:rsidRDefault="0028310F" w:rsidP="00865A7E">
      <w:pPr>
        <w:rPr>
          <w:rFonts w:cs="Times New Roman"/>
          <w:color w:val="0000FF"/>
          <w:u w:val="single"/>
        </w:rPr>
      </w:pPr>
    </w:p>
    <w:p w14:paraId="730C5235" w14:textId="77777777" w:rsidR="00865A7E" w:rsidRDefault="00865A7E" w:rsidP="00865A7E">
      <w:pPr>
        <w:rPr>
          <w:rFonts w:cs="Times New Roman"/>
          <w:color w:val="0000FF"/>
          <w:u w:val="single"/>
        </w:rPr>
        <w:sectPr w:rsidR="00865A7E" w:rsidSect="004E707E">
          <w:type w:val="continuous"/>
          <w:pgSz w:w="23040" w:h="15840" w:orient="landscape" w:code="1"/>
          <w:pgMar w:top="1440" w:right="1440" w:bottom="1440" w:left="1440" w:header="720" w:footer="720" w:gutter="0"/>
          <w:cols w:num="2" w:sep="1" w:space="1440"/>
          <w:docGrid w:linePitch="360"/>
        </w:sectPr>
      </w:pPr>
    </w:p>
    <w:p w14:paraId="364F2063" w14:textId="77777777" w:rsidR="00865A7E" w:rsidRDefault="000326DB" w:rsidP="000326DB">
      <w:pPr>
        <w:pStyle w:val="Heading2"/>
      </w:pPr>
      <w:bookmarkStart w:id="14" w:name="_Toc213334200"/>
      <w:r>
        <w:t>Glossary</w:t>
      </w:r>
      <w:bookmarkEnd w:id="14"/>
    </w:p>
    <w:tbl>
      <w:tblPr>
        <w:tblStyle w:val="TableGridLight"/>
        <w:tblW w:w="20245" w:type="dxa"/>
        <w:tblBorders>
          <w:top w:val="single" w:sz="4" w:space="0" w:color="E7E6E6" w:themeColor="background2"/>
          <w:left w:val="single" w:sz="4" w:space="0" w:color="E7E6E6" w:themeColor="background2"/>
          <w:bottom w:val="single" w:sz="4" w:space="0" w:color="E7E6E6" w:themeColor="background2"/>
          <w:right w:val="single" w:sz="4" w:space="0" w:color="E7E6E6" w:themeColor="background2"/>
          <w:insideH w:val="single" w:sz="4" w:space="0" w:color="E7E6E6" w:themeColor="background2"/>
          <w:insideV w:val="single" w:sz="4" w:space="0" w:color="E7E6E6" w:themeColor="background2"/>
        </w:tblBorders>
        <w:tblLook w:val="0420" w:firstRow="1" w:lastRow="0" w:firstColumn="0" w:lastColumn="0" w:noHBand="0" w:noVBand="1"/>
      </w:tblPr>
      <w:tblGrid>
        <w:gridCol w:w="3595"/>
        <w:gridCol w:w="16650"/>
      </w:tblGrid>
      <w:tr w:rsidR="00022D04" w:rsidRPr="00022D04" w14:paraId="55A184C8" w14:textId="77777777" w:rsidTr="008A295C">
        <w:tc>
          <w:tcPr>
            <w:tcW w:w="3595" w:type="dxa"/>
            <w:shd w:val="clear" w:color="auto" w:fill="D9D9D9" w:themeFill="background1" w:themeFillShade="D9"/>
          </w:tcPr>
          <w:p w14:paraId="52CF372A" w14:textId="306FD87B" w:rsidR="00022D04" w:rsidRPr="008A295C" w:rsidRDefault="00022D04" w:rsidP="000A537D">
            <w:pPr>
              <w:spacing w:before="40" w:after="40"/>
              <w:rPr>
                <w:b/>
                <w:color w:val="000000" w:themeColor="text1"/>
              </w:rPr>
            </w:pPr>
            <w:r w:rsidRPr="008A295C">
              <w:rPr>
                <w:b/>
                <w:color w:val="000000" w:themeColor="text1"/>
              </w:rPr>
              <w:t>Term</w:t>
            </w:r>
          </w:p>
        </w:tc>
        <w:tc>
          <w:tcPr>
            <w:tcW w:w="16650" w:type="dxa"/>
            <w:shd w:val="clear" w:color="auto" w:fill="D9D9D9" w:themeFill="background1" w:themeFillShade="D9"/>
          </w:tcPr>
          <w:p w14:paraId="72843992" w14:textId="4DD0A8C5" w:rsidR="00022D04" w:rsidRPr="008A295C" w:rsidRDefault="00022D04" w:rsidP="000A537D">
            <w:pPr>
              <w:spacing w:before="40" w:after="40"/>
              <w:rPr>
                <w:b/>
                <w:color w:val="000000" w:themeColor="text1"/>
              </w:rPr>
            </w:pPr>
            <w:r w:rsidRPr="008A295C">
              <w:rPr>
                <w:b/>
                <w:color w:val="000000" w:themeColor="text1"/>
              </w:rPr>
              <w:t>Definition</w:t>
            </w:r>
          </w:p>
        </w:tc>
      </w:tr>
      <w:tr w:rsidR="009E6723" w:rsidRPr="00022D04" w14:paraId="199D9381" w14:textId="77777777" w:rsidTr="008A295C">
        <w:tc>
          <w:tcPr>
            <w:tcW w:w="3595" w:type="dxa"/>
          </w:tcPr>
          <w:p w14:paraId="22B3A9EC" w14:textId="75006362" w:rsidR="009E6723" w:rsidRDefault="009E6723" w:rsidP="000A537D">
            <w:pPr>
              <w:spacing w:before="40" w:after="40"/>
            </w:pPr>
            <w:r>
              <w:t>AOT</w:t>
            </w:r>
          </w:p>
        </w:tc>
        <w:tc>
          <w:tcPr>
            <w:tcW w:w="16650" w:type="dxa"/>
          </w:tcPr>
          <w:p w14:paraId="618A81AC" w14:textId="2AF1999E" w:rsidR="009E6723" w:rsidRDefault="009E6723" w:rsidP="000A537D">
            <w:pPr>
              <w:spacing w:before="40" w:after="40"/>
            </w:pPr>
            <w:r>
              <w:t>Accenture Operations Twin</w:t>
            </w:r>
          </w:p>
        </w:tc>
      </w:tr>
      <w:tr w:rsidR="009E6723" w:rsidRPr="00022D04" w14:paraId="2FDE0D33" w14:textId="77777777" w:rsidTr="008A295C">
        <w:tc>
          <w:tcPr>
            <w:tcW w:w="3595" w:type="dxa"/>
          </w:tcPr>
          <w:p w14:paraId="390DB997" w14:textId="7A6693F1" w:rsidR="009E6723" w:rsidRDefault="009E6723" w:rsidP="000A537D">
            <w:pPr>
              <w:spacing w:before="40" w:after="40"/>
            </w:pPr>
            <w:r>
              <w:t>DTA</w:t>
            </w:r>
          </w:p>
        </w:tc>
        <w:tc>
          <w:tcPr>
            <w:tcW w:w="16650" w:type="dxa"/>
          </w:tcPr>
          <w:p w14:paraId="5E95B217" w14:textId="53C1A8F4" w:rsidR="009E6723" w:rsidRDefault="00661786" w:rsidP="000A537D">
            <w:pPr>
              <w:spacing w:before="40" w:after="40"/>
            </w:pPr>
            <w:r>
              <w:t xml:space="preserve">Digital Twin Assistant – a </w:t>
            </w:r>
            <w:r w:rsidR="009E6723">
              <w:t>chatbot feature in AOT that answers templatized queries</w:t>
            </w:r>
          </w:p>
        </w:tc>
      </w:tr>
      <w:tr w:rsidR="009E6723" w:rsidRPr="00022D04" w14:paraId="5CA0F037" w14:textId="77777777" w:rsidTr="008A295C">
        <w:tc>
          <w:tcPr>
            <w:tcW w:w="3595" w:type="dxa"/>
          </w:tcPr>
          <w:p w14:paraId="3F91DEBF" w14:textId="32C2C74F" w:rsidR="009E6723" w:rsidRDefault="009E6723" w:rsidP="000A537D">
            <w:pPr>
              <w:spacing w:before="40" w:after="40"/>
            </w:pPr>
            <w:r>
              <w:t>IA</w:t>
            </w:r>
          </w:p>
        </w:tc>
        <w:tc>
          <w:tcPr>
            <w:tcW w:w="16650" w:type="dxa"/>
          </w:tcPr>
          <w:p w14:paraId="5A1B1928" w14:textId="4ED62E1D" w:rsidR="009E6723" w:rsidRDefault="009E6723" w:rsidP="000A537D">
            <w:pPr>
              <w:spacing w:before="40" w:after="40"/>
            </w:pPr>
            <w:r>
              <w:t>Intelligent Advisor</w:t>
            </w:r>
          </w:p>
        </w:tc>
      </w:tr>
      <w:tr w:rsidR="00022D04" w:rsidRPr="00022D04" w14:paraId="62E6601E" w14:textId="77777777" w:rsidTr="008A295C">
        <w:tc>
          <w:tcPr>
            <w:tcW w:w="3595" w:type="dxa"/>
          </w:tcPr>
          <w:p w14:paraId="3DE733E8" w14:textId="0CBC0758" w:rsidR="00022D04" w:rsidRDefault="0046479F" w:rsidP="000A537D">
            <w:pPr>
              <w:spacing w:before="40" w:after="40"/>
            </w:pPr>
            <w:r>
              <w:t>Expert Knowledge</w:t>
            </w:r>
          </w:p>
        </w:tc>
        <w:tc>
          <w:tcPr>
            <w:tcW w:w="16650" w:type="dxa"/>
          </w:tcPr>
          <w:p w14:paraId="69BF171B" w14:textId="2376B73A" w:rsidR="00022D04" w:rsidRDefault="00FB0E3D" w:rsidP="000A537D">
            <w:pPr>
              <w:spacing w:before="40" w:after="40"/>
            </w:pPr>
            <w:r>
              <w:t>It is</w:t>
            </w:r>
            <w:r w:rsidR="00C501F6">
              <w:t xml:space="preserve"> the</w:t>
            </w:r>
            <w:r w:rsidR="00E5794D">
              <w:t xml:space="preserve"> text and image based</w:t>
            </w:r>
            <w:r>
              <w:t xml:space="preserve"> </w:t>
            </w:r>
            <w:r w:rsidRPr="00FB0E3D">
              <w:t>specialized insights, experience</w:t>
            </w:r>
            <w:r w:rsidR="00323D1B">
              <w:t>,</w:t>
            </w:r>
            <w:r w:rsidR="00E5794D">
              <w:t xml:space="preserve"> or </w:t>
            </w:r>
            <w:r w:rsidRPr="00FB0E3D">
              <w:t>best practices contributed by domain experts</w:t>
            </w:r>
            <w:r w:rsidR="004B582E">
              <w:t>.</w:t>
            </w:r>
          </w:p>
        </w:tc>
      </w:tr>
      <w:tr w:rsidR="00022D04" w:rsidRPr="00022D04" w14:paraId="19D09BF3" w14:textId="77777777" w:rsidTr="008A295C">
        <w:tc>
          <w:tcPr>
            <w:tcW w:w="3595" w:type="dxa"/>
          </w:tcPr>
          <w:p w14:paraId="3E307F6A" w14:textId="71924146" w:rsidR="00022D04" w:rsidRDefault="00EF1F20" w:rsidP="000A537D">
            <w:pPr>
              <w:spacing w:before="40" w:after="40"/>
            </w:pPr>
            <w:r>
              <w:t xml:space="preserve">Knowledge </w:t>
            </w:r>
            <w:r w:rsidR="00E5794D">
              <w:t>Validat</w:t>
            </w:r>
            <w:r>
              <w:t>or</w:t>
            </w:r>
          </w:p>
        </w:tc>
        <w:tc>
          <w:tcPr>
            <w:tcW w:w="16650" w:type="dxa"/>
          </w:tcPr>
          <w:p w14:paraId="6594D587" w14:textId="50E6F01C" w:rsidR="00022D04" w:rsidRDefault="00022D04" w:rsidP="000A537D">
            <w:pPr>
              <w:spacing w:before="40" w:after="40"/>
            </w:pPr>
            <w:r>
              <w:t xml:space="preserve">A </w:t>
            </w:r>
            <w:r w:rsidR="003D45C8">
              <w:t xml:space="preserve">user interface within the </w:t>
            </w:r>
            <w:r w:rsidR="003D30C1">
              <w:t>AOT</w:t>
            </w:r>
            <w:r w:rsidR="006D2B42">
              <w:t xml:space="preserve"> </w:t>
            </w:r>
            <w:r w:rsidR="00E768C5">
              <w:t xml:space="preserve">application </w:t>
            </w:r>
            <w:r w:rsidR="00323D1B">
              <w:t>to</w:t>
            </w:r>
            <w:r w:rsidR="00E768C5">
              <w:t xml:space="preserve"> approve/re</w:t>
            </w:r>
            <w:r w:rsidR="00C8098C">
              <w:t>ject the expert knowledge</w:t>
            </w:r>
            <w:r w:rsidR="004B582E">
              <w:t>.</w:t>
            </w:r>
          </w:p>
        </w:tc>
      </w:tr>
      <w:tr w:rsidR="00022D04" w:rsidRPr="00022D04" w14:paraId="491ED4A9" w14:textId="77777777" w:rsidTr="008A295C">
        <w:tc>
          <w:tcPr>
            <w:tcW w:w="3595" w:type="dxa"/>
          </w:tcPr>
          <w:p w14:paraId="592436DB" w14:textId="4CE0C712" w:rsidR="00022D04" w:rsidRDefault="00F13FEC" w:rsidP="000A537D">
            <w:pPr>
              <w:spacing w:before="40" w:after="40"/>
            </w:pPr>
            <w:r w:rsidRPr="00F13FEC">
              <w:t>Validator_ExpertKnowledge</w:t>
            </w:r>
          </w:p>
        </w:tc>
        <w:tc>
          <w:tcPr>
            <w:tcW w:w="16650" w:type="dxa"/>
          </w:tcPr>
          <w:p w14:paraId="5D596259" w14:textId="5F41AA40" w:rsidR="00022D04" w:rsidRDefault="00273D9F" w:rsidP="000A537D">
            <w:pPr>
              <w:spacing w:before="40" w:after="40"/>
            </w:pPr>
            <w:r w:rsidRPr="00273D9F">
              <w:t>A designated admin role responsible for reviewing, approving, or rejecting submitted expert knowledge entries</w:t>
            </w:r>
            <w:r w:rsidR="004B582E">
              <w:t>.</w:t>
            </w:r>
          </w:p>
        </w:tc>
      </w:tr>
      <w:tr w:rsidR="00022D04" w:rsidRPr="00022D04" w14:paraId="1CD5E835" w14:textId="77777777" w:rsidTr="008A295C">
        <w:tc>
          <w:tcPr>
            <w:tcW w:w="3595" w:type="dxa"/>
          </w:tcPr>
          <w:p w14:paraId="5ECE6E7F" w14:textId="26FD1AA4" w:rsidR="00022D04" w:rsidRDefault="007A05F1" w:rsidP="000A537D">
            <w:pPr>
              <w:spacing w:before="40" w:after="40"/>
            </w:pPr>
            <w:r>
              <w:t>Generate Recommendation</w:t>
            </w:r>
          </w:p>
        </w:tc>
        <w:tc>
          <w:tcPr>
            <w:tcW w:w="16650" w:type="dxa"/>
          </w:tcPr>
          <w:p w14:paraId="3071E7C9" w14:textId="2AFE5332" w:rsidR="00022D04" w:rsidRDefault="00D746D3" w:rsidP="000A537D">
            <w:pPr>
              <w:spacing w:before="40" w:after="40"/>
            </w:pPr>
            <w:r w:rsidRPr="00D746D3">
              <w:t>A</w:t>
            </w:r>
            <w:r w:rsidR="00577F48">
              <w:t xml:space="preserve"> button</w:t>
            </w:r>
            <w:r w:rsidRPr="00D746D3">
              <w:t xml:space="preserve"> used to generate recommendations based on approved expert knowledge related to similar insights</w:t>
            </w:r>
            <w:r w:rsidR="00022D04">
              <w:t>.</w:t>
            </w:r>
          </w:p>
        </w:tc>
      </w:tr>
    </w:tbl>
    <w:p w14:paraId="7104FCAA" w14:textId="2E812382" w:rsidR="000326DB" w:rsidRPr="00865A7E" w:rsidRDefault="000326DB" w:rsidP="00865A7E">
      <w:pPr>
        <w:rPr>
          <w:rFonts w:cs="Times New Roman"/>
          <w:color w:val="0000FF"/>
          <w:u w:val="single"/>
        </w:rPr>
        <w:sectPr w:rsidR="000326DB" w:rsidRPr="00865A7E" w:rsidSect="00865A7E">
          <w:type w:val="continuous"/>
          <w:pgSz w:w="23040" w:h="15840" w:orient="landscape" w:code="1"/>
          <w:pgMar w:top="1440" w:right="1440" w:bottom="1440" w:left="1440" w:header="720" w:footer="720" w:gutter="0"/>
          <w:cols w:sep="1" w:space="1440"/>
          <w:docGrid w:linePitch="360"/>
        </w:sectPr>
      </w:pPr>
    </w:p>
    <w:p w14:paraId="16420083" w14:textId="2C09C193" w:rsidR="005840C7" w:rsidRDefault="005840C7" w:rsidP="00631F1B">
      <w:pPr>
        <w:pStyle w:val="Heading1"/>
      </w:pPr>
      <w:bookmarkStart w:id="15" w:name="_Toc213334201"/>
      <w:r>
        <w:lastRenderedPageBreak/>
        <w:t>Background</w:t>
      </w:r>
      <w:bookmarkEnd w:id="15"/>
    </w:p>
    <w:p w14:paraId="76D18D7F" w14:textId="77777777" w:rsidR="009D330F" w:rsidRDefault="009D330F" w:rsidP="002E6276">
      <w:pPr>
        <w:rPr>
          <w:lang w:val="en-GB"/>
        </w:rPr>
        <w:sectPr w:rsidR="009D330F" w:rsidSect="00631F1B">
          <w:pgSz w:w="23040" w:h="15840" w:orient="landscape" w:code="1"/>
          <w:pgMar w:top="1440" w:right="1440" w:bottom="1440" w:left="1440" w:header="720" w:footer="720" w:gutter="0"/>
          <w:cols w:space="1440"/>
          <w:docGrid w:linePitch="360"/>
        </w:sectPr>
      </w:pPr>
    </w:p>
    <w:p w14:paraId="621C874E" w14:textId="05469F81" w:rsidR="002A7359" w:rsidRDefault="00ED48D1" w:rsidP="00060289">
      <w:pPr>
        <w:ind w:right="10800"/>
        <w:sectPr w:rsidR="002A7359" w:rsidSect="00060289">
          <w:type w:val="continuous"/>
          <w:pgSz w:w="23040" w:h="15840" w:orient="landscape" w:code="1"/>
          <w:pgMar w:top="1440" w:right="1440" w:bottom="1440" w:left="1440" w:header="720" w:footer="720" w:gutter="0"/>
          <w:cols w:space="720"/>
          <w:docGrid w:linePitch="360"/>
        </w:sectPr>
      </w:pPr>
      <w:r>
        <w:rPr>
          <w:lang w:val="en-GB"/>
        </w:rPr>
        <w:t xml:space="preserve">The </w:t>
      </w:r>
      <w:r w:rsidR="00FB41B1">
        <w:rPr>
          <w:lang w:val="en-GB"/>
        </w:rPr>
        <w:t xml:space="preserve">Knowledge Validator </w:t>
      </w:r>
      <w:r w:rsidR="00D249D0">
        <w:rPr>
          <w:lang w:val="en-GB"/>
        </w:rPr>
        <w:t xml:space="preserve">UI </w:t>
      </w:r>
      <w:r w:rsidR="00FB41B1">
        <w:rPr>
          <w:lang w:val="en-GB"/>
        </w:rPr>
        <w:t xml:space="preserve">is one </w:t>
      </w:r>
      <w:r w:rsidR="00D249D0">
        <w:rPr>
          <w:lang w:val="en-GB"/>
        </w:rPr>
        <w:t>part of</w:t>
      </w:r>
      <w:r w:rsidR="00FB41B1">
        <w:rPr>
          <w:lang w:val="en-GB"/>
        </w:rPr>
        <w:t xml:space="preserve"> </w:t>
      </w:r>
      <w:r w:rsidR="002E6276" w:rsidRPr="002E6276">
        <w:t>AOT’s Expert Knowledge component</w:t>
      </w:r>
      <w:r w:rsidR="00D249D0">
        <w:t>, which</w:t>
      </w:r>
      <w:r w:rsidR="002E6276" w:rsidRPr="002E6276">
        <w:t xml:space="preserve"> integrates human expertise with AI scalability to optimize productivity and support informed decision-making. This feature allows users to systematically capture, validate, and reuse expert insights within the AOT platform. Submissions are assessed by the Knowledge Validation Agent and </w:t>
      </w:r>
      <w:r w:rsidR="00EE0C01">
        <w:t xml:space="preserve">then </w:t>
      </w:r>
      <w:r w:rsidR="002E6276" w:rsidRPr="002E6276">
        <w:t xml:space="preserve">reviewed by an appointed </w:t>
      </w:r>
      <w:r w:rsidR="00EE0C01">
        <w:t xml:space="preserve">human </w:t>
      </w:r>
      <w:r w:rsidR="002E6276" w:rsidRPr="002E6276">
        <w:t>Validator. Upon successful validation, these insights become part of AOT’s Recommendation Framework, which delivers actionable guidance for comparable scenarios and fosters continuous operational improvement. The Expert Knowledge component provides a comprehensive process for capturing, documenting, and disseminating valuable operational insights, facilitating the preservation and application of effective solutions and best practices for future use across similar contexts.</w:t>
      </w:r>
      <w:r w:rsidR="00AA5151">
        <w:t xml:space="preserve"> The following sections describe how other AOT components are involved with Expert Knowledge.</w:t>
      </w:r>
    </w:p>
    <w:p w14:paraId="6ACD1AF9" w14:textId="77777777" w:rsidR="005835E2" w:rsidRDefault="005835E2" w:rsidP="00483D58">
      <w:pPr>
        <w:pStyle w:val="Heading2"/>
        <w:sectPr w:rsidR="005835E2" w:rsidSect="005835E2">
          <w:type w:val="continuous"/>
          <w:pgSz w:w="23040" w:h="15840" w:orient="landscape" w:code="1"/>
          <w:pgMar w:top="1440" w:right="1440" w:bottom="1440" w:left="1440" w:header="720" w:footer="720" w:gutter="0"/>
          <w:cols w:num="2" w:space="720"/>
          <w:docGrid w:linePitch="360"/>
        </w:sectPr>
      </w:pPr>
    </w:p>
    <w:p w14:paraId="0BF318E8" w14:textId="7B7F9E76" w:rsidR="00483D58" w:rsidRDefault="00483D58" w:rsidP="00483D58">
      <w:pPr>
        <w:pStyle w:val="Heading2"/>
      </w:pPr>
      <w:bookmarkStart w:id="16" w:name="_Toc213334202"/>
      <w:r>
        <w:t>Intelligent Advisor</w:t>
      </w:r>
      <w:bookmarkEnd w:id="16"/>
    </w:p>
    <w:p w14:paraId="1A6F3ECC" w14:textId="28602362" w:rsidR="00C81839" w:rsidRDefault="002E6276" w:rsidP="00C81839">
      <w:r w:rsidRPr="002E6276">
        <w:t xml:space="preserve">Intelligent Advisor (IA) users can submit expert knowledge during the closure of an Insight. When closing an insight, the Expert Knowledge tab appears in the edit panel where the details of an insight are entered. </w:t>
      </w:r>
      <w:r w:rsidR="00C81839">
        <w:t>Once a user submits expert knowledge from the Edit Insight panel, the information undergoes an automated validation process handled by the Knowledge Validation Agent. The agent evaluates the submitted content based on the following parameters:</w:t>
      </w:r>
    </w:p>
    <w:p w14:paraId="38C8C943" w14:textId="18FFFE94" w:rsidR="00C81839" w:rsidRDefault="00C81839" w:rsidP="000963C6">
      <w:pPr>
        <w:pStyle w:val="ListParagraph"/>
        <w:numPr>
          <w:ilvl w:val="0"/>
          <w:numId w:val="37"/>
        </w:numPr>
        <w:spacing w:before="40" w:after="40"/>
      </w:pPr>
      <w:r>
        <w:t>Toxicity</w:t>
      </w:r>
    </w:p>
    <w:p w14:paraId="09DDEF2D" w14:textId="4866C7C5" w:rsidR="00C81839" w:rsidRDefault="00C81839" w:rsidP="000963C6">
      <w:pPr>
        <w:pStyle w:val="ListParagraph"/>
        <w:numPr>
          <w:ilvl w:val="0"/>
          <w:numId w:val="37"/>
        </w:numPr>
        <w:spacing w:before="40" w:after="40"/>
      </w:pPr>
      <w:r>
        <w:t>Clarity</w:t>
      </w:r>
    </w:p>
    <w:p w14:paraId="222D510A" w14:textId="758E9115" w:rsidR="00C81839" w:rsidRDefault="00C81839" w:rsidP="000963C6">
      <w:pPr>
        <w:pStyle w:val="ListParagraph"/>
        <w:numPr>
          <w:ilvl w:val="0"/>
          <w:numId w:val="37"/>
        </w:numPr>
        <w:spacing w:before="40" w:after="40"/>
      </w:pPr>
      <w:r>
        <w:t>Professionalism</w:t>
      </w:r>
    </w:p>
    <w:p w14:paraId="3F8AAF3F" w14:textId="0EA553D2" w:rsidR="00C81839" w:rsidRDefault="00C81839" w:rsidP="000963C6">
      <w:pPr>
        <w:pStyle w:val="ListParagraph"/>
        <w:numPr>
          <w:ilvl w:val="0"/>
          <w:numId w:val="37"/>
        </w:numPr>
        <w:spacing w:before="40" w:after="40"/>
      </w:pPr>
      <w:r>
        <w:t>Action Oriented</w:t>
      </w:r>
    </w:p>
    <w:p w14:paraId="2FCB614A" w14:textId="77777777" w:rsidR="005C28DC" w:rsidRDefault="00C81839" w:rsidP="00363C54">
      <w:pPr>
        <w:spacing w:before="120"/>
      </w:pPr>
      <w:r>
        <w:t>If an image is provided, the agent also generates a short description of it. After the evaluation, the entry is placed in pending state, ready for review by a designated admin user. This ensures that all submitted knowledge entries meet quality standards before becoming part of AOT’s recommendation framework.</w:t>
      </w:r>
      <w:r w:rsidR="00363C54">
        <w:t xml:space="preserve"> </w:t>
      </w:r>
    </w:p>
    <w:p w14:paraId="34B6039A" w14:textId="0EDCE243" w:rsidR="00363C54" w:rsidRPr="00892CE5" w:rsidRDefault="00363C54" w:rsidP="00363C54">
      <w:pPr>
        <w:spacing w:before="120"/>
      </w:pPr>
      <w:r w:rsidRPr="00892CE5">
        <w:t>In the Edit Insight window in the Intelligent Advisor app, the Expert Knowledge tab allows users to record details about how the issue was identified and resolved, thereby creating a knowledge entry linked to the specific operational context.</w:t>
      </w:r>
      <w:r w:rsidR="00060289">
        <w:t xml:space="preserve"> </w:t>
      </w:r>
      <w:r w:rsidRPr="00892CE5">
        <w:t>Within this tab, users can:</w:t>
      </w:r>
    </w:p>
    <w:p w14:paraId="45B4E8D6" w14:textId="77777777" w:rsidR="00363C54" w:rsidRPr="00892CE5" w:rsidRDefault="00363C54" w:rsidP="00060289">
      <w:pPr>
        <w:pStyle w:val="ListParagraph"/>
        <w:numPr>
          <w:ilvl w:val="0"/>
          <w:numId w:val="39"/>
        </w:numPr>
        <w:spacing w:before="60" w:after="60"/>
      </w:pPr>
      <w:r w:rsidRPr="00892CE5">
        <w:t>Enter a Title and Description summarizing the learning or the resolution approach.</w:t>
      </w:r>
    </w:p>
    <w:p w14:paraId="485534EE" w14:textId="77777777" w:rsidR="00363C54" w:rsidRPr="00892CE5" w:rsidRDefault="00363C54" w:rsidP="00060289">
      <w:pPr>
        <w:pStyle w:val="ListParagraph"/>
        <w:numPr>
          <w:ilvl w:val="0"/>
          <w:numId w:val="39"/>
        </w:numPr>
        <w:spacing w:before="60" w:after="60"/>
      </w:pPr>
      <w:r w:rsidRPr="00892CE5">
        <w:t>Optionally upload an Image to visually support or enhance the explanation.</w:t>
      </w:r>
    </w:p>
    <w:p w14:paraId="07DC6A7A" w14:textId="77777777" w:rsidR="00363C54" w:rsidRPr="00892CE5" w:rsidRDefault="00363C54" w:rsidP="00060289">
      <w:pPr>
        <w:pStyle w:val="ListParagraph"/>
        <w:numPr>
          <w:ilvl w:val="0"/>
          <w:numId w:val="39"/>
        </w:numPr>
        <w:spacing w:before="60" w:after="60"/>
      </w:pPr>
      <w:r w:rsidRPr="00892CE5">
        <w:t>Choose to include related actions associated with the insight for a more complete representation of the resolution process.</w:t>
      </w:r>
    </w:p>
    <w:p w14:paraId="2DED7FE5" w14:textId="77777777" w:rsidR="00363C54" w:rsidRPr="00892CE5" w:rsidRDefault="00363C54" w:rsidP="00363C54">
      <w:pPr>
        <w:spacing w:before="120"/>
      </w:pPr>
      <w:r w:rsidRPr="00892CE5">
        <w:t>After the information is submitted, the entry is automatically sent for validation. Knowledge can be captured only at closing the insight. Once it is submitted, it will be sent to validation.</w:t>
      </w:r>
    </w:p>
    <w:p w14:paraId="55346D57" w14:textId="018B9B05" w:rsidR="00483D58" w:rsidRDefault="009A3C92" w:rsidP="009424EC">
      <w:pPr>
        <w:pStyle w:val="Heading2"/>
        <w:rPr>
          <w:lang w:val="en-GB"/>
        </w:rPr>
      </w:pPr>
      <w:r>
        <w:rPr>
          <w:lang w:val="en-GB"/>
        </w:rPr>
        <w:br w:type="column"/>
      </w:r>
      <w:bookmarkStart w:id="17" w:name="_Toc213334203"/>
      <w:r w:rsidR="00483D58" w:rsidRPr="009424EC">
        <w:t>People Management</w:t>
      </w:r>
      <w:bookmarkEnd w:id="17"/>
    </w:p>
    <w:p w14:paraId="06B0DAAC" w14:textId="77777777" w:rsidR="00CD1C28" w:rsidRDefault="000A51C1" w:rsidP="00CD1C28">
      <w:r>
        <w:t>T</w:t>
      </w:r>
      <w:r w:rsidR="00483D58" w:rsidRPr="00483D58">
        <w:t xml:space="preserve">o </w:t>
      </w:r>
      <w:r w:rsidR="007D45D5">
        <w:t>be able to configure</w:t>
      </w:r>
      <w:r w:rsidR="00B90B8F">
        <w:t xml:space="preserve"> </w:t>
      </w:r>
      <w:r w:rsidR="00482D1B">
        <w:t xml:space="preserve">the </w:t>
      </w:r>
      <w:r w:rsidR="00482D1B" w:rsidRPr="00482D1B">
        <w:t xml:space="preserve">Expert Knowledge Validation page </w:t>
      </w:r>
      <w:r w:rsidR="00482D1B">
        <w:t xml:space="preserve">and </w:t>
      </w:r>
      <w:r>
        <w:t>serve as a Validator</w:t>
      </w:r>
      <w:r w:rsidR="007D45D5">
        <w:t xml:space="preserve"> </w:t>
      </w:r>
      <w:r w:rsidR="002B21C1">
        <w:t xml:space="preserve">the human user must possess the </w:t>
      </w:r>
      <w:r w:rsidRPr="00483D58">
        <w:t>Validator_ExpertKnowledge role</w:t>
      </w:r>
      <w:r w:rsidR="002B21C1">
        <w:t>.</w:t>
      </w:r>
      <w:r w:rsidR="00CD1C28">
        <w:t xml:space="preserve"> Users associated with the dedicated Validator_ExpertKnowledge role are responsible for reviewing submitted entries. Only users assigned this role have access to the Knowledge Validator Configuration page that is specially designed for reviewing and managing expert knowledge submissions.</w:t>
      </w:r>
    </w:p>
    <w:p w14:paraId="49C1BF71" w14:textId="77777777" w:rsidR="00CD1C28" w:rsidRDefault="00CD1C28" w:rsidP="00CD1C28">
      <w:r>
        <w:t>Within this application, the validator can view all details submitted by the user, along with the validation scores generated by the knowledge Validation Agent. The validator reviews the content to determine whether the information is accurate, relevant and useful for solving operational issues. Based on the assessment, the validator can take either of the two actions:</w:t>
      </w:r>
    </w:p>
    <w:p w14:paraId="28DA2C6B" w14:textId="3EED808E" w:rsidR="00CD1C28" w:rsidRDefault="00CD1C28" w:rsidP="00CD1C28">
      <w:pPr>
        <w:pStyle w:val="ListParagraph"/>
        <w:numPr>
          <w:ilvl w:val="0"/>
          <w:numId w:val="38"/>
        </w:numPr>
      </w:pPr>
      <w:r>
        <w:t>Approve- The entry can be approved if it meets all validation criteria and provides useful insights.</w:t>
      </w:r>
    </w:p>
    <w:p w14:paraId="54E6BA98" w14:textId="16DBD623" w:rsidR="00CD1C28" w:rsidRDefault="00CD1C28" w:rsidP="00CD1C28">
      <w:pPr>
        <w:pStyle w:val="ListParagraph"/>
        <w:numPr>
          <w:ilvl w:val="0"/>
          <w:numId w:val="38"/>
        </w:numPr>
      </w:pPr>
      <w:r>
        <w:t>Reject- The entry should be rejected if it is incomplete, unclear or not relevant.</w:t>
      </w:r>
    </w:p>
    <w:p w14:paraId="6311D8CE" w14:textId="32913C20" w:rsidR="00483D58" w:rsidRPr="00483D58" w:rsidRDefault="00CD1C28" w:rsidP="00CD1C28">
      <w:r>
        <w:t>This structured review process ensures that only high quality, validated expert knowledge becomes part of AOT’s knowledge base, enabling reliable and actionable recommendations for future use.</w:t>
      </w:r>
    </w:p>
    <w:p w14:paraId="6A6A261A" w14:textId="77777777" w:rsidR="004C5B49" w:rsidRDefault="004C5B49" w:rsidP="005A2FC4">
      <w:pPr>
        <w:pStyle w:val="Heading2"/>
        <w:sectPr w:rsidR="004C5B49" w:rsidSect="00A3711D">
          <w:type w:val="continuous"/>
          <w:pgSz w:w="23040" w:h="15840" w:orient="landscape" w:code="1"/>
          <w:pgMar w:top="1440" w:right="1440" w:bottom="1440" w:left="1440" w:header="720" w:footer="720" w:gutter="0"/>
          <w:cols w:num="2" w:sep="1" w:space="1440"/>
          <w:docGrid w:linePitch="360"/>
        </w:sectPr>
      </w:pPr>
    </w:p>
    <w:p w14:paraId="30B63957" w14:textId="77777777" w:rsidR="00AF475E" w:rsidRDefault="00AF475E" w:rsidP="005A2FC4">
      <w:pPr>
        <w:pStyle w:val="Heading2"/>
        <w:sectPr w:rsidR="00AF475E" w:rsidSect="0047494B">
          <w:type w:val="continuous"/>
          <w:pgSz w:w="23040" w:h="15840" w:orient="landscape" w:code="1"/>
          <w:pgMar w:top="1440" w:right="1440" w:bottom="1440" w:left="1440" w:header="720" w:footer="720" w:gutter="0"/>
          <w:cols w:space="1440"/>
          <w:docGrid w:linePitch="360"/>
        </w:sectPr>
      </w:pPr>
    </w:p>
    <w:p w14:paraId="6D58C253" w14:textId="77777777" w:rsidR="005A2FC4" w:rsidRDefault="005A2FC4" w:rsidP="005A2FC4">
      <w:pPr>
        <w:pStyle w:val="Heading2"/>
      </w:pPr>
      <w:bookmarkStart w:id="18" w:name="_Toc213334204"/>
      <w:r>
        <w:lastRenderedPageBreak/>
        <w:t>Recommendation Generation</w:t>
      </w:r>
      <w:bookmarkEnd w:id="18"/>
    </w:p>
    <w:p w14:paraId="669BE3C0" w14:textId="77777777" w:rsidR="005556D2" w:rsidRDefault="005556D2" w:rsidP="00A129FA">
      <w:pPr>
        <w:sectPr w:rsidR="005556D2" w:rsidSect="00AF475E">
          <w:pgSz w:w="23040" w:h="15840" w:orient="landscape" w:code="1"/>
          <w:pgMar w:top="1440" w:right="1440" w:bottom="1440" w:left="1440" w:header="720" w:footer="720" w:gutter="0"/>
          <w:cols w:space="1440"/>
          <w:docGrid w:linePitch="360"/>
        </w:sectPr>
      </w:pPr>
    </w:p>
    <w:p w14:paraId="0123C8DE" w14:textId="77777777" w:rsidR="005A2FC4" w:rsidRPr="00A129FA" w:rsidRDefault="005A2FC4" w:rsidP="00A129FA">
      <w:r w:rsidRPr="00A129FA">
        <w:t>The Recommendation Generation feature enables AOT users to leverage captured and validated Expert Knowledge to receive actionable guidance for resolving similar operational insights by using past learnings.</w:t>
      </w:r>
    </w:p>
    <w:p w14:paraId="54DD908A" w14:textId="0C9F7D9A" w:rsidR="005A2FC4" w:rsidRDefault="009231A9" w:rsidP="00A129FA">
      <w:r>
        <w:t>Users can update or capture new expert knowledge, ad-hoc, anytime.</w:t>
      </w:r>
      <w:r w:rsidR="00862C52">
        <w:t xml:space="preserve"> </w:t>
      </w:r>
      <w:r w:rsidR="005A2FC4" w:rsidRPr="00A129FA">
        <w:t>Once Expert Knowledge is captured and validated, it becomes available for generating recommendations for insights that belong to the same template from which the knowledge was originally recorded. This process can be initiated in two ways—through the IA panel and via the Digital Twin Assistant.</w:t>
      </w:r>
    </w:p>
    <w:p w14:paraId="3010D8C1" w14:textId="78A2F9C7" w:rsidR="00D60EC0" w:rsidRDefault="00935FD5" w:rsidP="00935FD5">
      <w:r>
        <w:t xml:space="preserve">The </w:t>
      </w:r>
      <w:r w:rsidR="00C46F06">
        <w:t>component UI</w:t>
      </w:r>
      <w:r w:rsidR="00555380">
        <w:t>s</w:t>
      </w:r>
      <w:r>
        <w:t xml:space="preserve"> </w:t>
      </w:r>
      <w:r w:rsidR="00555380">
        <w:t>indicate</w:t>
      </w:r>
      <w:r>
        <w:t xml:space="preserve"> recommendation availability</w:t>
      </w:r>
      <w:r w:rsidR="00D60EC0">
        <w:t xml:space="preserve"> as follows:</w:t>
      </w:r>
    </w:p>
    <w:p w14:paraId="2BBE6D7D" w14:textId="78495362" w:rsidR="00935FD5" w:rsidRDefault="00935FD5" w:rsidP="00D60EC0">
      <w:pPr>
        <w:pStyle w:val="ListParagraph"/>
        <w:numPr>
          <w:ilvl w:val="0"/>
          <w:numId w:val="40"/>
        </w:numPr>
      </w:pPr>
      <w:r>
        <w:t xml:space="preserve">Once a recommendation is generated, the </w:t>
      </w:r>
      <w:r w:rsidRPr="00D60EC0">
        <w:rPr>
          <w:i/>
          <w:iCs/>
        </w:rPr>
        <w:t>Generate Recommendation</w:t>
      </w:r>
      <w:r>
        <w:t xml:space="preserve"> button becomes inactive.</w:t>
      </w:r>
    </w:p>
    <w:p w14:paraId="437B30CD" w14:textId="7F16DED0" w:rsidR="00935FD5" w:rsidRDefault="00935FD5" w:rsidP="00D60EC0">
      <w:pPr>
        <w:pStyle w:val="ListParagraph"/>
        <w:numPr>
          <w:ilvl w:val="0"/>
          <w:numId w:val="40"/>
        </w:numPr>
      </w:pPr>
      <w:r>
        <w:t xml:space="preserve">If no validated recommendation is available, the button remains inactive, and on hovering over the icon, a tooltip displays </w:t>
      </w:r>
      <w:r w:rsidRPr="00D60EC0">
        <w:rPr>
          <w:i/>
          <w:iCs/>
        </w:rPr>
        <w:t>Not Available</w:t>
      </w:r>
      <w:r>
        <w:t>.</w:t>
      </w:r>
    </w:p>
    <w:p w14:paraId="680BF187" w14:textId="6E6004D1" w:rsidR="00935FD5" w:rsidRDefault="00935FD5" w:rsidP="00D60EC0">
      <w:pPr>
        <w:pStyle w:val="ListParagraph"/>
        <w:numPr>
          <w:ilvl w:val="0"/>
          <w:numId w:val="40"/>
        </w:numPr>
      </w:pPr>
      <w:r>
        <w:t xml:space="preserve">If the validation is still pending approval, the button remains inactive, and on hovering over the icon, a tooltip displays </w:t>
      </w:r>
      <w:r w:rsidRPr="00D60EC0">
        <w:rPr>
          <w:i/>
          <w:iCs/>
        </w:rPr>
        <w:t>Pending</w:t>
      </w:r>
      <w:r>
        <w:t>.</w:t>
      </w:r>
    </w:p>
    <w:p w14:paraId="7AD4E911" w14:textId="4A6EFB4A" w:rsidR="00935FD5" w:rsidRPr="00A129FA" w:rsidRDefault="00935FD5" w:rsidP="00935FD5">
      <w:r>
        <w:t xml:space="preserve">This ensures that only validated and relevant expert knowledge is used for recommendations, enhancing the operational excellence within AOT. </w:t>
      </w:r>
    </w:p>
    <w:p w14:paraId="52FED832" w14:textId="2738414D" w:rsidR="005A2FC4" w:rsidRDefault="005556D2" w:rsidP="005A2FC4">
      <w:pPr>
        <w:pStyle w:val="Heading3"/>
      </w:pPr>
      <w:r>
        <w:br w:type="column"/>
      </w:r>
      <w:bookmarkStart w:id="19" w:name="_Toc213334205"/>
      <w:r w:rsidR="005A2FC4">
        <w:t>I</w:t>
      </w:r>
      <w:r w:rsidR="00FD398A">
        <w:t xml:space="preserve">ntelligent </w:t>
      </w:r>
      <w:r w:rsidR="005A2FC4">
        <w:t>A</w:t>
      </w:r>
      <w:r w:rsidR="00FD398A">
        <w:t>dvisor</w:t>
      </w:r>
      <w:r w:rsidR="005A2FC4">
        <w:t xml:space="preserve"> Panel</w:t>
      </w:r>
      <w:bookmarkEnd w:id="19"/>
    </w:p>
    <w:p w14:paraId="15B8E835" w14:textId="37FF6C90" w:rsidR="005A2FC4" w:rsidRPr="005556D2" w:rsidRDefault="00444853" w:rsidP="005556D2">
      <w:r>
        <w:t>Intelligent Advisor u</w:t>
      </w:r>
      <w:r w:rsidR="005A2FC4" w:rsidRPr="005556D2">
        <w:t xml:space="preserve">sers can go to Recommendations and click on </w:t>
      </w:r>
      <w:r w:rsidR="005A2FC4" w:rsidRPr="00D87904">
        <w:rPr>
          <w:i/>
          <w:iCs/>
        </w:rPr>
        <w:t>Generate Recommendation</w:t>
      </w:r>
      <w:r w:rsidR="005A2FC4" w:rsidRPr="005556D2">
        <w:t xml:space="preserve"> to retrieve relevant expert knowledge entries associated with similar insights.</w:t>
      </w:r>
    </w:p>
    <w:p w14:paraId="71B0FE43" w14:textId="77777777" w:rsidR="005A2FC4" w:rsidRDefault="005A2FC4" w:rsidP="005A2FC4">
      <w:pPr>
        <w:spacing w:after="240"/>
        <w:ind w:right="2250"/>
        <w:rPr>
          <w:rFonts w:eastAsia="Graphik" w:cs="Graphik"/>
        </w:rPr>
      </w:pPr>
      <w:r>
        <w:rPr>
          <w:noProof/>
          <w14:ligatures w14:val="none"/>
        </w:rPr>
        <mc:AlternateContent>
          <mc:Choice Requires="wps">
            <w:drawing>
              <wp:anchor distT="0" distB="0" distL="114300" distR="114300" simplePos="0" relativeHeight="251658240" behindDoc="0" locked="0" layoutInCell="1" allowOverlap="1" wp14:anchorId="18616C8D" wp14:editId="7EB3517E">
                <wp:simplePos x="0" y="0"/>
                <wp:positionH relativeFrom="column">
                  <wp:posOffset>247650</wp:posOffset>
                </wp:positionH>
                <wp:positionV relativeFrom="paragraph">
                  <wp:posOffset>4239895</wp:posOffset>
                </wp:positionV>
                <wp:extent cx="3219450" cy="2305050"/>
                <wp:effectExtent l="19050" t="19050" r="19050" b="19050"/>
                <wp:wrapNone/>
                <wp:docPr id="82026180" name="Rectangle 3"/>
                <wp:cNvGraphicFramePr/>
                <a:graphic xmlns:a="http://schemas.openxmlformats.org/drawingml/2006/main">
                  <a:graphicData uri="http://schemas.microsoft.com/office/word/2010/wordprocessingShape">
                    <wps:wsp>
                      <wps:cNvSpPr/>
                      <wps:spPr>
                        <a:xfrm>
                          <a:off x="0" y="0"/>
                          <a:ext cx="3219450" cy="2305050"/>
                        </a:xfrm>
                        <a:prstGeom prst="rect">
                          <a:avLst/>
                        </a:prstGeom>
                        <a:noFill/>
                        <a:ln w="28575">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159C7C" id="Rectangle 3" o:spid="_x0000_s1026" style="position:absolute;margin-left:19.5pt;margin-top:333.85pt;width:253.5pt;height:181.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" filled="f" strokecolor="red" strokeweight="2.25pt"/>
            </w:pict>
          </mc:Fallback>
        </mc:AlternateContent>
      </w:r>
      <w:r w:rsidRPr="003F4E0C">
        <w:rPr>
          <w:rFonts w:eastAsia="Graphik" w:cs="Graphik"/>
          <w:noProof/>
        </w:rPr>
        <w:drawing>
          <wp:inline distT="0" distB="0" distL="0" distR="0" wp14:anchorId="20DB97EF" wp14:editId="375D4EEB">
            <wp:extent cx="3590925" cy="6855478"/>
            <wp:effectExtent l="0" t="0" r="0" b="2540"/>
            <wp:docPr id="15425272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527242" name="Picture 1" descr="A screenshot of a computer&#10;&#10;AI-generated content may be incorrect."/>
                    <pic:cNvPicPr/>
                  </pic:nvPicPr>
                  <pic:blipFill rotWithShape="1">
                    <a:blip r:embed="rId19"/>
                    <a:srcRect r="76542"/>
                    <a:stretch>
                      <a:fillRect/>
                    </a:stretch>
                  </pic:blipFill>
                  <pic:spPr bwMode="auto">
                    <a:xfrm>
                      <a:off x="0" y="0"/>
                      <a:ext cx="3602789" cy="6878127"/>
                    </a:xfrm>
                    <a:prstGeom prst="rect">
                      <a:avLst/>
                    </a:prstGeom>
                    <a:ln>
                      <a:noFill/>
                    </a:ln>
                    <a:extLst>
                      <a:ext uri="{53640926-AAD7-44D8-BBD7-CCE9431645EC}">
                        <a14:shadowObscured xmlns:a14="http://schemas.microsoft.com/office/drawing/2010/main"/>
                      </a:ext>
                    </a:extLst>
                  </pic:spPr>
                </pic:pic>
              </a:graphicData>
            </a:graphic>
          </wp:inline>
        </w:drawing>
      </w:r>
    </w:p>
    <w:p w14:paraId="4B66451D" w14:textId="5EE1746C" w:rsidR="005A2FC4" w:rsidRDefault="005556D2" w:rsidP="005A2FC4">
      <w:pPr>
        <w:pStyle w:val="Heading3"/>
      </w:pPr>
      <w:r>
        <w:br w:type="column"/>
      </w:r>
      <w:bookmarkStart w:id="20" w:name="_Toc213334206"/>
      <w:r w:rsidR="005A2FC4">
        <w:t>D</w:t>
      </w:r>
      <w:r w:rsidR="00FD398A">
        <w:t xml:space="preserve">igital </w:t>
      </w:r>
      <w:r w:rsidR="005A2FC4">
        <w:t>T</w:t>
      </w:r>
      <w:r w:rsidR="00FD398A">
        <w:t xml:space="preserve">win </w:t>
      </w:r>
      <w:r w:rsidR="005A2FC4">
        <w:t>A</w:t>
      </w:r>
      <w:r w:rsidR="00FD398A">
        <w:t>ssistant</w:t>
      </w:r>
      <w:bookmarkEnd w:id="20"/>
    </w:p>
    <w:p w14:paraId="2D7642B4" w14:textId="0AA35D76" w:rsidR="005A2FC4" w:rsidRPr="005556D2" w:rsidRDefault="005A2FC4" w:rsidP="005556D2">
      <w:r w:rsidRPr="005556D2">
        <w:t xml:space="preserve">When using the </w:t>
      </w:r>
      <w:r w:rsidR="00444853">
        <w:t>Digital Twin Assistant (</w:t>
      </w:r>
      <w:r w:rsidRPr="005556D2">
        <w:t>DTA</w:t>
      </w:r>
      <w:r w:rsidR="00444853">
        <w:t>)</w:t>
      </w:r>
      <w:r w:rsidRPr="005556D2">
        <w:t>, users can click on</w:t>
      </w:r>
      <w:r w:rsidR="00D87904">
        <w:t xml:space="preserve"> the</w:t>
      </w:r>
      <w:r w:rsidRPr="005556D2">
        <w:t xml:space="preserve"> </w:t>
      </w:r>
      <w:r w:rsidRPr="00D87904">
        <w:rPr>
          <w:i/>
          <w:iCs/>
        </w:rPr>
        <w:t>Generate Recommendation</w:t>
      </w:r>
      <w:r w:rsidRPr="005556D2">
        <w:t xml:space="preserve"> icon under the </w:t>
      </w:r>
      <w:r w:rsidR="00D87904">
        <w:t>relevant</w:t>
      </w:r>
      <w:r w:rsidRPr="005556D2">
        <w:t xml:space="preserve"> insight and retrieve the recommendation from validated expert knowledge by clicking on dropdown button to expand and view the full recommendation details and use More/Less option for concise or detailed visibility.</w:t>
      </w:r>
    </w:p>
    <w:p w14:paraId="2CE9ACB6" w14:textId="683C0D03" w:rsidR="005A2FC4" w:rsidRDefault="005A2FC4" w:rsidP="005A2FC4">
      <w:pPr>
        <w:spacing w:after="240"/>
        <w:ind w:right="2250"/>
        <w:rPr>
          <w:rFonts w:eastAsia="Graphik" w:cs="Graphik"/>
        </w:rPr>
      </w:pPr>
      <w:r w:rsidRPr="00DC0EF6">
        <w:rPr>
          <w:rFonts w:eastAsia="Graphik" w:cs="Graphik"/>
          <w:noProof/>
        </w:rPr>
        <w:drawing>
          <wp:inline distT="0" distB="0" distL="0" distR="0" wp14:anchorId="6F1EA642" wp14:editId="7240556F">
            <wp:extent cx="3695700" cy="6296660"/>
            <wp:effectExtent l="0" t="0" r="0" b="8890"/>
            <wp:docPr id="126100036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000360" name="Picture 1" descr="A screenshot of a computer screen&#10;&#10;AI-generated content may be incorrect."/>
                    <pic:cNvPicPr/>
                  </pic:nvPicPr>
                  <pic:blipFill rotWithShape="1">
                    <a:blip r:embed="rId20"/>
                    <a:srcRect l="76629"/>
                    <a:stretch>
                      <a:fillRect/>
                    </a:stretch>
                  </pic:blipFill>
                  <pic:spPr bwMode="auto">
                    <a:xfrm>
                      <a:off x="0" y="0"/>
                      <a:ext cx="3704937" cy="6312398"/>
                    </a:xfrm>
                    <a:prstGeom prst="rect">
                      <a:avLst/>
                    </a:prstGeom>
                    <a:ln>
                      <a:noFill/>
                    </a:ln>
                    <a:extLst>
                      <a:ext uri="{53640926-AAD7-44D8-BBD7-CCE9431645EC}">
                        <a14:shadowObscured xmlns:a14="http://schemas.microsoft.com/office/drawing/2010/main"/>
                      </a:ext>
                    </a:extLst>
                  </pic:spPr>
                </pic:pic>
              </a:graphicData>
            </a:graphic>
          </wp:inline>
        </w:drawing>
      </w:r>
    </w:p>
    <w:p w14:paraId="1B939A3C" w14:textId="77777777" w:rsidR="005A2FC4" w:rsidRDefault="005A2FC4" w:rsidP="005A2FC4">
      <w:pPr>
        <w:pStyle w:val="Heading3"/>
        <w:sectPr w:rsidR="005A2FC4" w:rsidSect="0060167F">
          <w:type w:val="continuous"/>
          <w:pgSz w:w="23040" w:h="15840" w:orient="landscape" w:code="1"/>
          <w:pgMar w:top="1440" w:right="1440" w:bottom="1440" w:left="1440" w:header="720" w:footer="720" w:gutter="0"/>
          <w:cols w:num="3" w:sep="1" w:space="1440"/>
          <w:docGrid w:linePitch="360"/>
        </w:sectPr>
      </w:pPr>
    </w:p>
    <w:p w14:paraId="3B92DB92" w14:textId="69D01A81" w:rsidR="00B77B03" w:rsidRDefault="00BE635D" w:rsidP="00631F1B">
      <w:pPr>
        <w:pStyle w:val="Heading1"/>
        <w:sectPr w:rsidR="00B77B03" w:rsidSect="00BE6AD5">
          <w:type w:val="continuous"/>
          <w:pgSz w:w="23040" w:h="15840" w:orient="landscape" w:code="1"/>
          <w:pgMar w:top="1440" w:right="1440" w:bottom="1440" w:left="1440" w:header="720" w:footer="720" w:gutter="0"/>
          <w:cols w:num="2" w:space="1440"/>
          <w:docGrid w:linePitch="360"/>
        </w:sectPr>
      </w:pPr>
      <w:bookmarkStart w:id="21" w:name="_Toc213334207"/>
      <w:r>
        <w:lastRenderedPageBreak/>
        <w:t>Usage</w:t>
      </w:r>
      <w:bookmarkEnd w:id="21"/>
    </w:p>
    <w:p w14:paraId="0C18A586" w14:textId="76051F5B" w:rsidR="00986DE1" w:rsidRDefault="00986DE1" w:rsidP="00986DE1">
      <w:pPr>
        <w:pStyle w:val="Heading2"/>
        <w:rPr>
          <w:lang w:val="en-GB"/>
        </w:rPr>
      </w:pPr>
      <w:bookmarkStart w:id="22" w:name="_Toc213334208"/>
      <w:r>
        <w:rPr>
          <w:lang w:val="en-GB"/>
        </w:rPr>
        <w:t>Access</w:t>
      </w:r>
      <w:bookmarkEnd w:id="22"/>
    </w:p>
    <w:p w14:paraId="2ABE3E86" w14:textId="2715D853" w:rsidR="00631F1B" w:rsidRDefault="00EE029E" w:rsidP="00631F1B">
      <w:pPr>
        <w:rPr>
          <w:lang w:val="en-GB"/>
        </w:rPr>
      </w:pPr>
      <w:r>
        <w:rPr>
          <w:lang w:val="en-GB"/>
        </w:rPr>
        <w:t>T</w:t>
      </w:r>
      <w:r w:rsidR="00631F1B">
        <w:rPr>
          <w:lang w:val="en-GB"/>
        </w:rPr>
        <w:t>he Knowledge Validator</w:t>
      </w:r>
      <w:r w:rsidR="00F81EEC">
        <w:rPr>
          <w:lang w:val="en-GB"/>
        </w:rPr>
        <w:t xml:space="preserve"> </w:t>
      </w:r>
      <w:r>
        <w:rPr>
          <w:lang w:val="en-GB"/>
        </w:rPr>
        <w:t>is accessed</w:t>
      </w:r>
      <w:r w:rsidR="00631F1B">
        <w:rPr>
          <w:lang w:val="en-GB"/>
        </w:rPr>
        <w:t xml:space="preserve"> from the side menu bar </w:t>
      </w:r>
      <w:r w:rsidR="00F80EC2">
        <w:rPr>
          <w:lang w:val="en-GB"/>
        </w:rPr>
        <w:t>of AOT</w:t>
      </w:r>
      <w:r w:rsidR="00631F1B">
        <w:rPr>
          <w:lang w:val="en-GB"/>
        </w:rPr>
        <w:t>.</w:t>
      </w:r>
    </w:p>
    <w:p w14:paraId="5F716741" w14:textId="77777777" w:rsidR="00631F1B" w:rsidRDefault="00631F1B" w:rsidP="00631F1B">
      <w:pPr>
        <w:rPr>
          <w:lang w:val="en-GB"/>
        </w:rPr>
      </w:pPr>
      <w:r>
        <w:rPr>
          <w:noProof/>
          <w:lang w:val="en-GB"/>
          <w14:ligatures w14:val="none"/>
        </w:rPr>
        <w:drawing>
          <wp:inline distT="0" distB="0" distL="0" distR="0" wp14:anchorId="527B03A7" wp14:editId="0F884EF1">
            <wp:extent cx="2276475" cy="5085471"/>
            <wp:effectExtent l="0" t="0" r="0" b="1270"/>
            <wp:docPr id="1416499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499554" name="Picture 1"/>
                    <pic:cNvPicPr>
                      <a:picLocks noChangeAspect="1" noChangeArrowheads="1"/>
                    </pic:cNvPicPr>
                  </pic:nvPicPr>
                  <pic:blipFill rotWithShape="1">
                    <a:blip r:embed="rId21">
                      <a:extLst>
                        <a:ext uri="{28A0092B-C50C-407E-A947-70E740481C1C}">
                          <a14:useLocalDpi xmlns:a14="http://schemas.microsoft.com/office/drawing/2010/main" val="0"/>
                        </a:ext>
                      </a:extLst>
                    </a:blip>
                    <a:srcRect r="81113"/>
                    <a:stretch>
                      <a:fillRect/>
                    </a:stretch>
                  </pic:blipFill>
                  <pic:spPr bwMode="auto">
                    <a:xfrm>
                      <a:off x="0" y="0"/>
                      <a:ext cx="2277385" cy="5087503"/>
                    </a:xfrm>
                    <a:prstGeom prst="rect">
                      <a:avLst/>
                    </a:prstGeom>
                    <a:noFill/>
                    <a:ln>
                      <a:noFill/>
                    </a:ln>
                    <a:extLst>
                      <a:ext uri="{53640926-AAD7-44D8-BBD7-CCE9431645EC}">
                        <a14:shadowObscured xmlns:a14="http://schemas.microsoft.com/office/drawing/2010/main"/>
                      </a:ext>
                    </a:extLst>
                  </pic:spPr>
                </pic:pic>
              </a:graphicData>
            </a:graphic>
          </wp:inline>
        </w:drawing>
      </w:r>
    </w:p>
    <w:p w14:paraId="2AF77E6F" w14:textId="4D62930E" w:rsidR="00BE6AD5" w:rsidRPr="00244EE9" w:rsidRDefault="00B77B03" w:rsidP="00986DE1">
      <w:pPr>
        <w:pStyle w:val="Heading2"/>
      </w:pPr>
      <w:r>
        <w:br w:type="column"/>
      </w:r>
      <w:bookmarkStart w:id="23" w:name="_Toc213334209"/>
      <w:r w:rsidR="00BE6AD5">
        <w:t>Configuration</w:t>
      </w:r>
      <w:bookmarkEnd w:id="23"/>
    </w:p>
    <w:p w14:paraId="23525258" w14:textId="77777777" w:rsidR="00986DE1" w:rsidRDefault="00BE6AD5" w:rsidP="004078C5">
      <w:pPr>
        <w:spacing w:after="0"/>
        <w:rPr>
          <w:lang w:val="en-GB"/>
        </w:rPr>
      </w:pPr>
      <w:r>
        <w:rPr>
          <w:lang w:val="en-GB"/>
        </w:rPr>
        <w:t xml:space="preserve">When the Knowledge Validator is launched, the Expert Knowledge Validation page is loaded. </w:t>
      </w:r>
    </w:p>
    <w:p w14:paraId="4A52A4E6" w14:textId="215E71BF" w:rsidR="00BE6AD5" w:rsidRDefault="00BE6AD5" w:rsidP="004F0A35">
      <w:pPr>
        <w:spacing w:before="120"/>
        <w:rPr>
          <w:lang w:val="en-GB"/>
        </w:rPr>
      </w:pPr>
      <w:r>
        <w:rPr>
          <w:lang w:val="en-GB"/>
        </w:rPr>
        <w:t>The page is organized into three tabs for efficient management of approvals:</w:t>
      </w:r>
    </w:p>
    <w:tbl>
      <w:tblPr>
        <w:tblStyle w:val="TableGridLight"/>
        <w:tblW w:w="7285" w:type="dxa"/>
        <w:tblBorders>
          <w:top w:val="single" w:sz="4" w:space="0" w:color="E7E6E6" w:themeColor="background2"/>
          <w:left w:val="single" w:sz="4" w:space="0" w:color="E7E6E6" w:themeColor="background2"/>
          <w:bottom w:val="single" w:sz="4" w:space="0" w:color="E7E6E6" w:themeColor="background2"/>
          <w:right w:val="single" w:sz="4" w:space="0" w:color="E7E6E6" w:themeColor="background2"/>
          <w:insideH w:val="single" w:sz="4" w:space="0" w:color="E7E6E6" w:themeColor="background2"/>
          <w:insideV w:val="single" w:sz="4" w:space="0" w:color="E7E6E6" w:themeColor="background2"/>
        </w:tblBorders>
        <w:tblLook w:val="04A0" w:firstRow="1" w:lastRow="0" w:firstColumn="1" w:lastColumn="0" w:noHBand="0" w:noVBand="1"/>
      </w:tblPr>
      <w:tblGrid>
        <w:gridCol w:w="1255"/>
        <w:gridCol w:w="6030"/>
      </w:tblGrid>
      <w:tr w:rsidR="00466C72" w14:paraId="0B78C36B" w14:textId="77777777" w:rsidTr="00F97789">
        <w:tc>
          <w:tcPr>
            <w:tcW w:w="1255" w:type="dxa"/>
            <w:shd w:val="clear" w:color="auto" w:fill="D9D9D9" w:themeFill="background1" w:themeFillShade="D9"/>
          </w:tcPr>
          <w:p w14:paraId="31BE3B78" w14:textId="54689390" w:rsidR="00466C72" w:rsidRPr="0033211B" w:rsidRDefault="0033211B" w:rsidP="00986DE1">
            <w:pPr>
              <w:spacing w:before="20" w:after="20"/>
              <w:rPr>
                <w:b/>
                <w:bCs/>
                <w:lang w:val="en-GB"/>
              </w:rPr>
            </w:pPr>
            <w:r w:rsidRPr="0033211B">
              <w:rPr>
                <w:b/>
                <w:bCs/>
                <w:lang w:val="en-GB"/>
              </w:rPr>
              <w:t>Tab</w:t>
            </w:r>
          </w:p>
        </w:tc>
        <w:tc>
          <w:tcPr>
            <w:tcW w:w="6030" w:type="dxa"/>
            <w:shd w:val="clear" w:color="auto" w:fill="D9D9D9" w:themeFill="background1" w:themeFillShade="D9"/>
          </w:tcPr>
          <w:p w14:paraId="69FC348C" w14:textId="07E22B59" w:rsidR="00466C72" w:rsidRPr="0033211B" w:rsidRDefault="0033211B" w:rsidP="00986DE1">
            <w:pPr>
              <w:spacing w:before="20" w:after="20"/>
              <w:rPr>
                <w:b/>
                <w:bCs/>
                <w:lang w:val="en-GB"/>
              </w:rPr>
            </w:pPr>
            <w:r w:rsidRPr="0033211B">
              <w:rPr>
                <w:b/>
                <w:bCs/>
                <w:lang w:val="en-GB"/>
              </w:rPr>
              <w:t>Purpose</w:t>
            </w:r>
          </w:p>
        </w:tc>
      </w:tr>
      <w:tr w:rsidR="00466C72" w14:paraId="56FE7C17" w14:textId="77777777" w:rsidTr="00F97789">
        <w:tc>
          <w:tcPr>
            <w:tcW w:w="1255" w:type="dxa"/>
          </w:tcPr>
          <w:p w14:paraId="32ED8A35" w14:textId="10460697" w:rsidR="00466C72" w:rsidRDefault="0033211B" w:rsidP="00986DE1">
            <w:pPr>
              <w:spacing w:before="20" w:after="20"/>
              <w:rPr>
                <w:lang w:val="en-GB"/>
              </w:rPr>
            </w:pPr>
            <w:r w:rsidRPr="0033211B">
              <w:t>Pending</w:t>
            </w:r>
          </w:p>
        </w:tc>
        <w:tc>
          <w:tcPr>
            <w:tcW w:w="6030" w:type="dxa"/>
          </w:tcPr>
          <w:p w14:paraId="5DDBDEC8" w14:textId="5F8B34EA" w:rsidR="00466C72" w:rsidRPr="0033211B" w:rsidRDefault="0033211B" w:rsidP="00986DE1">
            <w:pPr>
              <w:spacing w:before="20" w:after="20"/>
            </w:pPr>
            <w:r w:rsidRPr="0033211B">
              <w:t>Displays entries awaiting approval.</w:t>
            </w:r>
          </w:p>
        </w:tc>
      </w:tr>
      <w:tr w:rsidR="00466C72" w14:paraId="3A44D7E4" w14:textId="77777777" w:rsidTr="00F97789">
        <w:tc>
          <w:tcPr>
            <w:tcW w:w="1255" w:type="dxa"/>
          </w:tcPr>
          <w:p w14:paraId="7BEB6B99" w14:textId="1E20E462" w:rsidR="00466C72" w:rsidRDefault="0033211B" w:rsidP="00986DE1">
            <w:pPr>
              <w:spacing w:before="20" w:after="20"/>
              <w:rPr>
                <w:lang w:val="en-GB"/>
              </w:rPr>
            </w:pPr>
            <w:r w:rsidRPr="0033211B">
              <w:t>Approved</w:t>
            </w:r>
            <w:r>
              <w:t xml:space="preserve"> </w:t>
            </w:r>
          </w:p>
        </w:tc>
        <w:tc>
          <w:tcPr>
            <w:tcW w:w="6030" w:type="dxa"/>
          </w:tcPr>
          <w:p w14:paraId="118BC658" w14:textId="6E9A1FD4" w:rsidR="00466C72" w:rsidRPr="0033211B" w:rsidRDefault="0033211B" w:rsidP="00986DE1">
            <w:pPr>
              <w:spacing w:before="20" w:after="20"/>
            </w:pPr>
            <w:r w:rsidRPr="0033211B">
              <w:t>Lists of entries that were reviewed and accepted.</w:t>
            </w:r>
          </w:p>
        </w:tc>
      </w:tr>
      <w:tr w:rsidR="00466C72" w14:paraId="51BF5457" w14:textId="77777777" w:rsidTr="00F97789">
        <w:tc>
          <w:tcPr>
            <w:tcW w:w="1255" w:type="dxa"/>
          </w:tcPr>
          <w:p w14:paraId="7E1B08F6" w14:textId="452EE640" w:rsidR="00466C72" w:rsidRDefault="0033211B" w:rsidP="00986DE1">
            <w:pPr>
              <w:spacing w:before="20" w:after="20"/>
              <w:rPr>
                <w:lang w:val="en-GB"/>
              </w:rPr>
            </w:pPr>
            <w:r w:rsidRPr="0033211B">
              <w:t>Rejected</w:t>
            </w:r>
            <w:r>
              <w:t xml:space="preserve"> </w:t>
            </w:r>
          </w:p>
        </w:tc>
        <w:tc>
          <w:tcPr>
            <w:tcW w:w="6030" w:type="dxa"/>
          </w:tcPr>
          <w:p w14:paraId="6E33BBFA" w14:textId="1EBC1E71" w:rsidR="00466C72" w:rsidRPr="0033211B" w:rsidRDefault="0033211B" w:rsidP="00986DE1">
            <w:pPr>
              <w:spacing w:before="20" w:after="20"/>
            </w:pPr>
            <w:r w:rsidRPr="0033211B">
              <w:t>shows entries that were reviewed and declined.</w:t>
            </w:r>
          </w:p>
        </w:tc>
      </w:tr>
    </w:tbl>
    <w:p w14:paraId="67627465" w14:textId="5AEFC4EA" w:rsidR="00BE6AD5" w:rsidRDefault="00BE6AD5" w:rsidP="004F0A35">
      <w:pPr>
        <w:spacing w:before="240"/>
        <w:rPr>
          <w:lang w:val="en-GB"/>
        </w:rPr>
      </w:pPr>
      <w:r>
        <w:rPr>
          <w:lang w:val="en-GB"/>
        </w:rPr>
        <w:t>Each tab provides key details for every expert knowledge entry, including:</w:t>
      </w:r>
    </w:p>
    <w:p w14:paraId="47183C67" w14:textId="77777777" w:rsidR="00BE6AD5" w:rsidRPr="0025773A" w:rsidRDefault="00BE6AD5" w:rsidP="00BE6AD5">
      <w:pPr>
        <w:pStyle w:val="ListParagraph"/>
        <w:numPr>
          <w:ilvl w:val="0"/>
          <w:numId w:val="27"/>
        </w:numPr>
        <w:spacing w:before="60" w:after="60"/>
        <w:rPr>
          <w:lang w:val="en-GB"/>
        </w:rPr>
      </w:pPr>
      <w:r w:rsidRPr="0025773A">
        <w:rPr>
          <w:lang w:val="en-GB"/>
        </w:rPr>
        <w:t>Knowledge Title</w:t>
      </w:r>
    </w:p>
    <w:p w14:paraId="07D222F9" w14:textId="77777777" w:rsidR="00BE6AD5" w:rsidRPr="0025773A" w:rsidRDefault="00BE6AD5" w:rsidP="00BE6AD5">
      <w:pPr>
        <w:pStyle w:val="ListParagraph"/>
        <w:numPr>
          <w:ilvl w:val="0"/>
          <w:numId w:val="27"/>
        </w:numPr>
        <w:spacing w:before="60" w:after="60"/>
        <w:rPr>
          <w:lang w:val="en-GB"/>
        </w:rPr>
      </w:pPr>
      <w:r w:rsidRPr="0025773A">
        <w:rPr>
          <w:lang w:val="en-GB"/>
        </w:rPr>
        <w:t xml:space="preserve">Date of Submission </w:t>
      </w:r>
    </w:p>
    <w:p w14:paraId="23945EFC" w14:textId="77777777" w:rsidR="00BE6AD5" w:rsidRPr="0025773A" w:rsidRDefault="00BE6AD5" w:rsidP="00BE6AD5">
      <w:pPr>
        <w:pStyle w:val="ListParagraph"/>
        <w:numPr>
          <w:ilvl w:val="0"/>
          <w:numId w:val="27"/>
        </w:numPr>
        <w:spacing w:before="60" w:after="60"/>
        <w:rPr>
          <w:lang w:val="en-GB"/>
        </w:rPr>
      </w:pPr>
      <w:r w:rsidRPr="0025773A">
        <w:rPr>
          <w:lang w:val="en-GB"/>
        </w:rPr>
        <w:t>Knowledge Provider</w:t>
      </w:r>
    </w:p>
    <w:p w14:paraId="0E0CA9B0" w14:textId="77777777" w:rsidR="00BE6AD5" w:rsidRPr="0025773A" w:rsidRDefault="00BE6AD5" w:rsidP="00BE6AD5">
      <w:pPr>
        <w:pStyle w:val="ListParagraph"/>
        <w:numPr>
          <w:ilvl w:val="0"/>
          <w:numId w:val="27"/>
        </w:numPr>
        <w:spacing w:before="60" w:after="60"/>
        <w:rPr>
          <w:lang w:val="en-GB"/>
        </w:rPr>
      </w:pPr>
      <w:r w:rsidRPr="0025773A">
        <w:rPr>
          <w:lang w:val="en-GB"/>
        </w:rPr>
        <w:t>Approver</w:t>
      </w:r>
    </w:p>
    <w:p w14:paraId="16D68B00" w14:textId="77777777" w:rsidR="00BE6AD5" w:rsidRPr="0025773A" w:rsidRDefault="00BE6AD5" w:rsidP="00BE6AD5">
      <w:pPr>
        <w:pStyle w:val="ListParagraph"/>
        <w:numPr>
          <w:ilvl w:val="0"/>
          <w:numId w:val="27"/>
        </w:numPr>
        <w:spacing w:before="60" w:after="60"/>
        <w:rPr>
          <w:lang w:val="en-GB"/>
        </w:rPr>
      </w:pPr>
      <w:r w:rsidRPr="0025773A">
        <w:rPr>
          <w:lang w:val="en-GB"/>
        </w:rPr>
        <w:t>Date of Approval</w:t>
      </w:r>
    </w:p>
    <w:p w14:paraId="3F9F2C1B" w14:textId="77777777" w:rsidR="00BE6AD5" w:rsidRPr="0025773A" w:rsidRDefault="00BE6AD5" w:rsidP="00BE6AD5">
      <w:pPr>
        <w:pStyle w:val="ListParagraph"/>
        <w:numPr>
          <w:ilvl w:val="0"/>
          <w:numId w:val="27"/>
        </w:numPr>
        <w:spacing w:before="60" w:after="60"/>
        <w:rPr>
          <w:lang w:val="en-GB"/>
        </w:rPr>
      </w:pPr>
      <w:r w:rsidRPr="0025773A">
        <w:rPr>
          <w:lang w:val="en-GB"/>
        </w:rPr>
        <w:t>Link to the Expert Knowledge Detail</w:t>
      </w:r>
    </w:p>
    <w:p w14:paraId="4851AEB4" w14:textId="77777777" w:rsidR="004A6CC0" w:rsidRDefault="004A6CC0" w:rsidP="004F0A35">
      <w:pPr>
        <w:spacing w:before="240"/>
        <w:rPr>
          <w:lang w:val="en-GB"/>
        </w:rPr>
      </w:pPr>
      <w:r w:rsidRPr="004A6CC0">
        <w:rPr>
          <w:noProof/>
          <w:lang w:val="en-GB"/>
        </w:rPr>
        <w:drawing>
          <wp:inline distT="0" distB="0" distL="0" distR="0" wp14:anchorId="6100A242" wp14:editId="157E4DAC">
            <wp:extent cx="9781423" cy="2533650"/>
            <wp:effectExtent l="0" t="0" r="0" b="0"/>
            <wp:docPr id="20449981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998130" name="Picture 1" descr="A screenshot of a computer&#10;&#10;AI-generated content may be incorrect."/>
                    <pic:cNvPicPr/>
                  </pic:nvPicPr>
                  <pic:blipFill rotWithShape="1">
                    <a:blip r:embed="rId22"/>
                    <a:srcRect b="38886"/>
                    <a:stretch>
                      <a:fillRect/>
                    </a:stretch>
                  </pic:blipFill>
                  <pic:spPr bwMode="auto">
                    <a:xfrm>
                      <a:off x="0" y="0"/>
                      <a:ext cx="9840686" cy="2549001"/>
                    </a:xfrm>
                    <a:prstGeom prst="rect">
                      <a:avLst/>
                    </a:prstGeom>
                    <a:ln>
                      <a:noFill/>
                    </a:ln>
                    <a:extLst>
                      <a:ext uri="{53640926-AAD7-44D8-BBD7-CCE9431645EC}">
                        <a14:shadowObscured xmlns:a14="http://schemas.microsoft.com/office/drawing/2010/main"/>
                      </a:ext>
                    </a:extLst>
                  </pic:spPr>
                </pic:pic>
              </a:graphicData>
            </a:graphic>
          </wp:inline>
        </w:drawing>
      </w:r>
    </w:p>
    <w:p w14:paraId="6F95BA40" w14:textId="77777777" w:rsidR="00BE635D" w:rsidRDefault="00BE635D" w:rsidP="00BE6AD5">
      <w:pPr>
        <w:rPr>
          <w:lang w:val="en-GB"/>
        </w:rPr>
        <w:sectPr w:rsidR="00BE635D" w:rsidSect="004078C5">
          <w:type w:val="continuous"/>
          <w:pgSz w:w="23040" w:h="15840" w:orient="landscape" w:code="1"/>
          <w:pgMar w:top="1440" w:right="1440" w:bottom="1440" w:left="1440" w:header="720" w:footer="720" w:gutter="0"/>
          <w:cols w:num="2" w:sep="1" w:space="1440" w:equalWidth="0">
            <w:col w:w="3600" w:space="1440"/>
            <w:col w:w="15120"/>
          </w:cols>
          <w:docGrid w:linePitch="360"/>
        </w:sectPr>
      </w:pPr>
    </w:p>
    <w:p w14:paraId="36418C81" w14:textId="77777777" w:rsidR="00BE635D" w:rsidRDefault="00BE635D" w:rsidP="00BE635D">
      <w:pPr>
        <w:pStyle w:val="Heading2"/>
        <w:rPr>
          <w:lang w:val="en-GB"/>
        </w:rPr>
      </w:pPr>
      <w:bookmarkStart w:id="24" w:name="_Toc213334210"/>
      <w:r>
        <w:rPr>
          <w:lang w:val="en-GB"/>
        </w:rPr>
        <w:lastRenderedPageBreak/>
        <w:t>Details</w:t>
      </w:r>
      <w:bookmarkEnd w:id="24"/>
    </w:p>
    <w:p w14:paraId="10C5EE49" w14:textId="77777777" w:rsidR="00173955" w:rsidRDefault="00676B8E" w:rsidP="00BE6AD5">
      <w:pPr>
        <w:rPr>
          <w:lang w:val="en-GB"/>
        </w:rPr>
      </w:pPr>
      <w:r w:rsidRPr="00676B8E">
        <w:rPr>
          <w:lang w:val="en-GB"/>
        </w:rPr>
        <w:t xml:space="preserve">Clicking </w:t>
      </w:r>
      <w:r w:rsidR="006F1559">
        <w:rPr>
          <w:lang w:val="en-GB"/>
        </w:rPr>
        <w:t>the</w:t>
      </w:r>
      <w:r w:rsidRPr="00676B8E">
        <w:rPr>
          <w:lang w:val="en-GB"/>
        </w:rPr>
        <w:t xml:space="preserve"> Details </w:t>
      </w:r>
      <w:r w:rsidR="006F1559">
        <w:rPr>
          <w:lang w:val="en-GB"/>
        </w:rPr>
        <w:t>link displays</w:t>
      </w:r>
      <w:r w:rsidRPr="00676B8E">
        <w:rPr>
          <w:lang w:val="en-GB"/>
        </w:rPr>
        <w:t xml:space="preserve"> the pending date, the related insight, the knowledge provider, and any images included in the submission, as well as options to reject and approve the submission.</w:t>
      </w:r>
    </w:p>
    <w:p w14:paraId="7F522655" w14:textId="36630BBC" w:rsidR="00BE6AD5" w:rsidRDefault="00BE6AD5" w:rsidP="00BE6AD5">
      <w:r w:rsidRPr="00A76E9E">
        <w:rPr>
          <w:noProof/>
        </w:rPr>
        <w:drawing>
          <wp:inline distT="0" distB="0" distL="0" distR="0" wp14:anchorId="109476DC" wp14:editId="641861FD">
            <wp:extent cx="12639675" cy="5301799"/>
            <wp:effectExtent l="0" t="0" r="0" b="0"/>
            <wp:docPr id="1842246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246680" name=""/>
                    <pic:cNvPicPr/>
                  </pic:nvPicPr>
                  <pic:blipFill>
                    <a:blip r:embed="rId23"/>
                    <a:stretch>
                      <a:fillRect/>
                    </a:stretch>
                  </pic:blipFill>
                  <pic:spPr>
                    <a:xfrm>
                      <a:off x="0" y="0"/>
                      <a:ext cx="12729664" cy="5339545"/>
                    </a:xfrm>
                    <a:prstGeom prst="rect">
                      <a:avLst/>
                    </a:prstGeom>
                  </pic:spPr>
                </pic:pic>
              </a:graphicData>
            </a:graphic>
          </wp:inline>
        </w:drawing>
      </w:r>
    </w:p>
    <w:sectPr w:rsidR="00BE6AD5" w:rsidSect="004078C5">
      <w:pgSz w:w="23040" w:h="15840" w:orient="landscape" w:code="1"/>
      <w:pgMar w:top="1440" w:right="7200" w:bottom="1440" w:left="1440"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96D89C" w14:textId="77777777" w:rsidR="0083009E" w:rsidRDefault="0083009E" w:rsidP="00292ED3">
      <w:r>
        <w:separator/>
      </w:r>
    </w:p>
  </w:endnote>
  <w:endnote w:type="continuationSeparator" w:id="0">
    <w:p w14:paraId="7054E539" w14:textId="77777777" w:rsidR="0083009E" w:rsidRDefault="0083009E" w:rsidP="00292ED3">
      <w:r>
        <w:continuationSeparator/>
      </w:r>
    </w:p>
  </w:endnote>
  <w:endnote w:type="continuationNotice" w:id="1">
    <w:p w14:paraId="5A834181" w14:textId="77777777" w:rsidR="0083009E" w:rsidRDefault="0083009E" w:rsidP="00292ED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ndara">
    <w:panose1 w:val="020E0502030303020204"/>
    <w:charset w:val="00"/>
    <w:family w:val="swiss"/>
    <w:pitch w:val="variable"/>
    <w:sig w:usb0="A00002EF" w:usb1="4000A44B" w:usb2="00000000" w:usb3="00000000" w:csb0="0000019F" w:csb1="00000000"/>
  </w:font>
  <w:font w:name="Tahoma">
    <w:panose1 w:val="020B0604030504040204"/>
    <w:charset w:val="00"/>
    <w:family w:val="swiss"/>
    <w:pitch w:val="variable"/>
    <w:sig w:usb0="E1002EFF" w:usb1="C000605B" w:usb2="00000029" w:usb3="00000000" w:csb0="000101FF" w:csb1="00000000"/>
  </w:font>
  <w:font w:name="Graphik">
    <w:panose1 w:val="020B0503030202060203"/>
    <w:charset w:val="00"/>
    <w:family w:val="swiss"/>
    <w:pitch w:val="variable"/>
    <w:sig w:usb0="00000007" w:usb1="00000000" w:usb2="00000000" w:usb3="00000000" w:csb0="00000093" w:csb1="00000000"/>
  </w:font>
  <w:font w:name="HGGothicM">
    <w:altName w:val="HGｺﾞｼｯｸM"/>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42001" w14:textId="77B5617E" w:rsidR="0028310F" w:rsidRPr="00014F71" w:rsidRDefault="0028310F" w:rsidP="00D15889">
    <w:pPr>
      <w:ind w:left="-567"/>
      <w:rPr>
        <w:sz w:val="16"/>
        <w:szCs w:val="20"/>
      </w:rPr>
    </w:pPr>
    <w:r>
      <w:rPr>
        <w:sz w:val="16"/>
        <w:szCs w:val="20"/>
      </w:rPr>
      <w:t xml:space="preserve">              © 202</w:t>
    </w:r>
    <w:r w:rsidR="00CF4B14">
      <w:rPr>
        <w:sz w:val="16"/>
        <w:szCs w:val="20"/>
      </w:rPr>
      <w:t>5</w:t>
    </w:r>
    <w:r>
      <w:rPr>
        <w:sz w:val="16"/>
        <w:szCs w:val="20"/>
      </w:rPr>
      <w:t xml:space="preserve"> Accenture. All rights reserved.</w:t>
    </w:r>
    <w:r w:rsidRPr="00014F71">
      <w:rPr>
        <w:sz w:val="16"/>
        <w:szCs w:val="20"/>
      </w:rPr>
      <w:ptab w:relativeTo="margin" w:alignment="center" w:leader="none"/>
    </w:r>
    <w:r>
      <w:rPr>
        <w:sz w:val="16"/>
        <w:szCs w:val="20"/>
      </w:rPr>
      <w:t xml:space="preserve">           Document Version</w:t>
    </w:r>
    <w:r w:rsidR="00B524BB">
      <w:rPr>
        <w:sz w:val="16"/>
        <w:szCs w:val="20"/>
      </w:rPr>
      <w:t>:</w:t>
    </w:r>
    <w:r w:rsidR="00B819D4">
      <w:rPr>
        <w:sz w:val="16"/>
        <w:szCs w:val="20"/>
      </w:rPr>
      <w:t xml:space="preserve"> </w:t>
    </w:r>
    <w:sdt>
      <w:sdtPr>
        <w:rPr>
          <w:sz w:val="16"/>
          <w:szCs w:val="20"/>
        </w:rPr>
        <w:alias w:val="Label"/>
        <w:tag w:val="DLCPolicyLabelValue"/>
        <w:id w:val="-646889649"/>
        <w:lock w:val="contentLocked"/>
        <w:placeholder>
          <w:docPart w:val="3FD2D119D91C4E9DAA9FC2393A3C0F19"/>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4:DLCPolicyLabelValue[1]" w:storeItemID="{8D02FCFF-CA75-45BC-A806-88D993452CB5}"/>
        <w:text w:multiLine="1"/>
      </w:sdtPr>
      <w:sdtContent>
        <w:del w:id="0" w:author="Olson, Ed" w:date="2025-11-10T15:11:00Z" w16du:dateUtc="2025-11-10T21:11:00Z">
          <w:r w:rsidR="00AF43D1" w:rsidDel="000731F4">
            <w:rPr>
              <w:sz w:val="16"/>
              <w:szCs w:val="20"/>
            </w:rPr>
            <w:delText>33.0</w:delText>
          </w:r>
        </w:del>
        <w:ins w:id="1" w:author="Farheen, Zara" w:date="2025-11-07T14:36:00Z" w16du:dateUtc="2025-11-07T09:06:00Z">
          <w:del w:id="2" w:author="Olson, Ed" w:date="2025-11-10T15:11:00Z" w16du:dateUtc="2025-11-10T21:11:00Z">
            <w:r w:rsidR="00830F83" w:rsidDel="000731F4">
              <w:rPr>
                <w:sz w:val="16"/>
                <w:szCs w:val="20"/>
              </w:rPr>
              <w:delText>34.0</w:delText>
            </w:r>
          </w:del>
        </w:ins>
        <w:r w:rsidR="00BE4650">
          <w:rPr>
            <w:sz w:val="16"/>
            <w:szCs w:val="20"/>
          </w:rPr>
          <w:t>40.0</w:t>
        </w:r>
      </w:sdtContent>
    </w:sdt>
    <w:r w:rsidRPr="00014F71">
      <w:rPr>
        <w:sz w:val="16"/>
        <w:szCs w:val="20"/>
      </w:rPr>
      <w:ptab w:relativeTo="margin" w:alignment="right" w:leader="none"/>
    </w:r>
    <w:r w:rsidRPr="00986061">
      <w:rPr>
        <w:sz w:val="16"/>
        <w:szCs w:val="20"/>
      </w:rPr>
      <w:fldChar w:fldCharType="begin"/>
    </w:r>
    <w:r w:rsidRPr="00986061">
      <w:rPr>
        <w:sz w:val="16"/>
        <w:szCs w:val="20"/>
      </w:rPr>
      <w:instrText xml:space="preserve"> PAGE   \* MERGEFORMAT </w:instrText>
    </w:r>
    <w:r w:rsidRPr="00986061">
      <w:rPr>
        <w:sz w:val="16"/>
        <w:szCs w:val="20"/>
      </w:rPr>
      <w:fldChar w:fldCharType="separate"/>
    </w:r>
    <w:r w:rsidRPr="00986061">
      <w:rPr>
        <w:noProof/>
        <w:sz w:val="16"/>
        <w:szCs w:val="20"/>
      </w:rPr>
      <w:t>1</w:t>
    </w:r>
    <w:r w:rsidRPr="00986061">
      <w:rPr>
        <w:noProof/>
        <w:sz w:val="16"/>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305469" w14:textId="77777777" w:rsidR="0083009E" w:rsidRDefault="0083009E" w:rsidP="00292ED3">
      <w:r>
        <w:separator/>
      </w:r>
    </w:p>
  </w:footnote>
  <w:footnote w:type="continuationSeparator" w:id="0">
    <w:p w14:paraId="14ED300D" w14:textId="77777777" w:rsidR="0083009E" w:rsidRDefault="0083009E" w:rsidP="00292ED3">
      <w:r>
        <w:continuationSeparator/>
      </w:r>
    </w:p>
  </w:footnote>
  <w:footnote w:type="continuationNotice" w:id="1">
    <w:p w14:paraId="79B211CC" w14:textId="77777777" w:rsidR="0083009E" w:rsidRDefault="0083009E" w:rsidP="00292ED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E4D3C" w14:textId="279C09A1" w:rsidR="00135B46" w:rsidRDefault="00135B46">
    <w:pPr>
      <w:pStyle w:val="Header"/>
    </w:pPr>
    <w:r>
      <w:rPr>
        <w:noProof/>
        <w14:ligatures w14:val="none"/>
      </w:rPr>
      <w:drawing>
        <wp:inline distT="0" distB="0" distL="0" distR="0" wp14:anchorId="04B3A6D0" wp14:editId="10B5F846">
          <wp:extent cx="1499505" cy="144000"/>
          <wp:effectExtent l="0" t="0" r="0" b="8890"/>
          <wp:docPr id="2036554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554502" name="Picture 2036554502"/>
                  <pic:cNvPicPr/>
                </pic:nvPicPr>
                <pic:blipFill>
                  <a:blip r:embed="rId1">
                    <a:extLst>
                      <a:ext uri="{28A0092B-C50C-407E-A947-70E740481C1C}">
                        <a14:useLocalDpi xmlns:a14="http://schemas.microsoft.com/office/drawing/2010/main" val="0"/>
                      </a:ext>
                    </a:extLst>
                  </a:blip>
                  <a:stretch>
                    <a:fillRect/>
                  </a:stretch>
                </pic:blipFill>
                <pic:spPr>
                  <a:xfrm>
                    <a:off x="0" y="0"/>
                    <a:ext cx="1499505" cy="144000"/>
                  </a:xfrm>
                  <a:prstGeom prst="rect">
                    <a:avLst/>
                  </a:prstGeom>
                </pic:spPr>
              </pic:pic>
            </a:graphicData>
          </a:graphic>
        </wp:inline>
      </w:drawing>
    </w:r>
    <w:r>
      <w:ptab w:relativeTo="margin" w:alignment="center" w:leader="none"/>
    </w:r>
    <w:r>
      <w:ptab w:relativeTo="margin" w:alignment="right" w:leader="none"/>
    </w:r>
    <w:hyperlink r:id="rId2" w:history="1">
      <w:r w:rsidRPr="00135B46">
        <w:rPr>
          <w:rStyle w:val="Hyperlink"/>
        </w:rPr>
        <w:t>Send Feedback</w:t>
      </w:r>
    </w:hyperlink>
  </w:p>
</w:hdr>
</file>

<file path=word/intelligence2.xml><?xml version="1.0" encoding="utf-8"?>
<int2:intelligence xmlns:int2="http://schemas.microsoft.com/office/intelligence/2020/intelligence" xmlns:oel="http://schemas.microsoft.com/office/2019/extlst">
  <int2:observations>
    <int2:textHash int2:hashCode="U7MWWtCyBY7ECn" int2:id="Ytheiikh">
      <int2:state int2:value="Rejected" int2:type="LegacyProofing"/>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F990D14E"/>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FFFFFF83"/>
    <w:multiLevelType w:val="singleLevel"/>
    <w:tmpl w:val="4EE2B46C"/>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FFFFFF89"/>
    <w:multiLevelType w:val="singleLevel"/>
    <w:tmpl w:val="02DE779C"/>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0F85798"/>
    <w:multiLevelType w:val="hybridMultilevel"/>
    <w:tmpl w:val="3F9EF1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1332F5E"/>
    <w:multiLevelType w:val="hybridMultilevel"/>
    <w:tmpl w:val="A790AE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4467714"/>
    <w:multiLevelType w:val="hybridMultilevel"/>
    <w:tmpl w:val="0C96455A"/>
    <w:lvl w:ilvl="0" w:tplc="01DEFCFE">
      <w:start w:val="1"/>
      <w:numFmt w:val="decimal"/>
      <w:lvlText w:val="%1."/>
      <w:lvlJc w:val="left"/>
      <w:pPr>
        <w:ind w:left="720" w:hanging="360"/>
      </w:pPr>
    </w:lvl>
    <w:lvl w:ilvl="1" w:tplc="44DAC2C8">
      <w:start w:val="1"/>
      <w:numFmt w:val="lowerLetter"/>
      <w:lvlText w:val="%2."/>
      <w:lvlJc w:val="left"/>
      <w:pPr>
        <w:ind w:left="1440" w:hanging="360"/>
      </w:pPr>
    </w:lvl>
    <w:lvl w:ilvl="2" w:tplc="FF1A3F1A">
      <w:start w:val="1"/>
      <w:numFmt w:val="lowerRoman"/>
      <w:lvlText w:val="%3."/>
      <w:lvlJc w:val="right"/>
      <w:pPr>
        <w:ind w:left="2160" w:hanging="180"/>
      </w:pPr>
    </w:lvl>
    <w:lvl w:ilvl="3" w:tplc="1CE833FA">
      <w:start w:val="1"/>
      <w:numFmt w:val="decimal"/>
      <w:lvlText w:val="%4."/>
      <w:lvlJc w:val="left"/>
      <w:pPr>
        <w:ind w:left="2880" w:hanging="360"/>
      </w:pPr>
    </w:lvl>
    <w:lvl w:ilvl="4" w:tplc="877ADFD4">
      <w:start w:val="1"/>
      <w:numFmt w:val="lowerLetter"/>
      <w:lvlText w:val="%5."/>
      <w:lvlJc w:val="left"/>
      <w:pPr>
        <w:ind w:left="3600" w:hanging="360"/>
      </w:pPr>
    </w:lvl>
    <w:lvl w:ilvl="5" w:tplc="43186D02">
      <w:start w:val="1"/>
      <w:numFmt w:val="lowerRoman"/>
      <w:lvlText w:val="%6."/>
      <w:lvlJc w:val="right"/>
      <w:pPr>
        <w:ind w:left="4320" w:hanging="180"/>
      </w:pPr>
    </w:lvl>
    <w:lvl w:ilvl="6" w:tplc="51745C7A">
      <w:start w:val="1"/>
      <w:numFmt w:val="decimal"/>
      <w:lvlText w:val="%7."/>
      <w:lvlJc w:val="left"/>
      <w:pPr>
        <w:ind w:left="5040" w:hanging="360"/>
      </w:pPr>
    </w:lvl>
    <w:lvl w:ilvl="7" w:tplc="3A7AE4AA">
      <w:start w:val="1"/>
      <w:numFmt w:val="lowerLetter"/>
      <w:lvlText w:val="%8."/>
      <w:lvlJc w:val="left"/>
      <w:pPr>
        <w:ind w:left="5760" w:hanging="360"/>
      </w:pPr>
    </w:lvl>
    <w:lvl w:ilvl="8" w:tplc="0F62842C">
      <w:start w:val="1"/>
      <w:numFmt w:val="lowerRoman"/>
      <w:lvlText w:val="%9."/>
      <w:lvlJc w:val="right"/>
      <w:pPr>
        <w:ind w:left="6480" w:hanging="180"/>
      </w:pPr>
    </w:lvl>
  </w:abstractNum>
  <w:abstractNum w:abstractNumId="6" w15:restartNumberingAfterBreak="0">
    <w:nsid w:val="0D913854"/>
    <w:multiLevelType w:val="hybridMultilevel"/>
    <w:tmpl w:val="E8941C0A"/>
    <w:lvl w:ilvl="0" w:tplc="F23A3CAC">
      <w:start w:val="1"/>
      <w:numFmt w:val="bullet"/>
      <w:pStyle w:val="ListParagraph"/>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7" w15:restartNumberingAfterBreak="0">
    <w:nsid w:val="0F0E2E27"/>
    <w:multiLevelType w:val="hybridMultilevel"/>
    <w:tmpl w:val="82D6B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3EB81B7"/>
    <w:multiLevelType w:val="hybridMultilevel"/>
    <w:tmpl w:val="3DAE9094"/>
    <w:lvl w:ilvl="0" w:tplc="00147040">
      <w:start w:val="1"/>
      <w:numFmt w:val="bullet"/>
      <w:lvlText w:val=""/>
      <w:lvlJc w:val="left"/>
      <w:pPr>
        <w:ind w:left="720" w:hanging="360"/>
      </w:pPr>
      <w:rPr>
        <w:rFonts w:ascii="Symbol" w:hAnsi="Symbol" w:hint="default"/>
      </w:rPr>
    </w:lvl>
    <w:lvl w:ilvl="1" w:tplc="B358EF36">
      <w:start w:val="1"/>
      <w:numFmt w:val="bullet"/>
      <w:lvlText w:val="o"/>
      <w:lvlJc w:val="left"/>
      <w:pPr>
        <w:ind w:left="1440" w:hanging="360"/>
      </w:pPr>
      <w:rPr>
        <w:rFonts w:ascii="Courier New" w:hAnsi="Courier New" w:hint="default"/>
      </w:rPr>
    </w:lvl>
    <w:lvl w:ilvl="2" w:tplc="9E221728">
      <w:start w:val="1"/>
      <w:numFmt w:val="bullet"/>
      <w:lvlText w:val=""/>
      <w:lvlJc w:val="left"/>
      <w:pPr>
        <w:ind w:left="2160" w:hanging="360"/>
      </w:pPr>
      <w:rPr>
        <w:rFonts w:ascii="Wingdings" w:hAnsi="Wingdings" w:hint="default"/>
      </w:rPr>
    </w:lvl>
    <w:lvl w:ilvl="3" w:tplc="A20AC744">
      <w:start w:val="1"/>
      <w:numFmt w:val="bullet"/>
      <w:lvlText w:val=""/>
      <w:lvlJc w:val="left"/>
      <w:pPr>
        <w:ind w:left="2880" w:hanging="360"/>
      </w:pPr>
      <w:rPr>
        <w:rFonts w:ascii="Symbol" w:hAnsi="Symbol" w:hint="default"/>
      </w:rPr>
    </w:lvl>
    <w:lvl w:ilvl="4" w:tplc="150CCA3E">
      <w:start w:val="1"/>
      <w:numFmt w:val="bullet"/>
      <w:lvlText w:val="o"/>
      <w:lvlJc w:val="left"/>
      <w:pPr>
        <w:ind w:left="3600" w:hanging="360"/>
      </w:pPr>
      <w:rPr>
        <w:rFonts w:ascii="Courier New" w:hAnsi="Courier New" w:hint="default"/>
      </w:rPr>
    </w:lvl>
    <w:lvl w:ilvl="5" w:tplc="594C09C0">
      <w:start w:val="1"/>
      <w:numFmt w:val="bullet"/>
      <w:lvlText w:val=""/>
      <w:lvlJc w:val="left"/>
      <w:pPr>
        <w:ind w:left="4320" w:hanging="360"/>
      </w:pPr>
      <w:rPr>
        <w:rFonts w:ascii="Wingdings" w:hAnsi="Wingdings" w:hint="default"/>
      </w:rPr>
    </w:lvl>
    <w:lvl w:ilvl="6" w:tplc="8E62D7AC">
      <w:start w:val="1"/>
      <w:numFmt w:val="bullet"/>
      <w:lvlText w:val=""/>
      <w:lvlJc w:val="left"/>
      <w:pPr>
        <w:ind w:left="5040" w:hanging="360"/>
      </w:pPr>
      <w:rPr>
        <w:rFonts w:ascii="Symbol" w:hAnsi="Symbol" w:hint="default"/>
      </w:rPr>
    </w:lvl>
    <w:lvl w:ilvl="7" w:tplc="82543068">
      <w:start w:val="1"/>
      <w:numFmt w:val="bullet"/>
      <w:lvlText w:val="o"/>
      <w:lvlJc w:val="left"/>
      <w:pPr>
        <w:ind w:left="5760" w:hanging="360"/>
      </w:pPr>
      <w:rPr>
        <w:rFonts w:ascii="Courier New" w:hAnsi="Courier New" w:hint="default"/>
      </w:rPr>
    </w:lvl>
    <w:lvl w:ilvl="8" w:tplc="773CDC80">
      <w:start w:val="1"/>
      <w:numFmt w:val="bullet"/>
      <w:lvlText w:val=""/>
      <w:lvlJc w:val="left"/>
      <w:pPr>
        <w:ind w:left="6480" w:hanging="360"/>
      </w:pPr>
      <w:rPr>
        <w:rFonts w:ascii="Wingdings" w:hAnsi="Wingdings" w:hint="default"/>
      </w:rPr>
    </w:lvl>
  </w:abstractNum>
  <w:abstractNum w:abstractNumId="9" w15:restartNumberingAfterBreak="0">
    <w:nsid w:val="141F10B0"/>
    <w:multiLevelType w:val="hybridMultilevel"/>
    <w:tmpl w:val="D10089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42617A8"/>
    <w:multiLevelType w:val="hybridMultilevel"/>
    <w:tmpl w:val="728AB0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52E2910"/>
    <w:multiLevelType w:val="hybridMultilevel"/>
    <w:tmpl w:val="0A3E4FE6"/>
    <w:lvl w:ilvl="0" w:tplc="958CB42A">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1C023ECD"/>
    <w:multiLevelType w:val="hybridMultilevel"/>
    <w:tmpl w:val="F0603B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19314E9"/>
    <w:multiLevelType w:val="hybridMultilevel"/>
    <w:tmpl w:val="2860468C"/>
    <w:lvl w:ilvl="0" w:tplc="ECD2E148">
      <w:start w:val="1"/>
      <w:numFmt w:val="bullet"/>
      <w:lvlText w:val=""/>
      <w:lvlJc w:val="left"/>
      <w:pPr>
        <w:ind w:left="720" w:hanging="360"/>
      </w:pPr>
      <w:rPr>
        <w:rFonts w:ascii="Symbol" w:hAnsi="Symbol" w:hint="default"/>
      </w:rPr>
    </w:lvl>
    <w:lvl w:ilvl="1" w:tplc="20863262">
      <w:start w:val="1"/>
      <w:numFmt w:val="bullet"/>
      <w:lvlText w:val="·"/>
      <w:lvlJc w:val="left"/>
      <w:pPr>
        <w:ind w:left="1440" w:hanging="360"/>
      </w:pPr>
      <w:rPr>
        <w:rFonts w:ascii="Symbol" w:hAnsi="Symbol" w:hint="default"/>
      </w:rPr>
    </w:lvl>
    <w:lvl w:ilvl="2" w:tplc="49B27FA2">
      <w:start w:val="1"/>
      <w:numFmt w:val="bullet"/>
      <w:lvlText w:val=""/>
      <w:lvlJc w:val="left"/>
      <w:pPr>
        <w:ind w:left="2160" w:hanging="360"/>
      </w:pPr>
      <w:rPr>
        <w:rFonts w:ascii="Wingdings" w:hAnsi="Wingdings" w:hint="default"/>
      </w:rPr>
    </w:lvl>
    <w:lvl w:ilvl="3" w:tplc="0A68AB70">
      <w:start w:val="1"/>
      <w:numFmt w:val="bullet"/>
      <w:lvlText w:val=""/>
      <w:lvlJc w:val="left"/>
      <w:pPr>
        <w:ind w:left="2880" w:hanging="360"/>
      </w:pPr>
      <w:rPr>
        <w:rFonts w:ascii="Symbol" w:hAnsi="Symbol" w:hint="default"/>
      </w:rPr>
    </w:lvl>
    <w:lvl w:ilvl="4" w:tplc="65F86744">
      <w:start w:val="1"/>
      <w:numFmt w:val="bullet"/>
      <w:lvlText w:val="o"/>
      <w:lvlJc w:val="left"/>
      <w:pPr>
        <w:ind w:left="3600" w:hanging="360"/>
      </w:pPr>
      <w:rPr>
        <w:rFonts w:ascii="Courier New" w:hAnsi="Courier New" w:hint="default"/>
      </w:rPr>
    </w:lvl>
    <w:lvl w:ilvl="5" w:tplc="24BA4CBC">
      <w:start w:val="1"/>
      <w:numFmt w:val="bullet"/>
      <w:lvlText w:val=""/>
      <w:lvlJc w:val="left"/>
      <w:pPr>
        <w:ind w:left="4320" w:hanging="360"/>
      </w:pPr>
      <w:rPr>
        <w:rFonts w:ascii="Wingdings" w:hAnsi="Wingdings" w:hint="default"/>
      </w:rPr>
    </w:lvl>
    <w:lvl w:ilvl="6" w:tplc="36C472D0">
      <w:start w:val="1"/>
      <w:numFmt w:val="bullet"/>
      <w:lvlText w:val=""/>
      <w:lvlJc w:val="left"/>
      <w:pPr>
        <w:ind w:left="5040" w:hanging="360"/>
      </w:pPr>
      <w:rPr>
        <w:rFonts w:ascii="Symbol" w:hAnsi="Symbol" w:hint="default"/>
      </w:rPr>
    </w:lvl>
    <w:lvl w:ilvl="7" w:tplc="F23EE798">
      <w:start w:val="1"/>
      <w:numFmt w:val="bullet"/>
      <w:lvlText w:val="o"/>
      <w:lvlJc w:val="left"/>
      <w:pPr>
        <w:ind w:left="5760" w:hanging="360"/>
      </w:pPr>
      <w:rPr>
        <w:rFonts w:ascii="Courier New" w:hAnsi="Courier New" w:hint="default"/>
      </w:rPr>
    </w:lvl>
    <w:lvl w:ilvl="8" w:tplc="32185388">
      <w:start w:val="1"/>
      <w:numFmt w:val="bullet"/>
      <w:lvlText w:val=""/>
      <w:lvlJc w:val="left"/>
      <w:pPr>
        <w:ind w:left="6480" w:hanging="360"/>
      </w:pPr>
      <w:rPr>
        <w:rFonts w:ascii="Wingdings" w:hAnsi="Wingdings" w:hint="default"/>
      </w:rPr>
    </w:lvl>
  </w:abstractNum>
  <w:abstractNum w:abstractNumId="14" w15:restartNumberingAfterBreak="0">
    <w:nsid w:val="22DB5589"/>
    <w:multiLevelType w:val="hybridMultilevel"/>
    <w:tmpl w:val="0A90814C"/>
    <w:lvl w:ilvl="0" w:tplc="E8F0DB86">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7483678"/>
    <w:multiLevelType w:val="hybridMultilevel"/>
    <w:tmpl w:val="8AE281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B535278"/>
    <w:multiLevelType w:val="hybridMultilevel"/>
    <w:tmpl w:val="34748C8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2BDD0B0B"/>
    <w:multiLevelType w:val="hybridMultilevel"/>
    <w:tmpl w:val="C80C1B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D512EDB"/>
    <w:multiLevelType w:val="hybridMultilevel"/>
    <w:tmpl w:val="C9C08832"/>
    <w:lvl w:ilvl="0" w:tplc="818089EA">
      <w:start w:val="1"/>
      <w:numFmt w:val="bullet"/>
      <w:pStyle w:val="Tigh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332717F6"/>
    <w:multiLevelType w:val="hybridMultilevel"/>
    <w:tmpl w:val="C8AE6D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5123C67"/>
    <w:multiLevelType w:val="hybridMultilevel"/>
    <w:tmpl w:val="0512F5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9B062B2"/>
    <w:multiLevelType w:val="hybridMultilevel"/>
    <w:tmpl w:val="309AE1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5B5789F"/>
    <w:multiLevelType w:val="hybridMultilevel"/>
    <w:tmpl w:val="6D98F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6B8455F"/>
    <w:multiLevelType w:val="multilevel"/>
    <w:tmpl w:val="0B8EC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6F1060"/>
    <w:multiLevelType w:val="hybridMultilevel"/>
    <w:tmpl w:val="D24C6A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B685E5D"/>
    <w:multiLevelType w:val="multilevel"/>
    <w:tmpl w:val="209092AE"/>
    <w:lvl w:ilvl="0">
      <w:start w:val="1"/>
      <w:numFmt w:val="decimal"/>
      <w:lvlText w:val="%1"/>
      <w:lvlJc w:val="left"/>
      <w:pPr>
        <w:tabs>
          <w:tab w:val="num" w:pos="432"/>
        </w:tabs>
        <w:ind w:left="432" w:hanging="432"/>
      </w:pPr>
      <w:rPr>
        <w:rFonts w:cs="Times New Roman"/>
      </w:rPr>
    </w:lvl>
    <w:lvl w:ilvl="1">
      <w:start w:val="1"/>
      <w:numFmt w:val="decimal"/>
      <w:lvlText w:val="%1.%2"/>
      <w:lvlJc w:val="left"/>
      <w:pPr>
        <w:tabs>
          <w:tab w:val="num" w:pos="576"/>
        </w:tabs>
        <w:ind w:left="576" w:hanging="576"/>
      </w:pPr>
      <w:rPr>
        <w:rFonts w:cs="Times New Roman"/>
      </w:rPr>
    </w:lvl>
    <w:lvl w:ilvl="2">
      <w:start w:val="1"/>
      <w:numFmt w:val="decimal"/>
      <w:lvlText w:val="%1.%2.%3"/>
      <w:lvlJc w:val="left"/>
      <w:pPr>
        <w:tabs>
          <w:tab w:val="num" w:pos="720"/>
        </w:tabs>
        <w:ind w:left="720" w:hanging="720"/>
      </w:pPr>
      <w:rPr>
        <w:rFonts w:cs="Times New Roman"/>
      </w:rPr>
    </w:lvl>
    <w:lvl w:ilvl="3">
      <w:start w:val="1"/>
      <w:numFmt w:val="decimal"/>
      <w:lvlText w:val="%1.%2.%3.%4"/>
      <w:lvlJc w:val="left"/>
      <w:pPr>
        <w:tabs>
          <w:tab w:val="num" w:pos="864"/>
        </w:tabs>
        <w:ind w:left="864" w:hanging="864"/>
      </w:pPr>
      <w:rPr>
        <w:rFonts w:cs="Times New Roman"/>
      </w:rPr>
    </w:lvl>
    <w:lvl w:ilvl="4">
      <w:start w:val="1"/>
      <w:numFmt w:val="decimal"/>
      <w:pStyle w:val="Heading5"/>
      <w:lvlText w:val="%1.%2.%3.%4.%5"/>
      <w:lvlJc w:val="left"/>
      <w:pPr>
        <w:tabs>
          <w:tab w:val="num" w:pos="1008"/>
        </w:tabs>
        <w:ind w:left="1008" w:hanging="1008"/>
      </w:pPr>
      <w:rPr>
        <w:rFonts w:cs="Times New Roman"/>
      </w:rPr>
    </w:lvl>
    <w:lvl w:ilvl="5">
      <w:start w:val="1"/>
      <w:numFmt w:val="decimal"/>
      <w:pStyle w:val="Heading6"/>
      <w:lvlText w:val="%1.%2.%3.%4.%5.%6"/>
      <w:lvlJc w:val="left"/>
      <w:pPr>
        <w:tabs>
          <w:tab w:val="num" w:pos="1152"/>
        </w:tabs>
        <w:ind w:left="1152" w:hanging="1152"/>
      </w:pPr>
      <w:rPr>
        <w:rFonts w:cs="Times New Roman"/>
      </w:rPr>
    </w:lvl>
    <w:lvl w:ilvl="6">
      <w:start w:val="1"/>
      <w:numFmt w:val="decimal"/>
      <w:pStyle w:val="Heading7"/>
      <w:lvlText w:val="%1.%2.%3.%4.%5.%6.%7"/>
      <w:lvlJc w:val="left"/>
      <w:pPr>
        <w:tabs>
          <w:tab w:val="num" w:pos="1296"/>
        </w:tabs>
        <w:ind w:left="1296" w:hanging="1296"/>
      </w:pPr>
      <w:rPr>
        <w:rFonts w:cs="Times New Roman"/>
      </w:rPr>
    </w:lvl>
    <w:lvl w:ilvl="7">
      <w:start w:val="1"/>
      <w:numFmt w:val="decimal"/>
      <w:pStyle w:val="Heading8"/>
      <w:lvlText w:val="%1.%2.%3.%4.%5.%6.%7.%8"/>
      <w:lvlJc w:val="left"/>
      <w:pPr>
        <w:tabs>
          <w:tab w:val="num" w:pos="1440"/>
        </w:tabs>
        <w:ind w:left="1440" w:hanging="1440"/>
      </w:pPr>
      <w:rPr>
        <w:rFonts w:cs="Times New Roman"/>
      </w:rPr>
    </w:lvl>
    <w:lvl w:ilvl="8">
      <w:start w:val="1"/>
      <w:numFmt w:val="decimal"/>
      <w:pStyle w:val="Heading9"/>
      <w:lvlText w:val="%1.%2.%3.%4.%5.%6.%7.%8.%9"/>
      <w:lvlJc w:val="left"/>
      <w:pPr>
        <w:tabs>
          <w:tab w:val="num" w:pos="1584"/>
        </w:tabs>
        <w:ind w:left="1584" w:hanging="1584"/>
      </w:pPr>
      <w:rPr>
        <w:rFonts w:cs="Times New Roman"/>
      </w:rPr>
    </w:lvl>
  </w:abstractNum>
  <w:abstractNum w:abstractNumId="26" w15:restartNumberingAfterBreak="0">
    <w:nsid w:val="5C5B48B6"/>
    <w:multiLevelType w:val="hybridMultilevel"/>
    <w:tmpl w:val="65CEFD7E"/>
    <w:lvl w:ilvl="0" w:tplc="6E96D404">
      <w:start w:val="1"/>
      <w:numFmt w:val="lowerLetter"/>
      <w:pStyle w:val="NOLIST2"/>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648E34B"/>
    <w:multiLevelType w:val="hybridMultilevel"/>
    <w:tmpl w:val="E6109E54"/>
    <w:lvl w:ilvl="0" w:tplc="A210B346">
      <w:start w:val="1"/>
      <w:numFmt w:val="bullet"/>
      <w:lvlText w:val=""/>
      <w:lvlJc w:val="left"/>
      <w:pPr>
        <w:ind w:left="720" w:hanging="360"/>
      </w:pPr>
      <w:rPr>
        <w:rFonts w:ascii="Symbol" w:hAnsi="Symbol" w:hint="default"/>
        <w:color w:val="auto"/>
      </w:rPr>
    </w:lvl>
    <w:lvl w:ilvl="1" w:tplc="05CE2686">
      <w:start w:val="1"/>
      <w:numFmt w:val="bullet"/>
      <w:lvlText w:val="o"/>
      <w:lvlJc w:val="left"/>
      <w:pPr>
        <w:ind w:left="1440" w:hanging="360"/>
      </w:pPr>
      <w:rPr>
        <w:rFonts w:ascii="Courier New" w:hAnsi="Courier New" w:hint="default"/>
      </w:rPr>
    </w:lvl>
    <w:lvl w:ilvl="2" w:tplc="47D64C76">
      <w:start w:val="1"/>
      <w:numFmt w:val="bullet"/>
      <w:lvlText w:val=""/>
      <w:lvlJc w:val="left"/>
      <w:pPr>
        <w:ind w:left="2160" w:hanging="360"/>
      </w:pPr>
      <w:rPr>
        <w:rFonts w:ascii="Wingdings" w:hAnsi="Wingdings" w:hint="default"/>
      </w:rPr>
    </w:lvl>
    <w:lvl w:ilvl="3" w:tplc="9CB8CD04">
      <w:start w:val="1"/>
      <w:numFmt w:val="bullet"/>
      <w:lvlText w:val=""/>
      <w:lvlJc w:val="left"/>
      <w:pPr>
        <w:ind w:left="2880" w:hanging="360"/>
      </w:pPr>
      <w:rPr>
        <w:rFonts w:ascii="Symbol" w:hAnsi="Symbol" w:hint="default"/>
      </w:rPr>
    </w:lvl>
    <w:lvl w:ilvl="4" w:tplc="B3AA11A0">
      <w:start w:val="1"/>
      <w:numFmt w:val="bullet"/>
      <w:lvlText w:val="o"/>
      <w:lvlJc w:val="left"/>
      <w:pPr>
        <w:ind w:left="3600" w:hanging="360"/>
      </w:pPr>
      <w:rPr>
        <w:rFonts w:ascii="Courier New" w:hAnsi="Courier New" w:hint="default"/>
      </w:rPr>
    </w:lvl>
    <w:lvl w:ilvl="5" w:tplc="7DD85510">
      <w:start w:val="1"/>
      <w:numFmt w:val="bullet"/>
      <w:lvlText w:val=""/>
      <w:lvlJc w:val="left"/>
      <w:pPr>
        <w:ind w:left="4320" w:hanging="360"/>
      </w:pPr>
      <w:rPr>
        <w:rFonts w:ascii="Wingdings" w:hAnsi="Wingdings" w:hint="default"/>
      </w:rPr>
    </w:lvl>
    <w:lvl w:ilvl="6" w:tplc="AC081F08">
      <w:start w:val="1"/>
      <w:numFmt w:val="bullet"/>
      <w:lvlText w:val=""/>
      <w:lvlJc w:val="left"/>
      <w:pPr>
        <w:ind w:left="5040" w:hanging="360"/>
      </w:pPr>
      <w:rPr>
        <w:rFonts w:ascii="Symbol" w:hAnsi="Symbol" w:hint="default"/>
      </w:rPr>
    </w:lvl>
    <w:lvl w:ilvl="7" w:tplc="D87C9166">
      <w:start w:val="1"/>
      <w:numFmt w:val="bullet"/>
      <w:lvlText w:val="o"/>
      <w:lvlJc w:val="left"/>
      <w:pPr>
        <w:ind w:left="5760" w:hanging="360"/>
      </w:pPr>
      <w:rPr>
        <w:rFonts w:ascii="Courier New" w:hAnsi="Courier New" w:hint="default"/>
      </w:rPr>
    </w:lvl>
    <w:lvl w:ilvl="8" w:tplc="8CE8228E">
      <w:start w:val="1"/>
      <w:numFmt w:val="bullet"/>
      <w:lvlText w:val=""/>
      <w:lvlJc w:val="left"/>
      <w:pPr>
        <w:ind w:left="6480" w:hanging="360"/>
      </w:pPr>
      <w:rPr>
        <w:rFonts w:ascii="Wingdings" w:hAnsi="Wingdings" w:hint="default"/>
      </w:rPr>
    </w:lvl>
  </w:abstractNum>
  <w:abstractNum w:abstractNumId="28" w15:restartNumberingAfterBreak="0">
    <w:nsid w:val="678779CB"/>
    <w:multiLevelType w:val="hybridMultilevel"/>
    <w:tmpl w:val="886C11CE"/>
    <w:lvl w:ilvl="0" w:tplc="6890CBA2">
      <w:start w:val="1"/>
      <w:numFmt w:val="decimal"/>
      <w:pStyle w:val="NOLIST1"/>
      <w:lvlText w:val="%1."/>
      <w:lvlJc w:val="left"/>
      <w:pPr>
        <w:ind w:left="720" w:hanging="360"/>
      </w:pPr>
    </w:lvl>
    <w:lvl w:ilvl="1" w:tplc="0E4AAD78">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ACF63FF"/>
    <w:multiLevelType w:val="multilevel"/>
    <w:tmpl w:val="D394743A"/>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F67125D"/>
    <w:multiLevelType w:val="hybridMultilevel"/>
    <w:tmpl w:val="475C26D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74E5445A"/>
    <w:multiLevelType w:val="hybridMultilevel"/>
    <w:tmpl w:val="0CDA4C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66D74DF"/>
    <w:multiLevelType w:val="hybridMultilevel"/>
    <w:tmpl w:val="D5465E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B6E6E70"/>
    <w:multiLevelType w:val="hybridMultilevel"/>
    <w:tmpl w:val="FFCA8D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E8B715C"/>
    <w:multiLevelType w:val="hybridMultilevel"/>
    <w:tmpl w:val="6F129D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59622950">
    <w:abstractNumId w:val="27"/>
  </w:num>
  <w:num w:numId="2" w16cid:durableId="251285568">
    <w:abstractNumId w:val="13"/>
  </w:num>
  <w:num w:numId="3" w16cid:durableId="735978523">
    <w:abstractNumId w:val="5"/>
  </w:num>
  <w:num w:numId="4" w16cid:durableId="1900314433">
    <w:abstractNumId w:val="25"/>
  </w:num>
  <w:num w:numId="5" w16cid:durableId="285359624">
    <w:abstractNumId w:val="2"/>
  </w:num>
  <w:num w:numId="6" w16cid:durableId="816453315">
    <w:abstractNumId w:val="1"/>
  </w:num>
  <w:num w:numId="7" w16cid:durableId="209222639">
    <w:abstractNumId w:val="0"/>
  </w:num>
  <w:num w:numId="8" w16cid:durableId="1584610397">
    <w:abstractNumId w:val="26"/>
  </w:num>
  <w:num w:numId="9" w16cid:durableId="1300108766">
    <w:abstractNumId w:val="28"/>
    <w:lvlOverride w:ilvl="0">
      <w:startOverride w:val="1"/>
    </w:lvlOverride>
  </w:num>
  <w:num w:numId="10" w16cid:durableId="1109861639">
    <w:abstractNumId w:val="14"/>
  </w:num>
  <w:num w:numId="11" w16cid:durableId="1836993333">
    <w:abstractNumId w:val="16"/>
  </w:num>
  <w:num w:numId="12" w16cid:durableId="443615710">
    <w:abstractNumId w:val="8"/>
  </w:num>
  <w:num w:numId="13" w16cid:durableId="1910461273">
    <w:abstractNumId w:val="24"/>
  </w:num>
  <w:num w:numId="14" w16cid:durableId="44646776">
    <w:abstractNumId w:val="29"/>
  </w:num>
  <w:num w:numId="15" w16cid:durableId="905145662">
    <w:abstractNumId w:val="30"/>
  </w:num>
  <w:num w:numId="16" w16cid:durableId="352347916">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122143729">
    <w:abstractNumId w:val="6"/>
  </w:num>
  <w:num w:numId="18" w16cid:durableId="49808471">
    <w:abstractNumId w:val="18"/>
  </w:num>
  <w:num w:numId="19" w16cid:durableId="915437588">
    <w:abstractNumId w:val="31"/>
  </w:num>
  <w:num w:numId="20" w16cid:durableId="1750077457">
    <w:abstractNumId w:val="3"/>
  </w:num>
  <w:num w:numId="21" w16cid:durableId="478496635">
    <w:abstractNumId w:val="32"/>
  </w:num>
  <w:num w:numId="22" w16cid:durableId="87888818">
    <w:abstractNumId w:val="11"/>
  </w:num>
  <w:num w:numId="23" w16cid:durableId="1102145647">
    <w:abstractNumId w:val="20"/>
  </w:num>
  <w:num w:numId="24" w16cid:durableId="1801996970">
    <w:abstractNumId w:val="6"/>
  </w:num>
  <w:num w:numId="25" w16cid:durableId="1060596028">
    <w:abstractNumId w:val="4"/>
  </w:num>
  <w:num w:numId="26" w16cid:durableId="107700854">
    <w:abstractNumId w:val="7"/>
  </w:num>
  <w:num w:numId="27" w16cid:durableId="322589441">
    <w:abstractNumId w:val="9"/>
  </w:num>
  <w:num w:numId="28" w16cid:durableId="562108083">
    <w:abstractNumId w:val="23"/>
  </w:num>
  <w:num w:numId="29" w16cid:durableId="1527325048">
    <w:abstractNumId w:val="15"/>
  </w:num>
  <w:num w:numId="30" w16cid:durableId="187184089">
    <w:abstractNumId w:val="23"/>
  </w:num>
  <w:num w:numId="31" w16cid:durableId="8877645">
    <w:abstractNumId w:val="21"/>
  </w:num>
  <w:num w:numId="32" w16cid:durableId="559290556">
    <w:abstractNumId w:val="12"/>
  </w:num>
  <w:num w:numId="33" w16cid:durableId="1874421460">
    <w:abstractNumId w:val="10"/>
  </w:num>
  <w:num w:numId="34" w16cid:durableId="1138189431">
    <w:abstractNumId w:val="34"/>
  </w:num>
  <w:num w:numId="35" w16cid:durableId="667291819">
    <w:abstractNumId w:val="6"/>
  </w:num>
  <w:num w:numId="36" w16cid:durableId="1565794124">
    <w:abstractNumId w:val="34"/>
  </w:num>
  <w:num w:numId="37" w16cid:durableId="398133309">
    <w:abstractNumId w:val="22"/>
  </w:num>
  <w:num w:numId="38" w16cid:durableId="1070077143">
    <w:abstractNumId w:val="19"/>
  </w:num>
  <w:num w:numId="39" w16cid:durableId="2096898337">
    <w:abstractNumId w:val="17"/>
  </w:num>
  <w:num w:numId="40" w16cid:durableId="1449616974">
    <w:abstractNumId w:val="33"/>
  </w:num>
  <w:numIdMacAtCleanup w:val="2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lson, Ed">
    <w15:presenceInfo w15:providerId="AD" w15:userId="S::edward.r.olson@accenture.com::dc6b8c1a-53c8-415a-8797-f9cedce5fcee"/>
  </w15:person>
  <w15:person w15:author="Farheen, Zara">
    <w15:presenceInfo w15:providerId="None" w15:userId="Farheen, Zar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documentProtection w:edit="trackedChanges" w:formatting="1"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LAwMDcxMjcyM7A0sLBQ0lEKTi0uzszPAykwNa4FAG4RzAItAAAA"/>
  </w:docVars>
  <w:rsids>
    <w:rsidRoot w:val="00514A55"/>
    <w:rsid w:val="00000617"/>
    <w:rsid w:val="00000C5C"/>
    <w:rsid w:val="000017CF"/>
    <w:rsid w:val="00001F51"/>
    <w:rsid w:val="0000288E"/>
    <w:rsid w:val="00003140"/>
    <w:rsid w:val="00004297"/>
    <w:rsid w:val="000044C8"/>
    <w:rsid w:val="0000650B"/>
    <w:rsid w:val="000078CC"/>
    <w:rsid w:val="00007DE0"/>
    <w:rsid w:val="00010F52"/>
    <w:rsid w:val="000112AB"/>
    <w:rsid w:val="0001280F"/>
    <w:rsid w:val="00013AE2"/>
    <w:rsid w:val="00014C3F"/>
    <w:rsid w:val="00014F71"/>
    <w:rsid w:val="000153FE"/>
    <w:rsid w:val="00015894"/>
    <w:rsid w:val="00015CCC"/>
    <w:rsid w:val="00020D78"/>
    <w:rsid w:val="0002168C"/>
    <w:rsid w:val="00022D04"/>
    <w:rsid w:val="0002319E"/>
    <w:rsid w:val="00023BE3"/>
    <w:rsid w:val="0002584C"/>
    <w:rsid w:val="000258FB"/>
    <w:rsid w:val="00025E3C"/>
    <w:rsid w:val="00027321"/>
    <w:rsid w:val="0002770D"/>
    <w:rsid w:val="00027D7D"/>
    <w:rsid w:val="00027E1F"/>
    <w:rsid w:val="00030573"/>
    <w:rsid w:val="00030C84"/>
    <w:rsid w:val="000326DB"/>
    <w:rsid w:val="00033469"/>
    <w:rsid w:val="00033D74"/>
    <w:rsid w:val="000352DC"/>
    <w:rsid w:val="00035BC8"/>
    <w:rsid w:val="000360EB"/>
    <w:rsid w:val="00037FCD"/>
    <w:rsid w:val="000402AE"/>
    <w:rsid w:val="00041046"/>
    <w:rsid w:val="00041353"/>
    <w:rsid w:val="00042B74"/>
    <w:rsid w:val="0004358A"/>
    <w:rsid w:val="000453A1"/>
    <w:rsid w:val="00045ED6"/>
    <w:rsid w:val="000460AE"/>
    <w:rsid w:val="00047ADE"/>
    <w:rsid w:val="00047D0C"/>
    <w:rsid w:val="00047F79"/>
    <w:rsid w:val="00050D46"/>
    <w:rsid w:val="000517C6"/>
    <w:rsid w:val="0005204E"/>
    <w:rsid w:val="0005253F"/>
    <w:rsid w:val="00053921"/>
    <w:rsid w:val="000550F9"/>
    <w:rsid w:val="00055519"/>
    <w:rsid w:val="00056DD0"/>
    <w:rsid w:val="00060289"/>
    <w:rsid w:val="00060DDE"/>
    <w:rsid w:val="000619E8"/>
    <w:rsid w:val="0006309D"/>
    <w:rsid w:val="000647FF"/>
    <w:rsid w:val="0006540E"/>
    <w:rsid w:val="00066BD8"/>
    <w:rsid w:val="00066CFC"/>
    <w:rsid w:val="00067063"/>
    <w:rsid w:val="00067DA2"/>
    <w:rsid w:val="00071485"/>
    <w:rsid w:val="00071C26"/>
    <w:rsid w:val="000731F4"/>
    <w:rsid w:val="00073E00"/>
    <w:rsid w:val="0007692C"/>
    <w:rsid w:val="0007727F"/>
    <w:rsid w:val="000774A9"/>
    <w:rsid w:val="00080729"/>
    <w:rsid w:val="00080CD2"/>
    <w:rsid w:val="00081A00"/>
    <w:rsid w:val="00081B13"/>
    <w:rsid w:val="000836C9"/>
    <w:rsid w:val="00083B1E"/>
    <w:rsid w:val="0008444F"/>
    <w:rsid w:val="000868AE"/>
    <w:rsid w:val="0009034F"/>
    <w:rsid w:val="0009190D"/>
    <w:rsid w:val="0009334D"/>
    <w:rsid w:val="00093ADF"/>
    <w:rsid w:val="00093DB5"/>
    <w:rsid w:val="00094264"/>
    <w:rsid w:val="000942ED"/>
    <w:rsid w:val="000963C6"/>
    <w:rsid w:val="00097435"/>
    <w:rsid w:val="00097E9F"/>
    <w:rsid w:val="000A1849"/>
    <w:rsid w:val="000A1A5B"/>
    <w:rsid w:val="000A2C86"/>
    <w:rsid w:val="000A48A2"/>
    <w:rsid w:val="000A4905"/>
    <w:rsid w:val="000A5131"/>
    <w:rsid w:val="000A51C1"/>
    <w:rsid w:val="000A52ED"/>
    <w:rsid w:val="000A537D"/>
    <w:rsid w:val="000A5B0E"/>
    <w:rsid w:val="000A6586"/>
    <w:rsid w:val="000A704F"/>
    <w:rsid w:val="000B1000"/>
    <w:rsid w:val="000B1088"/>
    <w:rsid w:val="000B1206"/>
    <w:rsid w:val="000B194D"/>
    <w:rsid w:val="000B1AA2"/>
    <w:rsid w:val="000B24DE"/>
    <w:rsid w:val="000B3A91"/>
    <w:rsid w:val="000B47BC"/>
    <w:rsid w:val="000B5162"/>
    <w:rsid w:val="000B7163"/>
    <w:rsid w:val="000B7A5D"/>
    <w:rsid w:val="000B7AD9"/>
    <w:rsid w:val="000B7F1C"/>
    <w:rsid w:val="000C0574"/>
    <w:rsid w:val="000C0D9C"/>
    <w:rsid w:val="000C217C"/>
    <w:rsid w:val="000C2274"/>
    <w:rsid w:val="000C292B"/>
    <w:rsid w:val="000C49C4"/>
    <w:rsid w:val="000C4E43"/>
    <w:rsid w:val="000C5970"/>
    <w:rsid w:val="000C64D4"/>
    <w:rsid w:val="000C6796"/>
    <w:rsid w:val="000C6CA7"/>
    <w:rsid w:val="000D0E5D"/>
    <w:rsid w:val="000D2EE2"/>
    <w:rsid w:val="000D48C6"/>
    <w:rsid w:val="000D5ABA"/>
    <w:rsid w:val="000D67C5"/>
    <w:rsid w:val="000D69CD"/>
    <w:rsid w:val="000D6ED0"/>
    <w:rsid w:val="000E042B"/>
    <w:rsid w:val="000E0526"/>
    <w:rsid w:val="000E16EE"/>
    <w:rsid w:val="000E1747"/>
    <w:rsid w:val="000E17A1"/>
    <w:rsid w:val="000E23A1"/>
    <w:rsid w:val="000E24E4"/>
    <w:rsid w:val="000E3F65"/>
    <w:rsid w:val="000E42A0"/>
    <w:rsid w:val="000E5245"/>
    <w:rsid w:val="000E6B4D"/>
    <w:rsid w:val="000F1D36"/>
    <w:rsid w:val="000F1FD3"/>
    <w:rsid w:val="000F229E"/>
    <w:rsid w:val="000F57AE"/>
    <w:rsid w:val="000F6AC0"/>
    <w:rsid w:val="00100CB8"/>
    <w:rsid w:val="001010B4"/>
    <w:rsid w:val="001033EC"/>
    <w:rsid w:val="001074E7"/>
    <w:rsid w:val="00111137"/>
    <w:rsid w:val="00111A1C"/>
    <w:rsid w:val="00112B8D"/>
    <w:rsid w:val="00114C27"/>
    <w:rsid w:val="001156DB"/>
    <w:rsid w:val="001219E0"/>
    <w:rsid w:val="00121B10"/>
    <w:rsid w:val="00121EF7"/>
    <w:rsid w:val="0012321C"/>
    <w:rsid w:val="0012541A"/>
    <w:rsid w:val="001256DD"/>
    <w:rsid w:val="00125EC4"/>
    <w:rsid w:val="001265F0"/>
    <w:rsid w:val="00126713"/>
    <w:rsid w:val="00127289"/>
    <w:rsid w:val="00127F71"/>
    <w:rsid w:val="00131131"/>
    <w:rsid w:val="001317AE"/>
    <w:rsid w:val="00131939"/>
    <w:rsid w:val="001322DB"/>
    <w:rsid w:val="001326A9"/>
    <w:rsid w:val="00132B1D"/>
    <w:rsid w:val="00132C05"/>
    <w:rsid w:val="00134A28"/>
    <w:rsid w:val="00135B46"/>
    <w:rsid w:val="001362AB"/>
    <w:rsid w:val="001372FA"/>
    <w:rsid w:val="00140B6D"/>
    <w:rsid w:val="00140EB8"/>
    <w:rsid w:val="001414C5"/>
    <w:rsid w:val="0014278B"/>
    <w:rsid w:val="00142EC4"/>
    <w:rsid w:val="0014323E"/>
    <w:rsid w:val="00143BFC"/>
    <w:rsid w:val="0014747F"/>
    <w:rsid w:val="001503C6"/>
    <w:rsid w:val="001514DE"/>
    <w:rsid w:val="0015363A"/>
    <w:rsid w:val="00154636"/>
    <w:rsid w:val="00154B83"/>
    <w:rsid w:val="00154EA3"/>
    <w:rsid w:val="001551BE"/>
    <w:rsid w:val="00157507"/>
    <w:rsid w:val="00157DCD"/>
    <w:rsid w:val="00160066"/>
    <w:rsid w:val="00160E52"/>
    <w:rsid w:val="00161AD8"/>
    <w:rsid w:val="00162191"/>
    <w:rsid w:val="001634C3"/>
    <w:rsid w:val="00167205"/>
    <w:rsid w:val="001676BB"/>
    <w:rsid w:val="00167F9F"/>
    <w:rsid w:val="0017080D"/>
    <w:rsid w:val="00171B36"/>
    <w:rsid w:val="0017236F"/>
    <w:rsid w:val="00173432"/>
    <w:rsid w:val="00173872"/>
    <w:rsid w:val="00173955"/>
    <w:rsid w:val="00174677"/>
    <w:rsid w:val="00174AD3"/>
    <w:rsid w:val="001750BC"/>
    <w:rsid w:val="00176603"/>
    <w:rsid w:val="00177124"/>
    <w:rsid w:val="00177829"/>
    <w:rsid w:val="00177D63"/>
    <w:rsid w:val="001802F3"/>
    <w:rsid w:val="00180795"/>
    <w:rsid w:val="00180C71"/>
    <w:rsid w:val="00180F7E"/>
    <w:rsid w:val="0018168D"/>
    <w:rsid w:val="00182EF7"/>
    <w:rsid w:val="001848A8"/>
    <w:rsid w:val="00184C8E"/>
    <w:rsid w:val="001851E2"/>
    <w:rsid w:val="00185249"/>
    <w:rsid w:val="0018566F"/>
    <w:rsid w:val="00185707"/>
    <w:rsid w:val="001865C0"/>
    <w:rsid w:val="001870ED"/>
    <w:rsid w:val="00190F85"/>
    <w:rsid w:val="001921FD"/>
    <w:rsid w:val="00192378"/>
    <w:rsid w:val="0019241E"/>
    <w:rsid w:val="001935D6"/>
    <w:rsid w:val="00194AFD"/>
    <w:rsid w:val="001952F4"/>
    <w:rsid w:val="001959A1"/>
    <w:rsid w:val="00195A08"/>
    <w:rsid w:val="00195BB3"/>
    <w:rsid w:val="001965AD"/>
    <w:rsid w:val="00197274"/>
    <w:rsid w:val="001A0785"/>
    <w:rsid w:val="001A0C82"/>
    <w:rsid w:val="001A15B3"/>
    <w:rsid w:val="001A50CD"/>
    <w:rsid w:val="001A7BC0"/>
    <w:rsid w:val="001B0CE9"/>
    <w:rsid w:val="001B15E1"/>
    <w:rsid w:val="001B39AE"/>
    <w:rsid w:val="001B4B58"/>
    <w:rsid w:val="001B50FF"/>
    <w:rsid w:val="001B66AA"/>
    <w:rsid w:val="001B6CB5"/>
    <w:rsid w:val="001C0B3D"/>
    <w:rsid w:val="001C3A98"/>
    <w:rsid w:val="001C61C2"/>
    <w:rsid w:val="001C668A"/>
    <w:rsid w:val="001D084A"/>
    <w:rsid w:val="001D0D26"/>
    <w:rsid w:val="001D1207"/>
    <w:rsid w:val="001D1D67"/>
    <w:rsid w:val="001D244C"/>
    <w:rsid w:val="001D2814"/>
    <w:rsid w:val="001D366F"/>
    <w:rsid w:val="001D435F"/>
    <w:rsid w:val="001D4AA9"/>
    <w:rsid w:val="001D4F96"/>
    <w:rsid w:val="001D51AA"/>
    <w:rsid w:val="001D678A"/>
    <w:rsid w:val="001D7FA9"/>
    <w:rsid w:val="001E08FE"/>
    <w:rsid w:val="001E2370"/>
    <w:rsid w:val="001E27EA"/>
    <w:rsid w:val="001E29B2"/>
    <w:rsid w:val="001E3BC0"/>
    <w:rsid w:val="001E4481"/>
    <w:rsid w:val="001E5D00"/>
    <w:rsid w:val="001E6E5D"/>
    <w:rsid w:val="001E706C"/>
    <w:rsid w:val="001E7D7B"/>
    <w:rsid w:val="001F06A7"/>
    <w:rsid w:val="001F1A69"/>
    <w:rsid w:val="001F2572"/>
    <w:rsid w:val="001F26BF"/>
    <w:rsid w:val="001F33F0"/>
    <w:rsid w:val="001F50BC"/>
    <w:rsid w:val="001F51AB"/>
    <w:rsid w:val="001F5D5C"/>
    <w:rsid w:val="001F7397"/>
    <w:rsid w:val="0020049B"/>
    <w:rsid w:val="00201311"/>
    <w:rsid w:val="00201CC0"/>
    <w:rsid w:val="00202061"/>
    <w:rsid w:val="0020316F"/>
    <w:rsid w:val="002035EA"/>
    <w:rsid w:val="0020475B"/>
    <w:rsid w:val="0020568C"/>
    <w:rsid w:val="00205AFB"/>
    <w:rsid w:val="00205F28"/>
    <w:rsid w:val="0020717D"/>
    <w:rsid w:val="0020747D"/>
    <w:rsid w:val="00210345"/>
    <w:rsid w:val="00211260"/>
    <w:rsid w:val="00212AA5"/>
    <w:rsid w:val="0021374D"/>
    <w:rsid w:val="00213B87"/>
    <w:rsid w:val="00213DF5"/>
    <w:rsid w:val="00213E0B"/>
    <w:rsid w:val="00214FCA"/>
    <w:rsid w:val="00215ABD"/>
    <w:rsid w:val="00216537"/>
    <w:rsid w:val="002174C3"/>
    <w:rsid w:val="00217AE9"/>
    <w:rsid w:val="00220D9D"/>
    <w:rsid w:val="002219F7"/>
    <w:rsid w:val="00222267"/>
    <w:rsid w:val="00222888"/>
    <w:rsid w:val="00222D81"/>
    <w:rsid w:val="00223A55"/>
    <w:rsid w:val="00226F1C"/>
    <w:rsid w:val="002276C5"/>
    <w:rsid w:val="002306D8"/>
    <w:rsid w:val="00230773"/>
    <w:rsid w:val="00231307"/>
    <w:rsid w:val="00231DE1"/>
    <w:rsid w:val="00231E6D"/>
    <w:rsid w:val="00232899"/>
    <w:rsid w:val="00232943"/>
    <w:rsid w:val="00232E7B"/>
    <w:rsid w:val="00233CAE"/>
    <w:rsid w:val="00235473"/>
    <w:rsid w:val="002354E2"/>
    <w:rsid w:val="00236253"/>
    <w:rsid w:val="002368E2"/>
    <w:rsid w:val="00236DF3"/>
    <w:rsid w:val="00237AE3"/>
    <w:rsid w:val="00241701"/>
    <w:rsid w:val="00244EE9"/>
    <w:rsid w:val="002456DB"/>
    <w:rsid w:val="00245973"/>
    <w:rsid w:val="00246B0A"/>
    <w:rsid w:val="0024722D"/>
    <w:rsid w:val="00247CDF"/>
    <w:rsid w:val="00250C84"/>
    <w:rsid w:val="00251367"/>
    <w:rsid w:val="0025177C"/>
    <w:rsid w:val="00252FF0"/>
    <w:rsid w:val="00253A68"/>
    <w:rsid w:val="00255078"/>
    <w:rsid w:val="002556DF"/>
    <w:rsid w:val="00256AD4"/>
    <w:rsid w:val="0025773A"/>
    <w:rsid w:val="00260444"/>
    <w:rsid w:val="002613CA"/>
    <w:rsid w:val="00261936"/>
    <w:rsid w:val="00261A42"/>
    <w:rsid w:val="00261A74"/>
    <w:rsid w:val="00263683"/>
    <w:rsid w:val="002654B7"/>
    <w:rsid w:val="002656FF"/>
    <w:rsid w:val="002667A0"/>
    <w:rsid w:val="0027020C"/>
    <w:rsid w:val="002706C5"/>
    <w:rsid w:val="002718AB"/>
    <w:rsid w:val="00272660"/>
    <w:rsid w:val="00272C9A"/>
    <w:rsid w:val="00273D9F"/>
    <w:rsid w:val="00275B69"/>
    <w:rsid w:val="00276ADD"/>
    <w:rsid w:val="002770FA"/>
    <w:rsid w:val="00277F24"/>
    <w:rsid w:val="00280EB2"/>
    <w:rsid w:val="00282952"/>
    <w:rsid w:val="0028310F"/>
    <w:rsid w:val="002837C9"/>
    <w:rsid w:val="00284110"/>
    <w:rsid w:val="00284C42"/>
    <w:rsid w:val="00284E46"/>
    <w:rsid w:val="0028505F"/>
    <w:rsid w:val="0028507F"/>
    <w:rsid w:val="00285B26"/>
    <w:rsid w:val="00286546"/>
    <w:rsid w:val="00287923"/>
    <w:rsid w:val="00287CB3"/>
    <w:rsid w:val="00290922"/>
    <w:rsid w:val="00291C7D"/>
    <w:rsid w:val="00292ED3"/>
    <w:rsid w:val="0029387C"/>
    <w:rsid w:val="002939B9"/>
    <w:rsid w:val="00293C82"/>
    <w:rsid w:val="00293DE5"/>
    <w:rsid w:val="00294B42"/>
    <w:rsid w:val="00296EBC"/>
    <w:rsid w:val="002970FD"/>
    <w:rsid w:val="002A1165"/>
    <w:rsid w:val="002A16DE"/>
    <w:rsid w:val="002A19F4"/>
    <w:rsid w:val="002A288D"/>
    <w:rsid w:val="002A4050"/>
    <w:rsid w:val="002A496E"/>
    <w:rsid w:val="002A4CA7"/>
    <w:rsid w:val="002A4CC0"/>
    <w:rsid w:val="002A4D92"/>
    <w:rsid w:val="002A530F"/>
    <w:rsid w:val="002A58F5"/>
    <w:rsid w:val="002A5E78"/>
    <w:rsid w:val="002A5EE5"/>
    <w:rsid w:val="002A5FDE"/>
    <w:rsid w:val="002A667C"/>
    <w:rsid w:val="002A68C5"/>
    <w:rsid w:val="002A7359"/>
    <w:rsid w:val="002B0850"/>
    <w:rsid w:val="002B0AA1"/>
    <w:rsid w:val="002B0B48"/>
    <w:rsid w:val="002B19BB"/>
    <w:rsid w:val="002B1B59"/>
    <w:rsid w:val="002B21C1"/>
    <w:rsid w:val="002B355F"/>
    <w:rsid w:val="002B487A"/>
    <w:rsid w:val="002B5841"/>
    <w:rsid w:val="002C0AC2"/>
    <w:rsid w:val="002C11BF"/>
    <w:rsid w:val="002C1D45"/>
    <w:rsid w:val="002C2F4E"/>
    <w:rsid w:val="002C30DA"/>
    <w:rsid w:val="002C3126"/>
    <w:rsid w:val="002C4DDD"/>
    <w:rsid w:val="002C5E5A"/>
    <w:rsid w:val="002C6089"/>
    <w:rsid w:val="002C6D2A"/>
    <w:rsid w:val="002C754A"/>
    <w:rsid w:val="002D0200"/>
    <w:rsid w:val="002D0914"/>
    <w:rsid w:val="002D1637"/>
    <w:rsid w:val="002D2206"/>
    <w:rsid w:val="002D33DE"/>
    <w:rsid w:val="002D36B8"/>
    <w:rsid w:val="002D38C1"/>
    <w:rsid w:val="002D47D6"/>
    <w:rsid w:val="002D4B83"/>
    <w:rsid w:val="002D5508"/>
    <w:rsid w:val="002D5DAC"/>
    <w:rsid w:val="002D5ED0"/>
    <w:rsid w:val="002D5F1B"/>
    <w:rsid w:val="002D62CD"/>
    <w:rsid w:val="002D65CC"/>
    <w:rsid w:val="002D7C3B"/>
    <w:rsid w:val="002E004C"/>
    <w:rsid w:val="002E0F0E"/>
    <w:rsid w:val="002E1EF4"/>
    <w:rsid w:val="002E1F98"/>
    <w:rsid w:val="002E3B67"/>
    <w:rsid w:val="002E4E2C"/>
    <w:rsid w:val="002E6276"/>
    <w:rsid w:val="002E6FE6"/>
    <w:rsid w:val="002F0222"/>
    <w:rsid w:val="002F0756"/>
    <w:rsid w:val="002F16BF"/>
    <w:rsid w:val="002F1BE1"/>
    <w:rsid w:val="002F1FDF"/>
    <w:rsid w:val="002F2FBD"/>
    <w:rsid w:val="002F3D7D"/>
    <w:rsid w:val="002F41BE"/>
    <w:rsid w:val="002F4CDA"/>
    <w:rsid w:val="002F68BC"/>
    <w:rsid w:val="002F6A80"/>
    <w:rsid w:val="0030199D"/>
    <w:rsid w:val="003023A4"/>
    <w:rsid w:val="00303B19"/>
    <w:rsid w:val="00303D70"/>
    <w:rsid w:val="00303E5D"/>
    <w:rsid w:val="00304701"/>
    <w:rsid w:val="00304D46"/>
    <w:rsid w:val="00305974"/>
    <w:rsid w:val="00305C32"/>
    <w:rsid w:val="0030636E"/>
    <w:rsid w:val="003063AE"/>
    <w:rsid w:val="00306BFF"/>
    <w:rsid w:val="00313A4F"/>
    <w:rsid w:val="0031450A"/>
    <w:rsid w:val="00314BDE"/>
    <w:rsid w:val="0031553E"/>
    <w:rsid w:val="00316A85"/>
    <w:rsid w:val="003172E7"/>
    <w:rsid w:val="00320988"/>
    <w:rsid w:val="003222A9"/>
    <w:rsid w:val="00322411"/>
    <w:rsid w:val="00322CFA"/>
    <w:rsid w:val="00323D1B"/>
    <w:rsid w:val="00323DB5"/>
    <w:rsid w:val="003247FF"/>
    <w:rsid w:val="0032509A"/>
    <w:rsid w:val="00325EA4"/>
    <w:rsid w:val="00326961"/>
    <w:rsid w:val="003278EC"/>
    <w:rsid w:val="00330718"/>
    <w:rsid w:val="00330B40"/>
    <w:rsid w:val="0033211B"/>
    <w:rsid w:val="003327FB"/>
    <w:rsid w:val="00333BD7"/>
    <w:rsid w:val="003357D9"/>
    <w:rsid w:val="00336589"/>
    <w:rsid w:val="003375AA"/>
    <w:rsid w:val="003406BA"/>
    <w:rsid w:val="00340883"/>
    <w:rsid w:val="003418F9"/>
    <w:rsid w:val="00341A0A"/>
    <w:rsid w:val="0034236A"/>
    <w:rsid w:val="0034259D"/>
    <w:rsid w:val="0034364B"/>
    <w:rsid w:val="00343E16"/>
    <w:rsid w:val="00344256"/>
    <w:rsid w:val="00344494"/>
    <w:rsid w:val="003444E0"/>
    <w:rsid w:val="00344AA0"/>
    <w:rsid w:val="003452CE"/>
    <w:rsid w:val="00345D4E"/>
    <w:rsid w:val="003474BD"/>
    <w:rsid w:val="0035191A"/>
    <w:rsid w:val="00351D55"/>
    <w:rsid w:val="00352AC8"/>
    <w:rsid w:val="00352F1D"/>
    <w:rsid w:val="00353D9F"/>
    <w:rsid w:val="00355038"/>
    <w:rsid w:val="003556E6"/>
    <w:rsid w:val="00357C80"/>
    <w:rsid w:val="00357D37"/>
    <w:rsid w:val="00357E81"/>
    <w:rsid w:val="00360A05"/>
    <w:rsid w:val="00360B19"/>
    <w:rsid w:val="003617AC"/>
    <w:rsid w:val="00361C78"/>
    <w:rsid w:val="003623CA"/>
    <w:rsid w:val="003630AE"/>
    <w:rsid w:val="00363C54"/>
    <w:rsid w:val="00364333"/>
    <w:rsid w:val="0036524D"/>
    <w:rsid w:val="00365BAD"/>
    <w:rsid w:val="003669FC"/>
    <w:rsid w:val="003714BA"/>
    <w:rsid w:val="0037290C"/>
    <w:rsid w:val="00373B60"/>
    <w:rsid w:val="00374D74"/>
    <w:rsid w:val="00375456"/>
    <w:rsid w:val="00375666"/>
    <w:rsid w:val="00375984"/>
    <w:rsid w:val="0037729D"/>
    <w:rsid w:val="0038049A"/>
    <w:rsid w:val="003807FE"/>
    <w:rsid w:val="00380C26"/>
    <w:rsid w:val="00380EC4"/>
    <w:rsid w:val="00380F21"/>
    <w:rsid w:val="003815D7"/>
    <w:rsid w:val="00381FDB"/>
    <w:rsid w:val="003845BB"/>
    <w:rsid w:val="00385BA7"/>
    <w:rsid w:val="00385CBF"/>
    <w:rsid w:val="003873AA"/>
    <w:rsid w:val="0038742D"/>
    <w:rsid w:val="003876A1"/>
    <w:rsid w:val="00387DB4"/>
    <w:rsid w:val="00387EE2"/>
    <w:rsid w:val="00390521"/>
    <w:rsid w:val="00390A20"/>
    <w:rsid w:val="00393DB3"/>
    <w:rsid w:val="0039421D"/>
    <w:rsid w:val="00396595"/>
    <w:rsid w:val="00396922"/>
    <w:rsid w:val="003A15AB"/>
    <w:rsid w:val="003A2922"/>
    <w:rsid w:val="003A52F6"/>
    <w:rsid w:val="003A66C5"/>
    <w:rsid w:val="003A704B"/>
    <w:rsid w:val="003A715E"/>
    <w:rsid w:val="003B0F1C"/>
    <w:rsid w:val="003B3018"/>
    <w:rsid w:val="003B3B03"/>
    <w:rsid w:val="003B3C68"/>
    <w:rsid w:val="003B51C0"/>
    <w:rsid w:val="003B5E38"/>
    <w:rsid w:val="003B68B0"/>
    <w:rsid w:val="003C0848"/>
    <w:rsid w:val="003C1756"/>
    <w:rsid w:val="003C1F7F"/>
    <w:rsid w:val="003C5CA2"/>
    <w:rsid w:val="003C5CD7"/>
    <w:rsid w:val="003C6603"/>
    <w:rsid w:val="003D06F6"/>
    <w:rsid w:val="003D09F6"/>
    <w:rsid w:val="003D21E0"/>
    <w:rsid w:val="003D2374"/>
    <w:rsid w:val="003D2FC4"/>
    <w:rsid w:val="003D30C1"/>
    <w:rsid w:val="003D45C8"/>
    <w:rsid w:val="003D46A0"/>
    <w:rsid w:val="003D47EF"/>
    <w:rsid w:val="003D4D93"/>
    <w:rsid w:val="003D5DCD"/>
    <w:rsid w:val="003D5FBC"/>
    <w:rsid w:val="003D6F00"/>
    <w:rsid w:val="003D722F"/>
    <w:rsid w:val="003E031E"/>
    <w:rsid w:val="003E1E48"/>
    <w:rsid w:val="003E287B"/>
    <w:rsid w:val="003E3034"/>
    <w:rsid w:val="003E3CF4"/>
    <w:rsid w:val="003E463B"/>
    <w:rsid w:val="003E7A55"/>
    <w:rsid w:val="003F217A"/>
    <w:rsid w:val="003F3339"/>
    <w:rsid w:val="003F3CBC"/>
    <w:rsid w:val="003F416B"/>
    <w:rsid w:val="003F4E0C"/>
    <w:rsid w:val="003F53F1"/>
    <w:rsid w:val="003F5B45"/>
    <w:rsid w:val="003F74C8"/>
    <w:rsid w:val="003F795D"/>
    <w:rsid w:val="00400B6C"/>
    <w:rsid w:val="0040147F"/>
    <w:rsid w:val="00401961"/>
    <w:rsid w:val="00403391"/>
    <w:rsid w:val="00404A47"/>
    <w:rsid w:val="004054D8"/>
    <w:rsid w:val="004075B7"/>
    <w:rsid w:val="004078C5"/>
    <w:rsid w:val="00407B8D"/>
    <w:rsid w:val="00410816"/>
    <w:rsid w:val="00410903"/>
    <w:rsid w:val="00411D85"/>
    <w:rsid w:val="00412CCB"/>
    <w:rsid w:val="00414058"/>
    <w:rsid w:val="00414815"/>
    <w:rsid w:val="00414F61"/>
    <w:rsid w:val="00415A72"/>
    <w:rsid w:val="00415F52"/>
    <w:rsid w:val="004166E6"/>
    <w:rsid w:val="00417B02"/>
    <w:rsid w:val="004209B6"/>
    <w:rsid w:val="00421DC8"/>
    <w:rsid w:val="004253A3"/>
    <w:rsid w:val="004257E2"/>
    <w:rsid w:val="0042712D"/>
    <w:rsid w:val="0043167D"/>
    <w:rsid w:val="00431974"/>
    <w:rsid w:val="0043325B"/>
    <w:rsid w:val="0043357F"/>
    <w:rsid w:val="004335E8"/>
    <w:rsid w:val="00434549"/>
    <w:rsid w:val="004357C0"/>
    <w:rsid w:val="00436315"/>
    <w:rsid w:val="0043726E"/>
    <w:rsid w:val="00437FA7"/>
    <w:rsid w:val="0044178E"/>
    <w:rsid w:val="00442B89"/>
    <w:rsid w:val="00442C36"/>
    <w:rsid w:val="0044439A"/>
    <w:rsid w:val="00444853"/>
    <w:rsid w:val="00444AFD"/>
    <w:rsid w:val="00444B21"/>
    <w:rsid w:val="00445112"/>
    <w:rsid w:val="00446047"/>
    <w:rsid w:val="00447F10"/>
    <w:rsid w:val="00450A4E"/>
    <w:rsid w:val="00453EBD"/>
    <w:rsid w:val="00454394"/>
    <w:rsid w:val="00454537"/>
    <w:rsid w:val="00454E97"/>
    <w:rsid w:val="004565FF"/>
    <w:rsid w:val="0045703C"/>
    <w:rsid w:val="00460D87"/>
    <w:rsid w:val="00460E9A"/>
    <w:rsid w:val="004616BC"/>
    <w:rsid w:val="004631F2"/>
    <w:rsid w:val="00463D0A"/>
    <w:rsid w:val="0046479F"/>
    <w:rsid w:val="00464CC3"/>
    <w:rsid w:val="0046517F"/>
    <w:rsid w:val="00466C72"/>
    <w:rsid w:val="004674B3"/>
    <w:rsid w:val="00467624"/>
    <w:rsid w:val="00472990"/>
    <w:rsid w:val="00474489"/>
    <w:rsid w:val="0047494B"/>
    <w:rsid w:val="00477825"/>
    <w:rsid w:val="004801A4"/>
    <w:rsid w:val="004812CC"/>
    <w:rsid w:val="00481741"/>
    <w:rsid w:val="00482AC0"/>
    <w:rsid w:val="00482D1B"/>
    <w:rsid w:val="004831BD"/>
    <w:rsid w:val="00483D58"/>
    <w:rsid w:val="00485D48"/>
    <w:rsid w:val="00487234"/>
    <w:rsid w:val="00490020"/>
    <w:rsid w:val="004901AB"/>
    <w:rsid w:val="004930AD"/>
    <w:rsid w:val="00493C3E"/>
    <w:rsid w:val="00494334"/>
    <w:rsid w:val="00494539"/>
    <w:rsid w:val="00494829"/>
    <w:rsid w:val="00495BB6"/>
    <w:rsid w:val="00495CC6"/>
    <w:rsid w:val="004963FA"/>
    <w:rsid w:val="00496BB3"/>
    <w:rsid w:val="004A082D"/>
    <w:rsid w:val="004A5D22"/>
    <w:rsid w:val="004A6183"/>
    <w:rsid w:val="004A6CC0"/>
    <w:rsid w:val="004B0944"/>
    <w:rsid w:val="004B2B09"/>
    <w:rsid w:val="004B37DD"/>
    <w:rsid w:val="004B3B16"/>
    <w:rsid w:val="004B52C8"/>
    <w:rsid w:val="004B582E"/>
    <w:rsid w:val="004B5B4F"/>
    <w:rsid w:val="004B6608"/>
    <w:rsid w:val="004C0460"/>
    <w:rsid w:val="004C1043"/>
    <w:rsid w:val="004C1604"/>
    <w:rsid w:val="004C1DB3"/>
    <w:rsid w:val="004C413F"/>
    <w:rsid w:val="004C4928"/>
    <w:rsid w:val="004C5B49"/>
    <w:rsid w:val="004C610A"/>
    <w:rsid w:val="004C6991"/>
    <w:rsid w:val="004C6A09"/>
    <w:rsid w:val="004D0504"/>
    <w:rsid w:val="004D08A8"/>
    <w:rsid w:val="004D1E8F"/>
    <w:rsid w:val="004D2F63"/>
    <w:rsid w:val="004D4370"/>
    <w:rsid w:val="004D4D7B"/>
    <w:rsid w:val="004D5190"/>
    <w:rsid w:val="004D6531"/>
    <w:rsid w:val="004D7F62"/>
    <w:rsid w:val="004E1F9A"/>
    <w:rsid w:val="004E2746"/>
    <w:rsid w:val="004E42EA"/>
    <w:rsid w:val="004E53CB"/>
    <w:rsid w:val="004E6FCD"/>
    <w:rsid w:val="004E707E"/>
    <w:rsid w:val="004E7E63"/>
    <w:rsid w:val="004F00C7"/>
    <w:rsid w:val="004F0A35"/>
    <w:rsid w:val="004F1504"/>
    <w:rsid w:val="004F283C"/>
    <w:rsid w:val="004F2C6D"/>
    <w:rsid w:val="004F3235"/>
    <w:rsid w:val="004F3CE8"/>
    <w:rsid w:val="004F4B3D"/>
    <w:rsid w:val="004F6831"/>
    <w:rsid w:val="004F7345"/>
    <w:rsid w:val="004F7BC5"/>
    <w:rsid w:val="005013FD"/>
    <w:rsid w:val="00501A3C"/>
    <w:rsid w:val="00501D10"/>
    <w:rsid w:val="0050495B"/>
    <w:rsid w:val="00506B9B"/>
    <w:rsid w:val="00507D1E"/>
    <w:rsid w:val="005105B9"/>
    <w:rsid w:val="00510F74"/>
    <w:rsid w:val="00514A55"/>
    <w:rsid w:val="00514DBB"/>
    <w:rsid w:val="00515139"/>
    <w:rsid w:val="00515C28"/>
    <w:rsid w:val="00515EE9"/>
    <w:rsid w:val="00516552"/>
    <w:rsid w:val="0051691F"/>
    <w:rsid w:val="00517003"/>
    <w:rsid w:val="00520414"/>
    <w:rsid w:val="00520F63"/>
    <w:rsid w:val="00521954"/>
    <w:rsid w:val="005226BA"/>
    <w:rsid w:val="0052392B"/>
    <w:rsid w:val="0052432F"/>
    <w:rsid w:val="005260ED"/>
    <w:rsid w:val="0053087B"/>
    <w:rsid w:val="00530ADE"/>
    <w:rsid w:val="00532DA4"/>
    <w:rsid w:val="00533505"/>
    <w:rsid w:val="005342B9"/>
    <w:rsid w:val="00534FDF"/>
    <w:rsid w:val="00535C16"/>
    <w:rsid w:val="0053624C"/>
    <w:rsid w:val="00536F27"/>
    <w:rsid w:val="00537AD4"/>
    <w:rsid w:val="00537FA4"/>
    <w:rsid w:val="00540E01"/>
    <w:rsid w:val="00542450"/>
    <w:rsid w:val="0054284D"/>
    <w:rsid w:val="00542D58"/>
    <w:rsid w:val="005449DA"/>
    <w:rsid w:val="0054652C"/>
    <w:rsid w:val="00546836"/>
    <w:rsid w:val="005473FB"/>
    <w:rsid w:val="00547F2D"/>
    <w:rsid w:val="00550187"/>
    <w:rsid w:val="005503A3"/>
    <w:rsid w:val="005524D0"/>
    <w:rsid w:val="0055396D"/>
    <w:rsid w:val="00553E72"/>
    <w:rsid w:val="00554614"/>
    <w:rsid w:val="005546E8"/>
    <w:rsid w:val="005549EE"/>
    <w:rsid w:val="00554DD3"/>
    <w:rsid w:val="00555380"/>
    <w:rsid w:val="005556D2"/>
    <w:rsid w:val="00555B00"/>
    <w:rsid w:val="00556208"/>
    <w:rsid w:val="00560C39"/>
    <w:rsid w:val="00560D47"/>
    <w:rsid w:val="00560E14"/>
    <w:rsid w:val="005622B6"/>
    <w:rsid w:val="00562715"/>
    <w:rsid w:val="00563546"/>
    <w:rsid w:val="00565268"/>
    <w:rsid w:val="00566606"/>
    <w:rsid w:val="00566A38"/>
    <w:rsid w:val="005678F3"/>
    <w:rsid w:val="005700D1"/>
    <w:rsid w:val="00570B08"/>
    <w:rsid w:val="0057111F"/>
    <w:rsid w:val="005718EC"/>
    <w:rsid w:val="00571DAA"/>
    <w:rsid w:val="00572F65"/>
    <w:rsid w:val="005734C4"/>
    <w:rsid w:val="00574CA0"/>
    <w:rsid w:val="005760B8"/>
    <w:rsid w:val="005760FF"/>
    <w:rsid w:val="00577F48"/>
    <w:rsid w:val="005803B4"/>
    <w:rsid w:val="0058339D"/>
    <w:rsid w:val="005835E2"/>
    <w:rsid w:val="005840C7"/>
    <w:rsid w:val="00584B3C"/>
    <w:rsid w:val="00584E17"/>
    <w:rsid w:val="005853ED"/>
    <w:rsid w:val="005864F8"/>
    <w:rsid w:val="00587273"/>
    <w:rsid w:val="00590E59"/>
    <w:rsid w:val="00593DD8"/>
    <w:rsid w:val="005942EA"/>
    <w:rsid w:val="00595B8D"/>
    <w:rsid w:val="00595EC7"/>
    <w:rsid w:val="005963C2"/>
    <w:rsid w:val="00596BA4"/>
    <w:rsid w:val="00597B67"/>
    <w:rsid w:val="00597B85"/>
    <w:rsid w:val="005A00CE"/>
    <w:rsid w:val="005A1126"/>
    <w:rsid w:val="005A152B"/>
    <w:rsid w:val="005A153F"/>
    <w:rsid w:val="005A1D67"/>
    <w:rsid w:val="005A2FC4"/>
    <w:rsid w:val="005A5B6D"/>
    <w:rsid w:val="005A5B71"/>
    <w:rsid w:val="005A772C"/>
    <w:rsid w:val="005B0D8E"/>
    <w:rsid w:val="005B0F60"/>
    <w:rsid w:val="005B0F6D"/>
    <w:rsid w:val="005B1543"/>
    <w:rsid w:val="005B1A70"/>
    <w:rsid w:val="005B290D"/>
    <w:rsid w:val="005B33DE"/>
    <w:rsid w:val="005B3873"/>
    <w:rsid w:val="005B497C"/>
    <w:rsid w:val="005B560E"/>
    <w:rsid w:val="005B595F"/>
    <w:rsid w:val="005B6FEA"/>
    <w:rsid w:val="005B7411"/>
    <w:rsid w:val="005B742C"/>
    <w:rsid w:val="005C08FB"/>
    <w:rsid w:val="005C0F88"/>
    <w:rsid w:val="005C1D59"/>
    <w:rsid w:val="005C20A4"/>
    <w:rsid w:val="005C28DC"/>
    <w:rsid w:val="005C2BFE"/>
    <w:rsid w:val="005C3A03"/>
    <w:rsid w:val="005C5107"/>
    <w:rsid w:val="005C7F93"/>
    <w:rsid w:val="005D0037"/>
    <w:rsid w:val="005D15C7"/>
    <w:rsid w:val="005D2C9A"/>
    <w:rsid w:val="005D35DF"/>
    <w:rsid w:val="005D39BE"/>
    <w:rsid w:val="005D4AB7"/>
    <w:rsid w:val="005D4CBE"/>
    <w:rsid w:val="005D53A1"/>
    <w:rsid w:val="005D543C"/>
    <w:rsid w:val="005D63F4"/>
    <w:rsid w:val="005D6694"/>
    <w:rsid w:val="005D6699"/>
    <w:rsid w:val="005D68B2"/>
    <w:rsid w:val="005D6AA8"/>
    <w:rsid w:val="005D771F"/>
    <w:rsid w:val="005E0506"/>
    <w:rsid w:val="005E10B1"/>
    <w:rsid w:val="005E1997"/>
    <w:rsid w:val="005E25BE"/>
    <w:rsid w:val="005E3D23"/>
    <w:rsid w:val="005E6135"/>
    <w:rsid w:val="005E6312"/>
    <w:rsid w:val="005F46FF"/>
    <w:rsid w:val="005F573D"/>
    <w:rsid w:val="005F6A7D"/>
    <w:rsid w:val="005F6E76"/>
    <w:rsid w:val="005F7CFF"/>
    <w:rsid w:val="00600257"/>
    <w:rsid w:val="0060167F"/>
    <w:rsid w:val="00602944"/>
    <w:rsid w:val="00604176"/>
    <w:rsid w:val="006045C4"/>
    <w:rsid w:val="006048C7"/>
    <w:rsid w:val="00604EBA"/>
    <w:rsid w:val="00605D43"/>
    <w:rsid w:val="00607242"/>
    <w:rsid w:val="00607DCF"/>
    <w:rsid w:val="00611F6C"/>
    <w:rsid w:val="00611F87"/>
    <w:rsid w:val="0061346B"/>
    <w:rsid w:val="006147BB"/>
    <w:rsid w:val="00615428"/>
    <w:rsid w:val="006161B1"/>
    <w:rsid w:val="0062191E"/>
    <w:rsid w:val="0062378A"/>
    <w:rsid w:val="00623C2D"/>
    <w:rsid w:val="0062504A"/>
    <w:rsid w:val="00626601"/>
    <w:rsid w:val="00627100"/>
    <w:rsid w:val="00627988"/>
    <w:rsid w:val="00630FCF"/>
    <w:rsid w:val="00631F1B"/>
    <w:rsid w:val="006324D6"/>
    <w:rsid w:val="00632A57"/>
    <w:rsid w:val="00633342"/>
    <w:rsid w:val="00633589"/>
    <w:rsid w:val="006340CC"/>
    <w:rsid w:val="00634818"/>
    <w:rsid w:val="00634FB7"/>
    <w:rsid w:val="0063642E"/>
    <w:rsid w:val="00636567"/>
    <w:rsid w:val="0063696E"/>
    <w:rsid w:val="00640439"/>
    <w:rsid w:val="00641402"/>
    <w:rsid w:val="00642260"/>
    <w:rsid w:val="006433B0"/>
    <w:rsid w:val="006444AF"/>
    <w:rsid w:val="006447AA"/>
    <w:rsid w:val="0064555E"/>
    <w:rsid w:val="00645F15"/>
    <w:rsid w:val="00650835"/>
    <w:rsid w:val="00651FE1"/>
    <w:rsid w:val="0065331D"/>
    <w:rsid w:val="00656C6D"/>
    <w:rsid w:val="00656D2E"/>
    <w:rsid w:val="00657144"/>
    <w:rsid w:val="0066053F"/>
    <w:rsid w:val="00660D8D"/>
    <w:rsid w:val="00661786"/>
    <w:rsid w:val="00661D84"/>
    <w:rsid w:val="006625C6"/>
    <w:rsid w:val="00664B6B"/>
    <w:rsid w:val="00665FD8"/>
    <w:rsid w:val="0066635C"/>
    <w:rsid w:val="0066768C"/>
    <w:rsid w:val="00667A4F"/>
    <w:rsid w:val="00674A4F"/>
    <w:rsid w:val="00675D6F"/>
    <w:rsid w:val="00675E0E"/>
    <w:rsid w:val="00676B8E"/>
    <w:rsid w:val="00680033"/>
    <w:rsid w:val="006801B3"/>
    <w:rsid w:val="00680F84"/>
    <w:rsid w:val="00680F91"/>
    <w:rsid w:val="00681F80"/>
    <w:rsid w:val="00682119"/>
    <w:rsid w:val="006838F4"/>
    <w:rsid w:val="0068476E"/>
    <w:rsid w:val="006849A5"/>
    <w:rsid w:val="00685696"/>
    <w:rsid w:val="0068720E"/>
    <w:rsid w:val="006920A9"/>
    <w:rsid w:val="006959B8"/>
    <w:rsid w:val="00695E72"/>
    <w:rsid w:val="0069660A"/>
    <w:rsid w:val="006967EE"/>
    <w:rsid w:val="00697337"/>
    <w:rsid w:val="006A0225"/>
    <w:rsid w:val="006A0646"/>
    <w:rsid w:val="006A0823"/>
    <w:rsid w:val="006A230B"/>
    <w:rsid w:val="006A355E"/>
    <w:rsid w:val="006A3D09"/>
    <w:rsid w:val="006A4E2D"/>
    <w:rsid w:val="006A5A73"/>
    <w:rsid w:val="006A5F7D"/>
    <w:rsid w:val="006A6147"/>
    <w:rsid w:val="006A6F0E"/>
    <w:rsid w:val="006A7862"/>
    <w:rsid w:val="006B3E0D"/>
    <w:rsid w:val="006B7948"/>
    <w:rsid w:val="006C05CC"/>
    <w:rsid w:val="006C0ED6"/>
    <w:rsid w:val="006C37D8"/>
    <w:rsid w:val="006C55CB"/>
    <w:rsid w:val="006C5CFB"/>
    <w:rsid w:val="006C7C32"/>
    <w:rsid w:val="006D2011"/>
    <w:rsid w:val="006D280B"/>
    <w:rsid w:val="006D2B42"/>
    <w:rsid w:val="006D34DB"/>
    <w:rsid w:val="006D34FB"/>
    <w:rsid w:val="006D3D07"/>
    <w:rsid w:val="006D45E8"/>
    <w:rsid w:val="006D48A7"/>
    <w:rsid w:val="006D4E9C"/>
    <w:rsid w:val="006D6D23"/>
    <w:rsid w:val="006D7686"/>
    <w:rsid w:val="006E0CAF"/>
    <w:rsid w:val="006E1531"/>
    <w:rsid w:val="006E16C9"/>
    <w:rsid w:val="006E2771"/>
    <w:rsid w:val="006E3364"/>
    <w:rsid w:val="006E35F8"/>
    <w:rsid w:val="006E5388"/>
    <w:rsid w:val="006E6705"/>
    <w:rsid w:val="006E6DBA"/>
    <w:rsid w:val="006E6F65"/>
    <w:rsid w:val="006E787F"/>
    <w:rsid w:val="006E7FC8"/>
    <w:rsid w:val="006F1559"/>
    <w:rsid w:val="006F1BC1"/>
    <w:rsid w:val="006F1C83"/>
    <w:rsid w:val="006F2049"/>
    <w:rsid w:val="006F379D"/>
    <w:rsid w:val="006F3C84"/>
    <w:rsid w:val="006F3D78"/>
    <w:rsid w:val="006F4EDB"/>
    <w:rsid w:val="006F5218"/>
    <w:rsid w:val="006F54F1"/>
    <w:rsid w:val="006F5DC5"/>
    <w:rsid w:val="006F6225"/>
    <w:rsid w:val="006F63DF"/>
    <w:rsid w:val="0070056D"/>
    <w:rsid w:val="00700BAB"/>
    <w:rsid w:val="007018E7"/>
    <w:rsid w:val="00702C3C"/>
    <w:rsid w:val="00703526"/>
    <w:rsid w:val="00705655"/>
    <w:rsid w:val="0070679B"/>
    <w:rsid w:val="007070EB"/>
    <w:rsid w:val="00707102"/>
    <w:rsid w:val="0071093B"/>
    <w:rsid w:val="00710A28"/>
    <w:rsid w:val="0071105E"/>
    <w:rsid w:val="00711357"/>
    <w:rsid w:val="00711A3F"/>
    <w:rsid w:val="00711DD4"/>
    <w:rsid w:val="0071236A"/>
    <w:rsid w:val="00712431"/>
    <w:rsid w:val="00713F44"/>
    <w:rsid w:val="00715672"/>
    <w:rsid w:val="0071665F"/>
    <w:rsid w:val="00716A82"/>
    <w:rsid w:val="00716F90"/>
    <w:rsid w:val="007178E4"/>
    <w:rsid w:val="007206F4"/>
    <w:rsid w:val="0072161D"/>
    <w:rsid w:val="00721863"/>
    <w:rsid w:val="00721F3B"/>
    <w:rsid w:val="0072211F"/>
    <w:rsid w:val="007240D3"/>
    <w:rsid w:val="007258EF"/>
    <w:rsid w:val="0072673B"/>
    <w:rsid w:val="00726842"/>
    <w:rsid w:val="00726D55"/>
    <w:rsid w:val="00726F3A"/>
    <w:rsid w:val="00727185"/>
    <w:rsid w:val="00730980"/>
    <w:rsid w:val="007324C8"/>
    <w:rsid w:val="007326F3"/>
    <w:rsid w:val="0073371F"/>
    <w:rsid w:val="00733DFC"/>
    <w:rsid w:val="00733FD5"/>
    <w:rsid w:val="007352E9"/>
    <w:rsid w:val="007361AA"/>
    <w:rsid w:val="00736476"/>
    <w:rsid w:val="00736A5A"/>
    <w:rsid w:val="00737BDD"/>
    <w:rsid w:val="007401CE"/>
    <w:rsid w:val="00740926"/>
    <w:rsid w:val="00741D7B"/>
    <w:rsid w:val="007429B6"/>
    <w:rsid w:val="007431CE"/>
    <w:rsid w:val="007464E7"/>
    <w:rsid w:val="00746B84"/>
    <w:rsid w:val="00746D7E"/>
    <w:rsid w:val="007501B6"/>
    <w:rsid w:val="0075054C"/>
    <w:rsid w:val="00751940"/>
    <w:rsid w:val="0075223A"/>
    <w:rsid w:val="00752AD0"/>
    <w:rsid w:val="00753FD9"/>
    <w:rsid w:val="00756762"/>
    <w:rsid w:val="007574E0"/>
    <w:rsid w:val="0075775E"/>
    <w:rsid w:val="00761B26"/>
    <w:rsid w:val="007638B0"/>
    <w:rsid w:val="00765543"/>
    <w:rsid w:val="007657D4"/>
    <w:rsid w:val="00765FAF"/>
    <w:rsid w:val="00770776"/>
    <w:rsid w:val="007712B1"/>
    <w:rsid w:val="00772C1B"/>
    <w:rsid w:val="00774771"/>
    <w:rsid w:val="00775269"/>
    <w:rsid w:val="007769C1"/>
    <w:rsid w:val="007801D9"/>
    <w:rsid w:val="007818E1"/>
    <w:rsid w:val="00781CC9"/>
    <w:rsid w:val="00781D1F"/>
    <w:rsid w:val="00782AF0"/>
    <w:rsid w:val="00784E57"/>
    <w:rsid w:val="00786673"/>
    <w:rsid w:val="007867AE"/>
    <w:rsid w:val="00786803"/>
    <w:rsid w:val="00786B3B"/>
    <w:rsid w:val="00786B71"/>
    <w:rsid w:val="007873C1"/>
    <w:rsid w:val="00787AFD"/>
    <w:rsid w:val="00790EEC"/>
    <w:rsid w:val="0079166B"/>
    <w:rsid w:val="00791BB4"/>
    <w:rsid w:val="00792568"/>
    <w:rsid w:val="0079444A"/>
    <w:rsid w:val="007954C2"/>
    <w:rsid w:val="00797B7D"/>
    <w:rsid w:val="00797E2A"/>
    <w:rsid w:val="007A05F1"/>
    <w:rsid w:val="007A1412"/>
    <w:rsid w:val="007A21DC"/>
    <w:rsid w:val="007A2BA4"/>
    <w:rsid w:val="007A2D24"/>
    <w:rsid w:val="007A355C"/>
    <w:rsid w:val="007A3CA5"/>
    <w:rsid w:val="007A59C6"/>
    <w:rsid w:val="007A6C8E"/>
    <w:rsid w:val="007A7F51"/>
    <w:rsid w:val="007B0E3A"/>
    <w:rsid w:val="007B1410"/>
    <w:rsid w:val="007B1C3F"/>
    <w:rsid w:val="007B219F"/>
    <w:rsid w:val="007B2CA8"/>
    <w:rsid w:val="007B5BE8"/>
    <w:rsid w:val="007B6E95"/>
    <w:rsid w:val="007B7825"/>
    <w:rsid w:val="007B7BA9"/>
    <w:rsid w:val="007C088F"/>
    <w:rsid w:val="007C08A4"/>
    <w:rsid w:val="007C1116"/>
    <w:rsid w:val="007C17FA"/>
    <w:rsid w:val="007C4908"/>
    <w:rsid w:val="007C5E21"/>
    <w:rsid w:val="007C68F0"/>
    <w:rsid w:val="007D158B"/>
    <w:rsid w:val="007D1900"/>
    <w:rsid w:val="007D2D03"/>
    <w:rsid w:val="007D363E"/>
    <w:rsid w:val="007D45D5"/>
    <w:rsid w:val="007D611D"/>
    <w:rsid w:val="007D6429"/>
    <w:rsid w:val="007D6F44"/>
    <w:rsid w:val="007D7C36"/>
    <w:rsid w:val="007E03B3"/>
    <w:rsid w:val="007E0D21"/>
    <w:rsid w:val="007E1FB0"/>
    <w:rsid w:val="007E4B06"/>
    <w:rsid w:val="007E4B26"/>
    <w:rsid w:val="007E64E0"/>
    <w:rsid w:val="007E6A55"/>
    <w:rsid w:val="007E7491"/>
    <w:rsid w:val="007E7D24"/>
    <w:rsid w:val="007E7DAE"/>
    <w:rsid w:val="007E7F54"/>
    <w:rsid w:val="007F01EB"/>
    <w:rsid w:val="007F1223"/>
    <w:rsid w:val="007F2C16"/>
    <w:rsid w:val="007F2C45"/>
    <w:rsid w:val="007F37A3"/>
    <w:rsid w:val="007F3B7F"/>
    <w:rsid w:val="007F50F4"/>
    <w:rsid w:val="007F5215"/>
    <w:rsid w:val="007F5300"/>
    <w:rsid w:val="007F5724"/>
    <w:rsid w:val="007F59AE"/>
    <w:rsid w:val="007F7257"/>
    <w:rsid w:val="008002CF"/>
    <w:rsid w:val="00800A2C"/>
    <w:rsid w:val="008017E3"/>
    <w:rsid w:val="00801C2B"/>
    <w:rsid w:val="00801C4F"/>
    <w:rsid w:val="00802ED6"/>
    <w:rsid w:val="0080357F"/>
    <w:rsid w:val="00803D51"/>
    <w:rsid w:val="00804765"/>
    <w:rsid w:val="00804C33"/>
    <w:rsid w:val="0080634D"/>
    <w:rsid w:val="00807E9B"/>
    <w:rsid w:val="008105BA"/>
    <w:rsid w:val="00810D71"/>
    <w:rsid w:val="00811A23"/>
    <w:rsid w:val="00812154"/>
    <w:rsid w:val="008121E2"/>
    <w:rsid w:val="008123A3"/>
    <w:rsid w:val="00812C20"/>
    <w:rsid w:val="00814297"/>
    <w:rsid w:val="00814C51"/>
    <w:rsid w:val="00814D19"/>
    <w:rsid w:val="00814FB2"/>
    <w:rsid w:val="00815F96"/>
    <w:rsid w:val="008204AB"/>
    <w:rsid w:val="00820D6D"/>
    <w:rsid w:val="00821988"/>
    <w:rsid w:val="008231BB"/>
    <w:rsid w:val="0082346D"/>
    <w:rsid w:val="00823CB0"/>
    <w:rsid w:val="0082506F"/>
    <w:rsid w:val="00826718"/>
    <w:rsid w:val="00827D56"/>
    <w:rsid w:val="00830062"/>
    <w:rsid w:val="0083009E"/>
    <w:rsid w:val="00830F14"/>
    <w:rsid w:val="00830F83"/>
    <w:rsid w:val="008317DD"/>
    <w:rsid w:val="00831924"/>
    <w:rsid w:val="0083258C"/>
    <w:rsid w:val="0083328F"/>
    <w:rsid w:val="008335E5"/>
    <w:rsid w:val="00835844"/>
    <w:rsid w:val="00835E1C"/>
    <w:rsid w:val="008431A7"/>
    <w:rsid w:val="008447D7"/>
    <w:rsid w:val="00844BF1"/>
    <w:rsid w:val="00845913"/>
    <w:rsid w:val="008461BC"/>
    <w:rsid w:val="00846573"/>
    <w:rsid w:val="008469A3"/>
    <w:rsid w:val="00846B64"/>
    <w:rsid w:val="008473B8"/>
    <w:rsid w:val="0085063A"/>
    <w:rsid w:val="00851242"/>
    <w:rsid w:val="0085136A"/>
    <w:rsid w:val="00851572"/>
    <w:rsid w:val="008515B0"/>
    <w:rsid w:val="008518D4"/>
    <w:rsid w:val="008526FC"/>
    <w:rsid w:val="00857D08"/>
    <w:rsid w:val="008603FF"/>
    <w:rsid w:val="00861FC7"/>
    <w:rsid w:val="00862A7D"/>
    <w:rsid w:val="00862C52"/>
    <w:rsid w:val="00862E07"/>
    <w:rsid w:val="00864635"/>
    <w:rsid w:val="00865A7E"/>
    <w:rsid w:val="00865ED8"/>
    <w:rsid w:val="0086648D"/>
    <w:rsid w:val="008669AD"/>
    <w:rsid w:val="00871A21"/>
    <w:rsid w:val="0087212B"/>
    <w:rsid w:val="0087394F"/>
    <w:rsid w:val="00873E17"/>
    <w:rsid w:val="00874254"/>
    <w:rsid w:val="00875471"/>
    <w:rsid w:val="0087586E"/>
    <w:rsid w:val="00875E5B"/>
    <w:rsid w:val="008763A9"/>
    <w:rsid w:val="00876624"/>
    <w:rsid w:val="008770BD"/>
    <w:rsid w:val="00877B91"/>
    <w:rsid w:val="00880877"/>
    <w:rsid w:val="0088095B"/>
    <w:rsid w:val="00880BF7"/>
    <w:rsid w:val="0088138E"/>
    <w:rsid w:val="0088138F"/>
    <w:rsid w:val="008819BA"/>
    <w:rsid w:val="00882FC5"/>
    <w:rsid w:val="008831F1"/>
    <w:rsid w:val="008834DA"/>
    <w:rsid w:val="008837ED"/>
    <w:rsid w:val="00883970"/>
    <w:rsid w:val="008847B4"/>
    <w:rsid w:val="0088502B"/>
    <w:rsid w:val="00886390"/>
    <w:rsid w:val="00890CD6"/>
    <w:rsid w:val="00891443"/>
    <w:rsid w:val="00891499"/>
    <w:rsid w:val="008915E3"/>
    <w:rsid w:val="00891CB0"/>
    <w:rsid w:val="008944DB"/>
    <w:rsid w:val="00894739"/>
    <w:rsid w:val="00894AE1"/>
    <w:rsid w:val="00894F41"/>
    <w:rsid w:val="0089507C"/>
    <w:rsid w:val="00895FA2"/>
    <w:rsid w:val="0089656C"/>
    <w:rsid w:val="008A049D"/>
    <w:rsid w:val="008A1493"/>
    <w:rsid w:val="008A1C2D"/>
    <w:rsid w:val="008A1E7C"/>
    <w:rsid w:val="008A1F16"/>
    <w:rsid w:val="008A1F6E"/>
    <w:rsid w:val="008A216A"/>
    <w:rsid w:val="008A295C"/>
    <w:rsid w:val="008A2D71"/>
    <w:rsid w:val="008A368F"/>
    <w:rsid w:val="008A394C"/>
    <w:rsid w:val="008A3AF6"/>
    <w:rsid w:val="008A4061"/>
    <w:rsid w:val="008A4153"/>
    <w:rsid w:val="008A4B8F"/>
    <w:rsid w:val="008A54EC"/>
    <w:rsid w:val="008A648C"/>
    <w:rsid w:val="008A7869"/>
    <w:rsid w:val="008A7942"/>
    <w:rsid w:val="008B0EF1"/>
    <w:rsid w:val="008B3029"/>
    <w:rsid w:val="008B3AC1"/>
    <w:rsid w:val="008B3F22"/>
    <w:rsid w:val="008B54A2"/>
    <w:rsid w:val="008B5FC3"/>
    <w:rsid w:val="008B679E"/>
    <w:rsid w:val="008B770F"/>
    <w:rsid w:val="008B7E33"/>
    <w:rsid w:val="008C0C5C"/>
    <w:rsid w:val="008C0C61"/>
    <w:rsid w:val="008C1857"/>
    <w:rsid w:val="008C1859"/>
    <w:rsid w:val="008C2640"/>
    <w:rsid w:val="008C3AB9"/>
    <w:rsid w:val="008C3E07"/>
    <w:rsid w:val="008C4147"/>
    <w:rsid w:val="008C4462"/>
    <w:rsid w:val="008C6829"/>
    <w:rsid w:val="008C735B"/>
    <w:rsid w:val="008C7417"/>
    <w:rsid w:val="008C7711"/>
    <w:rsid w:val="008D01C0"/>
    <w:rsid w:val="008D0A55"/>
    <w:rsid w:val="008D0BB3"/>
    <w:rsid w:val="008D1104"/>
    <w:rsid w:val="008D2134"/>
    <w:rsid w:val="008D25A0"/>
    <w:rsid w:val="008D3D3C"/>
    <w:rsid w:val="008D40B3"/>
    <w:rsid w:val="008D4F05"/>
    <w:rsid w:val="008D5BF7"/>
    <w:rsid w:val="008D5E6D"/>
    <w:rsid w:val="008D65FD"/>
    <w:rsid w:val="008D7F99"/>
    <w:rsid w:val="008E02A1"/>
    <w:rsid w:val="008E1A8E"/>
    <w:rsid w:val="008E254B"/>
    <w:rsid w:val="008E27A5"/>
    <w:rsid w:val="008E30FB"/>
    <w:rsid w:val="008E331D"/>
    <w:rsid w:val="008E338B"/>
    <w:rsid w:val="008E4089"/>
    <w:rsid w:val="008E46B4"/>
    <w:rsid w:val="008E4E2F"/>
    <w:rsid w:val="008E5879"/>
    <w:rsid w:val="008E6882"/>
    <w:rsid w:val="008E732C"/>
    <w:rsid w:val="008E73D1"/>
    <w:rsid w:val="008F10E2"/>
    <w:rsid w:val="008F18DF"/>
    <w:rsid w:val="008F3D56"/>
    <w:rsid w:val="008F5098"/>
    <w:rsid w:val="008F51DD"/>
    <w:rsid w:val="008F60E3"/>
    <w:rsid w:val="008F6413"/>
    <w:rsid w:val="008F6713"/>
    <w:rsid w:val="008F6C5B"/>
    <w:rsid w:val="008F781D"/>
    <w:rsid w:val="009023F8"/>
    <w:rsid w:val="009034E9"/>
    <w:rsid w:val="00904E24"/>
    <w:rsid w:val="00905C87"/>
    <w:rsid w:val="009065C7"/>
    <w:rsid w:val="00906784"/>
    <w:rsid w:val="00910056"/>
    <w:rsid w:val="0091064A"/>
    <w:rsid w:val="00912E4E"/>
    <w:rsid w:val="00912EAB"/>
    <w:rsid w:val="009133ED"/>
    <w:rsid w:val="009135F5"/>
    <w:rsid w:val="00914A8B"/>
    <w:rsid w:val="00914B2F"/>
    <w:rsid w:val="00914EEC"/>
    <w:rsid w:val="0091509F"/>
    <w:rsid w:val="009154E7"/>
    <w:rsid w:val="00915EEA"/>
    <w:rsid w:val="00917377"/>
    <w:rsid w:val="00920FCA"/>
    <w:rsid w:val="0092200B"/>
    <w:rsid w:val="00922F14"/>
    <w:rsid w:val="009230BA"/>
    <w:rsid w:val="009231A9"/>
    <w:rsid w:val="00925217"/>
    <w:rsid w:val="009265AC"/>
    <w:rsid w:val="00927CB2"/>
    <w:rsid w:val="00930059"/>
    <w:rsid w:val="00930FF8"/>
    <w:rsid w:val="00931D34"/>
    <w:rsid w:val="0093278C"/>
    <w:rsid w:val="009343C9"/>
    <w:rsid w:val="00935FD5"/>
    <w:rsid w:val="009368D9"/>
    <w:rsid w:val="009407B0"/>
    <w:rsid w:val="009424EC"/>
    <w:rsid w:val="009427B1"/>
    <w:rsid w:val="00942C0B"/>
    <w:rsid w:val="00944B03"/>
    <w:rsid w:val="00945478"/>
    <w:rsid w:val="009463BE"/>
    <w:rsid w:val="00947CA2"/>
    <w:rsid w:val="00950476"/>
    <w:rsid w:val="009504B6"/>
    <w:rsid w:val="00950A7D"/>
    <w:rsid w:val="00950AF1"/>
    <w:rsid w:val="0095193D"/>
    <w:rsid w:val="009536F9"/>
    <w:rsid w:val="00954046"/>
    <w:rsid w:val="00955639"/>
    <w:rsid w:val="00955842"/>
    <w:rsid w:val="00957887"/>
    <w:rsid w:val="00957C9F"/>
    <w:rsid w:val="0096069F"/>
    <w:rsid w:val="00960F79"/>
    <w:rsid w:val="00962BC8"/>
    <w:rsid w:val="0096333B"/>
    <w:rsid w:val="009655AA"/>
    <w:rsid w:val="009660CA"/>
    <w:rsid w:val="0096640C"/>
    <w:rsid w:val="00967168"/>
    <w:rsid w:val="009678A2"/>
    <w:rsid w:val="00970348"/>
    <w:rsid w:val="00974094"/>
    <w:rsid w:val="00974C53"/>
    <w:rsid w:val="00974CA2"/>
    <w:rsid w:val="009759A1"/>
    <w:rsid w:val="009760D5"/>
    <w:rsid w:val="00976198"/>
    <w:rsid w:val="00977370"/>
    <w:rsid w:val="0098063B"/>
    <w:rsid w:val="0098153D"/>
    <w:rsid w:val="00981C4D"/>
    <w:rsid w:val="0098265B"/>
    <w:rsid w:val="00983A01"/>
    <w:rsid w:val="009843AF"/>
    <w:rsid w:val="009851A5"/>
    <w:rsid w:val="00985C0A"/>
    <w:rsid w:val="00986061"/>
    <w:rsid w:val="009860ED"/>
    <w:rsid w:val="00986DE1"/>
    <w:rsid w:val="00987256"/>
    <w:rsid w:val="00987DB8"/>
    <w:rsid w:val="00990087"/>
    <w:rsid w:val="00991A30"/>
    <w:rsid w:val="00992B49"/>
    <w:rsid w:val="00993979"/>
    <w:rsid w:val="00994DF0"/>
    <w:rsid w:val="00995BF8"/>
    <w:rsid w:val="00995C11"/>
    <w:rsid w:val="00995F64"/>
    <w:rsid w:val="00996C0A"/>
    <w:rsid w:val="00996E34"/>
    <w:rsid w:val="00997306"/>
    <w:rsid w:val="00997F9B"/>
    <w:rsid w:val="009A0300"/>
    <w:rsid w:val="009A3C92"/>
    <w:rsid w:val="009A3CAF"/>
    <w:rsid w:val="009A43D1"/>
    <w:rsid w:val="009A5006"/>
    <w:rsid w:val="009A5C05"/>
    <w:rsid w:val="009B031D"/>
    <w:rsid w:val="009B0A81"/>
    <w:rsid w:val="009B1233"/>
    <w:rsid w:val="009B12F0"/>
    <w:rsid w:val="009B22E7"/>
    <w:rsid w:val="009B5258"/>
    <w:rsid w:val="009B5AF4"/>
    <w:rsid w:val="009B62A6"/>
    <w:rsid w:val="009B6F76"/>
    <w:rsid w:val="009B71B3"/>
    <w:rsid w:val="009B769D"/>
    <w:rsid w:val="009C1DB2"/>
    <w:rsid w:val="009C1E9B"/>
    <w:rsid w:val="009C1F23"/>
    <w:rsid w:val="009C3322"/>
    <w:rsid w:val="009C3CC0"/>
    <w:rsid w:val="009C4136"/>
    <w:rsid w:val="009C4599"/>
    <w:rsid w:val="009C4F24"/>
    <w:rsid w:val="009C4FB7"/>
    <w:rsid w:val="009C6368"/>
    <w:rsid w:val="009C7F57"/>
    <w:rsid w:val="009D0792"/>
    <w:rsid w:val="009D0CDC"/>
    <w:rsid w:val="009D2E8A"/>
    <w:rsid w:val="009D330F"/>
    <w:rsid w:val="009D3BD0"/>
    <w:rsid w:val="009D3F2A"/>
    <w:rsid w:val="009D4727"/>
    <w:rsid w:val="009D52C7"/>
    <w:rsid w:val="009D60D8"/>
    <w:rsid w:val="009D6DB7"/>
    <w:rsid w:val="009D704D"/>
    <w:rsid w:val="009D77A7"/>
    <w:rsid w:val="009E0B80"/>
    <w:rsid w:val="009E0BF2"/>
    <w:rsid w:val="009E0F8A"/>
    <w:rsid w:val="009E1447"/>
    <w:rsid w:val="009E22C5"/>
    <w:rsid w:val="009E4E61"/>
    <w:rsid w:val="009E4FBA"/>
    <w:rsid w:val="009E53E7"/>
    <w:rsid w:val="009E5B01"/>
    <w:rsid w:val="009E6723"/>
    <w:rsid w:val="009E7050"/>
    <w:rsid w:val="009E74F0"/>
    <w:rsid w:val="009F0635"/>
    <w:rsid w:val="009F11A3"/>
    <w:rsid w:val="009F2134"/>
    <w:rsid w:val="009F40A4"/>
    <w:rsid w:val="009F4780"/>
    <w:rsid w:val="009F4E5F"/>
    <w:rsid w:val="009F5031"/>
    <w:rsid w:val="00A00330"/>
    <w:rsid w:val="00A029D7"/>
    <w:rsid w:val="00A038B5"/>
    <w:rsid w:val="00A03D33"/>
    <w:rsid w:val="00A04679"/>
    <w:rsid w:val="00A05E1B"/>
    <w:rsid w:val="00A06776"/>
    <w:rsid w:val="00A06ADD"/>
    <w:rsid w:val="00A06BEA"/>
    <w:rsid w:val="00A06EB0"/>
    <w:rsid w:val="00A07345"/>
    <w:rsid w:val="00A1066B"/>
    <w:rsid w:val="00A11839"/>
    <w:rsid w:val="00A11D3B"/>
    <w:rsid w:val="00A129FA"/>
    <w:rsid w:val="00A12EDD"/>
    <w:rsid w:val="00A130F7"/>
    <w:rsid w:val="00A13829"/>
    <w:rsid w:val="00A142EC"/>
    <w:rsid w:val="00A1489C"/>
    <w:rsid w:val="00A157E1"/>
    <w:rsid w:val="00A16A6C"/>
    <w:rsid w:val="00A173F2"/>
    <w:rsid w:val="00A17491"/>
    <w:rsid w:val="00A204E5"/>
    <w:rsid w:val="00A215D1"/>
    <w:rsid w:val="00A21F38"/>
    <w:rsid w:val="00A2220B"/>
    <w:rsid w:val="00A22233"/>
    <w:rsid w:val="00A22358"/>
    <w:rsid w:val="00A22F62"/>
    <w:rsid w:val="00A232C3"/>
    <w:rsid w:val="00A23D67"/>
    <w:rsid w:val="00A24D75"/>
    <w:rsid w:val="00A27528"/>
    <w:rsid w:val="00A275DB"/>
    <w:rsid w:val="00A30CDD"/>
    <w:rsid w:val="00A3115C"/>
    <w:rsid w:val="00A31E64"/>
    <w:rsid w:val="00A321A3"/>
    <w:rsid w:val="00A3672B"/>
    <w:rsid w:val="00A36DD5"/>
    <w:rsid w:val="00A3711D"/>
    <w:rsid w:val="00A40FF1"/>
    <w:rsid w:val="00A42CA1"/>
    <w:rsid w:val="00A42E3E"/>
    <w:rsid w:val="00A43EAC"/>
    <w:rsid w:val="00A44B7F"/>
    <w:rsid w:val="00A44CD4"/>
    <w:rsid w:val="00A44D58"/>
    <w:rsid w:val="00A44D64"/>
    <w:rsid w:val="00A4691C"/>
    <w:rsid w:val="00A47461"/>
    <w:rsid w:val="00A477B4"/>
    <w:rsid w:val="00A50818"/>
    <w:rsid w:val="00A510EB"/>
    <w:rsid w:val="00A51765"/>
    <w:rsid w:val="00A527E5"/>
    <w:rsid w:val="00A52CDF"/>
    <w:rsid w:val="00A5440C"/>
    <w:rsid w:val="00A55607"/>
    <w:rsid w:val="00A5570F"/>
    <w:rsid w:val="00A55CDE"/>
    <w:rsid w:val="00A5752C"/>
    <w:rsid w:val="00A57B8D"/>
    <w:rsid w:val="00A57E5C"/>
    <w:rsid w:val="00A60584"/>
    <w:rsid w:val="00A60C0B"/>
    <w:rsid w:val="00A61AD0"/>
    <w:rsid w:val="00A630CD"/>
    <w:rsid w:val="00A63131"/>
    <w:rsid w:val="00A63A91"/>
    <w:rsid w:val="00A63FC2"/>
    <w:rsid w:val="00A6510E"/>
    <w:rsid w:val="00A6706D"/>
    <w:rsid w:val="00A6771C"/>
    <w:rsid w:val="00A71140"/>
    <w:rsid w:val="00A71FE3"/>
    <w:rsid w:val="00A738FC"/>
    <w:rsid w:val="00A76E9E"/>
    <w:rsid w:val="00A77D71"/>
    <w:rsid w:val="00A8244C"/>
    <w:rsid w:val="00A82DEA"/>
    <w:rsid w:val="00A82F79"/>
    <w:rsid w:val="00A83767"/>
    <w:rsid w:val="00A83A9A"/>
    <w:rsid w:val="00A84D32"/>
    <w:rsid w:val="00A851E8"/>
    <w:rsid w:val="00A8520D"/>
    <w:rsid w:val="00A85712"/>
    <w:rsid w:val="00A900C7"/>
    <w:rsid w:val="00A903AF"/>
    <w:rsid w:val="00A93670"/>
    <w:rsid w:val="00A93845"/>
    <w:rsid w:val="00A94104"/>
    <w:rsid w:val="00A9422C"/>
    <w:rsid w:val="00A94F0B"/>
    <w:rsid w:val="00A952AD"/>
    <w:rsid w:val="00AA1343"/>
    <w:rsid w:val="00AA227A"/>
    <w:rsid w:val="00AA3195"/>
    <w:rsid w:val="00AA3953"/>
    <w:rsid w:val="00AA5151"/>
    <w:rsid w:val="00AA5896"/>
    <w:rsid w:val="00AA69BE"/>
    <w:rsid w:val="00AB0511"/>
    <w:rsid w:val="00AB11F2"/>
    <w:rsid w:val="00AB1838"/>
    <w:rsid w:val="00AB1DF9"/>
    <w:rsid w:val="00AB219A"/>
    <w:rsid w:val="00AB2F22"/>
    <w:rsid w:val="00AB49D5"/>
    <w:rsid w:val="00AB56D1"/>
    <w:rsid w:val="00AB6393"/>
    <w:rsid w:val="00AC03EF"/>
    <w:rsid w:val="00AC0744"/>
    <w:rsid w:val="00AC07DE"/>
    <w:rsid w:val="00AC0EF0"/>
    <w:rsid w:val="00AC2D6D"/>
    <w:rsid w:val="00AC521E"/>
    <w:rsid w:val="00AC6197"/>
    <w:rsid w:val="00AC6E49"/>
    <w:rsid w:val="00AD06DD"/>
    <w:rsid w:val="00AD1657"/>
    <w:rsid w:val="00AD22C8"/>
    <w:rsid w:val="00AD244E"/>
    <w:rsid w:val="00AD2BA6"/>
    <w:rsid w:val="00AD37D3"/>
    <w:rsid w:val="00AD3CDF"/>
    <w:rsid w:val="00AD4A27"/>
    <w:rsid w:val="00AD4ACF"/>
    <w:rsid w:val="00AD5123"/>
    <w:rsid w:val="00AD5739"/>
    <w:rsid w:val="00AD7128"/>
    <w:rsid w:val="00AE1D02"/>
    <w:rsid w:val="00AE2073"/>
    <w:rsid w:val="00AE53B4"/>
    <w:rsid w:val="00AE5481"/>
    <w:rsid w:val="00AF0625"/>
    <w:rsid w:val="00AF0959"/>
    <w:rsid w:val="00AF0C5F"/>
    <w:rsid w:val="00AF12E4"/>
    <w:rsid w:val="00AF1EAE"/>
    <w:rsid w:val="00AF2C1E"/>
    <w:rsid w:val="00AF2FBA"/>
    <w:rsid w:val="00AF3726"/>
    <w:rsid w:val="00AF3B59"/>
    <w:rsid w:val="00AF43D1"/>
    <w:rsid w:val="00AF475E"/>
    <w:rsid w:val="00AF4959"/>
    <w:rsid w:val="00AF56E6"/>
    <w:rsid w:val="00AF595F"/>
    <w:rsid w:val="00AF7049"/>
    <w:rsid w:val="00AF7717"/>
    <w:rsid w:val="00AF7C95"/>
    <w:rsid w:val="00B017BA"/>
    <w:rsid w:val="00B03863"/>
    <w:rsid w:val="00B0479A"/>
    <w:rsid w:val="00B053AB"/>
    <w:rsid w:val="00B07031"/>
    <w:rsid w:val="00B07BC0"/>
    <w:rsid w:val="00B10DE7"/>
    <w:rsid w:val="00B11924"/>
    <w:rsid w:val="00B13407"/>
    <w:rsid w:val="00B149A8"/>
    <w:rsid w:val="00B15358"/>
    <w:rsid w:val="00B169E7"/>
    <w:rsid w:val="00B17394"/>
    <w:rsid w:val="00B17EFB"/>
    <w:rsid w:val="00B20324"/>
    <w:rsid w:val="00B21E2F"/>
    <w:rsid w:val="00B21F7F"/>
    <w:rsid w:val="00B22481"/>
    <w:rsid w:val="00B228A5"/>
    <w:rsid w:val="00B22E5F"/>
    <w:rsid w:val="00B25309"/>
    <w:rsid w:val="00B256EF"/>
    <w:rsid w:val="00B27B78"/>
    <w:rsid w:val="00B301BD"/>
    <w:rsid w:val="00B31596"/>
    <w:rsid w:val="00B321A9"/>
    <w:rsid w:val="00B32D7F"/>
    <w:rsid w:val="00B33CB1"/>
    <w:rsid w:val="00B347F6"/>
    <w:rsid w:val="00B34B09"/>
    <w:rsid w:val="00B353F8"/>
    <w:rsid w:val="00B36002"/>
    <w:rsid w:val="00B36473"/>
    <w:rsid w:val="00B368E2"/>
    <w:rsid w:val="00B370DD"/>
    <w:rsid w:val="00B379BA"/>
    <w:rsid w:val="00B40A71"/>
    <w:rsid w:val="00B4108B"/>
    <w:rsid w:val="00B41187"/>
    <w:rsid w:val="00B41460"/>
    <w:rsid w:val="00B4183D"/>
    <w:rsid w:val="00B42958"/>
    <w:rsid w:val="00B43D06"/>
    <w:rsid w:val="00B442BC"/>
    <w:rsid w:val="00B46389"/>
    <w:rsid w:val="00B4668E"/>
    <w:rsid w:val="00B4695A"/>
    <w:rsid w:val="00B46A82"/>
    <w:rsid w:val="00B4766C"/>
    <w:rsid w:val="00B47A8D"/>
    <w:rsid w:val="00B50009"/>
    <w:rsid w:val="00B50EA9"/>
    <w:rsid w:val="00B51ABE"/>
    <w:rsid w:val="00B524BB"/>
    <w:rsid w:val="00B526CB"/>
    <w:rsid w:val="00B526F6"/>
    <w:rsid w:val="00B53668"/>
    <w:rsid w:val="00B5397B"/>
    <w:rsid w:val="00B53ED7"/>
    <w:rsid w:val="00B55A27"/>
    <w:rsid w:val="00B5688E"/>
    <w:rsid w:val="00B57EC1"/>
    <w:rsid w:val="00B60E45"/>
    <w:rsid w:val="00B62985"/>
    <w:rsid w:val="00B6367D"/>
    <w:rsid w:val="00B64237"/>
    <w:rsid w:val="00B6671E"/>
    <w:rsid w:val="00B6736E"/>
    <w:rsid w:val="00B71213"/>
    <w:rsid w:val="00B71A24"/>
    <w:rsid w:val="00B75ED2"/>
    <w:rsid w:val="00B77655"/>
    <w:rsid w:val="00B77B03"/>
    <w:rsid w:val="00B80CB8"/>
    <w:rsid w:val="00B8174A"/>
    <w:rsid w:val="00B819D4"/>
    <w:rsid w:val="00B823B0"/>
    <w:rsid w:val="00B827AF"/>
    <w:rsid w:val="00B83061"/>
    <w:rsid w:val="00B83969"/>
    <w:rsid w:val="00B8467F"/>
    <w:rsid w:val="00B84772"/>
    <w:rsid w:val="00B86A3F"/>
    <w:rsid w:val="00B87188"/>
    <w:rsid w:val="00B87918"/>
    <w:rsid w:val="00B87ABA"/>
    <w:rsid w:val="00B905C7"/>
    <w:rsid w:val="00B90B8F"/>
    <w:rsid w:val="00B9128A"/>
    <w:rsid w:val="00B93E0C"/>
    <w:rsid w:val="00B94DDE"/>
    <w:rsid w:val="00B954B0"/>
    <w:rsid w:val="00B955B4"/>
    <w:rsid w:val="00B963A1"/>
    <w:rsid w:val="00B96BE5"/>
    <w:rsid w:val="00B96C40"/>
    <w:rsid w:val="00BA05D0"/>
    <w:rsid w:val="00BA068D"/>
    <w:rsid w:val="00BA0737"/>
    <w:rsid w:val="00BA0C06"/>
    <w:rsid w:val="00BA1199"/>
    <w:rsid w:val="00BA1E17"/>
    <w:rsid w:val="00BA28B3"/>
    <w:rsid w:val="00BA4126"/>
    <w:rsid w:val="00BA4B35"/>
    <w:rsid w:val="00BA5774"/>
    <w:rsid w:val="00BA5FA9"/>
    <w:rsid w:val="00BA62D2"/>
    <w:rsid w:val="00BB02BF"/>
    <w:rsid w:val="00BB0C8D"/>
    <w:rsid w:val="00BB151B"/>
    <w:rsid w:val="00BB2566"/>
    <w:rsid w:val="00BB26FD"/>
    <w:rsid w:val="00BB3060"/>
    <w:rsid w:val="00BB30BC"/>
    <w:rsid w:val="00BB3B39"/>
    <w:rsid w:val="00BB476B"/>
    <w:rsid w:val="00BB51A2"/>
    <w:rsid w:val="00BB5AAD"/>
    <w:rsid w:val="00BB5C7B"/>
    <w:rsid w:val="00BB6C51"/>
    <w:rsid w:val="00BB70DF"/>
    <w:rsid w:val="00BC1718"/>
    <w:rsid w:val="00BC1D99"/>
    <w:rsid w:val="00BC1EF6"/>
    <w:rsid w:val="00BC206E"/>
    <w:rsid w:val="00BC2BA8"/>
    <w:rsid w:val="00BC3278"/>
    <w:rsid w:val="00BC361A"/>
    <w:rsid w:val="00BC39F2"/>
    <w:rsid w:val="00BC3E97"/>
    <w:rsid w:val="00BC40D9"/>
    <w:rsid w:val="00BC74BB"/>
    <w:rsid w:val="00BD0872"/>
    <w:rsid w:val="00BD0B38"/>
    <w:rsid w:val="00BD0ED0"/>
    <w:rsid w:val="00BD1CF8"/>
    <w:rsid w:val="00BD2F5A"/>
    <w:rsid w:val="00BD2FE2"/>
    <w:rsid w:val="00BD35F0"/>
    <w:rsid w:val="00BD3925"/>
    <w:rsid w:val="00BD45E0"/>
    <w:rsid w:val="00BD501C"/>
    <w:rsid w:val="00BD67D1"/>
    <w:rsid w:val="00BD6B5E"/>
    <w:rsid w:val="00BD6F10"/>
    <w:rsid w:val="00BE05B3"/>
    <w:rsid w:val="00BE099F"/>
    <w:rsid w:val="00BE195E"/>
    <w:rsid w:val="00BE2A71"/>
    <w:rsid w:val="00BE37C3"/>
    <w:rsid w:val="00BE3852"/>
    <w:rsid w:val="00BE4508"/>
    <w:rsid w:val="00BE4650"/>
    <w:rsid w:val="00BE635D"/>
    <w:rsid w:val="00BE6AD5"/>
    <w:rsid w:val="00BE6C3E"/>
    <w:rsid w:val="00BE70DD"/>
    <w:rsid w:val="00BE7839"/>
    <w:rsid w:val="00BE7E1C"/>
    <w:rsid w:val="00BF05D4"/>
    <w:rsid w:val="00BF09E9"/>
    <w:rsid w:val="00BF1561"/>
    <w:rsid w:val="00BF2C90"/>
    <w:rsid w:val="00BF52E5"/>
    <w:rsid w:val="00BF59D0"/>
    <w:rsid w:val="00BF6A46"/>
    <w:rsid w:val="00BF6E1D"/>
    <w:rsid w:val="00BF72A6"/>
    <w:rsid w:val="00BF757B"/>
    <w:rsid w:val="00BF7B2B"/>
    <w:rsid w:val="00C00BE2"/>
    <w:rsid w:val="00C00C06"/>
    <w:rsid w:val="00C00DDE"/>
    <w:rsid w:val="00C01129"/>
    <w:rsid w:val="00C019F8"/>
    <w:rsid w:val="00C01A07"/>
    <w:rsid w:val="00C0293E"/>
    <w:rsid w:val="00C02F54"/>
    <w:rsid w:val="00C038F0"/>
    <w:rsid w:val="00C03BCA"/>
    <w:rsid w:val="00C04BF6"/>
    <w:rsid w:val="00C05A9B"/>
    <w:rsid w:val="00C06051"/>
    <w:rsid w:val="00C06F5E"/>
    <w:rsid w:val="00C070BB"/>
    <w:rsid w:val="00C07186"/>
    <w:rsid w:val="00C07201"/>
    <w:rsid w:val="00C10A66"/>
    <w:rsid w:val="00C13A89"/>
    <w:rsid w:val="00C157A2"/>
    <w:rsid w:val="00C16907"/>
    <w:rsid w:val="00C177BB"/>
    <w:rsid w:val="00C20011"/>
    <w:rsid w:val="00C20755"/>
    <w:rsid w:val="00C22675"/>
    <w:rsid w:val="00C23233"/>
    <w:rsid w:val="00C232E0"/>
    <w:rsid w:val="00C235FC"/>
    <w:rsid w:val="00C2412B"/>
    <w:rsid w:val="00C24A6C"/>
    <w:rsid w:val="00C251B7"/>
    <w:rsid w:val="00C2573B"/>
    <w:rsid w:val="00C25FE9"/>
    <w:rsid w:val="00C262D9"/>
    <w:rsid w:val="00C26B66"/>
    <w:rsid w:val="00C26D58"/>
    <w:rsid w:val="00C2763A"/>
    <w:rsid w:val="00C27F98"/>
    <w:rsid w:val="00C30CE7"/>
    <w:rsid w:val="00C31651"/>
    <w:rsid w:val="00C324FA"/>
    <w:rsid w:val="00C32A2F"/>
    <w:rsid w:val="00C33AA6"/>
    <w:rsid w:val="00C3408A"/>
    <w:rsid w:val="00C341FE"/>
    <w:rsid w:val="00C34429"/>
    <w:rsid w:val="00C34481"/>
    <w:rsid w:val="00C34D51"/>
    <w:rsid w:val="00C35770"/>
    <w:rsid w:val="00C35F29"/>
    <w:rsid w:val="00C37051"/>
    <w:rsid w:val="00C41F4D"/>
    <w:rsid w:val="00C427BD"/>
    <w:rsid w:val="00C4307E"/>
    <w:rsid w:val="00C447D3"/>
    <w:rsid w:val="00C449A6"/>
    <w:rsid w:val="00C45005"/>
    <w:rsid w:val="00C45E3D"/>
    <w:rsid w:val="00C46592"/>
    <w:rsid w:val="00C46594"/>
    <w:rsid w:val="00C46B04"/>
    <w:rsid w:val="00C46F06"/>
    <w:rsid w:val="00C47C91"/>
    <w:rsid w:val="00C47DD4"/>
    <w:rsid w:val="00C501F6"/>
    <w:rsid w:val="00C5297E"/>
    <w:rsid w:val="00C5325F"/>
    <w:rsid w:val="00C538A9"/>
    <w:rsid w:val="00C54167"/>
    <w:rsid w:val="00C56287"/>
    <w:rsid w:val="00C57C37"/>
    <w:rsid w:val="00C57C3E"/>
    <w:rsid w:val="00C57F0B"/>
    <w:rsid w:val="00C60799"/>
    <w:rsid w:val="00C62895"/>
    <w:rsid w:val="00C63180"/>
    <w:rsid w:val="00C63FD0"/>
    <w:rsid w:val="00C6565D"/>
    <w:rsid w:val="00C66581"/>
    <w:rsid w:val="00C70705"/>
    <w:rsid w:val="00C71614"/>
    <w:rsid w:val="00C731E6"/>
    <w:rsid w:val="00C731E8"/>
    <w:rsid w:val="00C7350A"/>
    <w:rsid w:val="00C73A14"/>
    <w:rsid w:val="00C74092"/>
    <w:rsid w:val="00C74ACC"/>
    <w:rsid w:val="00C759C9"/>
    <w:rsid w:val="00C76379"/>
    <w:rsid w:val="00C8098C"/>
    <w:rsid w:val="00C80C84"/>
    <w:rsid w:val="00C81839"/>
    <w:rsid w:val="00C822A8"/>
    <w:rsid w:val="00C82F6E"/>
    <w:rsid w:val="00C83919"/>
    <w:rsid w:val="00C83F90"/>
    <w:rsid w:val="00C847BA"/>
    <w:rsid w:val="00C85CD9"/>
    <w:rsid w:val="00C86EBB"/>
    <w:rsid w:val="00C87C06"/>
    <w:rsid w:val="00C91143"/>
    <w:rsid w:val="00C95167"/>
    <w:rsid w:val="00CA071A"/>
    <w:rsid w:val="00CA1DF1"/>
    <w:rsid w:val="00CA353B"/>
    <w:rsid w:val="00CA35A3"/>
    <w:rsid w:val="00CA3FE5"/>
    <w:rsid w:val="00CA4CC4"/>
    <w:rsid w:val="00CA5F5C"/>
    <w:rsid w:val="00CA755D"/>
    <w:rsid w:val="00CA75A6"/>
    <w:rsid w:val="00CB0F5D"/>
    <w:rsid w:val="00CB17FC"/>
    <w:rsid w:val="00CB1BF7"/>
    <w:rsid w:val="00CB1C3C"/>
    <w:rsid w:val="00CB25D7"/>
    <w:rsid w:val="00CB272C"/>
    <w:rsid w:val="00CB2C80"/>
    <w:rsid w:val="00CB4EDD"/>
    <w:rsid w:val="00CB5450"/>
    <w:rsid w:val="00CB565F"/>
    <w:rsid w:val="00CB651B"/>
    <w:rsid w:val="00CB6B42"/>
    <w:rsid w:val="00CB72C7"/>
    <w:rsid w:val="00CC1BF7"/>
    <w:rsid w:val="00CC255C"/>
    <w:rsid w:val="00CC2E54"/>
    <w:rsid w:val="00CC3093"/>
    <w:rsid w:val="00CC329D"/>
    <w:rsid w:val="00CC3A19"/>
    <w:rsid w:val="00CC428E"/>
    <w:rsid w:val="00CC4B1B"/>
    <w:rsid w:val="00CC4B1C"/>
    <w:rsid w:val="00CC6622"/>
    <w:rsid w:val="00CC6DE1"/>
    <w:rsid w:val="00CC7753"/>
    <w:rsid w:val="00CC77D4"/>
    <w:rsid w:val="00CD025A"/>
    <w:rsid w:val="00CD12F1"/>
    <w:rsid w:val="00CD1C28"/>
    <w:rsid w:val="00CD6993"/>
    <w:rsid w:val="00CD6A56"/>
    <w:rsid w:val="00CD737C"/>
    <w:rsid w:val="00CD7AFC"/>
    <w:rsid w:val="00CE00C8"/>
    <w:rsid w:val="00CE063B"/>
    <w:rsid w:val="00CE0BE0"/>
    <w:rsid w:val="00CE3266"/>
    <w:rsid w:val="00CE40A3"/>
    <w:rsid w:val="00CE4F90"/>
    <w:rsid w:val="00CE6730"/>
    <w:rsid w:val="00CE6B8C"/>
    <w:rsid w:val="00CF006D"/>
    <w:rsid w:val="00CF00DE"/>
    <w:rsid w:val="00CF0218"/>
    <w:rsid w:val="00CF0654"/>
    <w:rsid w:val="00CF0F1A"/>
    <w:rsid w:val="00CF28FC"/>
    <w:rsid w:val="00CF352E"/>
    <w:rsid w:val="00CF3DBD"/>
    <w:rsid w:val="00CF4B14"/>
    <w:rsid w:val="00CF4C12"/>
    <w:rsid w:val="00CF58AD"/>
    <w:rsid w:val="00CF5C26"/>
    <w:rsid w:val="00D014AB"/>
    <w:rsid w:val="00D01E69"/>
    <w:rsid w:val="00D020EC"/>
    <w:rsid w:val="00D03A08"/>
    <w:rsid w:val="00D04E28"/>
    <w:rsid w:val="00D050C0"/>
    <w:rsid w:val="00D06E11"/>
    <w:rsid w:val="00D100A0"/>
    <w:rsid w:val="00D12B55"/>
    <w:rsid w:val="00D1324D"/>
    <w:rsid w:val="00D13E7E"/>
    <w:rsid w:val="00D1404D"/>
    <w:rsid w:val="00D14363"/>
    <w:rsid w:val="00D1515F"/>
    <w:rsid w:val="00D15889"/>
    <w:rsid w:val="00D17E18"/>
    <w:rsid w:val="00D17F46"/>
    <w:rsid w:val="00D22BC8"/>
    <w:rsid w:val="00D234BF"/>
    <w:rsid w:val="00D249D0"/>
    <w:rsid w:val="00D24B52"/>
    <w:rsid w:val="00D25B9A"/>
    <w:rsid w:val="00D25F9A"/>
    <w:rsid w:val="00D26528"/>
    <w:rsid w:val="00D26D17"/>
    <w:rsid w:val="00D307C4"/>
    <w:rsid w:val="00D32005"/>
    <w:rsid w:val="00D324C0"/>
    <w:rsid w:val="00D330DB"/>
    <w:rsid w:val="00D33EE1"/>
    <w:rsid w:val="00D347BB"/>
    <w:rsid w:val="00D3518A"/>
    <w:rsid w:val="00D35EA1"/>
    <w:rsid w:val="00D35F0A"/>
    <w:rsid w:val="00D36412"/>
    <w:rsid w:val="00D36D74"/>
    <w:rsid w:val="00D37DDE"/>
    <w:rsid w:val="00D400CF"/>
    <w:rsid w:val="00D40929"/>
    <w:rsid w:val="00D42A0D"/>
    <w:rsid w:val="00D42EA2"/>
    <w:rsid w:val="00D4451E"/>
    <w:rsid w:val="00D4543D"/>
    <w:rsid w:val="00D45761"/>
    <w:rsid w:val="00D45EB9"/>
    <w:rsid w:val="00D46AAF"/>
    <w:rsid w:val="00D470EE"/>
    <w:rsid w:val="00D474AB"/>
    <w:rsid w:val="00D47C92"/>
    <w:rsid w:val="00D52078"/>
    <w:rsid w:val="00D53C85"/>
    <w:rsid w:val="00D55211"/>
    <w:rsid w:val="00D55A1D"/>
    <w:rsid w:val="00D562DF"/>
    <w:rsid w:val="00D56B12"/>
    <w:rsid w:val="00D60EC0"/>
    <w:rsid w:val="00D618E0"/>
    <w:rsid w:val="00D619A7"/>
    <w:rsid w:val="00D62311"/>
    <w:rsid w:val="00D6278B"/>
    <w:rsid w:val="00D62D92"/>
    <w:rsid w:val="00D633AC"/>
    <w:rsid w:val="00D64178"/>
    <w:rsid w:val="00D64242"/>
    <w:rsid w:val="00D674AC"/>
    <w:rsid w:val="00D70B3A"/>
    <w:rsid w:val="00D72FAD"/>
    <w:rsid w:val="00D746D3"/>
    <w:rsid w:val="00D77CF7"/>
    <w:rsid w:val="00D809F8"/>
    <w:rsid w:val="00D80B76"/>
    <w:rsid w:val="00D811B2"/>
    <w:rsid w:val="00D82B6A"/>
    <w:rsid w:val="00D83FC1"/>
    <w:rsid w:val="00D84130"/>
    <w:rsid w:val="00D861C6"/>
    <w:rsid w:val="00D867D0"/>
    <w:rsid w:val="00D86DB9"/>
    <w:rsid w:val="00D876F9"/>
    <w:rsid w:val="00D87904"/>
    <w:rsid w:val="00D9044F"/>
    <w:rsid w:val="00D90A34"/>
    <w:rsid w:val="00D910FB"/>
    <w:rsid w:val="00D91413"/>
    <w:rsid w:val="00D91D0F"/>
    <w:rsid w:val="00D925C0"/>
    <w:rsid w:val="00D93594"/>
    <w:rsid w:val="00D93924"/>
    <w:rsid w:val="00D93D95"/>
    <w:rsid w:val="00D945A1"/>
    <w:rsid w:val="00D95BC1"/>
    <w:rsid w:val="00D97D64"/>
    <w:rsid w:val="00DA14AD"/>
    <w:rsid w:val="00DA1DED"/>
    <w:rsid w:val="00DA3624"/>
    <w:rsid w:val="00DA3C0F"/>
    <w:rsid w:val="00DA43AD"/>
    <w:rsid w:val="00DA55D5"/>
    <w:rsid w:val="00DA5F94"/>
    <w:rsid w:val="00DA622D"/>
    <w:rsid w:val="00DA74A1"/>
    <w:rsid w:val="00DA7CC1"/>
    <w:rsid w:val="00DB0209"/>
    <w:rsid w:val="00DB2A20"/>
    <w:rsid w:val="00DB3476"/>
    <w:rsid w:val="00DB3A1B"/>
    <w:rsid w:val="00DB3A4E"/>
    <w:rsid w:val="00DB58C9"/>
    <w:rsid w:val="00DB6415"/>
    <w:rsid w:val="00DB6513"/>
    <w:rsid w:val="00DC0EF6"/>
    <w:rsid w:val="00DC1713"/>
    <w:rsid w:val="00DC2DB5"/>
    <w:rsid w:val="00DC4727"/>
    <w:rsid w:val="00DC5D01"/>
    <w:rsid w:val="00DC632A"/>
    <w:rsid w:val="00DC6895"/>
    <w:rsid w:val="00DC7B00"/>
    <w:rsid w:val="00DC7F71"/>
    <w:rsid w:val="00DD01C6"/>
    <w:rsid w:val="00DD05F3"/>
    <w:rsid w:val="00DD29F0"/>
    <w:rsid w:val="00DD4970"/>
    <w:rsid w:val="00DD524B"/>
    <w:rsid w:val="00DD5E95"/>
    <w:rsid w:val="00DD5FE5"/>
    <w:rsid w:val="00DD663D"/>
    <w:rsid w:val="00DD74F1"/>
    <w:rsid w:val="00DE05DB"/>
    <w:rsid w:val="00DE2A63"/>
    <w:rsid w:val="00DE2E12"/>
    <w:rsid w:val="00DE702C"/>
    <w:rsid w:val="00DF01A3"/>
    <w:rsid w:val="00DF038C"/>
    <w:rsid w:val="00DF1073"/>
    <w:rsid w:val="00DF1CBA"/>
    <w:rsid w:val="00DF1E90"/>
    <w:rsid w:val="00DF1FAB"/>
    <w:rsid w:val="00DF2522"/>
    <w:rsid w:val="00DF32F9"/>
    <w:rsid w:val="00DF45F9"/>
    <w:rsid w:val="00DF492A"/>
    <w:rsid w:val="00DF4A88"/>
    <w:rsid w:val="00DF4DEB"/>
    <w:rsid w:val="00DF5A65"/>
    <w:rsid w:val="00DF6450"/>
    <w:rsid w:val="00DF6C8A"/>
    <w:rsid w:val="00DF7D21"/>
    <w:rsid w:val="00E00090"/>
    <w:rsid w:val="00E005AB"/>
    <w:rsid w:val="00E010FE"/>
    <w:rsid w:val="00E01259"/>
    <w:rsid w:val="00E01585"/>
    <w:rsid w:val="00E015FF"/>
    <w:rsid w:val="00E018DF"/>
    <w:rsid w:val="00E01CCF"/>
    <w:rsid w:val="00E046AC"/>
    <w:rsid w:val="00E0552F"/>
    <w:rsid w:val="00E05BCD"/>
    <w:rsid w:val="00E062D8"/>
    <w:rsid w:val="00E104C0"/>
    <w:rsid w:val="00E10BF7"/>
    <w:rsid w:val="00E11423"/>
    <w:rsid w:val="00E11DEB"/>
    <w:rsid w:val="00E124A6"/>
    <w:rsid w:val="00E12673"/>
    <w:rsid w:val="00E12ED3"/>
    <w:rsid w:val="00E13855"/>
    <w:rsid w:val="00E13A98"/>
    <w:rsid w:val="00E14B79"/>
    <w:rsid w:val="00E15426"/>
    <w:rsid w:val="00E163CE"/>
    <w:rsid w:val="00E20A77"/>
    <w:rsid w:val="00E21370"/>
    <w:rsid w:val="00E214E3"/>
    <w:rsid w:val="00E21779"/>
    <w:rsid w:val="00E21A3A"/>
    <w:rsid w:val="00E225F7"/>
    <w:rsid w:val="00E244A1"/>
    <w:rsid w:val="00E25B45"/>
    <w:rsid w:val="00E25EAC"/>
    <w:rsid w:val="00E26273"/>
    <w:rsid w:val="00E26D6F"/>
    <w:rsid w:val="00E26E66"/>
    <w:rsid w:val="00E3218F"/>
    <w:rsid w:val="00E33A0F"/>
    <w:rsid w:val="00E33A17"/>
    <w:rsid w:val="00E33B4C"/>
    <w:rsid w:val="00E34AEA"/>
    <w:rsid w:val="00E34F18"/>
    <w:rsid w:val="00E3557E"/>
    <w:rsid w:val="00E35E7C"/>
    <w:rsid w:val="00E4234C"/>
    <w:rsid w:val="00E42D2D"/>
    <w:rsid w:val="00E42ECD"/>
    <w:rsid w:val="00E437F4"/>
    <w:rsid w:val="00E43E76"/>
    <w:rsid w:val="00E43FE1"/>
    <w:rsid w:val="00E44984"/>
    <w:rsid w:val="00E458FE"/>
    <w:rsid w:val="00E47C2B"/>
    <w:rsid w:val="00E508AF"/>
    <w:rsid w:val="00E5297B"/>
    <w:rsid w:val="00E52C94"/>
    <w:rsid w:val="00E536AF"/>
    <w:rsid w:val="00E55673"/>
    <w:rsid w:val="00E5794D"/>
    <w:rsid w:val="00E57ED2"/>
    <w:rsid w:val="00E60E43"/>
    <w:rsid w:val="00E6105A"/>
    <w:rsid w:val="00E61063"/>
    <w:rsid w:val="00E6383C"/>
    <w:rsid w:val="00E63F24"/>
    <w:rsid w:val="00E6540D"/>
    <w:rsid w:val="00E7178A"/>
    <w:rsid w:val="00E71F97"/>
    <w:rsid w:val="00E72A39"/>
    <w:rsid w:val="00E74900"/>
    <w:rsid w:val="00E75A54"/>
    <w:rsid w:val="00E763EE"/>
    <w:rsid w:val="00E768C5"/>
    <w:rsid w:val="00E811B8"/>
    <w:rsid w:val="00E83861"/>
    <w:rsid w:val="00E83DCF"/>
    <w:rsid w:val="00E86160"/>
    <w:rsid w:val="00E875DA"/>
    <w:rsid w:val="00E91F1F"/>
    <w:rsid w:val="00E92280"/>
    <w:rsid w:val="00E92446"/>
    <w:rsid w:val="00E97B72"/>
    <w:rsid w:val="00EA0F96"/>
    <w:rsid w:val="00EA12AC"/>
    <w:rsid w:val="00EA215D"/>
    <w:rsid w:val="00EA3719"/>
    <w:rsid w:val="00EA3A1D"/>
    <w:rsid w:val="00EA3C04"/>
    <w:rsid w:val="00EA4877"/>
    <w:rsid w:val="00EA5002"/>
    <w:rsid w:val="00EA6236"/>
    <w:rsid w:val="00EA662A"/>
    <w:rsid w:val="00EA6A7F"/>
    <w:rsid w:val="00EB00E6"/>
    <w:rsid w:val="00EB0802"/>
    <w:rsid w:val="00EB1588"/>
    <w:rsid w:val="00EB1D09"/>
    <w:rsid w:val="00EB229A"/>
    <w:rsid w:val="00EB35BD"/>
    <w:rsid w:val="00EB385F"/>
    <w:rsid w:val="00EB52BF"/>
    <w:rsid w:val="00EB6558"/>
    <w:rsid w:val="00EB6953"/>
    <w:rsid w:val="00EB6D26"/>
    <w:rsid w:val="00EB7333"/>
    <w:rsid w:val="00EB7A2E"/>
    <w:rsid w:val="00EB7C54"/>
    <w:rsid w:val="00EC0041"/>
    <w:rsid w:val="00EC0475"/>
    <w:rsid w:val="00EC059A"/>
    <w:rsid w:val="00EC14C5"/>
    <w:rsid w:val="00EC380B"/>
    <w:rsid w:val="00EC5977"/>
    <w:rsid w:val="00EC5B8A"/>
    <w:rsid w:val="00EC6386"/>
    <w:rsid w:val="00EC72E1"/>
    <w:rsid w:val="00EC7AAE"/>
    <w:rsid w:val="00EC7AD7"/>
    <w:rsid w:val="00EC7E0F"/>
    <w:rsid w:val="00ED0ADE"/>
    <w:rsid w:val="00ED1319"/>
    <w:rsid w:val="00ED1E11"/>
    <w:rsid w:val="00ED317F"/>
    <w:rsid w:val="00ED48D1"/>
    <w:rsid w:val="00ED56F0"/>
    <w:rsid w:val="00ED6B38"/>
    <w:rsid w:val="00ED6E7C"/>
    <w:rsid w:val="00EE029E"/>
    <w:rsid w:val="00EE09EC"/>
    <w:rsid w:val="00EE0C01"/>
    <w:rsid w:val="00EE0FEB"/>
    <w:rsid w:val="00EE3BB5"/>
    <w:rsid w:val="00EE47D4"/>
    <w:rsid w:val="00EE4AB4"/>
    <w:rsid w:val="00EE5E45"/>
    <w:rsid w:val="00EE64E1"/>
    <w:rsid w:val="00EE76AF"/>
    <w:rsid w:val="00EF1F20"/>
    <w:rsid w:val="00EF2045"/>
    <w:rsid w:val="00EF2A00"/>
    <w:rsid w:val="00EF41FE"/>
    <w:rsid w:val="00EF5E74"/>
    <w:rsid w:val="00EF6750"/>
    <w:rsid w:val="00EF6FBA"/>
    <w:rsid w:val="00F00162"/>
    <w:rsid w:val="00F00588"/>
    <w:rsid w:val="00F02A04"/>
    <w:rsid w:val="00F0552F"/>
    <w:rsid w:val="00F05E2E"/>
    <w:rsid w:val="00F06F5E"/>
    <w:rsid w:val="00F07BFB"/>
    <w:rsid w:val="00F10524"/>
    <w:rsid w:val="00F121C4"/>
    <w:rsid w:val="00F132C4"/>
    <w:rsid w:val="00F13FEC"/>
    <w:rsid w:val="00F14BF2"/>
    <w:rsid w:val="00F14ED9"/>
    <w:rsid w:val="00F15D18"/>
    <w:rsid w:val="00F15D95"/>
    <w:rsid w:val="00F1696F"/>
    <w:rsid w:val="00F20F3D"/>
    <w:rsid w:val="00F21192"/>
    <w:rsid w:val="00F211AD"/>
    <w:rsid w:val="00F232AF"/>
    <w:rsid w:val="00F243F1"/>
    <w:rsid w:val="00F266CF"/>
    <w:rsid w:val="00F27922"/>
    <w:rsid w:val="00F27A72"/>
    <w:rsid w:val="00F300CA"/>
    <w:rsid w:val="00F33594"/>
    <w:rsid w:val="00F339A5"/>
    <w:rsid w:val="00F348E2"/>
    <w:rsid w:val="00F3601A"/>
    <w:rsid w:val="00F36CA7"/>
    <w:rsid w:val="00F36D16"/>
    <w:rsid w:val="00F37D27"/>
    <w:rsid w:val="00F40BAC"/>
    <w:rsid w:val="00F41109"/>
    <w:rsid w:val="00F41350"/>
    <w:rsid w:val="00F41820"/>
    <w:rsid w:val="00F4222B"/>
    <w:rsid w:val="00F4673C"/>
    <w:rsid w:val="00F46C6F"/>
    <w:rsid w:val="00F4728D"/>
    <w:rsid w:val="00F477E2"/>
    <w:rsid w:val="00F47C69"/>
    <w:rsid w:val="00F47D62"/>
    <w:rsid w:val="00F502BE"/>
    <w:rsid w:val="00F55D93"/>
    <w:rsid w:val="00F56083"/>
    <w:rsid w:val="00F5619B"/>
    <w:rsid w:val="00F60AA7"/>
    <w:rsid w:val="00F611E9"/>
    <w:rsid w:val="00F65A88"/>
    <w:rsid w:val="00F65B7B"/>
    <w:rsid w:val="00F67764"/>
    <w:rsid w:val="00F70F42"/>
    <w:rsid w:val="00F71D21"/>
    <w:rsid w:val="00F7202E"/>
    <w:rsid w:val="00F72D9D"/>
    <w:rsid w:val="00F73613"/>
    <w:rsid w:val="00F736D9"/>
    <w:rsid w:val="00F74241"/>
    <w:rsid w:val="00F74BF5"/>
    <w:rsid w:val="00F753BE"/>
    <w:rsid w:val="00F76AE0"/>
    <w:rsid w:val="00F779F7"/>
    <w:rsid w:val="00F77D01"/>
    <w:rsid w:val="00F80228"/>
    <w:rsid w:val="00F80EC2"/>
    <w:rsid w:val="00F8131F"/>
    <w:rsid w:val="00F81EEC"/>
    <w:rsid w:val="00F82B0A"/>
    <w:rsid w:val="00F82C54"/>
    <w:rsid w:val="00F836F6"/>
    <w:rsid w:val="00F843B0"/>
    <w:rsid w:val="00F84D91"/>
    <w:rsid w:val="00F85B13"/>
    <w:rsid w:val="00F876D6"/>
    <w:rsid w:val="00F90DCF"/>
    <w:rsid w:val="00F910F4"/>
    <w:rsid w:val="00F91159"/>
    <w:rsid w:val="00F94290"/>
    <w:rsid w:val="00F9441D"/>
    <w:rsid w:val="00F94C7D"/>
    <w:rsid w:val="00F94D22"/>
    <w:rsid w:val="00F966FA"/>
    <w:rsid w:val="00F96EE0"/>
    <w:rsid w:val="00F97789"/>
    <w:rsid w:val="00F9787B"/>
    <w:rsid w:val="00FA1160"/>
    <w:rsid w:val="00FA12C3"/>
    <w:rsid w:val="00FA198F"/>
    <w:rsid w:val="00FA1C9F"/>
    <w:rsid w:val="00FA3327"/>
    <w:rsid w:val="00FA3C1F"/>
    <w:rsid w:val="00FA43CA"/>
    <w:rsid w:val="00FA62EA"/>
    <w:rsid w:val="00FB0AA2"/>
    <w:rsid w:val="00FB0E3D"/>
    <w:rsid w:val="00FB0ED5"/>
    <w:rsid w:val="00FB1706"/>
    <w:rsid w:val="00FB41B1"/>
    <w:rsid w:val="00FB430B"/>
    <w:rsid w:val="00FB47F2"/>
    <w:rsid w:val="00FB5E99"/>
    <w:rsid w:val="00FB649A"/>
    <w:rsid w:val="00FC102F"/>
    <w:rsid w:val="00FC4DD4"/>
    <w:rsid w:val="00FC52BB"/>
    <w:rsid w:val="00FC563F"/>
    <w:rsid w:val="00FC5EF4"/>
    <w:rsid w:val="00FC620C"/>
    <w:rsid w:val="00FC68C2"/>
    <w:rsid w:val="00FC788B"/>
    <w:rsid w:val="00FC7B76"/>
    <w:rsid w:val="00FD0417"/>
    <w:rsid w:val="00FD0EE8"/>
    <w:rsid w:val="00FD2D62"/>
    <w:rsid w:val="00FD30A7"/>
    <w:rsid w:val="00FD398A"/>
    <w:rsid w:val="00FD5193"/>
    <w:rsid w:val="00FD57AA"/>
    <w:rsid w:val="00FD6FDD"/>
    <w:rsid w:val="00FD703D"/>
    <w:rsid w:val="00FD785C"/>
    <w:rsid w:val="00FD7BE3"/>
    <w:rsid w:val="00FD7C53"/>
    <w:rsid w:val="00FE0670"/>
    <w:rsid w:val="00FE080A"/>
    <w:rsid w:val="00FE0F0E"/>
    <w:rsid w:val="00FE1897"/>
    <w:rsid w:val="00FE1BB5"/>
    <w:rsid w:val="00FE1BC0"/>
    <w:rsid w:val="00FE27E7"/>
    <w:rsid w:val="00FE29DE"/>
    <w:rsid w:val="00FE3933"/>
    <w:rsid w:val="00FE45BF"/>
    <w:rsid w:val="00FE4FE0"/>
    <w:rsid w:val="00FE5555"/>
    <w:rsid w:val="00FE586F"/>
    <w:rsid w:val="00FE59F0"/>
    <w:rsid w:val="00FE76F3"/>
    <w:rsid w:val="00FF0301"/>
    <w:rsid w:val="00FF1ECD"/>
    <w:rsid w:val="00FF4927"/>
    <w:rsid w:val="00FF772D"/>
    <w:rsid w:val="013C21C5"/>
    <w:rsid w:val="01759640"/>
    <w:rsid w:val="01E35BD1"/>
    <w:rsid w:val="02B1A7FF"/>
    <w:rsid w:val="02C0E52E"/>
    <w:rsid w:val="02D95BC2"/>
    <w:rsid w:val="035409AE"/>
    <w:rsid w:val="0377D71F"/>
    <w:rsid w:val="03F15BD3"/>
    <w:rsid w:val="04FA7F23"/>
    <w:rsid w:val="054D89BB"/>
    <w:rsid w:val="0600DEAE"/>
    <w:rsid w:val="071E042E"/>
    <w:rsid w:val="075DDB08"/>
    <w:rsid w:val="07995510"/>
    <w:rsid w:val="083914A3"/>
    <w:rsid w:val="09352571"/>
    <w:rsid w:val="0935DA1C"/>
    <w:rsid w:val="09ED3259"/>
    <w:rsid w:val="0A03FAB8"/>
    <w:rsid w:val="0A37E6BB"/>
    <w:rsid w:val="0A5C572F"/>
    <w:rsid w:val="0A8DAED2"/>
    <w:rsid w:val="0A906997"/>
    <w:rsid w:val="0AFED245"/>
    <w:rsid w:val="0B4B7C69"/>
    <w:rsid w:val="0B82E904"/>
    <w:rsid w:val="0C390A1B"/>
    <w:rsid w:val="0D4D8D51"/>
    <w:rsid w:val="0D97768C"/>
    <w:rsid w:val="0DA8C944"/>
    <w:rsid w:val="0EE66C3E"/>
    <w:rsid w:val="0EE69439"/>
    <w:rsid w:val="0F0FEFF4"/>
    <w:rsid w:val="0F4CB416"/>
    <w:rsid w:val="0FD1AC76"/>
    <w:rsid w:val="10015751"/>
    <w:rsid w:val="10EB3480"/>
    <w:rsid w:val="1121BC22"/>
    <w:rsid w:val="124E850D"/>
    <w:rsid w:val="134EE777"/>
    <w:rsid w:val="134FB2E0"/>
    <w:rsid w:val="13617F80"/>
    <w:rsid w:val="14BBA017"/>
    <w:rsid w:val="14C8853A"/>
    <w:rsid w:val="14F416F4"/>
    <w:rsid w:val="1562032C"/>
    <w:rsid w:val="15955464"/>
    <w:rsid w:val="16ADF316"/>
    <w:rsid w:val="171B7C65"/>
    <w:rsid w:val="1739C5C3"/>
    <w:rsid w:val="173E9D9E"/>
    <w:rsid w:val="1746C8D9"/>
    <w:rsid w:val="17AB7FD1"/>
    <w:rsid w:val="1850CBE6"/>
    <w:rsid w:val="193C2C0B"/>
    <w:rsid w:val="196946E6"/>
    <w:rsid w:val="1A7D35FC"/>
    <w:rsid w:val="1B690B69"/>
    <w:rsid w:val="1B98CA23"/>
    <w:rsid w:val="1DB0A609"/>
    <w:rsid w:val="1DF14ACD"/>
    <w:rsid w:val="1E28A022"/>
    <w:rsid w:val="1E7E0650"/>
    <w:rsid w:val="1F939A21"/>
    <w:rsid w:val="210346C6"/>
    <w:rsid w:val="2104633F"/>
    <w:rsid w:val="216D97E7"/>
    <w:rsid w:val="21966012"/>
    <w:rsid w:val="22275DD7"/>
    <w:rsid w:val="233F028E"/>
    <w:rsid w:val="23AFF79D"/>
    <w:rsid w:val="24DA5CF1"/>
    <w:rsid w:val="2508C928"/>
    <w:rsid w:val="254A9EDD"/>
    <w:rsid w:val="25E4D554"/>
    <w:rsid w:val="264B1FDC"/>
    <w:rsid w:val="267BDBC6"/>
    <w:rsid w:val="26B317CE"/>
    <w:rsid w:val="26F8262B"/>
    <w:rsid w:val="28299277"/>
    <w:rsid w:val="283A1D2F"/>
    <w:rsid w:val="29A08CBD"/>
    <w:rsid w:val="29A60866"/>
    <w:rsid w:val="29E8FD03"/>
    <w:rsid w:val="29EAC89A"/>
    <w:rsid w:val="2A6799A5"/>
    <w:rsid w:val="2A84DA46"/>
    <w:rsid w:val="2A94C7C8"/>
    <w:rsid w:val="2AA74681"/>
    <w:rsid w:val="2ADC639C"/>
    <w:rsid w:val="2BB6ABCA"/>
    <w:rsid w:val="2CF42449"/>
    <w:rsid w:val="2D6912C3"/>
    <w:rsid w:val="2DBC7B08"/>
    <w:rsid w:val="2E4E42F3"/>
    <w:rsid w:val="2F9CB0EB"/>
    <w:rsid w:val="2FB8318A"/>
    <w:rsid w:val="304703B0"/>
    <w:rsid w:val="31B4EF06"/>
    <w:rsid w:val="32EFD24C"/>
    <w:rsid w:val="331EE7B6"/>
    <w:rsid w:val="34998819"/>
    <w:rsid w:val="3509072B"/>
    <w:rsid w:val="35D2B57E"/>
    <w:rsid w:val="363EB4B0"/>
    <w:rsid w:val="36A7A411"/>
    <w:rsid w:val="3705A9AF"/>
    <w:rsid w:val="37110D37"/>
    <w:rsid w:val="378A481E"/>
    <w:rsid w:val="382BEEF7"/>
    <w:rsid w:val="384AFB71"/>
    <w:rsid w:val="38D2493C"/>
    <w:rsid w:val="38FED548"/>
    <w:rsid w:val="3981CF64"/>
    <w:rsid w:val="3A1AECB6"/>
    <w:rsid w:val="3A1D9EC0"/>
    <w:rsid w:val="3B2C556D"/>
    <w:rsid w:val="3B94AC53"/>
    <w:rsid w:val="3BA2AD69"/>
    <w:rsid w:val="3BD36953"/>
    <w:rsid w:val="3C6B9A72"/>
    <w:rsid w:val="3C7EEB0B"/>
    <w:rsid w:val="3CEEF426"/>
    <w:rsid w:val="3F64BC40"/>
    <w:rsid w:val="408B280F"/>
    <w:rsid w:val="4113A819"/>
    <w:rsid w:val="4213DB90"/>
    <w:rsid w:val="429CC63D"/>
    <w:rsid w:val="4357A833"/>
    <w:rsid w:val="43CBD0EB"/>
    <w:rsid w:val="43CD4D9F"/>
    <w:rsid w:val="44347690"/>
    <w:rsid w:val="44D2864C"/>
    <w:rsid w:val="453E2CA8"/>
    <w:rsid w:val="455A0C92"/>
    <w:rsid w:val="4579D64B"/>
    <w:rsid w:val="459E1FEB"/>
    <w:rsid w:val="45B28A6A"/>
    <w:rsid w:val="45CE78C0"/>
    <w:rsid w:val="46776628"/>
    <w:rsid w:val="4711ACD8"/>
    <w:rsid w:val="477AE1B8"/>
    <w:rsid w:val="47BA8DC0"/>
    <w:rsid w:val="47CAD7D9"/>
    <w:rsid w:val="485D8309"/>
    <w:rsid w:val="48D30F8E"/>
    <w:rsid w:val="493AF54B"/>
    <w:rsid w:val="499A2620"/>
    <w:rsid w:val="4A767701"/>
    <w:rsid w:val="4A8C3B34"/>
    <w:rsid w:val="4A95A4EB"/>
    <w:rsid w:val="4ABCBA84"/>
    <w:rsid w:val="4ADEA456"/>
    <w:rsid w:val="4C16E9E1"/>
    <w:rsid w:val="4CB89E85"/>
    <w:rsid w:val="4CCD7F4F"/>
    <w:rsid w:val="4CE6A7AC"/>
    <w:rsid w:val="4D43C34D"/>
    <w:rsid w:val="4D75F25F"/>
    <w:rsid w:val="4D7CCD0F"/>
    <w:rsid w:val="4E00D11A"/>
    <w:rsid w:val="4E213C66"/>
    <w:rsid w:val="4E65A993"/>
    <w:rsid w:val="4EF32B2C"/>
    <w:rsid w:val="4F0EAF46"/>
    <w:rsid w:val="4F81CB7C"/>
    <w:rsid w:val="4F99D279"/>
    <w:rsid w:val="502BBA80"/>
    <w:rsid w:val="51AFC78C"/>
    <w:rsid w:val="51F3857D"/>
    <w:rsid w:val="524E9784"/>
    <w:rsid w:val="528C068F"/>
    <w:rsid w:val="529565F1"/>
    <w:rsid w:val="533A946F"/>
    <w:rsid w:val="533CC0D3"/>
    <w:rsid w:val="538AED15"/>
    <w:rsid w:val="53A99FDB"/>
    <w:rsid w:val="549EAEF9"/>
    <w:rsid w:val="54ACFD83"/>
    <w:rsid w:val="55219CBB"/>
    <w:rsid w:val="5607BBA4"/>
    <w:rsid w:val="563821B5"/>
    <w:rsid w:val="569F5963"/>
    <w:rsid w:val="56C4BC24"/>
    <w:rsid w:val="579287BC"/>
    <w:rsid w:val="57BD275E"/>
    <w:rsid w:val="5839663A"/>
    <w:rsid w:val="58C22528"/>
    <w:rsid w:val="5917FD86"/>
    <w:rsid w:val="5956DCDA"/>
    <w:rsid w:val="597D794E"/>
    <w:rsid w:val="59C86678"/>
    <w:rsid w:val="59E0E61B"/>
    <w:rsid w:val="59FC5CE6"/>
    <w:rsid w:val="5AE33660"/>
    <w:rsid w:val="5B0DF07D"/>
    <w:rsid w:val="5BD611F1"/>
    <w:rsid w:val="5C92E7D6"/>
    <w:rsid w:val="5CE6BDDA"/>
    <w:rsid w:val="5D459E21"/>
    <w:rsid w:val="5D7EBD43"/>
    <w:rsid w:val="5DE8A0E3"/>
    <w:rsid w:val="5E1E691F"/>
    <w:rsid w:val="5F395432"/>
    <w:rsid w:val="60127D18"/>
    <w:rsid w:val="60233161"/>
    <w:rsid w:val="6099755F"/>
    <w:rsid w:val="609B26C3"/>
    <w:rsid w:val="60A7FF71"/>
    <w:rsid w:val="60B8B81C"/>
    <w:rsid w:val="61AFF82E"/>
    <w:rsid w:val="61B65035"/>
    <w:rsid w:val="622A7371"/>
    <w:rsid w:val="624DB863"/>
    <w:rsid w:val="62EADAE3"/>
    <w:rsid w:val="62EF848B"/>
    <w:rsid w:val="63190262"/>
    <w:rsid w:val="63642BF1"/>
    <w:rsid w:val="63A09B79"/>
    <w:rsid w:val="63A31241"/>
    <w:rsid w:val="63E31CBA"/>
    <w:rsid w:val="6427B1D0"/>
    <w:rsid w:val="6437E376"/>
    <w:rsid w:val="644DC565"/>
    <w:rsid w:val="645DF130"/>
    <w:rsid w:val="64D42881"/>
    <w:rsid w:val="64EDC0EF"/>
    <w:rsid w:val="65CDF5E7"/>
    <w:rsid w:val="6631DC6C"/>
    <w:rsid w:val="6662E3ED"/>
    <w:rsid w:val="668BD9B8"/>
    <w:rsid w:val="67C04738"/>
    <w:rsid w:val="6827AA19"/>
    <w:rsid w:val="68993576"/>
    <w:rsid w:val="694EC503"/>
    <w:rsid w:val="6AF412E2"/>
    <w:rsid w:val="6B12D970"/>
    <w:rsid w:val="6B2D3C03"/>
    <w:rsid w:val="6B6DF5FC"/>
    <w:rsid w:val="6C45FBAD"/>
    <w:rsid w:val="6C7B37E2"/>
    <w:rsid w:val="6D09C65D"/>
    <w:rsid w:val="6D74D6CF"/>
    <w:rsid w:val="6D9E99C1"/>
    <w:rsid w:val="6E4A7A32"/>
    <w:rsid w:val="6E52891C"/>
    <w:rsid w:val="6EAA02C5"/>
    <w:rsid w:val="6F5660EF"/>
    <w:rsid w:val="6F8C1DEC"/>
    <w:rsid w:val="6FA28294"/>
    <w:rsid w:val="6FB70F6B"/>
    <w:rsid w:val="70059913"/>
    <w:rsid w:val="70202CCE"/>
    <w:rsid w:val="704B4A9B"/>
    <w:rsid w:val="70AE2E49"/>
    <w:rsid w:val="71D5258C"/>
    <w:rsid w:val="720B2ED9"/>
    <w:rsid w:val="720C57BE"/>
    <w:rsid w:val="725E6C76"/>
    <w:rsid w:val="72C8C8DC"/>
    <w:rsid w:val="72DC0E24"/>
    <w:rsid w:val="72E04979"/>
    <w:rsid w:val="7309CDA4"/>
    <w:rsid w:val="73EC5097"/>
    <w:rsid w:val="73FA95CA"/>
    <w:rsid w:val="74E7FBC3"/>
    <w:rsid w:val="7543F880"/>
    <w:rsid w:val="75A6F8F4"/>
    <w:rsid w:val="76B1E6BB"/>
    <w:rsid w:val="76BF30C4"/>
    <w:rsid w:val="772A887C"/>
    <w:rsid w:val="782D1806"/>
    <w:rsid w:val="783D24E8"/>
    <w:rsid w:val="7951BA13"/>
    <w:rsid w:val="79C90752"/>
    <w:rsid w:val="7A94694D"/>
    <w:rsid w:val="7AA90EF6"/>
    <w:rsid w:val="7B117CCA"/>
    <w:rsid w:val="7C4F72C1"/>
    <w:rsid w:val="7C72D93B"/>
    <w:rsid w:val="7DA0FF35"/>
    <w:rsid w:val="7EEF830D"/>
    <w:rsid w:val="7F0C22EC"/>
    <w:rsid w:val="7F899168"/>
    <w:rsid w:val="7FB8A65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0B8B81C"/>
  <w15:chartTrackingRefBased/>
  <w15:docId w15:val="{7BF84911-9081-4708-80C6-8142A47B7C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4650"/>
    <w:pPr>
      <w:spacing w:after="160" w:line="259" w:lineRule="auto"/>
      <w:jc w:val="both"/>
    </w:pPr>
    <w:rPr>
      <w:rFonts w:ascii="Graphik" w:hAnsi="Graphik"/>
      <w:kern w:val="2"/>
      <w:sz w:val="20"/>
      <w:szCs w:val="22"/>
      <w14:ligatures w14:val="standardContextual"/>
    </w:rPr>
  </w:style>
  <w:style w:type="paragraph" w:styleId="Heading1">
    <w:name w:val="heading 1"/>
    <w:basedOn w:val="Normal"/>
    <w:next w:val="Normal"/>
    <w:link w:val="Heading1Char"/>
    <w:autoRedefine/>
    <w:qFormat/>
    <w:rsid w:val="00BE4650"/>
    <w:pPr>
      <w:keepNext/>
      <w:keepLines/>
      <w:tabs>
        <w:tab w:val="left" w:pos="1134"/>
      </w:tabs>
      <w:spacing w:before="240" w:after="120"/>
      <w:outlineLvl w:val="0"/>
    </w:pPr>
    <w:rPr>
      <w:rFonts w:eastAsia="Times New Roman"/>
      <w:b/>
      <w:sz w:val="28"/>
      <w:szCs w:val="20"/>
      <w:lang w:val="en-GB"/>
    </w:rPr>
  </w:style>
  <w:style w:type="paragraph" w:styleId="Heading2">
    <w:name w:val="heading 2"/>
    <w:basedOn w:val="Normal"/>
    <w:next w:val="Normal"/>
    <w:link w:val="Heading2Char"/>
    <w:autoRedefine/>
    <w:uiPriority w:val="9"/>
    <w:unhideWhenUsed/>
    <w:qFormat/>
    <w:rsid w:val="00BE4650"/>
    <w:pPr>
      <w:keepNext/>
      <w:keepLines/>
      <w:spacing w:before="240" w:after="120"/>
      <w:outlineLvl w:val="1"/>
    </w:pPr>
    <w:rPr>
      <w:rFonts w:eastAsiaTheme="majorEastAsia" w:cstheme="majorBidi"/>
      <w:b/>
      <w:bCs/>
      <w:color w:val="7030A0"/>
      <w:sz w:val="26"/>
      <w:szCs w:val="24"/>
    </w:rPr>
  </w:style>
  <w:style w:type="paragraph" w:styleId="Heading3">
    <w:name w:val="heading 3"/>
    <w:basedOn w:val="Normal"/>
    <w:next w:val="Normal"/>
    <w:link w:val="Heading3Char"/>
    <w:uiPriority w:val="9"/>
    <w:unhideWhenUsed/>
    <w:qFormat/>
    <w:rsid w:val="00BE4650"/>
    <w:pPr>
      <w:outlineLvl w:val="2"/>
    </w:pPr>
    <w:rPr>
      <w:b/>
      <w:bCs/>
      <w:sz w:val="22"/>
      <w:szCs w:val="24"/>
    </w:rPr>
  </w:style>
  <w:style w:type="paragraph" w:styleId="Heading4">
    <w:name w:val="heading 4"/>
    <w:basedOn w:val="Normal"/>
    <w:next w:val="Normal"/>
    <w:link w:val="Heading4Char"/>
    <w:uiPriority w:val="9"/>
    <w:unhideWhenUsed/>
    <w:qFormat/>
    <w:rsid w:val="00BE4650"/>
    <w:pPr>
      <w:outlineLvl w:val="3"/>
    </w:pPr>
    <w:rPr>
      <w:b/>
      <w:bCs/>
      <w:i/>
      <w:iCs/>
    </w:rPr>
  </w:style>
  <w:style w:type="paragraph" w:styleId="Heading5">
    <w:name w:val="heading 5"/>
    <w:basedOn w:val="Normal"/>
    <w:next w:val="NormalIndent"/>
    <w:link w:val="Heading5Char"/>
    <w:autoRedefine/>
    <w:qFormat/>
    <w:rsid w:val="00E005AB"/>
    <w:pPr>
      <w:numPr>
        <w:ilvl w:val="4"/>
        <w:numId w:val="4"/>
      </w:numPr>
      <w:suppressLineNumbers/>
      <w:spacing w:before="240" w:after="240"/>
      <w:outlineLvl w:val="4"/>
    </w:pPr>
    <w:rPr>
      <w:rFonts w:ascii="Arial" w:eastAsia="Times New Roman" w:hAnsi="Arial" w:cs="Times New Roman"/>
      <w:szCs w:val="20"/>
    </w:rPr>
  </w:style>
  <w:style w:type="paragraph" w:styleId="Heading6">
    <w:name w:val="heading 6"/>
    <w:basedOn w:val="Normal"/>
    <w:next w:val="NormalIndent"/>
    <w:link w:val="Heading6Char"/>
    <w:qFormat/>
    <w:rsid w:val="008C1857"/>
    <w:pPr>
      <w:numPr>
        <w:ilvl w:val="5"/>
        <w:numId w:val="4"/>
      </w:numPr>
      <w:suppressLineNumbers/>
      <w:spacing w:after="120" w:line="360" w:lineRule="auto"/>
      <w:outlineLvl w:val="5"/>
    </w:pPr>
    <w:rPr>
      <w:rFonts w:ascii="Arial" w:eastAsia="Times New Roman" w:hAnsi="Arial" w:cs="Times New Roman"/>
      <w:sz w:val="18"/>
      <w:szCs w:val="20"/>
      <w:u w:val="single"/>
    </w:rPr>
  </w:style>
  <w:style w:type="paragraph" w:styleId="Heading7">
    <w:name w:val="heading 7"/>
    <w:basedOn w:val="Normal"/>
    <w:next w:val="NormalIndent"/>
    <w:link w:val="Heading7Char"/>
    <w:qFormat/>
    <w:rsid w:val="008C1857"/>
    <w:pPr>
      <w:numPr>
        <w:ilvl w:val="6"/>
        <w:numId w:val="4"/>
      </w:numPr>
      <w:suppressLineNumbers/>
      <w:spacing w:after="120" w:line="360" w:lineRule="auto"/>
      <w:outlineLvl w:val="6"/>
    </w:pPr>
    <w:rPr>
      <w:rFonts w:ascii="Arial" w:eastAsia="Times New Roman" w:hAnsi="Arial" w:cs="Times New Roman"/>
      <w:i/>
      <w:sz w:val="18"/>
      <w:szCs w:val="20"/>
    </w:rPr>
  </w:style>
  <w:style w:type="paragraph" w:styleId="Heading8">
    <w:name w:val="heading 8"/>
    <w:basedOn w:val="Normal"/>
    <w:next w:val="NormalIndent"/>
    <w:link w:val="Heading8Char"/>
    <w:qFormat/>
    <w:rsid w:val="008C1857"/>
    <w:pPr>
      <w:numPr>
        <w:ilvl w:val="7"/>
        <w:numId w:val="4"/>
      </w:numPr>
      <w:suppressLineNumbers/>
      <w:spacing w:after="120" w:line="360" w:lineRule="auto"/>
      <w:outlineLvl w:val="7"/>
    </w:pPr>
    <w:rPr>
      <w:rFonts w:ascii="Arial" w:eastAsia="Times New Roman" w:hAnsi="Arial" w:cs="Times New Roman"/>
      <w:i/>
      <w:sz w:val="18"/>
      <w:szCs w:val="20"/>
    </w:rPr>
  </w:style>
  <w:style w:type="paragraph" w:styleId="Heading9">
    <w:name w:val="heading 9"/>
    <w:basedOn w:val="Normal"/>
    <w:next w:val="Normal"/>
    <w:link w:val="Heading9Char"/>
    <w:qFormat/>
    <w:rsid w:val="008C1857"/>
    <w:pPr>
      <w:numPr>
        <w:ilvl w:val="8"/>
        <w:numId w:val="4"/>
      </w:numPr>
      <w:spacing w:before="240" w:after="60" w:line="360" w:lineRule="auto"/>
      <w:outlineLvl w:val="8"/>
    </w:pPr>
    <w:rPr>
      <w:rFonts w:ascii="Arial" w:eastAsia="Times New Roman" w:hAnsi="Arial" w:cs="Times New Roman"/>
      <w:b/>
      <w:i/>
      <w:sz w:val="18"/>
      <w:szCs w:val="20"/>
    </w:rPr>
  </w:style>
  <w:style w:type="character" w:default="1" w:styleId="DefaultParagraphFont">
    <w:name w:val="Default Paragraph Font"/>
    <w:uiPriority w:val="1"/>
    <w:semiHidden/>
    <w:unhideWhenUsed/>
    <w:rsid w:val="00BE465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E4650"/>
  </w:style>
  <w:style w:type="character" w:customStyle="1" w:styleId="Heading1Char">
    <w:name w:val="Heading 1 Char"/>
    <w:basedOn w:val="DefaultParagraphFont"/>
    <w:link w:val="Heading1"/>
    <w:rsid w:val="00BE4650"/>
    <w:rPr>
      <w:rFonts w:ascii="Graphik" w:eastAsia="Times New Roman" w:hAnsi="Graphik"/>
      <w:b/>
      <w:kern w:val="2"/>
      <w:sz w:val="28"/>
      <w:szCs w:val="20"/>
      <w:lang w:val="en-GB"/>
      <w14:ligatures w14:val="standardContextual"/>
    </w:rPr>
  </w:style>
  <w:style w:type="character" w:customStyle="1" w:styleId="Heading2Char">
    <w:name w:val="Heading 2 Char"/>
    <w:basedOn w:val="DefaultParagraphFont"/>
    <w:link w:val="Heading2"/>
    <w:uiPriority w:val="9"/>
    <w:rsid w:val="00BE4650"/>
    <w:rPr>
      <w:rFonts w:ascii="Graphik" w:eastAsiaTheme="majorEastAsia" w:hAnsi="Graphik" w:cstheme="majorBidi"/>
      <w:b/>
      <w:bCs/>
      <w:color w:val="7030A0"/>
      <w:kern w:val="2"/>
      <w:sz w:val="26"/>
      <w14:ligatures w14:val="standardContextual"/>
    </w:rPr>
  </w:style>
  <w:style w:type="character" w:customStyle="1" w:styleId="Heading3Char">
    <w:name w:val="Heading 3 Char"/>
    <w:basedOn w:val="DefaultParagraphFont"/>
    <w:link w:val="Heading3"/>
    <w:uiPriority w:val="9"/>
    <w:rsid w:val="00BE4650"/>
    <w:rPr>
      <w:rFonts w:ascii="Graphik" w:hAnsi="Graphik"/>
      <w:b/>
      <w:bCs/>
      <w:kern w:val="2"/>
      <w:sz w:val="22"/>
      <w14:ligatures w14:val="standardContextual"/>
    </w:rPr>
  </w:style>
  <w:style w:type="character" w:customStyle="1" w:styleId="Heading4Char">
    <w:name w:val="Heading 4 Char"/>
    <w:basedOn w:val="DefaultParagraphFont"/>
    <w:link w:val="Heading4"/>
    <w:uiPriority w:val="9"/>
    <w:rsid w:val="00BE4650"/>
    <w:rPr>
      <w:rFonts w:ascii="Graphik" w:hAnsi="Graphik"/>
      <w:b/>
      <w:bCs/>
      <w:i/>
      <w:iCs/>
      <w:kern w:val="2"/>
      <w:sz w:val="20"/>
      <w:szCs w:val="22"/>
      <w14:ligatures w14:val="standardContextual"/>
    </w:rPr>
  </w:style>
  <w:style w:type="character" w:customStyle="1" w:styleId="Heading5Char">
    <w:name w:val="Heading 5 Char"/>
    <w:basedOn w:val="DefaultParagraphFont"/>
    <w:link w:val="Heading5"/>
    <w:rsid w:val="00E005AB"/>
    <w:rPr>
      <w:rFonts w:ascii="Arial" w:eastAsia="Times New Roman" w:hAnsi="Arial" w:cs="Times New Roman"/>
      <w:kern w:val="2"/>
      <w:sz w:val="20"/>
      <w:szCs w:val="20"/>
      <w14:ligatures w14:val="standardContextual"/>
    </w:rPr>
  </w:style>
  <w:style w:type="character" w:customStyle="1" w:styleId="Heading6Char">
    <w:name w:val="Heading 6 Char"/>
    <w:basedOn w:val="DefaultParagraphFont"/>
    <w:link w:val="Heading6"/>
    <w:rsid w:val="008C1857"/>
    <w:rPr>
      <w:rFonts w:ascii="Arial" w:eastAsia="Times New Roman" w:hAnsi="Arial" w:cs="Times New Roman"/>
      <w:kern w:val="2"/>
      <w:sz w:val="18"/>
      <w:szCs w:val="20"/>
      <w:u w:val="single"/>
      <w14:ligatures w14:val="standardContextual"/>
    </w:rPr>
  </w:style>
  <w:style w:type="character" w:customStyle="1" w:styleId="Heading7Char">
    <w:name w:val="Heading 7 Char"/>
    <w:basedOn w:val="DefaultParagraphFont"/>
    <w:link w:val="Heading7"/>
    <w:rsid w:val="008C1857"/>
    <w:rPr>
      <w:rFonts w:ascii="Arial" w:eastAsia="Times New Roman" w:hAnsi="Arial" w:cs="Times New Roman"/>
      <w:i/>
      <w:kern w:val="2"/>
      <w:sz w:val="18"/>
      <w:szCs w:val="20"/>
      <w14:ligatures w14:val="standardContextual"/>
    </w:rPr>
  </w:style>
  <w:style w:type="character" w:customStyle="1" w:styleId="Heading8Char">
    <w:name w:val="Heading 8 Char"/>
    <w:basedOn w:val="DefaultParagraphFont"/>
    <w:link w:val="Heading8"/>
    <w:rsid w:val="008C1857"/>
    <w:rPr>
      <w:rFonts w:ascii="Arial" w:eastAsia="Times New Roman" w:hAnsi="Arial" w:cs="Times New Roman"/>
      <w:i/>
      <w:kern w:val="2"/>
      <w:sz w:val="18"/>
      <w:szCs w:val="20"/>
      <w14:ligatures w14:val="standardContextual"/>
    </w:rPr>
  </w:style>
  <w:style w:type="character" w:customStyle="1" w:styleId="Heading9Char">
    <w:name w:val="Heading 9 Char"/>
    <w:basedOn w:val="DefaultParagraphFont"/>
    <w:link w:val="Heading9"/>
    <w:rsid w:val="008C1857"/>
    <w:rPr>
      <w:rFonts w:ascii="Arial" w:eastAsia="Times New Roman" w:hAnsi="Arial" w:cs="Times New Roman"/>
      <w:b/>
      <w:i/>
      <w:kern w:val="2"/>
      <w:sz w:val="18"/>
      <w:szCs w:val="20"/>
      <w14:ligatures w14:val="standardContextual"/>
    </w:rPr>
  </w:style>
  <w:style w:type="character" w:styleId="Hyperlink">
    <w:name w:val="Hyperlink"/>
    <w:basedOn w:val="DefaultParagraphFont"/>
    <w:uiPriority w:val="99"/>
    <w:unhideWhenUsed/>
    <w:rsid w:val="00BE4650"/>
    <w:rPr>
      <w:color w:val="0563C1" w:themeColor="hyperlink"/>
      <w:u w:val="single"/>
    </w:rPr>
  </w:style>
  <w:style w:type="paragraph" w:styleId="TOC1">
    <w:name w:val="toc 1"/>
    <w:basedOn w:val="Normal"/>
    <w:next w:val="Normal"/>
    <w:autoRedefine/>
    <w:uiPriority w:val="39"/>
    <w:unhideWhenUsed/>
    <w:rsid w:val="00BE4650"/>
    <w:pPr>
      <w:spacing w:after="100"/>
    </w:pPr>
  </w:style>
  <w:style w:type="paragraph" w:styleId="TOC2">
    <w:name w:val="toc 2"/>
    <w:basedOn w:val="Normal"/>
    <w:next w:val="Normal"/>
    <w:autoRedefine/>
    <w:uiPriority w:val="39"/>
    <w:unhideWhenUsed/>
    <w:rsid w:val="00BE4650"/>
    <w:pPr>
      <w:spacing w:after="100"/>
      <w:ind w:left="200"/>
    </w:pPr>
  </w:style>
  <w:style w:type="paragraph" w:styleId="TOC3">
    <w:name w:val="toc 3"/>
    <w:basedOn w:val="Normal"/>
    <w:next w:val="Normal"/>
    <w:autoRedefine/>
    <w:uiPriority w:val="39"/>
    <w:unhideWhenUsed/>
    <w:rsid w:val="00BE4650"/>
    <w:pPr>
      <w:spacing w:after="100"/>
      <w:ind w:left="400"/>
    </w:pPr>
  </w:style>
  <w:style w:type="paragraph" w:styleId="NormalIndent">
    <w:name w:val="Normal Indent"/>
    <w:basedOn w:val="Normal"/>
    <w:uiPriority w:val="99"/>
    <w:semiHidden/>
    <w:unhideWhenUsed/>
    <w:rsid w:val="008C1857"/>
    <w:pPr>
      <w:ind w:left="720"/>
    </w:pPr>
  </w:style>
  <w:style w:type="paragraph" w:styleId="ListBullet">
    <w:name w:val="List Bullet"/>
    <w:basedOn w:val="Normal"/>
    <w:link w:val="ListBulletChar"/>
    <w:uiPriority w:val="3"/>
    <w:qFormat/>
    <w:rsid w:val="00DE2E12"/>
    <w:pPr>
      <w:numPr>
        <w:numId w:val="5"/>
      </w:numPr>
      <w:spacing w:after="60"/>
    </w:pPr>
    <w:rPr>
      <w:rFonts w:ascii="Arial" w:eastAsia="Times New Roman" w:hAnsi="Arial" w:cs="Times New Roman"/>
      <w:sz w:val="22"/>
    </w:rPr>
  </w:style>
  <w:style w:type="paragraph" w:styleId="ListBullet2">
    <w:name w:val="List Bullet 2"/>
    <w:basedOn w:val="Normal"/>
    <w:link w:val="ListBullet2Char"/>
    <w:uiPriority w:val="99"/>
    <w:semiHidden/>
    <w:unhideWhenUsed/>
    <w:rsid w:val="00DE2E12"/>
    <w:pPr>
      <w:numPr>
        <w:numId w:val="6"/>
      </w:numPr>
      <w:contextualSpacing/>
    </w:pPr>
    <w:rPr>
      <w:rFonts w:ascii="Cambria" w:eastAsia="Cambria" w:hAnsi="Cambria" w:cs="Times New Roman"/>
    </w:rPr>
  </w:style>
  <w:style w:type="paragraph" w:styleId="ListBullet3">
    <w:name w:val="List Bullet 3"/>
    <w:basedOn w:val="Normal"/>
    <w:link w:val="ListBullet3Char"/>
    <w:uiPriority w:val="99"/>
    <w:unhideWhenUsed/>
    <w:rsid w:val="00DE2E12"/>
    <w:pPr>
      <w:numPr>
        <w:numId w:val="7"/>
      </w:numPr>
      <w:contextualSpacing/>
    </w:pPr>
    <w:rPr>
      <w:rFonts w:ascii="Cambria" w:eastAsia="Cambria" w:hAnsi="Cambria" w:cs="Times New Roman"/>
    </w:rPr>
  </w:style>
  <w:style w:type="paragraph" w:customStyle="1" w:styleId="Accenture">
    <w:name w:val="Accenture"/>
    <w:basedOn w:val="Normal"/>
    <w:qFormat/>
    <w:rsid w:val="00DE2E12"/>
    <w:pPr>
      <w:ind w:right="1189"/>
    </w:pPr>
    <w:rPr>
      <w:rFonts w:ascii="Arial" w:eastAsia="Cambria" w:hAnsi="Arial" w:cs="Times New Roman"/>
    </w:rPr>
  </w:style>
  <w:style w:type="table" w:styleId="TableGrid">
    <w:name w:val="Table Grid"/>
    <w:basedOn w:val="TableNormal"/>
    <w:uiPriority w:val="59"/>
    <w:rsid w:val="00DE2E12"/>
    <w:rPr>
      <w:rFonts w:ascii="Cambria" w:eastAsia="Cambria" w:hAnsi="Cambria" w:cs="Times New Roman"/>
      <w:sz w:val="20"/>
      <w:szCs w:val="20"/>
    </w:rPr>
    <w:tblPr/>
  </w:style>
  <w:style w:type="paragraph" w:customStyle="1" w:styleId="Content">
    <w:name w:val="Content"/>
    <w:link w:val="ContentChar"/>
    <w:qFormat/>
    <w:rsid w:val="00AF12E4"/>
    <w:pPr>
      <w:keepLines/>
      <w:tabs>
        <w:tab w:val="left" w:pos="1134"/>
      </w:tabs>
      <w:spacing w:after="120"/>
    </w:pPr>
    <w:rPr>
      <w:rFonts w:ascii="Arial" w:eastAsia="Cambria" w:hAnsi="Arial" w:cs="Times New Roman"/>
      <w:b/>
      <w:sz w:val="32"/>
      <w:szCs w:val="20"/>
    </w:rPr>
  </w:style>
  <w:style w:type="paragraph" w:customStyle="1" w:styleId="Paragraph">
    <w:name w:val="Paragraph"/>
    <w:basedOn w:val="Normal"/>
    <w:link w:val="ParagraphChar"/>
    <w:qFormat/>
    <w:rsid w:val="00C70705"/>
  </w:style>
  <w:style w:type="character" w:customStyle="1" w:styleId="ContentChar">
    <w:name w:val="Content Char"/>
    <w:basedOn w:val="DefaultParagraphFont"/>
    <w:link w:val="Content"/>
    <w:rsid w:val="00AF12E4"/>
    <w:rPr>
      <w:rFonts w:ascii="Arial" w:eastAsia="Cambria" w:hAnsi="Arial" w:cs="Times New Roman"/>
      <w:b/>
      <w:sz w:val="32"/>
      <w:szCs w:val="20"/>
    </w:rPr>
  </w:style>
  <w:style w:type="paragraph" w:customStyle="1" w:styleId="UOLIST1">
    <w:name w:val="UO LIST 1"/>
    <w:basedOn w:val="ListBullet"/>
    <w:link w:val="UOLIST1Char"/>
    <w:autoRedefine/>
    <w:qFormat/>
    <w:rsid w:val="00AF12E4"/>
    <w:rPr>
      <w:rFonts w:ascii="Graphik" w:hAnsi="Graphik" w:cs="Arial"/>
      <w:sz w:val="24"/>
      <w:lang w:val="de-DE"/>
    </w:rPr>
  </w:style>
  <w:style w:type="character" w:customStyle="1" w:styleId="ParagraphChar">
    <w:name w:val="Paragraph Char"/>
    <w:basedOn w:val="DefaultParagraphFont"/>
    <w:link w:val="Paragraph"/>
    <w:rsid w:val="00C70705"/>
    <w:rPr>
      <w:rFonts w:ascii="Graphik" w:hAnsi="Graphik" w:cs="Arial"/>
    </w:rPr>
  </w:style>
  <w:style w:type="paragraph" w:customStyle="1" w:styleId="UOLIST2">
    <w:name w:val="UO LIST 2"/>
    <w:basedOn w:val="ListBullet2"/>
    <w:link w:val="UOLIST2Char"/>
    <w:autoRedefine/>
    <w:qFormat/>
    <w:rsid w:val="00AF7049"/>
    <w:pPr>
      <w:tabs>
        <w:tab w:val="clear" w:pos="720"/>
      </w:tabs>
      <w:spacing w:before="120" w:after="120"/>
      <w:ind w:left="576" w:hanging="288"/>
    </w:pPr>
    <w:rPr>
      <w:rFonts w:ascii="Graphik" w:hAnsi="Graphik" w:cs="Arial"/>
      <w:lang w:val="de-DE"/>
    </w:rPr>
  </w:style>
  <w:style w:type="character" w:customStyle="1" w:styleId="ListBulletChar">
    <w:name w:val="List Bullet Char"/>
    <w:basedOn w:val="DefaultParagraphFont"/>
    <w:link w:val="ListBullet"/>
    <w:uiPriority w:val="3"/>
    <w:rsid w:val="00AF12E4"/>
    <w:rPr>
      <w:rFonts w:ascii="Arial" w:eastAsia="Times New Roman" w:hAnsi="Arial" w:cs="Times New Roman"/>
      <w:kern w:val="2"/>
      <w:sz w:val="22"/>
      <w:szCs w:val="22"/>
      <w14:ligatures w14:val="standardContextual"/>
    </w:rPr>
  </w:style>
  <w:style w:type="character" w:customStyle="1" w:styleId="UOLIST1Char">
    <w:name w:val="UO LIST 1 Char"/>
    <w:basedOn w:val="ListBulletChar"/>
    <w:link w:val="UOLIST1"/>
    <w:rsid w:val="00AF12E4"/>
    <w:rPr>
      <w:rFonts w:ascii="Graphik" w:eastAsia="Times New Roman" w:hAnsi="Graphik" w:cs="Arial"/>
      <w:kern w:val="2"/>
      <w:sz w:val="22"/>
      <w:szCs w:val="22"/>
      <w:lang w:val="de-DE"/>
      <w14:ligatures w14:val="standardContextual"/>
    </w:rPr>
  </w:style>
  <w:style w:type="paragraph" w:customStyle="1" w:styleId="UOLIST3">
    <w:name w:val="UO LIST 3"/>
    <w:basedOn w:val="ListBullet3"/>
    <w:link w:val="UOLIST3Char"/>
    <w:autoRedefine/>
    <w:qFormat/>
    <w:rsid w:val="00AE2073"/>
    <w:pPr>
      <w:numPr>
        <w:numId w:val="0"/>
      </w:numPr>
      <w:spacing w:after="120"/>
      <w:ind w:left="360" w:hanging="360"/>
    </w:pPr>
    <w:rPr>
      <w:rFonts w:ascii="Graphik" w:hAnsi="Graphik" w:cs="Arial"/>
      <w:lang w:val="de-DE"/>
    </w:rPr>
  </w:style>
  <w:style w:type="character" w:customStyle="1" w:styleId="ListBullet2Char">
    <w:name w:val="List Bullet 2 Char"/>
    <w:basedOn w:val="DefaultParagraphFont"/>
    <w:link w:val="ListBullet2"/>
    <w:uiPriority w:val="99"/>
    <w:semiHidden/>
    <w:rsid w:val="00AF12E4"/>
    <w:rPr>
      <w:rFonts w:ascii="Cambria" w:eastAsia="Cambria" w:hAnsi="Cambria" w:cs="Times New Roman"/>
      <w:kern w:val="2"/>
      <w:sz w:val="20"/>
      <w:szCs w:val="22"/>
      <w14:ligatures w14:val="standardContextual"/>
    </w:rPr>
  </w:style>
  <w:style w:type="character" w:customStyle="1" w:styleId="UOLIST2Char">
    <w:name w:val="UO LIST 2 Char"/>
    <w:basedOn w:val="ListBullet2Char"/>
    <w:link w:val="UOLIST2"/>
    <w:rsid w:val="00AF7049"/>
    <w:rPr>
      <w:rFonts w:ascii="Graphik" w:eastAsia="Cambria" w:hAnsi="Graphik" w:cs="Arial"/>
      <w:kern w:val="2"/>
      <w:sz w:val="20"/>
      <w:szCs w:val="22"/>
      <w:lang w:val="de-DE"/>
      <w14:ligatures w14:val="standardContextual"/>
    </w:rPr>
  </w:style>
  <w:style w:type="paragraph" w:customStyle="1" w:styleId="NOLIST1">
    <w:name w:val="NO LIST 1"/>
    <w:basedOn w:val="Normal"/>
    <w:link w:val="NOLIST1Char"/>
    <w:autoRedefine/>
    <w:qFormat/>
    <w:rsid w:val="005D771F"/>
    <w:pPr>
      <w:numPr>
        <w:numId w:val="9"/>
      </w:numPr>
      <w:spacing w:after="120"/>
    </w:pPr>
  </w:style>
  <w:style w:type="character" w:customStyle="1" w:styleId="ListBullet3Char">
    <w:name w:val="List Bullet 3 Char"/>
    <w:basedOn w:val="DefaultParagraphFont"/>
    <w:link w:val="ListBullet3"/>
    <w:uiPriority w:val="99"/>
    <w:rsid w:val="00AF12E4"/>
    <w:rPr>
      <w:rFonts w:ascii="Cambria" w:eastAsia="Cambria" w:hAnsi="Cambria" w:cs="Times New Roman"/>
      <w:kern w:val="2"/>
      <w:sz w:val="20"/>
      <w:szCs w:val="22"/>
      <w14:ligatures w14:val="standardContextual"/>
    </w:rPr>
  </w:style>
  <w:style w:type="character" w:customStyle="1" w:styleId="UOLIST3Char">
    <w:name w:val="UO LIST 3 Char"/>
    <w:basedOn w:val="ListBullet3Char"/>
    <w:link w:val="UOLIST3"/>
    <w:rsid w:val="00AE2073"/>
    <w:rPr>
      <w:rFonts w:ascii="Graphik" w:eastAsia="Cambria" w:hAnsi="Graphik" w:cs="Arial"/>
      <w:kern w:val="2"/>
      <w:sz w:val="20"/>
      <w:szCs w:val="22"/>
      <w:lang w:val="de-DE"/>
      <w14:ligatures w14:val="standardContextual"/>
    </w:rPr>
  </w:style>
  <w:style w:type="paragraph" w:customStyle="1" w:styleId="NOLIST2">
    <w:name w:val="NO LIST 2"/>
    <w:basedOn w:val="NOLIST1"/>
    <w:link w:val="NOLIST2Char"/>
    <w:autoRedefine/>
    <w:qFormat/>
    <w:rsid w:val="00A1489C"/>
    <w:pPr>
      <w:numPr>
        <w:numId w:val="8"/>
      </w:numPr>
    </w:pPr>
  </w:style>
  <w:style w:type="character" w:customStyle="1" w:styleId="NOLIST1Char">
    <w:name w:val="NO LIST 1 Char"/>
    <w:basedOn w:val="DefaultParagraphFont"/>
    <w:link w:val="NOLIST1"/>
    <w:rsid w:val="005D771F"/>
    <w:rPr>
      <w:rFonts w:ascii="Graphik" w:hAnsi="Graphik"/>
      <w:kern w:val="2"/>
      <w:sz w:val="20"/>
      <w:szCs w:val="22"/>
      <w14:ligatures w14:val="standardContextual"/>
    </w:rPr>
  </w:style>
  <w:style w:type="paragraph" w:styleId="Header">
    <w:name w:val="header"/>
    <w:basedOn w:val="Normal"/>
    <w:link w:val="HeaderChar"/>
    <w:uiPriority w:val="99"/>
    <w:unhideWhenUsed/>
    <w:rsid w:val="00BE4650"/>
    <w:pPr>
      <w:tabs>
        <w:tab w:val="center" w:pos="4680"/>
        <w:tab w:val="right" w:pos="9360"/>
      </w:tabs>
      <w:spacing w:after="0" w:line="240" w:lineRule="auto"/>
    </w:pPr>
  </w:style>
  <w:style w:type="character" w:customStyle="1" w:styleId="NOLIST2Char">
    <w:name w:val="NO LIST 2 Char"/>
    <w:basedOn w:val="NOLIST1Char"/>
    <w:link w:val="NOLIST2"/>
    <w:rsid w:val="00A1489C"/>
    <w:rPr>
      <w:rFonts w:ascii="Graphik" w:hAnsi="Graphik"/>
      <w:kern w:val="2"/>
      <w:sz w:val="20"/>
      <w:szCs w:val="22"/>
      <w14:ligatures w14:val="standardContextual"/>
    </w:rPr>
  </w:style>
  <w:style w:type="character" w:customStyle="1" w:styleId="HeaderChar">
    <w:name w:val="Header Char"/>
    <w:basedOn w:val="DefaultParagraphFont"/>
    <w:link w:val="Header"/>
    <w:uiPriority w:val="99"/>
    <w:rsid w:val="00BE4650"/>
    <w:rPr>
      <w:rFonts w:ascii="Graphik" w:hAnsi="Graphik"/>
      <w:kern w:val="2"/>
      <w:sz w:val="20"/>
      <w:szCs w:val="22"/>
      <w14:ligatures w14:val="standardContextual"/>
    </w:rPr>
  </w:style>
  <w:style w:type="paragraph" w:styleId="Footer">
    <w:name w:val="footer"/>
    <w:basedOn w:val="Normal"/>
    <w:link w:val="FooterChar"/>
    <w:uiPriority w:val="99"/>
    <w:unhideWhenUsed/>
    <w:rsid w:val="00BE46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BE4650"/>
    <w:rPr>
      <w:rFonts w:ascii="Graphik" w:hAnsi="Graphik"/>
      <w:kern w:val="2"/>
      <w:sz w:val="20"/>
      <w:szCs w:val="22"/>
      <w14:ligatures w14:val="standardContextual"/>
    </w:rPr>
  </w:style>
  <w:style w:type="paragraph" w:styleId="TOCHeading">
    <w:name w:val="TOC Heading"/>
    <w:basedOn w:val="Heading1"/>
    <w:next w:val="Normal"/>
    <w:uiPriority w:val="39"/>
    <w:unhideWhenUsed/>
    <w:qFormat/>
    <w:rsid w:val="00BE4650"/>
    <w:pPr>
      <w:tabs>
        <w:tab w:val="clear" w:pos="1134"/>
      </w:tabs>
      <w:spacing w:after="0"/>
      <w:jc w:val="center"/>
      <w:outlineLvl w:val="9"/>
    </w:pPr>
    <w:rPr>
      <w:rFonts w:eastAsiaTheme="majorEastAsia" w:cstheme="majorBidi"/>
      <w:bCs/>
      <w:kern w:val="0"/>
      <w:sz w:val="32"/>
      <w:szCs w:val="32"/>
      <w:lang w:val="en-US"/>
      <w14:ligatures w14:val="none"/>
    </w:rPr>
  </w:style>
  <w:style w:type="character" w:styleId="PlaceholderText">
    <w:name w:val="Placeholder Text"/>
    <w:basedOn w:val="DefaultParagraphFont"/>
    <w:uiPriority w:val="99"/>
    <w:semiHidden/>
    <w:rsid w:val="006324D6"/>
    <w:rPr>
      <w:color w:val="808080"/>
    </w:rPr>
  </w:style>
  <w:style w:type="paragraph" w:styleId="Title">
    <w:name w:val="Title"/>
    <w:basedOn w:val="Normal"/>
    <w:next w:val="Normal"/>
    <w:link w:val="TitleChar"/>
    <w:uiPriority w:val="10"/>
    <w:qFormat/>
    <w:rsid w:val="00D474AB"/>
    <w:pPr>
      <w:contextualSpacing/>
    </w:pPr>
    <w:rPr>
      <w:rFonts w:eastAsiaTheme="majorEastAsia" w:cstheme="majorBidi"/>
      <w:b/>
      <w:spacing w:val="-10"/>
      <w:kern w:val="28"/>
      <w:sz w:val="72"/>
      <w:szCs w:val="56"/>
    </w:rPr>
  </w:style>
  <w:style w:type="character" w:customStyle="1" w:styleId="TitleChar">
    <w:name w:val="Title Char"/>
    <w:basedOn w:val="DefaultParagraphFont"/>
    <w:link w:val="Title"/>
    <w:uiPriority w:val="10"/>
    <w:rsid w:val="00D474AB"/>
    <w:rPr>
      <w:rFonts w:ascii="Graphik" w:eastAsiaTheme="majorEastAsia" w:hAnsi="Graphik" w:cstheme="majorBidi"/>
      <w:b/>
      <w:spacing w:val="-10"/>
      <w:kern w:val="28"/>
      <w:sz w:val="72"/>
      <w:szCs w:val="56"/>
    </w:rPr>
  </w:style>
  <w:style w:type="paragraph" w:customStyle="1" w:styleId="DELETE">
    <w:name w:val="DELETE"/>
    <w:basedOn w:val="Normal"/>
    <w:link w:val="DELETEChar"/>
    <w:qFormat/>
    <w:rsid w:val="005C5107"/>
    <w:rPr>
      <w:color w:val="FF0000"/>
    </w:rPr>
  </w:style>
  <w:style w:type="character" w:customStyle="1" w:styleId="DELETEChar">
    <w:name w:val="DELETE Char"/>
    <w:basedOn w:val="DefaultParagraphFont"/>
    <w:link w:val="DELETE"/>
    <w:rsid w:val="005C5107"/>
    <w:rPr>
      <w:rFonts w:ascii="Graphik" w:hAnsi="Graphik" w:cs="Arial"/>
      <w:color w:val="FF0000"/>
    </w:rPr>
  </w:style>
  <w:style w:type="character" w:styleId="UnresolvedMention">
    <w:name w:val="Unresolved Mention"/>
    <w:basedOn w:val="DefaultParagraphFont"/>
    <w:uiPriority w:val="99"/>
    <w:unhideWhenUsed/>
    <w:rsid w:val="009407B0"/>
    <w:rPr>
      <w:color w:val="605E5C"/>
      <w:shd w:val="clear" w:color="auto" w:fill="E1DFDD"/>
    </w:rPr>
  </w:style>
  <w:style w:type="table" w:styleId="GridTable4-Accent1">
    <w:name w:val="Grid Table 4 Accent 1"/>
    <w:basedOn w:val="TableNormal"/>
    <w:uiPriority w:val="49"/>
    <w:rsid w:val="009759A1"/>
    <w:tblPr>
      <w:tblStyleRowBandSize w:val="1"/>
      <w:tblStyleColBandSize w:val="1"/>
    </w:tblPr>
    <w:tcPr>
      <w:shd w:val="clear" w:color="auto" w:fill="D9E2F3" w:themeFill="accent1" w:themeFillTint="33"/>
    </w:tc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style>
  <w:style w:type="paragraph" w:styleId="Caption">
    <w:name w:val="caption"/>
    <w:basedOn w:val="Normal"/>
    <w:next w:val="Normal"/>
    <w:uiPriority w:val="35"/>
    <w:unhideWhenUsed/>
    <w:qFormat/>
    <w:rsid w:val="00AE1D02"/>
    <w:pPr>
      <w:spacing w:after="200"/>
    </w:pPr>
    <w:rPr>
      <w:b/>
      <w:iCs/>
      <w:color w:val="44546A" w:themeColor="text2"/>
      <w:sz w:val="18"/>
      <w:szCs w:val="18"/>
    </w:rPr>
  </w:style>
  <w:style w:type="paragraph" w:styleId="ListParagraph">
    <w:name w:val="List Paragraph"/>
    <w:basedOn w:val="Normal"/>
    <w:link w:val="ListParagraphChar"/>
    <w:uiPriority w:val="34"/>
    <w:qFormat/>
    <w:rsid w:val="00BE4650"/>
    <w:pPr>
      <w:numPr>
        <w:numId w:val="17"/>
      </w:numPr>
      <w:spacing w:before="120" w:after="120" w:line="240" w:lineRule="auto"/>
      <w:ind w:right="720"/>
    </w:pPr>
  </w:style>
  <w:style w:type="paragraph" w:styleId="TOAHeading">
    <w:name w:val="toa heading"/>
    <w:basedOn w:val="Normal"/>
    <w:next w:val="Normal"/>
    <w:uiPriority w:val="99"/>
    <w:semiHidden/>
    <w:unhideWhenUsed/>
    <w:rsid w:val="00C47DD4"/>
    <w:pPr>
      <w:spacing w:before="120"/>
    </w:pPr>
    <w:rPr>
      <w:rFonts w:asciiTheme="majorHAnsi" w:eastAsiaTheme="majorEastAsia" w:hAnsiTheme="majorHAnsi" w:cstheme="majorBidi"/>
      <w:b/>
      <w:bCs/>
    </w:rPr>
  </w:style>
  <w:style w:type="paragraph" w:styleId="TableofAuthorities">
    <w:name w:val="table of authorities"/>
    <w:basedOn w:val="Normal"/>
    <w:next w:val="Normal"/>
    <w:uiPriority w:val="99"/>
    <w:semiHidden/>
    <w:unhideWhenUsed/>
    <w:rsid w:val="00C47DD4"/>
    <w:pPr>
      <w:ind w:left="240" w:hanging="240"/>
    </w:pPr>
  </w:style>
  <w:style w:type="table" w:styleId="TableGridLight">
    <w:name w:val="Grid Table Light"/>
    <w:basedOn w:val="TableNormal"/>
    <w:uiPriority w:val="40"/>
    <w:rsid w:val="00C41F4D"/>
    <w:tblPr/>
  </w:style>
  <w:style w:type="character" w:styleId="CommentReference">
    <w:name w:val="annotation reference"/>
    <w:basedOn w:val="DefaultParagraphFont"/>
    <w:uiPriority w:val="99"/>
    <w:semiHidden/>
    <w:unhideWhenUsed/>
    <w:rsid w:val="007D6429"/>
    <w:rPr>
      <w:sz w:val="16"/>
      <w:szCs w:val="16"/>
    </w:rPr>
  </w:style>
  <w:style w:type="paragraph" w:styleId="CommentText">
    <w:name w:val="annotation text"/>
    <w:basedOn w:val="Normal"/>
    <w:link w:val="CommentTextChar"/>
    <w:uiPriority w:val="99"/>
    <w:unhideWhenUsed/>
    <w:rsid w:val="007D6429"/>
    <w:rPr>
      <w:szCs w:val="20"/>
    </w:rPr>
  </w:style>
  <w:style w:type="character" w:customStyle="1" w:styleId="CommentTextChar">
    <w:name w:val="Comment Text Char"/>
    <w:basedOn w:val="DefaultParagraphFont"/>
    <w:link w:val="CommentText"/>
    <w:uiPriority w:val="99"/>
    <w:rsid w:val="007D6429"/>
    <w:rPr>
      <w:rFonts w:ascii="Graphik" w:hAnsi="Graphik"/>
      <w:sz w:val="20"/>
      <w:szCs w:val="20"/>
      <w:lang w:val="en-GB"/>
    </w:rPr>
  </w:style>
  <w:style w:type="paragraph" w:styleId="CommentSubject">
    <w:name w:val="annotation subject"/>
    <w:basedOn w:val="CommentText"/>
    <w:next w:val="CommentText"/>
    <w:link w:val="CommentSubjectChar"/>
    <w:uiPriority w:val="99"/>
    <w:semiHidden/>
    <w:unhideWhenUsed/>
    <w:rsid w:val="007D6429"/>
    <w:rPr>
      <w:b/>
      <w:bCs/>
    </w:rPr>
  </w:style>
  <w:style w:type="character" w:customStyle="1" w:styleId="CommentSubjectChar">
    <w:name w:val="Comment Subject Char"/>
    <w:basedOn w:val="CommentTextChar"/>
    <w:link w:val="CommentSubject"/>
    <w:uiPriority w:val="99"/>
    <w:semiHidden/>
    <w:rsid w:val="007D6429"/>
    <w:rPr>
      <w:rFonts w:ascii="Graphik" w:hAnsi="Graphik"/>
      <w:b/>
      <w:bCs/>
      <w:sz w:val="20"/>
      <w:szCs w:val="20"/>
      <w:lang w:val="en-GB"/>
    </w:rPr>
  </w:style>
  <w:style w:type="character" w:styleId="Mention">
    <w:name w:val="Mention"/>
    <w:basedOn w:val="DefaultParagraphFont"/>
    <w:uiPriority w:val="99"/>
    <w:unhideWhenUsed/>
    <w:rsid w:val="00A9422C"/>
    <w:rPr>
      <w:color w:val="2B579A"/>
      <w:shd w:val="clear" w:color="auto" w:fill="E1DFDD"/>
    </w:rPr>
  </w:style>
  <w:style w:type="character" w:styleId="FollowedHyperlink">
    <w:name w:val="FollowedHyperlink"/>
    <w:basedOn w:val="DefaultParagraphFont"/>
    <w:uiPriority w:val="99"/>
    <w:semiHidden/>
    <w:unhideWhenUsed/>
    <w:rsid w:val="00B955B4"/>
    <w:rPr>
      <w:color w:val="954F72" w:themeColor="followedHyperlink"/>
      <w:u w:val="single"/>
    </w:rPr>
  </w:style>
  <w:style w:type="paragraph" w:styleId="Revision">
    <w:name w:val="Revision"/>
    <w:hidden/>
    <w:uiPriority w:val="99"/>
    <w:semiHidden/>
    <w:rsid w:val="00B954B0"/>
    <w:rPr>
      <w:rFonts w:ascii="Graphik" w:hAnsi="Graphik"/>
      <w:sz w:val="20"/>
      <w:lang w:val="en-GB"/>
    </w:rPr>
  </w:style>
  <w:style w:type="character" w:styleId="Strong">
    <w:name w:val="Strong"/>
    <w:basedOn w:val="DefaultParagraphFont"/>
    <w:uiPriority w:val="22"/>
    <w:qFormat/>
    <w:rsid w:val="00801C4F"/>
    <w:rPr>
      <w:b/>
      <w:bCs/>
    </w:rPr>
  </w:style>
  <w:style w:type="character" w:customStyle="1" w:styleId="ListParagraphChar">
    <w:name w:val="List Paragraph Char"/>
    <w:basedOn w:val="DefaultParagraphFont"/>
    <w:link w:val="ListParagraph"/>
    <w:uiPriority w:val="34"/>
    <w:locked/>
    <w:rsid w:val="00BE4650"/>
    <w:rPr>
      <w:rFonts w:ascii="Graphik" w:hAnsi="Graphik"/>
      <w:kern w:val="2"/>
      <w:sz w:val="20"/>
      <w:szCs w:val="22"/>
      <w14:ligatures w14:val="standardContextual"/>
    </w:rPr>
  </w:style>
  <w:style w:type="paragraph" w:customStyle="1" w:styleId="Tight">
    <w:name w:val="Tight"/>
    <w:basedOn w:val="Normal"/>
    <w:link w:val="TightChar"/>
    <w:qFormat/>
    <w:rsid w:val="00BE4650"/>
    <w:pPr>
      <w:spacing w:after="0"/>
    </w:pPr>
  </w:style>
  <w:style w:type="character" w:customStyle="1" w:styleId="TightChar">
    <w:name w:val="Tight Char"/>
    <w:basedOn w:val="DefaultParagraphFont"/>
    <w:link w:val="Tight"/>
    <w:rsid w:val="00BE4650"/>
    <w:rPr>
      <w:rFonts w:ascii="Graphik" w:hAnsi="Graphik"/>
      <w:kern w:val="2"/>
      <w:sz w:val="20"/>
      <w:szCs w:val="22"/>
      <w14:ligatures w14:val="standardContextual"/>
    </w:rPr>
  </w:style>
  <w:style w:type="paragraph" w:customStyle="1" w:styleId="ProductName">
    <w:name w:val="Product_Name"/>
    <w:basedOn w:val="Normal"/>
    <w:link w:val="ProductNameChar"/>
    <w:qFormat/>
    <w:rsid w:val="00BE4650"/>
    <w:pPr>
      <w:jc w:val="center"/>
    </w:pPr>
    <w:rPr>
      <w:b/>
      <w:bCs/>
      <w:sz w:val="56"/>
      <w:szCs w:val="72"/>
    </w:rPr>
  </w:style>
  <w:style w:type="character" w:customStyle="1" w:styleId="ProductNameChar">
    <w:name w:val="Product_Name Char"/>
    <w:basedOn w:val="DefaultParagraphFont"/>
    <w:link w:val="ProductName"/>
    <w:rsid w:val="00BE4650"/>
    <w:rPr>
      <w:rFonts w:ascii="Graphik" w:hAnsi="Graphik"/>
      <w:b/>
      <w:bCs/>
      <w:kern w:val="2"/>
      <w:sz w:val="56"/>
      <w:szCs w:val="72"/>
      <w14:ligatures w14:val="standardContextual"/>
    </w:rPr>
  </w:style>
  <w:style w:type="paragraph" w:customStyle="1" w:styleId="DocumentType">
    <w:name w:val="Document_Type"/>
    <w:basedOn w:val="ProductName"/>
    <w:link w:val="DocumentTypeChar"/>
    <w:qFormat/>
    <w:rsid w:val="00BE4650"/>
    <w:rPr>
      <w:sz w:val="36"/>
      <w:szCs w:val="40"/>
    </w:rPr>
  </w:style>
  <w:style w:type="character" w:customStyle="1" w:styleId="DocumentTypeChar">
    <w:name w:val="Document_Type Char"/>
    <w:basedOn w:val="ProductNameChar"/>
    <w:link w:val="DocumentType"/>
    <w:rsid w:val="00BE4650"/>
    <w:rPr>
      <w:rFonts w:ascii="Graphik" w:hAnsi="Graphik"/>
      <w:b/>
      <w:bCs/>
      <w:kern w:val="2"/>
      <w:sz w:val="36"/>
      <w:szCs w:val="40"/>
      <w14:ligatures w14:val="standardContextual"/>
    </w:rPr>
  </w:style>
  <w:style w:type="paragraph" w:customStyle="1" w:styleId="TightLIst">
    <w:name w:val="Tight_LIst"/>
    <w:basedOn w:val="ListParagraph"/>
    <w:link w:val="TightLIstChar"/>
    <w:qFormat/>
    <w:rsid w:val="00BE4650"/>
    <w:pPr>
      <w:numPr>
        <w:numId w:val="18"/>
      </w:numPr>
      <w:spacing w:before="60" w:after="60"/>
      <w:ind w:left="360"/>
    </w:pPr>
    <w:rPr>
      <w:rFonts w:eastAsia="Cambria" w:cs="Times New Roman"/>
    </w:rPr>
  </w:style>
  <w:style w:type="character" w:customStyle="1" w:styleId="TightLIstChar">
    <w:name w:val="Tight_LIst Char"/>
    <w:basedOn w:val="ListParagraphChar"/>
    <w:link w:val="TightLIst"/>
    <w:rsid w:val="00BE4650"/>
    <w:rPr>
      <w:rFonts w:ascii="Graphik" w:eastAsia="Cambria" w:hAnsi="Graphik" w:cs="Times New Roman"/>
      <w:kern w:val="2"/>
      <w:sz w:val="20"/>
      <w:szCs w:val="22"/>
      <w14:ligatures w14:val="standardContextual"/>
    </w:rPr>
  </w:style>
  <w:style w:type="paragraph" w:customStyle="1" w:styleId="TightLeftAligned">
    <w:name w:val="Tight_Left_Aligned"/>
    <w:basedOn w:val="Normal"/>
    <w:link w:val="TightLeftAlignedChar"/>
    <w:qFormat/>
    <w:rsid w:val="00BE4650"/>
    <w:pPr>
      <w:spacing w:before="100" w:beforeAutospacing="1" w:after="0"/>
      <w:jc w:val="left"/>
    </w:pPr>
  </w:style>
  <w:style w:type="character" w:customStyle="1" w:styleId="TightLeftAlignedChar">
    <w:name w:val="Tight_Left_Aligned Char"/>
    <w:basedOn w:val="DefaultParagraphFont"/>
    <w:link w:val="TightLeftAligned"/>
    <w:rsid w:val="00BE4650"/>
    <w:rPr>
      <w:rFonts w:ascii="Graphik" w:hAnsi="Graphik"/>
      <w:kern w:val="2"/>
      <w:sz w:val="20"/>
      <w:szCs w:val="22"/>
      <w14:ligatures w14:val="standardContextual"/>
    </w:rPr>
  </w:style>
  <w:style w:type="paragraph" w:customStyle="1" w:styleId="TableHeader">
    <w:name w:val="Table_Header"/>
    <w:basedOn w:val="Normal"/>
    <w:link w:val="TableHeaderChar"/>
    <w:qFormat/>
    <w:rsid w:val="00BE4650"/>
    <w:pPr>
      <w:spacing w:before="100" w:beforeAutospacing="1" w:after="0"/>
    </w:pPr>
    <w:rPr>
      <w:b/>
      <w:bCs/>
    </w:rPr>
  </w:style>
  <w:style w:type="character" w:customStyle="1" w:styleId="TableHeaderChar">
    <w:name w:val="Table_Header Char"/>
    <w:basedOn w:val="DefaultParagraphFont"/>
    <w:link w:val="TableHeader"/>
    <w:rsid w:val="00BE4650"/>
    <w:rPr>
      <w:rFonts w:ascii="Graphik" w:hAnsi="Graphik"/>
      <w:b/>
      <w:bCs/>
      <w:kern w:val="2"/>
      <w:sz w:val="20"/>
      <w:szCs w:val="22"/>
      <w14:ligatures w14:val="standardContextual"/>
    </w:rPr>
  </w:style>
  <w:style w:type="table" w:styleId="PlainTable1">
    <w:name w:val="Plain Table 1"/>
    <w:basedOn w:val="TableNormal"/>
    <w:uiPriority w:val="41"/>
    <w:rsid w:val="00022D04"/>
    <w:tblPr>
      <w:tblStyleRowBandSize w:val="1"/>
      <w:tblStyleColBandSize w:val="1"/>
    </w:tblPr>
    <w:tcPr>
      <w:shd w:val="clear" w:color="auto" w:fill="F2F2F2" w:themeFill="background1" w:themeFillShade="F2"/>
    </w:tc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style>
  <w:style w:type="table" w:styleId="GridTable1Light">
    <w:name w:val="Grid Table 1 Light"/>
    <w:basedOn w:val="TableNormal"/>
    <w:uiPriority w:val="46"/>
    <w:rsid w:val="00761B26"/>
    <w:tblPr>
      <w:tblStyleRowBandSize w:val="1"/>
      <w:tblStyleColBandSize w:val="1"/>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56775">
      <w:bodyDiv w:val="1"/>
      <w:marLeft w:val="0"/>
      <w:marRight w:val="0"/>
      <w:marTop w:val="0"/>
      <w:marBottom w:val="0"/>
      <w:divBdr>
        <w:top w:val="none" w:sz="0" w:space="0" w:color="auto"/>
        <w:left w:val="none" w:sz="0" w:space="0" w:color="auto"/>
        <w:bottom w:val="none" w:sz="0" w:space="0" w:color="auto"/>
        <w:right w:val="none" w:sz="0" w:space="0" w:color="auto"/>
      </w:divBdr>
    </w:div>
    <w:div w:id="66344329">
      <w:bodyDiv w:val="1"/>
      <w:marLeft w:val="0"/>
      <w:marRight w:val="0"/>
      <w:marTop w:val="0"/>
      <w:marBottom w:val="0"/>
      <w:divBdr>
        <w:top w:val="none" w:sz="0" w:space="0" w:color="auto"/>
        <w:left w:val="none" w:sz="0" w:space="0" w:color="auto"/>
        <w:bottom w:val="none" w:sz="0" w:space="0" w:color="auto"/>
        <w:right w:val="none" w:sz="0" w:space="0" w:color="auto"/>
      </w:divBdr>
    </w:div>
    <w:div w:id="90442121">
      <w:bodyDiv w:val="1"/>
      <w:marLeft w:val="0"/>
      <w:marRight w:val="0"/>
      <w:marTop w:val="0"/>
      <w:marBottom w:val="0"/>
      <w:divBdr>
        <w:top w:val="none" w:sz="0" w:space="0" w:color="auto"/>
        <w:left w:val="none" w:sz="0" w:space="0" w:color="auto"/>
        <w:bottom w:val="none" w:sz="0" w:space="0" w:color="auto"/>
        <w:right w:val="none" w:sz="0" w:space="0" w:color="auto"/>
      </w:divBdr>
    </w:div>
    <w:div w:id="104735308">
      <w:bodyDiv w:val="1"/>
      <w:marLeft w:val="0"/>
      <w:marRight w:val="0"/>
      <w:marTop w:val="0"/>
      <w:marBottom w:val="0"/>
      <w:divBdr>
        <w:top w:val="none" w:sz="0" w:space="0" w:color="auto"/>
        <w:left w:val="none" w:sz="0" w:space="0" w:color="auto"/>
        <w:bottom w:val="none" w:sz="0" w:space="0" w:color="auto"/>
        <w:right w:val="none" w:sz="0" w:space="0" w:color="auto"/>
      </w:divBdr>
      <w:divsChild>
        <w:div w:id="1237396243">
          <w:marLeft w:val="0"/>
          <w:marRight w:val="0"/>
          <w:marTop w:val="0"/>
          <w:marBottom w:val="0"/>
          <w:divBdr>
            <w:top w:val="none" w:sz="0" w:space="0" w:color="auto"/>
            <w:left w:val="none" w:sz="0" w:space="0" w:color="auto"/>
            <w:bottom w:val="none" w:sz="0" w:space="0" w:color="auto"/>
            <w:right w:val="none" w:sz="0" w:space="0" w:color="auto"/>
          </w:divBdr>
        </w:div>
        <w:div w:id="1392001331">
          <w:marLeft w:val="0"/>
          <w:marRight w:val="0"/>
          <w:marTop w:val="0"/>
          <w:marBottom w:val="0"/>
          <w:divBdr>
            <w:top w:val="none" w:sz="0" w:space="0" w:color="auto"/>
            <w:left w:val="none" w:sz="0" w:space="0" w:color="auto"/>
            <w:bottom w:val="none" w:sz="0" w:space="0" w:color="auto"/>
            <w:right w:val="none" w:sz="0" w:space="0" w:color="auto"/>
          </w:divBdr>
        </w:div>
      </w:divsChild>
    </w:div>
    <w:div w:id="113066299">
      <w:bodyDiv w:val="1"/>
      <w:marLeft w:val="0"/>
      <w:marRight w:val="0"/>
      <w:marTop w:val="0"/>
      <w:marBottom w:val="0"/>
      <w:divBdr>
        <w:top w:val="none" w:sz="0" w:space="0" w:color="auto"/>
        <w:left w:val="none" w:sz="0" w:space="0" w:color="auto"/>
        <w:bottom w:val="none" w:sz="0" w:space="0" w:color="auto"/>
        <w:right w:val="none" w:sz="0" w:space="0" w:color="auto"/>
      </w:divBdr>
    </w:div>
    <w:div w:id="119349835">
      <w:bodyDiv w:val="1"/>
      <w:marLeft w:val="0"/>
      <w:marRight w:val="0"/>
      <w:marTop w:val="0"/>
      <w:marBottom w:val="0"/>
      <w:divBdr>
        <w:top w:val="none" w:sz="0" w:space="0" w:color="auto"/>
        <w:left w:val="none" w:sz="0" w:space="0" w:color="auto"/>
        <w:bottom w:val="none" w:sz="0" w:space="0" w:color="auto"/>
        <w:right w:val="none" w:sz="0" w:space="0" w:color="auto"/>
      </w:divBdr>
    </w:div>
    <w:div w:id="120464898">
      <w:bodyDiv w:val="1"/>
      <w:marLeft w:val="0"/>
      <w:marRight w:val="0"/>
      <w:marTop w:val="0"/>
      <w:marBottom w:val="0"/>
      <w:divBdr>
        <w:top w:val="none" w:sz="0" w:space="0" w:color="auto"/>
        <w:left w:val="none" w:sz="0" w:space="0" w:color="auto"/>
        <w:bottom w:val="none" w:sz="0" w:space="0" w:color="auto"/>
        <w:right w:val="none" w:sz="0" w:space="0" w:color="auto"/>
      </w:divBdr>
      <w:divsChild>
        <w:div w:id="301272631">
          <w:marLeft w:val="0"/>
          <w:marRight w:val="0"/>
          <w:marTop w:val="0"/>
          <w:marBottom w:val="0"/>
          <w:divBdr>
            <w:top w:val="none" w:sz="0" w:space="0" w:color="auto"/>
            <w:left w:val="none" w:sz="0" w:space="0" w:color="auto"/>
            <w:bottom w:val="none" w:sz="0" w:space="0" w:color="auto"/>
            <w:right w:val="none" w:sz="0" w:space="0" w:color="auto"/>
          </w:divBdr>
        </w:div>
        <w:div w:id="1493255930">
          <w:marLeft w:val="0"/>
          <w:marRight w:val="0"/>
          <w:marTop w:val="0"/>
          <w:marBottom w:val="0"/>
          <w:divBdr>
            <w:top w:val="none" w:sz="0" w:space="0" w:color="auto"/>
            <w:left w:val="none" w:sz="0" w:space="0" w:color="auto"/>
            <w:bottom w:val="none" w:sz="0" w:space="0" w:color="auto"/>
            <w:right w:val="none" w:sz="0" w:space="0" w:color="auto"/>
          </w:divBdr>
        </w:div>
      </w:divsChild>
    </w:div>
    <w:div w:id="123474035">
      <w:bodyDiv w:val="1"/>
      <w:marLeft w:val="0"/>
      <w:marRight w:val="0"/>
      <w:marTop w:val="0"/>
      <w:marBottom w:val="0"/>
      <w:divBdr>
        <w:top w:val="none" w:sz="0" w:space="0" w:color="auto"/>
        <w:left w:val="none" w:sz="0" w:space="0" w:color="auto"/>
        <w:bottom w:val="none" w:sz="0" w:space="0" w:color="auto"/>
        <w:right w:val="none" w:sz="0" w:space="0" w:color="auto"/>
      </w:divBdr>
      <w:divsChild>
        <w:div w:id="288557604">
          <w:marLeft w:val="0"/>
          <w:marRight w:val="0"/>
          <w:marTop w:val="0"/>
          <w:marBottom w:val="0"/>
          <w:divBdr>
            <w:top w:val="none" w:sz="0" w:space="0" w:color="auto"/>
            <w:left w:val="none" w:sz="0" w:space="0" w:color="auto"/>
            <w:bottom w:val="none" w:sz="0" w:space="0" w:color="auto"/>
            <w:right w:val="none" w:sz="0" w:space="0" w:color="auto"/>
          </w:divBdr>
        </w:div>
        <w:div w:id="886186821">
          <w:marLeft w:val="0"/>
          <w:marRight w:val="0"/>
          <w:marTop w:val="0"/>
          <w:marBottom w:val="0"/>
          <w:divBdr>
            <w:top w:val="none" w:sz="0" w:space="0" w:color="auto"/>
            <w:left w:val="none" w:sz="0" w:space="0" w:color="auto"/>
            <w:bottom w:val="none" w:sz="0" w:space="0" w:color="auto"/>
            <w:right w:val="none" w:sz="0" w:space="0" w:color="auto"/>
          </w:divBdr>
        </w:div>
      </w:divsChild>
    </w:div>
    <w:div w:id="137498904">
      <w:bodyDiv w:val="1"/>
      <w:marLeft w:val="0"/>
      <w:marRight w:val="0"/>
      <w:marTop w:val="0"/>
      <w:marBottom w:val="0"/>
      <w:divBdr>
        <w:top w:val="none" w:sz="0" w:space="0" w:color="auto"/>
        <w:left w:val="none" w:sz="0" w:space="0" w:color="auto"/>
        <w:bottom w:val="none" w:sz="0" w:space="0" w:color="auto"/>
        <w:right w:val="none" w:sz="0" w:space="0" w:color="auto"/>
      </w:divBdr>
    </w:div>
    <w:div w:id="148447377">
      <w:bodyDiv w:val="1"/>
      <w:marLeft w:val="0"/>
      <w:marRight w:val="0"/>
      <w:marTop w:val="0"/>
      <w:marBottom w:val="0"/>
      <w:divBdr>
        <w:top w:val="none" w:sz="0" w:space="0" w:color="auto"/>
        <w:left w:val="none" w:sz="0" w:space="0" w:color="auto"/>
        <w:bottom w:val="none" w:sz="0" w:space="0" w:color="auto"/>
        <w:right w:val="none" w:sz="0" w:space="0" w:color="auto"/>
      </w:divBdr>
      <w:divsChild>
        <w:div w:id="74592002">
          <w:marLeft w:val="0"/>
          <w:marRight w:val="0"/>
          <w:marTop w:val="0"/>
          <w:marBottom w:val="0"/>
          <w:divBdr>
            <w:top w:val="none" w:sz="0" w:space="0" w:color="auto"/>
            <w:left w:val="none" w:sz="0" w:space="0" w:color="auto"/>
            <w:bottom w:val="none" w:sz="0" w:space="0" w:color="auto"/>
            <w:right w:val="none" w:sz="0" w:space="0" w:color="auto"/>
          </w:divBdr>
        </w:div>
        <w:div w:id="1681615386">
          <w:marLeft w:val="0"/>
          <w:marRight w:val="0"/>
          <w:marTop w:val="0"/>
          <w:marBottom w:val="0"/>
          <w:divBdr>
            <w:top w:val="none" w:sz="0" w:space="0" w:color="auto"/>
            <w:left w:val="none" w:sz="0" w:space="0" w:color="auto"/>
            <w:bottom w:val="none" w:sz="0" w:space="0" w:color="auto"/>
            <w:right w:val="none" w:sz="0" w:space="0" w:color="auto"/>
          </w:divBdr>
        </w:div>
      </w:divsChild>
    </w:div>
    <w:div w:id="151332308">
      <w:bodyDiv w:val="1"/>
      <w:marLeft w:val="0"/>
      <w:marRight w:val="0"/>
      <w:marTop w:val="0"/>
      <w:marBottom w:val="0"/>
      <w:divBdr>
        <w:top w:val="none" w:sz="0" w:space="0" w:color="auto"/>
        <w:left w:val="none" w:sz="0" w:space="0" w:color="auto"/>
        <w:bottom w:val="none" w:sz="0" w:space="0" w:color="auto"/>
        <w:right w:val="none" w:sz="0" w:space="0" w:color="auto"/>
      </w:divBdr>
      <w:divsChild>
        <w:div w:id="247689864">
          <w:marLeft w:val="0"/>
          <w:marRight w:val="0"/>
          <w:marTop w:val="0"/>
          <w:marBottom w:val="0"/>
          <w:divBdr>
            <w:top w:val="none" w:sz="0" w:space="0" w:color="auto"/>
            <w:left w:val="none" w:sz="0" w:space="0" w:color="auto"/>
            <w:bottom w:val="none" w:sz="0" w:space="0" w:color="auto"/>
            <w:right w:val="none" w:sz="0" w:space="0" w:color="auto"/>
          </w:divBdr>
        </w:div>
        <w:div w:id="2061123655">
          <w:marLeft w:val="0"/>
          <w:marRight w:val="0"/>
          <w:marTop w:val="0"/>
          <w:marBottom w:val="0"/>
          <w:divBdr>
            <w:top w:val="none" w:sz="0" w:space="0" w:color="auto"/>
            <w:left w:val="none" w:sz="0" w:space="0" w:color="auto"/>
            <w:bottom w:val="none" w:sz="0" w:space="0" w:color="auto"/>
            <w:right w:val="none" w:sz="0" w:space="0" w:color="auto"/>
          </w:divBdr>
        </w:div>
      </w:divsChild>
    </w:div>
    <w:div w:id="187185700">
      <w:bodyDiv w:val="1"/>
      <w:marLeft w:val="0"/>
      <w:marRight w:val="0"/>
      <w:marTop w:val="0"/>
      <w:marBottom w:val="0"/>
      <w:divBdr>
        <w:top w:val="none" w:sz="0" w:space="0" w:color="auto"/>
        <w:left w:val="none" w:sz="0" w:space="0" w:color="auto"/>
        <w:bottom w:val="none" w:sz="0" w:space="0" w:color="auto"/>
        <w:right w:val="none" w:sz="0" w:space="0" w:color="auto"/>
      </w:divBdr>
    </w:div>
    <w:div w:id="192040214">
      <w:bodyDiv w:val="1"/>
      <w:marLeft w:val="0"/>
      <w:marRight w:val="0"/>
      <w:marTop w:val="0"/>
      <w:marBottom w:val="0"/>
      <w:divBdr>
        <w:top w:val="none" w:sz="0" w:space="0" w:color="auto"/>
        <w:left w:val="none" w:sz="0" w:space="0" w:color="auto"/>
        <w:bottom w:val="none" w:sz="0" w:space="0" w:color="auto"/>
        <w:right w:val="none" w:sz="0" w:space="0" w:color="auto"/>
      </w:divBdr>
    </w:div>
    <w:div w:id="193925325">
      <w:bodyDiv w:val="1"/>
      <w:marLeft w:val="0"/>
      <w:marRight w:val="0"/>
      <w:marTop w:val="0"/>
      <w:marBottom w:val="0"/>
      <w:divBdr>
        <w:top w:val="none" w:sz="0" w:space="0" w:color="auto"/>
        <w:left w:val="none" w:sz="0" w:space="0" w:color="auto"/>
        <w:bottom w:val="none" w:sz="0" w:space="0" w:color="auto"/>
        <w:right w:val="none" w:sz="0" w:space="0" w:color="auto"/>
      </w:divBdr>
    </w:div>
    <w:div w:id="200559000">
      <w:bodyDiv w:val="1"/>
      <w:marLeft w:val="0"/>
      <w:marRight w:val="0"/>
      <w:marTop w:val="0"/>
      <w:marBottom w:val="0"/>
      <w:divBdr>
        <w:top w:val="none" w:sz="0" w:space="0" w:color="auto"/>
        <w:left w:val="none" w:sz="0" w:space="0" w:color="auto"/>
        <w:bottom w:val="none" w:sz="0" w:space="0" w:color="auto"/>
        <w:right w:val="none" w:sz="0" w:space="0" w:color="auto"/>
      </w:divBdr>
    </w:div>
    <w:div w:id="216165814">
      <w:bodyDiv w:val="1"/>
      <w:marLeft w:val="0"/>
      <w:marRight w:val="0"/>
      <w:marTop w:val="0"/>
      <w:marBottom w:val="0"/>
      <w:divBdr>
        <w:top w:val="none" w:sz="0" w:space="0" w:color="auto"/>
        <w:left w:val="none" w:sz="0" w:space="0" w:color="auto"/>
        <w:bottom w:val="none" w:sz="0" w:space="0" w:color="auto"/>
        <w:right w:val="none" w:sz="0" w:space="0" w:color="auto"/>
      </w:divBdr>
    </w:div>
    <w:div w:id="216206583">
      <w:bodyDiv w:val="1"/>
      <w:marLeft w:val="0"/>
      <w:marRight w:val="0"/>
      <w:marTop w:val="0"/>
      <w:marBottom w:val="0"/>
      <w:divBdr>
        <w:top w:val="none" w:sz="0" w:space="0" w:color="auto"/>
        <w:left w:val="none" w:sz="0" w:space="0" w:color="auto"/>
        <w:bottom w:val="none" w:sz="0" w:space="0" w:color="auto"/>
        <w:right w:val="none" w:sz="0" w:space="0" w:color="auto"/>
      </w:divBdr>
      <w:divsChild>
        <w:div w:id="1205797898">
          <w:marLeft w:val="0"/>
          <w:marRight w:val="0"/>
          <w:marTop w:val="0"/>
          <w:marBottom w:val="0"/>
          <w:divBdr>
            <w:top w:val="none" w:sz="0" w:space="0" w:color="auto"/>
            <w:left w:val="none" w:sz="0" w:space="0" w:color="auto"/>
            <w:bottom w:val="none" w:sz="0" w:space="0" w:color="auto"/>
            <w:right w:val="none" w:sz="0" w:space="0" w:color="auto"/>
          </w:divBdr>
        </w:div>
        <w:div w:id="1596748109">
          <w:marLeft w:val="0"/>
          <w:marRight w:val="0"/>
          <w:marTop w:val="0"/>
          <w:marBottom w:val="0"/>
          <w:divBdr>
            <w:top w:val="none" w:sz="0" w:space="0" w:color="auto"/>
            <w:left w:val="none" w:sz="0" w:space="0" w:color="auto"/>
            <w:bottom w:val="none" w:sz="0" w:space="0" w:color="auto"/>
            <w:right w:val="none" w:sz="0" w:space="0" w:color="auto"/>
          </w:divBdr>
        </w:div>
      </w:divsChild>
    </w:div>
    <w:div w:id="217935324">
      <w:bodyDiv w:val="1"/>
      <w:marLeft w:val="0"/>
      <w:marRight w:val="0"/>
      <w:marTop w:val="0"/>
      <w:marBottom w:val="0"/>
      <w:divBdr>
        <w:top w:val="none" w:sz="0" w:space="0" w:color="auto"/>
        <w:left w:val="none" w:sz="0" w:space="0" w:color="auto"/>
        <w:bottom w:val="none" w:sz="0" w:space="0" w:color="auto"/>
        <w:right w:val="none" w:sz="0" w:space="0" w:color="auto"/>
      </w:divBdr>
    </w:div>
    <w:div w:id="238756009">
      <w:bodyDiv w:val="1"/>
      <w:marLeft w:val="0"/>
      <w:marRight w:val="0"/>
      <w:marTop w:val="0"/>
      <w:marBottom w:val="0"/>
      <w:divBdr>
        <w:top w:val="none" w:sz="0" w:space="0" w:color="auto"/>
        <w:left w:val="none" w:sz="0" w:space="0" w:color="auto"/>
        <w:bottom w:val="none" w:sz="0" w:space="0" w:color="auto"/>
        <w:right w:val="none" w:sz="0" w:space="0" w:color="auto"/>
      </w:divBdr>
    </w:div>
    <w:div w:id="254753170">
      <w:bodyDiv w:val="1"/>
      <w:marLeft w:val="0"/>
      <w:marRight w:val="0"/>
      <w:marTop w:val="0"/>
      <w:marBottom w:val="0"/>
      <w:divBdr>
        <w:top w:val="none" w:sz="0" w:space="0" w:color="auto"/>
        <w:left w:val="none" w:sz="0" w:space="0" w:color="auto"/>
        <w:bottom w:val="none" w:sz="0" w:space="0" w:color="auto"/>
        <w:right w:val="none" w:sz="0" w:space="0" w:color="auto"/>
      </w:divBdr>
    </w:div>
    <w:div w:id="272591463">
      <w:bodyDiv w:val="1"/>
      <w:marLeft w:val="0"/>
      <w:marRight w:val="0"/>
      <w:marTop w:val="0"/>
      <w:marBottom w:val="0"/>
      <w:divBdr>
        <w:top w:val="none" w:sz="0" w:space="0" w:color="auto"/>
        <w:left w:val="none" w:sz="0" w:space="0" w:color="auto"/>
        <w:bottom w:val="none" w:sz="0" w:space="0" w:color="auto"/>
        <w:right w:val="none" w:sz="0" w:space="0" w:color="auto"/>
      </w:divBdr>
      <w:divsChild>
        <w:div w:id="71434974">
          <w:marLeft w:val="0"/>
          <w:marRight w:val="0"/>
          <w:marTop w:val="0"/>
          <w:marBottom w:val="0"/>
          <w:divBdr>
            <w:top w:val="none" w:sz="0" w:space="0" w:color="auto"/>
            <w:left w:val="none" w:sz="0" w:space="0" w:color="auto"/>
            <w:bottom w:val="none" w:sz="0" w:space="0" w:color="auto"/>
            <w:right w:val="none" w:sz="0" w:space="0" w:color="auto"/>
          </w:divBdr>
        </w:div>
        <w:div w:id="1750081445">
          <w:marLeft w:val="0"/>
          <w:marRight w:val="0"/>
          <w:marTop w:val="0"/>
          <w:marBottom w:val="0"/>
          <w:divBdr>
            <w:top w:val="none" w:sz="0" w:space="0" w:color="auto"/>
            <w:left w:val="none" w:sz="0" w:space="0" w:color="auto"/>
            <w:bottom w:val="none" w:sz="0" w:space="0" w:color="auto"/>
            <w:right w:val="none" w:sz="0" w:space="0" w:color="auto"/>
          </w:divBdr>
        </w:div>
      </w:divsChild>
    </w:div>
    <w:div w:id="312027484">
      <w:bodyDiv w:val="1"/>
      <w:marLeft w:val="0"/>
      <w:marRight w:val="0"/>
      <w:marTop w:val="0"/>
      <w:marBottom w:val="0"/>
      <w:divBdr>
        <w:top w:val="none" w:sz="0" w:space="0" w:color="auto"/>
        <w:left w:val="none" w:sz="0" w:space="0" w:color="auto"/>
        <w:bottom w:val="none" w:sz="0" w:space="0" w:color="auto"/>
        <w:right w:val="none" w:sz="0" w:space="0" w:color="auto"/>
      </w:divBdr>
      <w:divsChild>
        <w:div w:id="1213273159">
          <w:marLeft w:val="0"/>
          <w:marRight w:val="0"/>
          <w:marTop w:val="0"/>
          <w:marBottom w:val="0"/>
          <w:divBdr>
            <w:top w:val="none" w:sz="0" w:space="0" w:color="auto"/>
            <w:left w:val="none" w:sz="0" w:space="0" w:color="auto"/>
            <w:bottom w:val="none" w:sz="0" w:space="0" w:color="auto"/>
            <w:right w:val="none" w:sz="0" w:space="0" w:color="auto"/>
          </w:divBdr>
        </w:div>
        <w:div w:id="1925646554">
          <w:marLeft w:val="0"/>
          <w:marRight w:val="0"/>
          <w:marTop w:val="0"/>
          <w:marBottom w:val="0"/>
          <w:divBdr>
            <w:top w:val="none" w:sz="0" w:space="0" w:color="auto"/>
            <w:left w:val="none" w:sz="0" w:space="0" w:color="auto"/>
            <w:bottom w:val="none" w:sz="0" w:space="0" w:color="auto"/>
            <w:right w:val="none" w:sz="0" w:space="0" w:color="auto"/>
          </w:divBdr>
        </w:div>
      </w:divsChild>
    </w:div>
    <w:div w:id="329720634">
      <w:bodyDiv w:val="1"/>
      <w:marLeft w:val="0"/>
      <w:marRight w:val="0"/>
      <w:marTop w:val="0"/>
      <w:marBottom w:val="0"/>
      <w:divBdr>
        <w:top w:val="none" w:sz="0" w:space="0" w:color="auto"/>
        <w:left w:val="none" w:sz="0" w:space="0" w:color="auto"/>
        <w:bottom w:val="none" w:sz="0" w:space="0" w:color="auto"/>
        <w:right w:val="none" w:sz="0" w:space="0" w:color="auto"/>
      </w:divBdr>
      <w:divsChild>
        <w:div w:id="1001927529">
          <w:marLeft w:val="0"/>
          <w:marRight w:val="0"/>
          <w:marTop w:val="0"/>
          <w:marBottom w:val="0"/>
          <w:divBdr>
            <w:top w:val="none" w:sz="0" w:space="0" w:color="auto"/>
            <w:left w:val="none" w:sz="0" w:space="0" w:color="auto"/>
            <w:bottom w:val="none" w:sz="0" w:space="0" w:color="auto"/>
            <w:right w:val="none" w:sz="0" w:space="0" w:color="auto"/>
          </w:divBdr>
        </w:div>
        <w:div w:id="1539465567">
          <w:marLeft w:val="0"/>
          <w:marRight w:val="0"/>
          <w:marTop w:val="0"/>
          <w:marBottom w:val="0"/>
          <w:divBdr>
            <w:top w:val="none" w:sz="0" w:space="0" w:color="auto"/>
            <w:left w:val="none" w:sz="0" w:space="0" w:color="auto"/>
            <w:bottom w:val="none" w:sz="0" w:space="0" w:color="auto"/>
            <w:right w:val="none" w:sz="0" w:space="0" w:color="auto"/>
          </w:divBdr>
        </w:div>
      </w:divsChild>
    </w:div>
    <w:div w:id="330258553">
      <w:bodyDiv w:val="1"/>
      <w:marLeft w:val="0"/>
      <w:marRight w:val="0"/>
      <w:marTop w:val="0"/>
      <w:marBottom w:val="0"/>
      <w:divBdr>
        <w:top w:val="none" w:sz="0" w:space="0" w:color="auto"/>
        <w:left w:val="none" w:sz="0" w:space="0" w:color="auto"/>
        <w:bottom w:val="none" w:sz="0" w:space="0" w:color="auto"/>
        <w:right w:val="none" w:sz="0" w:space="0" w:color="auto"/>
      </w:divBdr>
      <w:divsChild>
        <w:div w:id="1228342122">
          <w:marLeft w:val="0"/>
          <w:marRight w:val="0"/>
          <w:marTop w:val="0"/>
          <w:marBottom w:val="0"/>
          <w:divBdr>
            <w:top w:val="none" w:sz="0" w:space="0" w:color="auto"/>
            <w:left w:val="none" w:sz="0" w:space="0" w:color="auto"/>
            <w:bottom w:val="none" w:sz="0" w:space="0" w:color="auto"/>
            <w:right w:val="none" w:sz="0" w:space="0" w:color="auto"/>
          </w:divBdr>
        </w:div>
        <w:div w:id="2049525113">
          <w:marLeft w:val="0"/>
          <w:marRight w:val="0"/>
          <w:marTop w:val="0"/>
          <w:marBottom w:val="0"/>
          <w:divBdr>
            <w:top w:val="none" w:sz="0" w:space="0" w:color="auto"/>
            <w:left w:val="none" w:sz="0" w:space="0" w:color="auto"/>
            <w:bottom w:val="none" w:sz="0" w:space="0" w:color="auto"/>
            <w:right w:val="none" w:sz="0" w:space="0" w:color="auto"/>
          </w:divBdr>
        </w:div>
      </w:divsChild>
    </w:div>
    <w:div w:id="340861210">
      <w:bodyDiv w:val="1"/>
      <w:marLeft w:val="0"/>
      <w:marRight w:val="0"/>
      <w:marTop w:val="0"/>
      <w:marBottom w:val="0"/>
      <w:divBdr>
        <w:top w:val="none" w:sz="0" w:space="0" w:color="auto"/>
        <w:left w:val="none" w:sz="0" w:space="0" w:color="auto"/>
        <w:bottom w:val="none" w:sz="0" w:space="0" w:color="auto"/>
        <w:right w:val="none" w:sz="0" w:space="0" w:color="auto"/>
      </w:divBdr>
    </w:div>
    <w:div w:id="432869040">
      <w:bodyDiv w:val="1"/>
      <w:marLeft w:val="0"/>
      <w:marRight w:val="0"/>
      <w:marTop w:val="0"/>
      <w:marBottom w:val="0"/>
      <w:divBdr>
        <w:top w:val="none" w:sz="0" w:space="0" w:color="auto"/>
        <w:left w:val="none" w:sz="0" w:space="0" w:color="auto"/>
        <w:bottom w:val="none" w:sz="0" w:space="0" w:color="auto"/>
        <w:right w:val="none" w:sz="0" w:space="0" w:color="auto"/>
      </w:divBdr>
      <w:divsChild>
        <w:div w:id="342630910">
          <w:marLeft w:val="0"/>
          <w:marRight w:val="0"/>
          <w:marTop w:val="0"/>
          <w:marBottom w:val="0"/>
          <w:divBdr>
            <w:top w:val="none" w:sz="0" w:space="0" w:color="auto"/>
            <w:left w:val="none" w:sz="0" w:space="0" w:color="auto"/>
            <w:bottom w:val="none" w:sz="0" w:space="0" w:color="auto"/>
            <w:right w:val="none" w:sz="0" w:space="0" w:color="auto"/>
          </w:divBdr>
        </w:div>
        <w:div w:id="1902130667">
          <w:marLeft w:val="0"/>
          <w:marRight w:val="0"/>
          <w:marTop w:val="0"/>
          <w:marBottom w:val="0"/>
          <w:divBdr>
            <w:top w:val="none" w:sz="0" w:space="0" w:color="auto"/>
            <w:left w:val="none" w:sz="0" w:space="0" w:color="auto"/>
            <w:bottom w:val="none" w:sz="0" w:space="0" w:color="auto"/>
            <w:right w:val="none" w:sz="0" w:space="0" w:color="auto"/>
          </w:divBdr>
        </w:div>
      </w:divsChild>
    </w:div>
    <w:div w:id="438449952">
      <w:bodyDiv w:val="1"/>
      <w:marLeft w:val="0"/>
      <w:marRight w:val="0"/>
      <w:marTop w:val="0"/>
      <w:marBottom w:val="0"/>
      <w:divBdr>
        <w:top w:val="none" w:sz="0" w:space="0" w:color="auto"/>
        <w:left w:val="none" w:sz="0" w:space="0" w:color="auto"/>
        <w:bottom w:val="none" w:sz="0" w:space="0" w:color="auto"/>
        <w:right w:val="none" w:sz="0" w:space="0" w:color="auto"/>
      </w:divBdr>
    </w:div>
    <w:div w:id="454299537">
      <w:bodyDiv w:val="1"/>
      <w:marLeft w:val="0"/>
      <w:marRight w:val="0"/>
      <w:marTop w:val="0"/>
      <w:marBottom w:val="0"/>
      <w:divBdr>
        <w:top w:val="none" w:sz="0" w:space="0" w:color="auto"/>
        <w:left w:val="none" w:sz="0" w:space="0" w:color="auto"/>
        <w:bottom w:val="none" w:sz="0" w:space="0" w:color="auto"/>
        <w:right w:val="none" w:sz="0" w:space="0" w:color="auto"/>
      </w:divBdr>
      <w:divsChild>
        <w:div w:id="676885200">
          <w:marLeft w:val="0"/>
          <w:marRight w:val="0"/>
          <w:marTop w:val="0"/>
          <w:marBottom w:val="0"/>
          <w:divBdr>
            <w:top w:val="none" w:sz="0" w:space="0" w:color="auto"/>
            <w:left w:val="none" w:sz="0" w:space="0" w:color="auto"/>
            <w:bottom w:val="none" w:sz="0" w:space="0" w:color="auto"/>
            <w:right w:val="none" w:sz="0" w:space="0" w:color="auto"/>
          </w:divBdr>
        </w:div>
        <w:div w:id="1333488551">
          <w:marLeft w:val="0"/>
          <w:marRight w:val="0"/>
          <w:marTop w:val="0"/>
          <w:marBottom w:val="0"/>
          <w:divBdr>
            <w:top w:val="none" w:sz="0" w:space="0" w:color="auto"/>
            <w:left w:val="none" w:sz="0" w:space="0" w:color="auto"/>
            <w:bottom w:val="none" w:sz="0" w:space="0" w:color="auto"/>
            <w:right w:val="none" w:sz="0" w:space="0" w:color="auto"/>
          </w:divBdr>
        </w:div>
      </w:divsChild>
    </w:div>
    <w:div w:id="491944063">
      <w:bodyDiv w:val="1"/>
      <w:marLeft w:val="0"/>
      <w:marRight w:val="0"/>
      <w:marTop w:val="0"/>
      <w:marBottom w:val="0"/>
      <w:divBdr>
        <w:top w:val="none" w:sz="0" w:space="0" w:color="auto"/>
        <w:left w:val="none" w:sz="0" w:space="0" w:color="auto"/>
        <w:bottom w:val="none" w:sz="0" w:space="0" w:color="auto"/>
        <w:right w:val="none" w:sz="0" w:space="0" w:color="auto"/>
      </w:divBdr>
    </w:div>
    <w:div w:id="505442801">
      <w:bodyDiv w:val="1"/>
      <w:marLeft w:val="0"/>
      <w:marRight w:val="0"/>
      <w:marTop w:val="0"/>
      <w:marBottom w:val="0"/>
      <w:divBdr>
        <w:top w:val="none" w:sz="0" w:space="0" w:color="auto"/>
        <w:left w:val="none" w:sz="0" w:space="0" w:color="auto"/>
        <w:bottom w:val="none" w:sz="0" w:space="0" w:color="auto"/>
        <w:right w:val="none" w:sz="0" w:space="0" w:color="auto"/>
      </w:divBdr>
    </w:div>
    <w:div w:id="521166854">
      <w:bodyDiv w:val="1"/>
      <w:marLeft w:val="0"/>
      <w:marRight w:val="0"/>
      <w:marTop w:val="0"/>
      <w:marBottom w:val="0"/>
      <w:divBdr>
        <w:top w:val="none" w:sz="0" w:space="0" w:color="auto"/>
        <w:left w:val="none" w:sz="0" w:space="0" w:color="auto"/>
        <w:bottom w:val="none" w:sz="0" w:space="0" w:color="auto"/>
        <w:right w:val="none" w:sz="0" w:space="0" w:color="auto"/>
      </w:divBdr>
    </w:div>
    <w:div w:id="524487842">
      <w:bodyDiv w:val="1"/>
      <w:marLeft w:val="0"/>
      <w:marRight w:val="0"/>
      <w:marTop w:val="0"/>
      <w:marBottom w:val="0"/>
      <w:divBdr>
        <w:top w:val="none" w:sz="0" w:space="0" w:color="auto"/>
        <w:left w:val="none" w:sz="0" w:space="0" w:color="auto"/>
        <w:bottom w:val="none" w:sz="0" w:space="0" w:color="auto"/>
        <w:right w:val="none" w:sz="0" w:space="0" w:color="auto"/>
      </w:divBdr>
    </w:div>
    <w:div w:id="542131094">
      <w:bodyDiv w:val="1"/>
      <w:marLeft w:val="0"/>
      <w:marRight w:val="0"/>
      <w:marTop w:val="0"/>
      <w:marBottom w:val="0"/>
      <w:divBdr>
        <w:top w:val="none" w:sz="0" w:space="0" w:color="auto"/>
        <w:left w:val="none" w:sz="0" w:space="0" w:color="auto"/>
        <w:bottom w:val="none" w:sz="0" w:space="0" w:color="auto"/>
        <w:right w:val="none" w:sz="0" w:space="0" w:color="auto"/>
      </w:divBdr>
    </w:div>
    <w:div w:id="548498593">
      <w:bodyDiv w:val="1"/>
      <w:marLeft w:val="0"/>
      <w:marRight w:val="0"/>
      <w:marTop w:val="0"/>
      <w:marBottom w:val="0"/>
      <w:divBdr>
        <w:top w:val="none" w:sz="0" w:space="0" w:color="auto"/>
        <w:left w:val="none" w:sz="0" w:space="0" w:color="auto"/>
        <w:bottom w:val="none" w:sz="0" w:space="0" w:color="auto"/>
        <w:right w:val="none" w:sz="0" w:space="0" w:color="auto"/>
      </w:divBdr>
      <w:divsChild>
        <w:div w:id="347685347">
          <w:marLeft w:val="0"/>
          <w:marRight w:val="0"/>
          <w:marTop w:val="0"/>
          <w:marBottom w:val="0"/>
          <w:divBdr>
            <w:top w:val="none" w:sz="0" w:space="0" w:color="auto"/>
            <w:left w:val="none" w:sz="0" w:space="0" w:color="auto"/>
            <w:bottom w:val="none" w:sz="0" w:space="0" w:color="auto"/>
            <w:right w:val="none" w:sz="0" w:space="0" w:color="auto"/>
          </w:divBdr>
        </w:div>
        <w:div w:id="1297182241">
          <w:marLeft w:val="0"/>
          <w:marRight w:val="0"/>
          <w:marTop w:val="0"/>
          <w:marBottom w:val="0"/>
          <w:divBdr>
            <w:top w:val="none" w:sz="0" w:space="0" w:color="auto"/>
            <w:left w:val="none" w:sz="0" w:space="0" w:color="auto"/>
            <w:bottom w:val="none" w:sz="0" w:space="0" w:color="auto"/>
            <w:right w:val="none" w:sz="0" w:space="0" w:color="auto"/>
          </w:divBdr>
        </w:div>
      </w:divsChild>
    </w:div>
    <w:div w:id="552039519">
      <w:bodyDiv w:val="1"/>
      <w:marLeft w:val="0"/>
      <w:marRight w:val="0"/>
      <w:marTop w:val="0"/>
      <w:marBottom w:val="0"/>
      <w:divBdr>
        <w:top w:val="none" w:sz="0" w:space="0" w:color="auto"/>
        <w:left w:val="none" w:sz="0" w:space="0" w:color="auto"/>
        <w:bottom w:val="none" w:sz="0" w:space="0" w:color="auto"/>
        <w:right w:val="none" w:sz="0" w:space="0" w:color="auto"/>
      </w:divBdr>
    </w:div>
    <w:div w:id="593170635">
      <w:bodyDiv w:val="1"/>
      <w:marLeft w:val="0"/>
      <w:marRight w:val="0"/>
      <w:marTop w:val="0"/>
      <w:marBottom w:val="0"/>
      <w:divBdr>
        <w:top w:val="none" w:sz="0" w:space="0" w:color="auto"/>
        <w:left w:val="none" w:sz="0" w:space="0" w:color="auto"/>
        <w:bottom w:val="none" w:sz="0" w:space="0" w:color="auto"/>
        <w:right w:val="none" w:sz="0" w:space="0" w:color="auto"/>
      </w:divBdr>
      <w:divsChild>
        <w:div w:id="1281064199">
          <w:marLeft w:val="0"/>
          <w:marRight w:val="0"/>
          <w:marTop w:val="0"/>
          <w:marBottom w:val="0"/>
          <w:divBdr>
            <w:top w:val="none" w:sz="0" w:space="0" w:color="auto"/>
            <w:left w:val="none" w:sz="0" w:space="0" w:color="auto"/>
            <w:bottom w:val="none" w:sz="0" w:space="0" w:color="auto"/>
            <w:right w:val="none" w:sz="0" w:space="0" w:color="auto"/>
          </w:divBdr>
        </w:div>
        <w:div w:id="2018925786">
          <w:marLeft w:val="0"/>
          <w:marRight w:val="0"/>
          <w:marTop w:val="0"/>
          <w:marBottom w:val="0"/>
          <w:divBdr>
            <w:top w:val="none" w:sz="0" w:space="0" w:color="auto"/>
            <w:left w:val="none" w:sz="0" w:space="0" w:color="auto"/>
            <w:bottom w:val="none" w:sz="0" w:space="0" w:color="auto"/>
            <w:right w:val="none" w:sz="0" w:space="0" w:color="auto"/>
          </w:divBdr>
        </w:div>
      </w:divsChild>
    </w:div>
    <w:div w:id="598490655">
      <w:bodyDiv w:val="1"/>
      <w:marLeft w:val="0"/>
      <w:marRight w:val="0"/>
      <w:marTop w:val="0"/>
      <w:marBottom w:val="0"/>
      <w:divBdr>
        <w:top w:val="none" w:sz="0" w:space="0" w:color="auto"/>
        <w:left w:val="none" w:sz="0" w:space="0" w:color="auto"/>
        <w:bottom w:val="none" w:sz="0" w:space="0" w:color="auto"/>
        <w:right w:val="none" w:sz="0" w:space="0" w:color="auto"/>
      </w:divBdr>
    </w:div>
    <w:div w:id="601298475">
      <w:bodyDiv w:val="1"/>
      <w:marLeft w:val="0"/>
      <w:marRight w:val="0"/>
      <w:marTop w:val="0"/>
      <w:marBottom w:val="0"/>
      <w:divBdr>
        <w:top w:val="none" w:sz="0" w:space="0" w:color="auto"/>
        <w:left w:val="none" w:sz="0" w:space="0" w:color="auto"/>
        <w:bottom w:val="none" w:sz="0" w:space="0" w:color="auto"/>
        <w:right w:val="none" w:sz="0" w:space="0" w:color="auto"/>
      </w:divBdr>
    </w:div>
    <w:div w:id="676540220">
      <w:bodyDiv w:val="1"/>
      <w:marLeft w:val="0"/>
      <w:marRight w:val="0"/>
      <w:marTop w:val="0"/>
      <w:marBottom w:val="0"/>
      <w:divBdr>
        <w:top w:val="none" w:sz="0" w:space="0" w:color="auto"/>
        <w:left w:val="none" w:sz="0" w:space="0" w:color="auto"/>
        <w:bottom w:val="none" w:sz="0" w:space="0" w:color="auto"/>
        <w:right w:val="none" w:sz="0" w:space="0" w:color="auto"/>
      </w:divBdr>
    </w:div>
    <w:div w:id="718895146">
      <w:bodyDiv w:val="1"/>
      <w:marLeft w:val="0"/>
      <w:marRight w:val="0"/>
      <w:marTop w:val="0"/>
      <w:marBottom w:val="0"/>
      <w:divBdr>
        <w:top w:val="none" w:sz="0" w:space="0" w:color="auto"/>
        <w:left w:val="none" w:sz="0" w:space="0" w:color="auto"/>
        <w:bottom w:val="none" w:sz="0" w:space="0" w:color="auto"/>
        <w:right w:val="none" w:sz="0" w:space="0" w:color="auto"/>
      </w:divBdr>
      <w:divsChild>
        <w:div w:id="289433275">
          <w:marLeft w:val="0"/>
          <w:marRight w:val="0"/>
          <w:marTop w:val="0"/>
          <w:marBottom w:val="0"/>
          <w:divBdr>
            <w:top w:val="none" w:sz="0" w:space="0" w:color="auto"/>
            <w:left w:val="none" w:sz="0" w:space="0" w:color="auto"/>
            <w:bottom w:val="none" w:sz="0" w:space="0" w:color="auto"/>
            <w:right w:val="none" w:sz="0" w:space="0" w:color="auto"/>
          </w:divBdr>
        </w:div>
        <w:div w:id="1448233579">
          <w:marLeft w:val="0"/>
          <w:marRight w:val="0"/>
          <w:marTop w:val="0"/>
          <w:marBottom w:val="0"/>
          <w:divBdr>
            <w:top w:val="none" w:sz="0" w:space="0" w:color="auto"/>
            <w:left w:val="none" w:sz="0" w:space="0" w:color="auto"/>
            <w:bottom w:val="none" w:sz="0" w:space="0" w:color="auto"/>
            <w:right w:val="none" w:sz="0" w:space="0" w:color="auto"/>
          </w:divBdr>
        </w:div>
      </w:divsChild>
    </w:div>
    <w:div w:id="725035805">
      <w:bodyDiv w:val="1"/>
      <w:marLeft w:val="0"/>
      <w:marRight w:val="0"/>
      <w:marTop w:val="0"/>
      <w:marBottom w:val="0"/>
      <w:divBdr>
        <w:top w:val="none" w:sz="0" w:space="0" w:color="auto"/>
        <w:left w:val="none" w:sz="0" w:space="0" w:color="auto"/>
        <w:bottom w:val="none" w:sz="0" w:space="0" w:color="auto"/>
        <w:right w:val="none" w:sz="0" w:space="0" w:color="auto"/>
      </w:divBdr>
    </w:div>
    <w:div w:id="732042710">
      <w:bodyDiv w:val="1"/>
      <w:marLeft w:val="0"/>
      <w:marRight w:val="0"/>
      <w:marTop w:val="0"/>
      <w:marBottom w:val="0"/>
      <w:divBdr>
        <w:top w:val="none" w:sz="0" w:space="0" w:color="auto"/>
        <w:left w:val="none" w:sz="0" w:space="0" w:color="auto"/>
        <w:bottom w:val="none" w:sz="0" w:space="0" w:color="auto"/>
        <w:right w:val="none" w:sz="0" w:space="0" w:color="auto"/>
      </w:divBdr>
      <w:divsChild>
        <w:div w:id="1211962736">
          <w:marLeft w:val="0"/>
          <w:marRight w:val="0"/>
          <w:marTop w:val="0"/>
          <w:marBottom w:val="0"/>
          <w:divBdr>
            <w:top w:val="none" w:sz="0" w:space="0" w:color="auto"/>
            <w:left w:val="none" w:sz="0" w:space="0" w:color="auto"/>
            <w:bottom w:val="none" w:sz="0" w:space="0" w:color="auto"/>
            <w:right w:val="none" w:sz="0" w:space="0" w:color="auto"/>
          </w:divBdr>
        </w:div>
        <w:div w:id="2087338126">
          <w:marLeft w:val="0"/>
          <w:marRight w:val="0"/>
          <w:marTop w:val="0"/>
          <w:marBottom w:val="0"/>
          <w:divBdr>
            <w:top w:val="none" w:sz="0" w:space="0" w:color="auto"/>
            <w:left w:val="none" w:sz="0" w:space="0" w:color="auto"/>
            <w:bottom w:val="none" w:sz="0" w:space="0" w:color="auto"/>
            <w:right w:val="none" w:sz="0" w:space="0" w:color="auto"/>
          </w:divBdr>
        </w:div>
      </w:divsChild>
    </w:div>
    <w:div w:id="773792892">
      <w:bodyDiv w:val="1"/>
      <w:marLeft w:val="0"/>
      <w:marRight w:val="0"/>
      <w:marTop w:val="0"/>
      <w:marBottom w:val="0"/>
      <w:divBdr>
        <w:top w:val="none" w:sz="0" w:space="0" w:color="auto"/>
        <w:left w:val="none" w:sz="0" w:space="0" w:color="auto"/>
        <w:bottom w:val="none" w:sz="0" w:space="0" w:color="auto"/>
        <w:right w:val="none" w:sz="0" w:space="0" w:color="auto"/>
      </w:divBdr>
    </w:div>
    <w:div w:id="797258904">
      <w:bodyDiv w:val="1"/>
      <w:marLeft w:val="0"/>
      <w:marRight w:val="0"/>
      <w:marTop w:val="0"/>
      <w:marBottom w:val="0"/>
      <w:divBdr>
        <w:top w:val="none" w:sz="0" w:space="0" w:color="auto"/>
        <w:left w:val="none" w:sz="0" w:space="0" w:color="auto"/>
        <w:bottom w:val="none" w:sz="0" w:space="0" w:color="auto"/>
        <w:right w:val="none" w:sz="0" w:space="0" w:color="auto"/>
      </w:divBdr>
      <w:divsChild>
        <w:div w:id="814906159">
          <w:marLeft w:val="0"/>
          <w:marRight w:val="0"/>
          <w:marTop w:val="0"/>
          <w:marBottom w:val="0"/>
          <w:divBdr>
            <w:top w:val="none" w:sz="0" w:space="0" w:color="auto"/>
            <w:left w:val="none" w:sz="0" w:space="0" w:color="auto"/>
            <w:bottom w:val="none" w:sz="0" w:space="0" w:color="auto"/>
            <w:right w:val="none" w:sz="0" w:space="0" w:color="auto"/>
          </w:divBdr>
        </w:div>
        <w:div w:id="1472137765">
          <w:marLeft w:val="0"/>
          <w:marRight w:val="0"/>
          <w:marTop w:val="0"/>
          <w:marBottom w:val="0"/>
          <w:divBdr>
            <w:top w:val="none" w:sz="0" w:space="0" w:color="auto"/>
            <w:left w:val="none" w:sz="0" w:space="0" w:color="auto"/>
            <w:bottom w:val="none" w:sz="0" w:space="0" w:color="auto"/>
            <w:right w:val="none" w:sz="0" w:space="0" w:color="auto"/>
          </w:divBdr>
        </w:div>
      </w:divsChild>
    </w:div>
    <w:div w:id="837379061">
      <w:bodyDiv w:val="1"/>
      <w:marLeft w:val="0"/>
      <w:marRight w:val="0"/>
      <w:marTop w:val="0"/>
      <w:marBottom w:val="0"/>
      <w:divBdr>
        <w:top w:val="none" w:sz="0" w:space="0" w:color="auto"/>
        <w:left w:val="none" w:sz="0" w:space="0" w:color="auto"/>
        <w:bottom w:val="none" w:sz="0" w:space="0" w:color="auto"/>
        <w:right w:val="none" w:sz="0" w:space="0" w:color="auto"/>
      </w:divBdr>
    </w:div>
    <w:div w:id="851576516">
      <w:bodyDiv w:val="1"/>
      <w:marLeft w:val="0"/>
      <w:marRight w:val="0"/>
      <w:marTop w:val="0"/>
      <w:marBottom w:val="0"/>
      <w:divBdr>
        <w:top w:val="none" w:sz="0" w:space="0" w:color="auto"/>
        <w:left w:val="none" w:sz="0" w:space="0" w:color="auto"/>
        <w:bottom w:val="none" w:sz="0" w:space="0" w:color="auto"/>
        <w:right w:val="none" w:sz="0" w:space="0" w:color="auto"/>
      </w:divBdr>
      <w:divsChild>
        <w:div w:id="156652268">
          <w:marLeft w:val="0"/>
          <w:marRight w:val="0"/>
          <w:marTop w:val="0"/>
          <w:marBottom w:val="0"/>
          <w:divBdr>
            <w:top w:val="none" w:sz="0" w:space="0" w:color="auto"/>
            <w:left w:val="none" w:sz="0" w:space="0" w:color="auto"/>
            <w:bottom w:val="none" w:sz="0" w:space="0" w:color="auto"/>
            <w:right w:val="none" w:sz="0" w:space="0" w:color="auto"/>
          </w:divBdr>
        </w:div>
        <w:div w:id="1309093502">
          <w:marLeft w:val="0"/>
          <w:marRight w:val="0"/>
          <w:marTop w:val="0"/>
          <w:marBottom w:val="0"/>
          <w:divBdr>
            <w:top w:val="none" w:sz="0" w:space="0" w:color="auto"/>
            <w:left w:val="none" w:sz="0" w:space="0" w:color="auto"/>
            <w:bottom w:val="none" w:sz="0" w:space="0" w:color="auto"/>
            <w:right w:val="none" w:sz="0" w:space="0" w:color="auto"/>
          </w:divBdr>
        </w:div>
      </w:divsChild>
    </w:div>
    <w:div w:id="899176616">
      <w:bodyDiv w:val="1"/>
      <w:marLeft w:val="0"/>
      <w:marRight w:val="0"/>
      <w:marTop w:val="0"/>
      <w:marBottom w:val="0"/>
      <w:divBdr>
        <w:top w:val="none" w:sz="0" w:space="0" w:color="auto"/>
        <w:left w:val="none" w:sz="0" w:space="0" w:color="auto"/>
        <w:bottom w:val="none" w:sz="0" w:space="0" w:color="auto"/>
        <w:right w:val="none" w:sz="0" w:space="0" w:color="auto"/>
      </w:divBdr>
      <w:divsChild>
        <w:div w:id="1500584152">
          <w:marLeft w:val="0"/>
          <w:marRight w:val="0"/>
          <w:marTop w:val="0"/>
          <w:marBottom w:val="0"/>
          <w:divBdr>
            <w:top w:val="none" w:sz="0" w:space="0" w:color="auto"/>
            <w:left w:val="none" w:sz="0" w:space="0" w:color="auto"/>
            <w:bottom w:val="none" w:sz="0" w:space="0" w:color="auto"/>
            <w:right w:val="none" w:sz="0" w:space="0" w:color="auto"/>
          </w:divBdr>
        </w:div>
        <w:div w:id="1525172478">
          <w:marLeft w:val="0"/>
          <w:marRight w:val="0"/>
          <w:marTop w:val="0"/>
          <w:marBottom w:val="0"/>
          <w:divBdr>
            <w:top w:val="none" w:sz="0" w:space="0" w:color="auto"/>
            <w:left w:val="none" w:sz="0" w:space="0" w:color="auto"/>
            <w:bottom w:val="none" w:sz="0" w:space="0" w:color="auto"/>
            <w:right w:val="none" w:sz="0" w:space="0" w:color="auto"/>
          </w:divBdr>
        </w:div>
      </w:divsChild>
    </w:div>
    <w:div w:id="925303970">
      <w:bodyDiv w:val="1"/>
      <w:marLeft w:val="0"/>
      <w:marRight w:val="0"/>
      <w:marTop w:val="0"/>
      <w:marBottom w:val="0"/>
      <w:divBdr>
        <w:top w:val="none" w:sz="0" w:space="0" w:color="auto"/>
        <w:left w:val="none" w:sz="0" w:space="0" w:color="auto"/>
        <w:bottom w:val="none" w:sz="0" w:space="0" w:color="auto"/>
        <w:right w:val="none" w:sz="0" w:space="0" w:color="auto"/>
      </w:divBdr>
    </w:div>
    <w:div w:id="976950901">
      <w:bodyDiv w:val="1"/>
      <w:marLeft w:val="0"/>
      <w:marRight w:val="0"/>
      <w:marTop w:val="0"/>
      <w:marBottom w:val="0"/>
      <w:divBdr>
        <w:top w:val="none" w:sz="0" w:space="0" w:color="auto"/>
        <w:left w:val="none" w:sz="0" w:space="0" w:color="auto"/>
        <w:bottom w:val="none" w:sz="0" w:space="0" w:color="auto"/>
        <w:right w:val="none" w:sz="0" w:space="0" w:color="auto"/>
      </w:divBdr>
    </w:div>
    <w:div w:id="997924115">
      <w:bodyDiv w:val="1"/>
      <w:marLeft w:val="0"/>
      <w:marRight w:val="0"/>
      <w:marTop w:val="0"/>
      <w:marBottom w:val="0"/>
      <w:divBdr>
        <w:top w:val="none" w:sz="0" w:space="0" w:color="auto"/>
        <w:left w:val="none" w:sz="0" w:space="0" w:color="auto"/>
        <w:bottom w:val="none" w:sz="0" w:space="0" w:color="auto"/>
        <w:right w:val="none" w:sz="0" w:space="0" w:color="auto"/>
      </w:divBdr>
    </w:div>
    <w:div w:id="1037466586">
      <w:bodyDiv w:val="1"/>
      <w:marLeft w:val="0"/>
      <w:marRight w:val="0"/>
      <w:marTop w:val="0"/>
      <w:marBottom w:val="0"/>
      <w:divBdr>
        <w:top w:val="none" w:sz="0" w:space="0" w:color="auto"/>
        <w:left w:val="none" w:sz="0" w:space="0" w:color="auto"/>
        <w:bottom w:val="none" w:sz="0" w:space="0" w:color="auto"/>
        <w:right w:val="none" w:sz="0" w:space="0" w:color="auto"/>
      </w:divBdr>
    </w:div>
    <w:div w:id="1054355880">
      <w:bodyDiv w:val="1"/>
      <w:marLeft w:val="0"/>
      <w:marRight w:val="0"/>
      <w:marTop w:val="0"/>
      <w:marBottom w:val="0"/>
      <w:divBdr>
        <w:top w:val="none" w:sz="0" w:space="0" w:color="auto"/>
        <w:left w:val="none" w:sz="0" w:space="0" w:color="auto"/>
        <w:bottom w:val="none" w:sz="0" w:space="0" w:color="auto"/>
        <w:right w:val="none" w:sz="0" w:space="0" w:color="auto"/>
      </w:divBdr>
      <w:divsChild>
        <w:div w:id="577984770">
          <w:marLeft w:val="0"/>
          <w:marRight w:val="0"/>
          <w:marTop w:val="0"/>
          <w:marBottom w:val="0"/>
          <w:divBdr>
            <w:top w:val="none" w:sz="0" w:space="0" w:color="auto"/>
            <w:left w:val="none" w:sz="0" w:space="0" w:color="auto"/>
            <w:bottom w:val="none" w:sz="0" w:space="0" w:color="auto"/>
            <w:right w:val="none" w:sz="0" w:space="0" w:color="auto"/>
          </w:divBdr>
        </w:div>
        <w:div w:id="1772235833">
          <w:marLeft w:val="0"/>
          <w:marRight w:val="0"/>
          <w:marTop w:val="0"/>
          <w:marBottom w:val="0"/>
          <w:divBdr>
            <w:top w:val="none" w:sz="0" w:space="0" w:color="auto"/>
            <w:left w:val="none" w:sz="0" w:space="0" w:color="auto"/>
            <w:bottom w:val="none" w:sz="0" w:space="0" w:color="auto"/>
            <w:right w:val="none" w:sz="0" w:space="0" w:color="auto"/>
          </w:divBdr>
        </w:div>
      </w:divsChild>
    </w:div>
    <w:div w:id="1092823094">
      <w:bodyDiv w:val="1"/>
      <w:marLeft w:val="0"/>
      <w:marRight w:val="0"/>
      <w:marTop w:val="0"/>
      <w:marBottom w:val="0"/>
      <w:divBdr>
        <w:top w:val="none" w:sz="0" w:space="0" w:color="auto"/>
        <w:left w:val="none" w:sz="0" w:space="0" w:color="auto"/>
        <w:bottom w:val="none" w:sz="0" w:space="0" w:color="auto"/>
        <w:right w:val="none" w:sz="0" w:space="0" w:color="auto"/>
      </w:divBdr>
      <w:divsChild>
        <w:div w:id="668486840">
          <w:marLeft w:val="0"/>
          <w:marRight w:val="0"/>
          <w:marTop w:val="0"/>
          <w:marBottom w:val="0"/>
          <w:divBdr>
            <w:top w:val="none" w:sz="0" w:space="0" w:color="auto"/>
            <w:left w:val="none" w:sz="0" w:space="0" w:color="auto"/>
            <w:bottom w:val="none" w:sz="0" w:space="0" w:color="auto"/>
            <w:right w:val="none" w:sz="0" w:space="0" w:color="auto"/>
          </w:divBdr>
        </w:div>
        <w:div w:id="917445812">
          <w:marLeft w:val="0"/>
          <w:marRight w:val="0"/>
          <w:marTop w:val="0"/>
          <w:marBottom w:val="0"/>
          <w:divBdr>
            <w:top w:val="none" w:sz="0" w:space="0" w:color="auto"/>
            <w:left w:val="none" w:sz="0" w:space="0" w:color="auto"/>
            <w:bottom w:val="none" w:sz="0" w:space="0" w:color="auto"/>
            <w:right w:val="none" w:sz="0" w:space="0" w:color="auto"/>
          </w:divBdr>
        </w:div>
      </w:divsChild>
    </w:div>
    <w:div w:id="1108502848">
      <w:bodyDiv w:val="1"/>
      <w:marLeft w:val="0"/>
      <w:marRight w:val="0"/>
      <w:marTop w:val="0"/>
      <w:marBottom w:val="0"/>
      <w:divBdr>
        <w:top w:val="none" w:sz="0" w:space="0" w:color="auto"/>
        <w:left w:val="none" w:sz="0" w:space="0" w:color="auto"/>
        <w:bottom w:val="none" w:sz="0" w:space="0" w:color="auto"/>
        <w:right w:val="none" w:sz="0" w:space="0" w:color="auto"/>
      </w:divBdr>
    </w:div>
    <w:div w:id="1117479843">
      <w:bodyDiv w:val="1"/>
      <w:marLeft w:val="0"/>
      <w:marRight w:val="0"/>
      <w:marTop w:val="0"/>
      <w:marBottom w:val="0"/>
      <w:divBdr>
        <w:top w:val="none" w:sz="0" w:space="0" w:color="auto"/>
        <w:left w:val="none" w:sz="0" w:space="0" w:color="auto"/>
        <w:bottom w:val="none" w:sz="0" w:space="0" w:color="auto"/>
        <w:right w:val="none" w:sz="0" w:space="0" w:color="auto"/>
      </w:divBdr>
      <w:divsChild>
        <w:div w:id="791750654">
          <w:marLeft w:val="0"/>
          <w:marRight w:val="0"/>
          <w:marTop w:val="0"/>
          <w:marBottom w:val="0"/>
          <w:divBdr>
            <w:top w:val="none" w:sz="0" w:space="0" w:color="auto"/>
            <w:left w:val="none" w:sz="0" w:space="0" w:color="auto"/>
            <w:bottom w:val="none" w:sz="0" w:space="0" w:color="auto"/>
            <w:right w:val="none" w:sz="0" w:space="0" w:color="auto"/>
          </w:divBdr>
        </w:div>
        <w:div w:id="1464539513">
          <w:marLeft w:val="0"/>
          <w:marRight w:val="0"/>
          <w:marTop w:val="0"/>
          <w:marBottom w:val="0"/>
          <w:divBdr>
            <w:top w:val="none" w:sz="0" w:space="0" w:color="auto"/>
            <w:left w:val="none" w:sz="0" w:space="0" w:color="auto"/>
            <w:bottom w:val="none" w:sz="0" w:space="0" w:color="auto"/>
            <w:right w:val="none" w:sz="0" w:space="0" w:color="auto"/>
          </w:divBdr>
        </w:div>
      </w:divsChild>
    </w:div>
    <w:div w:id="1123377487">
      <w:bodyDiv w:val="1"/>
      <w:marLeft w:val="0"/>
      <w:marRight w:val="0"/>
      <w:marTop w:val="0"/>
      <w:marBottom w:val="0"/>
      <w:divBdr>
        <w:top w:val="none" w:sz="0" w:space="0" w:color="auto"/>
        <w:left w:val="none" w:sz="0" w:space="0" w:color="auto"/>
        <w:bottom w:val="none" w:sz="0" w:space="0" w:color="auto"/>
        <w:right w:val="none" w:sz="0" w:space="0" w:color="auto"/>
      </w:divBdr>
      <w:divsChild>
        <w:div w:id="60258281">
          <w:marLeft w:val="0"/>
          <w:marRight w:val="0"/>
          <w:marTop w:val="0"/>
          <w:marBottom w:val="0"/>
          <w:divBdr>
            <w:top w:val="none" w:sz="0" w:space="0" w:color="auto"/>
            <w:left w:val="none" w:sz="0" w:space="0" w:color="auto"/>
            <w:bottom w:val="none" w:sz="0" w:space="0" w:color="auto"/>
            <w:right w:val="none" w:sz="0" w:space="0" w:color="auto"/>
          </w:divBdr>
        </w:div>
        <w:div w:id="1083986995">
          <w:marLeft w:val="0"/>
          <w:marRight w:val="0"/>
          <w:marTop w:val="0"/>
          <w:marBottom w:val="0"/>
          <w:divBdr>
            <w:top w:val="none" w:sz="0" w:space="0" w:color="auto"/>
            <w:left w:val="none" w:sz="0" w:space="0" w:color="auto"/>
            <w:bottom w:val="none" w:sz="0" w:space="0" w:color="auto"/>
            <w:right w:val="none" w:sz="0" w:space="0" w:color="auto"/>
          </w:divBdr>
        </w:div>
      </w:divsChild>
    </w:div>
    <w:div w:id="1127892510">
      <w:bodyDiv w:val="1"/>
      <w:marLeft w:val="0"/>
      <w:marRight w:val="0"/>
      <w:marTop w:val="0"/>
      <w:marBottom w:val="0"/>
      <w:divBdr>
        <w:top w:val="none" w:sz="0" w:space="0" w:color="auto"/>
        <w:left w:val="none" w:sz="0" w:space="0" w:color="auto"/>
        <w:bottom w:val="none" w:sz="0" w:space="0" w:color="auto"/>
        <w:right w:val="none" w:sz="0" w:space="0" w:color="auto"/>
      </w:divBdr>
    </w:div>
    <w:div w:id="1135639339">
      <w:bodyDiv w:val="1"/>
      <w:marLeft w:val="0"/>
      <w:marRight w:val="0"/>
      <w:marTop w:val="0"/>
      <w:marBottom w:val="0"/>
      <w:divBdr>
        <w:top w:val="none" w:sz="0" w:space="0" w:color="auto"/>
        <w:left w:val="none" w:sz="0" w:space="0" w:color="auto"/>
        <w:bottom w:val="none" w:sz="0" w:space="0" w:color="auto"/>
        <w:right w:val="none" w:sz="0" w:space="0" w:color="auto"/>
      </w:divBdr>
    </w:div>
    <w:div w:id="1210528721">
      <w:bodyDiv w:val="1"/>
      <w:marLeft w:val="0"/>
      <w:marRight w:val="0"/>
      <w:marTop w:val="0"/>
      <w:marBottom w:val="0"/>
      <w:divBdr>
        <w:top w:val="none" w:sz="0" w:space="0" w:color="auto"/>
        <w:left w:val="none" w:sz="0" w:space="0" w:color="auto"/>
        <w:bottom w:val="none" w:sz="0" w:space="0" w:color="auto"/>
        <w:right w:val="none" w:sz="0" w:space="0" w:color="auto"/>
      </w:divBdr>
    </w:div>
    <w:div w:id="1213687899">
      <w:bodyDiv w:val="1"/>
      <w:marLeft w:val="0"/>
      <w:marRight w:val="0"/>
      <w:marTop w:val="0"/>
      <w:marBottom w:val="0"/>
      <w:divBdr>
        <w:top w:val="none" w:sz="0" w:space="0" w:color="auto"/>
        <w:left w:val="none" w:sz="0" w:space="0" w:color="auto"/>
        <w:bottom w:val="none" w:sz="0" w:space="0" w:color="auto"/>
        <w:right w:val="none" w:sz="0" w:space="0" w:color="auto"/>
      </w:divBdr>
    </w:div>
    <w:div w:id="1216700774">
      <w:bodyDiv w:val="1"/>
      <w:marLeft w:val="0"/>
      <w:marRight w:val="0"/>
      <w:marTop w:val="0"/>
      <w:marBottom w:val="0"/>
      <w:divBdr>
        <w:top w:val="none" w:sz="0" w:space="0" w:color="auto"/>
        <w:left w:val="none" w:sz="0" w:space="0" w:color="auto"/>
        <w:bottom w:val="none" w:sz="0" w:space="0" w:color="auto"/>
        <w:right w:val="none" w:sz="0" w:space="0" w:color="auto"/>
      </w:divBdr>
    </w:div>
    <w:div w:id="1228802741">
      <w:bodyDiv w:val="1"/>
      <w:marLeft w:val="0"/>
      <w:marRight w:val="0"/>
      <w:marTop w:val="0"/>
      <w:marBottom w:val="0"/>
      <w:divBdr>
        <w:top w:val="none" w:sz="0" w:space="0" w:color="auto"/>
        <w:left w:val="none" w:sz="0" w:space="0" w:color="auto"/>
        <w:bottom w:val="none" w:sz="0" w:space="0" w:color="auto"/>
        <w:right w:val="none" w:sz="0" w:space="0" w:color="auto"/>
      </w:divBdr>
    </w:div>
    <w:div w:id="1234388244">
      <w:bodyDiv w:val="1"/>
      <w:marLeft w:val="0"/>
      <w:marRight w:val="0"/>
      <w:marTop w:val="0"/>
      <w:marBottom w:val="0"/>
      <w:divBdr>
        <w:top w:val="none" w:sz="0" w:space="0" w:color="auto"/>
        <w:left w:val="none" w:sz="0" w:space="0" w:color="auto"/>
        <w:bottom w:val="none" w:sz="0" w:space="0" w:color="auto"/>
        <w:right w:val="none" w:sz="0" w:space="0" w:color="auto"/>
      </w:divBdr>
    </w:div>
    <w:div w:id="1237133017">
      <w:bodyDiv w:val="1"/>
      <w:marLeft w:val="0"/>
      <w:marRight w:val="0"/>
      <w:marTop w:val="0"/>
      <w:marBottom w:val="0"/>
      <w:divBdr>
        <w:top w:val="none" w:sz="0" w:space="0" w:color="auto"/>
        <w:left w:val="none" w:sz="0" w:space="0" w:color="auto"/>
        <w:bottom w:val="none" w:sz="0" w:space="0" w:color="auto"/>
        <w:right w:val="none" w:sz="0" w:space="0" w:color="auto"/>
      </w:divBdr>
    </w:div>
    <w:div w:id="1273902566">
      <w:bodyDiv w:val="1"/>
      <w:marLeft w:val="0"/>
      <w:marRight w:val="0"/>
      <w:marTop w:val="0"/>
      <w:marBottom w:val="0"/>
      <w:divBdr>
        <w:top w:val="none" w:sz="0" w:space="0" w:color="auto"/>
        <w:left w:val="none" w:sz="0" w:space="0" w:color="auto"/>
        <w:bottom w:val="none" w:sz="0" w:space="0" w:color="auto"/>
        <w:right w:val="none" w:sz="0" w:space="0" w:color="auto"/>
      </w:divBdr>
      <w:divsChild>
        <w:div w:id="321080742">
          <w:marLeft w:val="0"/>
          <w:marRight w:val="0"/>
          <w:marTop w:val="0"/>
          <w:marBottom w:val="0"/>
          <w:divBdr>
            <w:top w:val="none" w:sz="0" w:space="0" w:color="auto"/>
            <w:left w:val="none" w:sz="0" w:space="0" w:color="auto"/>
            <w:bottom w:val="none" w:sz="0" w:space="0" w:color="auto"/>
            <w:right w:val="none" w:sz="0" w:space="0" w:color="auto"/>
          </w:divBdr>
        </w:div>
        <w:div w:id="1985506987">
          <w:marLeft w:val="0"/>
          <w:marRight w:val="0"/>
          <w:marTop w:val="0"/>
          <w:marBottom w:val="0"/>
          <w:divBdr>
            <w:top w:val="none" w:sz="0" w:space="0" w:color="auto"/>
            <w:left w:val="none" w:sz="0" w:space="0" w:color="auto"/>
            <w:bottom w:val="none" w:sz="0" w:space="0" w:color="auto"/>
            <w:right w:val="none" w:sz="0" w:space="0" w:color="auto"/>
          </w:divBdr>
        </w:div>
      </w:divsChild>
    </w:div>
    <w:div w:id="1311400641">
      <w:bodyDiv w:val="1"/>
      <w:marLeft w:val="0"/>
      <w:marRight w:val="0"/>
      <w:marTop w:val="0"/>
      <w:marBottom w:val="0"/>
      <w:divBdr>
        <w:top w:val="none" w:sz="0" w:space="0" w:color="auto"/>
        <w:left w:val="none" w:sz="0" w:space="0" w:color="auto"/>
        <w:bottom w:val="none" w:sz="0" w:space="0" w:color="auto"/>
        <w:right w:val="none" w:sz="0" w:space="0" w:color="auto"/>
      </w:divBdr>
    </w:div>
    <w:div w:id="1355572932">
      <w:bodyDiv w:val="1"/>
      <w:marLeft w:val="0"/>
      <w:marRight w:val="0"/>
      <w:marTop w:val="0"/>
      <w:marBottom w:val="0"/>
      <w:divBdr>
        <w:top w:val="none" w:sz="0" w:space="0" w:color="auto"/>
        <w:left w:val="none" w:sz="0" w:space="0" w:color="auto"/>
        <w:bottom w:val="none" w:sz="0" w:space="0" w:color="auto"/>
        <w:right w:val="none" w:sz="0" w:space="0" w:color="auto"/>
      </w:divBdr>
    </w:div>
    <w:div w:id="1378048683">
      <w:bodyDiv w:val="1"/>
      <w:marLeft w:val="0"/>
      <w:marRight w:val="0"/>
      <w:marTop w:val="0"/>
      <w:marBottom w:val="0"/>
      <w:divBdr>
        <w:top w:val="none" w:sz="0" w:space="0" w:color="auto"/>
        <w:left w:val="none" w:sz="0" w:space="0" w:color="auto"/>
        <w:bottom w:val="none" w:sz="0" w:space="0" w:color="auto"/>
        <w:right w:val="none" w:sz="0" w:space="0" w:color="auto"/>
      </w:divBdr>
    </w:div>
    <w:div w:id="1427506341">
      <w:bodyDiv w:val="1"/>
      <w:marLeft w:val="0"/>
      <w:marRight w:val="0"/>
      <w:marTop w:val="0"/>
      <w:marBottom w:val="0"/>
      <w:divBdr>
        <w:top w:val="none" w:sz="0" w:space="0" w:color="auto"/>
        <w:left w:val="none" w:sz="0" w:space="0" w:color="auto"/>
        <w:bottom w:val="none" w:sz="0" w:space="0" w:color="auto"/>
        <w:right w:val="none" w:sz="0" w:space="0" w:color="auto"/>
      </w:divBdr>
    </w:div>
    <w:div w:id="1448237256">
      <w:bodyDiv w:val="1"/>
      <w:marLeft w:val="0"/>
      <w:marRight w:val="0"/>
      <w:marTop w:val="0"/>
      <w:marBottom w:val="0"/>
      <w:divBdr>
        <w:top w:val="none" w:sz="0" w:space="0" w:color="auto"/>
        <w:left w:val="none" w:sz="0" w:space="0" w:color="auto"/>
        <w:bottom w:val="none" w:sz="0" w:space="0" w:color="auto"/>
        <w:right w:val="none" w:sz="0" w:space="0" w:color="auto"/>
      </w:divBdr>
    </w:div>
    <w:div w:id="1455902382">
      <w:bodyDiv w:val="1"/>
      <w:marLeft w:val="0"/>
      <w:marRight w:val="0"/>
      <w:marTop w:val="0"/>
      <w:marBottom w:val="0"/>
      <w:divBdr>
        <w:top w:val="none" w:sz="0" w:space="0" w:color="auto"/>
        <w:left w:val="none" w:sz="0" w:space="0" w:color="auto"/>
        <w:bottom w:val="none" w:sz="0" w:space="0" w:color="auto"/>
        <w:right w:val="none" w:sz="0" w:space="0" w:color="auto"/>
      </w:divBdr>
      <w:divsChild>
        <w:div w:id="633489659">
          <w:marLeft w:val="0"/>
          <w:marRight w:val="0"/>
          <w:marTop w:val="0"/>
          <w:marBottom w:val="0"/>
          <w:divBdr>
            <w:top w:val="none" w:sz="0" w:space="0" w:color="auto"/>
            <w:left w:val="none" w:sz="0" w:space="0" w:color="auto"/>
            <w:bottom w:val="none" w:sz="0" w:space="0" w:color="auto"/>
            <w:right w:val="none" w:sz="0" w:space="0" w:color="auto"/>
          </w:divBdr>
        </w:div>
        <w:div w:id="1515000187">
          <w:marLeft w:val="0"/>
          <w:marRight w:val="0"/>
          <w:marTop w:val="0"/>
          <w:marBottom w:val="0"/>
          <w:divBdr>
            <w:top w:val="none" w:sz="0" w:space="0" w:color="auto"/>
            <w:left w:val="none" w:sz="0" w:space="0" w:color="auto"/>
            <w:bottom w:val="none" w:sz="0" w:space="0" w:color="auto"/>
            <w:right w:val="none" w:sz="0" w:space="0" w:color="auto"/>
          </w:divBdr>
        </w:div>
      </w:divsChild>
    </w:div>
    <w:div w:id="1469131057">
      <w:bodyDiv w:val="1"/>
      <w:marLeft w:val="0"/>
      <w:marRight w:val="0"/>
      <w:marTop w:val="0"/>
      <w:marBottom w:val="0"/>
      <w:divBdr>
        <w:top w:val="none" w:sz="0" w:space="0" w:color="auto"/>
        <w:left w:val="none" w:sz="0" w:space="0" w:color="auto"/>
        <w:bottom w:val="none" w:sz="0" w:space="0" w:color="auto"/>
        <w:right w:val="none" w:sz="0" w:space="0" w:color="auto"/>
      </w:divBdr>
      <w:divsChild>
        <w:div w:id="823397559">
          <w:marLeft w:val="0"/>
          <w:marRight w:val="0"/>
          <w:marTop w:val="0"/>
          <w:marBottom w:val="0"/>
          <w:divBdr>
            <w:top w:val="none" w:sz="0" w:space="0" w:color="auto"/>
            <w:left w:val="none" w:sz="0" w:space="0" w:color="auto"/>
            <w:bottom w:val="none" w:sz="0" w:space="0" w:color="auto"/>
            <w:right w:val="none" w:sz="0" w:space="0" w:color="auto"/>
          </w:divBdr>
        </w:div>
        <w:div w:id="1535772470">
          <w:marLeft w:val="0"/>
          <w:marRight w:val="0"/>
          <w:marTop w:val="0"/>
          <w:marBottom w:val="0"/>
          <w:divBdr>
            <w:top w:val="none" w:sz="0" w:space="0" w:color="auto"/>
            <w:left w:val="none" w:sz="0" w:space="0" w:color="auto"/>
            <w:bottom w:val="none" w:sz="0" w:space="0" w:color="auto"/>
            <w:right w:val="none" w:sz="0" w:space="0" w:color="auto"/>
          </w:divBdr>
        </w:div>
      </w:divsChild>
    </w:div>
    <w:div w:id="1482775170">
      <w:bodyDiv w:val="1"/>
      <w:marLeft w:val="0"/>
      <w:marRight w:val="0"/>
      <w:marTop w:val="0"/>
      <w:marBottom w:val="0"/>
      <w:divBdr>
        <w:top w:val="none" w:sz="0" w:space="0" w:color="auto"/>
        <w:left w:val="none" w:sz="0" w:space="0" w:color="auto"/>
        <w:bottom w:val="none" w:sz="0" w:space="0" w:color="auto"/>
        <w:right w:val="none" w:sz="0" w:space="0" w:color="auto"/>
      </w:divBdr>
    </w:div>
    <w:div w:id="1495998168">
      <w:bodyDiv w:val="1"/>
      <w:marLeft w:val="0"/>
      <w:marRight w:val="0"/>
      <w:marTop w:val="0"/>
      <w:marBottom w:val="0"/>
      <w:divBdr>
        <w:top w:val="none" w:sz="0" w:space="0" w:color="auto"/>
        <w:left w:val="none" w:sz="0" w:space="0" w:color="auto"/>
        <w:bottom w:val="none" w:sz="0" w:space="0" w:color="auto"/>
        <w:right w:val="none" w:sz="0" w:space="0" w:color="auto"/>
      </w:divBdr>
    </w:div>
    <w:div w:id="1568493497">
      <w:bodyDiv w:val="1"/>
      <w:marLeft w:val="0"/>
      <w:marRight w:val="0"/>
      <w:marTop w:val="0"/>
      <w:marBottom w:val="0"/>
      <w:divBdr>
        <w:top w:val="none" w:sz="0" w:space="0" w:color="auto"/>
        <w:left w:val="none" w:sz="0" w:space="0" w:color="auto"/>
        <w:bottom w:val="none" w:sz="0" w:space="0" w:color="auto"/>
        <w:right w:val="none" w:sz="0" w:space="0" w:color="auto"/>
      </w:divBdr>
    </w:div>
    <w:div w:id="1571891962">
      <w:bodyDiv w:val="1"/>
      <w:marLeft w:val="0"/>
      <w:marRight w:val="0"/>
      <w:marTop w:val="0"/>
      <w:marBottom w:val="0"/>
      <w:divBdr>
        <w:top w:val="none" w:sz="0" w:space="0" w:color="auto"/>
        <w:left w:val="none" w:sz="0" w:space="0" w:color="auto"/>
        <w:bottom w:val="none" w:sz="0" w:space="0" w:color="auto"/>
        <w:right w:val="none" w:sz="0" w:space="0" w:color="auto"/>
      </w:divBdr>
    </w:div>
    <w:div w:id="1572351426">
      <w:bodyDiv w:val="1"/>
      <w:marLeft w:val="0"/>
      <w:marRight w:val="0"/>
      <w:marTop w:val="0"/>
      <w:marBottom w:val="0"/>
      <w:divBdr>
        <w:top w:val="none" w:sz="0" w:space="0" w:color="auto"/>
        <w:left w:val="none" w:sz="0" w:space="0" w:color="auto"/>
        <w:bottom w:val="none" w:sz="0" w:space="0" w:color="auto"/>
        <w:right w:val="none" w:sz="0" w:space="0" w:color="auto"/>
      </w:divBdr>
    </w:div>
    <w:div w:id="1574004400">
      <w:bodyDiv w:val="1"/>
      <w:marLeft w:val="0"/>
      <w:marRight w:val="0"/>
      <w:marTop w:val="0"/>
      <w:marBottom w:val="0"/>
      <w:divBdr>
        <w:top w:val="none" w:sz="0" w:space="0" w:color="auto"/>
        <w:left w:val="none" w:sz="0" w:space="0" w:color="auto"/>
        <w:bottom w:val="none" w:sz="0" w:space="0" w:color="auto"/>
        <w:right w:val="none" w:sz="0" w:space="0" w:color="auto"/>
      </w:divBdr>
    </w:div>
    <w:div w:id="1597054158">
      <w:bodyDiv w:val="1"/>
      <w:marLeft w:val="0"/>
      <w:marRight w:val="0"/>
      <w:marTop w:val="0"/>
      <w:marBottom w:val="0"/>
      <w:divBdr>
        <w:top w:val="none" w:sz="0" w:space="0" w:color="auto"/>
        <w:left w:val="none" w:sz="0" w:space="0" w:color="auto"/>
        <w:bottom w:val="none" w:sz="0" w:space="0" w:color="auto"/>
        <w:right w:val="none" w:sz="0" w:space="0" w:color="auto"/>
      </w:divBdr>
    </w:div>
    <w:div w:id="1598708542">
      <w:bodyDiv w:val="1"/>
      <w:marLeft w:val="0"/>
      <w:marRight w:val="0"/>
      <w:marTop w:val="0"/>
      <w:marBottom w:val="0"/>
      <w:divBdr>
        <w:top w:val="none" w:sz="0" w:space="0" w:color="auto"/>
        <w:left w:val="none" w:sz="0" w:space="0" w:color="auto"/>
        <w:bottom w:val="none" w:sz="0" w:space="0" w:color="auto"/>
        <w:right w:val="none" w:sz="0" w:space="0" w:color="auto"/>
      </w:divBdr>
    </w:div>
    <w:div w:id="1630239632">
      <w:bodyDiv w:val="1"/>
      <w:marLeft w:val="0"/>
      <w:marRight w:val="0"/>
      <w:marTop w:val="0"/>
      <w:marBottom w:val="0"/>
      <w:divBdr>
        <w:top w:val="none" w:sz="0" w:space="0" w:color="auto"/>
        <w:left w:val="none" w:sz="0" w:space="0" w:color="auto"/>
        <w:bottom w:val="none" w:sz="0" w:space="0" w:color="auto"/>
        <w:right w:val="none" w:sz="0" w:space="0" w:color="auto"/>
      </w:divBdr>
    </w:div>
    <w:div w:id="1717779273">
      <w:bodyDiv w:val="1"/>
      <w:marLeft w:val="0"/>
      <w:marRight w:val="0"/>
      <w:marTop w:val="0"/>
      <w:marBottom w:val="0"/>
      <w:divBdr>
        <w:top w:val="none" w:sz="0" w:space="0" w:color="auto"/>
        <w:left w:val="none" w:sz="0" w:space="0" w:color="auto"/>
        <w:bottom w:val="none" w:sz="0" w:space="0" w:color="auto"/>
        <w:right w:val="none" w:sz="0" w:space="0" w:color="auto"/>
      </w:divBdr>
      <w:divsChild>
        <w:div w:id="779909225">
          <w:marLeft w:val="0"/>
          <w:marRight w:val="0"/>
          <w:marTop w:val="0"/>
          <w:marBottom w:val="0"/>
          <w:divBdr>
            <w:top w:val="none" w:sz="0" w:space="0" w:color="auto"/>
            <w:left w:val="none" w:sz="0" w:space="0" w:color="auto"/>
            <w:bottom w:val="none" w:sz="0" w:space="0" w:color="auto"/>
            <w:right w:val="none" w:sz="0" w:space="0" w:color="auto"/>
          </w:divBdr>
        </w:div>
        <w:div w:id="2091928484">
          <w:marLeft w:val="0"/>
          <w:marRight w:val="0"/>
          <w:marTop w:val="0"/>
          <w:marBottom w:val="0"/>
          <w:divBdr>
            <w:top w:val="none" w:sz="0" w:space="0" w:color="auto"/>
            <w:left w:val="none" w:sz="0" w:space="0" w:color="auto"/>
            <w:bottom w:val="none" w:sz="0" w:space="0" w:color="auto"/>
            <w:right w:val="none" w:sz="0" w:space="0" w:color="auto"/>
          </w:divBdr>
        </w:div>
      </w:divsChild>
    </w:div>
    <w:div w:id="1723483440">
      <w:bodyDiv w:val="1"/>
      <w:marLeft w:val="0"/>
      <w:marRight w:val="0"/>
      <w:marTop w:val="0"/>
      <w:marBottom w:val="0"/>
      <w:divBdr>
        <w:top w:val="none" w:sz="0" w:space="0" w:color="auto"/>
        <w:left w:val="none" w:sz="0" w:space="0" w:color="auto"/>
        <w:bottom w:val="none" w:sz="0" w:space="0" w:color="auto"/>
        <w:right w:val="none" w:sz="0" w:space="0" w:color="auto"/>
      </w:divBdr>
    </w:div>
    <w:div w:id="1770810636">
      <w:bodyDiv w:val="1"/>
      <w:marLeft w:val="0"/>
      <w:marRight w:val="0"/>
      <w:marTop w:val="0"/>
      <w:marBottom w:val="0"/>
      <w:divBdr>
        <w:top w:val="none" w:sz="0" w:space="0" w:color="auto"/>
        <w:left w:val="none" w:sz="0" w:space="0" w:color="auto"/>
        <w:bottom w:val="none" w:sz="0" w:space="0" w:color="auto"/>
        <w:right w:val="none" w:sz="0" w:space="0" w:color="auto"/>
      </w:divBdr>
      <w:divsChild>
        <w:div w:id="959189366">
          <w:marLeft w:val="0"/>
          <w:marRight w:val="0"/>
          <w:marTop w:val="0"/>
          <w:marBottom w:val="0"/>
          <w:divBdr>
            <w:top w:val="none" w:sz="0" w:space="0" w:color="auto"/>
            <w:left w:val="none" w:sz="0" w:space="0" w:color="auto"/>
            <w:bottom w:val="none" w:sz="0" w:space="0" w:color="auto"/>
            <w:right w:val="none" w:sz="0" w:space="0" w:color="auto"/>
          </w:divBdr>
        </w:div>
        <w:div w:id="1613587162">
          <w:marLeft w:val="0"/>
          <w:marRight w:val="0"/>
          <w:marTop w:val="0"/>
          <w:marBottom w:val="0"/>
          <w:divBdr>
            <w:top w:val="none" w:sz="0" w:space="0" w:color="auto"/>
            <w:left w:val="none" w:sz="0" w:space="0" w:color="auto"/>
            <w:bottom w:val="none" w:sz="0" w:space="0" w:color="auto"/>
            <w:right w:val="none" w:sz="0" w:space="0" w:color="auto"/>
          </w:divBdr>
        </w:div>
      </w:divsChild>
    </w:div>
    <w:div w:id="1779636169">
      <w:bodyDiv w:val="1"/>
      <w:marLeft w:val="0"/>
      <w:marRight w:val="0"/>
      <w:marTop w:val="0"/>
      <w:marBottom w:val="0"/>
      <w:divBdr>
        <w:top w:val="none" w:sz="0" w:space="0" w:color="auto"/>
        <w:left w:val="none" w:sz="0" w:space="0" w:color="auto"/>
        <w:bottom w:val="none" w:sz="0" w:space="0" w:color="auto"/>
        <w:right w:val="none" w:sz="0" w:space="0" w:color="auto"/>
      </w:divBdr>
    </w:div>
    <w:div w:id="1818915779">
      <w:bodyDiv w:val="1"/>
      <w:marLeft w:val="0"/>
      <w:marRight w:val="0"/>
      <w:marTop w:val="0"/>
      <w:marBottom w:val="0"/>
      <w:divBdr>
        <w:top w:val="none" w:sz="0" w:space="0" w:color="auto"/>
        <w:left w:val="none" w:sz="0" w:space="0" w:color="auto"/>
        <w:bottom w:val="none" w:sz="0" w:space="0" w:color="auto"/>
        <w:right w:val="none" w:sz="0" w:space="0" w:color="auto"/>
      </w:divBdr>
    </w:div>
    <w:div w:id="1836333403">
      <w:bodyDiv w:val="1"/>
      <w:marLeft w:val="0"/>
      <w:marRight w:val="0"/>
      <w:marTop w:val="0"/>
      <w:marBottom w:val="0"/>
      <w:divBdr>
        <w:top w:val="none" w:sz="0" w:space="0" w:color="auto"/>
        <w:left w:val="none" w:sz="0" w:space="0" w:color="auto"/>
        <w:bottom w:val="none" w:sz="0" w:space="0" w:color="auto"/>
        <w:right w:val="none" w:sz="0" w:space="0" w:color="auto"/>
      </w:divBdr>
      <w:divsChild>
        <w:div w:id="256643463">
          <w:marLeft w:val="0"/>
          <w:marRight w:val="0"/>
          <w:marTop w:val="0"/>
          <w:marBottom w:val="0"/>
          <w:divBdr>
            <w:top w:val="none" w:sz="0" w:space="0" w:color="auto"/>
            <w:left w:val="none" w:sz="0" w:space="0" w:color="auto"/>
            <w:bottom w:val="none" w:sz="0" w:space="0" w:color="auto"/>
            <w:right w:val="none" w:sz="0" w:space="0" w:color="auto"/>
          </w:divBdr>
        </w:div>
        <w:div w:id="752553688">
          <w:marLeft w:val="0"/>
          <w:marRight w:val="0"/>
          <w:marTop w:val="0"/>
          <w:marBottom w:val="0"/>
          <w:divBdr>
            <w:top w:val="none" w:sz="0" w:space="0" w:color="auto"/>
            <w:left w:val="none" w:sz="0" w:space="0" w:color="auto"/>
            <w:bottom w:val="none" w:sz="0" w:space="0" w:color="auto"/>
            <w:right w:val="none" w:sz="0" w:space="0" w:color="auto"/>
          </w:divBdr>
        </w:div>
      </w:divsChild>
    </w:div>
    <w:div w:id="1839882912">
      <w:bodyDiv w:val="1"/>
      <w:marLeft w:val="0"/>
      <w:marRight w:val="0"/>
      <w:marTop w:val="0"/>
      <w:marBottom w:val="0"/>
      <w:divBdr>
        <w:top w:val="none" w:sz="0" w:space="0" w:color="auto"/>
        <w:left w:val="none" w:sz="0" w:space="0" w:color="auto"/>
        <w:bottom w:val="none" w:sz="0" w:space="0" w:color="auto"/>
        <w:right w:val="none" w:sz="0" w:space="0" w:color="auto"/>
      </w:divBdr>
    </w:div>
    <w:div w:id="1864979198">
      <w:bodyDiv w:val="1"/>
      <w:marLeft w:val="0"/>
      <w:marRight w:val="0"/>
      <w:marTop w:val="0"/>
      <w:marBottom w:val="0"/>
      <w:divBdr>
        <w:top w:val="none" w:sz="0" w:space="0" w:color="auto"/>
        <w:left w:val="none" w:sz="0" w:space="0" w:color="auto"/>
        <w:bottom w:val="none" w:sz="0" w:space="0" w:color="auto"/>
        <w:right w:val="none" w:sz="0" w:space="0" w:color="auto"/>
      </w:divBdr>
    </w:div>
    <w:div w:id="1922324223">
      <w:bodyDiv w:val="1"/>
      <w:marLeft w:val="0"/>
      <w:marRight w:val="0"/>
      <w:marTop w:val="0"/>
      <w:marBottom w:val="0"/>
      <w:divBdr>
        <w:top w:val="none" w:sz="0" w:space="0" w:color="auto"/>
        <w:left w:val="none" w:sz="0" w:space="0" w:color="auto"/>
        <w:bottom w:val="none" w:sz="0" w:space="0" w:color="auto"/>
        <w:right w:val="none" w:sz="0" w:space="0" w:color="auto"/>
      </w:divBdr>
    </w:div>
    <w:div w:id="1931498592">
      <w:bodyDiv w:val="1"/>
      <w:marLeft w:val="0"/>
      <w:marRight w:val="0"/>
      <w:marTop w:val="0"/>
      <w:marBottom w:val="0"/>
      <w:divBdr>
        <w:top w:val="none" w:sz="0" w:space="0" w:color="auto"/>
        <w:left w:val="none" w:sz="0" w:space="0" w:color="auto"/>
        <w:bottom w:val="none" w:sz="0" w:space="0" w:color="auto"/>
        <w:right w:val="none" w:sz="0" w:space="0" w:color="auto"/>
      </w:divBdr>
      <w:divsChild>
        <w:div w:id="388041735">
          <w:marLeft w:val="0"/>
          <w:marRight w:val="0"/>
          <w:marTop w:val="0"/>
          <w:marBottom w:val="0"/>
          <w:divBdr>
            <w:top w:val="none" w:sz="0" w:space="0" w:color="auto"/>
            <w:left w:val="none" w:sz="0" w:space="0" w:color="auto"/>
            <w:bottom w:val="none" w:sz="0" w:space="0" w:color="auto"/>
            <w:right w:val="none" w:sz="0" w:space="0" w:color="auto"/>
          </w:divBdr>
        </w:div>
        <w:div w:id="822742264">
          <w:marLeft w:val="0"/>
          <w:marRight w:val="0"/>
          <w:marTop w:val="0"/>
          <w:marBottom w:val="0"/>
          <w:divBdr>
            <w:top w:val="none" w:sz="0" w:space="0" w:color="auto"/>
            <w:left w:val="none" w:sz="0" w:space="0" w:color="auto"/>
            <w:bottom w:val="none" w:sz="0" w:space="0" w:color="auto"/>
            <w:right w:val="none" w:sz="0" w:space="0" w:color="auto"/>
          </w:divBdr>
        </w:div>
      </w:divsChild>
    </w:div>
    <w:div w:id="1946688360">
      <w:bodyDiv w:val="1"/>
      <w:marLeft w:val="0"/>
      <w:marRight w:val="0"/>
      <w:marTop w:val="0"/>
      <w:marBottom w:val="0"/>
      <w:divBdr>
        <w:top w:val="none" w:sz="0" w:space="0" w:color="auto"/>
        <w:left w:val="none" w:sz="0" w:space="0" w:color="auto"/>
        <w:bottom w:val="none" w:sz="0" w:space="0" w:color="auto"/>
        <w:right w:val="none" w:sz="0" w:space="0" w:color="auto"/>
      </w:divBdr>
    </w:div>
    <w:div w:id="1955357114">
      <w:bodyDiv w:val="1"/>
      <w:marLeft w:val="0"/>
      <w:marRight w:val="0"/>
      <w:marTop w:val="0"/>
      <w:marBottom w:val="0"/>
      <w:divBdr>
        <w:top w:val="none" w:sz="0" w:space="0" w:color="auto"/>
        <w:left w:val="none" w:sz="0" w:space="0" w:color="auto"/>
        <w:bottom w:val="none" w:sz="0" w:space="0" w:color="auto"/>
        <w:right w:val="none" w:sz="0" w:space="0" w:color="auto"/>
      </w:divBdr>
    </w:div>
    <w:div w:id="1981183193">
      <w:bodyDiv w:val="1"/>
      <w:marLeft w:val="0"/>
      <w:marRight w:val="0"/>
      <w:marTop w:val="0"/>
      <w:marBottom w:val="0"/>
      <w:divBdr>
        <w:top w:val="none" w:sz="0" w:space="0" w:color="auto"/>
        <w:left w:val="none" w:sz="0" w:space="0" w:color="auto"/>
        <w:bottom w:val="none" w:sz="0" w:space="0" w:color="auto"/>
        <w:right w:val="none" w:sz="0" w:space="0" w:color="auto"/>
      </w:divBdr>
      <w:divsChild>
        <w:div w:id="533932251">
          <w:marLeft w:val="0"/>
          <w:marRight w:val="0"/>
          <w:marTop w:val="0"/>
          <w:marBottom w:val="0"/>
          <w:divBdr>
            <w:top w:val="none" w:sz="0" w:space="0" w:color="auto"/>
            <w:left w:val="none" w:sz="0" w:space="0" w:color="auto"/>
            <w:bottom w:val="none" w:sz="0" w:space="0" w:color="auto"/>
            <w:right w:val="none" w:sz="0" w:space="0" w:color="auto"/>
          </w:divBdr>
        </w:div>
        <w:div w:id="1622295751">
          <w:marLeft w:val="0"/>
          <w:marRight w:val="0"/>
          <w:marTop w:val="0"/>
          <w:marBottom w:val="0"/>
          <w:divBdr>
            <w:top w:val="none" w:sz="0" w:space="0" w:color="auto"/>
            <w:left w:val="none" w:sz="0" w:space="0" w:color="auto"/>
            <w:bottom w:val="none" w:sz="0" w:space="0" w:color="auto"/>
            <w:right w:val="none" w:sz="0" w:space="0" w:color="auto"/>
          </w:divBdr>
        </w:div>
      </w:divsChild>
    </w:div>
    <w:div w:id="1989479992">
      <w:bodyDiv w:val="1"/>
      <w:marLeft w:val="0"/>
      <w:marRight w:val="0"/>
      <w:marTop w:val="0"/>
      <w:marBottom w:val="0"/>
      <w:divBdr>
        <w:top w:val="none" w:sz="0" w:space="0" w:color="auto"/>
        <w:left w:val="none" w:sz="0" w:space="0" w:color="auto"/>
        <w:bottom w:val="none" w:sz="0" w:space="0" w:color="auto"/>
        <w:right w:val="none" w:sz="0" w:space="0" w:color="auto"/>
      </w:divBdr>
      <w:divsChild>
        <w:div w:id="4094766">
          <w:marLeft w:val="0"/>
          <w:marRight w:val="0"/>
          <w:marTop w:val="0"/>
          <w:marBottom w:val="0"/>
          <w:divBdr>
            <w:top w:val="none" w:sz="0" w:space="0" w:color="auto"/>
            <w:left w:val="none" w:sz="0" w:space="0" w:color="auto"/>
            <w:bottom w:val="none" w:sz="0" w:space="0" w:color="auto"/>
            <w:right w:val="none" w:sz="0" w:space="0" w:color="auto"/>
          </w:divBdr>
        </w:div>
        <w:div w:id="1012997175">
          <w:marLeft w:val="0"/>
          <w:marRight w:val="0"/>
          <w:marTop w:val="0"/>
          <w:marBottom w:val="0"/>
          <w:divBdr>
            <w:top w:val="none" w:sz="0" w:space="0" w:color="auto"/>
            <w:left w:val="none" w:sz="0" w:space="0" w:color="auto"/>
            <w:bottom w:val="none" w:sz="0" w:space="0" w:color="auto"/>
            <w:right w:val="none" w:sz="0" w:space="0" w:color="auto"/>
          </w:divBdr>
        </w:div>
      </w:divsChild>
    </w:div>
    <w:div w:id="2012369094">
      <w:bodyDiv w:val="1"/>
      <w:marLeft w:val="0"/>
      <w:marRight w:val="0"/>
      <w:marTop w:val="0"/>
      <w:marBottom w:val="0"/>
      <w:divBdr>
        <w:top w:val="none" w:sz="0" w:space="0" w:color="auto"/>
        <w:left w:val="none" w:sz="0" w:space="0" w:color="auto"/>
        <w:bottom w:val="none" w:sz="0" w:space="0" w:color="auto"/>
        <w:right w:val="none" w:sz="0" w:space="0" w:color="auto"/>
      </w:divBdr>
    </w:div>
    <w:div w:id="2033678056">
      <w:bodyDiv w:val="1"/>
      <w:marLeft w:val="0"/>
      <w:marRight w:val="0"/>
      <w:marTop w:val="0"/>
      <w:marBottom w:val="0"/>
      <w:divBdr>
        <w:top w:val="none" w:sz="0" w:space="0" w:color="auto"/>
        <w:left w:val="none" w:sz="0" w:space="0" w:color="auto"/>
        <w:bottom w:val="none" w:sz="0" w:space="0" w:color="auto"/>
        <w:right w:val="none" w:sz="0" w:space="0" w:color="auto"/>
      </w:divBdr>
      <w:divsChild>
        <w:div w:id="313802791">
          <w:marLeft w:val="0"/>
          <w:marRight w:val="0"/>
          <w:marTop w:val="0"/>
          <w:marBottom w:val="0"/>
          <w:divBdr>
            <w:top w:val="none" w:sz="0" w:space="0" w:color="auto"/>
            <w:left w:val="none" w:sz="0" w:space="0" w:color="auto"/>
            <w:bottom w:val="none" w:sz="0" w:space="0" w:color="auto"/>
            <w:right w:val="none" w:sz="0" w:space="0" w:color="auto"/>
          </w:divBdr>
        </w:div>
        <w:div w:id="613942993">
          <w:marLeft w:val="0"/>
          <w:marRight w:val="0"/>
          <w:marTop w:val="0"/>
          <w:marBottom w:val="0"/>
          <w:divBdr>
            <w:top w:val="none" w:sz="0" w:space="0" w:color="auto"/>
            <w:left w:val="none" w:sz="0" w:space="0" w:color="auto"/>
            <w:bottom w:val="none" w:sz="0" w:space="0" w:color="auto"/>
            <w:right w:val="none" w:sz="0" w:space="0" w:color="auto"/>
          </w:divBdr>
        </w:div>
      </w:divsChild>
    </w:div>
    <w:div w:id="2054958393">
      <w:bodyDiv w:val="1"/>
      <w:marLeft w:val="0"/>
      <w:marRight w:val="0"/>
      <w:marTop w:val="0"/>
      <w:marBottom w:val="0"/>
      <w:divBdr>
        <w:top w:val="none" w:sz="0" w:space="0" w:color="auto"/>
        <w:left w:val="none" w:sz="0" w:space="0" w:color="auto"/>
        <w:bottom w:val="none" w:sz="0" w:space="0" w:color="auto"/>
        <w:right w:val="none" w:sz="0" w:space="0" w:color="auto"/>
      </w:divBdr>
      <w:divsChild>
        <w:div w:id="814879418">
          <w:marLeft w:val="0"/>
          <w:marRight w:val="0"/>
          <w:marTop w:val="0"/>
          <w:marBottom w:val="0"/>
          <w:divBdr>
            <w:top w:val="none" w:sz="0" w:space="0" w:color="auto"/>
            <w:left w:val="none" w:sz="0" w:space="0" w:color="auto"/>
            <w:bottom w:val="none" w:sz="0" w:space="0" w:color="auto"/>
            <w:right w:val="none" w:sz="0" w:space="0" w:color="auto"/>
          </w:divBdr>
          <w:divsChild>
            <w:div w:id="1951938398">
              <w:marLeft w:val="0"/>
              <w:marRight w:val="0"/>
              <w:marTop w:val="0"/>
              <w:marBottom w:val="0"/>
              <w:divBdr>
                <w:top w:val="none" w:sz="0" w:space="0" w:color="auto"/>
                <w:left w:val="none" w:sz="0" w:space="0" w:color="auto"/>
                <w:bottom w:val="none" w:sz="0" w:space="0" w:color="auto"/>
                <w:right w:val="none" w:sz="0" w:space="0" w:color="auto"/>
              </w:divBdr>
              <w:divsChild>
                <w:div w:id="450049948">
                  <w:marLeft w:val="0"/>
                  <w:marRight w:val="0"/>
                  <w:marTop w:val="0"/>
                  <w:marBottom w:val="0"/>
                  <w:divBdr>
                    <w:top w:val="none" w:sz="0" w:space="0" w:color="auto"/>
                    <w:left w:val="none" w:sz="0" w:space="0" w:color="auto"/>
                    <w:bottom w:val="none" w:sz="0" w:space="0" w:color="auto"/>
                    <w:right w:val="none" w:sz="0" w:space="0" w:color="auto"/>
                  </w:divBdr>
                  <w:divsChild>
                    <w:div w:id="290524655">
                      <w:marLeft w:val="0"/>
                      <w:marRight w:val="0"/>
                      <w:marTop w:val="0"/>
                      <w:marBottom w:val="0"/>
                      <w:divBdr>
                        <w:top w:val="none" w:sz="0" w:space="0" w:color="auto"/>
                        <w:left w:val="none" w:sz="0" w:space="0" w:color="auto"/>
                        <w:bottom w:val="none" w:sz="0" w:space="0" w:color="auto"/>
                        <w:right w:val="none" w:sz="0" w:space="0" w:color="auto"/>
                      </w:divBdr>
                      <w:divsChild>
                        <w:div w:id="364141645">
                          <w:marLeft w:val="0"/>
                          <w:marRight w:val="0"/>
                          <w:marTop w:val="0"/>
                          <w:marBottom w:val="0"/>
                          <w:divBdr>
                            <w:top w:val="none" w:sz="0" w:space="0" w:color="auto"/>
                            <w:left w:val="none" w:sz="0" w:space="0" w:color="auto"/>
                            <w:bottom w:val="none" w:sz="0" w:space="0" w:color="auto"/>
                            <w:right w:val="none" w:sz="0" w:space="0" w:color="auto"/>
                          </w:divBdr>
                          <w:divsChild>
                            <w:div w:id="1457063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6663030">
      <w:bodyDiv w:val="1"/>
      <w:marLeft w:val="0"/>
      <w:marRight w:val="0"/>
      <w:marTop w:val="0"/>
      <w:marBottom w:val="0"/>
      <w:divBdr>
        <w:top w:val="none" w:sz="0" w:space="0" w:color="auto"/>
        <w:left w:val="none" w:sz="0" w:space="0" w:color="auto"/>
        <w:bottom w:val="none" w:sz="0" w:space="0" w:color="auto"/>
        <w:right w:val="none" w:sz="0" w:space="0" w:color="auto"/>
      </w:divBdr>
    </w:div>
    <w:div w:id="2083404431">
      <w:bodyDiv w:val="1"/>
      <w:marLeft w:val="0"/>
      <w:marRight w:val="0"/>
      <w:marTop w:val="0"/>
      <w:marBottom w:val="0"/>
      <w:divBdr>
        <w:top w:val="none" w:sz="0" w:space="0" w:color="auto"/>
        <w:left w:val="none" w:sz="0" w:space="0" w:color="auto"/>
        <w:bottom w:val="none" w:sz="0" w:space="0" w:color="auto"/>
        <w:right w:val="none" w:sz="0" w:space="0" w:color="auto"/>
      </w:divBdr>
      <w:divsChild>
        <w:div w:id="335808558">
          <w:marLeft w:val="0"/>
          <w:marRight w:val="0"/>
          <w:marTop w:val="0"/>
          <w:marBottom w:val="0"/>
          <w:divBdr>
            <w:top w:val="none" w:sz="0" w:space="0" w:color="auto"/>
            <w:left w:val="none" w:sz="0" w:space="0" w:color="auto"/>
            <w:bottom w:val="none" w:sz="0" w:space="0" w:color="auto"/>
            <w:right w:val="none" w:sz="0" w:space="0" w:color="auto"/>
          </w:divBdr>
        </w:div>
        <w:div w:id="1591114957">
          <w:marLeft w:val="0"/>
          <w:marRight w:val="0"/>
          <w:marTop w:val="0"/>
          <w:marBottom w:val="0"/>
          <w:divBdr>
            <w:top w:val="none" w:sz="0" w:space="0" w:color="auto"/>
            <w:left w:val="none" w:sz="0" w:space="0" w:color="auto"/>
            <w:bottom w:val="none" w:sz="0" w:space="0" w:color="auto"/>
            <w:right w:val="none" w:sz="0" w:space="0" w:color="auto"/>
          </w:divBdr>
        </w:div>
      </w:divsChild>
    </w:div>
    <w:div w:id="2094551268">
      <w:bodyDiv w:val="1"/>
      <w:marLeft w:val="0"/>
      <w:marRight w:val="0"/>
      <w:marTop w:val="0"/>
      <w:marBottom w:val="0"/>
      <w:divBdr>
        <w:top w:val="none" w:sz="0" w:space="0" w:color="auto"/>
        <w:left w:val="none" w:sz="0" w:space="0" w:color="auto"/>
        <w:bottom w:val="none" w:sz="0" w:space="0" w:color="auto"/>
        <w:right w:val="none" w:sz="0" w:space="0" w:color="auto"/>
      </w:divBdr>
    </w:div>
    <w:div w:id="21306608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hyperlink" Target="https://industryxdevhub.accenture.com/assetdetails/45" TargetMode="External"/><Relationship Id="rId26" Type="http://schemas.openxmlformats.org/officeDocument/2006/relationships/glossaryDocument" Target="glossary/document.xml"/><Relationship Id="rId3" Type="http://schemas.openxmlformats.org/officeDocument/2006/relationships/customXml" Target="../customXml/item3.xml"/><Relationship Id="rId21" Type="http://schemas.openxmlformats.org/officeDocument/2006/relationships/image" Target="media/image4.png"/><Relationship Id="rId7" Type="http://schemas.openxmlformats.org/officeDocument/2006/relationships/styles" Target="styles.xml"/><Relationship Id="rId12" Type="http://schemas.openxmlformats.org/officeDocument/2006/relationships/hyperlink" Target="https://dev.azure.com/DigitalPlantProject/Marilyn%20V" TargetMode="External"/><Relationship Id="rId17" Type="http://schemas.openxmlformats.org/officeDocument/2006/relationships/hyperlink" Target="https://industryxdevhub.accenture.com/asset-home;search_text=aot" TargetMode="External"/><Relationship Id="rId25" Type="http://schemas.microsoft.com/office/2011/relationships/people" Target="people.xml"/><Relationship Id="rId2" Type="http://schemas.openxmlformats.org/officeDocument/2006/relationships/customXml" Target="../customXml/item2.xml"/><Relationship Id="rId16" Type="http://schemas.openxmlformats.org/officeDocument/2006/relationships/hyperlink" Target="https://aot-azure.accenturedigitalplant.com/" TargetMode="External"/><Relationship Id="rId20" Type="http://schemas.openxmlformats.org/officeDocument/2006/relationships/image" Target="media/image3.png"/><Relationship Id="rId29"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hyperlink" Target="mailto:judit-kinga.zoltani@accenture.com" TargetMode="External"/><Relationship Id="rId23" Type="http://schemas.openxmlformats.org/officeDocument/2006/relationships/image" Target="media/image6.png"/><Relationship Id="rId28" Type="http://schemas.microsoft.com/office/2019/05/relationships/documenttasks" Target="documenttasks/documenttasks1.xml"/><Relationship Id="rId10" Type="http://schemas.openxmlformats.org/officeDocument/2006/relationships/footnotes" Target="footnotes.xml"/><Relationship Id="rId19"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image" Target="media/image5.pn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dward.r.olson\AppData\Roaming\Microsoft\Templates\Doc_Team_Styles_Template_2024.dotx" TargetMode="External"/></Relationships>
</file>

<file path=word/documenttasks/documenttasks1.xml><?xml version="1.0" encoding="utf-8"?>
<t:Tasks xmlns:t="http://schemas.microsoft.com/office/tasks/2019/documenttasks" xmlns:oel="http://schemas.microsoft.com/office/2019/extlst">
  <t:Task id="{1C09238C-3C69-4614-B9D8-148FD905A1DC}">
    <t:Anchor>
      <t:Comment id="6869282"/>
    </t:Anchor>
    <t:History>
      <t:Event id="{FA4C945D-DE73-40C7-AD2F-804C8BE0659A}" time="2025-01-13T05:03:43.077Z">
        <t:Attribution userId="S::praniti.p.yadav@accenture.com::586987ec-a581-425d-b72d-58a807010b2f" userProvider="AD" userName="Prakash Yadav, Praniti"/>
        <t:Anchor>
          <t:Comment id="1850158846"/>
        </t:Anchor>
        <t:Create/>
      </t:Event>
      <t:Event id="{617F4698-7CFA-4BA0-A0B0-68B9C647CF1D}" time="2025-01-13T05:03:43.077Z">
        <t:Attribution userId="S::praniti.p.yadav@accenture.com::586987ec-a581-425d-b72d-58a807010b2f" userProvider="AD" userName="Prakash Yadav, Praniti"/>
        <t:Anchor>
          <t:Comment id="1850158846"/>
        </t:Anchor>
        <t:Assign userId="S::zara.farheen@accenture.com::d93a4821-0eb1-40a8-ac04-cb902bf4210f" userProvider="AD" userName="Farheen, Zara"/>
      </t:Event>
      <t:Event id="{551FCCEC-C0AA-401D-936F-8FC5517B996E}" time="2025-01-13T05:03:43.077Z">
        <t:Attribution userId="S::praniti.p.yadav@accenture.com::586987ec-a581-425d-b72d-58a807010b2f" userProvider="AD" userName="Prakash Yadav, Praniti"/>
        <t:Anchor>
          <t:Comment id="1850158846"/>
        </t:Anchor>
        <t:SetTitle title="@Rane, Chetankumar all the updated videos shared with @Farheen, Zara this new video also"/>
      </t:Event>
      <t:Event id="{C0AFA382-AA60-4FAA-B6C9-4CD0E218B529}" time="2025-01-15T11:23:53.873Z">
        <t:Attribution userId="S::zara.farheen@accenture.com::d93a4821-0eb1-40a8-ac04-cb902bf4210f" userProvider="AD" userName="Farheen, Zara"/>
        <t:Progress percentComplete="100"/>
      </t:Event>
    </t:History>
  </t:Task>
  <t:Task id="{48F28B63-FEA3-4A28-B186-B90BC24CC10A}">
    <t:Anchor>
      <t:Comment id="131440537"/>
    </t:Anchor>
    <t:History>
      <t:Event id="{EFE044E1-8729-4590-B02D-D0825ED91EEF}" time="2024-01-17T09:26:19.849Z">
        <t:Attribution userId="S::imran.khan.s.mohamed@accenture.com::563cf5d0-ece4-4875-8b56-b620acd1eb04" userProvider="AD" userName="S Mohamed, Imran Khan"/>
        <t:Anchor>
          <t:Comment id="131440537"/>
        </t:Anchor>
        <t:Create/>
      </t:Event>
      <t:Event id="{FFAC1128-7E86-4AB4-84C6-5BA64FC196BF}" time="2024-01-17T09:26:19.849Z">
        <t:Attribution userId="S::imran.khan.s.mohamed@accenture.com::563cf5d0-ece4-4875-8b56-b620acd1eb04" userProvider="AD" userName="S Mohamed, Imran Khan"/>
        <t:Anchor>
          <t:Comment id="131440537"/>
        </t:Anchor>
        <t:Assign userId="S::zara.farheen@accenture.com::d93a4821-0eb1-40a8-ac04-cb902bf4210f" userProvider="AD" userName="Farheen, Zara"/>
      </t:Event>
      <t:Event id="{1B0552D8-DA45-4418-8B9A-0664367F97EC}" time="2024-01-17T09:26:19.849Z">
        <t:Attribution userId="S::imran.khan.s.mohamed@accenture.com::563cf5d0-ece4-4875-8b56-b620acd1eb04" userProvider="AD" userName="S Mohamed, Imran Khan"/>
        <t:Anchor>
          <t:Comment id="131440537"/>
        </t:Anchor>
        <t:SetTitle title="@Farheen, Zara could you please update OH Communication Re-rounting video here"/>
      </t:Event>
    </t:History>
  </t:Task>
</t:Task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E866ADBA9B9410F8641C3E1F9B55220"/>
        <w:category>
          <w:name w:val="General"/>
          <w:gallery w:val="placeholder"/>
        </w:category>
        <w:types>
          <w:type w:val="bbPlcHdr"/>
        </w:types>
        <w:behaviors>
          <w:behavior w:val="content"/>
        </w:behaviors>
        <w:guid w:val="{CBF4985B-3C73-4048-9132-583A10721648}"/>
      </w:docPartPr>
      <w:docPartBody>
        <w:p w:rsidR="00AF6271" w:rsidRDefault="00AF6271">
          <w:r w:rsidRPr="005B1DCC">
            <w:rPr>
              <w:rStyle w:val="PlaceholderText"/>
            </w:rPr>
            <w:t>[Release]</w:t>
          </w:r>
        </w:p>
      </w:docPartBody>
    </w:docPart>
    <w:docPart>
      <w:docPartPr>
        <w:name w:val="3FD2D119D91C4E9DAA9FC2393A3C0F19"/>
        <w:category>
          <w:name w:val="General"/>
          <w:gallery w:val="placeholder"/>
        </w:category>
        <w:types>
          <w:type w:val="bbPlcHdr"/>
        </w:types>
        <w:behaviors>
          <w:behavior w:val="content"/>
        </w:behaviors>
        <w:guid w:val="{2C1D8D1C-F934-41E0-A247-B7E868EED615}"/>
      </w:docPartPr>
      <w:docPartBody>
        <w:p w:rsidR="0088168A" w:rsidRDefault="0088168A">
          <w:r w:rsidRPr="00C339DB">
            <w:rPr>
              <w:rStyle w:val="PlaceholderText"/>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ndara">
    <w:panose1 w:val="020E0502030303020204"/>
    <w:charset w:val="00"/>
    <w:family w:val="swiss"/>
    <w:pitch w:val="variable"/>
    <w:sig w:usb0="A00002EF" w:usb1="4000A44B" w:usb2="00000000" w:usb3="00000000" w:csb0="0000019F" w:csb1="00000000"/>
  </w:font>
  <w:font w:name="Tahoma">
    <w:panose1 w:val="020B0604030504040204"/>
    <w:charset w:val="00"/>
    <w:family w:val="swiss"/>
    <w:pitch w:val="variable"/>
    <w:sig w:usb0="E1002EFF" w:usb1="C000605B" w:usb2="00000029" w:usb3="00000000" w:csb0="000101FF" w:csb1="00000000"/>
  </w:font>
  <w:font w:name="Graphik">
    <w:panose1 w:val="020B0503030202060203"/>
    <w:charset w:val="00"/>
    <w:family w:val="swiss"/>
    <w:pitch w:val="variable"/>
    <w:sig w:usb0="00000007" w:usb1="00000000" w:usb2="00000000" w:usb3="00000000" w:csb0="00000093" w:csb1="00000000"/>
  </w:font>
  <w:font w:name="HGGothicM">
    <w:altName w:val="HGｺﾞｼｯｸM"/>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2450"/>
    <w:rsid w:val="000024FD"/>
    <w:rsid w:val="00021B38"/>
    <w:rsid w:val="0002584C"/>
    <w:rsid w:val="000A49F9"/>
    <w:rsid w:val="000D11D4"/>
    <w:rsid w:val="000D730C"/>
    <w:rsid w:val="000E042B"/>
    <w:rsid w:val="000E17A1"/>
    <w:rsid w:val="0010179F"/>
    <w:rsid w:val="001219E0"/>
    <w:rsid w:val="00150460"/>
    <w:rsid w:val="00180F7E"/>
    <w:rsid w:val="0018678C"/>
    <w:rsid w:val="00195DFC"/>
    <w:rsid w:val="001A2EA9"/>
    <w:rsid w:val="001C3492"/>
    <w:rsid w:val="001D47F7"/>
    <w:rsid w:val="001F5A6A"/>
    <w:rsid w:val="00232899"/>
    <w:rsid w:val="00247CDF"/>
    <w:rsid w:val="0027496A"/>
    <w:rsid w:val="0028121A"/>
    <w:rsid w:val="00282D00"/>
    <w:rsid w:val="002D5508"/>
    <w:rsid w:val="00330718"/>
    <w:rsid w:val="00337E54"/>
    <w:rsid w:val="00347487"/>
    <w:rsid w:val="00351002"/>
    <w:rsid w:val="00370975"/>
    <w:rsid w:val="00374A61"/>
    <w:rsid w:val="003D47EF"/>
    <w:rsid w:val="004100D8"/>
    <w:rsid w:val="00421DC8"/>
    <w:rsid w:val="004253A3"/>
    <w:rsid w:val="00425A6C"/>
    <w:rsid w:val="004267F8"/>
    <w:rsid w:val="00436E98"/>
    <w:rsid w:val="00451BAE"/>
    <w:rsid w:val="00455C6C"/>
    <w:rsid w:val="004A26B0"/>
    <w:rsid w:val="004D63B9"/>
    <w:rsid w:val="00520414"/>
    <w:rsid w:val="00542450"/>
    <w:rsid w:val="00560E14"/>
    <w:rsid w:val="0056417F"/>
    <w:rsid w:val="005B45C7"/>
    <w:rsid w:val="005B54ED"/>
    <w:rsid w:val="005B7858"/>
    <w:rsid w:val="005C47E7"/>
    <w:rsid w:val="005D35DF"/>
    <w:rsid w:val="005E25BE"/>
    <w:rsid w:val="005F573D"/>
    <w:rsid w:val="0062014A"/>
    <w:rsid w:val="0063642E"/>
    <w:rsid w:val="006847D1"/>
    <w:rsid w:val="00687F0F"/>
    <w:rsid w:val="006E5388"/>
    <w:rsid w:val="0070020E"/>
    <w:rsid w:val="007100A7"/>
    <w:rsid w:val="007206F4"/>
    <w:rsid w:val="0073371F"/>
    <w:rsid w:val="00737667"/>
    <w:rsid w:val="00743D1B"/>
    <w:rsid w:val="007820C5"/>
    <w:rsid w:val="007867AE"/>
    <w:rsid w:val="00790421"/>
    <w:rsid w:val="00796818"/>
    <w:rsid w:val="007B0A68"/>
    <w:rsid w:val="007E684C"/>
    <w:rsid w:val="008177D2"/>
    <w:rsid w:val="00824FC5"/>
    <w:rsid w:val="00826718"/>
    <w:rsid w:val="00870856"/>
    <w:rsid w:val="008753E9"/>
    <w:rsid w:val="0088168A"/>
    <w:rsid w:val="00886390"/>
    <w:rsid w:val="00890EFD"/>
    <w:rsid w:val="00895813"/>
    <w:rsid w:val="008A73E6"/>
    <w:rsid w:val="008E5465"/>
    <w:rsid w:val="008E59E9"/>
    <w:rsid w:val="00904236"/>
    <w:rsid w:val="00942955"/>
    <w:rsid w:val="0096640C"/>
    <w:rsid w:val="0097132E"/>
    <w:rsid w:val="009936AB"/>
    <w:rsid w:val="009953CC"/>
    <w:rsid w:val="009A1FBA"/>
    <w:rsid w:val="009C3CC0"/>
    <w:rsid w:val="009C406D"/>
    <w:rsid w:val="009E385E"/>
    <w:rsid w:val="009F54F5"/>
    <w:rsid w:val="00A00FAB"/>
    <w:rsid w:val="00A21F38"/>
    <w:rsid w:val="00A22233"/>
    <w:rsid w:val="00A22DC3"/>
    <w:rsid w:val="00A30CDD"/>
    <w:rsid w:val="00A71FE3"/>
    <w:rsid w:val="00A82F79"/>
    <w:rsid w:val="00AB0DC9"/>
    <w:rsid w:val="00AD06DD"/>
    <w:rsid w:val="00AE35AE"/>
    <w:rsid w:val="00AF6271"/>
    <w:rsid w:val="00B249F4"/>
    <w:rsid w:val="00B349F4"/>
    <w:rsid w:val="00B46C4D"/>
    <w:rsid w:val="00B826EC"/>
    <w:rsid w:val="00B9128A"/>
    <w:rsid w:val="00BB26FD"/>
    <w:rsid w:val="00BD0B38"/>
    <w:rsid w:val="00BE18D5"/>
    <w:rsid w:val="00BF59D0"/>
    <w:rsid w:val="00C00DDE"/>
    <w:rsid w:val="00C1079C"/>
    <w:rsid w:val="00C120CF"/>
    <w:rsid w:val="00C157A2"/>
    <w:rsid w:val="00C321E4"/>
    <w:rsid w:val="00C5560D"/>
    <w:rsid w:val="00C6259C"/>
    <w:rsid w:val="00C64233"/>
    <w:rsid w:val="00C94CF8"/>
    <w:rsid w:val="00CA00DE"/>
    <w:rsid w:val="00CB319F"/>
    <w:rsid w:val="00CB663A"/>
    <w:rsid w:val="00CC6E7E"/>
    <w:rsid w:val="00CD4D8A"/>
    <w:rsid w:val="00D020EC"/>
    <w:rsid w:val="00D14662"/>
    <w:rsid w:val="00D37DDE"/>
    <w:rsid w:val="00D51EBA"/>
    <w:rsid w:val="00D52DFE"/>
    <w:rsid w:val="00D633AC"/>
    <w:rsid w:val="00D945A1"/>
    <w:rsid w:val="00DA3BBC"/>
    <w:rsid w:val="00DA3D02"/>
    <w:rsid w:val="00DA55D5"/>
    <w:rsid w:val="00DF7944"/>
    <w:rsid w:val="00E010E1"/>
    <w:rsid w:val="00E04531"/>
    <w:rsid w:val="00E05343"/>
    <w:rsid w:val="00E27AFF"/>
    <w:rsid w:val="00E36F83"/>
    <w:rsid w:val="00E51234"/>
    <w:rsid w:val="00E52423"/>
    <w:rsid w:val="00E62522"/>
    <w:rsid w:val="00EA5002"/>
    <w:rsid w:val="00EC14C5"/>
    <w:rsid w:val="00EE2B37"/>
    <w:rsid w:val="00EF5AC3"/>
    <w:rsid w:val="00F11180"/>
    <w:rsid w:val="00F30213"/>
    <w:rsid w:val="00F3107E"/>
    <w:rsid w:val="00F74147"/>
    <w:rsid w:val="00F74BF5"/>
    <w:rsid w:val="00F82E9F"/>
    <w:rsid w:val="00F84D91"/>
    <w:rsid w:val="00F93417"/>
    <w:rsid w:val="00FA654E"/>
    <w:rsid w:val="00FD65FE"/>
    <w:rsid w:val="00FD7587"/>
    <w:rsid w:val="00FE1BB5"/>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ndara">
      <a:majorFont>
        <a:latin typeface="Candara" panose="020E0502030303020204"/>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ndara" panose="020E0502030303020204"/>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4bbe816-f9b7-401b-8d8f-485022adc0f2" xsi:nil="true"/>
    <Release xmlns="c4bbe816-f9b7-401b-8d8f-485022adc0f2">2.5</Release>
    <_MarkAsFinal xmlns="c4bbe816-f9b7-401b-8d8f-485022adc0f2">false</_MarkAsFinal>
    <Author1 xmlns="c4bbe816-f9b7-401b-8d8f-485022adc0f2">
      <UserInfo>
        <DisplayName/>
        <AccountId xsi:nil="true"/>
        <AccountType/>
      </UserInfo>
    </Author1>
    <Flow_x0020_Trigger xmlns="c4bbe816-f9b7-401b-8d8f-485022adc0f2">No Action</Flow_x0020_Trigger>
    <DLCPolicyLabelLock xmlns="81909fe3-6ae3-4e8c-8389-1cd7b8cbfe53" xsi:nil="true"/>
    <_Flow_SignoffStatus xmlns="81909fe3-6ae3-4e8c-8389-1cd7b8cbfe53" xsi:nil="true"/>
    <Approver xmlns="c4bbe816-f9b7-401b-8d8f-485022adc0f2">
      <UserInfo>
        <DisplayName/>
        <AccountId xsi:nil="true"/>
        <AccountType/>
      </UserInfo>
    </Approver>
    <Open_x0020_Comments xmlns="c4bbe816-f9b7-401b-8d8f-485022adc0f2" xsi:nil="true"/>
    <Thumbnail xmlns="81909fe3-6ae3-4e8c-8389-1cd7b8cbfe53" xsi:nil="true"/>
    <BA xmlns="c4bbe816-f9b7-401b-8d8f-485022adc0f2">
      <UserInfo>
        <DisplayName>i:0#.f|membership|judit-kinga.zoltani@accenture.com,#i:0#.f|membership|judit-kinga.zoltani@accenture.com,#judit-kinga.zoltani@accenture.com,#,#Zoltani, Judit-Kinga,#,#,#MES MOM Associate Manager</DisplayName>
        <AccountId>15</AccountId>
        <AccountType/>
      </UserInfo>
    </BA>
    <Pre_x002d_approvalQC xmlns="81909fe3-6ae3-4e8c-8389-1cd7b8cbfe53" xsi:nil="true"/>
    <SME xmlns="c4bbe816-f9b7-401b-8d8f-485022adc0f2">
      <UserInfo>
        <DisplayName/>
        <AccountId xsi:nil="true"/>
        <AccountType/>
      </UserInfo>
    </SME>
    <Status_x0020_Flag xmlns="c4bbe816-f9b7-401b-8d8f-485022adc0f2">Maintenance Request Sent</Status_x0020_Flag>
    <Pending_x0020_Content xmlns="c4bbe816-f9b7-401b-8d8f-485022adc0f2" xsi:nil="true"/>
    <Priority xmlns="81909fe3-6ae3-4e8c-8389-1cd7b8cbfe53">Normal</Priority>
    <DLCPolicyLabelClientValue xmlns="81909fe3-6ae3-4e8c-8389-1cd7b8cbfe53">{_UIVersionString}</DLCPolicyLabelClientValue>
    <Variant xmlns="81909fe3-6ae3-4e8c-8389-1cd7b8cbfe53" xsi:nil="true"/>
    <Completeness xmlns="c4bbe816-f9b7-401b-8d8f-485022adc0f2">100%</Completeness>
    <Component xmlns="81909fe3-6ae3-4e8c-8389-1cd7b8cbfe53">GenAI</Component>
    <DLCPolicyLabelValue xmlns="81909fe3-6ae3-4e8c-8389-1cd7b8cbfe53">42.0</DLCPolicyLabelVal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8C7B084E7B2D74B9B3408F48D725C9A" ma:contentTypeVersion="36" ma:contentTypeDescription="Create a new document." ma:contentTypeScope="" ma:versionID="75c248d9282c1d2f8ffaad321894d2cb">
  <xsd:schema xmlns:xsd="http://www.w3.org/2001/XMLSchema" xmlns:xs="http://www.w3.org/2001/XMLSchema" xmlns:p="http://schemas.microsoft.com/office/2006/metadata/properties" xmlns:ns1="http://schemas.microsoft.com/sharepoint/v3" xmlns:ns2="c4bbe816-f9b7-401b-8d8f-485022adc0f2" xmlns:ns3="81909fe3-6ae3-4e8c-8389-1cd7b8cbfe53" targetNamespace="http://schemas.microsoft.com/office/2006/metadata/properties" ma:root="true" ma:fieldsID="0edae65e30ceff687f8d90361a55e527" ns1:_="" ns2:_="" ns3:_="">
    <xsd:import namespace="http://schemas.microsoft.com/sharepoint/v3"/>
    <xsd:import namespace="c4bbe816-f9b7-401b-8d8f-485022adc0f2"/>
    <xsd:import namespace="81909fe3-6ae3-4e8c-8389-1cd7b8cbfe53"/>
    <xsd:element name="properties">
      <xsd:complexType>
        <xsd:sequence>
          <xsd:element name="documentManagement">
            <xsd:complexType>
              <xsd:all>
                <xsd:element ref="ns2:TaxCatchAll" minOccurs="0"/>
                <xsd:element ref="ns2:TaxCatchAllLabel" minOccurs="0"/>
                <xsd:element ref="ns3:MediaServiceMetadata" minOccurs="0"/>
                <xsd:element ref="ns3:MediaServiceFastMetadata" minOccurs="0"/>
                <xsd:element ref="ns2:Completeness" minOccurs="0"/>
                <xsd:element ref="ns2:Approver" minOccurs="0"/>
                <xsd:element ref="ns2:Author1" minOccurs="0"/>
                <xsd:element ref="ns2:Pending_x0020_Content" minOccurs="0"/>
                <xsd:element ref="ns2:SME" minOccurs="0"/>
                <xsd:element ref="ns2:Release" minOccurs="0"/>
                <xsd:element ref="ns3:Priority" minOccurs="0"/>
                <xsd:element ref="ns2:SharedWithUsers" minOccurs="0"/>
                <xsd:element ref="ns2:SharedWithDetails" minOccurs="0"/>
                <xsd:element ref="ns3:_Flow_SignoffStatus" minOccurs="0"/>
                <xsd:element ref="ns3:Pre_x002d_approvalQC" minOccurs="0"/>
                <xsd:element ref="ns2:Status_x0020_Flag" minOccurs="0"/>
                <xsd:element ref="ns3:Component" minOccurs="0"/>
                <xsd:element ref="ns2:_MarkAsFinal" minOccurs="0"/>
                <xsd:element ref="ns3:MediaServiceObjectDetectorVersions" minOccurs="0"/>
                <xsd:element ref="ns1:_dlc_Exempt" minOccurs="0"/>
                <xsd:element ref="ns3:DLCPolicyLabelValue" minOccurs="0"/>
                <xsd:element ref="ns3:DLCPolicyLabelClientValue" minOccurs="0"/>
                <xsd:element ref="ns3:DLCPolicyLabelLock" minOccurs="0"/>
                <xsd:element ref="ns3:Thumbnail" minOccurs="0"/>
                <xsd:element ref="ns3:MediaServiceSearchProperties" minOccurs="0"/>
                <xsd:element ref="ns2:BA" minOccurs="0"/>
                <xsd:element ref="ns2:Open_x0020_Comments" minOccurs="0"/>
                <xsd:element ref="ns2:Flow_x0020_Trigger" minOccurs="0"/>
                <xsd:element ref="ns3:Varia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7"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Completeness" ma:index="12" nillable="true" ma:displayName="% Completeness" ma:default="???" ma:description="SIte column for % completeness" ma:format="Dropdown" ma:internalName="Completeness">
      <xsd:simpleType>
        <xsd:restriction base="dms:Choice">
          <xsd:enumeration value="???"/>
          <xsd:enumeration value="25%"/>
          <xsd:enumeration value="50%"/>
          <xsd:enumeration value="75%"/>
          <xsd:enumeration value="85%"/>
          <xsd:enumeration value="95%"/>
          <xsd:enumeration value="100%"/>
        </xsd:restriction>
      </xsd:simpleType>
    </xsd:element>
    <xsd:element name="Approver" ma:index="13" nillable="true" ma:displayName="Approver" ma:description="Site column for document approver" ma:list="UserInfo" ma:SearchPeopleOnly="false" ma:SharePointGroup="0" ma:internalName="Approv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uthor1" ma:index="14" nillable="true" ma:displayName="Author" ma:description="Site column for the author" ma:list="UserInfo" ma:SearchPeopleOnly="false" ma:SharePointGroup="0" ma:internalName="Author1"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ending_x0020_Content" ma:index="15" nillable="true" ma:displayName="Pending Content" ma:internalName="Pending_x0020_Content">
      <xsd:simpleType>
        <xsd:restriction base="dms:Note">
          <xsd:maxLength value="255"/>
        </xsd:restriction>
      </xsd:simpleType>
    </xsd:element>
    <xsd:element name="SME" ma:index="16" nillable="true" ma:displayName="SME" ma:description="Site column for SME" ma:format="Dropdown" ma:list="UserInfo" ma:SharePointGroup="0" ma:internalName="SME"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lease" ma:index="17" nillable="true" ma:displayName="Release" ma:internalName="Release">
      <xsd:simpleType>
        <xsd:restriction base="dms:Text">
          <xsd:maxLength value="255"/>
        </xsd:restriction>
      </xsd:simple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tatus_x0020_Flag" ma:index="23" nillable="true" ma:displayName="Status Flag" ma:default="SME Draft" ma:description="Site column for status flag" ma:format="RadioButtons" ma:internalName="Status_x0020_Flag">
      <xsd:simpleType>
        <xsd:restriction base="dms:Choice">
          <xsd:enumeration value="Maintenance Review Required"/>
          <xsd:enumeration value="Maintenance Request Sent"/>
          <xsd:enumeration value="SME Draft"/>
          <xsd:enumeration value="Review Phase"/>
          <xsd:enumeration value="Ready for Approval"/>
          <xsd:enumeration value="PDF Created"/>
          <xsd:enumeration value="Published to DevHub"/>
          <xsd:enumeration value="Retired - Obsolete"/>
        </xsd:restriction>
      </xsd:simpleType>
    </xsd:element>
    <xsd:element name="_MarkAsFinal" ma:index="25" nillable="true" ma:displayName="_MarkAsFinal" ma:default="0" ma:description="Marked as final" ma:internalName="_MarkAsFinal">
      <xsd:simpleType>
        <xsd:restriction base="dms:Boolean"/>
      </xsd:simpleType>
    </xsd:element>
    <xsd:element name="BA" ma:index="33" nillable="true" ma:displayName="Maintenance Reviewer" ma:description="Site column for the SME/BA that will review the document for maintenance each release." ma:list="UserInfo" ma:SharePointGroup="0" ma:internalName="BA"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Open_x0020_Comments" ma:index="34" nillable="true" ma:displayName="Open Comments" ma:description="Site column to indicate open comments in the document that need SME's attention." ma:internalName="Open_x0020_Comments">
      <xsd:simpleType>
        <xsd:restriction base="dms:Text">
          <xsd:maxLength value="255"/>
        </xsd:restriction>
      </xsd:simpleType>
    </xsd:element>
    <xsd:element name="Flow_x0020_Trigger" ma:index="35" nillable="true" ma:displayName="Flow Trigger" ma:default="No Action" ma:description="Choice field with text that triggers the maintenance review flow." ma:format="RadioButtons" ma:internalName="Flow_x0020_Trigger">
      <xsd:simpleType>
        <xsd:restriction base="dms:Choice">
          <xsd:enumeration value="Planner Tasks"/>
          <xsd:enumeration value="Maintenance Approvals"/>
          <xsd:enumeration value="No Action"/>
        </xsd:restriction>
      </xsd:simpleType>
    </xsd:element>
  </xsd:schema>
  <xsd:schema xmlns:xsd="http://www.w3.org/2001/XMLSchema" xmlns:xs="http://www.w3.org/2001/XMLSchema" xmlns:dms="http://schemas.microsoft.com/office/2006/documentManagement/types" xmlns:pc="http://schemas.microsoft.com/office/infopath/2007/PartnerControls" targetNamespace="81909fe3-6ae3-4e8c-8389-1cd7b8cbfe5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Priority" ma:index="18" nillable="true" ma:displayName="Priority" ma:default="Normal" ma:format="Dropdown" ma:internalName="Priority">
      <xsd:simpleType>
        <xsd:restriction base="dms:Choice">
          <xsd:enumeration value="Low"/>
          <xsd:enumeration value="Normal"/>
          <xsd:enumeration value="High"/>
        </xsd:restriction>
      </xsd:simpleType>
    </xsd:element>
    <xsd:element name="_Flow_SignoffStatus" ma:index="21" nillable="true" ma:displayName="Sign-off status" ma:internalName="Sign_x002d_off_x0020_status">
      <xsd:simpleType>
        <xsd:restriction base="dms:Text"/>
      </xsd:simpleType>
    </xsd:element>
    <xsd:element name="Pre_x002d_approvalQC" ma:index="22" nillable="true" ma:displayName="Pre-approval QC" ma:description="Accessibility check, spelling and grammar check, formatting checks to be performed again as good practice before sending the document for approval" ma:format="RadioButtons" ma:internalName="Pre_x002d_approvalQC">
      <xsd:simpleType>
        <xsd:restriction base="dms:Choice">
          <xsd:enumeration value="Done"/>
          <xsd:enumeration value="Pending"/>
        </xsd:restriction>
      </xsd:simpleType>
    </xsd:element>
    <xsd:element name="Component" ma:index="24" nillable="true" ma:displayName="Component" ma:format="RadioButtons" ma:internalName="Component">
      <xsd:simpleType>
        <xsd:restriction base="dms:Choice">
          <xsd:enumeration value="General"/>
          <xsd:enumeration value="People Management"/>
          <xsd:enumeration value="Intelligent Advisor"/>
          <xsd:enumeration value="Smart KPIs"/>
          <xsd:enumeration value="Twin Viewer/Builder"/>
          <xsd:enumeration value="Extractors"/>
          <xsd:enumeration value="Operation Hierarchy"/>
          <xsd:enumeration value="Release Notes"/>
          <xsd:enumeration value="GenAI"/>
        </xsd:restrictio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DLCPolicyLabelValue" ma:index="28"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2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30" nillable="true" ma:displayName="Label Locked" ma:description="Indicates whether the label should be updated when item properties are modified." ma:hidden="true" ma:internalName="DLCPolicyLabelLock" ma:readOnly="false">
      <xsd:simpleType>
        <xsd:restriction base="dms:Text"/>
      </xsd:simpleType>
    </xsd:element>
    <xsd:element name="Thumbnail" ma:index="31" nillable="true" ma:displayName="Thumbnail" ma:format="Thumbnail" ma:internalName="Thumbnail">
      <xsd:simpleType>
        <xsd:restriction base="dms:Unknown"/>
      </xsd:simpleType>
    </xsd:element>
    <xsd:element name="MediaServiceSearchProperties" ma:index="32" nillable="true" ma:displayName="MediaServiceSearchProperties" ma:hidden="true" ma:internalName="MediaServiceSearchProperties" ma:readOnly="true">
      <xsd:simpleType>
        <xsd:restriction base="dms:Note"/>
      </xsd:simpleType>
    </xsd:element>
    <xsd:element name="Variant" ma:index="36" nillable="true" ma:displayName="Variant" ma:format="Dropdown" ma:internalName="Variant">
      <xsd:simpleType>
        <xsd:restriction base="dms:Choice">
          <xsd:enumeration value="CDF"/>
          <xsd:enumeration value="Azure"/>
          <xsd:enumeration value="General"/>
          <xsd:enumeration value="AW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p:Policy xmlns:p="office.server.policy" id="" local="true">
  <p:Name>Document</p:Name>
  <p:Description/>
  <p:Statement/>
  <p:PolicyItems>
    <p:PolicyItem featureId="Microsoft.Office.RecordsManagement.PolicyFeatures.PolicyLabel" staticId="0x01010048C7B084E7B2D74B9B3408F48D725C9A|801092262" UniqueId="3aa88f8e-5785-4b0c-b1f7-3bf89c1d9004">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Props1.xml><?xml version="1.0" encoding="utf-8"?>
<ds:datastoreItem xmlns:ds="http://schemas.openxmlformats.org/officeDocument/2006/customXml" ds:itemID="{8D02FCFF-CA75-45BC-A806-88D993452CB5}">
  <ds:schemaRefs>
    <ds:schemaRef ds:uri="http://schemas.microsoft.com/office/2006/metadata/properties"/>
    <ds:schemaRef ds:uri="http://schemas.microsoft.com/office/infopath/2007/PartnerControls"/>
    <ds:schemaRef ds:uri="c4bbe816-f9b7-401b-8d8f-485022adc0f2"/>
    <ds:schemaRef ds:uri="81909fe3-6ae3-4e8c-8389-1cd7b8cbfe53"/>
  </ds:schemaRefs>
</ds:datastoreItem>
</file>

<file path=customXml/itemProps2.xml><?xml version="1.0" encoding="utf-8"?>
<ds:datastoreItem xmlns:ds="http://schemas.openxmlformats.org/officeDocument/2006/customXml" ds:itemID="{B93E8BF2-93B8-4272-9C80-588EF6F4D1A2}">
  <ds:schemaRefs>
    <ds:schemaRef ds:uri="http://schemas.microsoft.com/sharepoint/v3/contenttype/forms"/>
  </ds:schemaRefs>
</ds:datastoreItem>
</file>

<file path=customXml/itemProps3.xml><?xml version="1.0" encoding="utf-8"?>
<ds:datastoreItem xmlns:ds="http://schemas.openxmlformats.org/officeDocument/2006/customXml" ds:itemID="{C2F4F6B6-6F82-4849-83D3-99FBE126E83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4bbe816-f9b7-401b-8d8f-485022adc0f2"/>
    <ds:schemaRef ds:uri="81909fe3-6ae3-4e8c-8389-1cd7b8cbfe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0E12BC9-CB23-4443-AD89-B624ABBCB7A5}">
  <ds:schemaRefs>
    <ds:schemaRef ds:uri="http://schemas.openxmlformats.org/officeDocument/2006/bibliography"/>
  </ds:schemaRefs>
</ds:datastoreItem>
</file>

<file path=customXml/itemProps5.xml><?xml version="1.0" encoding="utf-8"?>
<ds:datastoreItem xmlns:ds="http://schemas.openxmlformats.org/officeDocument/2006/customXml" ds:itemID="{646AEE35-F004-41DD-AE91-AD6F174E24FB}">
  <ds:schemaRefs>
    <ds:schemaRef ds:uri="office.server.policy"/>
  </ds:schemaRefs>
</ds:datastoreItem>
</file>

<file path=docMetadata/LabelInfo.xml><?xml version="1.0" encoding="utf-8"?>
<clbl:labelList xmlns:clbl="http://schemas.microsoft.com/office/2020/mipLabelMetadata">
  <clbl:label id="{7bef0ac6-58b2-4acb-91cf-d344f8864752}" enabled="1" method="Privileged" siteId="{e0793d39-0939-496d-b129-198edd916feb}" removed="0"/>
</clbl:labelList>
</file>

<file path=docProps/app.xml><?xml version="1.0" encoding="utf-8"?>
<Properties xmlns="http://schemas.openxmlformats.org/officeDocument/2006/extended-properties" xmlns:vt="http://schemas.openxmlformats.org/officeDocument/2006/docPropsVTypes">
  <Template>Doc_Team_Styles_Template_2024.dotx</Template>
  <TotalTime>639</TotalTime>
  <Pages>7</Pages>
  <Words>1454</Words>
  <Characters>8858</Characters>
  <Application>Microsoft Office Word</Application>
  <DocSecurity>0</DocSecurity>
  <Lines>295</Lines>
  <Paragraphs>187</Paragraphs>
  <ScaleCrop>false</ScaleCrop>
  <HeadingPairs>
    <vt:vector size="2" baseType="variant">
      <vt:variant>
        <vt:lpstr>Title</vt:lpstr>
      </vt:variant>
      <vt:variant>
        <vt:i4>1</vt:i4>
      </vt:variant>
    </vt:vector>
  </HeadingPairs>
  <TitlesOfParts>
    <vt:vector size="1" baseType="lpstr">
      <vt:lpstr>AOT Twin Viewer Guide</vt:lpstr>
    </vt:vector>
  </TitlesOfParts>
  <Company/>
  <LinksUpToDate>false</LinksUpToDate>
  <CharactersWithSpaces>10125</CharactersWithSpaces>
  <SharedDoc>false</SharedDoc>
  <HLinks>
    <vt:vector size="174" baseType="variant">
      <vt:variant>
        <vt:i4>852036</vt:i4>
      </vt:variant>
      <vt:variant>
        <vt:i4>129</vt:i4>
      </vt:variant>
      <vt:variant>
        <vt:i4>0</vt:i4>
      </vt:variant>
      <vt:variant>
        <vt:i4>5</vt:i4>
      </vt:variant>
      <vt:variant>
        <vt:lpwstr>https://greetings.accenture.com/watch/84zAjqY58HkZTSmPzgrbEm?</vt:lpwstr>
      </vt:variant>
      <vt:variant>
        <vt:lpwstr/>
      </vt:variant>
      <vt:variant>
        <vt:i4>1245214</vt:i4>
      </vt:variant>
      <vt:variant>
        <vt:i4>124</vt:i4>
      </vt:variant>
      <vt:variant>
        <vt:i4>0</vt:i4>
      </vt:variant>
      <vt:variant>
        <vt:i4>5</vt:i4>
      </vt:variant>
      <vt:variant>
        <vt:lpwstr>https://greetings.accenture.com/watch/vne69Az89fT5d863nHjTG3?</vt:lpwstr>
      </vt:variant>
      <vt:variant>
        <vt:lpwstr/>
      </vt:variant>
      <vt:variant>
        <vt:i4>6094943</vt:i4>
      </vt:variant>
      <vt:variant>
        <vt:i4>122</vt:i4>
      </vt:variant>
      <vt:variant>
        <vt:i4>0</vt:i4>
      </vt:variant>
      <vt:variant>
        <vt:i4>5</vt:i4>
      </vt:variant>
      <vt:variant>
        <vt:lpwstr>https://greetings.accenture.com/watch/65dydexAfKxzDSKA6wgEca?</vt:lpwstr>
      </vt:variant>
      <vt:variant>
        <vt:lpwstr/>
      </vt:variant>
      <vt:variant>
        <vt:i4>65624</vt:i4>
      </vt:variant>
      <vt:variant>
        <vt:i4>120</vt:i4>
      </vt:variant>
      <vt:variant>
        <vt:i4>0</vt:i4>
      </vt:variant>
      <vt:variant>
        <vt:i4>5</vt:i4>
      </vt:variant>
      <vt:variant>
        <vt:lpwstr>https://greetings.accenture.com/watch/gYckxEUFHZhKCWnCicpKwx?</vt:lpwstr>
      </vt:variant>
      <vt:variant>
        <vt:lpwstr/>
      </vt:variant>
      <vt:variant>
        <vt:i4>1900630</vt:i4>
      </vt:variant>
      <vt:variant>
        <vt:i4>117</vt:i4>
      </vt:variant>
      <vt:variant>
        <vt:i4>0</vt:i4>
      </vt:variant>
      <vt:variant>
        <vt:i4>5</vt:i4>
      </vt:variant>
      <vt:variant>
        <vt:lpwstr>https://greetings.accenture.com/watch/azDmyshFcuN5Go6XEg38Zr?</vt:lpwstr>
      </vt:variant>
      <vt:variant>
        <vt:lpwstr/>
      </vt:variant>
      <vt:variant>
        <vt:i4>524296</vt:i4>
      </vt:variant>
      <vt:variant>
        <vt:i4>114</vt:i4>
      </vt:variant>
      <vt:variant>
        <vt:i4>0</vt:i4>
      </vt:variant>
      <vt:variant>
        <vt:i4>5</vt:i4>
      </vt:variant>
      <vt:variant>
        <vt:lpwstr>https://industryxdevhub.accenture.com/assetdetails/45</vt:lpwstr>
      </vt:variant>
      <vt:variant>
        <vt:lpwstr/>
      </vt:variant>
      <vt:variant>
        <vt:i4>3866704</vt:i4>
      </vt:variant>
      <vt:variant>
        <vt:i4>111</vt:i4>
      </vt:variant>
      <vt:variant>
        <vt:i4>0</vt:i4>
      </vt:variant>
      <vt:variant>
        <vt:i4>5</vt:i4>
      </vt:variant>
      <vt:variant>
        <vt:lpwstr>https://industryxdevhub.accenture.com/asset-home;search_text=aot</vt:lpwstr>
      </vt:variant>
      <vt:variant>
        <vt:lpwstr/>
      </vt:variant>
      <vt:variant>
        <vt:i4>131154</vt:i4>
      </vt:variant>
      <vt:variant>
        <vt:i4>108</vt:i4>
      </vt:variant>
      <vt:variant>
        <vt:i4>0</vt:i4>
      </vt:variant>
      <vt:variant>
        <vt:i4>5</vt:i4>
      </vt:variant>
      <vt:variant>
        <vt:lpwstr>https://aot-azure.accenturedigitalplant.com/</vt:lpwstr>
      </vt:variant>
      <vt:variant>
        <vt:lpwstr/>
      </vt:variant>
      <vt:variant>
        <vt:i4>1310837</vt:i4>
      </vt:variant>
      <vt:variant>
        <vt:i4>105</vt:i4>
      </vt:variant>
      <vt:variant>
        <vt:i4>0</vt:i4>
      </vt:variant>
      <vt:variant>
        <vt:i4>5</vt:i4>
      </vt:variant>
      <vt:variant>
        <vt:lpwstr>mailto:%20zainab.asgar.ali@accenture.com</vt:lpwstr>
      </vt:variant>
      <vt:variant>
        <vt:lpwstr/>
      </vt:variant>
      <vt:variant>
        <vt:i4>1048623</vt:i4>
      </vt:variant>
      <vt:variant>
        <vt:i4>102</vt:i4>
      </vt:variant>
      <vt:variant>
        <vt:i4>0</vt:i4>
      </vt:variant>
      <vt:variant>
        <vt:i4>5</vt:i4>
      </vt:variant>
      <vt:variant>
        <vt:lpwstr>mailto:judit-kinga.zoltani@accenture.com</vt:lpwstr>
      </vt:variant>
      <vt:variant>
        <vt:lpwstr/>
      </vt:variant>
      <vt:variant>
        <vt:i4>1507376</vt:i4>
      </vt:variant>
      <vt:variant>
        <vt:i4>95</vt:i4>
      </vt:variant>
      <vt:variant>
        <vt:i4>0</vt:i4>
      </vt:variant>
      <vt:variant>
        <vt:i4>5</vt:i4>
      </vt:variant>
      <vt:variant>
        <vt:lpwstr/>
      </vt:variant>
      <vt:variant>
        <vt:lpwstr>_Toc213178686</vt:lpwstr>
      </vt:variant>
      <vt:variant>
        <vt:i4>1507376</vt:i4>
      </vt:variant>
      <vt:variant>
        <vt:i4>89</vt:i4>
      </vt:variant>
      <vt:variant>
        <vt:i4>0</vt:i4>
      </vt:variant>
      <vt:variant>
        <vt:i4>5</vt:i4>
      </vt:variant>
      <vt:variant>
        <vt:lpwstr/>
      </vt:variant>
      <vt:variant>
        <vt:lpwstr>_Toc213178685</vt:lpwstr>
      </vt:variant>
      <vt:variant>
        <vt:i4>1507376</vt:i4>
      </vt:variant>
      <vt:variant>
        <vt:i4>83</vt:i4>
      </vt:variant>
      <vt:variant>
        <vt:i4>0</vt:i4>
      </vt:variant>
      <vt:variant>
        <vt:i4>5</vt:i4>
      </vt:variant>
      <vt:variant>
        <vt:lpwstr/>
      </vt:variant>
      <vt:variant>
        <vt:lpwstr>_Toc213178684</vt:lpwstr>
      </vt:variant>
      <vt:variant>
        <vt:i4>1507376</vt:i4>
      </vt:variant>
      <vt:variant>
        <vt:i4>77</vt:i4>
      </vt:variant>
      <vt:variant>
        <vt:i4>0</vt:i4>
      </vt:variant>
      <vt:variant>
        <vt:i4>5</vt:i4>
      </vt:variant>
      <vt:variant>
        <vt:lpwstr/>
      </vt:variant>
      <vt:variant>
        <vt:lpwstr>_Toc213178683</vt:lpwstr>
      </vt:variant>
      <vt:variant>
        <vt:i4>1507376</vt:i4>
      </vt:variant>
      <vt:variant>
        <vt:i4>71</vt:i4>
      </vt:variant>
      <vt:variant>
        <vt:i4>0</vt:i4>
      </vt:variant>
      <vt:variant>
        <vt:i4>5</vt:i4>
      </vt:variant>
      <vt:variant>
        <vt:lpwstr/>
      </vt:variant>
      <vt:variant>
        <vt:lpwstr>_Toc213178682</vt:lpwstr>
      </vt:variant>
      <vt:variant>
        <vt:i4>1507376</vt:i4>
      </vt:variant>
      <vt:variant>
        <vt:i4>65</vt:i4>
      </vt:variant>
      <vt:variant>
        <vt:i4>0</vt:i4>
      </vt:variant>
      <vt:variant>
        <vt:i4>5</vt:i4>
      </vt:variant>
      <vt:variant>
        <vt:lpwstr/>
      </vt:variant>
      <vt:variant>
        <vt:lpwstr>_Toc213178681</vt:lpwstr>
      </vt:variant>
      <vt:variant>
        <vt:i4>1507376</vt:i4>
      </vt:variant>
      <vt:variant>
        <vt:i4>59</vt:i4>
      </vt:variant>
      <vt:variant>
        <vt:i4>0</vt:i4>
      </vt:variant>
      <vt:variant>
        <vt:i4>5</vt:i4>
      </vt:variant>
      <vt:variant>
        <vt:lpwstr/>
      </vt:variant>
      <vt:variant>
        <vt:lpwstr>_Toc213178680</vt:lpwstr>
      </vt:variant>
      <vt:variant>
        <vt:i4>1572912</vt:i4>
      </vt:variant>
      <vt:variant>
        <vt:i4>53</vt:i4>
      </vt:variant>
      <vt:variant>
        <vt:i4>0</vt:i4>
      </vt:variant>
      <vt:variant>
        <vt:i4>5</vt:i4>
      </vt:variant>
      <vt:variant>
        <vt:lpwstr/>
      </vt:variant>
      <vt:variant>
        <vt:lpwstr>_Toc213178679</vt:lpwstr>
      </vt:variant>
      <vt:variant>
        <vt:i4>1572912</vt:i4>
      </vt:variant>
      <vt:variant>
        <vt:i4>47</vt:i4>
      </vt:variant>
      <vt:variant>
        <vt:i4>0</vt:i4>
      </vt:variant>
      <vt:variant>
        <vt:i4>5</vt:i4>
      </vt:variant>
      <vt:variant>
        <vt:lpwstr/>
      </vt:variant>
      <vt:variant>
        <vt:lpwstr>_Toc213178678</vt:lpwstr>
      </vt:variant>
      <vt:variant>
        <vt:i4>1572912</vt:i4>
      </vt:variant>
      <vt:variant>
        <vt:i4>41</vt:i4>
      </vt:variant>
      <vt:variant>
        <vt:i4>0</vt:i4>
      </vt:variant>
      <vt:variant>
        <vt:i4>5</vt:i4>
      </vt:variant>
      <vt:variant>
        <vt:lpwstr/>
      </vt:variant>
      <vt:variant>
        <vt:lpwstr>_Toc213178677</vt:lpwstr>
      </vt:variant>
      <vt:variant>
        <vt:i4>1572912</vt:i4>
      </vt:variant>
      <vt:variant>
        <vt:i4>35</vt:i4>
      </vt:variant>
      <vt:variant>
        <vt:i4>0</vt:i4>
      </vt:variant>
      <vt:variant>
        <vt:i4>5</vt:i4>
      </vt:variant>
      <vt:variant>
        <vt:lpwstr/>
      </vt:variant>
      <vt:variant>
        <vt:lpwstr>_Toc213178676</vt:lpwstr>
      </vt:variant>
      <vt:variant>
        <vt:i4>1572912</vt:i4>
      </vt:variant>
      <vt:variant>
        <vt:i4>29</vt:i4>
      </vt:variant>
      <vt:variant>
        <vt:i4>0</vt:i4>
      </vt:variant>
      <vt:variant>
        <vt:i4>5</vt:i4>
      </vt:variant>
      <vt:variant>
        <vt:lpwstr/>
      </vt:variant>
      <vt:variant>
        <vt:lpwstr>_Toc213178675</vt:lpwstr>
      </vt:variant>
      <vt:variant>
        <vt:i4>1572912</vt:i4>
      </vt:variant>
      <vt:variant>
        <vt:i4>23</vt:i4>
      </vt:variant>
      <vt:variant>
        <vt:i4>0</vt:i4>
      </vt:variant>
      <vt:variant>
        <vt:i4>5</vt:i4>
      </vt:variant>
      <vt:variant>
        <vt:lpwstr/>
      </vt:variant>
      <vt:variant>
        <vt:lpwstr>_Toc213178674</vt:lpwstr>
      </vt:variant>
      <vt:variant>
        <vt:i4>1572912</vt:i4>
      </vt:variant>
      <vt:variant>
        <vt:i4>17</vt:i4>
      </vt:variant>
      <vt:variant>
        <vt:i4>0</vt:i4>
      </vt:variant>
      <vt:variant>
        <vt:i4>5</vt:i4>
      </vt:variant>
      <vt:variant>
        <vt:lpwstr/>
      </vt:variant>
      <vt:variant>
        <vt:lpwstr>_Toc213178673</vt:lpwstr>
      </vt:variant>
      <vt:variant>
        <vt:i4>1572912</vt:i4>
      </vt:variant>
      <vt:variant>
        <vt:i4>11</vt:i4>
      </vt:variant>
      <vt:variant>
        <vt:i4>0</vt:i4>
      </vt:variant>
      <vt:variant>
        <vt:i4>5</vt:i4>
      </vt:variant>
      <vt:variant>
        <vt:lpwstr/>
      </vt:variant>
      <vt:variant>
        <vt:lpwstr>_Toc213178672</vt:lpwstr>
      </vt:variant>
      <vt:variant>
        <vt:i4>1572912</vt:i4>
      </vt:variant>
      <vt:variant>
        <vt:i4>5</vt:i4>
      </vt:variant>
      <vt:variant>
        <vt:i4>0</vt:i4>
      </vt:variant>
      <vt:variant>
        <vt:i4>5</vt:i4>
      </vt:variant>
      <vt:variant>
        <vt:lpwstr/>
      </vt:variant>
      <vt:variant>
        <vt:lpwstr>_Toc213178671</vt:lpwstr>
      </vt:variant>
      <vt:variant>
        <vt:i4>3997735</vt:i4>
      </vt:variant>
      <vt:variant>
        <vt:i4>0</vt:i4>
      </vt:variant>
      <vt:variant>
        <vt:i4>0</vt:i4>
      </vt:variant>
      <vt:variant>
        <vt:i4>5</vt:i4>
      </vt:variant>
      <vt:variant>
        <vt:lpwstr>https://dev.azure.com/DigitalPlantProject/Marilyn V</vt:lpwstr>
      </vt:variant>
      <vt:variant>
        <vt:lpwstr/>
      </vt:variant>
      <vt:variant>
        <vt:i4>1310801</vt:i4>
      </vt:variant>
      <vt:variant>
        <vt:i4>0</vt:i4>
      </vt:variant>
      <vt:variant>
        <vt:i4>0</vt:i4>
      </vt:variant>
      <vt:variant>
        <vt:i4>5</vt:i4>
      </vt:variant>
      <vt:variant>
        <vt:lpwstr>https://forms.office.com/r/VzvB13HvFE</vt:lpwstr>
      </vt:variant>
      <vt:variant>
        <vt:lpwstr/>
      </vt:variant>
      <vt:variant>
        <vt:i4>1048623</vt:i4>
      </vt:variant>
      <vt:variant>
        <vt:i4>0</vt:i4>
      </vt:variant>
      <vt:variant>
        <vt:i4>0</vt:i4>
      </vt:variant>
      <vt:variant>
        <vt:i4>5</vt:i4>
      </vt:variant>
      <vt:variant>
        <vt:lpwstr>mailto:judit-kinga.zoltani@accenture.com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AOT Twin Viewer Guide</dc:title>
  <dc:subject/>
  <dc:creator>Chetan</dc:creator>
  <cp:keywords/>
  <dc:description>needs updated video</dc:description>
  <cp:lastModifiedBy>Olson, Ed</cp:lastModifiedBy>
  <cp:revision>145</cp:revision>
  <cp:lastPrinted>2025-12-30T16:47:00Z</cp:lastPrinted>
  <dcterms:created xsi:type="dcterms:W3CDTF">2025-11-03T20:16:00Z</dcterms:created>
  <dcterms:modified xsi:type="dcterms:W3CDTF">2025-12-30T16:47:00Z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0x01010048C7B084E7B2D74B9B3408F48D725C9A</vt:lpwstr>
  </property>
  <property fmtid="{D5CDD505-2E9C-101B-9397-08002B2CF9AE}" pid="3" name="MSIP_Label_7bef0ac6-58b2-4acb-91cf-d344f8864752_Enabled">
    <vt:lpwstr>true</vt:lpwstr>
  </property>
  <property fmtid="{D5CDD505-2E9C-101B-9397-08002B2CF9AE}" pid="4" name="MSIP_Label_7bef0ac6-58b2-4acb-91cf-d344f8864752_SetDate">
    <vt:lpwstr>2022-01-18T19:42:58Z</vt:lpwstr>
  </property>
  <property fmtid="{D5CDD505-2E9C-101B-9397-08002B2CF9AE}" pid="5" name="MSIP_Label_7bef0ac6-58b2-4acb-91cf-d344f8864752_Method">
    <vt:lpwstr>Privileged</vt:lpwstr>
  </property>
  <property fmtid="{D5CDD505-2E9C-101B-9397-08002B2CF9AE}" pid="6" name="MSIP_Label_7bef0ac6-58b2-4acb-91cf-d344f8864752_Name">
    <vt:lpwstr>Business Available to Public (unencrypted)</vt:lpwstr>
  </property>
  <property fmtid="{D5CDD505-2E9C-101B-9397-08002B2CF9AE}" pid="7" name="MSIP_Label_7bef0ac6-58b2-4acb-91cf-d344f8864752_SiteId">
    <vt:lpwstr>e0793d39-0939-496d-b129-198edd916feb</vt:lpwstr>
  </property>
  <property fmtid="{D5CDD505-2E9C-101B-9397-08002B2CF9AE}" pid="8" name="MSIP_Label_7bef0ac6-58b2-4acb-91cf-d344f8864752_ActionId">
    <vt:lpwstr>9069bb88-e113-4bda-ae16-20fcd0e1c56e</vt:lpwstr>
  </property>
  <property fmtid="{D5CDD505-2E9C-101B-9397-08002B2CF9AE}" pid="9" name="MSIP_Label_7bef0ac6-58b2-4acb-91cf-d344f8864752_ContentBits">
    <vt:lpwstr>0</vt:lpwstr>
  </property>
  <property fmtid="{D5CDD505-2E9C-101B-9397-08002B2CF9AE}" pid="10" name="TaxKeyword">
    <vt:lpwstr/>
  </property>
  <property fmtid="{D5CDD505-2E9C-101B-9397-08002B2CF9AE}" pid="11" name="Completeness">
    <vt:lpwstr>50%</vt:lpwstr>
  </property>
  <property fmtid="{D5CDD505-2E9C-101B-9397-08002B2CF9AE}" pid="12" name="xd_ProgID">
    <vt:lpwstr/>
  </property>
  <property fmtid="{D5CDD505-2E9C-101B-9397-08002B2CF9AE}" pid="13" name="ComplianceAssetId">
    <vt:lpwstr/>
  </property>
  <property fmtid="{D5CDD505-2E9C-101B-9397-08002B2CF9AE}" pid="14" name="TemplateUrl">
    <vt:lpwstr/>
  </property>
  <property fmtid="{D5CDD505-2E9C-101B-9397-08002B2CF9AE}" pid="15" name="Enterprise Keywords">
    <vt:lpwstr/>
  </property>
  <property fmtid="{D5CDD505-2E9C-101B-9397-08002B2CF9AE}" pid="16" name="_ExtendedDescription">
    <vt:lpwstr/>
  </property>
  <property fmtid="{D5CDD505-2E9C-101B-9397-08002B2CF9AE}" pid="17" name="TriggerFlowInfo">
    <vt:lpwstr/>
  </property>
  <property fmtid="{D5CDD505-2E9C-101B-9397-08002B2CF9AE}" pid="18" name="xd_Signature">
    <vt:bool>false</vt:bool>
  </property>
  <property fmtid="{D5CDD505-2E9C-101B-9397-08002B2CF9AE}" pid="19" name="AssignedTo">
    <vt:lpwstr>10;#Olson, Ed</vt:lpwstr>
  </property>
  <property fmtid="{D5CDD505-2E9C-101B-9397-08002B2CF9AE}" pid="20" name="_Version">
    <vt:lpwstr>0.1</vt:lpwstr>
  </property>
  <property fmtid="{D5CDD505-2E9C-101B-9397-08002B2CF9AE}" pid="21" name="Sign-off status">
    <vt:lpwstr>None</vt:lpwstr>
  </property>
  <property fmtid="{D5CDD505-2E9C-101B-9397-08002B2CF9AE}" pid="22" name="Copied">
    <vt:bool>false</vt:bool>
  </property>
  <property fmtid="{D5CDD505-2E9C-101B-9397-08002B2CF9AE}" pid="23" name="Project Acronym">
    <vt:lpwstr>AOT</vt:lpwstr>
  </property>
  <property fmtid="{D5CDD505-2E9C-101B-9397-08002B2CF9AE}" pid="24" name="RFTrigger">
    <vt:lpwstr>No</vt:lpwstr>
  </property>
  <property fmtid="{D5CDD505-2E9C-101B-9397-08002B2CF9AE}" pid="25" name="docLang">
    <vt:lpwstr>en</vt:lpwstr>
  </property>
  <property fmtid="{D5CDD505-2E9C-101B-9397-08002B2CF9AE}" pid="26" name="MediaServiceImageTags">
    <vt:lpwstr/>
  </property>
</Properties>
</file>